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73438C" w14:textId="77777777" w:rsidR="001B251A" w:rsidRPr="00BE068B" w:rsidRDefault="001B251A" w:rsidP="001512DD">
      <w:pPr>
        <w:spacing w:after="0" w:line="240" w:lineRule="auto"/>
        <w:contextualSpacing/>
        <w:jc w:val="center"/>
        <w:rPr>
          <w:rFonts w:ascii="Gill Sans MT" w:hAnsi="Gill Sans MT"/>
          <w:b/>
        </w:rPr>
      </w:pPr>
      <w:r w:rsidRPr="00BE068B">
        <w:rPr>
          <w:rFonts w:ascii="Gill Sans MT" w:hAnsi="Gill Sans MT"/>
          <w:b/>
        </w:rPr>
        <w:t>Community Forest Project IE</w:t>
      </w:r>
    </w:p>
    <w:p w14:paraId="63F3404D" w14:textId="77777777" w:rsidR="00137629" w:rsidRPr="00BE068B" w:rsidRDefault="001B251A" w:rsidP="001512DD">
      <w:pPr>
        <w:spacing w:after="0" w:line="240" w:lineRule="auto"/>
        <w:contextualSpacing/>
        <w:jc w:val="center"/>
        <w:rPr>
          <w:rFonts w:ascii="Gill Sans MT" w:hAnsi="Gill Sans MT"/>
          <w:b/>
        </w:rPr>
      </w:pPr>
      <w:r w:rsidRPr="00BE068B">
        <w:rPr>
          <w:rFonts w:ascii="Gill Sans MT" w:hAnsi="Gill Sans MT"/>
          <w:b/>
        </w:rPr>
        <w:t>Household Survey</w:t>
      </w:r>
    </w:p>
    <w:p w14:paraId="05F6C023" w14:textId="6350C0D4" w:rsidR="00C93B76" w:rsidRPr="00BE068B" w:rsidRDefault="00A667B3" w:rsidP="001512DD">
      <w:pPr>
        <w:spacing w:after="0" w:line="240" w:lineRule="auto"/>
        <w:contextualSpacing/>
        <w:rPr>
          <w:rFonts w:ascii="Gill Sans MT" w:hAnsi="Gill Sans MT"/>
          <w:b/>
        </w:rPr>
      </w:pPr>
      <w:r w:rsidRPr="00BE068B">
        <w:rPr>
          <w:rFonts w:ascii="Gill Sans MT" w:eastAsia="Times New Roman" w:hAnsi="Gill Sans MT" w:cs="Times New Roman"/>
          <w:color w:val="000000"/>
        </w:rPr>
        <w:t>INTERVIEWER: Carefully explain the definition of a household as: 'a group of people who live in the same homestead (which may consist of more than a single dwelling) and share food and other items bought from a common household budget. This includes people who are away temporarily. This is the definition you will be using each time you refer to a 'household' throughout this interview and should be borne in mind by both yourself and the respondent/s.</w:t>
      </w:r>
    </w:p>
    <w:p w14:paraId="5EDD1A8F" w14:textId="77777777" w:rsidR="00A667B3" w:rsidRPr="00BE068B" w:rsidRDefault="00A667B3" w:rsidP="001512DD">
      <w:pPr>
        <w:spacing w:after="0" w:line="240" w:lineRule="auto"/>
        <w:contextualSpacing/>
        <w:rPr>
          <w:rFonts w:ascii="Gill Sans MT" w:hAnsi="Gill Sans MT"/>
          <w:b/>
        </w:rPr>
      </w:pPr>
    </w:p>
    <w:tbl>
      <w:tblPr>
        <w:tblW w:w="10080" w:type="dxa"/>
        <w:tblInd w:w="5" w:type="dxa"/>
        <w:tblLayout w:type="fixed"/>
        <w:tblCellMar>
          <w:left w:w="29" w:type="dxa"/>
          <w:right w:w="29" w:type="dxa"/>
        </w:tblCellMar>
        <w:tblLook w:val="0000" w:firstRow="0" w:lastRow="0" w:firstColumn="0" w:lastColumn="0" w:noHBand="0" w:noVBand="0"/>
      </w:tblPr>
      <w:tblGrid>
        <w:gridCol w:w="114"/>
        <w:gridCol w:w="4922"/>
        <w:gridCol w:w="6"/>
        <w:gridCol w:w="2514"/>
        <w:gridCol w:w="1810"/>
        <w:gridCol w:w="714"/>
      </w:tblGrid>
      <w:tr w:rsidR="00B71EAD" w:rsidRPr="00BE068B" w14:paraId="6616BCFD" w14:textId="77777777" w:rsidTr="00D70197">
        <w:trPr>
          <w:trHeight w:hRule="exact" w:val="367"/>
        </w:trPr>
        <w:tc>
          <w:tcPr>
            <w:tcW w:w="114" w:type="dxa"/>
            <w:tcBorders>
              <w:top w:val="single" w:sz="4" w:space="0" w:color="000000"/>
              <w:left w:val="single" w:sz="4" w:space="0" w:color="000000"/>
              <w:bottom w:val="single" w:sz="4" w:space="0" w:color="000000"/>
              <w:right w:val="single" w:sz="4" w:space="0" w:color="auto"/>
            </w:tcBorders>
          </w:tcPr>
          <w:p w14:paraId="6635C359" w14:textId="77777777" w:rsidR="00512DC2" w:rsidRPr="00BE068B" w:rsidRDefault="00512DC2" w:rsidP="001512DD">
            <w:pPr>
              <w:spacing w:after="0" w:line="240" w:lineRule="auto"/>
              <w:contextualSpacing/>
              <w:rPr>
                <w:rFonts w:ascii="Gill Sans MT" w:hAnsi="Gill Sans MT"/>
                <w:w w:val="105"/>
              </w:rPr>
            </w:pPr>
          </w:p>
        </w:tc>
        <w:tc>
          <w:tcPr>
            <w:tcW w:w="7442" w:type="dxa"/>
            <w:gridSpan w:val="3"/>
            <w:tcBorders>
              <w:top w:val="single" w:sz="4" w:space="0" w:color="000000"/>
              <w:left w:val="single" w:sz="4" w:space="0" w:color="auto"/>
              <w:bottom w:val="single" w:sz="4" w:space="0" w:color="000000"/>
              <w:right w:val="single" w:sz="18" w:space="0" w:color="000000"/>
            </w:tcBorders>
          </w:tcPr>
          <w:p w14:paraId="379415DC" w14:textId="77777777" w:rsidR="00512DC2" w:rsidRPr="00BE068B" w:rsidRDefault="00512DC2" w:rsidP="001512DD">
            <w:pPr>
              <w:spacing w:after="0" w:line="240" w:lineRule="auto"/>
              <w:contextualSpacing/>
              <w:rPr>
                <w:rFonts w:ascii="Gill Sans MT" w:hAnsi="Gill Sans MT"/>
                <w:w w:val="105"/>
              </w:rPr>
            </w:pPr>
            <w:r w:rsidRPr="00BE068B">
              <w:rPr>
                <w:rFonts w:ascii="Gill Sans MT" w:hAnsi="Gill Sans MT"/>
                <w:w w:val="105"/>
              </w:rPr>
              <w:t>A1. Date of Survey</w:t>
            </w:r>
          </w:p>
        </w:tc>
        <w:tc>
          <w:tcPr>
            <w:tcW w:w="2524" w:type="dxa"/>
            <w:gridSpan w:val="2"/>
            <w:tcBorders>
              <w:top w:val="single" w:sz="18" w:space="0" w:color="000000"/>
              <w:left w:val="single" w:sz="18" w:space="0" w:color="000000"/>
              <w:bottom w:val="single" w:sz="18" w:space="0" w:color="000000"/>
              <w:right w:val="single" w:sz="18" w:space="0" w:color="000000"/>
            </w:tcBorders>
          </w:tcPr>
          <w:p w14:paraId="47175B4F" w14:textId="77777777" w:rsidR="00512DC2" w:rsidRPr="00BE068B" w:rsidRDefault="00512DC2" w:rsidP="001512DD">
            <w:pPr>
              <w:spacing w:after="0" w:line="240" w:lineRule="auto"/>
              <w:contextualSpacing/>
              <w:rPr>
                <w:rFonts w:ascii="Gill Sans MT" w:hAnsi="Gill Sans MT"/>
                <w:i/>
              </w:rPr>
            </w:pPr>
            <w:r w:rsidRPr="00BE068B">
              <w:rPr>
                <w:rFonts w:ascii="Gill Sans MT" w:hAnsi="Gill Sans MT"/>
                <w:i/>
              </w:rPr>
              <w:t>(</w:t>
            </w:r>
            <w:proofErr w:type="gramStart"/>
            <w:r w:rsidRPr="00BE068B">
              <w:rPr>
                <w:rFonts w:ascii="Gill Sans MT" w:hAnsi="Gill Sans MT"/>
                <w:i/>
              </w:rPr>
              <w:t>mm</w:t>
            </w:r>
            <w:proofErr w:type="gramEnd"/>
            <w:r w:rsidRPr="00BE068B">
              <w:rPr>
                <w:rFonts w:ascii="Gill Sans MT" w:hAnsi="Gill Sans MT"/>
                <w:i/>
              </w:rPr>
              <w:t>/</w:t>
            </w:r>
            <w:proofErr w:type="spellStart"/>
            <w:r w:rsidRPr="00BE068B">
              <w:rPr>
                <w:rFonts w:ascii="Gill Sans MT" w:hAnsi="Gill Sans MT"/>
                <w:i/>
              </w:rPr>
              <w:t>dd</w:t>
            </w:r>
            <w:proofErr w:type="spellEnd"/>
            <w:r w:rsidRPr="00BE068B">
              <w:rPr>
                <w:rFonts w:ascii="Gill Sans MT" w:hAnsi="Gill Sans MT"/>
                <w:i/>
              </w:rPr>
              <w:t>/</w:t>
            </w:r>
            <w:proofErr w:type="spellStart"/>
            <w:r w:rsidRPr="00BE068B">
              <w:rPr>
                <w:rFonts w:ascii="Gill Sans MT" w:hAnsi="Gill Sans MT"/>
                <w:i/>
              </w:rPr>
              <w:t>yyyy</w:t>
            </w:r>
            <w:proofErr w:type="spellEnd"/>
            <w:r w:rsidRPr="00BE068B">
              <w:rPr>
                <w:rFonts w:ascii="Gill Sans MT" w:hAnsi="Gill Sans MT"/>
                <w:i/>
              </w:rPr>
              <w:t>)</w:t>
            </w:r>
          </w:p>
        </w:tc>
      </w:tr>
      <w:tr w:rsidR="00B71EAD" w:rsidRPr="00BE068B" w14:paraId="64DA99D0"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right w:val="single" w:sz="4" w:space="0" w:color="auto"/>
            </w:tcBorders>
          </w:tcPr>
          <w:p w14:paraId="115D2734"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4928" w:type="dxa"/>
            <w:gridSpan w:val="2"/>
            <w:tcBorders>
              <w:left w:val="single" w:sz="4" w:space="0" w:color="auto"/>
              <w:right w:val="single" w:sz="18" w:space="0" w:color="000000"/>
            </w:tcBorders>
          </w:tcPr>
          <w:p w14:paraId="3DB5C1F1"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A2. Name of Enumerator</w:t>
            </w:r>
          </w:p>
        </w:tc>
        <w:tc>
          <w:tcPr>
            <w:tcW w:w="5038" w:type="dxa"/>
            <w:gridSpan w:val="3"/>
            <w:tcBorders>
              <w:top w:val="single" w:sz="18" w:space="0" w:color="000000"/>
              <w:left w:val="single" w:sz="18" w:space="0" w:color="000000"/>
              <w:bottom w:val="single" w:sz="18" w:space="0" w:color="000000"/>
              <w:right w:val="single" w:sz="18" w:space="0" w:color="000000"/>
            </w:tcBorders>
          </w:tcPr>
          <w:p w14:paraId="00DE2268"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i/>
                <w:lang w:eastAsia="zh-CN"/>
              </w:rPr>
              <w:t>(Text)</w:t>
            </w:r>
          </w:p>
        </w:tc>
      </w:tr>
      <w:tr w:rsidR="00B71EAD" w:rsidRPr="00BE068B" w14:paraId="4CAE6E5C"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right w:val="single" w:sz="4" w:space="0" w:color="auto"/>
            </w:tcBorders>
          </w:tcPr>
          <w:p w14:paraId="314BBCF2"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4928" w:type="dxa"/>
            <w:gridSpan w:val="2"/>
            <w:tcBorders>
              <w:left w:val="single" w:sz="4" w:space="0" w:color="auto"/>
              <w:right w:val="single" w:sz="18" w:space="0" w:color="000000"/>
            </w:tcBorders>
          </w:tcPr>
          <w:p w14:paraId="419C62EF"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A3. Name of Supervisor</w:t>
            </w:r>
          </w:p>
        </w:tc>
        <w:tc>
          <w:tcPr>
            <w:tcW w:w="5038" w:type="dxa"/>
            <w:gridSpan w:val="3"/>
            <w:tcBorders>
              <w:top w:val="single" w:sz="18" w:space="0" w:color="000000"/>
              <w:left w:val="single" w:sz="18" w:space="0" w:color="000000"/>
              <w:bottom w:val="single" w:sz="18" w:space="0" w:color="000000"/>
              <w:right w:val="single" w:sz="18" w:space="0" w:color="000000"/>
            </w:tcBorders>
          </w:tcPr>
          <w:p w14:paraId="278C4E8E"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i/>
                <w:lang w:eastAsia="zh-CN"/>
              </w:rPr>
              <w:t>(Text)</w:t>
            </w:r>
          </w:p>
        </w:tc>
      </w:tr>
      <w:tr w:rsidR="00B71EAD" w:rsidRPr="00BE068B" w14:paraId="33166BF5"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right w:val="single" w:sz="4" w:space="0" w:color="auto"/>
            </w:tcBorders>
          </w:tcPr>
          <w:p w14:paraId="5ACC91EB" w14:textId="77777777" w:rsidR="00512DC2" w:rsidRPr="00BE068B" w:rsidRDefault="00512DC2" w:rsidP="001512DD">
            <w:pPr>
              <w:spacing w:after="0" w:line="240" w:lineRule="auto"/>
              <w:contextualSpacing/>
              <w:rPr>
                <w:rFonts w:ascii="Gill Sans MT" w:eastAsiaTheme="minorEastAsia" w:hAnsi="Gill Sans MT"/>
                <w:w w:val="105"/>
                <w:lang w:eastAsia="zh-CN"/>
              </w:rPr>
            </w:pPr>
          </w:p>
        </w:tc>
        <w:tc>
          <w:tcPr>
            <w:tcW w:w="4922" w:type="dxa"/>
            <w:tcBorders>
              <w:left w:val="single" w:sz="4" w:space="0" w:color="auto"/>
              <w:right w:val="nil"/>
            </w:tcBorders>
          </w:tcPr>
          <w:p w14:paraId="7506BDAF"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A4. Chiefdom:</w:t>
            </w:r>
          </w:p>
        </w:tc>
        <w:tc>
          <w:tcPr>
            <w:tcW w:w="4330" w:type="dxa"/>
            <w:gridSpan w:val="3"/>
            <w:tcBorders>
              <w:left w:val="nil"/>
              <w:right w:val="single" w:sz="18" w:space="0" w:color="000000"/>
            </w:tcBorders>
          </w:tcPr>
          <w:p w14:paraId="1EA7D032"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1=</w:t>
            </w:r>
          </w:p>
          <w:p w14:paraId="26EADE1D"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2=</w:t>
            </w:r>
          </w:p>
          <w:p w14:paraId="1B57D11C"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3=</w:t>
            </w:r>
          </w:p>
          <w:p w14:paraId="12FDD918"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4=</w:t>
            </w:r>
          </w:p>
          <w:p w14:paraId="2F7E30DB"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5=</w:t>
            </w:r>
          </w:p>
          <w:p w14:paraId="172511CF"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6=</w:t>
            </w:r>
          </w:p>
        </w:tc>
        <w:tc>
          <w:tcPr>
            <w:tcW w:w="714" w:type="dxa"/>
            <w:tcBorders>
              <w:top w:val="single" w:sz="18" w:space="0" w:color="000000"/>
              <w:left w:val="single" w:sz="18" w:space="0" w:color="000000"/>
              <w:bottom w:val="single" w:sz="18" w:space="0" w:color="000000"/>
              <w:right w:val="single" w:sz="18" w:space="0" w:color="000000"/>
            </w:tcBorders>
          </w:tcPr>
          <w:p w14:paraId="0428FA49"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i/>
                <w:lang w:eastAsia="zh-CN"/>
              </w:rPr>
              <w:t>(Code)</w:t>
            </w:r>
          </w:p>
        </w:tc>
      </w:tr>
      <w:tr w:rsidR="00B71EAD" w:rsidRPr="00BE068B" w14:paraId="0E56614F"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right w:val="single" w:sz="4" w:space="0" w:color="auto"/>
            </w:tcBorders>
          </w:tcPr>
          <w:p w14:paraId="7E385AA2"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4928" w:type="dxa"/>
            <w:gridSpan w:val="2"/>
            <w:tcBorders>
              <w:left w:val="single" w:sz="4" w:space="0" w:color="auto"/>
              <w:right w:val="single" w:sz="18" w:space="0" w:color="000000"/>
            </w:tcBorders>
          </w:tcPr>
          <w:p w14:paraId="52FA07BD"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A5. Village name</w:t>
            </w:r>
          </w:p>
        </w:tc>
        <w:tc>
          <w:tcPr>
            <w:tcW w:w="5038" w:type="dxa"/>
            <w:gridSpan w:val="3"/>
            <w:tcBorders>
              <w:top w:val="single" w:sz="18" w:space="0" w:color="000000"/>
              <w:left w:val="single" w:sz="18" w:space="0" w:color="000000"/>
              <w:bottom w:val="single" w:sz="18" w:space="0" w:color="000000"/>
              <w:right w:val="single" w:sz="18" w:space="0" w:color="000000"/>
            </w:tcBorders>
          </w:tcPr>
          <w:p w14:paraId="5D07C67C"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i/>
                <w:lang w:eastAsia="zh-CN"/>
              </w:rPr>
              <w:t>(Text)</w:t>
            </w:r>
          </w:p>
        </w:tc>
      </w:tr>
      <w:tr w:rsidR="00B71EAD" w:rsidRPr="00BE068B" w14:paraId="71271BCB"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22DFDA82"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4928" w:type="dxa"/>
            <w:gridSpan w:val="2"/>
            <w:tcBorders>
              <w:top w:val="single" w:sz="4" w:space="0" w:color="000000"/>
              <w:left w:val="single" w:sz="4" w:space="0" w:color="auto"/>
              <w:bottom w:val="single" w:sz="4" w:space="0" w:color="000000"/>
              <w:right w:val="single" w:sz="18" w:space="0" w:color="000000"/>
            </w:tcBorders>
          </w:tcPr>
          <w:p w14:paraId="00CE79A8" w14:textId="3852A35A" w:rsidR="00512DC2" w:rsidRPr="00BE068B" w:rsidRDefault="00512DC2" w:rsidP="001C3ACA">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 xml:space="preserve">A6. </w:t>
            </w:r>
            <w:r w:rsidR="001C3ACA" w:rsidRPr="00BE068B">
              <w:rPr>
                <w:rFonts w:ascii="Gill Sans MT" w:eastAsiaTheme="minorEastAsia" w:hAnsi="Gill Sans MT"/>
                <w:w w:val="105"/>
                <w:lang w:eastAsia="zh-CN"/>
              </w:rPr>
              <w:t>Village ID</w:t>
            </w:r>
          </w:p>
        </w:tc>
        <w:tc>
          <w:tcPr>
            <w:tcW w:w="5038" w:type="dxa"/>
            <w:gridSpan w:val="3"/>
            <w:tcBorders>
              <w:top w:val="single" w:sz="18" w:space="0" w:color="000000"/>
              <w:left w:val="single" w:sz="18" w:space="0" w:color="000000"/>
              <w:bottom w:val="single" w:sz="18" w:space="0" w:color="000000"/>
              <w:right w:val="single" w:sz="18" w:space="0" w:color="000000"/>
            </w:tcBorders>
          </w:tcPr>
          <w:p w14:paraId="0C1DE000" w14:textId="442E1E71" w:rsidR="00512DC2" w:rsidRPr="00BE068B" w:rsidRDefault="00512DC2" w:rsidP="001C3ACA">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w:t>
            </w:r>
            <w:r w:rsidR="001C3ACA" w:rsidRPr="00BE068B">
              <w:rPr>
                <w:rFonts w:ascii="Gill Sans MT" w:eastAsiaTheme="minorEastAsia" w:hAnsi="Gill Sans MT"/>
                <w:i/>
                <w:lang w:eastAsia="zh-CN"/>
              </w:rPr>
              <w:t>Integer)</w:t>
            </w:r>
          </w:p>
        </w:tc>
      </w:tr>
      <w:tr w:rsidR="00B71EAD" w:rsidRPr="00BE068B" w14:paraId="15BA6339"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04621E24"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7442" w:type="dxa"/>
            <w:gridSpan w:val="3"/>
            <w:tcBorders>
              <w:top w:val="single" w:sz="4" w:space="0" w:color="000000"/>
              <w:left w:val="single" w:sz="4" w:space="0" w:color="auto"/>
              <w:bottom w:val="single" w:sz="4" w:space="0" w:color="000000"/>
              <w:right w:val="single" w:sz="18" w:space="0" w:color="000000"/>
            </w:tcBorders>
          </w:tcPr>
          <w:p w14:paraId="432B0FCA"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A7. ID Code from household roster</w:t>
            </w:r>
          </w:p>
        </w:tc>
        <w:tc>
          <w:tcPr>
            <w:tcW w:w="2524" w:type="dxa"/>
            <w:gridSpan w:val="2"/>
            <w:tcBorders>
              <w:top w:val="single" w:sz="18" w:space="0" w:color="000000"/>
              <w:left w:val="single" w:sz="18" w:space="0" w:color="000000"/>
              <w:bottom w:val="single" w:sz="18" w:space="0" w:color="000000"/>
              <w:right w:val="single" w:sz="18" w:space="0" w:color="000000"/>
            </w:tcBorders>
          </w:tcPr>
          <w:p w14:paraId="66098183" w14:textId="77777777" w:rsidR="00512DC2" w:rsidRPr="00BE068B" w:rsidRDefault="00512DC2"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w:t>
            </w:r>
          </w:p>
        </w:tc>
      </w:tr>
      <w:tr w:rsidR="00B71EAD" w:rsidRPr="00BE068B" w14:paraId="2643E7A4"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2A7D3303"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7442" w:type="dxa"/>
            <w:gridSpan w:val="3"/>
            <w:tcBorders>
              <w:top w:val="single" w:sz="4" w:space="0" w:color="000000"/>
              <w:left w:val="single" w:sz="4" w:space="0" w:color="auto"/>
              <w:bottom w:val="single" w:sz="4" w:space="0" w:color="000000"/>
              <w:right w:val="single" w:sz="18" w:space="0" w:color="000000"/>
            </w:tcBorders>
          </w:tcPr>
          <w:p w14:paraId="201AC180"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A8. Retype ID code from household roster</w:t>
            </w:r>
          </w:p>
        </w:tc>
        <w:tc>
          <w:tcPr>
            <w:tcW w:w="2524" w:type="dxa"/>
            <w:gridSpan w:val="2"/>
            <w:tcBorders>
              <w:top w:val="single" w:sz="18" w:space="0" w:color="000000"/>
              <w:left w:val="single" w:sz="18" w:space="0" w:color="000000"/>
              <w:bottom w:val="single" w:sz="18" w:space="0" w:color="000000"/>
              <w:right w:val="single" w:sz="18" w:space="0" w:color="000000"/>
            </w:tcBorders>
          </w:tcPr>
          <w:p w14:paraId="3D7E02F3" w14:textId="77777777" w:rsidR="00512DC2" w:rsidRPr="00BE068B" w:rsidRDefault="00512DC2"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w:t>
            </w:r>
          </w:p>
        </w:tc>
      </w:tr>
    </w:tbl>
    <w:p w14:paraId="161A3D5F" w14:textId="77777777" w:rsidR="00512DC2" w:rsidRPr="00BE068B" w:rsidRDefault="00512DC2" w:rsidP="001512DD">
      <w:pPr>
        <w:spacing w:after="0" w:line="240" w:lineRule="auto"/>
        <w:contextualSpacing/>
        <w:rPr>
          <w:rFonts w:ascii="Gill Sans MT" w:hAnsi="Gill Sans MT"/>
          <w:b/>
        </w:rPr>
      </w:pPr>
    </w:p>
    <w:p w14:paraId="07B1213C" w14:textId="4B4F277A" w:rsidR="00512DC2" w:rsidRPr="00BE068B" w:rsidRDefault="00233F7F" w:rsidP="001512DD">
      <w:pPr>
        <w:spacing w:after="0" w:line="240" w:lineRule="auto"/>
        <w:contextualSpacing/>
        <w:rPr>
          <w:rFonts w:ascii="Gill Sans MT" w:hAnsi="Gill Sans MT"/>
          <w:b/>
        </w:rPr>
      </w:pPr>
      <w:r w:rsidRPr="00BE068B">
        <w:rPr>
          <w:rFonts w:ascii="Gill Sans MT" w:hAnsi="Gill Sans MT"/>
          <w:b/>
        </w:rPr>
        <w:t xml:space="preserve">WRITTEN </w:t>
      </w:r>
      <w:r w:rsidR="00512DC2" w:rsidRPr="00BE068B">
        <w:rPr>
          <w:rFonts w:ascii="Gill Sans MT" w:hAnsi="Gill Sans MT"/>
          <w:b/>
        </w:rPr>
        <w:t>CONSENT SCRIPT</w:t>
      </w:r>
    </w:p>
    <w:p w14:paraId="3154A55B" w14:textId="77777777" w:rsidR="00765164" w:rsidRPr="00BE068B" w:rsidRDefault="00765164" w:rsidP="001512DD">
      <w:pPr>
        <w:spacing w:after="0" w:line="240" w:lineRule="auto"/>
        <w:contextualSpacing/>
        <w:rPr>
          <w:rFonts w:ascii="Gill Sans MT" w:hAnsi="Gill Sans MT"/>
          <w:b/>
        </w:rPr>
      </w:pPr>
    </w:p>
    <w:tbl>
      <w:tblPr>
        <w:tblW w:w="10080" w:type="dxa"/>
        <w:tblInd w:w="5" w:type="dxa"/>
        <w:tblLayout w:type="fixed"/>
        <w:tblCellMar>
          <w:left w:w="29" w:type="dxa"/>
          <w:right w:w="29" w:type="dxa"/>
        </w:tblCellMar>
        <w:tblLook w:val="0000" w:firstRow="0" w:lastRow="0" w:firstColumn="0" w:lastColumn="0" w:noHBand="0" w:noVBand="0"/>
      </w:tblPr>
      <w:tblGrid>
        <w:gridCol w:w="114"/>
        <w:gridCol w:w="4929"/>
        <w:gridCol w:w="4343"/>
        <w:gridCol w:w="694"/>
      </w:tblGrid>
      <w:tr w:rsidR="00B71EAD" w:rsidRPr="00BE068B" w14:paraId="7C60B14C" w14:textId="77777777" w:rsidTr="00D70197">
        <w:trPr>
          <w:trHeight w:val="20"/>
        </w:trPr>
        <w:tc>
          <w:tcPr>
            <w:tcW w:w="114" w:type="dxa"/>
            <w:tcBorders>
              <w:top w:val="single" w:sz="4" w:space="0" w:color="000000"/>
              <w:left w:val="single" w:sz="4" w:space="0" w:color="000000"/>
              <w:bottom w:val="single" w:sz="4" w:space="0" w:color="000000"/>
              <w:right w:val="single" w:sz="4" w:space="0" w:color="auto"/>
            </w:tcBorders>
          </w:tcPr>
          <w:p w14:paraId="1758747E" w14:textId="77777777" w:rsidR="0076083F" w:rsidRPr="00BE068B" w:rsidRDefault="0076083F" w:rsidP="001512DD">
            <w:pPr>
              <w:spacing w:after="0" w:line="240" w:lineRule="auto"/>
              <w:contextualSpacing/>
              <w:rPr>
                <w:rFonts w:ascii="Gill Sans MT" w:eastAsia="Calibri" w:hAnsi="Gill Sans MT" w:cs="Times New Roman"/>
                <w:w w:val="105"/>
              </w:rPr>
            </w:pPr>
          </w:p>
        </w:tc>
        <w:tc>
          <w:tcPr>
            <w:tcW w:w="4929" w:type="dxa"/>
            <w:tcBorders>
              <w:top w:val="single" w:sz="4" w:space="0" w:color="000000"/>
              <w:left w:val="single" w:sz="4" w:space="0" w:color="auto"/>
              <w:bottom w:val="single" w:sz="4" w:space="0" w:color="000000"/>
            </w:tcBorders>
          </w:tcPr>
          <w:p w14:paraId="3779D6D9" w14:textId="77777777" w:rsidR="0076083F" w:rsidRPr="00BE068B" w:rsidRDefault="0076083F" w:rsidP="001512DD">
            <w:pPr>
              <w:spacing w:after="0" w:line="240" w:lineRule="auto"/>
              <w:contextualSpacing/>
              <w:rPr>
                <w:rFonts w:ascii="Gill Sans MT" w:eastAsia="Calibri" w:hAnsi="Gill Sans MT" w:cs="Times New Roman"/>
                <w:w w:val="105"/>
              </w:rPr>
            </w:pPr>
            <w:r w:rsidRPr="00BE068B">
              <w:rPr>
                <w:rFonts w:ascii="Gill Sans MT" w:eastAsia="Calibri" w:hAnsi="Gill Sans MT" w:cs="Times New Roman"/>
                <w:w w:val="105"/>
              </w:rPr>
              <w:t>A9. Did the respondent consent?</w:t>
            </w:r>
          </w:p>
          <w:p w14:paraId="58340AD6" w14:textId="6F97F02D" w:rsidR="0076083F" w:rsidRPr="00BE068B" w:rsidRDefault="0076083F" w:rsidP="001512DD">
            <w:pPr>
              <w:spacing w:after="0" w:line="240" w:lineRule="auto"/>
              <w:contextualSpacing/>
              <w:rPr>
                <w:rFonts w:ascii="Gill Sans MT" w:eastAsia="Calibri" w:hAnsi="Gill Sans MT" w:cs="Times New Roman"/>
                <w:i/>
                <w:w w:val="105"/>
              </w:rPr>
            </w:pPr>
            <w:r w:rsidRPr="00BE068B">
              <w:rPr>
                <w:rFonts w:ascii="Gill Sans MT" w:eastAsia="Calibri" w:hAnsi="Gill Sans MT" w:cs="Times New Roman"/>
                <w:i/>
                <w:w w:val="105"/>
              </w:rPr>
              <w:t xml:space="preserve">If </w:t>
            </w:r>
            <w:r w:rsidR="00B60CEB" w:rsidRPr="00BE068B">
              <w:rPr>
                <w:rFonts w:ascii="Gill Sans MT" w:eastAsia="Calibri" w:hAnsi="Gill Sans MT" w:cs="Times New Roman"/>
                <w:i/>
                <w:w w:val="105"/>
              </w:rPr>
              <w:t>1</w:t>
            </w:r>
            <w:r w:rsidRPr="00BE068B">
              <w:rPr>
                <w:rFonts w:ascii="Gill Sans MT" w:eastAsia="Calibri" w:hAnsi="Gill Sans MT" w:cs="Times New Roman"/>
                <w:i/>
                <w:w w:val="105"/>
              </w:rPr>
              <w:t>, skip to A11</w:t>
            </w:r>
          </w:p>
        </w:tc>
        <w:tc>
          <w:tcPr>
            <w:tcW w:w="4343" w:type="dxa"/>
            <w:tcBorders>
              <w:top w:val="single" w:sz="4" w:space="0" w:color="000000"/>
              <w:bottom w:val="single" w:sz="4" w:space="0" w:color="000000"/>
              <w:right w:val="single" w:sz="18" w:space="0" w:color="000000"/>
            </w:tcBorders>
          </w:tcPr>
          <w:p w14:paraId="5F90A2EF" w14:textId="200A3F61" w:rsidR="0076083F" w:rsidRPr="00BE068B" w:rsidRDefault="001C3ACA"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0</w:t>
            </w:r>
            <w:r w:rsidR="0076083F" w:rsidRPr="00BE068B">
              <w:rPr>
                <w:rFonts w:ascii="Gill Sans MT" w:eastAsiaTheme="minorEastAsia" w:hAnsi="Gill Sans MT"/>
                <w:lang w:eastAsia="zh-CN"/>
              </w:rPr>
              <w:t>=No</w:t>
            </w:r>
          </w:p>
          <w:p w14:paraId="4AC799F1" w14:textId="52A506FF" w:rsidR="0076083F" w:rsidRPr="00BE068B" w:rsidRDefault="001C3ACA"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1</w:t>
            </w:r>
            <w:r w:rsidR="0076083F" w:rsidRPr="00BE068B">
              <w:rPr>
                <w:rFonts w:ascii="Gill Sans MT" w:eastAsiaTheme="minorEastAsia" w:hAnsi="Gill Sans MT"/>
                <w:lang w:eastAsia="zh-CN"/>
              </w:rPr>
              <w:t>=Yes</w:t>
            </w:r>
            <w:r w:rsidR="0076083F" w:rsidRPr="00BE068B" w:rsidDel="00226116">
              <w:rPr>
                <w:rFonts w:ascii="Gill Sans MT" w:eastAsiaTheme="minorEastAsia" w:hAnsi="Gill Sans MT"/>
                <w:lang w:eastAsia="zh-CN"/>
              </w:rPr>
              <w:t xml:space="preserve"> </w:t>
            </w:r>
          </w:p>
        </w:tc>
        <w:tc>
          <w:tcPr>
            <w:tcW w:w="694" w:type="dxa"/>
            <w:tcBorders>
              <w:top w:val="single" w:sz="18" w:space="0" w:color="000000"/>
              <w:left w:val="single" w:sz="18" w:space="0" w:color="000000"/>
              <w:bottom w:val="single" w:sz="18" w:space="0" w:color="000000"/>
              <w:right w:val="single" w:sz="18" w:space="0" w:color="000000"/>
            </w:tcBorders>
          </w:tcPr>
          <w:p w14:paraId="66699AB3" w14:textId="77777777" w:rsidR="0076083F" w:rsidRPr="00BE068B" w:rsidRDefault="0076083F" w:rsidP="001512DD">
            <w:pPr>
              <w:spacing w:after="0" w:line="240" w:lineRule="auto"/>
              <w:contextualSpacing/>
              <w:rPr>
                <w:rFonts w:ascii="Gill Sans MT" w:eastAsia="Calibri" w:hAnsi="Gill Sans MT" w:cs="Times New Roman"/>
                <w:i/>
              </w:rPr>
            </w:pPr>
            <w:r w:rsidRPr="00BE068B">
              <w:rPr>
                <w:rFonts w:ascii="Gill Sans MT" w:eastAsia="Calibri" w:hAnsi="Gill Sans MT" w:cs="Times New Roman"/>
                <w:i/>
              </w:rPr>
              <w:t>(Code)</w:t>
            </w:r>
          </w:p>
        </w:tc>
      </w:tr>
      <w:tr w:rsidR="00B71EAD" w:rsidRPr="00BE068B" w14:paraId="047048B8"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247E9C82" w14:textId="77777777" w:rsidR="0076083F" w:rsidRPr="00BE068B" w:rsidRDefault="0076083F" w:rsidP="001512DD">
            <w:pPr>
              <w:spacing w:after="0" w:line="240" w:lineRule="auto"/>
              <w:contextualSpacing/>
              <w:rPr>
                <w:rFonts w:ascii="Gill Sans MT" w:eastAsiaTheme="minorEastAsia" w:hAnsi="Gill Sans MT"/>
                <w:lang w:eastAsia="zh-CN"/>
              </w:rPr>
            </w:pPr>
          </w:p>
        </w:tc>
        <w:tc>
          <w:tcPr>
            <w:tcW w:w="4929" w:type="dxa"/>
            <w:tcBorders>
              <w:top w:val="single" w:sz="4" w:space="0" w:color="000000"/>
              <w:left w:val="single" w:sz="4" w:space="0" w:color="auto"/>
              <w:bottom w:val="single" w:sz="4" w:space="0" w:color="000000"/>
              <w:right w:val="single" w:sz="18" w:space="0" w:color="000000"/>
            </w:tcBorders>
          </w:tcPr>
          <w:p w14:paraId="2846F049" w14:textId="77777777" w:rsidR="0076083F" w:rsidRPr="00BE068B" w:rsidRDefault="0076083F"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A10. Can you please tell me why you have chosen not to participate?</w:t>
            </w:r>
          </w:p>
        </w:tc>
        <w:tc>
          <w:tcPr>
            <w:tcW w:w="5037" w:type="dxa"/>
            <w:gridSpan w:val="2"/>
            <w:tcBorders>
              <w:top w:val="single" w:sz="18" w:space="0" w:color="000000"/>
              <w:left w:val="single" w:sz="18" w:space="0" w:color="000000"/>
              <w:bottom w:val="single" w:sz="18" w:space="0" w:color="000000"/>
              <w:right w:val="single" w:sz="18" w:space="0" w:color="000000"/>
            </w:tcBorders>
          </w:tcPr>
          <w:p w14:paraId="447CD7D1" w14:textId="77777777" w:rsidR="0076083F" w:rsidRPr="00BE068B" w:rsidRDefault="0076083F"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bl>
    <w:p w14:paraId="62A25B83" w14:textId="77777777" w:rsidR="00765164" w:rsidRPr="00BE068B" w:rsidRDefault="00765164" w:rsidP="001512DD">
      <w:pPr>
        <w:spacing w:after="0" w:line="240" w:lineRule="auto"/>
        <w:contextualSpacing/>
        <w:rPr>
          <w:rFonts w:ascii="Gill Sans MT" w:hAnsi="Gill Sans MT"/>
          <w:b/>
        </w:rPr>
      </w:pPr>
    </w:p>
    <w:tbl>
      <w:tblPr>
        <w:tblW w:w="10080" w:type="dxa"/>
        <w:tblInd w:w="5" w:type="dxa"/>
        <w:tblLayout w:type="fixed"/>
        <w:tblCellMar>
          <w:left w:w="29" w:type="dxa"/>
          <w:right w:w="29" w:type="dxa"/>
        </w:tblCellMar>
        <w:tblLook w:val="0000" w:firstRow="0" w:lastRow="0" w:firstColumn="0" w:lastColumn="0" w:noHBand="0" w:noVBand="0"/>
      </w:tblPr>
      <w:tblGrid>
        <w:gridCol w:w="114"/>
        <w:gridCol w:w="4929"/>
        <w:gridCol w:w="2512"/>
        <w:gridCol w:w="1831"/>
        <w:gridCol w:w="694"/>
      </w:tblGrid>
      <w:tr w:rsidR="00B71EAD" w:rsidRPr="00BE068B" w14:paraId="6F54DE1B" w14:textId="77777777" w:rsidTr="00D70197">
        <w:trPr>
          <w:trHeight w:val="20"/>
        </w:trPr>
        <w:tc>
          <w:tcPr>
            <w:tcW w:w="114" w:type="dxa"/>
            <w:tcBorders>
              <w:top w:val="single" w:sz="4" w:space="0" w:color="000000"/>
              <w:left w:val="single" w:sz="4" w:space="0" w:color="000000"/>
              <w:bottom w:val="single" w:sz="4" w:space="0" w:color="000000"/>
              <w:right w:val="single" w:sz="4" w:space="0" w:color="auto"/>
            </w:tcBorders>
          </w:tcPr>
          <w:p w14:paraId="099D91ED" w14:textId="77777777" w:rsidR="0076083F" w:rsidRPr="00BE068B" w:rsidRDefault="0076083F" w:rsidP="001512DD">
            <w:pPr>
              <w:spacing w:after="0" w:line="240" w:lineRule="auto"/>
              <w:contextualSpacing/>
              <w:rPr>
                <w:rFonts w:ascii="Gill Sans MT" w:eastAsia="Calibri" w:hAnsi="Gill Sans MT" w:cs="Times New Roman"/>
                <w:w w:val="105"/>
              </w:rPr>
            </w:pPr>
          </w:p>
        </w:tc>
        <w:tc>
          <w:tcPr>
            <w:tcW w:w="4929" w:type="dxa"/>
            <w:tcBorders>
              <w:top w:val="single" w:sz="4" w:space="0" w:color="000000"/>
              <w:left w:val="single" w:sz="4" w:space="0" w:color="auto"/>
              <w:bottom w:val="single" w:sz="4" w:space="0" w:color="000000"/>
            </w:tcBorders>
          </w:tcPr>
          <w:p w14:paraId="7CF3E2B2" w14:textId="77777777" w:rsidR="0076083F" w:rsidRPr="00BE068B" w:rsidRDefault="0076083F" w:rsidP="001512DD">
            <w:pPr>
              <w:spacing w:after="0" w:line="240" w:lineRule="auto"/>
              <w:contextualSpacing/>
              <w:rPr>
                <w:rFonts w:ascii="Gill Sans MT" w:eastAsia="Calibri" w:hAnsi="Gill Sans MT" w:cs="Times New Roman"/>
                <w:w w:val="105"/>
              </w:rPr>
            </w:pPr>
            <w:r w:rsidRPr="00BE068B">
              <w:rPr>
                <w:rFonts w:ascii="Gill Sans MT" w:eastAsia="Calibri" w:hAnsi="Gill Sans MT" w:cs="Times New Roman"/>
                <w:w w:val="105"/>
              </w:rPr>
              <w:t>A1</w:t>
            </w:r>
            <w:r w:rsidR="00701044" w:rsidRPr="00BE068B">
              <w:rPr>
                <w:rFonts w:ascii="Gill Sans MT" w:eastAsia="Calibri" w:hAnsi="Gill Sans MT" w:cs="Times New Roman"/>
                <w:w w:val="105"/>
              </w:rPr>
              <w:t>1</w:t>
            </w:r>
            <w:r w:rsidRPr="00BE068B">
              <w:rPr>
                <w:rFonts w:ascii="Gill Sans MT" w:eastAsia="Calibri" w:hAnsi="Gill Sans MT" w:cs="Times New Roman"/>
                <w:w w:val="105"/>
              </w:rPr>
              <w:t>. Who is the respondent?</w:t>
            </w:r>
          </w:p>
          <w:p w14:paraId="334CD04F" w14:textId="77777777" w:rsidR="0076083F" w:rsidRPr="00BE068B" w:rsidRDefault="0076083F" w:rsidP="001512DD">
            <w:pPr>
              <w:spacing w:after="0" w:line="240" w:lineRule="auto"/>
              <w:contextualSpacing/>
              <w:rPr>
                <w:rFonts w:ascii="Gill Sans MT" w:eastAsia="Calibri" w:hAnsi="Gill Sans MT" w:cs="Times New Roman"/>
                <w:i/>
                <w:w w:val="105"/>
              </w:rPr>
            </w:pPr>
            <w:r w:rsidRPr="00BE068B">
              <w:rPr>
                <w:rFonts w:ascii="Gill Sans MT" w:eastAsia="Calibri" w:hAnsi="Gill Sans MT" w:cs="Times New Roman"/>
                <w:i/>
                <w:w w:val="105"/>
              </w:rPr>
              <w:t>If 1, skip to A16</w:t>
            </w:r>
          </w:p>
        </w:tc>
        <w:tc>
          <w:tcPr>
            <w:tcW w:w="4343" w:type="dxa"/>
            <w:gridSpan w:val="2"/>
            <w:tcBorders>
              <w:top w:val="single" w:sz="4" w:space="0" w:color="000000"/>
              <w:bottom w:val="single" w:sz="4" w:space="0" w:color="000000"/>
              <w:right w:val="single" w:sz="18" w:space="0" w:color="000000"/>
            </w:tcBorders>
          </w:tcPr>
          <w:p w14:paraId="24E0341A" w14:textId="77777777" w:rsidR="0076083F" w:rsidRPr="00BE068B" w:rsidRDefault="0076083F"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1=</w:t>
            </w:r>
            <w:r w:rsidR="00701044" w:rsidRPr="00BE068B">
              <w:rPr>
                <w:rFonts w:ascii="Gill Sans MT" w:eastAsiaTheme="minorEastAsia" w:hAnsi="Gill Sans MT"/>
                <w:lang w:eastAsia="zh-CN"/>
              </w:rPr>
              <w:t>Head of household</w:t>
            </w:r>
          </w:p>
          <w:p w14:paraId="483B9546" w14:textId="77777777" w:rsidR="0076083F"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2=Spouse of head of household</w:t>
            </w:r>
          </w:p>
          <w:p w14:paraId="30DA7160"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3=Other household member</w:t>
            </w:r>
          </w:p>
        </w:tc>
        <w:tc>
          <w:tcPr>
            <w:tcW w:w="694" w:type="dxa"/>
            <w:tcBorders>
              <w:top w:val="single" w:sz="18" w:space="0" w:color="000000"/>
              <w:left w:val="single" w:sz="18" w:space="0" w:color="000000"/>
              <w:bottom w:val="single" w:sz="18" w:space="0" w:color="000000"/>
              <w:right w:val="single" w:sz="18" w:space="0" w:color="000000"/>
            </w:tcBorders>
          </w:tcPr>
          <w:p w14:paraId="473C4CA3" w14:textId="77777777" w:rsidR="0076083F" w:rsidRPr="00BE068B" w:rsidRDefault="0076083F" w:rsidP="001512DD">
            <w:pPr>
              <w:spacing w:after="0" w:line="240" w:lineRule="auto"/>
              <w:contextualSpacing/>
              <w:rPr>
                <w:rFonts w:ascii="Gill Sans MT" w:eastAsia="Calibri" w:hAnsi="Gill Sans MT" w:cs="Times New Roman"/>
                <w:i/>
              </w:rPr>
            </w:pPr>
            <w:r w:rsidRPr="00BE068B">
              <w:rPr>
                <w:rFonts w:ascii="Gill Sans MT" w:eastAsia="Calibri" w:hAnsi="Gill Sans MT" w:cs="Times New Roman"/>
                <w:i/>
              </w:rPr>
              <w:t>(Code)</w:t>
            </w:r>
          </w:p>
        </w:tc>
      </w:tr>
      <w:tr w:rsidR="00B71EAD" w:rsidRPr="00BE068B" w14:paraId="2F44C8C6"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25D9AA4C"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4929" w:type="dxa"/>
            <w:tcBorders>
              <w:top w:val="single" w:sz="4" w:space="0" w:color="000000"/>
              <w:left w:val="single" w:sz="4" w:space="0" w:color="auto"/>
              <w:bottom w:val="single" w:sz="4" w:space="0" w:color="000000"/>
              <w:right w:val="single" w:sz="18" w:space="0" w:color="000000"/>
            </w:tcBorders>
          </w:tcPr>
          <w:p w14:paraId="2A66DC15" w14:textId="77777777" w:rsidR="00701044" w:rsidRPr="00BE068B" w:rsidRDefault="00701044"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A12. Name of respondent</w:t>
            </w:r>
          </w:p>
        </w:tc>
        <w:tc>
          <w:tcPr>
            <w:tcW w:w="5037" w:type="dxa"/>
            <w:gridSpan w:val="3"/>
            <w:tcBorders>
              <w:top w:val="single" w:sz="18" w:space="0" w:color="000000"/>
              <w:left w:val="single" w:sz="18" w:space="0" w:color="000000"/>
              <w:bottom w:val="single" w:sz="18" w:space="0" w:color="000000"/>
              <w:right w:val="single" w:sz="18" w:space="0" w:color="000000"/>
            </w:tcBorders>
          </w:tcPr>
          <w:p w14:paraId="4715ED7E"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r w:rsidR="00B71EAD" w:rsidRPr="00BE068B" w14:paraId="56A4CBE7" w14:textId="77777777" w:rsidTr="00D70197">
        <w:trPr>
          <w:trHeight w:val="20"/>
        </w:trPr>
        <w:tc>
          <w:tcPr>
            <w:tcW w:w="114" w:type="dxa"/>
            <w:tcBorders>
              <w:top w:val="single" w:sz="4" w:space="0" w:color="000000"/>
              <w:left w:val="single" w:sz="4" w:space="0" w:color="000000"/>
              <w:bottom w:val="single" w:sz="4" w:space="0" w:color="000000"/>
              <w:right w:val="single" w:sz="4" w:space="0" w:color="auto"/>
            </w:tcBorders>
          </w:tcPr>
          <w:p w14:paraId="7CD73123" w14:textId="77777777" w:rsidR="00701044" w:rsidRPr="00BE068B" w:rsidRDefault="00701044" w:rsidP="001512DD">
            <w:pPr>
              <w:spacing w:after="0" w:line="240" w:lineRule="auto"/>
              <w:contextualSpacing/>
              <w:rPr>
                <w:rFonts w:ascii="Gill Sans MT" w:eastAsia="Calibri" w:hAnsi="Gill Sans MT" w:cs="Times New Roman"/>
                <w:w w:val="105"/>
              </w:rPr>
            </w:pPr>
          </w:p>
        </w:tc>
        <w:tc>
          <w:tcPr>
            <w:tcW w:w="4929" w:type="dxa"/>
            <w:tcBorders>
              <w:top w:val="single" w:sz="4" w:space="0" w:color="000000"/>
              <w:left w:val="single" w:sz="4" w:space="0" w:color="auto"/>
              <w:bottom w:val="single" w:sz="4" w:space="0" w:color="000000"/>
            </w:tcBorders>
          </w:tcPr>
          <w:p w14:paraId="66850A6B" w14:textId="77777777" w:rsidR="00701044" w:rsidRPr="00BE068B" w:rsidRDefault="00701044" w:rsidP="001512DD">
            <w:pPr>
              <w:spacing w:after="0" w:line="240" w:lineRule="auto"/>
              <w:contextualSpacing/>
              <w:rPr>
                <w:rFonts w:ascii="Gill Sans MT" w:eastAsia="Calibri" w:hAnsi="Gill Sans MT" w:cs="Times New Roman"/>
                <w:i/>
                <w:w w:val="105"/>
              </w:rPr>
            </w:pPr>
            <w:r w:rsidRPr="00BE068B">
              <w:rPr>
                <w:rFonts w:ascii="Gill Sans MT" w:eastAsia="Calibri" w:hAnsi="Gill Sans MT" w:cs="Times New Roman"/>
                <w:w w:val="105"/>
              </w:rPr>
              <w:t>A13. Respondent relationship to the Household Head</w:t>
            </w:r>
          </w:p>
        </w:tc>
        <w:tc>
          <w:tcPr>
            <w:tcW w:w="4343" w:type="dxa"/>
            <w:gridSpan w:val="2"/>
            <w:tcBorders>
              <w:top w:val="single" w:sz="4" w:space="0" w:color="000000"/>
              <w:bottom w:val="single" w:sz="4" w:space="0" w:color="000000"/>
              <w:right w:val="single" w:sz="18" w:space="0" w:color="000000"/>
            </w:tcBorders>
          </w:tcPr>
          <w:p w14:paraId="18ED8AB5"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1=Child</w:t>
            </w:r>
          </w:p>
          <w:p w14:paraId="6BEF0171"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2=Parent/parent-in-law</w:t>
            </w:r>
          </w:p>
          <w:p w14:paraId="4B173506"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3=Brother/Sister</w:t>
            </w:r>
          </w:p>
          <w:p w14:paraId="545A1373"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97=Other, please specify</w:t>
            </w:r>
          </w:p>
        </w:tc>
        <w:tc>
          <w:tcPr>
            <w:tcW w:w="694" w:type="dxa"/>
            <w:tcBorders>
              <w:top w:val="single" w:sz="18" w:space="0" w:color="000000"/>
              <w:left w:val="single" w:sz="18" w:space="0" w:color="000000"/>
              <w:bottom w:val="single" w:sz="18" w:space="0" w:color="000000"/>
              <w:right w:val="single" w:sz="18" w:space="0" w:color="000000"/>
            </w:tcBorders>
          </w:tcPr>
          <w:p w14:paraId="1EA90EAD" w14:textId="77777777" w:rsidR="00701044" w:rsidRPr="00BE068B" w:rsidRDefault="00701044" w:rsidP="001512DD">
            <w:pPr>
              <w:spacing w:after="0" w:line="240" w:lineRule="auto"/>
              <w:contextualSpacing/>
              <w:rPr>
                <w:rFonts w:ascii="Gill Sans MT" w:eastAsia="Calibri" w:hAnsi="Gill Sans MT" w:cs="Times New Roman"/>
                <w:i/>
              </w:rPr>
            </w:pPr>
            <w:r w:rsidRPr="00BE068B">
              <w:rPr>
                <w:rFonts w:ascii="Gill Sans MT" w:eastAsia="Calibri" w:hAnsi="Gill Sans MT" w:cs="Times New Roman"/>
                <w:i/>
              </w:rPr>
              <w:t>(Code)</w:t>
            </w:r>
          </w:p>
        </w:tc>
      </w:tr>
      <w:tr w:rsidR="00B71EAD" w:rsidRPr="00BE068B" w14:paraId="52FAD7BB"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0B2F3A95"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4929" w:type="dxa"/>
            <w:tcBorders>
              <w:top w:val="single" w:sz="4" w:space="0" w:color="000000"/>
              <w:left w:val="single" w:sz="4" w:space="0" w:color="auto"/>
              <w:bottom w:val="single" w:sz="4" w:space="0" w:color="000000"/>
              <w:right w:val="single" w:sz="18" w:space="0" w:color="000000"/>
            </w:tcBorders>
          </w:tcPr>
          <w:p w14:paraId="2DE71B8E" w14:textId="77777777" w:rsidR="00701044" w:rsidRPr="00BE068B" w:rsidRDefault="00701044"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A13b. Please specify “other”</w:t>
            </w:r>
          </w:p>
        </w:tc>
        <w:tc>
          <w:tcPr>
            <w:tcW w:w="5037" w:type="dxa"/>
            <w:gridSpan w:val="3"/>
            <w:tcBorders>
              <w:top w:val="single" w:sz="18" w:space="0" w:color="000000"/>
              <w:left w:val="single" w:sz="18" w:space="0" w:color="000000"/>
              <w:bottom w:val="single" w:sz="18" w:space="0" w:color="000000"/>
              <w:right w:val="single" w:sz="18" w:space="0" w:color="000000"/>
            </w:tcBorders>
          </w:tcPr>
          <w:p w14:paraId="1618DD9F"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r w:rsidR="00B71EAD" w:rsidRPr="00BE068B" w14:paraId="729B4DD9" w14:textId="77777777" w:rsidTr="00D70197">
        <w:trPr>
          <w:trHeight w:val="20"/>
        </w:trPr>
        <w:tc>
          <w:tcPr>
            <w:tcW w:w="114" w:type="dxa"/>
            <w:tcBorders>
              <w:top w:val="single" w:sz="4" w:space="0" w:color="000000"/>
              <w:left w:val="single" w:sz="4" w:space="0" w:color="000000"/>
              <w:bottom w:val="single" w:sz="4" w:space="0" w:color="000000"/>
              <w:right w:val="single" w:sz="4" w:space="0" w:color="auto"/>
            </w:tcBorders>
          </w:tcPr>
          <w:p w14:paraId="7C32F8E5" w14:textId="77777777" w:rsidR="00701044" w:rsidRPr="00BE068B" w:rsidRDefault="00701044" w:rsidP="001512DD">
            <w:pPr>
              <w:spacing w:after="0" w:line="240" w:lineRule="auto"/>
              <w:contextualSpacing/>
              <w:rPr>
                <w:rFonts w:ascii="Gill Sans MT" w:eastAsia="Calibri" w:hAnsi="Gill Sans MT" w:cs="Times New Roman"/>
                <w:w w:val="105"/>
              </w:rPr>
            </w:pPr>
          </w:p>
        </w:tc>
        <w:tc>
          <w:tcPr>
            <w:tcW w:w="4929" w:type="dxa"/>
            <w:tcBorders>
              <w:top w:val="single" w:sz="4" w:space="0" w:color="000000"/>
              <w:left w:val="single" w:sz="4" w:space="0" w:color="auto"/>
              <w:bottom w:val="single" w:sz="4" w:space="0" w:color="000000"/>
            </w:tcBorders>
          </w:tcPr>
          <w:p w14:paraId="4A8372D6" w14:textId="77777777" w:rsidR="00701044" w:rsidRPr="00BE068B" w:rsidRDefault="00701044" w:rsidP="001512DD">
            <w:pPr>
              <w:spacing w:after="0" w:line="240" w:lineRule="auto"/>
              <w:contextualSpacing/>
              <w:rPr>
                <w:rFonts w:ascii="Gill Sans MT" w:eastAsia="Calibri" w:hAnsi="Gill Sans MT" w:cs="Times New Roman"/>
                <w:i/>
                <w:w w:val="105"/>
              </w:rPr>
            </w:pPr>
            <w:r w:rsidRPr="00BE068B">
              <w:rPr>
                <w:rFonts w:ascii="Gill Sans MT" w:eastAsia="Calibri" w:hAnsi="Gill Sans MT" w:cs="Times New Roman"/>
                <w:w w:val="105"/>
              </w:rPr>
              <w:t>A14. Sex of the respondent</w:t>
            </w:r>
          </w:p>
        </w:tc>
        <w:tc>
          <w:tcPr>
            <w:tcW w:w="4343" w:type="dxa"/>
            <w:gridSpan w:val="2"/>
            <w:tcBorders>
              <w:top w:val="single" w:sz="4" w:space="0" w:color="000000"/>
              <w:bottom w:val="single" w:sz="4" w:space="0" w:color="000000"/>
              <w:right w:val="single" w:sz="18" w:space="0" w:color="000000"/>
            </w:tcBorders>
          </w:tcPr>
          <w:p w14:paraId="2FD94925"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1=Male</w:t>
            </w:r>
          </w:p>
          <w:p w14:paraId="0EAC50AC"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2=Female</w:t>
            </w:r>
          </w:p>
          <w:p w14:paraId="3DD7DC45" w14:textId="0F13F6AA" w:rsidR="00EA41DE" w:rsidRPr="00BE068B" w:rsidRDefault="000360B1"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999</w:t>
            </w:r>
            <w:r w:rsidR="00EA41DE" w:rsidRPr="00BE068B">
              <w:rPr>
                <w:rFonts w:ascii="Gill Sans MT" w:eastAsiaTheme="minorEastAsia" w:hAnsi="Gill Sans MT"/>
                <w:lang w:eastAsia="zh-CN"/>
              </w:rPr>
              <w:t>=Prefer not to respond</w:t>
            </w:r>
          </w:p>
        </w:tc>
        <w:tc>
          <w:tcPr>
            <w:tcW w:w="694" w:type="dxa"/>
            <w:tcBorders>
              <w:top w:val="single" w:sz="18" w:space="0" w:color="000000"/>
              <w:left w:val="single" w:sz="18" w:space="0" w:color="000000"/>
              <w:bottom w:val="single" w:sz="18" w:space="0" w:color="000000"/>
              <w:right w:val="single" w:sz="18" w:space="0" w:color="000000"/>
            </w:tcBorders>
          </w:tcPr>
          <w:p w14:paraId="1D2A1604" w14:textId="77777777" w:rsidR="00701044" w:rsidRPr="00BE068B" w:rsidRDefault="00701044" w:rsidP="001512DD">
            <w:pPr>
              <w:spacing w:after="0" w:line="240" w:lineRule="auto"/>
              <w:contextualSpacing/>
              <w:rPr>
                <w:rFonts w:ascii="Gill Sans MT" w:eastAsia="Calibri" w:hAnsi="Gill Sans MT" w:cs="Times New Roman"/>
                <w:i/>
              </w:rPr>
            </w:pPr>
            <w:r w:rsidRPr="00BE068B">
              <w:rPr>
                <w:rFonts w:ascii="Gill Sans MT" w:eastAsia="Calibri" w:hAnsi="Gill Sans MT" w:cs="Times New Roman"/>
                <w:i/>
              </w:rPr>
              <w:t>(Code)</w:t>
            </w:r>
          </w:p>
        </w:tc>
      </w:tr>
      <w:tr w:rsidR="00B71EAD" w:rsidRPr="00BE068B" w14:paraId="41C97649"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4B067917"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1" w:type="dxa"/>
            <w:gridSpan w:val="2"/>
            <w:tcBorders>
              <w:top w:val="single" w:sz="4" w:space="0" w:color="000000"/>
              <w:left w:val="single" w:sz="4" w:space="0" w:color="auto"/>
              <w:bottom w:val="single" w:sz="4" w:space="0" w:color="000000"/>
              <w:right w:val="single" w:sz="18" w:space="0" w:color="000000"/>
            </w:tcBorders>
          </w:tcPr>
          <w:p w14:paraId="5260398D" w14:textId="77777777" w:rsidR="00701044" w:rsidRPr="00BE068B" w:rsidRDefault="00701044"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A15a. Phone 1</w:t>
            </w:r>
          </w:p>
        </w:tc>
        <w:tc>
          <w:tcPr>
            <w:tcW w:w="2525" w:type="dxa"/>
            <w:gridSpan w:val="2"/>
            <w:tcBorders>
              <w:top w:val="single" w:sz="18" w:space="0" w:color="000000"/>
              <w:left w:val="single" w:sz="18" w:space="0" w:color="000000"/>
              <w:bottom w:val="single" w:sz="18" w:space="0" w:color="000000"/>
              <w:right w:val="single" w:sz="18" w:space="0" w:color="000000"/>
            </w:tcBorders>
          </w:tcPr>
          <w:p w14:paraId="508CBA07"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 If no mobile number, enter 0</w:t>
            </w:r>
          </w:p>
        </w:tc>
      </w:tr>
      <w:tr w:rsidR="00B71EAD" w:rsidRPr="00BE068B" w14:paraId="18E77660"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68CB9CE4"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1" w:type="dxa"/>
            <w:gridSpan w:val="2"/>
            <w:tcBorders>
              <w:top w:val="single" w:sz="4" w:space="0" w:color="000000"/>
              <w:left w:val="single" w:sz="4" w:space="0" w:color="auto"/>
              <w:bottom w:val="single" w:sz="4" w:space="0" w:color="000000"/>
              <w:right w:val="single" w:sz="18" w:space="0" w:color="000000"/>
            </w:tcBorders>
          </w:tcPr>
          <w:p w14:paraId="664ED6E1" w14:textId="77777777" w:rsidR="00701044" w:rsidRPr="00BE068B" w:rsidRDefault="00701044"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A15b. Phone 2</w:t>
            </w:r>
          </w:p>
        </w:tc>
        <w:tc>
          <w:tcPr>
            <w:tcW w:w="2525" w:type="dxa"/>
            <w:gridSpan w:val="2"/>
            <w:tcBorders>
              <w:top w:val="single" w:sz="18" w:space="0" w:color="000000"/>
              <w:left w:val="single" w:sz="18" w:space="0" w:color="000000"/>
              <w:bottom w:val="single" w:sz="18" w:space="0" w:color="000000"/>
              <w:right w:val="single" w:sz="18" w:space="0" w:color="000000"/>
            </w:tcBorders>
          </w:tcPr>
          <w:p w14:paraId="79965FD5"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 If no mobile number, enter 0</w:t>
            </w:r>
          </w:p>
        </w:tc>
      </w:tr>
      <w:tr w:rsidR="00B71EAD" w:rsidRPr="00BE068B" w14:paraId="5C876EEC"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02B50E6E"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1" w:type="dxa"/>
            <w:gridSpan w:val="2"/>
            <w:tcBorders>
              <w:top w:val="single" w:sz="4" w:space="0" w:color="000000"/>
              <w:left w:val="single" w:sz="4" w:space="0" w:color="auto"/>
              <w:bottom w:val="single" w:sz="4" w:space="0" w:color="000000"/>
              <w:right w:val="single" w:sz="18" w:space="0" w:color="000000"/>
            </w:tcBorders>
          </w:tcPr>
          <w:p w14:paraId="76F7455C" w14:textId="77777777" w:rsidR="00701044" w:rsidRPr="00BE068B" w:rsidRDefault="00701044"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A15c. Phone 3</w:t>
            </w:r>
          </w:p>
        </w:tc>
        <w:tc>
          <w:tcPr>
            <w:tcW w:w="2525" w:type="dxa"/>
            <w:gridSpan w:val="2"/>
            <w:tcBorders>
              <w:top w:val="single" w:sz="18" w:space="0" w:color="000000"/>
              <w:left w:val="single" w:sz="18" w:space="0" w:color="000000"/>
              <w:bottom w:val="single" w:sz="18" w:space="0" w:color="000000"/>
              <w:right w:val="single" w:sz="18" w:space="0" w:color="000000"/>
            </w:tcBorders>
          </w:tcPr>
          <w:p w14:paraId="072CCB7F"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 xml:space="preserve">(Integer) If no mobile </w:t>
            </w:r>
            <w:r w:rsidRPr="00BE068B">
              <w:rPr>
                <w:rFonts w:ascii="Gill Sans MT" w:eastAsiaTheme="minorEastAsia" w:hAnsi="Gill Sans MT"/>
                <w:i/>
                <w:lang w:eastAsia="zh-CN"/>
              </w:rPr>
              <w:lastRenderedPageBreak/>
              <w:t>number, enter 0</w:t>
            </w:r>
          </w:p>
        </w:tc>
      </w:tr>
    </w:tbl>
    <w:p w14:paraId="52B73EE2" w14:textId="77777777" w:rsidR="00042643" w:rsidRPr="00BE068B" w:rsidRDefault="00042643" w:rsidP="001512DD">
      <w:pPr>
        <w:spacing w:after="0" w:line="240" w:lineRule="auto"/>
        <w:contextualSpacing/>
        <w:rPr>
          <w:rFonts w:ascii="Gill Sans MT" w:hAnsi="Gill Sans MT"/>
          <w:b/>
        </w:rPr>
      </w:pPr>
    </w:p>
    <w:tbl>
      <w:tblPr>
        <w:tblW w:w="1008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000" w:firstRow="0" w:lastRow="0" w:firstColumn="0" w:lastColumn="0" w:noHBand="0" w:noVBand="0"/>
      </w:tblPr>
      <w:tblGrid>
        <w:gridCol w:w="114"/>
        <w:gridCol w:w="4929"/>
        <w:gridCol w:w="2517"/>
        <w:gridCol w:w="1826"/>
        <w:gridCol w:w="694"/>
      </w:tblGrid>
      <w:tr w:rsidR="00B71EAD" w:rsidRPr="00BE068B" w14:paraId="1A38FEF3" w14:textId="77777777" w:rsidTr="00D70197">
        <w:trPr>
          <w:trHeight w:val="20"/>
        </w:trPr>
        <w:tc>
          <w:tcPr>
            <w:tcW w:w="114" w:type="dxa"/>
            <w:tcBorders>
              <w:top w:val="single" w:sz="4" w:space="0" w:color="000000"/>
              <w:left w:val="single" w:sz="4" w:space="0" w:color="auto"/>
              <w:bottom w:val="single" w:sz="4" w:space="0" w:color="000000"/>
              <w:right w:val="single" w:sz="4" w:space="0" w:color="auto"/>
            </w:tcBorders>
          </w:tcPr>
          <w:p w14:paraId="5AF43433"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4929" w:type="dxa"/>
            <w:tcBorders>
              <w:top w:val="single" w:sz="4" w:space="0" w:color="000000"/>
              <w:left w:val="single" w:sz="4" w:space="0" w:color="auto"/>
              <w:bottom w:val="single" w:sz="4" w:space="0" w:color="000000"/>
              <w:right w:val="single" w:sz="18" w:space="0" w:color="000000"/>
            </w:tcBorders>
          </w:tcPr>
          <w:p w14:paraId="65836908" w14:textId="471F0F52" w:rsidR="00701044" w:rsidRPr="00BE068B" w:rsidRDefault="001C3ACA"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A16</w:t>
            </w:r>
            <w:r w:rsidR="00701044" w:rsidRPr="00BE068B">
              <w:rPr>
                <w:rFonts w:ascii="Gill Sans MT" w:eastAsiaTheme="minorEastAsia" w:hAnsi="Gill Sans MT"/>
                <w:w w:val="105"/>
                <w:lang w:eastAsia="zh-CN"/>
              </w:rPr>
              <w:t>. Nickname of Household Head</w:t>
            </w:r>
          </w:p>
        </w:tc>
        <w:tc>
          <w:tcPr>
            <w:tcW w:w="5037" w:type="dxa"/>
            <w:gridSpan w:val="3"/>
            <w:tcBorders>
              <w:top w:val="single" w:sz="18" w:space="0" w:color="000000"/>
              <w:left w:val="single" w:sz="18" w:space="0" w:color="000000"/>
              <w:bottom w:val="single" w:sz="18" w:space="0" w:color="000000"/>
              <w:right w:val="single" w:sz="18" w:space="0" w:color="000000"/>
            </w:tcBorders>
          </w:tcPr>
          <w:p w14:paraId="7D61564F"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r w:rsidR="00B71EAD" w:rsidRPr="00BE068B" w14:paraId="293971A7" w14:textId="77777777" w:rsidTr="00D70197">
        <w:trPr>
          <w:trHeight w:val="20"/>
        </w:trPr>
        <w:tc>
          <w:tcPr>
            <w:tcW w:w="114" w:type="dxa"/>
            <w:tcBorders>
              <w:top w:val="single" w:sz="4" w:space="0" w:color="000000"/>
              <w:left w:val="single" w:sz="4" w:space="0" w:color="auto"/>
              <w:bottom w:val="single" w:sz="4" w:space="0" w:color="000000"/>
              <w:right w:val="single" w:sz="4" w:space="0" w:color="auto"/>
            </w:tcBorders>
          </w:tcPr>
          <w:p w14:paraId="179979A3"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4929" w:type="dxa"/>
            <w:tcBorders>
              <w:top w:val="single" w:sz="4" w:space="0" w:color="000000"/>
              <w:left w:val="single" w:sz="4" w:space="0" w:color="auto"/>
              <w:bottom w:val="single" w:sz="4" w:space="0" w:color="000000"/>
              <w:right w:val="single" w:sz="18" w:space="0" w:color="000000"/>
            </w:tcBorders>
          </w:tcPr>
          <w:p w14:paraId="75DC0F05" w14:textId="745AD89F" w:rsidR="00701044" w:rsidRPr="00BE068B" w:rsidRDefault="001C3ACA"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A17</w:t>
            </w:r>
            <w:r w:rsidR="00701044" w:rsidRPr="00BE068B">
              <w:rPr>
                <w:rFonts w:ascii="Gill Sans MT" w:eastAsiaTheme="minorEastAsia" w:hAnsi="Gill Sans MT"/>
                <w:w w:val="105"/>
                <w:lang w:eastAsia="zh-CN"/>
              </w:rPr>
              <w:t>. NRC of Household Head</w:t>
            </w:r>
          </w:p>
        </w:tc>
        <w:tc>
          <w:tcPr>
            <w:tcW w:w="5037" w:type="dxa"/>
            <w:gridSpan w:val="3"/>
            <w:tcBorders>
              <w:top w:val="single" w:sz="18" w:space="0" w:color="000000"/>
              <w:left w:val="single" w:sz="18" w:space="0" w:color="000000"/>
              <w:bottom w:val="single" w:sz="18" w:space="0" w:color="000000"/>
              <w:right w:val="single" w:sz="18" w:space="0" w:color="000000"/>
            </w:tcBorders>
          </w:tcPr>
          <w:p w14:paraId="1639247C"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r w:rsidR="00B71EAD" w:rsidRPr="00BE068B" w14:paraId="0D500028" w14:textId="77777777" w:rsidTr="00D70197">
        <w:trPr>
          <w:trHeight w:val="20"/>
        </w:trPr>
        <w:tc>
          <w:tcPr>
            <w:tcW w:w="114" w:type="dxa"/>
            <w:tcBorders>
              <w:top w:val="single" w:sz="4" w:space="0" w:color="000000"/>
              <w:left w:val="single" w:sz="4" w:space="0" w:color="auto"/>
              <w:bottom w:val="single" w:sz="4" w:space="0" w:color="000000"/>
              <w:right w:val="single" w:sz="4" w:space="0" w:color="auto"/>
            </w:tcBorders>
          </w:tcPr>
          <w:p w14:paraId="1BC9EDE2"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6" w:type="dxa"/>
            <w:gridSpan w:val="2"/>
            <w:tcBorders>
              <w:top w:val="single" w:sz="4" w:space="0" w:color="000000"/>
              <w:left w:val="single" w:sz="4" w:space="0" w:color="auto"/>
              <w:bottom w:val="single" w:sz="4" w:space="0" w:color="000000"/>
              <w:right w:val="single" w:sz="18" w:space="0" w:color="000000"/>
            </w:tcBorders>
          </w:tcPr>
          <w:p w14:paraId="2CB7C541" w14:textId="68123B0A" w:rsidR="00701044" w:rsidRPr="00BE068B" w:rsidRDefault="001C3ACA"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A18</w:t>
            </w:r>
            <w:r w:rsidR="00701044" w:rsidRPr="00BE068B">
              <w:rPr>
                <w:rFonts w:ascii="Gill Sans MT" w:eastAsiaTheme="minorEastAsia" w:hAnsi="Gill Sans MT"/>
                <w:w w:val="105"/>
                <w:lang w:eastAsia="zh-CN"/>
              </w:rPr>
              <w:t>a. First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21171366"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 If no mobile number, enter 0</w:t>
            </w:r>
          </w:p>
        </w:tc>
      </w:tr>
      <w:tr w:rsidR="00B71EAD" w:rsidRPr="00BE068B" w14:paraId="7C1A27AF" w14:textId="77777777" w:rsidTr="00D70197">
        <w:trPr>
          <w:trHeight w:val="20"/>
        </w:trPr>
        <w:tc>
          <w:tcPr>
            <w:tcW w:w="114" w:type="dxa"/>
            <w:tcBorders>
              <w:top w:val="single" w:sz="4" w:space="0" w:color="000000"/>
              <w:left w:val="single" w:sz="4" w:space="0" w:color="auto"/>
              <w:bottom w:val="single" w:sz="4" w:space="0" w:color="000000"/>
              <w:right w:val="single" w:sz="4" w:space="0" w:color="auto"/>
            </w:tcBorders>
          </w:tcPr>
          <w:p w14:paraId="5122B8AD"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6" w:type="dxa"/>
            <w:gridSpan w:val="2"/>
            <w:tcBorders>
              <w:top w:val="single" w:sz="4" w:space="0" w:color="000000"/>
              <w:left w:val="single" w:sz="4" w:space="0" w:color="auto"/>
              <w:bottom w:val="single" w:sz="4" w:space="0" w:color="000000"/>
              <w:right w:val="single" w:sz="18" w:space="0" w:color="000000"/>
            </w:tcBorders>
          </w:tcPr>
          <w:p w14:paraId="3C139CE4" w14:textId="6B95E16B" w:rsidR="00701044" w:rsidRPr="00BE068B" w:rsidRDefault="001C3ACA"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A18</w:t>
            </w:r>
            <w:r w:rsidR="00701044" w:rsidRPr="00BE068B">
              <w:rPr>
                <w:rFonts w:ascii="Gill Sans MT" w:eastAsiaTheme="minorEastAsia" w:hAnsi="Gill Sans MT"/>
                <w:w w:val="105"/>
                <w:lang w:eastAsia="zh-CN"/>
              </w:rPr>
              <w:t>b. Second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57769AB6"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 If no mobile number, enter 0</w:t>
            </w:r>
          </w:p>
        </w:tc>
      </w:tr>
      <w:tr w:rsidR="00B71EAD" w:rsidRPr="00BE068B" w14:paraId="222A83BA" w14:textId="77777777" w:rsidTr="00D70197">
        <w:trPr>
          <w:trHeight w:val="20"/>
        </w:trPr>
        <w:tc>
          <w:tcPr>
            <w:tcW w:w="114" w:type="dxa"/>
            <w:tcBorders>
              <w:top w:val="single" w:sz="4" w:space="0" w:color="000000"/>
              <w:left w:val="single" w:sz="4" w:space="0" w:color="auto"/>
              <w:bottom w:val="single" w:sz="4" w:space="0" w:color="000000"/>
              <w:right w:val="single" w:sz="4" w:space="0" w:color="auto"/>
            </w:tcBorders>
          </w:tcPr>
          <w:p w14:paraId="1271502D"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6" w:type="dxa"/>
            <w:gridSpan w:val="2"/>
            <w:tcBorders>
              <w:top w:val="single" w:sz="4" w:space="0" w:color="000000"/>
              <w:left w:val="single" w:sz="4" w:space="0" w:color="auto"/>
              <w:bottom w:val="single" w:sz="4" w:space="0" w:color="000000"/>
              <w:right w:val="single" w:sz="18" w:space="0" w:color="000000"/>
            </w:tcBorders>
          </w:tcPr>
          <w:p w14:paraId="201D7B88" w14:textId="1C77D6D0" w:rsidR="00701044" w:rsidRPr="00BE068B" w:rsidRDefault="001C3ACA"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A18</w:t>
            </w:r>
            <w:r w:rsidR="00701044" w:rsidRPr="00BE068B">
              <w:rPr>
                <w:rFonts w:ascii="Gill Sans MT" w:eastAsiaTheme="minorEastAsia" w:hAnsi="Gill Sans MT"/>
                <w:w w:val="105"/>
                <w:lang w:eastAsia="zh-CN"/>
              </w:rPr>
              <w:t>c. Third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2618D831"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 If no mobile number, enter 0</w:t>
            </w:r>
          </w:p>
        </w:tc>
      </w:tr>
      <w:tr w:rsidR="00B71EAD" w:rsidRPr="00BE068B" w14:paraId="138FDF0A" w14:textId="77777777" w:rsidTr="00D7019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14" w:type="dxa"/>
            <w:tcBorders>
              <w:top w:val="single" w:sz="4" w:space="0" w:color="000000"/>
              <w:left w:val="single" w:sz="4" w:space="0" w:color="000000"/>
              <w:bottom w:val="single" w:sz="4" w:space="0" w:color="000000"/>
              <w:right w:val="single" w:sz="4" w:space="0" w:color="auto"/>
            </w:tcBorders>
          </w:tcPr>
          <w:p w14:paraId="540C4BB0" w14:textId="77777777" w:rsidR="00701044" w:rsidRPr="00BE068B" w:rsidRDefault="00701044" w:rsidP="001512DD">
            <w:pPr>
              <w:spacing w:after="0" w:line="240" w:lineRule="auto"/>
              <w:contextualSpacing/>
              <w:rPr>
                <w:rFonts w:ascii="Gill Sans MT" w:eastAsia="Calibri" w:hAnsi="Gill Sans MT" w:cs="Times New Roman"/>
                <w:w w:val="105"/>
              </w:rPr>
            </w:pPr>
          </w:p>
        </w:tc>
        <w:tc>
          <w:tcPr>
            <w:tcW w:w="4929" w:type="dxa"/>
            <w:tcBorders>
              <w:top w:val="single" w:sz="4" w:space="0" w:color="000000"/>
              <w:left w:val="single" w:sz="4" w:space="0" w:color="auto"/>
              <w:bottom w:val="single" w:sz="4" w:space="0" w:color="000000"/>
            </w:tcBorders>
          </w:tcPr>
          <w:p w14:paraId="76C085F6" w14:textId="66410718" w:rsidR="00701044" w:rsidRPr="00BE068B" w:rsidRDefault="001C3ACA" w:rsidP="001512DD">
            <w:pPr>
              <w:spacing w:after="0" w:line="240" w:lineRule="auto"/>
              <w:contextualSpacing/>
              <w:rPr>
                <w:rFonts w:ascii="Gill Sans MT" w:eastAsia="Calibri" w:hAnsi="Gill Sans MT" w:cs="Times New Roman"/>
                <w:i/>
                <w:w w:val="105"/>
              </w:rPr>
            </w:pPr>
            <w:r w:rsidRPr="00BE068B">
              <w:rPr>
                <w:rFonts w:ascii="Gill Sans MT" w:eastAsia="Calibri" w:hAnsi="Gill Sans MT" w:cs="Times New Roman"/>
                <w:w w:val="105"/>
              </w:rPr>
              <w:t>A19</w:t>
            </w:r>
            <w:r w:rsidR="00701044" w:rsidRPr="00BE068B">
              <w:rPr>
                <w:rFonts w:ascii="Gill Sans MT" w:eastAsia="Calibri" w:hAnsi="Gill Sans MT" w:cs="Times New Roman"/>
                <w:w w:val="105"/>
              </w:rPr>
              <w:t>. Sex of the Household Head</w:t>
            </w:r>
          </w:p>
        </w:tc>
        <w:tc>
          <w:tcPr>
            <w:tcW w:w="4343" w:type="dxa"/>
            <w:gridSpan w:val="2"/>
            <w:tcBorders>
              <w:top w:val="single" w:sz="4" w:space="0" w:color="000000"/>
              <w:bottom w:val="single" w:sz="4" w:space="0" w:color="000000"/>
              <w:right w:val="single" w:sz="18" w:space="0" w:color="000000"/>
            </w:tcBorders>
          </w:tcPr>
          <w:p w14:paraId="52E02534"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1=Male</w:t>
            </w:r>
          </w:p>
          <w:p w14:paraId="6F5CFF73"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2=Female</w:t>
            </w:r>
          </w:p>
          <w:p w14:paraId="7C001906" w14:textId="405F494C" w:rsidR="00EA41DE" w:rsidRPr="00BE068B" w:rsidRDefault="000360B1"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999</w:t>
            </w:r>
            <w:r w:rsidR="00EA41DE" w:rsidRPr="00BE068B">
              <w:rPr>
                <w:rFonts w:ascii="Gill Sans MT" w:eastAsiaTheme="minorEastAsia" w:hAnsi="Gill Sans MT"/>
                <w:lang w:eastAsia="zh-CN"/>
              </w:rPr>
              <w:t>=Prefer not to respond</w:t>
            </w:r>
          </w:p>
        </w:tc>
        <w:tc>
          <w:tcPr>
            <w:tcW w:w="694" w:type="dxa"/>
            <w:tcBorders>
              <w:top w:val="single" w:sz="18" w:space="0" w:color="000000"/>
              <w:left w:val="single" w:sz="18" w:space="0" w:color="000000"/>
              <w:bottom w:val="single" w:sz="18" w:space="0" w:color="000000"/>
              <w:right w:val="single" w:sz="18" w:space="0" w:color="000000"/>
            </w:tcBorders>
          </w:tcPr>
          <w:p w14:paraId="2ACCF2EB" w14:textId="77777777" w:rsidR="00701044" w:rsidRPr="00BE068B" w:rsidRDefault="00701044" w:rsidP="001512DD">
            <w:pPr>
              <w:spacing w:after="0" w:line="240" w:lineRule="auto"/>
              <w:contextualSpacing/>
              <w:rPr>
                <w:rFonts w:ascii="Gill Sans MT" w:eastAsia="Calibri" w:hAnsi="Gill Sans MT" w:cs="Times New Roman"/>
                <w:i/>
              </w:rPr>
            </w:pPr>
            <w:r w:rsidRPr="00BE068B">
              <w:rPr>
                <w:rFonts w:ascii="Gill Sans MT" w:eastAsia="Calibri" w:hAnsi="Gill Sans MT" w:cs="Times New Roman"/>
                <w:i/>
              </w:rPr>
              <w:t>(Code)</w:t>
            </w:r>
          </w:p>
        </w:tc>
      </w:tr>
    </w:tbl>
    <w:p w14:paraId="116C48EB" w14:textId="77777777" w:rsidR="0076083F" w:rsidRPr="00BE068B" w:rsidRDefault="0076083F" w:rsidP="001512DD">
      <w:pPr>
        <w:spacing w:after="0" w:line="240" w:lineRule="auto"/>
        <w:contextualSpacing/>
        <w:rPr>
          <w:rFonts w:ascii="Gill Sans MT" w:hAnsi="Gill Sans MT"/>
          <w:b/>
        </w:rPr>
      </w:pPr>
    </w:p>
    <w:p w14:paraId="02362163" w14:textId="77777777" w:rsidR="0076083F" w:rsidRPr="00BE068B" w:rsidRDefault="0076083F" w:rsidP="001512DD">
      <w:pPr>
        <w:spacing w:after="0" w:line="240" w:lineRule="auto"/>
        <w:contextualSpacing/>
        <w:rPr>
          <w:rFonts w:ascii="Gill Sans MT" w:hAnsi="Gill Sans MT"/>
          <w:b/>
        </w:rPr>
      </w:pPr>
    </w:p>
    <w:p w14:paraId="5C76CD0B" w14:textId="45BC0AFA" w:rsidR="00042643" w:rsidRPr="00BE068B" w:rsidRDefault="006C2023" w:rsidP="001C3ACA">
      <w:pPr>
        <w:spacing w:after="0" w:line="240" w:lineRule="auto"/>
        <w:contextualSpacing/>
        <w:rPr>
          <w:rFonts w:ascii="Gill Sans MT" w:hAnsi="Gill Sans MT"/>
          <w:b/>
        </w:rPr>
      </w:pPr>
      <w:r w:rsidRPr="00BE068B">
        <w:rPr>
          <w:rFonts w:ascii="Gill Sans MT" w:eastAsia="Times New Roman" w:hAnsi="Gill Sans MT" w:cs="Times New Roman"/>
          <w:b/>
          <w:bCs/>
        </w:rPr>
        <w:t xml:space="preserve">SECTION </w:t>
      </w:r>
      <w:r w:rsidR="00042643" w:rsidRPr="00BE068B">
        <w:rPr>
          <w:rFonts w:ascii="Gill Sans MT" w:eastAsia="Times New Roman" w:hAnsi="Gill Sans MT" w:cs="Times New Roman"/>
          <w:b/>
          <w:bCs/>
        </w:rPr>
        <w:t>B. HOUSEHOLD INFORMATION</w:t>
      </w:r>
    </w:p>
    <w:tbl>
      <w:tblPr>
        <w:tblW w:w="10080" w:type="dxa"/>
        <w:tblInd w:w="-5" w:type="dxa"/>
        <w:tblLayout w:type="fixed"/>
        <w:tblCellMar>
          <w:left w:w="29" w:type="dxa"/>
          <w:right w:w="29" w:type="dxa"/>
        </w:tblCellMar>
        <w:tblLook w:val="0000" w:firstRow="0" w:lastRow="0" w:firstColumn="0" w:lastColumn="0" w:noHBand="0" w:noVBand="0"/>
      </w:tblPr>
      <w:tblGrid>
        <w:gridCol w:w="124"/>
        <w:gridCol w:w="4500"/>
        <w:gridCol w:w="414"/>
        <w:gridCol w:w="2160"/>
        <w:gridCol w:w="356"/>
        <w:gridCol w:w="6"/>
        <w:gridCol w:w="8"/>
        <w:gridCol w:w="1790"/>
        <w:gridCol w:w="18"/>
        <w:gridCol w:w="704"/>
      </w:tblGrid>
      <w:tr w:rsidR="00B71EAD" w:rsidRPr="00BE068B" w14:paraId="67388F36"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54A5002D"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5904AEBD" w14:textId="72201E6F"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w:t>
            </w:r>
            <w:r w:rsidR="00B71EAD" w:rsidRPr="00BE068B">
              <w:rPr>
                <w:rFonts w:ascii="Gill Sans MT" w:hAnsi="Gill Sans MT"/>
                <w:w w:val="105"/>
              </w:rPr>
              <w:t>. What is your marital status (</w:t>
            </w:r>
            <w:r w:rsidR="00B71EAD" w:rsidRPr="00BE068B">
              <w:rPr>
                <w:rFonts w:ascii="Gill Sans MT" w:hAnsi="Gill Sans MT"/>
                <w:b/>
                <w:w w:val="105"/>
              </w:rPr>
              <w:t>married</w:t>
            </w:r>
            <w:r w:rsidR="00B71EAD" w:rsidRPr="00BE068B">
              <w:rPr>
                <w:rFonts w:ascii="Gill Sans MT" w:hAnsi="Gill Sans MT"/>
                <w:w w:val="105"/>
              </w:rPr>
              <w:t>)</w:t>
            </w:r>
          </w:p>
        </w:tc>
        <w:tc>
          <w:tcPr>
            <w:tcW w:w="4320" w:type="dxa"/>
            <w:gridSpan w:val="5"/>
            <w:tcBorders>
              <w:top w:val="single" w:sz="4" w:space="0" w:color="000000"/>
              <w:bottom w:val="single" w:sz="4" w:space="0" w:color="000000"/>
              <w:right w:val="single" w:sz="18" w:space="0" w:color="000000"/>
            </w:tcBorders>
          </w:tcPr>
          <w:p w14:paraId="23B0742F"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1=Monogamously married</w:t>
            </w:r>
          </w:p>
          <w:p w14:paraId="4365FBA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Polygamously</w:t>
            </w:r>
            <w:proofErr w:type="spellEnd"/>
            <w:r w:rsidRPr="00BE068B">
              <w:rPr>
                <w:rFonts w:ascii="Gill Sans MT" w:eastAsiaTheme="minorEastAsia" w:hAnsi="Gill Sans MT" w:cs="Times New Roman"/>
                <w:w w:val="105"/>
                <w:lang w:eastAsia="zh-CN"/>
              </w:rPr>
              <w:t xml:space="preserve"> married</w:t>
            </w:r>
          </w:p>
          <w:p w14:paraId="3A740192" w14:textId="62932B71"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r w:rsidR="000B0A99" w:rsidRPr="00BE068B">
              <w:rPr>
                <w:rFonts w:ascii="Gill Sans MT" w:eastAsiaTheme="minorEastAsia" w:hAnsi="Gill Sans MT" w:cs="Times New Roman"/>
                <w:w w:val="105"/>
                <w:lang w:eastAsia="zh-CN"/>
              </w:rPr>
              <w:t>Never</w:t>
            </w:r>
            <w:r w:rsidRPr="00BE068B">
              <w:rPr>
                <w:rFonts w:ascii="Gill Sans MT" w:eastAsiaTheme="minorEastAsia" w:hAnsi="Gill Sans MT" w:cs="Times New Roman"/>
                <w:w w:val="105"/>
                <w:lang w:eastAsia="zh-CN"/>
              </w:rPr>
              <w:t xml:space="preserve"> married</w:t>
            </w:r>
          </w:p>
          <w:p w14:paraId="0F6D17F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4=Widowed</w:t>
            </w:r>
          </w:p>
          <w:p w14:paraId="673CC44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5=Divorced</w:t>
            </w:r>
          </w:p>
          <w:p w14:paraId="2142D36D" w14:textId="738A80C2"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r w:rsidR="000B0A99" w:rsidRPr="00BE068B">
              <w:rPr>
                <w:rFonts w:ascii="Gill Sans MT" w:eastAsiaTheme="minorEastAsia" w:hAnsi="Gill Sans MT" w:cs="Times New Roman"/>
                <w:w w:val="105"/>
                <w:lang w:eastAsia="zh-CN"/>
              </w:rPr>
              <w:t>Separated</w:t>
            </w:r>
          </w:p>
          <w:p w14:paraId="21265838"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7=Cohabitating</w:t>
            </w:r>
          </w:p>
          <w:p w14:paraId="57132459" w14:textId="77777777" w:rsidR="00F3482A" w:rsidRPr="00BE068B" w:rsidRDefault="00F3482A" w:rsidP="00F3482A">
            <w:pPr>
              <w:spacing w:after="0" w:line="240" w:lineRule="auto"/>
              <w:contextualSpacing/>
              <w:rPr>
                <w:rFonts w:ascii="Gill Sans MT" w:hAnsi="Gill Sans MT"/>
              </w:rPr>
            </w:pPr>
            <w:r w:rsidRPr="00BE068B">
              <w:rPr>
                <w:rFonts w:ascii="Gill Sans MT" w:hAnsi="Gill Sans MT"/>
              </w:rPr>
              <w:t>97=Other, please specify</w:t>
            </w:r>
          </w:p>
          <w:p w14:paraId="1BB5CB33" w14:textId="14665987" w:rsidR="00F3482A" w:rsidRPr="00BE068B" w:rsidRDefault="00F3482A" w:rsidP="00F3482A">
            <w:pPr>
              <w:spacing w:after="0"/>
              <w:rPr>
                <w:rFonts w:ascii="Gill Sans MT" w:eastAsiaTheme="minorEastAsia" w:hAnsi="Gill Sans MT" w:cs="Times New Roman"/>
                <w:w w:val="105"/>
                <w:lang w:eastAsia="zh-CN"/>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28412BC3"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71EAD" w:rsidRPr="00BE068B" w14:paraId="5105503B"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7FDAED5E"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0CD13ECA"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B2b. What is the marital status of the household head? (</w:t>
            </w:r>
            <w:proofErr w:type="spellStart"/>
            <w:proofErr w:type="gramStart"/>
            <w:r w:rsidRPr="00BE068B">
              <w:rPr>
                <w:rFonts w:ascii="Gill Sans MT" w:hAnsi="Gill Sans MT"/>
                <w:b/>
                <w:w w:val="105"/>
              </w:rPr>
              <w:t>married</w:t>
            </w:r>
            <w:proofErr w:type="gramEnd"/>
            <w:r w:rsidRPr="00BE068B">
              <w:rPr>
                <w:rFonts w:ascii="Gill Sans MT" w:hAnsi="Gill Sans MT"/>
                <w:b/>
                <w:w w:val="105"/>
              </w:rPr>
              <w:t>_head</w:t>
            </w:r>
            <w:proofErr w:type="spellEnd"/>
            <w:r w:rsidRPr="00BE068B">
              <w:rPr>
                <w:rFonts w:ascii="Gill Sans MT" w:hAnsi="Gill Sans MT"/>
                <w:w w:val="105"/>
              </w:rPr>
              <w:t>)</w:t>
            </w:r>
          </w:p>
          <w:p w14:paraId="526286CD"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Skip if respondent=1</w:t>
            </w:r>
          </w:p>
        </w:tc>
        <w:tc>
          <w:tcPr>
            <w:tcW w:w="4320" w:type="dxa"/>
            <w:gridSpan w:val="5"/>
            <w:tcBorders>
              <w:top w:val="single" w:sz="4" w:space="0" w:color="000000"/>
              <w:bottom w:val="single" w:sz="4" w:space="0" w:color="000000"/>
              <w:right w:val="single" w:sz="18" w:space="0" w:color="000000"/>
            </w:tcBorders>
          </w:tcPr>
          <w:p w14:paraId="28DA41E3"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1=Monogamously married</w:t>
            </w:r>
          </w:p>
          <w:p w14:paraId="581E6C0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Polygamously</w:t>
            </w:r>
            <w:proofErr w:type="spellEnd"/>
            <w:r w:rsidRPr="00BE068B">
              <w:rPr>
                <w:rFonts w:ascii="Gill Sans MT" w:eastAsiaTheme="minorEastAsia" w:hAnsi="Gill Sans MT" w:cs="Times New Roman"/>
                <w:w w:val="105"/>
                <w:lang w:eastAsia="zh-CN"/>
              </w:rPr>
              <w:t xml:space="preserve"> married</w:t>
            </w:r>
          </w:p>
          <w:p w14:paraId="2222CB64" w14:textId="35D97C83"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r w:rsidR="000B0A99" w:rsidRPr="00BE068B">
              <w:rPr>
                <w:rFonts w:ascii="Gill Sans MT" w:eastAsiaTheme="minorEastAsia" w:hAnsi="Gill Sans MT" w:cs="Times New Roman"/>
                <w:w w:val="105"/>
                <w:lang w:eastAsia="zh-CN"/>
              </w:rPr>
              <w:t>Never</w:t>
            </w:r>
            <w:r w:rsidRPr="00BE068B">
              <w:rPr>
                <w:rFonts w:ascii="Gill Sans MT" w:eastAsiaTheme="minorEastAsia" w:hAnsi="Gill Sans MT" w:cs="Times New Roman"/>
                <w:w w:val="105"/>
                <w:lang w:eastAsia="zh-CN"/>
              </w:rPr>
              <w:t xml:space="preserve"> married</w:t>
            </w:r>
          </w:p>
          <w:p w14:paraId="2BE1916C"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4=Widowed</w:t>
            </w:r>
          </w:p>
          <w:p w14:paraId="0794AAC3"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5=Divorced</w:t>
            </w:r>
          </w:p>
          <w:p w14:paraId="6D67BC1A" w14:textId="4AB8FD4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r w:rsidR="000B0A99" w:rsidRPr="00BE068B">
              <w:rPr>
                <w:rFonts w:ascii="Gill Sans MT" w:eastAsiaTheme="minorEastAsia" w:hAnsi="Gill Sans MT" w:cs="Times New Roman"/>
                <w:w w:val="105"/>
                <w:lang w:eastAsia="zh-CN"/>
              </w:rPr>
              <w:t>Separated</w:t>
            </w:r>
          </w:p>
          <w:p w14:paraId="358558CD"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7=Cohabitating</w:t>
            </w:r>
          </w:p>
          <w:p w14:paraId="57AC7242" w14:textId="77777777" w:rsidR="00F3482A" w:rsidRPr="00BE068B" w:rsidRDefault="00F3482A" w:rsidP="00F3482A">
            <w:pPr>
              <w:spacing w:after="0" w:line="240" w:lineRule="auto"/>
              <w:contextualSpacing/>
              <w:rPr>
                <w:rFonts w:ascii="Gill Sans MT" w:hAnsi="Gill Sans MT"/>
              </w:rPr>
            </w:pPr>
            <w:r w:rsidRPr="00BE068B">
              <w:rPr>
                <w:rFonts w:ascii="Gill Sans MT" w:hAnsi="Gill Sans MT"/>
              </w:rPr>
              <w:t>97=Other, please specify</w:t>
            </w:r>
          </w:p>
          <w:p w14:paraId="3FA8134D" w14:textId="0DA83A40" w:rsidR="00F3482A" w:rsidRPr="00BE068B" w:rsidRDefault="00F3482A" w:rsidP="00F3482A">
            <w:pPr>
              <w:spacing w:after="0"/>
              <w:rPr>
                <w:rFonts w:ascii="Gill Sans MT" w:eastAsiaTheme="minorEastAsia" w:hAnsi="Gill Sans MT" w:cs="Times New Roman"/>
                <w:w w:val="105"/>
                <w:lang w:eastAsia="zh-CN"/>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2DF95381"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71EAD" w:rsidRPr="00BE068B" w14:paraId="11746125"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53E3D581"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6682892E" w14:textId="6E09B8E0"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B3</w:t>
            </w:r>
            <w:r w:rsidR="00B71EAD" w:rsidRPr="00BE068B">
              <w:rPr>
                <w:rFonts w:ascii="Gill Sans MT" w:hAnsi="Gill Sans MT"/>
                <w:w w:val="105"/>
              </w:rPr>
              <w:t>. What is your tribe? (</w:t>
            </w:r>
            <w:proofErr w:type="gramStart"/>
            <w:r w:rsidR="00B71EAD" w:rsidRPr="00BE068B">
              <w:rPr>
                <w:rFonts w:ascii="Gill Sans MT" w:hAnsi="Gill Sans MT"/>
                <w:b/>
                <w:w w:val="105"/>
              </w:rPr>
              <w:t>tribe</w:t>
            </w:r>
            <w:proofErr w:type="gramEnd"/>
            <w:r w:rsidR="00B71EAD" w:rsidRPr="00BE068B">
              <w:rPr>
                <w:rFonts w:ascii="Gill Sans MT" w:hAnsi="Gill Sans MT"/>
                <w:w w:val="105"/>
              </w:rPr>
              <w:t>)</w:t>
            </w:r>
          </w:p>
        </w:tc>
        <w:tc>
          <w:tcPr>
            <w:tcW w:w="2160" w:type="dxa"/>
            <w:tcBorders>
              <w:top w:val="single" w:sz="4" w:space="0" w:color="000000"/>
              <w:bottom w:val="single" w:sz="4" w:space="0" w:color="000000"/>
            </w:tcBorders>
          </w:tcPr>
          <w:p w14:paraId="38D5A951"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w:t>
            </w:r>
            <w:proofErr w:type="spellStart"/>
            <w:r w:rsidRPr="00BE068B">
              <w:rPr>
                <w:rFonts w:ascii="Gill Sans MT" w:eastAsiaTheme="minorEastAsia" w:hAnsi="Gill Sans MT" w:cs="Times New Roman"/>
                <w:w w:val="105"/>
                <w:lang w:eastAsia="zh-CN"/>
              </w:rPr>
              <w:t>Chewa</w:t>
            </w:r>
            <w:proofErr w:type="spellEnd"/>
          </w:p>
          <w:p w14:paraId="77CD48B6"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N'goni</w:t>
            </w:r>
            <w:proofErr w:type="spellEnd"/>
          </w:p>
          <w:p w14:paraId="196B687A"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proofErr w:type="spellStart"/>
            <w:r w:rsidRPr="00BE068B">
              <w:rPr>
                <w:rFonts w:ascii="Gill Sans MT" w:eastAsiaTheme="minorEastAsia" w:hAnsi="Gill Sans MT" w:cs="Times New Roman"/>
                <w:w w:val="105"/>
                <w:lang w:eastAsia="zh-CN"/>
              </w:rPr>
              <w:t>Nsenga</w:t>
            </w:r>
            <w:proofErr w:type="spellEnd"/>
          </w:p>
          <w:p w14:paraId="4893DBA0"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4=Tonga</w:t>
            </w:r>
          </w:p>
          <w:p w14:paraId="6B5D51A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w:t>
            </w:r>
            <w:proofErr w:type="spellStart"/>
            <w:r w:rsidRPr="00BE068B">
              <w:rPr>
                <w:rFonts w:ascii="Gill Sans MT" w:eastAsiaTheme="minorEastAsia" w:hAnsi="Gill Sans MT" w:cs="Times New Roman"/>
                <w:w w:val="105"/>
                <w:lang w:eastAsia="zh-CN"/>
              </w:rPr>
              <w:t>Tumbuka</w:t>
            </w:r>
            <w:proofErr w:type="spellEnd"/>
          </w:p>
          <w:p w14:paraId="76126D46"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proofErr w:type="spellStart"/>
            <w:r w:rsidRPr="00BE068B">
              <w:rPr>
                <w:rFonts w:ascii="Gill Sans MT" w:eastAsiaTheme="minorEastAsia" w:hAnsi="Gill Sans MT" w:cs="Times New Roman"/>
                <w:w w:val="105"/>
                <w:lang w:eastAsia="zh-CN"/>
              </w:rPr>
              <w:t>Senga</w:t>
            </w:r>
            <w:proofErr w:type="spellEnd"/>
          </w:p>
          <w:p w14:paraId="3BF70F2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w:t>
            </w:r>
            <w:proofErr w:type="spellStart"/>
            <w:r w:rsidRPr="00BE068B">
              <w:rPr>
                <w:rFonts w:ascii="Gill Sans MT" w:eastAsiaTheme="minorEastAsia" w:hAnsi="Gill Sans MT" w:cs="Times New Roman"/>
                <w:w w:val="105"/>
                <w:lang w:eastAsia="zh-CN"/>
              </w:rPr>
              <w:t>Kunda</w:t>
            </w:r>
            <w:proofErr w:type="spellEnd"/>
          </w:p>
          <w:p w14:paraId="100CA389"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8=</w:t>
            </w:r>
            <w:proofErr w:type="spellStart"/>
            <w:r w:rsidRPr="00BE068B">
              <w:rPr>
                <w:rFonts w:ascii="Gill Sans MT" w:eastAsiaTheme="minorEastAsia" w:hAnsi="Gill Sans MT"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4FEA6EDF"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w:t>
            </w:r>
            <w:proofErr w:type="spellStart"/>
            <w:r w:rsidRPr="00BE068B">
              <w:rPr>
                <w:rFonts w:ascii="Gill Sans MT" w:eastAsiaTheme="minorEastAsia" w:hAnsi="Gill Sans MT" w:cs="Times New Roman"/>
                <w:w w:val="105"/>
                <w:lang w:eastAsia="zh-CN"/>
              </w:rPr>
              <w:t>Lunda</w:t>
            </w:r>
            <w:proofErr w:type="spellEnd"/>
          </w:p>
          <w:p w14:paraId="6FAC5260"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10=</w:t>
            </w:r>
            <w:proofErr w:type="spellStart"/>
            <w:r w:rsidRPr="00BE068B">
              <w:rPr>
                <w:rFonts w:ascii="Gill Sans MT" w:eastAsiaTheme="minorEastAsia" w:hAnsi="Gill Sans MT" w:cs="Times New Roman"/>
                <w:w w:val="105"/>
                <w:lang w:eastAsia="zh-CN"/>
              </w:rPr>
              <w:t>Luvale</w:t>
            </w:r>
            <w:proofErr w:type="spellEnd"/>
          </w:p>
          <w:p w14:paraId="40E1264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11=Kaonde</w:t>
            </w:r>
          </w:p>
          <w:p w14:paraId="188595B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12=</w:t>
            </w:r>
            <w:proofErr w:type="spellStart"/>
            <w:r w:rsidRPr="00BE068B">
              <w:rPr>
                <w:rFonts w:ascii="Gill Sans MT" w:eastAsiaTheme="minorEastAsia" w:hAnsi="Gill Sans MT" w:cs="Times New Roman"/>
                <w:w w:val="105"/>
                <w:lang w:eastAsia="zh-CN"/>
              </w:rPr>
              <w:t>Lozi</w:t>
            </w:r>
            <w:proofErr w:type="spellEnd"/>
          </w:p>
          <w:p w14:paraId="57CD118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13=Bemba </w:t>
            </w:r>
          </w:p>
          <w:p w14:paraId="71263A89"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14=Zambian only </w:t>
            </w:r>
          </w:p>
          <w:p w14:paraId="62A0997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462B9809"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71EAD" w:rsidRPr="00BE068B" w14:paraId="50B2EB5F"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38BF940B" w14:textId="77777777" w:rsidR="00B71EAD" w:rsidRPr="00BE068B" w:rsidRDefault="00B71EAD"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289F4E67" w14:textId="211DCFDA" w:rsidR="00B71EAD" w:rsidRPr="00BE068B" w:rsidRDefault="001C3ACA" w:rsidP="001512DD">
            <w:pPr>
              <w:tabs>
                <w:tab w:val="left" w:pos="2880"/>
              </w:tabs>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B3</w:t>
            </w:r>
            <w:r w:rsidR="00B71EAD" w:rsidRPr="00BE068B">
              <w:rPr>
                <w:rFonts w:ascii="Gill Sans MT" w:hAnsi="Gill Sans MT"/>
                <w:w w:val="105"/>
              </w:rPr>
              <w:t>b. If other, please specify</w:t>
            </w:r>
            <w:r w:rsidR="00B71EAD" w:rsidRPr="00BE068B">
              <w:rPr>
                <w:rFonts w:ascii="Gill Sans MT" w:hAnsi="Gill Sans MT"/>
                <w:w w:val="105"/>
              </w:rPr>
              <w:tab/>
            </w:r>
          </w:p>
          <w:p w14:paraId="028F882F" w14:textId="77777777" w:rsidR="00B71EAD" w:rsidRPr="00BE068B" w:rsidRDefault="00B71EAD" w:rsidP="001512DD">
            <w:pPr>
              <w:tabs>
                <w:tab w:val="left" w:pos="2880"/>
              </w:tabs>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B7=15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5768207B" w14:textId="77777777" w:rsidR="00B71EAD" w:rsidRPr="00BE068B" w:rsidRDefault="00B71EAD"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B71EAD" w:rsidRPr="00BE068B" w14:paraId="5F41D09C"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7AFC8070"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43D83C3A" w14:textId="2BCD0E44"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B71EAD" w:rsidRPr="00BE068B">
              <w:rPr>
                <w:rFonts w:ascii="Gill Sans MT" w:hAnsi="Gill Sans MT"/>
                <w:w w:val="105"/>
              </w:rPr>
              <w:t xml:space="preserve">. What is the tribe of your spouse? </w:t>
            </w:r>
          </w:p>
          <w:p w14:paraId="598B5A81"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 xml:space="preserve"> (</w:t>
            </w:r>
            <w:proofErr w:type="spellStart"/>
            <w:proofErr w:type="gramStart"/>
            <w:r w:rsidRPr="00BE068B">
              <w:rPr>
                <w:rFonts w:ascii="Gill Sans MT" w:hAnsi="Gill Sans MT"/>
                <w:b/>
                <w:w w:val="105"/>
              </w:rPr>
              <w:t>tribe</w:t>
            </w:r>
            <w:proofErr w:type="gramEnd"/>
            <w:r w:rsidRPr="00BE068B">
              <w:rPr>
                <w:rFonts w:ascii="Gill Sans MT" w:hAnsi="Gill Sans MT"/>
                <w:b/>
                <w:w w:val="105"/>
              </w:rPr>
              <w:t>_spouse</w:t>
            </w:r>
            <w:proofErr w:type="spellEnd"/>
            <w:r w:rsidRPr="00BE068B">
              <w:rPr>
                <w:rFonts w:ascii="Gill Sans MT" w:hAnsi="Gill Sans MT"/>
                <w:w w:val="105"/>
              </w:rPr>
              <w:t>)</w:t>
            </w:r>
          </w:p>
          <w:p w14:paraId="521BF41C"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 xml:space="preserve">Skip if B2 </w:t>
            </w:r>
            <w:r w:rsidRPr="00BE068B">
              <w:rPr>
                <w:rFonts w:ascii="Gill Sans MT" w:hAnsi="Gill Sans MT"/>
                <w:w w:val="105"/>
              </w:rPr>
              <w:t>≠</w:t>
            </w:r>
            <w:r w:rsidRPr="00BE068B">
              <w:rPr>
                <w:rFonts w:ascii="Gill Sans MT" w:hAnsi="Gill Sans MT"/>
                <w:i/>
                <w:w w:val="105"/>
              </w:rPr>
              <w:t>1 and A11=2</w:t>
            </w:r>
          </w:p>
        </w:tc>
        <w:tc>
          <w:tcPr>
            <w:tcW w:w="2160" w:type="dxa"/>
            <w:tcBorders>
              <w:top w:val="single" w:sz="4" w:space="0" w:color="000000"/>
              <w:bottom w:val="single" w:sz="4" w:space="0" w:color="000000"/>
            </w:tcBorders>
          </w:tcPr>
          <w:p w14:paraId="1570A99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w:t>
            </w:r>
            <w:proofErr w:type="spellStart"/>
            <w:r w:rsidRPr="00BE068B">
              <w:rPr>
                <w:rFonts w:ascii="Gill Sans MT" w:eastAsiaTheme="minorEastAsia" w:hAnsi="Gill Sans MT" w:cs="Times New Roman"/>
                <w:w w:val="105"/>
                <w:lang w:eastAsia="zh-CN"/>
              </w:rPr>
              <w:t>Chewa</w:t>
            </w:r>
            <w:proofErr w:type="spellEnd"/>
          </w:p>
          <w:p w14:paraId="1E25FFE3"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N'goni</w:t>
            </w:r>
            <w:proofErr w:type="spellEnd"/>
          </w:p>
          <w:p w14:paraId="32D663A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proofErr w:type="spellStart"/>
            <w:r w:rsidRPr="00BE068B">
              <w:rPr>
                <w:rFonts w:ascii="Gill Sans MT" w:eastAsiaTheme="minorEastAsia" w:hAnsi="Gill Sans MT" w:cs="Times New Roman"/>
                <w:w w:val="105"/>
                <w:lang w:eastAsia="zh-CN"/>
              </w:rPr>
              <w:t>Nsenga</w:t>
            </w:r>
            <w:proofErr w:type="spellEnd"/>
          </w:p>
          <w:p w14:paraId="65B91238"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4=Tonga</w:t>
            </w:r>
          </w:p>
          <w:p w14:paraId="07FCDC6B"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w:t>
            </w:r>
            <w:proofErr w:type="spellStart"/>
            <w:r w:rsidRPr="00BE068B">
              <w:rPr>
                <w:rFonts w:ascii="Gill Sans MT" w:eastAsiaTheme="minorEastAsia" w:hAnsi="Gill Sans MT" w:cs="Times New Roman"/>
                <w:w w:val="105"/>
                <w:lang w:eastAsia="zh-CN"/>
              </w:rPr>
              <w:t>Tumbuka</w:t>
            </w:r>
            <w:proofErr w:type="spellEnd"/>
          </w:p>
          <w:p w14:paraId="0AA0A1D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proofErr w:type="spellStart"/>
            <w:r w:rsidRPr="00BE068B">
              <w:rPr>
                <w:rFonts w:ascii="Gill Sans MT" w:eastAsiaTheme="minorEastAsia" w:hAnsi="Gill Sans MT" w:cs="Times New Roman"/>
                <w:w w:val="105"/>
                <w:lang w:eastAsia="zh-CN"/>
              </w:rPr>
              <w:t>Senga</w:t>
            </w:r>
            <w:proofErr w:type="spellEnd"/>
          </w:p>
          <w:p w14:paraId="4F6D1B41"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w:t>
            </w:r>
            <w:proofErr w:type="spellStart"/>
            <w:r w:rsidRPr="00BE068B">
              <w:rPr>
                <w:rFonts w:ascii="Gill Sans MT" w:eastAsiaTheme="minorEastAsia" w:hAnsi="Gill Sans MT" w:cs="Times New Roman"/>
                <w:w w:val="105"/>
                <w:lang w:eastAsia="zh-CN"/>
              </w:rPr>
              <w:t>Kunda</w:t>
            </w:r>
            <w:proofErr w:type="spellEnd"/>
          </w:p>
          <w:p w14:paraId="27BB734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8=</w:t>
            </w:r>
            <w:proofErr w:type="spellStart"/>
            <w:r w:rsidRPr="00BE068B">
              <w:rPr>
                <w:rFonts w:ascii="Gill Sans MT" w:eastAsiaTheme="minorEastAsia" w:hAnsi="Gill Sans MT"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5D41CBB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w:t>
            </w:r>
            <w:proofErr w:type="spellStart"/>
            <w:r w:rsidRPr="00BE068B">
              <w:rPr>
                <w:rFonts w:ascii="Gill Sans MT" w:eastAsiaTheme="minorEastAsia" w:hAnsi="Gill Sans MT" w:cs="Times New Roman"/>
                <w:w w:val="105"/>
                <w:lang w:eastAsia="zh-CN"/>
              </w:rPr>
              <w:t>Lunda</w:t>
            </w:r>
            <w:proofErr w:type="spellEnd"/>
          </w:p>
          <w:p w14:paraId="40305D41"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10=</w:t>
            </w:r>
            <w:proofErr w:type="spellStart"/>
            <w:r w:rsidRPr="00BE068B">
              <w:rPr>
                <w:rFonts w:ascii="Gill Sans MT" w:eastAsiaTheme="minorEastAsia" w:hAnsi="Gill Sans MT" w:cs="Times New Roman"/>
                <w:w w:val="105"/>
                <w:lang w:eastAsia="zh-CN"/>
              </w:rPr>
              <w:t>Luvale</w:t>
            </w:r>
            <w:proofErr w:type="spellEnd"/>
          </w:p>
          <w:p w14:paraId="1A766E8B"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11=Kaonde</w:t>
            </w:r>
          </w:p>
          <w:p w14:paraId="4C7B7B80"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12=</w:t>
            </w:r>
            <w:proofErr w:type="spellStart"/>
            <w:r w:rsidRPr="00BE068B">
              <w:rPr>
                <w:rFonts w:ascii="Gill Sans MT" w:eastAsiaTheme="minorEastAsia" w:hAnsi="Gill Sans MT" w:cs="Times New Roman"/>
                <w:w w:val="105"/>
                <w:lang w:eastAsia="zh-CN"/>
              </w:rPr>
              <w:t>Lozi</w:t>
            </w:r>
            <w:proofErr w:type="spellEnd"/>
          </w:p>
          <w:p w14:paraId="383DAF66"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13=Bemba </w:t>
            </w:r>
          </w:p>
          <w:p w14:paraId="317EA3FD"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14=Zambian only </w:t>
            </w:r>
          </w:p>
          <w:p w14:paraId="6265E2C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79B992CE"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71EAD" w:rsidRPr="00BE068B" w14:paraId="37BA8F14"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7AECE089" w14:textId="77777777" w:rsidR="00B71EAD" w:rsidRPr="00BE068B" w:rsidRDefault="00B71EAD"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6C6EEF3D" w14:textId="1DF538B7"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B71EAD" w:rsidRPr="00BE068B">
              <w:rPr>
                <w:rFonts w:ascii="Gill Sans MT" w:hAnsi="Gill Sans MT"/>
                <w:w w:val="105"/>
              </w:rPr>
              <w:t>b. If other, please specify</w:t>
            </w:r>
          </w:p>
          <w:p w14:paraId="76DCE095" w14:textId="77777777" w:rsidR="00B71EAD" w:rsidRPr="00BE068B" w:rsidRDefault="00B71EAD" w:rsidP="001512DD">
            <w:pPr>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B8=15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12A0A3DA" w14:textId="77777777" w:rsidR="00B71EAD" w:rsidRPr="00BE068B" w:rsidRDefault="00B71EAD"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B71EAD" w:rsidRPr="00BE068B" w14:paraId="4D69CC9B"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0B0FC48A"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76F3A68A" w14:textId="33C3941D"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B71EAD" w:rsidRPr="00BE068B">
              <w:rPr>
                <w:rFonts w:ascii="Gill Sans MT" w:hAnsi="Gill Sans MT"/>
                <w:w w:val="105"/>
              </w:rPr>
              <w:t xml:space="preserve">c. What is the tribe of your senior spouse? </w:t>
            </w:r>
          </w:p>
          <w:p w14:paraId="7C48F61D"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 xml:space="preserve"> (</w:t>
            </w:r>
            <w:proofErr w:type="spellStart"/>
            <w:proofErr w:type="gramStart"/>
            <w:r w:rsidRPr="00BE068B">
              <w:rPr>
                <w:rFonts w:ascii="Gill Sans MT" w:hAnsi="Gill Sans MT"/>
                <w:b/>
                <w:w w:val="105"/>
              </w:rPr>
              <w:t>tribe</w:t>
            </w:r>
            <w:proofErr w:type="gramEnd"/>
            <w:r w:rsidRPr="00BE068B">
              <w:rPr>
                <w:rFonts w:ascii="Gill Sans MT" w:hAnsi="Gill Sans MT"/>
                <w:b/>
                <w:w w:val="105"/>
              </w:rPr>
              <w:t>_pspouse</w:t>
            </w:r>
            <w:proofErr w:type="spellEnd"/>
            <w:r w:rsidRPr="00BE068B">
              <w:rPr>
                <w:rFonts w:ascii="Gill Sans MT" w:hAnsi="Gill Sans MT"/>
                <w:w w:val="105"/>
              </w:rPr>
              <w:t>)</w:t>
            </w:r>
          </w:p>
          <w:p w14:paraId="1616ABA7"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Only ask if B2=2</w:t>
            </w:r>
          </w:p>
        </w:tc>
        <w:tc>
          <w:tcPr>
            <w:tcW w:w="2160" w:type="dxa"/>
            <w:tcBorders>
              <w:top w:val="single" w:sz="4" w:space="0" w:color="000000"/>
              <w:bottom w:val="single" w:sz="4" w:space="0" w:color="000000"/>
            </w:tcBorders>
          </w:tcPr>
          <w:p w14:paraId="7EC3D58B"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w:t>
            </w:r>
            <w:proofErr w:type="spellStart"/>
            <w:r w:rsidRPr="00BE068B">
              <w:rPr>
                <w:rFonts w:ascii="Gill Sans MT" w:eastAsiaTheme="minorEastAsia" w:hAnsi="Gill Sans MT" w:cs="Times New Roman"/>
                <w:w w:val="105"/>
                <w:lang w:eastAsia="zh-CN"/>
              </w:rPr>
              <w:t>Chewa</w:t>
            </w:r>
            <w:proofErr w:type="spellEnd"/>
          </w:p>
          <w:p w14:paraId="39E4385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N'goni</w:t>
            </w:r>
            <w:proofErr w:type="spellEnd"/>
          </w:p>
          <w:p w14:paraId="0351815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proofErr w:type="spellStart"/>
            <w:r w:rsidRPr="00BE068B">
              <w:rPr>
                <w:rFonts w:ascii="Gill Sans MT" w:eastAsiaTheme="minorEastAsia" w:hAnsi="Gill Sans MT" w:cs="Times New Roman"/>
                <w:w w:val="105"/>
                <w:lang w:eastAsia="zh-CN"/>
              </w:rPr>
              <w:t>Nsenga</w:t>
            </w:r>
            <w:proofErr w:type="spellEnd"/>
          </w:p>
          <w:p w14:paraId="68DB175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4=Tonga</w:t>
            </w:r>
          </w:p>
          <w:p w14:paraId="381AEAFA"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w:t>
            </w:r>
            <w:proofErr w:type="spellStart"/>
            <w:r w:rsidRPr="00BE068B">
              <w:rPr>
                <w:rFonts w:ascii="Gill Sans MT" w:eastAsiaTheme="minorEastAsia" w:hAnsi="Gill Sans MT" w:cs="Times New Roman"/>
                <w:w w:val="105"/>
                <w:lang w:eastAsia="zh-CN"/>
              </w:rPr>
              <w:t>Tumbuka</w:t>
            </w:r>
            <w:proofErr w:type="spellEnd"/>
          </w:p>
          <w:p w14:paraId="7BB55428"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proofErr w:type="spellStart"/>
            <w:r w:rsidRPr="00BE068B">
              <w:rPr>
                <w:rFonts w:ascii="Gill Sans MT" w:eastAsiaTheme="minorEastAsia" w:hAnsi="Gill Sans MT" w:cs="Times New Roman"/>
                <w:w w:val="105"/>
                <w:lang w:eastAsia="zh-CN"/>
              </w:rPr>
              <w:t>Senga</w:t>
            </w:r>
            <w:proofErr w:type="spellEnd"/>
          </w:p>
          <w:p w14:paraId="766A6C7A"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w:t>
            </w:r>
            <w:proofErr w:type="spellStart"/>
            <w:r w:rsidRPr="00BE068B">
              <w:rPr>
                <w:rFonts w:ascii="Gill Sans MT" w:eastAsiaTheme="minorEastAsia" w:hAnsi="Gill Sans MT" w:cs="Times New Roman"/>
                <w:w w:val="105"/>
                <w:lang w:eastAsia="zh-CN"/>
              </w:rPr>
              <w:t>Kunda</w:t>
            </w:r>
            <w:proofErr w:type="spellEnd"/>
          </w:p>
          <w:p w14:paraId="6BD07E8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8=</w:t>
            </w:r>
            <w:proofErr w:type="spellStart"/>
            <w:r w:rsidRPr="00BE068B">
              <w:rPr>
                <w:rFonts w:ascii="Gill Sans MT" w:eastAsiaTheme="minorEastAsia" w:hAnsi="Gill Sans MT"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3892E4C6"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w:t>
            </w:r>
            <w:proofErr w:type="spellStart"/>
            <w:r w:rsidRPr="00BE068B">
              <w:rPr>
                <w:rFonts w:ascii="Gill Sans MT" w:eastAsiaTheme="minorEastAsia" w:hAnsi="Gill Sans MT" w:cs="Times New Roman"/>
                <w:w w:val="105"/>
                <w:lang w:eastAsia="zh-CN"/>
              </w:rPr>
              <w:t>Lunda</w:t>
            </w:r>
            <w:proofErr w:type="spellEnd"/>
          </w:p>
          <w:p w14:paraId="765F50C6"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10=</w:t>
            </w:r>
            <w:proofErr w:type="spellStart"/>
            <w:r w:rsidRPr="00BE068B">
              <w:rPr>
                <w:rFonts w:ascii="Gill Sans MT" w:eastAsiaTheme="minorEastAsia" w:hAnsi="Gill Sans MT" w:cs="Times New Roman"/>
                <w:w w:val="105"/>
                <w:lang w:eastAsia="zh-CN"/>
              </w:rPr>
              <w:t>Luvale</w:t>
            </w:r>
            <w:proofErr w:type="spellEnd"/>
          </w:p>
          <w:p w14:paraId="41AABBC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11=Kaonde</w:t>
            </w:r>
          </w:p>
          <w:p w14:paraId="4DF1D6D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12=</w:t>
            </w:r>
            <w:proofErr w:type="spellStart"/>
            <w:r w:rsidRPr="00BE068B">
              <w:rPr>
                <w:rFonts w:ascii="Gill Sans MT" w:eastAsiaTheme="minorEastAsia" w:hAnsi="Gill Sans MT" w:cs="Times New Roman"/>
                <w:w w:val="105"/>
                <w:lang w:eastAsia="zh-CN"/>
              </w:rPr>
              <w:t>Lozi</w:t>
            </w:r>
            <w:proofErr w:type="spellEnd"/>
          </w:p>
          <w:p w14:paraId="51CB0BDB"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13=Bemba </w:t>
            </w:r>
          </w:p>
          <w:p w14:paraId="7592BB0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14=Zambian only </w:t>
            </w:r>
          </w:p>
          <w:p w14:paraId="191E000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2EF378B0"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71EAD" w:rsidRPr="00BE068B" w14:paraId="5716258F"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6EDB39E3" w14:textId="77777777" w:rsidR="00B71EAD" w:rsidRPr="00BE068B" w:rsidRDefault="00B71EAD"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6B48A2A9" w14:textId="59986703"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B71EAD" w:rsidRPr="00BE068B">
              <w:rPr>
                <w:rFonts w:ascii="Gill Sans MT" w:hAnsi="Gill Sans MT"/>
                <w:w w:val="105"/>
              </w:rPr>
              <w:t>d. If other, please specify</w:t>
            </w:r>
          </w:p>
          <w:p w14:paraId="5C952E7F" w14:textId="77777777" w:rsidR="00B71EAD" w:rsidRPr="00BE068B" w:rsidRDefault="00B71EAD" w:rsidP="001512DD">
            <w:pPr>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B8c=15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622596C6" w14:textId="77777777" w:rsidR="00B71EAD" w:rsidRPr="00BE068B" w:rsidRDefault="00B71EAD"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B71EAD" w:rsidRPr="00BE068B" w14:paraId="066CB4CB"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07ABD3EB"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65ED803D" w14:textId="71F275FA"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B71EAD" w:rsidRPr="00BE068B">
              <w:rPr>
                <w:rFonts w:ascii="Gill Sans MT" w:hAnsi="Gill Sans MT"/>
                <w:w w:val="105"/>
              </w:rPr>
              <w:t>e. What is the tribe of the household head? (</w:t>
            </w:r>
            <w:proofErr w:type="spellStart"/>
            <w:proofErr w:type="gramStart"/>
            <w:r w:rsidR="00B71EAD" w:rsidRPr="00BE068B">
              <w:rPr>
                <w:rFonts w:ascii="Gill Sans MT" w:hAnsi="Gill Sans MT"/>
                <w:b/>
                <w:w w:val="105"/>
              </w:rPr>
              <w:t>tribe</w:t>
            </w:r>
            <w:proofErr w:type="gramEnd"/>
            <w:r w:rsidR="00B71EAD" w:rsidRPr="00BE068B">
              <w:rPr>
                <w:rFonts w:ascii="Gill Sans MT" w:hAnsi="Gill Sans MT"/>
                <w:b/>
                <w:w w:val="105"/>
              </w:rPr>
              <w:t>_head</w:t>
            </w:r>
            <w:proofErr w:type="spellEnd"/>
            <w:r w:rsidR="00B71EAD" w:rsidRPr="00BE068B">
              <w:rPr>
                <w:rFonts w:ascii="Gill Sans MT" w:hAnsi="Gill Sans MT"/>
                <w:w w:val="105"/>
              </w:rPr>
              <w:t>)</w:t>
            </w:r>
          </w:p>
          <w:p w14:paraId="635D81E5"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 xml:space="preserve">Only ask if A11 </w:t>
            </w:r>
            <w:r w:rsidRPr="00BE068B">
              <w:rPr>
                <w:rFonts w:ascii="Gill Sans MT" w:hAnsi="Gill Sans MT"/>
                <w:w w:val="105"/>
              </w:rPr>
              <w:t>≠</w:t>
            </w:r>
            <w:r w:rsidRPr="00BE068B">
              <w:rPr>
                <w:rFonts w:ascii="Gill Sans MT" w:hAnsi="Gill Sans MT"/>
                <w:i/>
                <w:w w:val="105"/>
              </w:rPr>
              <w:t>1</w:t>
            </w:r>
          </w:p>
        </w:tc>
        <w:tc>
          <w:tcPr>
            <w:tcW w:w="2160" w:type="dxa"/>
            <w:tcBorders>
              <w:top w:val="single" w:sz="4" w:space="0" w:color="000000"/>
              <w:bottom w:val="single" w:sz="4" w:space="0" w:color="000000"/>
            </w:tcBorders>
          </w:tcPr>
          <w:p w14:paraId="154D10F3"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w:t>
            </w:r>
            <w:proofErr w:type="spellStart"/>
            <w:r w:rsidRPr="00BE068B">
              <w:rPr>
                <w:rFonts w:ascii="Gill Sans MT" w:eastAsiaTheme="minorEastAsia" w:hAnsi="Gill Sans MT" w:cs="Times New Roman"/>
                <w:w w:val="105"/>
                <w:lang w:eastAsia="zh-CN"/>
              </w:rPr>
              <w:t>Chewa</w:t>
            </w:r>
            <w:proofErr w:type="spellEnd"/>
          </w:p>
          <w:p w14:paraId="488FFD30"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N'goni</w:t>
            </w:r>
            <w:proofErr w:type="spellEnd"/>
          </w:p>
          <w:p w14:paraId="56F0FC2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proofErr w:type="spellStart"/>
            <w:r w:rsidRPr="00BE068B">
              <w:rPr>
                <w:rFonts w:ascii="Gill Sans MT" w:eastAsiaTheme="minorEastAsia" w:hAnsi="Gill Sans MT" w:cs="Times New Roman"/>
                <w:w w:val="105"/>
                <w:lang w:eastAsia="zh-CN"/>
              </w:rPr>
              <w:t>Nsenga</w:t>
            </w:r>
            <w:proofErr w:type="spellEnd"/>
          </w:p>
          <w:p w14:paraId="7605EBE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4=Tonga</w:t>
            </w:r>
          </w:p>
          <w:p w14:paraId="5C373223"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w:t>
            </w:r>
            <w:proofErr w:type="spellStart"/>
            <w:r w:rsidRPr="00BE068B">
              <w:rPr>
                <w:rFonts w:ascii="Gill Sans MT" w:eastAsiaTheme="minorEastAsia" w:hAnsi="Gill Sans MT" w:cs="Times New Roman"/>
                <w:w w:val="105"/>
                <w:lang w:eastAsia="zh-CN"/>
              </w:rPr>
              <w:t>Tumbuka</w:t>
            </w:r>
            <w:proofErr w:type="spellEnd"/>
          </w:p>
          <w:p w14:paraId="4C8B5E6D"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proofErr w:type="spellStart"/>
            <w:r w:rsidRPr="00BE068B">
              <w:rPr>
                <w:rFonts w:ascii="Gill Sans MT" w:eastAsiaTheme="minorEastAsia" w:hAnsi="Gill Sans MT" w:cs="Times New Roman"/>
                <w:w w:val="105"/>
                <w:lang w:eastAsia="zh-CN"/>
              </w:rPr>
              <w:t>Senga</w:t>
            </w:r>
            <w:proofErr w:type="spellEnd"/>
          </w:p>
          <w:p w14:paraId="19B2632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w:t>
            </w:r>
            <w:proofErr w:type="spellStart"/>
            <w:r w:rsidRPr="00BE068B">
              <w:rPr>
                <w:rFonts w:ascii="Gill Sans MT" w:eastAsiaTheme="minorEastAsia" w:hAnsi="Gill Sans MT" w:cs="Times New Roman"/>
                <w:w w:val="105"/>
                <w:lang w:eastAsia="zh-CN"/>
              </w:rPr>
              <w:t>Kunda</w:t>
            </w:r>
            <w:proofErr w:type="spellEnd"/>
          </w:p>
          <w:p w14:paraId="6B9283B1"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8=</w:t>
            </w:r>
            <w:proofErr w:type="spellStart"/>
            <w:r w:rsidRPr="00BE068B">
              <w:rPr>
                <w:rFonts w:ascii="Gill Sans MT" w:eastAsiaTheme="minorEastAsia" w:hAnsi="Gill Sans MT"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6ED303CD"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w:t>
            </w:r>
            <w:proofErr w:type="spellStart"/>
            <w:r w:rsidRPr="00BE068B">
              <w:rPr>
                <w:rFonts w:ascii="Gill Sans MT" w:eastAsiaTheme="minorEastAsia" w:hAnsi="Gill Sans MT" w:cs="Times New Roman"/>
                <w:w w:val="105"/>
                <w:lang w:eastAsia="zh-CN"/>
              </w:rPr>
              <w:t>Lunda</w:t>
            </w:r>
            <w:proofErr w:type="spellEnd"/>
          </w:p>
          <w:p w14:paraId="3045BBE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10=</w:t>
            </w:r>
            <w:proofErr w:type="spellStart"/>
            <w:r w:rsidRPr="00BE068B">
              <w:rPr>
                <w:rFonts w:ascii="Gill Sans MT" w:eastAsiaTheme="minorEastAsia" w:hAnsi="Gill Sans MT" w:cs="Times New Roman"/>
                <w:w w:val="105"/>
                <w:lang w:eastAsia="zh-CN"/>
              </w:rPr>
              <w:t>Luvale</w:t>
            </w:r>
            <w:proofErr w:type="spellEnd"/>
          </w:p>
          <w:p w14:paraId="7E4613BC"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11=Kaonde</w:t>
            </w:r>
          </w:p>
          <w:p w14:paraId="61700171"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12=</w:t>
            </w:r>
            <w:proofErr w:type="spellStart"/>
            <w:r w:rsidRPr="00BE068B">
              <w:rPr>
                <w:rFonts w:ascii="Gill Sans MT" w:eastAsiaTheme="minorEastAsia" w:hAnsi="Gill Sans MT" w:cs="Times New Roman"/>
                <w:w w:val="105"/>
                <w:lang w:eastAsia="zh-CN"/>
              </w:rPr>
              <w:t>Lozi</w:t>
            </w:r>
            <w:proofErr w:type="spellEnd"/>
          </w:p>
          <w:p w14:paraId="20F4267E"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13=Bemba </w:t>
            </w:r>
          </w:p>
          <w:p w14:paraId="51756C7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14=Zambian only </w:t>
            </w:r>
          </w:p>
          <w:p w14:paraId="20CEF00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3DDA9AAD"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396812" w:rsidRPr="00BE068B" w14:paraId="55B90966"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13609056" w14:textId="77777777" w:rsidR="00396812" w:rsidRPr="00BE068B" w:rsidRDefault="00396812"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7A8DFCBE" w14:textId="49A03D68" w:rsidR="00396812" w:rsidRPr="00BE068B" w:rsidRDefault="001C3ACA" w:rsidP="001512DD">
            <w:pPr>
              <w:tabs>
                <w:tab w:val="left" w:pos="2912"/>
              </w:tabs>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396812" w:rsidRPr="00BE068B">
              <w:rPr>
                <w:rFonts w:ascii="Gill Sans MT" w:hAnsi="Gill Sans MT"/>
                <w:w w:val="105"/>
              </w:rPr>
              <w:t>f. If other, please specify</w:t>
            </w:r>
            <w:r w:rsidR="00396812" w:rsidRPr="00BE068B">
              <w:rPr>
                <w:rFonts w:ascii="Gill Sans MT" w:hAnsi="Gill Sans MT"/>
                <w:w w:val="105"/>
              </w:rPr>
              <w:tab/>
            </w:r>
          </w:p>
          <w:p w14:paraId="34260C7F" w14:textId="77777777" w:rsidR="00396812" w:rsidRPr="00BE068B" w:rsidRDefault="00396812" w:rsidP="001512DD">
            <w:pPr>
              <w:tabs>
                <w:tab w:val="left" w:pos="2912"/>
              </w:tabs>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B8e=15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32BA2733" w14:textId="77777777" w:rsidR="00396812" w:rsidRPr="00BE068B" w:rsidRDefault="00396812"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p w14:paraId="2A7E98CF" w14:textId="77777777" w:rsidR="00396812" w:rsidRPr="00BE068B" w:rsidRDefault="00396812" w:rsidP="001512DD">
            <w:pPr>
              <w:tabs>
                <w:tab w:val="left" w:pos="3449"/>
              </w:tabs>
              <w:spacing w:afterLines="20" w:after="48" w:line="240" w:lineRule="auto"/>
              <w:contextualSpacing/>
              <w:rPr>
                <w:rFonts w:ascii="Gill Sans MT" w:hAnsi="Gill Sans MT"/>
                <w:i/>
              </w:rPr>
            </w:pPr>
          </w:p>
        </w:tc>
      </w:tr>
      <w:tr w:rsidR="00396812" w:rsidRPr="00BE068B" w14:paraId="60BA104A"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36AA83D8" w14:textId="77777777" w:rsidR="00396812" w:rsidRPr="00BE068B" w:rsidRDefault="00396812" w:rsidP="001512DD">
            <w:pPr>
              <w:kinsoku w:val="0"/>
              <w:overflowPunct w:val="0"/>
              <w:spacing w:afterLines="20" w:after="48" w:line="240" w:lineRule="auto"/>
              <w:ind w:left="119"/>
              <w:contextualSpacing/>
              <w:rPr>
                <w:rFonts w:ascii="Gill Sans MT" w:hAnsi="Gill Sans MT"/>
                <w:w w:val="105"/>
              </w:rPr>
            </w:pPr>
          </w:p>
        </w:tc>
        <w:tc>
          <w:tcPr>
            <w:tcW w:w="7444" w:type="dxa"/>
            <w:gridSpan w:val="6"/>
            <w:tcBorders>
              <w:top w:val="single" w:sz="4" w:space="0" w:color="000000"/>
              <w:left w:val="single" w:sz="4" w:space="0" w:color="000000"/>
              <w:bottom w:val="single" w:sz="4" w:space="0" w:color="000000"/>
            </w:tcBorders>
          </w:tcPr>
          <w:p w14:paraId="4690BDA0" w14:textId="66812C4E" w:rsidR="00396812"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B5</w:t>
            </w:r>
            <w:r w:rsidR="00396812" w:rsidRPr="00BE068B">
              <w:rPr>
                <w:rFonts w:ascii="Gill Sans MT" w:hAnsi="Gill Sans MT"/>
                <w:w w:val="105"/>
              </w:rPr>
              <w:t>. How many children do you have? (</w:t>
            </w:r>
            <w:proofErr w:type="gramStart"/>
            <w:r w:rsidR="00396812" w:rsidRPr="00BE068B">
              <w:rPr>
                <w:rFonts w:ascii="Gill Sans MT" w:hAnsi="Gill Sans MT"/>
                <w:b/>
                <w:w w:val="105"/>
              </w:rPr>
              <w:t>children</w:t>
            </w:r>
            <w:proofErr w:type="gramEnd"/>
            <w:r w:rsidR="00396812" w:rsidRPr="00BE068B">
              <w:rPr>
                <w:rFonts w:ascii="Gill Sans MT" w:hAnsi="Gill Sans MT"/>
                <w:w w:val="105"/>
              </w:rPr>
              <w:t>)</w:t>
            </w:r>
          </w:p>
          <w:p w14:paraId="39C779E5" w14:textId="77777777" w:rsidR="00396812" w:rsidRPr="00BE068B" w:rsidRDefault="00396812" w:rsidP="001512DD">
            <w:pPr>
              <w:tabs>
                <w:tab w:val="left" w:pos="2912"/>
              </w:tabs>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Include any children the household raised, including biological and non-biological and now-grown children</w:t>
            </w:r>
          </w:p>
        </w:tc>
        <w:tc>
          <w:tcPr>
            <w:tcW w:w="2512" w:type="dxa"/>
            <w:gridSpan w:val="3"/>
            <w:tcBorders>
              <w:top w:val="single" w:sz="18" w:space="0" w:color="000000"/>
              <w:left w:val="single" w:sz="18" w:space="0" w:color="000000"/>
              <w:bottom w:val="single" w:sz="18" w:space="0" w:color="000000"/>
              <w:right w:val="single" w:sz="18" w:space="0" w:color="000000"/>
            </w:tcBorders>
          </w:tcPr>
          <w:p w14:paraId="349C06B5" w14:textId="77777777" w:rsidR="00396812" w:rsidRPr="00BE068B" w:rsidRDefault="00396812" w:rsidP="001512DD">
            <w:pPr>
              <w:tabs>
                <w:tab w:val="left" w:pos="3449"/>
              </w:tabs>
              <w:spacing w:afterLines="20" w:after="48" w:line="240" w:lineRule="auto"/>
              <w:contextualSpacing/>
              <w:rPr>
                <w:rFonts w:ascii="Gill Sans MT" w:hAnsi="Gill Sans MT"/>
                <w:i/>
              </w:rPr>
            </w:pPr>
            <w:r w:rsidRPr="00BE068B">
              <w:rPr>
                <w:rFonts w:ascii="Gill Sans MT" w:hAnsi="Gill Sans MT"/>
                <w:i/>
              </w:rPr>
              <w:t>(Integer)</w:t>
            </w:r>
          </w:p>
        </w:tc>
      </w:tr>
      <w:tr w:rsidR="00396812" w:rsidRPr="00BE068B" w14:paraId="5C72F028"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5D0FCC1C" w14:textId="77777777" w:rsidR="00396812" w:rsidRPr="00BE068B" w:rsidRDefault="00396812"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42163739" w14:textId="29622388" w:rsidR="00396812"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B6</w:t>
            </w:r>
            <w:r w:rsidR="00396812" w:rsidRPr="00BE068B">
              <w:rPr>
                <w:rFonts w:ascii="Gill Sans MT" w:hAnsi="Gill Sans MT"/>
                <w:w w:val="105"/>
              </w:rPr>
              <w:t xml:space="preserve">. What is the tribe of your (eldest) child?    </w:t>
            </w:r>
          </w:p>
          <w:p w14:paraId="69515282" w14:textId="77777777" w:rsidR="00396812" w:rsidRPr="00BE068B" w:rsidRDefault="0039681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w:t>
            </w:r>
            <w:proofErr w:type="spellStart"/>
            <w:proofErr w:type="gramStart"/>
            <w:r w:rsidRPr="00BE068B">
              <w:rPr>
                <w:rFonts w:ascii="Gill Sans MT" w:hAnsi="Gill Sans MT"/>
                <w:b/>
                <w:w w:val="105"/>
              </w:rPr>
              <w:t>tribe</w:t>
            </w:r>
            <w:proofErr w:type="gramEnd"/>
            <w:r w:rsidRPr="00BE068B">
              <w:rPr>
                <w:rFonts w:ascii="Gill Sans MT" w:hAnsi="Gill Sans MT"/>
                <w:b/>
                <w:w w:val="105"/>
              </w:rPr>
              <w:t>_child</w:t>
            </w:r>
            <w:proofErr w:type="spellEnd"/>
            <w:r w:rsidRPr="00BE068B">
              <w:rPr>
                <w:rFonts w:ascii="Gill Sans MT" w:hAnsi="Gill Sans MT"/>
                <w:w w:val="105"/>
              </w:rPr>
              <w:t>)</w:t>
            </w:r>
          </w:p>
          <w:p w14:paraId="6FD72608" w14:textId="77777777" w:rsidR="00396812" w:rsidRPr="00BE068B" w:rsidRDefault="0039681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Skip if B9=0</w:t>
            </w:r>
          </w:p>
        </w:tc>
        <w:tc>
          <w:tcPr>
            <w:tcW w:w="2160" w:type="dxa"/>
            <w:tcBorders>
              <w:top w:val="single" w:sz="4" w:space="0" w:color="000000"/>
              <w:bottom w:val="single" w:sz="4" w:space="0" w:color="000000"/>
            </w:tcBorders>
          </w:tcPr>
          <w:p w14:paraId="2BDAF4D2"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w:t>
            </w:r>
            <w:proofErr w:type="spellStart"/>
            <w:r w:rsidRPr="00BE068B">
              <w:rPr>
                <w:rFonts w:ascii="Gill Sans MT" w:eastAsiaTheme="minorEastAsia" w:hAnsi="Gill Sans MT" w:cs="Times New Roman"/>
                <w:w w:val="105"/>
                <w:lang w:eastAsia="zh-CN"/>
              </w:rPr>
              <w:t>Chewa</w:t>
            </w:r>
            <w:proofErr w:type="spellEnd"/>
          </w:p>
          <w:p w14:paraId="09EEF622"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N'goni</w:t>
            </w:r>
            <w:proofErr w:type="spellEnd"/>
          </w:p>
          <w:p w14:paraId="2F6521A9"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proofErr w:type="spellStart"/>
            <w:r w:rsidRPr="00BE068B">
              <w:rPr>
                <w:rFonts w:ascii="Gill Sans MT" w:eastAsiaTheme="minorEastAsia" w:hAnsi="Gill Sans MT" w:cs="Times New Roman"/>
                <w:w w:val="105"/>
                <w:lang w:eastAsia="zh-CN"/>
              </w:rPr>
              <w:t>Nsenga</w:t>
            </w:r>
            <w:proofErr w:type="spellEnd"/>
          </w:p>
          <w:p w14:paraId="55C929C8"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4=Tonga</w:t>
            </w:r>
          </w:p>
          <w:p w14:paraId="2154D23F"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w:t>
            </w:r>
            <w:proofErr w:type="spellStart"/>
            <w:r w:rsidRPr="00BE068B">
              <w:rPr>
                <w:rFonts w:ascii="Gill Sans MT" w:eastAsiaTheme="minorEastAsia" w:hAnsi="Gill Sans MT" w:cs="Times New Roman"/>
                <w:w w:val="105"/>
                <w:lang w:eastAsia="zh-CN"/>
              </w:rPr>
              <w:t>Tumbuka</w:t>
            </w:r>
            <w:proofErr w:type="spellEnd"/>
          </w:p>
          <w:p w14:paraId="4E1286A4"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proofErr w:type="spellStart"/>
            <w:r w:rsidRPr="00BE068B">
              <w:rPr>
                <w:rFonts w:ascii="Gill Sans MT" w:eastAsiaTheme="minorEastAsia" w:hAnsi="Gill Sans MT" w:cs="Times New Roman"/>
                <w:w w:val="105"/>
                <w:lang w:eastAsia="zh-CN"/>
              </w:rPr>
              <w:t>Senga</w:t>
            </w:r>
            <w:proofErr w:type="spellEnd"/>
          </w:p>
          <w:p w14:paraId="37C40D8E"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w:t>
            </w:r>
            <w:proofErr w:type="spellStart"/>
            <w:r w:rsidRPr="00BE068B">
              <w:rPr>
                <w:rFonts w:ascii="Gill Sans MT" w:eastAsiaTheme="minorEastAsia" w:hAnsi="Gill Sans MT" w:cs="Times New Roman"/>
                <w:w w:val="105"/>
                <w:lang w:eastAsia="zh-CN"/>
              </w:rPr>
              <w:t>Kunda</w:t>
            </w:r>
            <w:proofErr w:type="spellEnd"/>
          </w:p>
          <w:p w14:paraId="7748E177"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8=</w:t>
            </w:r>
            <w:proofErr w:type="spellStart"/>
            <w:r w:rsidRPr="00BE068B">
              <w:rPr>
                <w:rFonts w:ascii="Gill Sans MT" w:eastAsiaTheme="minorEastAsia" w:hAnsi="Gill Sans MT"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41FE8D1D"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w:t>
            </w:r>
            <w:proofErr w:type="spellStart"/>
            <w:r w:rsidRPr="00BE068B">
              <w:rPr>
                <w:rFonts w:ascii="Gill Sans MT" w:eastAsiaTheme="minorEastAsia" w:hAnsi="Gill Sans MT" w:cs="Times New Roman"/>
                <w:w w:val="105"/>
                <w:lang w:eastAsia="zh-CN"/>
              </w:rPr>
              <w:t>Lunda</w:t>
            </w:r>
            <w:proofErr w:type="spellEnd"/>
          </w:p>
          <w:p w14:paraId="5D78672D"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10=</w:t>
            </w:r>
            <w:proofErr w:type="spellStart"/>
            <w:r w:rsidRPr="00BE068B">
              <w:rPr>
                <w:rFonts w:ascii="Gill Sans MT" w:eastAsiaTheme="minorEastAsia" w:hAnsi="Gill Sans MT" w:cs="Times New Roman"/>
                <w:w w:val="105"/>
                <w:lang w:eastAsia="zh-CN"/>
              </w:rPr>
              <w:t>Luvale</w:t>
            </w:r>
            <w:proofErr w:type="spellEnd"/>
          </w:p>
          <w:p w14:paraId="6F1B1AC9"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11=Kaonde</w:t>
            </w:r>
          </w:p>
          <w:p w14:paraId="7DDF915E"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12=</w:t>
            </w:r>
            <w:proofErr w:type="spellStart"/>
            <w:r w:rsidRPr="00BE068B">
              <w:rPr>
                <w:rFonts w:ascii="Gill Sans MT" w:eastAsiaTheme="minorEastAsia" w:hAnsi="Gill Sans MT" w:cs="Times New Roman"/>
                <w:w w:val="105"/>
                <w:lang w:eastAsia="zh-CN"/>
              </w:rPr>
              <w:t>Lozi</w:t>
            </w:r>
            <w:proofErr w:type="spellEnd"/>
          </w:p>
          <w:p w14:paraId="04D8C933"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13=Bemba </w:t>
            </w:r>
          </w:p>
          <w:p w14:paraId="0BAB5B5C"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14=Zambian only </w:t>
            </w:r>
          </w:p>
          <w:p w14:paraId="47DC83E1"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71BC3610" w14:textId="77777777" w:rsidR="00396812" w:rsidRPr="00BE068B" w:rsidRDefault="00396812"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540F30" w:rsidRPr="00BE068B" w14:paraId="7EC203D5"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182624F4" w14:textId="77777777" w:rsidR="00540F30" w:rsidRPr="00BE068B" w:rsidRDefault="00540F30"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0A6469BA" w14:textId="4219251B" w:rsidR="00540F30"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B6</w:t>
            </w:r>
            <w:r w:rsidR="00540F30" w:rsidRPr="00BE068B">
              <w:rPr>
                <w:rFonts w:ascii="Gill Sans MT" w:hAnsi="Gill Sans MT"/>
                <w:w w:val="105"/>
              </w:rPr>
              <w:t>b. If other, please specify</w:t>
            </w:r>
          </w:p>
          <w:p w14:paraId="4938CA2E" w14:textId="77777777" w:rsidR="00540F30" w:rsidRPr="00BE068B" w:rsidRDefault="00540F30" w:rsidP="001512DD">
            <w:pPr>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B10=15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22B116BD" w14:textId="77777777" w:rsidR="00540F30" w:rsidRPr="00BE068B" w:rsidRDefault="00540F30"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540F30" w:rsidRPr="00BE068B" w14:paraId="7FF590D8"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3B09E156" w14:textId="77777777" w:rsidR="00540F30" w:rsidRPr="00BE068B" w:rsidRDefault="00540F30"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6B660577" w14:textId="507BF344" w:rsidR="00540F30"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B7</w:t>
            </w:r>
            <w:r w:rsidR="00540F30" w:rsidRPr="00BE068B">
              <w:rPr>
                <w:rFonts w:ascii="Gill Sans MT" w:hAnsi="Gill Sans MT"/>
                <w:w w:val="105"/>
              </w:rPr>
              <w:t>. What is your religion, if any? (</w:t>
            </w:r>
            <w:proofErr w:type="gramStart"/>
            <w:r w:rsidR="00540F30" w:rsidRPr="00BE068B">
              <w:rPr>
                <w:rFonts w:ascii="Gill Sans MT" w:hAnsi="Gill Sans MT"/>
                <w:b/>
                <w:w w:val="105"/>
              </w:rPr>
              <w:t>religion</w:t>
            </w:r>
            <w:proofErr w:type="gramEnd"/>
            <w:r w:rsidR="00540F30" w:rsidRPr="00BE068B">
              <w:rPr>
                <w:rFonts w:ascii="Gill Sans MT" w:hAnsi="Gill Sans MT"/>
                <w:w w:val="105"/>
              </w:rPr>
              <w:t>)</w:t>
            </w:r>
          </w:p>
        </w:tc>
        <w:tc>
          <w:tcPr>
            <w:tcW w:w="2160" w:type="dxa"/>
            <w:tcBorders>
              <w:top w:val="single" w:sz="4" w:space="0" w:color="000000"/>
              <w:bottom w:val="single" w:sz="4" w:space="0" w:color="000000"/>
            </w:tcBorders>
          </w:tcPr>
          <w:p w14:paraId="43ECA8D5" w14:textId="3141EEA9" w:rsidR="00747FDE" w:rsidRPr="00BE068B" w:rsidRDefault="00540F30" w:rsidP="00747FDE">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w:t>
            </w:r>
            <w:r w:rsidR="00747FDE" w:rsidRPr="00BE068B">
              <w:rPr>
                <w:rFonts w:ascii="Gill Sans MT" w:eastAsiaTheme="minorEastAsia" w:hAnsi="Gill Sans MT" w:cs="Times New Roman"/>
                <w:w w:val="105"/>
                <w:lang w:eastAsia="zh-CN"/>
              </w:rPr>
              <w:t>Christian</w:t>
            </w:r>
          </w:p>
          <w:p w14:paraId="0B6D0562" w14:textId="77777777" w:rsidR="00747FDE" w:rsidRPr="00BE068B" w:rsidRDefault="00747FDE" w:rsidP="00747FDE">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2=Islam</w:t>
            </w:r>
          </w:p>
          <w:p w14:paraId="7074271D" w14:textId="77777777" w:rsidR="00747FDE" w:rsidRPr="00BE068B" w:rsidRDefault="00747FDE" w:rsidP="00747FDE">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3=Not religious</w:t>
            </w:r>
          </w:p>
          <w:p w14:paraId="0DB16FB8" w14:textId="05467D80" w:rsidR="00540F30" w:rsidRPr="00BE068B" w:rsidRDefault="00D70197" w:rsidP="001512DD">
            <w:pPr>
              <w:spacing w:after="0"/>
              <w:rPr>
                <w:rFonts w:ascii="Gill Sans MT" w:eastAsiaTheme="minorEastAsia" w:hAnsi="Gill Sans MT" w:cs="Times New Roman"/>
                <w:w w:val="105"/>
                <w:lang w:eastAsia="zh-CN"/>
              </w:rPr>
            </w:pPr>
            <w:r>
              <w:rPr>
                <w:rFonts w:ascii="Gill Sans MT" w:eastAsiaTheme="minorEastAsia" w:hAnsi="Gill Sans MT" w:cs="Times New Roman"/>
                <w:w w:val="105"/>
                <w:lang w:eastAsia="zh-CN"/>
              </w:rPr>
              <w:t>4=Spiritual</w:t>
            </w:r>
          </w:p>
        </w:tc>
        <w:tc>
          <w:tcPr>
            <w:tcW w:w="2160" w:type="dxa"/>
            <w:gridSpan w:val="4"/>
            <w:tcBorders>
              <w:top w:val="single" w:sz="4" w:space="0" w:color="000000"/>
              <w:left w:val="nil"/>
              <w:bottom w:val="single" w:sz="4" w:space="0" w:color="000000"/>
              <w:right w:val="single" w:sz="18" w:space="0" w:color="000000"/>
            </w:tcBorders>
          </w:tcPr>
          <w:p w14:paraId="718027D7" w14:textId="496D9153" w:rsidR="00540F30" w:rsidRPr="00BE068B" w:rsidRDefault="00540F30" w:rsidP="001512DD">
            <w:pPr>
              <w:spacing w:after="0"/>
              <w:rPr>
                <w:rFonts w:ascii="Gill Sans MT" w:eastAsiaTheme="minorEastAsia" w:hAnsi="Gill Sans MT" w:cs="Times New Roman"/>
                <w:w w:val="105"/>
                <w:lang w:eastAsia="zh-CN"/>
              </w:rPr>
            </w:pPr>
          </w:p>
        </w:tc>
        <w:tc>
          <w:tcPr>
            <w:tcW w:w="722" w:type="dxa"/>
            <w:gridSpan w:val="2"/>
            <w:tcBorders>
              <w:top w:val="single" w:sz="18" w:space="0" w:color="000000"/>
              <w:left w:val="single" w:sz="18" w:space="0" w:color="000000"/>
              <w:bottom w:val="single" w:sz="18" w:space="0" w:color="000000"/>
              <w:right w:val="single" w:sz="18" w:space="0" w:color="000000"/>
            </w:tcBorders>
          </w:tcPr>
          <w:p w14:paraId="5C8546AF" w14:textId="77777777" w:rsidR="00540F30" w:rsidRPr="00BE068B" w:rsidRDefault="00540F30"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478EB" w:rsidRPr="00BE068B" w14:paraId="5AB38642"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123B66FF" w14:textId="77777777"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0BEAF1E6" w14:textId="40D3F2F3" w:rsidR="00612EE5" w:rsidRPr="00BE068B" w:rsidRDefault="000427DF" w:rsidP="001512DD">
            <w:pPr>
              <w:spacing w:after="0"/>
              <w:rPr>
                <w:rFonts w:ascii="Gill Sans MT" w:hAnsi="Gill Sans MT"/>
                <w:b/>
              </w:rPr>
            </w:pPr>
            <w:r w:rsidRPr="00BE068B">
              <w:rPr>
                <w:rFonts w:ascii="Gill Sans MT" w:hAnsi="Gill Sans MT"/>
                <w:w w:val="105"/>
              </w:rPr>
              <w:t>B8</w:t>
            </w:r>
            <w:r w:rsidR="00A478EB" w:rsidRPr="00BE068B">
              <w:rPr>
                <w:rFonts w:ascii="Gill Sans MT" w:hAnsi="Gill Sans MT"/>
                <w:w w:val="105"/>
              </w:rPr>
              <w:t>. Were you born in this village? (</w:t>
            </w:r>
            <w:proofErr w:type="gramStart"/>
            <w:r w:rsidR="00A478EB" w:rsidRPr="00BE068B">
              <w:rPr>
                <w:rFonts w:ascii="Gill Sans MT" w:hAnsi="Gill Sans MT"/>
                <w:b/>
                <w:w w:val="105"/>
              </w:rPr>
              <w:t>born</w:t>
            </w:r>
            <w:proofErr w:type="gramEnd"/>
            <w:r w:rsidR="00A478EB" w:rsidRPr="00BE068B">
              <w:rPr>
                <w:rFonts w:ascii="Gill Sans MT" w:hAnsi="Gill Sans MT"/>
                <w:w w:val="105"/>
              </w:rPr>
              <w:t>)</w:t>
            </w:r>
            <w:r w:rsidR="00A478EB" w:rsidRPr="00BE068B">
              <w:rPr>
                <w:rFonts w:ascii="Gill Sans MT" w:hAnsi="Gill Sans MT"/>
              </w:rPr>
              <w:br/>
            </w:r>
            <w:r w:rsidR="00A478EB" w:rsidRPr="00BE068B">
              <w:rPr>
                <w:rFonts w:ascii="Gill Sans MT" w:hAnsi="Gill Sans MT"/>
                <w:i/>
              </w:rPr>
              <w:t xml:space="preserve">If </w:t>
            </w:r>
            <w:r w:rsidR="00612EE5" w:rsidRPr="00BE068B">
              <w:rPr>
                <w:rFonts w:ascii="Gill Sans MT" w:hAnsi="Gill Sans MT"/>
                <w:i/>
              </w:rPr>
              <w:t>B8=2, Skip to B9</w:t>
            </w:r>
          </w:p>
        </w:tc>
        <w:tc>
          <w:tcPr>
            <w:tcW w:w="4338" w:type="dxa"/>
            <w:gridSpan w:val="6"/>
            <w:tcBorders>
              <w:top w:val="single" w:sz="4" w:space="0" w:color="000000"/>
              <w:bottom w:val="single" w:sz="4" w:space="0" w:color="000000"/>
              <w:right w:val="single" w:sz="18" w:space="0" w:color="000000"/>
            </w:tcBorders>
          </w:tcPr>
          <w:p w14:paraId="4F4EACF1" w14:textId="77777777" w:rsidR="00A478EB" w:rsidRPr="00BE068B" w:rsidRDefault="00A478EB" w:rsidP="001512DD">
            <w:pPr>
              <w:spacing w:after="0"/>
              <w:rPr>
                <w:rFonts w:ascii="Gill Sans MT" w:hAnsi="Gill Sans MT"/>
              </w:rPr>
            </w:pPr>
            <w:r w:rsidRPr="00BE068B">
              <w:rPr>
                <w:rFonts w:ascii="Gill Sans MT" w:hAnsi="Gill Sans MT"/>
              </w:rPr>
              <w:t>1=No</w:t>
            </w:r>
          </w:p>
          <w:p w14:paraId="184D6FB9" w14:textId="77777777" w:rsidR="00A478EB" w:rsidRPr="00BE068B" w:rsidRDefault="00A478EB" w:rsidP="001512DD">
            <w:pPr>
              <w:spacing w:after="0"/>
              <w:rPr>
                <w:rFonts w:ascii="Gill Sans MT" w:hAnsi="Gill Sans MT"/>
              </w:rPr>
            </w:pPr>
            <w:r w:rsidRPr="00BE068B">
              <w:rPr>
                <w:rFonts w:ascii="Gill Sans MT" w:hAnsi="Gill Sans MT"/>
              </w:rPr>
              <w:t>2=Yes</w:t>
            </w:r>
            <w:r w:rsidRPr="00BE068B" w:rsidDel="00226116">
              <w:rPr>
                <w:rFonts w:ascii="Gill Sans MT" w:hAnsi="Gill Sans MT"/>
              </w:rPr>
              <w:t xml:space="preserve"> </w:t>
            </w:r>
          </w:p>
          <w:p w14:paraId="6DC3BB56" w14:textId="77777777" w:rsidR="00A478EB" w:rsidRPr="00BE068B" w:rsidRDefault="00A478EB" w:rsidP="001512DD">
            <w:pPr>
              <w:spacing w:after="0"/>
              <w:rPr>
                <w:rFonts w:ascii="Gill Sans MT" w:hAnsi="Gill Sans MT"/>
              </w:rPr>
            </w:pPr>
            <w:r w:rsidRPr="00BE068B">
              <w:rPr>
                <w:rFonts w:ascii="Gill Sans MT" w:hAnsi="Gill Sans MT"/>
              </w:rPr>
              <w:t>888=Don’t know</w:t>
            </w:r>
          </w:p>
          <w:p w14:paraId="08F6B5C0" w14:textId="77777777" w:rsidR="00A478EB" w:rsidRPr="00BE068B" w:rsidRDefault="00A478EB" w:rsidP="001512DD">
            <w:pPr>
              <w:spacing w:after="0"/>
              <w:rPr>
                <w:rFonts w:ascii="Gill Sans MT" w:hAnsi="Gill Sans MT"/>
              </w:rPr>
            </w:pPr>
            <w:r w:rsidRPr="00BE068B">
              <w:rPr>
                <w:rFonts w:ascii="Gill Sans MT" w:hAnsi="Gill Sans MT"/>
              </w:rPr>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7BA7429D"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612EE5" w:rsidRPr="00BE068B" w14:paraId="54F71CFD"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5B9D92F1" w14:textId="77777777" w:rsidR="00612EE5" w:rsidRPr="00BE068B" w:rsidRDefault="00612EE5"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3023DA73" w14:textId="5CE18C6F" w:rsidR="00612EE5" w:rsidRPr="00BE068B" w:rsidRDefault="00612EE5" w:rsidP="001512DD">
            <w:pPr>
              <w:spacing w:after="0"/>
              <w:rPr>
                <w:rFonts w:ascii="Gill Sans MT" w:hAnsi="Gill Sans MT"/>
                <w:w w:val="105"/>
              </w:rPr>
            </w:pPr>
            <w:r w:rsidRPr="00BE068B">
              <w:rPr>
                <w:rFonts w:ascii="Gill Sans MT" w:hAnsi="Gill Sans MT"/>
                <w:w w:val="105"/>
              </w:rPr>
              <w:t>Please indicate distan</w:t>
            </w:r>
            <w:r w:rsidR="00D70197">
              <w:rPr>
                <w:rFonts w:ascii="Gill Sans MT" w:hAnsi="Gill Sans MT"/>
                <w:w w:val="105"/>
              </w:rPr>
              <w:t>ce between this village and your</w:t>
            </w:r>
            <w:r w:rsidRPr="00BE068B">
              <w:rPr>
                <w:rFonts w:ascii="Gill Sans MT" w:hAnsi="Gill Sans MT"/>
                <w:w w:val="105"/>
              </w:rPr>
              <w:t xml:space="preserve"> place of birth (in KM)</w:t>
            </w:r>
          </w:p>
          <w:p w14:paraId="471B0B21" w14:textId="6A804C42" w:rsidR="00EF7147" w:rsidRPr="00BE068B" w:rsidRDefault="00EF7147" w:rsidP="001512DD">
            <w:pPr>
              <w:spacing w:after="0"/>
              <w:rPr>
                <w:rFonts w:ascii="Gill Sans MT" w:hAnsi="Gill Sans MT"/>
                <w:w w:val="105"/>
              </w:rPr>
            </w:pPr>
            <w:r w:rsidRPr="00BE068B">
              <w:rPr>
                <w:rFonts w:ascii="Gill Sans MT" w:hAnsi="Gill Sans MT"/>
                <w:w w:val="105"/>
              </w:rPr>
              <w:t>Ask if B8=2</w:t>
            </w:r>
          </w:p>
        </w:tc>
        <w:tc>
          <w:tcPr>
            <w:tcW w:w="4338" w:type="dxa"/>
            <w:gridSpan w:val="6"/>
            <w:tcBorders>
              <w:top w:val="single" w:sz="4" w:space="0" w:color="000000"/>
              <w:bottom w:val="single" w:sz="4" w:space="0" w:color="000000"/>
              <w:right w:val="single" w:sz="18" w:space="0" w:color="000000"/>
            </w:tcBorders>
          </w:tcPr>
          <w:p w14:paraId="7386DA2F" w14:textId="77777777" w:rsidR="00612EE5" w:rsidRPr="00BE068B" w:rsidRDefault="00612EE5" w:rsidP="001512DD">
            <w:pPr>
              <w:spacing w:after="0"/>
              <w:rPr>
                <w:rFonts w:ascii="Gill Sans MT" w:hAnsi="Gill Sans MT"/>
              </w:rPr>
            </w:pPr>
          </w:p>
        </w:tc>
        <w:tc>
          <w:tcPr>
            <w:tcW w:w="704" w:type="dxa"/>
            <w:tcBorders>
              <w:top w:val="single" w:sz="18" w:space="0" w:color="000000"/>
              <w:left w:val="single" w:sz="18" w:space="0" w:color="000000"/>
              <w:bottom w:val="single" w:sz="18" w:space="0" w:color="000000"/>
              <w:right w:val="single" w:sz="18" w:space="0" w:color="000000"/>
            </w:tcBorders>
          </w:tcPr>
          <w:p w14:paraId="176D3E2E" w14:textId="59C0414A" w:rsidR="00612EE5" w:rsidRPr="00BE068B" w:rsidRDefault="00612EE5"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(Integer)</w:t>
            </w:r>
          </w:p>
        </w:tc>
      </w:tr>
      <w:tr w:rsidR="00612EE5" w:rsidRPr="00BE068B" w14:paraId="34015D0C"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66A6DD36" w14:textId="77777777" w:rsidR="00612EE5" w:rsidRPr="00BE068B" w:rsidRDefault="00612EE5"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56FA820D" w14:textId="77777777" w:rsidR="00612EE5" w:rsidRPr="00BE068B" w:rsidRDefault="00612EE5" w:rsidP="001512DD">
            <w:pPr>
              <w:spacing w:after="0"/>
              <w:rPr>
                <w:rFonts w:ascii="Gill Sans MT" w:hAnsi="Gill Sans MT"/>
                <w:w w:val="105"/>
              </w:rPr>
            </w:pPr>
            <w:r w:rsidRPr="00BE068B">
              <w:rPr>
                <w:rFonts w:ascii="Gill Sans MT" w:hAnsi="Gill Sans MT"/>
                <w:w w:val="105"/>
              </w:rPr>
              <w:t xml:space="preserve">Why did you move to this village? Select all that apply. </w:t>
            </w:r>
          </w:p>
          <w:p w14:paraId="2A8159ED" w14:textId="635C1326" w:rsidR="00EF7147" w:rsidRPr="00BE068B" w:rsidRDefault="00EF7147" w:rsidP="001512DD">
            <w:pPr>
              <w:spacing w:after="0"/>
              <w:rPr>
                <w:rFonts w:ascii="Gill Sans MT" w:hAnsi="Gill Sans MT"/>
                <w:w w:val="105"/>
              </w:rPr>
            </w:pPr>
            <w:r w:rsidRPr="00BE068B">
              <w:rPr>
                <w:rFonts w:ascii="Gill Sans MT" w:hAnsi="Gill Sans MT"/>
                <w:w w:val="105"/>
              </w:rPr>
              <w:t>Ask if B8=2</w:t>
            </w:r>
          </w:p>
        </w:tc>
        <w:tc>
          <w:tcPr>
            <w:tcW w:w="4338" w:type="dxa"/>
            <w:gridSpan w:val="6"/>
            <w:tcBorders>
              <w:top w:val="single" w:sz="4" w:space="0" w:color="000000"/>
              <w:bottom w:val="single" w:sz="4" w:space="0" w:color="000000"/>
              <w:right w:val="single" w:sz="18" w:space="0" w:color="000000"/>
            </w:tcBorders>
          </w:tcPr>
          <w:p w14:paraId="1ED75A68" w14:textId="77777777" w:rsidR="00612EE5" w:rsidRPr="00BE068B" w:rsidRDefault="00612EE5" w:rsidP="001512DD">
            <w:pPr>
              <w:spacing w:after="0"/>
              <w:rPr>
                <w:rFonts w:ascii="Gill Sans MT" w:hAnsi="Gill Sans MT"/>
              </w:rPr>
            </w:pPr>
            <w:r w:rsidRPr="00BE068B">
              <w:rPr>
                <w:rFonts w:ascii="Gill Sans MT" w:hAnsi="Gill Sans MT"/>
              </w:rPr>
              <w:t>1= Economic resources</w:t>
            </w:r>
          </w:p>
          <w:p w14:paraId="049DA36A" w14:textId="1E1C311E" w:rsidR="00612EE5" w:rsidRPr="00BE068B" w:rsidRDefault="00612EE5" w:rsidP="001512DD">
            <w:pPr>
              <w:spacing w:after="0"/>
              <w:rPr>
                <w:rFonts w:ascii="Gill Sans MT" w:hAnsi="Gill Sans MT"/>
              </w:rPr>
            </w:pPr>
            <w:r w:rsidRPr="00BE068B">
              <w:rPr>
                <w:rFonts w:ascii="Gill Sans MT" w:hAnsi="Gill Sans MT"/>
              </w:rPr>
              <w:t xml:space="preserve">2- Natural </w:t>
            </w:r>
            <w:r w:rsidR="00BE068B" w:rsidRPr="00BE068B">
              <w:rPr>
                <w:rFonts w:ascii="Gill Sans MT" w:hAnsi="Gill Sans MT"/>
              </w:rPr>
              <w:t>resource</w:t>
            </w:r>
          </w:p>
          <w:p w14:paraId="52FF3800" w14:textId="77777777" w:rsidR="00612EE5" w:rsidRPr="00BE068B" w:rsidRDefault="00612EE5" w:rsidP="001512DD">
            <w:pPr>
              <w:spacing w:after="0"/>
              <w:rPr>
                <w:rFonts w:ascii="Gill Sans MT" w:hAnsi="Gill Sans MT"/>
              </w:rPr>
            </w:pPr>
            <w:r w:rsidRPr="00BE068B">
              <w:rPr>
                <w:rFonts w:ascii="Gill Sans MT" w:hAnsi="Gill Sans MT"/>
              </w:rPr>
              <w:t>3- Family</w:t>
            </w:r>
          </w:p>
          <w:p w14:paraId="36053410" w14:textId="77777777" w:rsidR="00612EE5" w:rsidRPr="00BE068B" w:rsidRDefault="00612EE5" w:rsidP="001512DD">
            <w:pPr>
              <w:spacing w:after="0"/>
              <w:rPr>
                <w:rFonts w:ascii="Gill Sans MT" w:hAnsi="Gill Sans MT"/>
              </w:rPr>
            </w:pPr>
            <w:r w:rsidRPr="00BE068B">
              <w:rPr>
                <w:rFonts w:ascii="Gill Sans MT" w:hAnsi="Gill Sans MT"/>
              </w:rPr>
              <w:t>4- School</w:t>
            </w:r>
          </w:p>
          <w:p w14:paraId="3EF9C10F" w14:textId="77777777" w:rsidR="00612EE5" w:rsidRPr="00BE068B" w:rsidRDefault="00612EE5" w:rsidP="001512DD">
            <w:pPr>
              <w:spacing w:after="0"/>
              <w:rPr>
                <w:rFonts w:ascii="Gill Sans MT" w:hAnsi="Gill Sans MT"/>
              </w:rPr>
            </w:pPr>
            <w:r w:rsidRPr="00BE068B">
              <w:rPr>
                <w:rFonts w:ascii="Gill Sans MT" w:hAnsi="Gill Sans MT"/>
              </w:rPr>
              <w:t>5- Employment</w:t>
            </w:r>
          </w:p>
          <w:p w14:paraId="002D858D" w14:textId="77777777" w:rsidR="00612EE5" w:rsidRPr="00BE068B" w:rsidRDefault="00612EE5" w:rsidP="001512DD">
            <w:pPr>
              <w:spacing w:after="0"/>
              <w:rPr>
                <w:rFonts w:ascii="Gill Sans MT" w:hAnsi="Gill Sans MT"/>
              </w:rPr>
            </w:pPr>
            <w:r w:rsidRPr="00BE068B">
              <w:rPr>
                <w:rFonts w:ascii="Gill Sans MT" w:hAnsi="Gill Sans MT"/>
              </w:rPr>
              <w:t>6= Land</w:t>
            </w:r>
          </w:p>
          <w:p w14:paraId="2151D7B3" w14:textId="5BCCB9EE" w:rsidR="00612EE5" w:rsidRPr="00BE068B" w:rsidRDefault="00612EE5" w:rsidP="001512DD">
            <w:pPr>
              <w:spacing w:after="0"/>
              <w:rPr>
                <w:rFonts w:ascii="Gill Sans MT" w:hAnsi="Gill Sans MT"/>
              </w:rPr>
            </w:pPr>
            <w:r w:rsidRPr="00BE068B">
              <w:rPr>
                <w:rFonts w:ascii="Gill Sans MT" w:hAnsi="Gill Sans MT"/>
              </w:rPr>
              <w:t>7= Other (specify)</w:t>
            </w:r>
          </w:p>
          <w:p w14:paraId="4E0965C9" w14:textId="77777777" w:rsidR="00612EE5" w:rsidRPr="00BE068B" w:rsidRDefault="00612EE5" w:rsidP="001512DD">
            <w:pPr>
              <w:spacing w:after="0"/>
              <w:rPr>
                <w:rFonts w:ascii="Gill Sans MT" w:hAnsi="Gill Sans MT"/>
              </w:rPr>
            </w:pPr>
            <w:r w:rsidRPr="00BE068B">
              <w:rPr>
                <w:rFonts w:ascii="Gill Sans MT" w:hAnsi="Gill Sans MT"/>
              </w:rPr>
              <w:t>888=Don’t know</w:t>
            </w:r>
          </w:p>
          <w:p w14:paraId="3F63B5DC" w14:textId="6DEC67AA" w:rsidR="00612EE5" w:rsidRPr="00BE068B" w:rsidRDefault="00612EE5" w:rsidP="001512DD">
            <w:pPr>
              <w:spacing w:after="0"/>
              <w:rPr>
                <w:rFonts w:ascii="Gill Sans MT" w:hAnsi="Gill Sans MT"/>
              </w:rPr>
            </w:pPr>
            <w:r w:rsidRPr="00BE068B">
              <w:rPr>
                <w:rFonts w:ascii="Gill Sans MT" w:hAnsi="Gill Sans MT"/>
              </w:rPr>
              <w:t>999= 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6F448DD0" w14:textId="0A8CF7BC" w:rsidR="00612EE5" w:rsidRPr="00BE068B" w:rsidRDefault="00612EE5"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478EB" w:rsidRPr="00BE068B" w14:paraId="35A4C1D5"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34326A51" w14:textId="5992C069"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1C5179CA" w14:textId="77777777" w:rsidR="00A478EB" w:rsidRPr="00BE068B" w:rsidRDefault="000427DF" w:rsidP="001512DD">
            <w:pPr>
              <w:spacing w:after="0"/>
              <w:rPr>
                <w:rFonts w:ascii="Gill Sans MT" w:hAnsi="Gill Sans MT"/>
                <w:w w:val="105"/>
              </w:rPr>
            </w:pPr>
            <w:r w:rsidRPr="00BE068B">
              <w:rPr>
                <w:rFonts w:ascii="Gill Sans MT" w:hAnsi="Gill Sans MT"/>
                <w:w w:val="105"/>
              </w:rPr>
              <w:t>B9</w:t>
            </w:r>
            <w:r w:rsidR="00A478EB" w:rsidRPr="00BE068B">
              <w:rPr>
                <w:rFonts w:ascii="Gill Sans MT" w:hAnsi="Gill Sans MT"/>
                <w:w w:val="105"/>
              </w:rPr>
              <w:t>. Was the household head born in this village? (</w:t>
            </w:r>
            <w:proofErr w:type="spellStart"/>
            <w:proofErr w:type="gramStart"/>
            <w:r w:rsidR="00A478EB" w:rsidRPr="00BE068B">
              <w:rPr>
                <w:rFonts w:ascii="Gill Sans MT" w:hAnsi="Gill Sans MT"/>
                <w:b/>
                <w:w w:val="105"/>
              </w:rPr>
              <w:t>born</w:t>
            </w:r>
            <w:proofErr w:type="gramEnd"/>
            <w:r w:rsidR="00A478EB" w:rsidRPr="00BE068B">
              <w:rPr>
                <w:rFonts w:ascii="Gill Sans MT" w:hAnsi="Gill Sans MT"/>
                <w:b/>
                <w:w w:val="105"/>
              </w:rPr>
              <w:t>_head</w:t>
            </w:r>
            <w:proofErr w:type="spellEnd"/>
            <w:r w:rsidR="00A478EB" w:rsidRPr="00BE068B">
              <w:rPr>
                <w:rFonts w:ascii="Gill Sans MT" w:hAnsi="Gill Sans MT"/>
                <w:w w:val="105"/>
              </w:rPr>
              <w:t>)</w:t>
            </w:r>
          </w:p>
          <w:p w14:paraId="7EDE7E79" w14:textId="77777777" w:rsidR="00EF7147" w:rsidRPr="00BE068B" w:rsidRDefault="00EF7147" w:rsidP="001512DD">
            <w:pPr>
              <w:spacing w:after="0"/>
              <w:rPr>
                <w:rFonts w:ascii="Gill Sans MT" w:hAnsi="Gill Sans MT"/>
                <w:i/>
                <w:w w:val="105"/>
              </w:rPr>
            </w:pPr>
            <w:r w:rsidRPr="00BE068B">
              <w:rPr>
                <w:rFonts w:ascii="Gill Sans MT" w:hAnsi="Gill Sans MT"/>
                <w:i/>
                <w:w w:val="105"/>
              </w:rPr>
              <w:t xml:space="preserve">Only ask if A11 </w:t>
            </w:r>
            <w:r w:rsidRPr="00BE068B">
              <w:rPr>
                <w:rFonts w:ascii="Gill Sans MT" w:hAnsi="Gill Sans MT"/>
                <w:w w:val="105"/>
              </w:rPr>
              <w:t>≠</w:t>
            </w:r>
            <w:r w:rsidRPr="00BE068B">
              <w:rPr>
                <w:rFonts w:ascii="Gill Sans MT" w:hAnsi="Gill Sans MT"/>
                <w:i/>
                <w:w w:val="105"/>
              </w:rPr>
              <w:t xml:space="preserve">1 </w:t>
            </w:r>
          </w:p>
          <w:p w14:paraId="0D258530" w14:textId="38A6F041" w:rsidR="00612EE5" w:rsidRPr="00BE068B" w:rsidRDefault="00612EE5" w:rsidP="001512DD">
            <w:pPr>
              <w:keepNext/>
              <w:spacing w:after="0" w:line="259" w:lineRule="auto"/>
              <w:outlineLvl w:val="7"/>
              <w:rPr>
                <w:rFonts w:ascii="Gill Sans MT" w:eastAsia="Calibri" w:hAnsi="Gill Sans MT" w:cs="Times New Roman"/>
                <w:i/>
                <w:w w:val="105"/>
              </w:rPr>
            </w:pPr>
            <w:r w:rsidRPr="00BE068B">
              <w:rPr>
                <w:rFonts w:ascii="Gill Sans MT" w:hAnsi="Gill Sans MT"/>
                <w:i/>
                <w:w w:val="105"/>
              </w:rPr>
              <w:t>If 2, Skip to</w:t>
            </w:r>
            <w:r w:rsidR="00EF7147" w:rsidRPr="00BE068B">
              <w:rPr>
                <w:rFonts w:ascii="Gill Sans MT" w:hAnsi="Gill Sans MT"/>
                <w:i/>
                <w:w w:val="105"/>
              </w:rPr>
              <w:t xml:space="preserve"> B10</w:t>
            </w:r>
            <w:r w:rsidRPr="00BE068B">
              <w:rPr>
                <w:rFonts w:ascii="Gill Sans MT" w:hAnsi="Gill Sans MT"/>
                <w:i/>
                <w:w w:val="105"/>
              </w:rPr>
              <w:t xml:space="preserve"> </w:t>
            </w:r>
          </w:p>
        </w:tc>
        <w:tc>
          <w:tcPr>
            <w:tcW w:w="4338" w:type="dxa"/>
            <w:gridSpan w:val="6"/>
            <w:tcBorders>
              <w:top w:val="single" w:sz="4" w:space="0" w:color="000000"/>
              <w:bottom w:val="single" w:sz="4" w:space="0" w:color="000000"/>
              <w:right w:val="single" w:sz="18" w:space="0" w:color="000000"/>
            </w:tcBorders>
          </w:tcPr>
          <w:p w14:paraId="73733B28" w14:textId="77777777" w:rsidR="00A478EB" w:rsidRPr="00BE068B" w:rsidRDefault="00A478EB" w:rsidP="001512DD">
            <w:pPr>
              <w:spacing w:after="0"/>
              <w:rPr>
                <w:rFonts w:ascii="Gill Sans MT" w:hAnsi="Gill Sans MT"/>
              </w:rPr>
            </w:pPr>
            <w:r w:rsidRPr="00BE068B">
              <w:rPr>
                <w:rFonts w:ascii="Gill Sans MT" w:hAnsi="Gill Sans MT"/>
              </w:rPr>
              <w:t>1=No</w:t>
            </w:r>
          </w:p>
          <w:p w14:paraId="26B15AA1" w14:textId="77777777" w:rsidR="00A478EB" w:rsidRPr="00BE068B" w:rsidRDefault="00A478EB" w:rsidP="001512DD">
            <w:pPr>
              <w:spacing w:after="0"/>
              <w:rPr>
                <w:rFonts w:ascii="Gill Sans MT" w:hAnsi="Gill Sans MT"/>
              </w:rPr>
            </w:pPr>
            <w:r w:rsidRPr="00BE068B">
              <w:rPr>
                <w:rFonts w:ascii="Gill Sans MT" w:hAnsi="Gill Sans MT"/>
              </w:rPr>
              <w:t>2=Yes</w:t>
            </w:r>
            <w:r w:rsidRPr="00BE068B" w:rsidDel="00226116">
              <w:rPr>
                <w:rFonts w:ascii="Gill Sans MT" w:hAnsi="Gill Sans MT"/>
              </w:rPr>
              <w:t xml:space="preserve"> </w:t>
            </w:r>
          </w:p>
          <w:p w14:paraId="7CEE97F2" w14:textId="77777777" w:rsidR="00A478EB" w:rsidRPr="00BE068B" w:rsidRDefault="00A478EB" w:rsidP="001512DD">
            <w:pPr>
              <w:spacing w:after="0"/>
              <w:rPr>
                <w:rFonts w:ascii="Gill Sans MT" w:hAnsi="Gill Sans MT"/>
              </w:rPr>
            </w:pPr>
            <w:r w:rsidRPr="00BE068B">
              <w:rPr>
                <w:rFonts w:ascii="Gill Sans MT" w:hAnsi="Gill Sans MT"/>
              </w:rPr>
              <w:t>888=Don’t know</w:t>
            </w:r>
          </w:p>
          <w:p w14:paraId="6848075D" w14:textId="77777777" w:rsidR="00A478EB" w:rsidRPr="00BE068B" w:rsidRDefault="00A478EB" w:rsidP="001512DD">
            <w:pPr>
              <w:spacing w:after="0"/>
              <w:rPr>
                <w:rFonts w:ascii="Gill Sans MT" w:hAnsi="Gill Sans MT"/>
              </w:rPr>
            </w:pPr>
            <w:r w:rsidRPr="00BE068B">
              <w:rPr>
                <w:rFonts w:ascii="Gill Sans MT" w:hAnsi="Gill Sans MT"/>
              </w:rPr>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2E4F5CB8"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612EE5" w:rsidRPr="00BE068B" w14:paraId="6B4C9E09"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2B1B3420" w14:textId="77777777" w:rsidR="00612EE5" w:rsidRPr="00BE068B" w:rsidRDefault="00612EE5"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30D8E93A" w14:textId="70B33816" w:rsidR="00612EE5" w:rsidRPr="00BE068B" w:rsidRDefault="00612EE5" w:rsidP="001512DD">
            <w:pPr>
              <w:spacing w:after="0"/>
              <w:rPr>
                <w:rFonts w:ascii="Gill Sans MT" w:hAnsi="Gill Sans MT"/>
                <w:w w:val="105"/>
              </w:rPr>
            </w:pPr>
            <w:r w:rsidRPr="00BE068B">
              <w:rPr>
                <w:rFonts w:ascii="Gill Sans MT" w:hAnsi="Gill Sans MT"/>
                <w:w w:val="105"/>
              </w:rPr>
              <w:t>Please indicate distance between this village and the birth pl</w:t>
            </w:r>
            <w:ins w:id="0" w:author="usaiduser" w:date="2014-11-09T10:37:00Z">
              <w:r w:rsidR="008D73A3">
                <w:rPr>
                  <w:rFonts w:ascii="Gill Sans MT" w:hAnsi="Gill Sans MT"/>
                  <w:w w:val="105"/>
                </w:rPr>
                <w:t>a</w:t>
              </w:r>
            </w:ins>
            <w:r w:rsidRPr="00BE068B">
              <w:rPr>
                <w:rFonts w:ascii="Gill Sans MT" w:hAnsi="Gill Sans MT"/>
                <w:w w:val="105"/>
              </w:rPr>
              <w:t>ce of the household head (in KM)</w:t>
            </w:r>
          </w:p>
          <w:p w14:paraId="775BB0AC" w14:textId="77777777" w:rsidR="00612EE5" w:rsidRPr="00BE068B" w:rsidRDefault="00EF7147" w:rsidP="001512DD">
            <w:pPr>
              <w:spacing w:after="0"/>
              <w:rPr>
                <w:rFonts w:ascii="Gill Sans MT" w:hAnsi="Gill Sans MT"/>
                <w:i/>
                <w:w w:val="105"/>
              </w:rPr>
            </w:pPr>
            <w:r w:rsidRPr="00BE068B">
              <w:rPr>
                <w:rFonts w:ascii="Gill Sans MT" w:hAnsi="Gill Sans MT"/>
                <w:i/>
                <w:w w:val="105"/>
              </w:rPr>
              <w:t xml:space="preserve">Only ask if A11 </w:t>
            </w:r>
            <w:r w:rsidRPr="00BE068B">
              <w:rPr>
                <w:rFonts w:ascii="Gill Sans MT" w:hAnsi="Gill Sans MT"/>
                <w:w w:val="105"/>
              </w:rPr>
              <w:t>≠</w:t>
            </w:r>
            <w:r w:rsidRPr="00BE068B">
              <w:rPr>
                <w:rFonts w:ascii="Gill Sans MT" w:hAnsi="Gill Sans MT"/>
                <w:i/>
                <w:w w:val="105"/>
              </w:rPr>
              <w:t>1</w:t>
            </w:r>
          </w:p>
          <w:p w14:paraId="4DAB81BF" w14:textId="1395A621" w:rsidR="00EF7147" w:rsidRPr="00BE068B" w:rsidRDefault="00EF7147" w:rsidP="001512DD">
            <w:pPr>
              <w:spacing w:after="0" w:line="240" w:lineRule="auto"/>
              <w:rPr>
                <w:rFonts w:ascii="Gill Sans MT" w:hAnsi="Gill Sans MT"/>
                <w:i/>
                <w:w w:val="105"/>
              </w:rPr>
            </w:pPr>
            <w:r w:rsidRPr="00BE068B">
              <w:rPr>
                <w:rFonts w:ascii="Gill Sans MT" w:hAnsi="Gill Sans MT"/>
                <w:i/>
                <w:w w:val="105"/>
              </w:rPr>
              <w:t>Ask if B9=2</w:t>
            </w:r>
          </w:p>
        </w:tc>
        <w:tc>
          <w:tcPr>
            <w:tcW w:w="4338" w:type="dxa"/>
            <w:gridSpan w:val="6"/>
            <w:tcBorders>
              <w:top w:val="single" w:sz="4" w:space="0" w:color="000000"/>
              <w:bottom w:val="single" w:sz="4" w:space="0" w:color="000000"/>
              <w:right w:val="single" w:sz="18" w:space="0" w:color="000000"/>
            </w:tcBorders>
          </w:tcPr>
          <w:p w14:paraId="479D5939" w14:textId="77777777" w:rsidR="00612EE5" w:rsidRPr="00BE068B" w:rsidRDefault="00612EE5" w:rsidP="001512DD">
            <w:pPr>
              <w:spacing w:after="0"/>
              <w:rPr>
                <w:rFonts w:ascii="Gill Sans MT" w:hAnsi="Gill Sans MT"/>
              </w:rPr>
            </w:pPr>
          </w:p>
        </w:tc>
        <w:tc>
          <w:tcPr>
            <w:tcW w:w="704" w:type="dxa"/>
            <w:tcBorders>
              <w:top w:val="single" w:sz="18" w:space="0" w:color="000000"/>
              <w:left w:val="single" w:sz="18" w:space="0" w:color="000000"/>
              <w:bottom w:val="single" w:sz="18" w:space="0" w:color="000000"/>
              <w:right w:val="single" w:sz="18" w:space="0" w:color="000000"/>
            </w:tcBorders>
          </w:tcPr>
          <w:p w14:paraId="7A74BB91" w14:textId="611ABC8C" w:rsidR="00612EE5" w:rsidRPr="00BE068B" w:rsidRDefault="00612EE5"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(Integer)</w:t>
            </w:r>
          </w:p>
        </w:tc>
      </w:tr>
      <w:tr w:rsidR="00612EE5" w:rsidRPr="00BE068B" w14:paraId="142C49CB"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3EAE3EE4" w14:textId="77777777" w:rsidR="00612EE5" w:rsidRPr="00BE068B" w:rsidRDefault="00612EE5" w:rsidP="001512DD">
            <w:pPr>
              <w:spacing w:after="0"/>
              <w:rPr>
                <w:rFonts w:ascii="Gill Sans MT" w:eastAsia="Calibri" w:hAnsi="Gill Sans MT" w:cs="Times New Roman"/>
                <w:w w:val="105"/>
              </w:rPr>
            </w:pPr>
            <w:commentRangeStart w:id="1"/>
          </w:p>
        </w:tc>
        <w:tc>
          <w:tcPr>
            <w:tcW w:w="4914" w:type="dxa"/>
            <w:gridSpan w:val="2"/>
            <w:tcBorders>
              <w:top w:val="single" w:sz="4" w:space="0" w:color="000000"/>
              <w:left w:val="single" w:sz="4" w:space="0" w:color="auto"/>
              <w:bottom w:val="single" w:sz="4" w:space="0" w:color="000000"/>
            </w:tcBorders>
          </w:tcPr>
          <w:p w14:paraId="4D93D316" w14:textId="77777777" w:rsidR="0030370A" w:rsidRDefault="00612EE5" w:rsidP="00612EE5">
            <w:pPr>
              <w:spacing w:after="0"/>
              <w:rPr>
                <w:ins w:id="2" w:author="Heather Huntington" w:date="2014-11-17T18:17:00Z"/>
                <w:rFonts w:ascii="Gill Sans MT" w:hAnsi="Gill Sans MT"/>
                <w:w w:val="105"/>
              </w:rPr>
            </w:pPr>
            <w:commentRangeStart w:id="3"/>
            <w:r w:rsidRPr="00BE068B">
              <w:rPr>
                <w:rFonts w:ascii="Gill Sans MT" w:hAnsi="Gill Sans MT"/>
                <w:w w:val="105"/>
              </w:rPr>
              <w:t xml:space="preserve">Why did the household head move to this village? </w:t>
            </w:r>
          </w:p>
          <w:p w14:paraId="01056433" w14:textId="4F628D69" w:rsidR="00612EE5" w:rsidRPr="00BE068B" w:rsidRDefault="0030370A" w:rsidP="00612EE5">
            <w:pPr>
              <w:spacing w:after="0"/>
              <w:rPr>
                <w:rFonts w:ascii="Gill Sans MT" w:hAnsi="Gill Sans MT"/>
                <w:w w:val="105"/>
              </w:rPr>
            </w:pPr>
            <w:ins w:id="4" w:author="Heather Huntington" w:date="2014-11-17T18:17:00Z">
              <w:r>
                <w:rPr>
                  <w:rFonts w:ascii="Gill Sans MT" w:hAnsi="Gill Sans MT"/>
                  <w:w w:val="105"/>
                </w:rPr>
                <w:t xml:space="preserve">PROBE AND CODE. </w:t>
              </w:r>
            </w:ins>
            <w:r w:rsidR="00612EE5" w:rsidRPr="00BE068B">
              <w:rPr>
                <w:rFonts w:ascii="Gill Sans MT" w:hAnsi="Gill Sans MT"/>
                <w:w w:val="105"/>
              </w:rPr>
              <w:t xml:space="preserve">Select all that apply. </w:t>
            </w:r>
            <w:commentRangeEnd w:id="3"/>
            <w:r w:rsidR="00116982">
              <w:rPr>
                <w:rStyle w:val="CommentReference"/>
              </w:rPr>
              <w:commentReference w:id="3"/>
            </w:r>
          </w:p>
          <w:p w14:paraId="6F130C30" w14:textId="77777777" w:rsidR="00612EE5" w:rsidRPr="00BE068B" w:rsidRDefault="00EF7147" w:rsidP="00612EE5">
            <w:pPr>
              <w:spacing w:after="0"/>
              <w:rPr>
                <w:rFonts w:ascii="Gill Sans MT" w:hAnsi="Gill Sans MT"/>
                <w:i/>
                <w:w w:val="105"/>
              </w:rPr>
            </w:pPr>
            <w:r w:rsidRPr="00BE068B">
              <w:rPr>
                <w:rFonts w:ascii="Gill Sans MT" w:hAnsi="Gill Sans MT"/>
                <w:i/>
                <w:w w:val="105"/>
              </w:rPr>
              <w:t xml:space="preserve">Only ask if A11 </w:t>
            </w:r>
            <w:r w:rsidRPr="00BE068B">
              <w:rPr>
                <w:rFonts w:ascii="Gill Sans MT" w:hAnsi="Gill Sans MT"/>
                <w:w w:val="105"/>
              </w:rPr>
              <w:t>≠</w:t>
            </w:r>
            <w:r w:rsidRPr="00BE068B">
              <w:rPr>
                <w:rFonts w:ascii="Gill Sans MT" w:hAnsi="Gill Sans MT"/>
                <w:i/>
                <w:w w:val="105"/>
              </w:rPr>
              <w:t>1</w:t>
            </w:r>
          </w:p>
          <w:p w14:paraId="3DAF96CE" w14:textId="2902103A" w:rsidR="00EF7147" w:rsidRPr="00BE068B" w:rsidRDefault="00EF7147" w:rsidP="00612EE5">
            <w:pPr>
              <w:keepNext/>
              <w:spacing w:after="0" w:line="259" w:lineRule="auto"/>
              <w:outlineLvl w:val="7"/>
              <w:rPr>
                <w:rFonts w:ascii="Gill Sans MT" w:hAnsi="Gill Sans MT"/>
                <w:i/>
                <w:w w:val="105"/>
              </w:rPr>
            </w:pPr>
            <w:r w:rsidRPr="00BE068B">
              <w:rPr>
                <w:rFonts w:ascii="Gill Sans MT" w:hAnsi="Gill Sans MT"/>
                <w:i/>
                <w:w w:val="105"/>
              </w:rPr>
              <w:t>Ask if B9=2</w:t>
            </w:r>
            <w:commentRangeEnd w:id="1"/>
            <w:r w:rsidR="0030370A">
              <w:rPr>
                <w:rStyle w:val="CommentReference"/>
              </w:rPr>
              <w:commentReference w:id="1"/>
            </w:r>
          </w:p>
        </w:tc>
        <w:tc>
          <w:tcPr>
            <w:tcW w:w="4338" w:type="dxa"/>
            <w:gridSpan w:val="6"/>
            <w:tcBorders>
              <w:top w:val="single" w:sz="4" w:space="0" w:color="000000"/>
              <w:bottom w:val="single" w:sz="4" w:space="0" w:color="000000"/>
              <w:right w:val="single" w:sz="18" w:space="0" w:color="000000"/>
            </w:tcBorders>
          </w:tcPr>
          <w:p w14:paraId="0F6224DA" w14:textId="77777777" w:rsidR="00612EE5" w:rsidRPr="00BE068B" w:rsidRDefault="00612EE5" w:rsidP="00612EE5">
            <w:pPr>
              <w:spacing w:after="0"/>
              <w:rPr>
                <w:rFonts w:ascii="Gill Sans MT" w:hAnsi="Gill Sans MT"/>
              </w:rPr>
            </w:pPr>
            <w:r w:rsidRPr="00BE068B">
              <w:rPr>
                <w:rFonts w:ascii="Gill Sans MT" w:hAnsi="Gill Sans MT"/>
              </w:rPr>
              <w:t>1= Economic resources</w:t>
            </w:r>
          </w:p>
          <w:p w14:paraId="432C73A5" w14:textId="3A950166" w:rsidR="00612EE5" w:rsidRPr="00BE068B" w:rsidRDefault="00612EE5" w:rsidP="00612EE5">
            <w:pPr>
              <w:spacing w:after="0"/>
              <w:rPr>
                <w:rFonts w:ascii="Gill Sans MT" w:hAnsi="Gill Sans MT"/>
              </w:rPr>
            </w:pPr>
            <w:r w:rsidRPr="00BE068B">
              <w:rPr>
                <w:rFonts w:ascii="Gill Sans MT" w:hAnsi="Gill Sans MT"/>
              </w:rPr>
              <w:t>2- Natural re</w:t>
            </w:r>
            <w:r w:rsidR="00C50005" w:rsidRPr="00BE068B">
              <w:rPr>
                <w:rFonts w:ascii="Gill Sans MT" w:hAnsi="Gill Sans MT"/>
              </w:rPr>
              <w:t>s</w:t>
            </w:r>
            <w:r w:rsidRPr="00BE068B">
              <w:rPr>
                <w:rFonts w:ascii="Gill Sans MT" w:hAnsi="Gill Sans MT"/>
              </w:rPr>
              <w:t>ource</w:t>
            </w:r>
            <w:r w:rsidR="00C50005" w:rsidRPr="00BE068B">
              <w:rPr>
                <w:rFonts w:ascii="Gill Sans MT" w:hAnsi="Gill Sans MT"/>
              </w:rPr>
              <w:t>s</w:t>
            </w:r>
          </w:p>
          <w:p w14:paraId="1B5D607A" w14:textId="77777777" w:rsidR="00612EE5" w:rsidRPr="00BE068B" w:rsidRDefault="00612EE5" w:rsidP="00612EE5">
            <w:pPr>
              <w:spacing w:after="0"/>
              <w:rPr>
                <w:rFonts w:ascii="Gill Sans MT" w:hAnsi="Gill Sans MT"/>
              </w:rPr>
            </w:pPr>
            <w:r w:rsidRPr="00BE068B">
              <w:rPr>
                <w:rFonts w:ascii="Gill Sans MT" w:hAnsi="Gill Sans MT"/>
              </w:rPr>
              <w:t>3- Family</w:t>
            </w:r>
          </w:p>
          <w:p w14:paraId="684AF27F" w14:textId="77777777" w:rsidR="00612EE5" w:rsidRPr="00BE068B" w:rsidRDefault="00612EE5" w:rsidP="00612EE5">
            <w:pPr>
              <w:spacing w:after="0"/>
              <w:rPr>
                <w:rFonts w:ascii="Gill Sans MT" w:hAnsi="Gill Sans MT"/>
              </w:rPr>
            </w:pPr>
            <w:r w:rsidRPr="00BE068B">
              <w:rPr>
                <w:rFonts w:ascii="Gill Sans MT" w:hAnsi="Gill Sans MT"/>
              </w:rPr>
              <w:t>4- School</w:t>
            </w:r>
          </w:p>
          <w:p w14:paraId="1E45EB99" w14:textId="77777777" w:rsidR="00612EE5" w:rsidRPr="00BE068B" w:rsidRDefault="00612EE5" w:rsidP="00612EE5">
            <w:pPr>
              <w:spacing w:after="0"/>
              <w:rPr>
                <w:rFonts w:ascii="Gill Sans MT" w:hAnsi="Gill Sans MT"/>
              </w:rPr>
            </w:pPr>
            <w:r w:rsidRPr="00BE068B">
              <w:rPr>
                <w:rFonts w:ascii="Gill Sans MT" w:hAnsi="Gill Sans MT"/>
              </w:rPr>
              <w:t>5- Employment</w:t>
            </w:r>
          </w:p>
          <w:p w14:paraId="7B6C10EA" w14:textId="77777777" w:rsidR="00612EE5" w:rsidRPr="00BE068B" w:rsidRDefault="00612EE5" w:rsidP="00612EE5">
            <w:pPr>
              <w:spacing w:after="0"/>
              <w:rPr>
                <w:rFonts w:ascii="Gill Sans MT" w:hAnsi="Gill Sans MT"/>
              </w:rPr>
            </w:pPr>
            <w:r w:rsidRPr="00BE068B">
              <w:rPr>
                <w:rFonts w:ascii="Gill Sans MT" w:hAnsi="Gill Sans MT"/>
              </w:rPr>
              <w:t>6= Land</w:t>
            </w:r>
          </w:p>
          <w:p w14:paraId="7BD1D405" w14:textId="77777777" w:rsidR="00612EE5" w:rsidRPr="00BE068B" w:rsidRDefault="00612EE5" w:rsidP="00612EE5">
            <w:pPr>
              <w:spacing w:after="0"/>
              <w:rPr>
                <w:rFonts w:ascii="Gill Sans MT" w:hAnsi="Gill Sans MT"/>
              </w:rPr>
            </w:pPr>
            <w:r w:rsidRPr="00BE068B">
              <w:rPr>
                <w:rFonts w:ascii="Gill Sans MT" w:hAnsi="Gill Sans MT"/>
              </w:rPr>
              <w:t>7= Other (specify)</w:t>
            </w:r>
          </w:p>
          <w:p w14:paraId="3BBFBD20" w14:textId="77777777" w:rsidR="00612EE5" w:rsidRPr="00BE068B" w:rsidRDefault="00612EE5" w:rsidP="00612EE5">
            <w:pPr>
              <w:spacing w:after="0"/>
              <w:rPr>
                <w:rFonts w:ascii="Gill Sans MT" w:hAnsi="Gill Sans MT"/>
              </w:rPr>
            </w:pPr>
            <w:r w:rsidRPr="00BE068B">
              <w:rPr>
                <w:rFonts w:ascii="Gill Sans MT" w:hAnsi="Gill Sans MT"/>
              </w:rPr>
              <w:t>888=Don’t know</w:t>
            </w:r>
          </w:p>
          <w:p w14:paraId="14393ED8" w14:textId="45C75176" w:rsidR="00612EE5" w:rsidRPr="00BE068B" w:rsidRDefault="00612EE5" w:rsidP="00612EE5">
            <w:pPr>
              <w:spacing w:after="0"/>
              <w:rPr>
                <w:rFonts w:ascii="Gill Sans MT" w:hAnsi="Gill Sans MT"/>
              </w:rPr>
            </w:pPr>
            <w:r w:rsidRPr="00BE068B">
              <w:rPr>
                <w:rFonts w:ascii="Gill Sans MT" w:hAnsi="Gill Sans MT"/>
              </w:rPr>
              <w:t>999= 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732CAE6C" w14:textId="5D088EEF" w:rsidR="00612EE5" w:rsidRPr="00BE068B" w:rsidRDefault="00612EE5"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478EB" w:rsidRPr="00BE068B" w14:paraId="67CBADDE"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1B83395A" w14:textId="77777777" w:rsidR="00A478EB" w:rsidRPr="00BE068B" w:rsidRDefault="00A478EB" w:rsidP="001512DD">
            <w:pPr>
              <w:spacing w:after="0"/>
              <w:rPr>
                <w:rFonts w:ascii="Gill Sans MT" w:hAnsi="Gill Sans MT"/>
                <w:w w:val="105"/>
              </w:rPr>
            </w:pPr>
          </w:p>
        </w:tc>
        <w:tc>
          <w:tcPr>
            <w:tcW w:w="7430" w:type="dxa"/>
            <w:gridSpan w:val="4"/>
            <w:tcBorders>
              <w:top w:val="single" w:sz="4" w:space="0" w:color="000000"/>
              <w:left w:val="single" w:sz="4" w:space="0" w:color="auto"/>
              <w:bottom w:val="single" w:sz="4" w:space="0" w:color="000000"/>
              <w:right w:val="single" w:sz="18" w:space="0" w:color="000000"/>
            </w:tcBorders>
          </w:tcPr>
          <w:p w14:paraId="2A76FD16" w14:textId="3DAB052E" w:rsidR="00A478EB"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B10</w:t>
            </w:r>
            <w:r w:rsidR="00A478EB" w:rsidRPr="00BE068B">
              <w:rPr>
                <w:rFonts w:ascii="Gill Sans MT" w:hAnsi="Gill Sans MT"/>
                <w:w w:val="105"/>
              </w:rPr>
              <w:t>. How many years have you lived in this village/locality</w:t>
            </w:r>
            <w:proofErr w:type="gramStart"/>
            <w:r w:rsidR="00A478EB" w:rsidRPr="00BE068B">
              <w:rPr>
                <w:rFonts w:ascii="Gill Sans MT" w:hAnsi="Gill Sans MT"/>
                <w:w w:val="105"/>
              </w:rPr>
              <w:t>?(</w:t>
            </w:r>
            <w:proofErr w:type="spellStart"/>
            <w:proofErr w:type="gramEnd"/>
            <w:r w:rsidR="00A478EB" w:rsidRPr="00BE068B">
              <w:rPr>
                <w:rFonts w:ascii="Gill Sans MT" w:hAnsi="Gill Sans MT"/>
                <w:b/>
                <w:w w:val="105"/>
              </w:rPr>
              <w:t>yrs_live</w:t>
            </w:r>
            <w:proofErr w:type="spellEnd"/>
            <w:r w:rsidR="00A478EB" w:rsidRPr="00BE068B">
              <w:rPr>
                <w:rFonts w:ascii="Gill Sans MT" w:hAnsi="Gill Sans MT"/>
                <w:w w:val="105"/>
              </w:rPr>
              <w:t>)</w:t>
            </w:r>
          </w:p>
          <w:p w14:paraId="143BFCDA" w14:textId="35AF2E80" w:rsidR="00A478EB" w:rsidRPr="00BE068B" w:rsidRDefault="00A478EB" w:rsidP="001512DD">
            <w:pPr>
              <w:spacing w:after="0"/>
              <w:rPr>
                <w:rFonts w:ascii="Gill Sans MT" w:hAnsi="Gill Sans MT"/>
                <w:w w:val="105"/>
              </w:rPr>
            </w:pPr>
          </w:p>
        </w:tc>
        <w:tc>
          <w:tcPr>
            <w:tcW w:w="2526" w:type="dxa"/>
            <w:gridSpan w:val="5"/>
            <w:tcBorders>
              <w:top w:val="single" w:sz="18" w:space="0" w:color="000000"/>
              <w:left w:val="single" w:sz="18" w:space="0" w:color="000000"/>
              <w:bottom w:val="single" w:sz="18" w:space="0" w:color="000000"/>
              <w:right w:val="single" w:sz="18" w:space="0" w:color="000000"/>
            </w:tcBorders>
          </w:tcPr>
          <w:p w14:paraId="5C5FF1CA" w14:textId="77777777" w:rsidR="00A478EB" w:rsidRPr="00BE068B" w:rsidRDefault="00A478EB" w:rsidP="001512D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BE53B1" w:rsidRPr="00BE068B" w14:paraId="5D595A59"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0BDA158A" w14:textId="77777777" w:rsidR="00A478EB" w:rsidRPr="00BE068B" w:rsidRDefault="00A478EB" w:rsidP="001512DD">
            <w:pPr>
              <w:spacing w:after="0"/>
              <w:rPr>
                <w:rFonts w:ascii="Gill Sans MT" w:hAnsi="Gill Sans MT"/>
                <w:w w:val="105"/>
              </w:rPr>
            </w:pPr>
          </w:p>
        </w:tc>
        <w:tc>
          <w:tcPr>
            <w:tcW w:w="7430" w:type="dxa"/>
            <w:gridSpan w:val="4"/>
            <w:tcBorders>
              <w:top w:val="single" w:sz="4" w:space="0" w:color="000000"/>
              <w:left w:val="single" w:sz="4" w:space="0" w:color="auto"/>
              <w:bottom w:val="single" w:sz="4" w:space="0" w:color="000000"/>
              <w:right w:val="single" w:sz="18" w:space="0" w:color="000000"/>
            </w:tcBorders>
          </w:tcPr>
          <w:p w14:paraId="47E07D02" w14:textId="0DBF3697" w:rsidR="00A478EB"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B11</w:t>
            </w:r>
            <w:r w:rsidR="00A478EB" w:rsidRPr="00BE068B">
              <w:rPr>
                <w:rFonts w:ascii="Gill Sans MT" w:hAnsi="Gill Sans MT"/>
                <w:w w:val="105"/>
              </w:rPr>
              <w:t>. How many years has the household head live</w:t>
            </w:r>
            <w:r w:rsidR="000B0A99" w:rsidRPr="00BE068B">
              <w:rPr>
                <w:rFonts w:ascii="Gill Sans MT" w:hAnsi="Gill Sans MT"/>
                <w:w w:val="105"/>
              </w:rPr>
              <w:t>d</w:t>
            </w:r>
            <w:r w:rsidR="00A478EB" w:rsidRPr="00BE068B">
              <w:rPr>
                <w:rFonts w:ascii="Gill Sans MT" w:hAnsi="Gill Sans MT"/>
                <w:w w:val="105"/>
              </w:rPr>
              <w:t xml:space="preserve"> in this village/locality? (</w:t>
            </w:r>
            <w:proofErr w:type="spellStart"/>
            <w:proofErr w:type="gramStart"/>
            <w:r w:rsidR="00A478EB" w:rsidRPr="00BE068B">
              <w:rPr>
                <w:rFonts w:ascii="Gill Sans MT" w:hAnsi="Gill Sans MT"/>
                <w:b/>
                <w:w w:val="105"/>
              </w:rPr>
              <w:t>yrs</w:t>
            </w:r>
            <w:proofErr w:type="gramEnd"/>
            <w:r w:rsidR="00A478EB" w:rsidRPr="00BE068B">
              <w:rPr>
                <w:rFonts w:ascii="Gill Sans MT" w:hAnsi="Gill Sans MT"/>
                <w:b/>
                <w:w w:val="105"/>
              </w:rPr>
              <w:t>_live_head</w:t>
            </w:r>
            <w:proofErr w:type="spellEnd"/>
            <w:r w:rsidR="00A478EB" w:rsidRPr="00BE068B">
              <w:rPr>
                <w:rFonts w:ascii="Gill Sans MT" w:hAnsi="Gill Sans MT"/>
                <w:w w:val="105"/>
              </w:rPr>
              <w:t>)</w:t>
            </w:r>
          </w:p>
          <w:p w14:paraId="4878F439" w14:textId="073376CD" w:rsidR="00A478EB" w:rsidRPr="00BE068B" w:rsidRDefault="00A478EB" w:rsidP="001512DD">
            <w:pPr>
              <w:spacing w:after="0"/>
              <w:rPr>
                <w:rFonts w:ascii="Gill Sans MT" w:hAnsi="Gill Sans MT"/>
                <w:w w:val="105"/>
              </w:rPr>
            </w:pPr>
            <w:r w:rsidRPr="00BE068B">
              <w:rPr>
                <w:rFonts w:ascii="Gill Sans MT" w:hAnsi="Gill Sans MT"/>
                <w:i/>
                <w:w w:val="105"/>
              </w:rPr>
              <w:t xml:space="preserve">Only ask if A11 </w:t>
            </w:r>
            <w:r w:rsidRPr="00BE068B">
              <w:rPr>
                <w:rFonts w:ascii="Gill Sans MT" w:hAnsi="Gill Sans MT"/>
                <w:w w:val="105"/>
              </w:rPr>
              <w:t>≠</w:t>
            </w:r>
            <w:r w:rsidR="000427DF" w:rsidRPr="00BE068B">
              <w:rPr>
                <w:rFonts w:ascii="Gill Sans MT" w:hAnsi="Gill Sans MT"/>
                <w:i/>
                <w:w w:val="105"/>
              </w:rPr>
              <w:t>1 and B9</w:t>
            </w:r>
            <w:r w:rsidRPr="00BE068B">
              <w:rPr>
                <w:rFonts w:ascii="Gill Sans MT" w:hAnsi="Gill Sans MT"/>
                <w:i/>
                <w:w w:val="105"/>
              </w:rPr>
              <w:t xml:space="preserve"> </w:t>
            </w:r>
            <w:r w:rsidRPr="00BE068B">
              <w:rPr>
                <w:rFonts w:ascii="Gill Sans MT" w:hAnsi="Gill Sans MT"/>
                <w:w w:val="105"/>
              </w:rPr>
              <w:t>≠</w:t>
            </w:r>
            <w:r w:rsidRPr="00BE068B">
              <w:rPr>
                <w:rFonts w:ascii="Gill Sans MT" w:hAnsi="Gill Sans MT"/>
                <w:i/>
                <w:w w:val="105"/>
              </w:rPr>
              <w:t>1</w:t>
            </w:r>
          </w:p>
        </w:tc>
        <w:tc>
          <w:tcPr>
            <w:tcW w:w="2526" w:type="dxa"/>
            <w:gridSpan w:val="5"/>
            <w:tcBorders>
              <w:top w:val="single" w:sz="18" w:space="0" w:color="000000"/>
              <w:left w:val="single" w:sz="18" w:space="0" w:color="000000"/>
              <w:bottom w:val="single" w:sz="18" w:space="0" w:color="000000"/>
              <w:right w:val="single" w:sz="18" w:space="0" w:color="000000"/>
            </w:tcBorders>
          </w:tcPr>
          <w:p w14:paraId="633E052C" w14:textId="77777777" w:rsidR="00A478EB" w:rsidRPr="00BE068B" w:rsidRDefault="00A478EB" w:rsidP="001512D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A478EB" w:rsidRPr="00BE068B" w14:paraId="33E87848"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364B0AFC" w14:textId="77777777"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77F1284E" w14:textId="6E6347EE" w:rsidR="00A478EB" w:rsidRPr="00BE068B" w:rsidRDefault="000427DF" w:rsidP="001512DD">
            <w:pPr>
              <w:spacing w:after="0"/>
              <w:rPr>
                <w:rFonts w:ascii="Gill Sans MT" w:eastAsia="Calibri" w:hAnsi="Gill Sans MT" w:cs="Times New Roman"/>
                <w:w w:val="105"/>
              </w:rPr>
            </w:pPr>
            <w:r w:rsidRPr="00BE068B">
              <w:rPr>
                <w:rFonts w:ascii="Gill Sans MT" w:hAnsi="Gill Sans MT"/>
                <w:w w:val="105"/>
              </w:rPr>
              <w:t>B12</w:t>
            </w:r>
            <w:r w:rsidR="00A478EB" w:rsidRPr="00BE068B">
              <w:rPr>
                <w:rFonts w:ascii="Gill Sans MT" w:hAnsi="Gill Sans MT"/>
                <w:w w:val="105"/>
              </w:rPr>
              <w:t xml:space="preserve">. </w:t>
            </w:r>
            <w:proofErr w:type="gramStart"/>
            <w:r w:rsidR="00A478EB" w:rsidRPr="00BE068B">
              <w:rPr>
                <w:rFonts w:ascii="Gill Sans MT" w:hAnsi="Gill Sans MT"/>
                <w:w w:val="105"/>
              </w:rPr>
              <w:t xml:space="preserve">Are you considered a local or non-local by </w:t>
            </w:r>
            <w:r w:rsidR="00A478EB" w:rsidRPr="00BE068B">
              <w:rPr>
                <w:rFonts w:ascii="Gill Sans MT" w:hAnsi="Gill Sans MT"/>
                <w:w w:val="105"/>
              </w:rPr>
              <w:lastRenderedPageBreak/>
              <w:t>others</w:t>
            </w:r>
            <w:proofErr w:type="gramEnd"/>
            <w:r w:rsidR="00A478EB" w:rsidRPr="00BE068B">
              <w:rPr>
                <w:rFonts w:ascii="Gill Sans MT" w:hAnsi="Gill Sans MT"/>
                <w:w w:val="105"/>
              </w:rPr>
              <w:t xml:space="preserve"> in this village? (</w:t>
            </w:r>
            <w:proofErr w:type="spellStart"/>
            <w:proofErr w:type="gramStart"/>
            <w:r w:rsidR="00A478EB" w:rsidRPr="00BE068B">
              <w:rPr>
                <w:rFonts w:ascii="Gill Sans MT" w:hAnsi="Gill Sans MT"/>
                <w:b/>
                <w:w w:val="105"/>
              </w:rPr>
              <w:t>local</w:t>
            </w:r>
            <w:proofErr w:type="gramEnd"/>
            <w:r w:rsidR="00A478EB" w:rsidRPr="00BE068B">
              <w:rPr>
                <w:rFonts w:ascii="Gill Sans MT" w:hAnsi="Gill Sans MT"/>
                <w:b/>
                <w:w w:val="105"/>
              </w:rPr>
              <w:t>_no</w:t>
            </w:r>
            <w:proofErr w:type="spellEnd"/>
            <w:r w:rsidR="00A478EB" w:rsidRPr="00BE068B">
              <w:rPr>
                <w:rFonts w:ascii="Gill Sans MT" w:hAnsi="Gill Sans MT"/>
                <w:w w:val="105"/>
              </w:rPr>
              <w:t>)</w:t>
            </w:r>
          </w:p>
        </w:tc>
        <w:tc>
          <w:tcPr>
            <w:tcW w:w="4338" w:type="dxa"/>
            <w:gridSpan w:val="6"/>
            <w:tcBorders>
              <w:top w:val="single" w:sz="4" w:space="0" w:color="000000"/>
              <w:bottom w:val="single" w:sz="4" w:space="0" w:color="000000"/>
              <w:right w:val="single" w:sz="18" w:space="0" w:color="000000"/>
            </w:tcBorders>
          </w:tcPr>
          <w:p w14:paraId="479165CF" w14:textId="77777777" w:rsidR="00A478EB" w:rsidRPr="00BE068B" w:rsidRDefault="00A478EB" w:rsidP="001512DD">
            <w:pPr>
              <w:spacing w:after="0"/>
              <w:rPr>
                <w:rFonts w:ascii="Gill Sans MT" w:hAnsi="Gill Sans MT"/>
              </w:rPr>
            </w:pPr>
            <w:r w:rsidRPr="00BE068B">
              <w:rPr>
                <w:rFonts w:ascii="Gill Sans MT" w:hAnsi="Gill Sans MT"/>
              </w:rPr>
              <w:lastRenderedPageBreak/>
              <w:t>1=Local</w:t>
            </w:r>
          </w:p>
          <w:p w14:paraId="65B67985" w14:textId="6394C17D" w:rsidR="00A478EB" w:rsidRPr="00BE068B" w:rsidRDefault="00A478EB" w:rsidP="001512DD">
            <w:pPr>
              <w:spacing w:after="0"/>
              <w:rPr>
                <w:rFonts w:ascii="Gill Sans MT" w:hAnsi="Gill Sans MT"/>
              </w:rPr>
            </w:pPr>
            <w:r w:rsidRPr="00BE068B">
              <w:rPr>
                <w:rFonts w:ascii="Gill Sans MT" w:hAnsi="Gill Sans MT"/>
              </w:rPr>
              <w:lastRenderedPageBreak/>
              <w:t>2=Non-local</w:t>
            </w:r>
          </w:p>
        </w:tc>
        <w:tc>
          <w:tcPr>
            <w:tcW w:w="704" w:type="dxa"/>
            <w:tcBorders>
              <w:top w:val="single" w:sz="18" w:space="0" w:color="000000"/>
              <w:left w:val="single" w:sz="18" w:space="0" w:color="000000"/>
              <w:bottom w:val="single" w:sz="18" w:space="0" w:color="000000"/>
              <w:right w:val="single" w:sz="18" w:space="0" w:color="000000"/>
            </w:tcBorders>
          </w:tcPr>
          <w:p w14:paraId="2460E2C5"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lastRenderedPageBreak/>
              <w:t>(Code)</w:t>
            </w:r>
          </w:p>
        </w:tc>
      </w:tr>
      <w:tr w:rsidR="00A478EB" w:rsidRPr="00BE068B" w14:paraId="4259D1F9"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0F879CFC" w14:textId="77777777"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7E6F562D" w14:textId="071F7D2A" w:rsidR="00A478EB"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B13</w:t>
            </w:r>
            <w:r w:rsidR="00A478EB" w:rsidRPr="00BE068B">
              <w:rPr>
                <w:rFonts w:ascii="Gill Sans MT" w:hAnsi="Gill Sans MT"/>
                <w:w w:val="105"/>
              </w:rPr>
              <w:t xml:space="preserve">. </w:t>
            </w:r>
            <w:proofErr w:type="gramStart"/>
            <w:r w:rsidR="00A478EB" w:rsidRPr="00BE068B">
              <w:rPr>
                <w:rFonts w:ascii="Gill Sans MT" w:hAnsi="Gill Sans MT"/>
                <w:w w:val="105"/>
              </w:rPr>
              <w:t xml:space="preserve">Is the </w:t>
            </w:r>
            <w:r w:rsidR="000360B1" w:rsidRPr="00BE068B">
              <w:rPr>
                <w:rFonts w:ascii="Gill Sans MT" w:hAnsi="Gill Sans MT"/>
                <w:w w:val="105"/>
              </w:rPr>
              <w:t xml:space="preserve">household </w:t>
            </w:r>
            <w:r w:rsidR="00A478EB" w:rsidRPr="00BE068B">
              <w:rPr>
                <w:rFonts w:ascii="Gill Sans MT" w:hAnsi="Gill Sans MT"/>
                <w:w w:val="105"/>
              </w:rPr>
              <w:t>head considered a local or non-local by others</w:t>
            </w:r>
            <w:proofErr w:type="gramEnd"/>
            <w:r w:rsidR="00A478EB" w:rsidRPr="00BE068B">
              <w:rPr>
                <w:rFonts w:ascii="Gill Sans MT" w:hAnsi="Gill Sans MT"/>
                <w:w w:val="105"/>
              </w:rPr>
              <w:t xml:space="preserve"> in this village? (</w:t>
            </w:r>
            <w:proofErr w:type="spellStart"/>
            <w:proofErr w:type="gramStart"/>
            <w:r w:rsidR="00A478EB" w:rsidRPr="00BE068B">
              <w:rPr>
                <w:rFonts w:ascii="Gill Sans MT" w:hAnsi="Gill Sans MT"/>
                <w:b/>
                <w:w w:val="105"/>
              </w:rPr>
              <w:t>local</w:t>
            </w:r>
            <w:proofErr w:type="gramEnd"/>
            <w:r w:rsidR="00A478EB" w:rsidRPr="00BE068B">
              <w:rPr>
                <w:rFonts w:ascii="Gill Sans MT" w:hAnsi="Gill Sans MT"/>
                <w:b/>
                <w:w w:val="105"/>
              </w:rPr>
              <w:t>_no_head</w:t>
            </w:r>
            <w:proofErr w:type="spellEnd"/>
            <w:r w:rsidR="00A478EB" w:rsidRPr="00BE068B">
              <w:rPr>
                <w:rFonts w:ascii="Gill Sans MT" w:hAnsi="Gill Sans MT"/>
                <w:w w:val="105"/>
              </w:rPr>
              <w:t>)</w:t>
            </w:r>
          </w:p>
          <w:p w14:paraId="609E1682" w14:textId="1049FC67" w:rsidR="00A478EB" w:rsidRPr="00BE068B" w:rsidRDefault="00A478EB" w:rsidP="001512DD">
            <w:pPr>
              <w:spacing w:after="0"/>
              <w:rPr>
                <w:rFonts w:ascii="Gill Sans MT" w:eastAsia="Calibri" w:hAnsi="Gill Sans MT" w:cs="Times New Roman"/>
                <w:w w:val="105"/>
              </w:rPr>
            </w:pPr>
            <w:r w:rsidRPr="00BE068B">
              <w:rPr>
                <w:rFonts w:ascii="Gill Sans MT" w:hAnsi="Gill Sans MT"/>
                <w:i/>
                <w:w w:val="105"/>
              </w:rPr>
              <w:t>Skip if A11=1</w:t>
            </w:r>
          </w:p>
        </w:tc>
        <w:tc>
          <w:tcPr>
            <w:tcW w:w="4338" w:type="dxa"/>
            <w:gridSpan w:val="6"/>
            <w:tcBorders>
              <w:top w:val="single" w:sz="4" w:space="0" w:color="000000"/>
              <w:bottom w:val="single" w:sz="4" w:space="0" w:color="000000"/>
              <w:right w:val="single" w:sz="18" w:space="0" w:color="000000"/>
            </w:tcBorders>
          </w:tcPr>
          <w:p w14:paraId="2BD26473" w14:textId="77777777" w:rsidR="00A478EB" w:rsidRPr="00BE068B" w:rsidRDefault="00A478EB" w:rsidP="001512DD">
            <w:pPr>
              <w:spacing w:after="0"/>
              <w:rPr>
                <w:rFonts w:ascii="Gill Sans MT" w:hAnsi="Gill Sans MT"/>
              </w:rPr>
            </w:pPr>
            <w:r w:rsidRPr="00BE068B">
              <w:rPr>
                <w:rFonts w:ascii="Gill Sans MT" w:hAnsi="Gill Sans MT"/>
              </w:rPr>
              <w:t>1=Local</w:t>
            </w:r>
          </w:p>
          <w:p w14:paraId="416466D8" w14:textId="77777777" w:rsidR="00A478EB" w:rsidRPr="00BE068B" w:rsidRDefault="00A478EB" w:rsidP="001512DD">
            <w:pPr>
              <w:spacing w:after="0"/>
              <w:rPr>
                <w:rFonts w:ascii="Gill Sans MT" w:hAnsi="Gill Sans MT"/>
              </w:rPr>
            </w:pPr>
            <w:r w:rsidRPr="00BE068B">
              <w:rPr>
                <w:rFonts w:ascii="Gill Sans MT" w:hAnsi="Gill Sans MT"/>
              </w:rPr>
              <w:t>2=Non-local</w:t>
            </w:r>
          </w:p>
        </w:tc>
        <w:tc>
          <w:tcPr>
            <w:tcW w:w="704" w:type="dxa"/>
            <w:tcBorders>
              <w:top w:val="single" w:sz="18" w:space="0" w:color="000000"/>
              <w:left w:val="single" w:sz="18" w:space="0" w:color="000000"/>
              <w:bottom w:val="single" w:sz="18" w:space="0" w:color="000000"/>
              <w:right w:val="single" w:sz="18" w:space="0" w:color="000000"/>
            </w:tcBorders>
          </w:tcPr>
          <w:p w14:paraId="43CA48DB"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478EB" w:rsidRPr="00BE068B" w14:paraId="5F66D36C"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7C3B331A" w14:textId="77777777"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0C77F705" w14:textId="3C18C11F" w:rsidR="00A478EB"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B14</w:t>
            </w:r>
            <w:r w:rsidR="00A478EB" w:rsidRPr="00BE068B">
              <w:rPr>
                <w:rFonts w:ascii="Gill Sans MT" w:hAnsi="Gill Sans MT"/>
                <w:w w:val="105"/>
              </w:rPr>
              <w:t>. When you were married, which spouse moved to the other spouse's village? (</w:t>
            </w:r>
            <w:proofErr w:type="spellStart"/>
            <w:proofErr w:type="gramStart"/>
            <w:r w:rsidR="00A478EB" w:rsidRPr="00BE068B">
              <w:rPr>
                <w:rFonts w:ascii="Gill Sans MT" w:hAnsi="Gill Sans MT"/>
                <w:b/>
                <w:w w:val="105"/>
              </w:rPr>
              <w:t>spouse</w:t>
            </w:r>
            <w:proofErr w:type="gramEnd"/>
            <w:r w:rsidR="00A478EB" w:rsidRPr="00BE068B">
              <w:rPr>
                <w:rFonts w:ascii="Gill Sans MT" w:hAnsi="Gill Sans MT"/>
                <w:b/>
                <w:w w:val="105"/>
              </w:rPr>
              <w:t>_move</w:t>
            </w:r>
            <w:proofErr w:type="spellEnd"/>
            <w:r w:rsidR="00A478EB" w:rsidRPr="00BE068B">
              <w:rPr>
                <w:rFonts w:ascii="Gill Sans MT" w:hAnsi="Gill Sans MT"/>
                <w:w w:val="105"/>
              </w:rPr>
              <w:t>)</w:t>
            </w:r>
          </w:p>
          <w:p w14:paraId="06247425" w14:textId="714C32C9" w:rsidR="00A478EB" w:rsidRPr="00BE068B" w:rsidRDefault="00A478EB"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Ask if B2=1,2,4,5,6</w:t>
            </w:r>
          </w:p>
        </w:tc>
        <w:tc>
          <w:tcPr>
            <w:tcW w:w="4338" w:type="dxa"/>
            <w:gridSpan w:val="6"/>
            <w:tcBorders>
              <w:top w:val="single" w:sz="4" w:space="0" w:color="000000"/>
              <w:bottom w:val="single" w:sz="4" w:space="0" w:color="000000"/>
              <w:right w:val="single" w:sz="18" w:space="0" w:color="000000"/>
            </w:tcBorders>
          </w:tcPr>
          <w:p w14:paraId="3F88611F" w14:textId="274594DA" w:rsidR="00A478EB" w:rsidRPr="00BE068B" w:rsidRDefault="00A478EB" w:rsidP="001512DD">
            <w:pPr>
              <w:spacing w:after="0"/>
              <w:rPr>
                <w:rFonts w:ascii="Gill Sans MT" w:hAnsi="Gill Sans MT"/>
              </w:rPr>
            </w:pPr>
            <w:r w:rsidRPr="00BE068B">
              <w:rPr>
                <w:rFonts w:ascii="Gill Sans MT" w:hAnsi="Gill Sans MT"/>
              </w:rPr>
              <w:t>1=Wife moved to husband’s village</w:t>
            </w:r>
          </w:p>
          <w:p w14:paraId="6E02A625" w14:textId="0D768235" w:rsidR="00A478EB" w:rsidRPr="00BE068B" w:rsidRDefault="00A478EB" w:rsidP="001512DD">
            <w:pPr>
              <w:spacing w:after="0"/>
              <w:rPr>
                <w:rFonts w:ascii="Gill Sans MT" w:hAnsi="Gill Sans MT"/>
              </w:rPr>
            </w:pPr>
            <w:r w:rsidRPr="00BE068B">
              <w:rPr>
                <w:rFonts w:ascii="Gill Sans MT" w:hAnsi="Gill Sans MT"/>
              </w:rPr>
              <w:t>2=Husband moved to wife’s village</w:t>
            </w:r>
          </w:p>
          <w:p w14:paraId="76ACC902" w14:textId="120066D9" w:rsidR="00A478EB" w:rsidRPr="00BE068B" w:rsidRDefault="00A478EB" w:rsidP="001512DD">
            <w:pPr>
              <w:spacing w:after="0"/>
              <w:rPr>
                <w:rFonts w:ascii="Gill Sans MT" w:hAnsi="Gill Sans MT"/>
              </w:rPr>
            </w:pPr>
            <w:r w:rsidRPr="00BE068B">
              <w:rPr>
                <w:rFonts w:ascii="Gill Sans MT" w:hAnsi="Gill Sans MT"/>
              </w:rPr>
              <w:t>3=Husband and wife both moved to a new village</w:t>
            </w:r>
          </w:p>
          <w:p w14:paraId="5DA83D66" w14:textId="6D82502C" w:rsidR="00A478EB" w:rsidRPr="00BE068B" w:rsidRDefault="00A478EB" w:rsidP="001512DD">
            <w:pPr>
              <w:spacing w:after="0"/>
              <w:rPr>
                <w:rFonts w:ascii="Gill Sans MT" w:hAnsi="Gill Sans MT"/>
              </w:rPr>
            </w:pPr>
            <w:r w:rsidRPr="00BE068B">
              <w:rPr>
                <w:rFonts w:ascii="Gill Sans MT" w:hAnsi="Gill Sans MT"/>
              </w:rPr>
              <w:t>4=Husband moved to wife’s village for one year, then moved back to husband’s village together</w:t>
            </w:r>
          </w:p>
          <w:p w14:paraId="1A484CA5" w14:textId="3B4A9BD3" w:rsidR="00A478EB" w:rsidRPr="00BE068B" w:rsidRDefault="00A478EB" w:rsidP="001512DD">
            <w:pPr>
              <w:spacing w:after="0"/>
              <w:rPr>
                <w:rFonts w:ascii="Gill Sans MT" w:hAnsi="Gill Sans MT"/>
              </w:rPr>
            </w:pPr>
            <w:r w:rsidRPr="00BE068B">
              <w:rPr>
                <w:rFonts w:ascii="Gill Sans MT" w:hAnsi="Gill Sans MT"/>
              </w:rPr>
              <w:t>5=Husband and wife from same village, moved to a new home in that village</w:t>
            </w:r>
          </w:p>
          <w:p w14:paraId="62B12091" w14:textId="4EBA90AD" w:rsidR="00A478EB" w:rsidRPr="00BE068B" w:rsidRDefault="00A478EB" w:rsidP="001512DD">
            <w:pPr>
              <w:spacing w:after="0"/>
              <w:rPr>
                <w:rFonts w:ascii="Gill Sans MT" w:hAnsi="Gill Sans MT"/>
              </w:rPr>
            </w:pPr>
            <w:r w:rsidRPr="00BE068B">
              <w:rPr>
                <w:rFonts w:ascii="Gill Sans MT" w:hAnsi="Gill Sans MT"/>
              </w:rPr>
              <w:t>6=No one moved</w:t>
            </w:r>
            <w:r w:rsidR="00196EC9" w:rsidRPr="00BE068B">
              <w:rPr>
                <w:rFonts w:ascii="Gill Sans MT" w:hAnsi="Gill Sans MT"/>
              </w:rPr>
              <w:t xml:space="preserve">, live separately </w:t>
            </w:r>
          </w:p>
          <w:p w14:paraId="58AB0112" w14:textId="78F5789D" w:rsidR="00A478EB" w:rsidRPr="00BE068B" w:rsidRDefault="00A478EB" w:rsidP="001512DD">
            <w:pPr>
              <w:spacing w:after="0"/>
              <w:rPr>
                <w:rFonts w:ascii="Gill Sans MT" w:hAnsi="Gill Sans MT"/>
              </w:rPr>
            </w:pPr>
            <w:r w:rsidRPr="00BE068B">
              <w:rPr>
                <w:rFonts w:ascii="Gill Sans MT" w:hAnsi="Gill Sans MT"/>
              </w:rPr>
              <w:t>97=Other, please specify</w:t>
            </w:r>
          </w:p>
        </w:tc>
        <w:tc>
          <w:tcPr>
            <w:tcW w:w="704" w:type="dxa"/>
            <w:tcBorders>
              <w:top w:val="single" w:sz="18" w:space="0" w:color="000000"/>
              <w:left w:val="single" w:sz="18" w:space="0" w:color="000000"/>
              <w:bottom w:val="single" w:sz="18" w:space="0" w:color="000000"/>
              <w:right w:val="single" w:sz="18" w:space="0" w:color="000000"/>
            </w:tcBorders>
          </w:tcPr>
          <w:p w14:paraId="33550328"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478EB" w:rsidRPr="00BE068B" w14:paraId="3BAAAEC7"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66D1B789" w14:textId="77777777" w:rsidR="00A478EB" w:rsidRPr="00BE068B" w:rsidRDefault="00A478EB"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6AAB6070" w14:textId="0B11EF8F" w:rsidR="00A478EB" w:rsidRPr="00BE068B" w:rsidRDefault="000427DF" w:rsidP="001512DD">
            <w:pPr>
              <w:kinsoku w:val="0"/>
              <w:overflowPunct w:val="0"/>
              <w:spacing w:afterLines="20" w:after="48" w:line="240" w:lineRule="auto"/>
              <w:contextualSpacing/>
              <w:rPr>
                <w:rFonts w:ascii="Gill Sans MT" w:hAnsi="Gill Sans MT"/>
                <w:w w:val="105"/>
              </w:rPr>
            </w:pPr>
            <w:r w:rsidRPr="00BE068B">
              <w:rPr>
                <w:rFonts w:ascii="Gill Sans MT" w:hAnsi="Gill Sans MT"/>
                <w:w w:val="105"/>
              </w:rPr>
              <w:t>B14</w:t>
            </w:r>
            <w:r w:rsidR="00A478EB" w:rsidRPr="00BE068B">
              <w:rPr>
                <w:rFonts w:ascii="Gill Sans MT" w:hAnsi="Gill Sans MT"/>
                <w:w w:val="105"/>
              </w:rPr>
              <w:t>b. If other, please specify.</w:t>
            </w:r>
          </w:p>
          <w:p w14:paraId="0633F2E5" w14:textId="0C2E28AD" w:rsidR="00A478EB" w:rsidRPr="00BE068B" w:rsidRDefault="000427DF" w:rsidP="001512DD">
            <w:pPr>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B14</w:t>
            </w:r>
            <w:r w:rsidR="00A478EB" w:rsidRPr="00BE068B">
              <w:rPr>
                <w:rFonts w:ascii="Gill Sans MT" w:hAnsi="Gill Sans MT"/>
                <w:i/>
                <w:w w:val="105"/>
              </w:rPr>
              <w:t>=</w:t>
            </w:r>
            <w:r w:rsidRPr="00BE068B">
              <w:rPr>
                <w:rFonts w:ascii="Gill Sans MT" w:hAnsi="Gill Sans MT"/>
                <w:i/>
                <w:w w:val="105"/>
              </w:rPr>
              <w:t>9</w:t>
            </w:r>
            <w:r w:rsidR="00A478EB" w:rsidRPr="00BE068B">
              <w:rPr>
                <w:rFonts w:ascii="Gill Sans MT" w:hAnsi="Gill Sans MT"/>
                <w:i/>
                <w:w w:val="105"/>
              </w:rPr>
              <w:t>7</w:t>
            </w:r>
          </w:p>
        </w:tc>
        <w:tc>
          <w:tcPr>
            <w:tcW w:w="5042" w:type="dxa"/>
            <w:gridSpan w:val="7"/>
            <w:tcBorders>
              <w:top w:val="single" w:sz="18" w:space="0" w:color="000000"/>
              <w:left w:val="single" w:sz="18" w:space="0" w:color="000000"/>
              <w:bottom w:val="single" w:sz="18" w:space="0" w:color="000000"/>
              <w:right w:val="single" w:sz="18" w:space="0" w:color="000000"/>
            </w:tcBorders>
          </w:tcPr>
          <w:p w14:paraId="11F9EAA0" w14:textId="77777777" w:rsidR="00A478EB" w:rsidRPr="00BE068B" w:rsidRDefault="00A478EB"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A478EB" w:rsidRPr="00BE068B" w14:paraId="72B7CF62"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3FF418D3" w14:textId="77777777"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2" w:space="0" w:color="auto"/>
              <w:bottom w:val="single" w:sz="2" w:space="0" w:color="auto"/>
            </w:tcBorders>
          </w:tcPr>
          <w:p w14:paraId="66653B3D" w14:textId="04038611" w:rsidR="00A478EB"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B15</w:t>
            </w:r>
            <w:r w:rsidR="00A478EB" w:rsidRPr="00BE068B">
              <w:rPr>
                <w:rFonts w:ascii="Gill Sans MT" w:hAnsi="Gill Sans MT"/>
                <w:w w:val="105"/>
              </w:rPr>
              <w:t xml:space="preserve">. Is the </w:t>
            </w:r>
            <w:r w:rsidR="00BE068B" w:rsidRPr="00BE068B">
              <w:rPr>
                <w:rFonts w:ascii="Gill Sans MT" w:hAnsi="Gill Sans MT"/>
                <w:w w:val="105"/>
              </w:rPr>
              <w:t xml:space="preserve">community </w:t>
            </w:r>
            <w:r w:rsidR="00A478EB" w:rsidRPr="00BE068B">
              <w:rPr>
                <w:rFonts w:ascii="Gill Sans MT" w:hAnsi="Gill Sans MT"/>
                <w:w w:val="105"/>
              </w:rPr>
              <w:t>land that your household farms passed down from the wife's family or the husband's family? (</w:t>
            </w:r>
            <w:proofErr w:type="spellStart"/>
            <w:proofErr w:type="gramStart"/>
            <w:r w:rsidR="00A478EB" w:rsidRPr="00BE068B">
              <w:rPr>
                <w:rFonts w:ascii="Gill Sans MT" w:hAnsi="Gill Sans MT"/>
                <w:b/>
                <w:w w:val="105"/>
              </w:rPr>
              <w:t>mat</w:t>
            </w:r>
            <w:proofErr w:type="gramEnd"/>
            <w:r w:rsidR="00A478EB" w:rsidRPr="00BE068B">
              <w:rPr>
                <w:rFonts w:ascii="Gill Sans MT" w:hAnsi="Gill Sans MT"/>
                <w:b/>
                <w:w w:val="105"/>
              </w:rPr>
              <w:t>_pat</w:t>
            </w:r>
            <w:proofErr w:type="spellEnd"/>
            <w:r w:rsidR="00A478EB" w:rsidRPr="00BE068B">
              <w:rPr>
                <w:rFonts w:ascii="Gill Sans MT" w:hAnsi="Gill Sans MT"/>
                <w:w w:val="105"/>
              </w:rPr>
              <w:t>)</w:t>
            </w:r>
          </w:p>
        </w:tc>
        <w:tc>
          <w:tcPr>
            <w:tcW w:w="4338" w:type="dxa"/>
            <w:gridSpan w:val="6"/>
            <w:tcBorders>
              <w:top w:val="single" w:sz="4" w:space="0" w:color="000000"/>
              <w:bottom w:val="single" w:sz="4" w:space="0" w:color="000000"/>
              <w:right w:val="single" w:sz="18" w:space="0" w:color="000000"/>
            </w:tcBorders>
          </w:tcPr>
          <w:p w14:paraId="549E89EC" w14:textId="5DD7C613" w:rsidR="00A478EB" w:rsidRPr="00BE068B" w:rsidRDefault="00A478EB" w:rsidP="001512DD">
            <w:pPr>
              <w:spacing w:after="0"/>
              <w:rPr>
                <w:rFonts w:ascii="Gill Sans MT" w:hAnsi="Gill Sans MT"/>
              </w:rPr>
            </w:pPr>
            <w:r w:rsidRPr="00BE068B">
              <w:rPr>
                <w:rFonts w:ascii="Gill Sans MT" w:hAnsi="Gill Sans MT"/>
              </w:rPr>
              <w:t>1=Wife’s family</w:t>
            </w:r>
          </w:p>
          <w:p w14:paraId="611DF8C0" w14:textId="7224B13F" w:rsidR="00A478EB" w:rsidRPr="00BE068B" w:rsidRDefault="00A478EB" w:rsidP="001512DD">
            <w:pPr>
              <w:spacing w:after="0"/>
              <w:rPr>
                <w:rFonts w:ascii="Gill Sans MT" w:hAnsi="Gill Sans MT"/>
              </w:rPr>
            </w:pPr>
            <w:r w:rsidRPr="00BE068B">
              <w:rPr>
                <w:rFonts w:ascii="Gill Sans MT" w:hAnsi="Gill Sans MT"/>
              </w:rPr>
              <w:t>2=Husband’s family</w:t>
            </w:r>
          </w:p>
          <w:p w14:paraId="55DCCBAB" w14:textId="5E9B341A" w:rsidR="00A478EB" w:rsidRPr="00BE068B" w:rsidRDefault="00A478EB" w:rsidP="001512DD">
            <w:pPr>
              <w:spacing w:after="0" w:line="240" w:lineRule="auto"/>
              <w:contextualSpacing/>
              <w:rPr>
                <w:rFonts w:ascii="Gill Sans MT" w:eastAsia="Times New Roman" w:hAnsi="Gill Sans MT" w:cs="Times New Roman"/>
              </w:rPr>
            </w:pPr>
            <w:r w:rsidRPr="00BE068B">
              <w:rPr>
                <w:rFonts w:ascii="Gill Sans MT" w:hAnsi="Gill Sans MT"/>
              </w:rPr>
              <w:t>3=</w:t>
            </w:r>
            <w:r w:rsidRPr="00BE068B">
              <w:rPr>
                <w:rFonts w:ascii="Gill Sans MT" w:eastAsia="Times New Roman" w:hAnsi="Gill Sans MT" w:cs="Times New Roman"/>
              </w:rPr>
              <w:t xml:space="preserve"> Land was purchased by or given to the household</w:t>
            </w:r>
          </w:p>
          <w:p w14:paraId="240D76FD" w14:textId="77777777" w:rsidR="00A478EB" w:rsidRPr="00BE068B" w:rsidRDefault="00A478EB" w:rsidP="001512DD">
            <w:pPr>
              <w:spacing w:after="0"/>
              <w:rPr>
                <w:rFonts w:ascii="Gill Sans MT" w:hAnsi="Gill Sans MT"/>
              </w:rPr>
            </w:pPr>
            <w:r w:rsidRPr="00BE068B">
              <w:rPr>
                <w:rFonts w:ascii="Gill Sans MT" w:hAnsi="Gill Sans MT"/>
              </w:rPr>
              <w:t>97=Other, please specify</w:t>
            </w:r>
          </w:p>
          <w:p w14:paraId="5E2568DD" w14:textId="53B42AC8" w:rsidR="00BE53B1" w:rsidRPr="00BE068B" w:rsidRDefault="00BE53B1" w:rsidP="001512DD">
            <w:pPr>
              <w:spacing w:after="0"/>
              <w:rPr>
                <w:rFonts w:ascii="Gill Sans MT" w:hAnsi="Gill Sans MT"/>
              </w:rPr>
            </w:pPr>
            <w:r w:rsidRPr="00BE068B">
              <w:rPr>
                <w:rFonts w:ascii="Gill Sans MT" w:hAnsi="Gill Sans MT"/>
              </w:rPr>
              <w:t>888=Don’t know</w:t>
            </w:r>
          </w:p>
        </w:tc>
        <w:tc>
          <w:tcPr>
            <w:tcW w:w="704" w:type="dxa"/>
            <w:tcBorders>
              <w:top w:val="single" w:sz="18" w:space="0" w:color="000000"/>
              <w:left w:val="single" w:sz="18" w:space="0" w:color="000000"/>
              <w:bottom w:val="single" w:sz="18" w:space="0" w:color="000000"/>
              <w:right w:val="single" w:sz="18" w:space="0" w:color="000000"/>
            </w:tcBorders>
          </w:tcPr>
          <w:p w14:paraId="5C34DAB9"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E53B1" w:rsidRPr="00BE068B" w14:paraId="267CFAA4"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387966FF" w14:textId="77777777" w:rsidR="00BE53B1" w:rsidRPr="00BE068B" w:rsidRDefault="00BE53B1"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1665CEAA" w14:textId="467D1200" w:rsidR="00BE53B1"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B15</w:t>
            </w:r>
            <w:r w:rsidR="00BE53B1" w:rsidRPr="00BE068B">
              <w:rPr>
                <w:rFonts w:ascii="Gill Sans MT" w:hAnsi="Gill Sans MT"/>
                <w:w w:val="105"/>
              </w:rPr>
              <w:t>b. If other, please specify.</w:t>
            </w:r>
          </w:p>
          <w:p w14:paraId="2143B029" w14:textId="55BAFBF4" w:rsidR="00BE53B1" w:rsidRPr="00BE068B" w:rsidRDefault="000427DF" w:rsidP="001512DD">
            <w:pPr>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B15=97</w:t>
            </w:r>
          </w:p>
        </w:tc>
        <w:tc>
          <w:tcPr>
            <w:tcW w:w="5042" w:type="dxa"/>
            <w:gridSpan w:val="7"/>
            <w:tcBorders>
              <w:top w:val="single" w:sz="18" w:space="0" w:color="000000"/>
              <w:left w:val="single" w:sz="18" w:space="0" w:color="000000"/>
              <w:bottom w:val="single" w:sz="18" w:space="0" w:color="000000"/>
              <w:right w:val="single" w:sz="18" w:space="0" w:color="000000"/>
            </w:tcBorders>
          </w:tcPr>
          <w:p w14:paraId="3CC9D855" w14:textId="77777777" w:rsidR="00BE53B1" w:rsidRPr="00BE068B" w:rsidRDefault="00BE53B1"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BE53B1" w:rsidRPr="00BE068B" w14:paraId="5FE81FC7"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6B2FE033" w14:textId="77777777" w:rsidR="00BE53B1" w:rsidRPr="00BE068B" w:rsidRDefault="00BE53B1"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000000"/>
              <w:bottom w:val="single" w:sz="4" w:space="0" w:color="000000"/>
            </w:tcBorders>
          </w:tcPr>
          <w:p w14:paraId="3F0880BB" w14:textId="1CAFE902" w:rsidR="00BE53B1"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B16</w:t>
            </w:r>
            <w:r w:rsidR="00BE53B1" w:rsidRPr="00BE068B">
              <w:rPr>
                <w:rFonts w:ascii="Gill Sans MT" w:hAnsi="Gill Sans MT"/>
                <w:w w:val="105"/>
              </w:rPr>
              <w:t>. Did you work as hired labor (</w:t>
            </w:r>
            <w:proofErr w:type="spellStart"/>
            <w:r w:rsidR="00BE53B1" w:rsidRPr="00BE068B">
              <w:rPr>
                <w:rFonts w:ascii="Gill Sans MT" w:hAnsi="Gill Sans MT"/>
                <w:w w:val="105"/>
              </w:rPr>
              <w:t>ganyu</w:t>
            </w:r>
            <w:proofErr w:type="spellEnd"/>
            <w:r w:rsidR="00BE53B1" w:rsidRPr="00BE068B">
              <w:rPr>
                <w:rFonts w:ascii="Gill Sans MT" w:hAnsi="Gill Sans MT"/>
                <w:w w:val="105"/>
              </w:rPr>
              <w:t>) on someone else's land during the last agricultural season? (</w:t>
            </w:r>
            <w:proofErr w:type="gramStart"/>
            <w:r w:rsidR="00BE53B1" w:rsidRPr="00BE068B">
              <w:rPr>
                <w:rFonts w:ascii="Gill Sans MT" w:hAnsi="Gill Sans MT"/>
                <w:b/>
                <w:w w:val="105"/>
              </w:rPr>
              <w:t>hire</w:t>
            </w:r>
            <w:proofErr w:type="gramEnd"/>
            <w:r w:rsidR="00BE53B1" w:rsidRPr="00BE068B">
              <w:rPr>
                <w:rFonts w:ascii="Gill Sans MT" w:hAnsi="Gill Sans MT"/>
                <w:w w:val="105"/>
              </w:rPr>
              <w:t>)</w:t>
            </w:r>
          </w:p>
          <w:p w14:paraId="26B8FAC4" w14:textId="0B8A1260" w:rsidR="00BE53B1" w:rsidRPr="00BE068B" w:rsidRDefault="00BE53B1" w:rsidP="001512DD">
            <w:pPr>
              <w:spacing w:after="0"/>
              <w:rPr>
                <w:rFonts w:ascii="Gill Sans MT" w:eastAsia="Calibri" w:hAnsi="Gill Sans MT" w:cs="Times New Roman"/>
                <w:w w:val="105"/>
              </w:rPr>
            </w:pPr>
            <w:r w:rsidRPr="00BE068B">
              <w:rPr>
                <w:rFonts w:ascii="Gill Sans MT" w:hAnsi="Gill Sans MT"/>
                <w:i/>
                <w:w w:val="105"/>
              </w:rPr>
              <w:t xml:space="preserve">If 0, 888, or 999, skip </w:t>
            </w:r>
            <w:r w:rsidR="000427DF" w:rsidRPr="00BE068B">
              <w:rPr>
                <w:rFonts w:ascii="Gill Sans MT" w:hAnsi="Gill Sans MT"/>
                <w:b/>
                <w:w w:val="105"/>
              </w:rPr>
              <w:t>B17</w:t>
            </w:r>
          </w:p>
        </w:tc>
        <w:tc>
          <w:tcPr>
            <w:tcW w:w="4338" w:type="dxa"/>
            <w:gridSpan w:val="6"/>
            <w:tcBorders>
              <w:top w:val="single" w:sz="4" w:space="0" w:color="000000"/>
              <w:bottom w:val="single" w:sz="4" w:space="0" w:color="000000"/>
              <w:right w:val="single" w:sz="18" w:space="0" w:color="000000"/>
            </w:tcBorders>
          </w:tcPr>
          <w:p w14:paraId="2178FCF5" w14:textId="77777777" w:rsidR="00BE53B1" w:rsidRPr="00BE068B" w:rsidRDefault="00BE53B1" w:rsidP="001512DD">
            <w:pPr>
              <w:spacing w:after="0"/>
              <w:rPr>
                <w:rFonts w:ascii="Gill Sans MT" w:hAnsi="Gill Sans MT"/>
              </w:rPr>
            </w:pPr>
            <w:r w:rsidRPr="00BE068B">
              <w:rPr>
                <w:rFonts w:ascii="Gill Sans MT" w:hAnsi="Gill Sans MT"/>
              </w:rPr>
              <w:t>1=No</w:t>
            </w:r>
          </w:p>
          <w:p w14:paraId="398D0EFB" w14:textId="77777777" w:rsidR="00BE53B1" w:rsidRPr="00BE068B" w:rsidRDefault="00BE53B1" w:rsidP="001512DD">
            <w:pPr>
              <w:spacing w:after="0"/>
              <w:rPr>
                <w:rFonts w:ascii="Gill Sans MT" w:hAnsi="Gill Sans MT"/>
              </w:rPr>
            </w:pPr>
            <w:r w:rsidRPr="00BE068B">
              <w:rPr>
                <w:rFonts w:ascii="Gill Sans MT" w:hAnsi="Gill Sans MT"/>
              </w:rPr>
              <w:t>2=Yes</w:t>
            </w:r>
            <w:r w:rsidRPr="00BE068B" w:rsidDel="00226116">
              <w:rPr>
                <w:rFonts w:ascii="Gill Sans MT" w:hAnsi="Gill Sans MT"/>
              </w:rPr>
              <w:t xml:space="preserve"> </w:t>
            </w:r>
          </w:p>
          <w:p w14:paraId="73849410" w14:textId="77777777" w:rsidR="00BE53B1" w:rsidRPr="00BE068B" w:rsidRDefault="00BE53B1" w:rsidP="001512DD">
            <w:pPr>
              <w:spacing w:after="0"/>
              <w:rPr>
                <w:rFonts w:ascii="Gill Sans MT" w:hAnsi="Gill Sans MT"/>
              </w:rPr>
            </w:pPr>
            <w:r w:rsidRPr="00BE068B">
              <w:rPr>
                <w:rFonts w:ascii="Gill Sans MT" w:hAnsi="Gill Sans MT"/>
              </w:rPr>
              <w:t>888=Don’t know</w:t>
            </w:r>
          </w:p>
          <w:p w14:paraId="403124B2" w14:textId="77777777" w:rsidR="00BE53B1" w:rsidRPr="00BE068B" w:rsidRDefault="00BE53B1" w:rsidP="001512DD">
            <w:pPr>
              <w:spacing w:after="0"/>
              <w:rPr>
                <w:rFonts w:ascii="Gill Sans MT" w:hAnsi="Gill Sans MT"/>
              </w:rPr>
            </w:pPr>
            <w:r w:rsidRPr="00BE068B">
              <w:rPr>
                <w:rFonts w:ascii="Gill Sans MT" w:hAnsi="Gill Sans MT"/>
              </w:rPr>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3859964F" w14:textId="77777777" w:rsidR="00BE53B1" w:rsidRPr="00BE068B" w:rsidRDefault="00BE53B1"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E53B1" w:rsidRPr="00BE068B" w14:paraId="4B2A9AC5"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53CC1BF2" w14:textId="77777777" w:rsidR="00BE53B1" w:rsidRPr="00BE068B" w:rsidRDefault="00BE53B1" w:rsidP="001512DD">
            <w:pPr>
              <w:kinsoku w:val="0"/>
              <w:overflowPunct w:val="0"/>
              <w:spacing w:afterLines="20" w:after="48" w:line="240" w:lineRule="auto"/>
              <w:ind w:left="119"/>
              <w:contextualSpacing/>
              <w:rPr>
                <w:rFonts w:ascii="Gill Sans MT" w:hAnsi="Gill Sans MT"/>
                <w:w w:val="105"/>
              </w:rPr>
            </w:pPr>
          </w:p>
        </w:tc>
        <w:tc>
          <w:tcPr>
            <w:tcW w:w="7436" w:type="dxa"/>
            <w:gridSpan w:val="5"/>
            <w:tcBorders>
              <w:top w:val="single" w:sz="4" w:space="0" w:color="000000"/>
              <w:left w:val="single" w:sz="4" w:space="0" w:color="000000"/>
              <w:bottom w:val="single" w:sz="4" w:space="0" w:color="000000"/>
            </w:tcBorders>
          </w:tcPr>
          <w:p w14:paraId="5858F2AC" w14:textId="1C474806" w:rsidR="00BE53B1"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B17</w:t>
            </w:r>
            <w:r w:rsidR="00BE53B1" w:rsidRPr="00BE068B">
              <w:rPr>
                <w:rFonts w:ascii="Gill Sans MT" w:hAnsi="Gill Sans MT"/>
                <w:w w:val="105"/>
              </w:rPr>
              <w:t xml:space="preserve">. How many total days did you do </w:t>
            </w:r>
            <w:proofErr w:type="spellStart"/>
            <w:r w:rsidR="00BE53B1" w:rsidRPr="00BE068B">
              <w:rPr>
                <w:rFonts w:ascii="Gill Sans MT" w:hAnsi="Gill Sans MT"/>
                <w:w w:val="105"/>
              </w:rPr>
              <w:t>ganyu</w:t>
            </w:r>
            <w:proofErr w:type="spellEnd"/>
            <w:r w:rsidR="00BE53B1" w:rsidRPr="00BE068B">
              <w:rPr>
                <w:rFonts w:ascii="Gill Sans MT" w:hAnsi="Gill Sans MT"/>
                <w:w w:val="105"/>
              </w:rPr>
              <w:t xml:space="preserve"> in the last agricultural season? (</w:t>
            </w:r>
            <w:proofErr w:type="spellStart"/>
            <w:proofErr w:type="gramStart"/>
            <w:r w:rsidR="00BE53B1" w:rsidRPr="00BE068B">
              <w:rPr>
                <w:rFonts w:ascii="Gill Sans MT" w:hAnsi="Gill Sans MT"/>
                <w:b/>
                <w:w w:val="105"/>
              </w:rPr>
              <w:t>hiredays</w:t>
            </w:r>
            <w:proofErr w:type="spellEnd"/>
            <w:proofErr w:type="gramEnd"/>
            <w:r w:rsidR="00BE53B1" w:rsidRPr="00BE068B">
              <w:rPr>
                <w:rFonts w:ascii="Gill Sans MT" w:hAnsi="Gill Sans MT"/>
                <w:w w:val="105"/>
              </w:rPr>
              <w:t>)</w:t>
            </w:r>
          </w:p>
        </w:tc>
        <w:tc>
          <w:tcPr>
            <w:tcW w:w="2520" w:type="dxa"/>
            <w:gridSpan w:val="4"/>
            <w:tcBorders>
              <w:top w:val="single" w:sz="18" w:space="0" w:color="000000"/>
              <w:left w:val="single" w:sz="18" w:space="0" w:color="000000"/>
              <w:bottom w:val="single" w:sz="18" w:space="0" w:color="000000"/>
              <w:right w:val="single" w:sz="18" w:space="0" w:color="000000"/>
            </w:tcBorders>
          </w:tcPr>
          <w:p w14:paraId="67628F91" w14:textId="77777777" w:rsidR="00BE53B1" w:rsidRPr="00BE068B" w:rsidRDefault="00BE53B1" w:rsidP="001512DD">
            <w:pPr>
              <w:spacing w:afterLines="20" w:after="48" w:line="240" w:lineRule="auto"/>
              <w:contextualSpacing/>
              <w:rPr>
                <w:rFonts w:ascii="Gill Sans MT" w:hAnsi="Gill Sans MT"/>
                <w:i/>
              </w:rPr>
            </w:pPr>
            <w:r w:rsidRPr="00BE068B">
              <w:rPr>
                <w:rFonts w:ascii="Gill Sans MT" w:hAnsi="Gill Sans MT"/>
                <w:i/>
              </w:rPr>
              <w:t>(Integer)</w:t>
            </w:r>
          </w:p>
        </w:tc>
      </w:tr>
      <w:tr w:rsidR="003D65F2" w:rsidRPr="00BE068B" w14:paraId="362776CE"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1012C341" w14:textId="77777777" w:rsidR="003D65F2" w:rsidRPr="00BE068B" w:rsidRDefault="003D65F2" w:rsidP="001512DD">
            <w:pPr>
              <w:kinsoku w:val="0"/>
              <w:overflowPunct w:val="0"/>
              <w:spacing w:afterLines="20" w:after="48" w:line="240" w:lineRule="auto"/>
              <w:ind w:left="119"/>
              <w:contextualSpacing/>
              <w:rPr>
                <w:rFonts w:ascii="Gill Sans MT" w:hAnsi="Gill Sans MT"/>
                <w:w w:val="105"/>
              </w:rPr>
            </w:pPr>
          </w:p>
        </w:tc>
        <w:tc>
          <w:tcPr>
            <w:tcW w:w="4500" w:type="dxa"/>
            <w:tcBorders>
              <w:top w:val="single" w:sz="4" w:space="0" w:color="000000"/>
              <w:left w:val="single" w:sz="4" w:space="0" w:color="000000"/>
              <w:bottom w:val="single" w:sz="4" w:space="0" w:color="000000"/>
            </w:tcBorders>
          </w:tcPr>
          <w:p w14:paraId="276B13D4" w14:textId="77777777" w:rsidR="003D65F2" w:rsidRPr="00BE068B" w:rsidRDefault="003D65F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How would you describe the economic status of your family?</w:t>
            </w:r>
          </w:p>
        </w:tc>
        <w:tc>
          <w:tcPr>
            <w:tcW w:w="2936" w:type="dxa"/>
            <w:gridSpan w:val="4"/>
            <w:tcBorders>
              <w:top w:val="single" w:sz="4" w:space="0" w:color="000000"/>
              <w:bottom w:val="single" w:sz="4" w:space="0" w:color="000000"/>
            </w:tcBorders>
          </w:tcPr>
          <w:p w14:paraId="51E47405" w14:textId="77777777" w:rsidR="003D65F2" w:rsidRPr="00BE068B" w:rsidRDefault="003D65F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1= In need</w:t>
            </w:r>
          </w:p>
          <w:p w14:paraId="3C1B3404" w14:textId="77777777" w:rsidR="00D70197" w:rsidRDefault="003D65F2" w:rsidP="00BE068B">
            <w:pPr>
              <w:pStyle w:val="CommentText"/>
              <w:rPr>
                <w:rFonts w:ascii="Gill Sans MT" w:hAnsi="Gill Sans MT"/>
              </w:rPr>
            </w:pPr>
            <w:r w:rsidRPr="00BE068B">
              <w:rPr>
                <w:rFonts w:ascii="Gill Sans MT" w:hAnsi="Gill Sans MT"/>
                <w:w w:val="105"/>
              </w:rPr>
              <w:t xml:space="preserve">2= </w:t>
            </w:r>
            <w:r w:rsidR="00BE068B" w:rsidRPr="00BE068B">
              <w:rPr>
                <w:rFonts w:ascii="Gill Sans MT" w:hAnsi="Gill Sans MT"/>
              </w:rPr>
              <w:t>Household livelihoods allow a basic existence for its members</w:t>
            </w:r>
          </w:p>
          <w:p w14:paraId="4BBD1F64" w14:textId="7AA752A5" w:rsidR="00BE068B" w:rsidRPr="00D70197" w:rsidRDefault="00BE068B" w:rsidP="00BE068B">
            <w:pPr>
              <w:pStyle w:val="CommentText"/>
              <w:rPr>
                <w:rFonts w:ascii="Gill Sans MT" w:hAnsi="Gill Sans MT"/>
              </w:rPr>
            </w:pPr>
            <w:r w:rsidRPr="00BE068B">
              <w:rPr>
                <w:rFonts w:ascii="Gill Sans MT" w:hAnsi="Gill Sans MT"/>
              </w:rPr>
              <w:t>3=Household livelihoods allow a comfortable existence for its members, without attaining the community wealthy status</w:t>
            </w:r>
            <w:r w:rsidRPr="00BE068B" w:rsidDel="00BE068B">
              <w:rPr>
                <w:rFonts w:ascii="Gill Sans MT" w:hAnsi="Gill Sans MT"/>
                <w:w w:val="105"/>
              </w:rPr>
              <w:t xml:space="preserve"> </w:t>
            </w:r>
          </w:p>
          <w:p w14:paraId="190BD15E" w14:textId="77777777" w:rsidR="003D65F2" w:rsidRPr="00BE068B" w:rsidRDefault="003D65F2" w:rsidP="00BE068B">
            <w:pPr>
              <w:pStyle w:val="CommentText"/>
              <w:rPr>
                <w:rFonts w:ascii="Gill Sans MT" w:hAnsi="Gill Sans MT"/>
                <w:w w:val="105"/>
              </w:rPr>
            </w:pPr>
            <w:r w:rsidRPr="00BE068B">
              <w:rPr>
                <w:rFonts w:ascii="Gill Sans MT" w:hAnsi="Gill Sans MT"/>
                <w:w w:val="105"/>
              </w:rPr>
              <w:t>4= Wealthy</w:t>
            </w:r>
          </w:p>
          <w:p w14:paraId="590CF4ED" w14:textId="77777777" w:rsidR="003D65F2" w:rsidRPr="00BE068B" w:rsidRDefault="003D65F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888= Don’t know</w:t>
            </w:r>
          </w:p>
          <w:p w14:paraId="3AD95ECB" w14:textId="34751C9B" w:rsidR="003D65F2" w:rsidRPr="00BE068B" w:rsidRDefault="003D65F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999= Prefer not to respond</w:t>
            </w:r>
          </w:p>
        </w:tc>
        <w:tc>
          <w:tcPr>
            <w:tcW w:w="2520" w:type="dxa"/>
            <w:gridSpan w:val="4"/>
            <w:tcBorders>
              <w:top w:val="single" w:sz="18" w:space="0" w:color="000000"/>
              <w:left w:val="single" w:sz="18" w:space="0" w:color="000000"/>
              <w:bottom w:val="single" w:sz="18" w:space="0" w:color="000000"/>
              <w:right w:val="single" w:sz="18" w:space="0" w:color="000000"/>
            </w:tcBorders>
          </w:tcPr>
          <w:p w14:paraId="401664D8" w14:textId="3D34436F" w:rsidR="003D65F2" w:rsidRPr="00BE068B" w:rsidRDefault="003D65F2" w:rsidP="001512DD">
            <w:pPr>
              <w:spacing w:afterLines="20" w:after="48" w:line="240" w:lineRule="auto"/>
              <w:contextualSpacing/>
              <w:rPr>
                <w:rFonts w:ascii="Gill Sans MT" w:hAnsi="Gill Sans MT"/>
                <w:i/>
              </w:rPr>
            </w:pPr>
            <w:r w:rsidRPr="00BE068B">
              <w:rPr>
                <w:rFonts w:ascii="Gill Sans MT" w:hAnsi="Gill Sans MT"/>
                <w:i/>
              </w:rPr>
              <w:t>(Code)</w:t>
            </w:r>
          </w:p>
        </w:tc>
      </w:tr>
    </w:tbl>
    <w:p w14:paraId="4074218C" w14:textId="611D19D6" w:rsidR="00B71EAD" w:rsidRPr="00BE068B" w:rsidRDefault="00B71EAD" w:rsidP="001512DD">
      <w:pPr>
        <w:spacing w:afterLines="20" w:after="48" w:line="240" w:lineRule="auto"/>
        <w:contextualSpacing/>
        <w:rPr>
          <w:rFonts w:ascii="Gill Sans MT" w:eastAsia="Times New Roman" w:hAnsi="Gill Sans MT" w:cs="Times New Roman"/>
          <w:b/>
          <w:bCs/>
        </w:rPr>
      </w:pPr>
    </w:p>
    <w:p w14:paraId="16D5453F" w14:textId="77777777" w:rsidR="00A667B3" w:rsidRPr="00BE068B" w:rsidRDefault="00A667B3" w:rsidP="001512DD">
      <w:pPr>
        <w:spacing w:afterLines="20" w:after="48" w:line="240" w:lineRule="auto"/>
        <w:contextualSpacing/>
        <w:rPr>
          <w:rFonts w:ascii="Gill Sans MT" w:eastAsia="Times New Roman" w:hAnsi="Gill Sans MT" w:cs="Times New Roman"/>
          <w:b/>
          <w:bCs/>
        </w:rPr>
        <w:sectPr w:rsidR="00A667B3" w:rsidRPr="00BE068B" w:rsidSect="00512DC2">
          <w:footerReference w:type="default" r:id="rId10"/>
          <w:pgSz w:w="12240" w:h="15840"/>
          <w:pgMar w:top="1440" w:right="1080" w:bottom="1440" w:left="1080" w:header="720" w:footer="720" w:gutter="0"/>
          <w:cols w:space="720"/>
          <w:docGrid w:linePitch="360"/>
        </w:sectPr>
      </w:pPr>
    </w:p>
    <w:p w14:paraId="4BD25746" w14:textId="77777777" w:rsidR="00137629" w:rsidRPr="00BE068B" w:rsidRDefault="00707954" w:rsidP="001512DD">
      <w:pPr>
        <w:spacing w:after="0" w:line="240" w:lineRule="auto"/>
        <w:contextualSpacing/>
        <w:rPr>
          <w:rFonts w:ascii="Gill Sans MT" w:hAnsi="Gill Sans MT"/>
          <w:b/>
        </w:rPr>
      </w:pPr>
      <w:r w:rsidRPr="00BE068B">
        <w:rPr>
          <w:rFonts w:ascii="Gill Sans MT" w:hAnsi="Gill Sans MT"/>
          <w:b/>
        </w:rPr>
        <w:lastRenderedPageBreak/>
        <w:t xml:space="preserve">SECTION C. HOUSEHOLD ROSTER </w:t>
      </w:r>
    </w:p>
    <w:tbl>
      <w:tblPr>
        <w:tblStyle w:val="TableGrid"/>
        <w:tblW w:w="13444" w:type="dxa"/>
        <w:tblInd w:w="-725" w:type="dxa"/>
        <w:tblLayout w:type="fixed"/>
        <w:tblCellMar>
          <w:left w:w="29" w:type="dxa"/>
          <w:right w:w="29" w:type="dxa"/>
        </w:tblCellMar>
        <w:tblLook w:val="04A0" w:firstRow="1" w:lastRow="0" w:firstColumn="1" w:lastColumn="0" w:noHBand="0" w:noVBand="1"/>
      </w:tblPr>
      <w:tblGrid>
        <w:gridCol w:w="715"/>
        <w:gridCol w:w="3369"/>
        <w:gridCol w:w="1800"/>
        <w:gridCol w:w="1440"/>
        <w:gridCol w:w="1260"/>
        <w:gridCol w:w="1350"/>
        <w:gridCol w:w="1530"/>
        <w:gridCol w:w="1980"/>
      </w:tblGrid>
      <w:tr w:rsidR="000427DF" w:rsidRPr="00BE068B" w14:paraId="754C3BFD" w14:textId="77777777" w:rsidTr="00BE068B">
        <w:trPr>
          <w:trHeight w:val="20"/>
        </w:trPr>
        <w:tc>
          <w:tcPr>
            <w:tcW w:w="715" w:type="dxa"/>
          </w:tcPr>
          <w:p w14:paraId="3707C619" w14:textId="77777777" w:rsidR="000427DF" w:rsidRPr="00BE068B" w:rsidRDefault="000427DF" w:rsidP="001512DD">
            <w:pPr>
              <w:contextualSpacing/>
              <w:jc w:val="center"/>
              <w:rPr>
                <w:rFonts w:ascii="Gill Sans MT" w:hAnsi="Gill Sans MT"/>
              </w:rPr>
            </w:pPr>
          </w:p>
        </w:tc>
        <w:tc>
          <w:tcPr>
            <w:tcW w:w="3369" w:type="dxa"/>
          </w:tcPr>
          <w:p w14:paraId="40477CF5" w14:textId="6EBD76CA" w:rsidR="000427DF" w:rsidRPr="00BE068B" w:rsidRDefault="000427DF" w:rsidP="000427DF">
            <w:pPr>
              <w:contextualSpacing/>
              <w:jc w:val="center"/>
              <w:rPr>
                <w:rFonts w:ascii="Gill Sans MT" w:hAnsi="Gill Sans MT"/>
              </w:rPr>
            </w:pPr>
            <w:r w:rsidRPr="00BE068B">
              <w:rPr>
                <w:rFonts w:ascii="Gill Sans MT" w:hAnsi="Gill Sans MT"/>
              </w:rPr>
              <w:t>C.1</w:t>
            </w:r>
          </w:p>
        </w:tc>
        <w:tc>
          <w:tcPr>
            <w:tcW w:w="1800" w:type="dxa"/>
          </w:tcPr>
          <w:p w14:paraId="11918E9C" w14:textId="360FA7FF" w:rsidR="000427DF" w:rsidRPr="00BE068B" w:rsidRDefault="000427DF" w:rsidP="000427DF">
            <w:pPr>
              <w:contextualSpacing/>
              <w:jc w:val="center"/>
              <w:rPr>
                <w:rFonts w:ascii="Gill Sans MT" w:hAnsi="Gill Sans MT"/>
              </w:rPr>
            </w:pPr>
            <w:r w:rsidRPr="00BE068B">
              <w:rPr>
                <w:rFonts w:ascii="Gill Sans MT" w:hAnsi="Gill Sans MT"/>
              </w:rPr>
              <w:t>C.2</w:t>
            </w:r>
          </w:p>
        </w:tc>
        <w:tc>
          <w:tcPr>
            <w:tcW w:w="1440" w:type="dxa"/>
          </w:tcPr>
          <w:p w14:paraId="1818B4B7" w14:textId="4EF57861" w:rsidR="000427DF" w:rsidRPr="00BE068B" w:rsidRDefault="000427DF" w:rsidP="000427DF">
            <w:pPr>
              <w:contextualSpacing/>
              <w:jc w:val="center"/>
              <w:rPr>
                <w:rFonts w:ascii="Gill Sans MT" w:hAnsi="Gill Sans MT"/>
              </w:rPr>
            </w:pPr>
            <w:r w:rsidRPr="00BE068B">
              <w:rPr>
                <w:rFonts w:ascii="Gill Sans MT" w:hAnsi="Gill Sans MT"/>
              </w:rPr>
              <w:t>C.3</w:t>
            </w:r>
          </w:p>
        </w:tc>
        <w:tc>
          <w:tcPr>
            <w:tcW w:w="1260" w:type="dxa"/>
          </w:tcPr>
          <w:p w14:paraId="06D9933F" w14:textId="48028AB9" w:rsidR="000427DF" w:rsidRPr="00BE068B" w:rsidRDefault="000427DF" w:rsidP="000427DF">
            <w:pPr>
              <w:contextualSpacing/>
              <w:jc w:val="center"/>
              <w:rPr>
                <w:rFonts w:ascii="Gill Sans MT" w:hAnsi="Gill Sans MT"/>
              </w:rPr>
            </w:pPr>
            <w:r w:rsidRPr="00BE068B">
              <w:rPr>
                <w:rFonts w:ascii="Gill Sans MT" w:hAnsi="Gill Sans MT"/>
              </w:rPr>
              <w:t>C.4</w:t>
            </w:r>
          </w:p>
        </w:tc>
        <w:tc>
          <w:tcPr>
            <w:tcW w:w="1350" w:type="dxa"/>
          </w:tcPr>
          <w:p w14:paraId="63F2854B" w14:textId="2490BEA4" w:rsidR="000427DF" w:rsidRPr="00BE068B" w:rsidRDefault="000427DF" w:rsidP="000427DF">
            <w:pPr>
              <w:contextualSpacing/>
              <w:jc w:val="center"/>
              <w:rPr>
                <w:rFonts w:ascii="Gill Sans MT" w:hAnsi="Gill Sans MT"/>
              </w:rPr>
            </w:pPr>
            <w:r w:rsidRPr="00BE068B">
              <w:rPr>
                <w:rFonts w:ascii="Gill Sans MT" w:hAnsi="Gill Sans MT"/>
              </w:rPr>
              <w:t>C.5</w:t>
            </w:r>
          </w:p>
        </w:tc>
        <w:tc>
          <w:tcPr>
            <w:tcW w:w="1530" w:type="dxa"/>
          </w:tcPr>
          <w:p w14:paraId="69F06AEE" w14:textId="5596813D" w:rsidR="000427DF" w:rsidRPr="00BE068B" w:rsidRDefault="000427DF" w:rsidP="000427DF">
            <w:pPr>
              <w:contextualSpacing/>
              <w:jc w:val="center"/>
              <w:rPr>
                <w:rFonts w:ascii="Gill Sans MT" w:hAnsi="Gill Sans MT"/>
              </w:rPr>
            </w:pPr>
            <w:r w:rsidRPr="00BE068B">
              <w:rPr>
                <w:rFonts w:ascii="Gill Sans MT" w:hAnsi="Gill Sans MT"/>
              </w:rPr>
              <w:t>C.6</w:t>
            </w:r>
          </w:p>
        </w:tc>
        <w:tc>
          <w:tcPr>
            <w:tcW w:w="1980" w:type="dxa"/>
          </w:tcPr>
          <w:p w14:paraId="474320C0" w14:textId="40CDBA23" w:rsidR="000427DF" w:rsidRPr="00BE068B" w:rsidRDefault="000427DF" w:rsidP="000427DF">
            <w:pPr>
              <w:contextualSpacing/>
              <w:jc w:val="center"/>
              <w:rPr>
                <w:rFonts w:ascii="Gill Sans MT" w:hAnsi="Gill Sans MT"/>
              </w:rPr>
            </w:pPr>
            <w:r w:rsidRPr="00BE068B">
              <w:rPr>
                <w:rFonts w:ascii="Gill Sans MT" w:hAnsi="Gill Sans MT"/>
              </w:rPr>
              <w:t>C.7</w:t>
            </w:r>
          </w:p>
        </w:tc>
      </w:tr>
      <w:tr w:rsidR="000427DF" w:rsidRPr="00BE068B" w14:paraId="37E71548" w14:textId="77777777" w:rsidTr="00BE068B">
        <w:trPr>
          <w:trHeight w:val="20"/>
        </w:trPr>
        <w:tc>
          <w:tcPr>
            <w:tcW w:w="715" w:type="dxa"/>
          </w:tcPr>
          <w:p w14:paraId="3B2B6B6F" w14:textId="4AFC6FAE" w:rsidR="00E62CDC" w:rsidRPr="00BE068B" w:rsidRDefault="00E62CDC" w:rsidP="001512DD">
            <w:pPr>
              <w:contextualSpacing/>
              <w:jc w:val="center"/>
              <w:rPr>
                <w:rFonts w:ascii="Gill Sans MT" w:hAnsi="Gill Sans MT"/>
              </w:rPr>
            </w:pPr>
            <w:r w:rsidRPr="00BE068B">
              <w:rPr>
                <w:rFonts w:ascii="Gill Sans MT" w:hAnsi="Gill Sans MT"/>
              </w:rPr>
              <w:t>ID Code</w:t>
            </w:r>
          </w:p>
        </w:tc>
        <w:tc>
          <w:tcPr>
            <w:tcW w:w="3369" w:type="dxa"/>
          </w:tcPr>
          <w:p w14:paraId="7BD8F3A8" w14:textId="77777777" w:rsidR="00E62CDC" w:rsidRPr="00BE068B" w:rsidRDefault="00E62CDC" w:rsidP="001512DD">
            <w:pPr>
              <w:contextualSpacing/>
              <w:jc w:val="center"/>
              <w:rPr>
                <w:rFonts w:ascii="Gill Sans MT" w:hAnsi="Gill Sans MT"/>
              </w:rPr>
            </w:pPr>
            <w:r w:rsidRPr="00BE068B">
              <w:rPr>
                <w:rFonts w:ascii="Gill Sans MT" w:hAnsi="Gill Sans MT"/>
              </w:rPr>
              <w:t>List the names and surnames of all persons living in this household. Start the list with the head of this household, adults then children from oldest to youngest.</w:t>
            </w:r>
          </w:p>
          <w:p w14:paraId="60B6775C" w14:textId="77777777" w:rsidR="00E62CDC" w:rsidRPr="00BE068B" w:rsidRDefault="00E62CDC" w:rsidP="001512DD">
            <w:pPr>
              <w:contextualSpacing/>
              <w:jc w:val="center"/>
              <w:rPr>
                <w:ins w:id="5" w:author="Heather Huntington" w:date="2014-10-30T14:49:00Z"/>
                <w:rFonts w:ascii="Gill Sans MT" w:hAnsi="Gill Sans MT"/>
                <w:i/>
              </w:rPr>
            </w:pPr>
            <w:r w:rsidRPr="00BE068B">
              <w:rPr>
                <w:rFonts w:ascii="Gill Sans MT" w:hAnsi="Gill Sans MT"/>
                <w:i/>
              </w:rPr>
              <w:t>First, middle, last name</w:t>
            </w:r>
          </w:p>
          <w:p w14:paraId="530DE9CD" w14:textId="77777777" w:rsidR="007B7340" w:rsidRPr="00BE068B" w:rsidRDefault="007B7340" w:rsidP="001512DD">
            <w:pPr>
              <w:contextualSpacing/>
              <w:jc w:val="center"/>
              <w:rPr>
                <w:ins w:id="6" w:author="Heather Huntington" w:date="2014-10-30T14:49:00Z"/>
                <w:rFonts w:ascii="Gill Sans MT" w:hAnsi="Gill Sans MT"/>
                <w:i/>
              </w:rPr>
            </w:pPr>
          </w:p>
          <w:p w14:paraId="0BC55B9E" w14:textId="3888DC3F" w:rsidR="007B7340" w:rsidRPr="00BE068B" w:rsidRDefault="007B7340" w:rsidP="001512DD">
            <w:pPr>
              <w:contextualSpacing/>
              <w:jc w:val="center"/>
              <w:rPr>
                <w:rFonts w:ascii="Gill Sans MT" w:hAnsi="Gill Sans MT"/>
                <w:i/>
              </w:rPr>
            </w:pPr>
          </w:p>
        </w:tc>
        <w:tc>
          <w:tcPr>
            <w:tcW w:w="1800" w:type="dxa"/>
          </w:tcPr>
          <w:p w14:paraId="3D7D3CB0" w14:textId="5D510F46" w:rsidR="00E62CDC" w:rsidRPr="00BE068B" w:rsidRDefault="00E62CDC" w:rsidP="001512DD">
            <w:pPr>
              <w:contextualSpacing/>
              <w:jc w:val="center"/>
              <w:rPr>
                <w:rFonts w:ascii="Gill Sans MT" w:hAnsi="Gill Sans MT"/>
              </w:rPr>
            </w:pPr>
            <w:r w:rsidRPr="00BE068B">
              <w:rPr>
                <w:rFonts w:ascii="Gill Sans MT" w:hAnsi="Gill Sans MT"/>
              </w:rPr>
              <w:t>Gender?</w:t>
            </w:r>
          </w:p>
          <w:p w14:paraId="47EE698E" w14:textId="77777777" w:rsidR="00E62CDC" w:rsidRPr="00BE068B" w:rsidRDefault="00E62CDC" w:rsidP="001512DD">
            <w:pPr>
              <w:contextualSpacing/>
              <w:jc w:val="center"/>
              <w:rPr>
                <w:rFonts w:ascii="Gill Sans MT" w:hAnsi="Gill Sans MT"/>
              </w:rPr>
            </w:pPr>
          </w:p>
          <w:p w14:paraId="713B21C7" w14:textId="088DEDF4" w:rsidR="00E62CDC" w:rsidRPr="00BE068B" w:rsidRDefault="00E62CDC" w:rsidP="001512DD">
            <w:pPr>
              <w:contextualSpacing/>
              <w:jc w:val="center"/>
              <w:rPr>
                <w:rFonts w:ascii="Gill Sans MT" w:hAnsi="Gill Sans MT"/>
              </w:rPr>
            </w:pPr>
            <w:r w:rsidRPr="00BE068B">
              <w:rPr>
                <w:rFonts w:ascii="Gill Sans MT" w:eastAsiaTheme="minorEastAsia" w:hAnsi="Gill Sans MT"/>
                <w:lang w:eastAsia="zh-CN"/>
              </w:rPr>
              <w:t>1=Male</w:t>
            </w:r>
          </w:p>
          <w:p w14:paraId="48456748" w14:textId="77777777" w:rsidR="00E62CDC" w:rsidRPr="00BE068B" w:rsidRDefault="00E62CDC" w:rsidP="001512DD">
            <w:pPr>
              <w:contextualSpacing/>
              <w:jc w:val="center"/>
              <w:rPr>
                <w:ins w:id="7" w:author="Stickler, Mercedes M. (E3/LTRM)" w:date="2014-09-22T15:50:00Z"/>
                <w:rFonts w:ascii="Gill Sans MT" w:eastAsiaTheme="minorEastAsia" w:hAnsi="Gill Sans MT"/>
                <w:lang w:eastAsia="zh-CN"/>
              </w:rPr>
            </w:pPr>
            <w:r w:rsidRPr="00BE068B">
              <w:rPr>
                <w:rFonts w:ascii="Gill Sans MT" w:eastAsiaTheme="minorEastAsia" w:hAnsi="Gill Sans MT"/>
                <w:lang w:eastAsia="zh-CN"/>
              </w:rPr>
              <w:t>2=Female</w:t>
            </w:r>
          </w:p>
          <w:p w14:paraId="2D586B28" w14:textId="11A642B2" w:rsidR="00755280" w:rsidRPr="00BE068B" w:rsidRDefault="00755280" w:rsidP="001512DD">
            <w:pPr>
              <w:contextualSpacing/>
              <w:jc w:val="center"/>
              <w:rPr>
                <w:rFonts w:ascii="Gill Sans MT" w:hAnsi="Gill Sans MT"/>
              </w:rPr>
            </w:pPr>
            <w:r w:rsidRPr="00BE068B">
              <w:rPr>
                <w:rFonts w:ascii="Gill Sans MT" w:eastAsiaTheme="minorEastAsia" w:hAnsi="Gill Sans MT"/>
                <w:lang w:eastAsia="zh-CN"/>
              </w:rPr>
              <w:t>999=Prefer not to respond</w:t>
            </w:r>
          </w:p>
        </w:tc>
        <w:tc>
          <w:tcPr>
            <w:tcW w:w="1440" w:type="dxa"/>
          </w:tcPr>
          <w:p w14:paraId="5BC57947" w14:textId="09C3C673" w:rsidR="00E62CDC" w:rsidRPr="00BE068B" w:rsidRDefault="00E62CDC" w:rsidP="001512DD">
            <w:pPr>
              <w:contextualSpacing/>
              <w:jc w:val="center"/>
              <w:rPr>
                <w:rFonts w:ascii="Gill Sans MT" w:hAnsi="Gill Sans MT"/>
              </w:rPr>
            </w:pPr>
            <w:r w:rsidRPr="00BE068B">
              <w:rPr>
                <w:rFonts w:ascii="Gill Sans MT" w:hAnsi="Gill Sans MT"/>
              </w:rPr>
              <w:t>Age?</w:t>
            </w:r>
          </w:p>
          <w:p w14:paraId="34139E32" w14:textId="7818E90F" w:rsidR="00E62CDC" w:rsidRPr="00BE068B" w:rsidRDefault="00E62CDC" w:rsidP="001512DD">
            <w:pPr>
              <w:contextualSpacing/>
              <w:jc w:val="center"/>
              <w:rPr>
                <w:rFonts w:ascii="Gill Sans MT" w:hAnsi="Gill Sans MT"/>
                <w:i/>
              </w:rPr>
            </w:pPr>
            <w:r w:rsidRPr="00BE068B">
              <w:rPr>
                <w:rFonts w:ascii="Gill Sans MT" w:hAnsi="Gill Sans MT"/>
                <w:i/>
              </w:rPr>
              <w:t>For children under 1 year, write 0. If the respondent doesn’t know, write 888.</w:t>
            </w:r>
          </w:p>
        </w:tc>
        <w:tc>
          <w:tcPr>
            <w:tcW w:w="1260" w:type="dxa"/>
          </w:tcPr>
          <w:p w14:paraId="0CD4BC03" w14:textId="77777777" w:rsidR="00E62CDC" w:rsidRPr="00BE068B" w:rsidRDefault="00E62CDC" w:rsidP="001512DD">
            <w:pPr>
              <w:contextualSpacing/>
              <w:jc w:val="center"/>
              <w:rPr>
                <w:rFonts w:ascii="Gill Sans MT" w:hAnsi="Gill Sans MT"/>
              </w:rPr>
            </w:pPr>
            <w:r w:rsidRPr="00BE068B">
              <w:rPr>
                <w:rFonts w:ascii="Gill Sans MT" w:hAnsi="Gill Sans MT"/>
              </w:rPr>
              <w:t>Relationship to the head?</w:t>
            </w:r>
          </w:p>
          <w:p w14:paraId="0A141D7D" w14:textId="77777777" w:rsidR="000427DF" w:rsidRPr="00BE068B" w:rsidRDefault="000427DF" w:rsidP="001512DD">
            <w:pPr>
              <w:contextualSpacing/>
              <w:jc w:val="center"/>
              <w:rPr>
                <w:rFonts w:ascii="Gill Sans MT" w:hAnsi="Gill Sans MT"/>
                <w:i/>
              </w:rPr>
            </w:pPr>
          </w:p>
          <w:p w14:paraId="6FA8B4A2" w14:textId="5E58A739" w:rsidR="000427DF" w:rsidRPr="00BE068B" w:rsidRDefault="000427DF" w:rsidP="001512DD">
            <w:pPr>
              <w:contextualSpacing/>
              <w:jc w:val="center"/>
              <w:rPr>
                <w:rFonts w:ascii="Gill Sans MT" w:hAnsi="Gill Sans MT"/>
                <w:i/>
              </w:rPr>
            </w:pPr>
            <w:r w:rsidRPr="00BE068B">
              <w:rPr>
                <w:rFonts w:ascii="Gill Sans MT" w:hAnsi="Gill Sans MT"/>
                <w:i/>
              </w:rPr>
              <w:t>See code 101</w:t>
            </w:r>
          </w:p>
        </w:tc>
        <w:tc>
          <w:tcPr>
            <w:tcW w:w="1350" w:type="dxa"/>
          </w:tcPr>
          <w:p w14:paraId="4203EBC2" w14:textId="0936E2EC" w:rsidR="00C14ED2" w:rsidRPr="00BE068B" w:rsidRDefault="00C14ED2" w:rsidP="001512DD">
            <w:pPr>
              <w:contextualSpacing/>
              <w:jc w:val="center"/>
              <w:rPr>
                <w:rFonts w:ascii="Gill Sans MT" w:hAnsi="Gill Sans MT"/>
                <w:i/>
              </w:rPr>
            </w:pPr>
            <w:r w:rsidRPr="00BE068B">
              <w:rPr>
                <w:rFonts w:ascii="Gill Sans MT" w:hAnsi="Gill Sans MT"/>
                <w:i/>
              </w:rPr>
              <w:t>If age&gt;3</w:t>
            </w:r>
          </w:p>
          <w:p w14:paraId="0ACCE278" w14:textId="77777777" w:rsidR="00E62CDC" w:rsidRPr="00BE068B" w:rsidRDefault="00E62CDC" w:rsidP="001512DD">
            <w:pPr>
              <w:contextualSpacing/>
              <w:jc w:val="center"/>
              <w:rPr>
                <w:rFonts w:ascii="Gill Sans MT" w:hAnsi="Gill Sans MT"/>
              </w:rPr>
            </w:pPr>
            <w:r w:rsidRPr="00BE068B">
              <w:rPr>
                <w:rFonts w:ascii="Gill Sans MT" w:hAnsi="Gill Sans MT"/>
              </w:rPr>
              <w:t>Highest level of education?</w:t>
            </w:r>
          </w:p>
          <w:p w14:paraId="73E44F1D" w14:textId="77777777" w:rsidR="000427DF" w:rsidRPr="00BE068B" w:rsidRDefault="000427DF" w:rsidP="001512DD">
            <w:pPr>
              <w:contextualSpacing/>
              <w:jc w:val="center"/>
              <w:rPr>
                <w:rFonts w:ascii="Gill Sans MT" w:hAnsi="Gill Sans MT"/>
              </w:rPr>
            </w:pPr>
          </w:p>
          <w:p w14:paraId="3626AE34" w14:textId="72B48B83" w:rsidR="000427DF" w:rsidRPr="00BE068B" w:rsidRDefault="000427DF" w:rsidP="001512DD">
            <w:pPr>
              <w:contextualSpacing/>
              <w:jc w:val="center"/>
              <w:rPr>
                <w:rFonts w:ascii="Gill Sans MT" w:hAnsi="Gill Sans MT"/>
                <w:i/>
              </w:rPr>
            </w:pPr>
            <w:r w:rsidRPr="00BE068B">
              <w:rPr>
                <w:rFonts w:ascii="Gill Sans MT" w:hAnsi="Gill Sans MT"/>
                <w:i/>
              </w:rPr>
              <w:t>See code 102</w:t>
            </w:r>
          </w:p>
        </w:tc>
        <w:tc>
          <w:tcPr>
            <w:tcW w:w="1530" w:type="dxa"/>
          </w:tcPr>
          <w:p w14:paraId="6D165855" w14:textId="421B8DEF" w:rsidR="00C14ED2" w:rsidRPr="00BE068B" w:rsidRDefault="00C14ED2" w:rsidP="00C14ED2">
            <w:pPr>
              <w:contextualSpacing/>
              <w:jc w:val="center"/>
              <w:rPr>
                <w:rFonts w:ascii="Gill Sans MT" w:hAnsi="Gill Sans MT"/>
                <w:i/>
              </w:rPr>
            </w:pPr>
            <w:r w:rsidRPr="00BE068B">
              <w:rPr>
                <w:rFonts w:ascii="Gill Sans MT" w:hAnsi="Gill Sans MT"/>
                <w:i/>
              </w:rPr>
              <w:t>If age&gt;3</w:t>
            </w:r>
          </w:p>
          <w:p w14:paraId="3213D7CD" w14:textId="77777777" w:rsidR="00E62CDC" w:rsidRPr="00BE068B" w:rsidRDefault="00E62CDC" w:rsidP="001512DD">
            <w:pPr>
              <w:contextualSpacing/>
              <w:jc w:val="center"/>
              <w:rPr>
                <w:rFonts w:ascii="Gill Sans MT" w:hAnsi="Gill Sans MT"/>
              </w:rPr>
            </w:pPr>
            <w:r w:rsidRPr="00BE068B">
              <w:rPr>
                <w:rFonts w:ascii="Gill Sans MT" w:hAnsi="Gill Sans MT"/>
              </w:rPr>
              <w:t>Currently enrolled in school?</w:t>
            </w:r>
          </w:p>
          <w:p w14:paraId="4F0D8895" w14:textId="3ED1A4C0" w:rsidR="00E62CDC" w:rsidRPr="00BE068B" w:rsidRDefault="00C14ED2" w:rsidP="00C14ED2">
            <w:pPr>
              <w:contextualSpacing/>
              <w:jc w:val="center"/>
              <w:rPr>
                <w:rFonts w:ascii="Gill Sans MT" w:hAnsi="Gill Sans MT"/>
              </w:rPr>
            </w:pPr>
            <w:r w:rsidRPr="00BE068B">
              <w:rPr>
                <w:rFonts w:ascii="Gill Sans MT" w:hAnsi="Gill Sans MT"/>
              </w:rPr>
              <w:t>0</w:t>
            </w:r>
            <w:r w:rsidR="00E62CDC" w:rsidRPr="00BE068B">
              <w:rPr>
                <w:rFonts w:ascii="Gill Sans MT" w:hAnsi="Gill Sans MT"/>
              </w:rPr>
              <w:t>=No</w:t>
            </w:r>
          </w:p>
          <w:p w14:paraId="33197FE7" w14:textId="7656020B" w:rsidR="00E62CDC" w:rsidRPr="00BE068B" w:rsidRDefault="00C14ED2" w:rsidP="001512DD">
            <w:pPr>
              <w:contextualSpacing/>
              <w:jc w:val="center"/>
              <w:rPr>
                <w:rFonts w:ascii="Gill Sans MT" w:hAnsi="Gill Sans MT"/>
              </w:rPr>
            </w:pPr>
            <w:r w:rsidRPr="00BE068B">
              <w:rPr>
                <w:rFonts w:ascii="Gill Sans MT" w:hAnsi="Gill Sans MT"/>
              </w:rPr>
              <w:t>1</w:t>
            </w:r>
            <w:r w:rsidR="00E62CDC" w:rsidRPr="00BE068B">
              <w:rPr>
                <w:rFonts w:ascii="Gill Sans MT" w:hAnsi="Gill Sans MT"/>
              </w:rPr>
              <w:t>=Yes</w:t>
            </w:r>
          </w:p>
          <w:p w14:paraId="04F5C468" w14:textId="48A75C7E" w:rsidR="00C14ED2" w:rsidRPr="00BE068B" w:rsidRDefault="00C14ED2" w:rsidP="001512DD">
            <w:pPr>
              <w:contextualSpacing/>
              <w:jc w:val="center"/>
              <w:rPr>
                <w:rFonts w:ascii="Gill Sans MT" w:hAnsi="Gill Sans MT"/>
                <w:i/>
              </w:rPr>
            </w:pPr>
            <w:r w:rsidRPr="00BE068B">
              <w:rPr>
                <w:rFonts w:ascii="Gill Sans MT" w:hAnsi="Gill Sans MT"/>
                <w:i/>
              </w:rPr>
              <w:t xml:space="preserve">If 1, skip C7 </w:t>
            </w:r>
          </w:p>
        </w:tc>
        <w:tc>
          <w:tcPr>
            <w:tcW w:w="1980" w:type="dxa"/>
          </w:tcPr>
          <w:p w14:paraId="0FE0F5DF" w14:textId="26C222D2" w:rsidR="00C14ED2" w:rsidRPr="00BE068B" w:rsidRDefault="00C14ED2" w:rsidP="00C14ED2">
            <w:pPr>
              <w:contextualSpacing/>
              <w:jc w:val="center"/>
              <w:rPr>
                <w:rFonts w:ascii="Gill Sans MT" w:hAnsi="Gill Sans MT"/>
                <w:i/>
              </w:rPr>
            </w:pPr>
            <w:r w:rsidRPr="00BE068B">
              <w:rPr>
                <w:rFonts w:ascii="Gill Sans MT" w:hAnsi="Gill Sans MT"/>
                <w:i/>
              </w:rPr>
              <w:t>If age&gt;3</w:t>
            </w:r>
          </w:p>
          <w:p w14:paraId="1C1098B6" w14:textId="64239DC3" w:rsidR="000427DF" w:rsidRPr="00BE068B" w:rsidRDefault="00E62CDC" w:rsidP="00C14ED2">
            <w:pPr>
              <w:contextualSpacing/>
              <w:jc w:val="center"/>
              <w:rPr>
                <w:rFonts w:ascii="Gill Sans MT" w:hAnsi="Gill Sans MT"/>
              </w:rPr>
            </w:pPr>
            <w:r w:rsidRPr="00BE068B">
              <w:rPr>
                <w:rFonts w:ascii="Gill Sans MT" w:hAnsi="Gill Sans MT"/>
              </w:rPr>
              <w:t>Why is the respondent not currently in school?</w:t>
            </w:r>
          </w:p>
          <w:p w14:paraId="66C91AEC" w14:textId="77777777" w:rsidR="000427DF" w:rsidRPr="00BE068B" w:rsidRDefault="000427DF" w:rsidP="001512DD">
            <w:pPr>
              <w:contextualSpacing/>
              <w:jc w:val="center"/>
              <w:rPr>
                <w:rFonts w:ascii="Gill Sans MT" w:hAnsi="Gill Sans MT"/>
                <w:i/>
              </w:rPr>
            </w:pPr>
            <w:r w:rsidRPr="00BE068B">
              <w:rPr>
                <w:rFonts w:ascii="Gill Sans MT" w:hAnsi="Gill Sans MT"/>
                <w:i/>
              </w:rPr>
              <w:t>See code 103</w:t>
            </w:r>
          </w:p>
          <w:p w14:paraId="56D57976" w14:textId="77777777" w:rsidR="000427DF" w:rsidRPr="00BE068B" w:rsidRDefault="000427DF" w:rsidP="001512DD">
            <w:pPr>
              <w:contextualSpacing/>
              <w:jc w:val="center"/>
              <w:rPr>
                <w:rFonts w:ascii="Gill Sans MT" w:hAnsi="Gill Sans MT"/>
                <w:i/>
              </w:rPr>
            </w:pPr>
            <w:r w:rsidRPr="00BE068B">
              <w:rPr>
                <w:rFonts w:ascii="Gill Sans MT" w:hAnsi="Gill Sans MT"/>
                <w:i/>
              </w:rPr>
              <w:t>Probe and code, select all that apply</w:t>
            </w:r>
          </w:p>
          <w:p w14:paraId="637C7025" w14:textId="3F2B016F" w:rsidR="00C14ED2" w:rsidRPr="00BE068B" w:rsidRDefault="00C14ED2" w:rsidP="001512DD">
            <w:pPr>
              <w:contextualSpacing/>
              <w:jc w:val="center"/>
              <w:rPr>
                <w:rFonts w:ascii="Gill Sans MT" w:hAnsi="Gill Sans MT"/>
                <w:i/>
              </w:rPr>
            </w:pPr>
            <w:r w:rsidRPr="00BE068B">
              <w:rPr>
                <w:rFonts w:ascii="Gill Sans MT" w:hAnsi="Gill Sans MT"/>
                <w:i/>
              </w:rPr>
              <w:t>Skip to C.13</w:t>
            </w:r>
          </w:p>
        </w:tc>
      </w:tr>
      <w:tr w:rsidR="000427DF" w:rsidRPr="00BE068B" w14:paraId="1CB94148" w14:textId="77777777" w:rsidTr="00BE068B">
        <w:trPr>
          <w:trHeight w:val="20"/>
        </w:trPr>
        <w:tc>
          <w:tcPr>
            <w:tcW w:w="715" w:type="dxa"/>
          </w:tcPr>
          <w:p w14:paraId="21ED2BE4" w14:textId="77777777" w:rsidR="008C2BC1" w:rsidRPr="00BE068B" w:rsidRDefault="008C2BC1" w:rsidP="001512DD">
            <w:pPr>
              <w:contextualSpacing/>
              <w:jc w:val="center"/>
              <w:rPr>
                <w:rFonts w:ascii="Gill Sans MT" w:hAnsi="Gill Sans MT"/>
              </w:rPr>
            </w:pPr>
          </w:p>
        </w:tc>
        <w:tc>
          <w:tcPr>
            <w:tcW w:w="3369" w:type="dxa"/>
          </w:tcPr>
          <w:p w14:paraId="22B99D00" w14:textId="77777777" w:rsidR="008C2BC1" w:rsidRPr="00BE068B" w:rsidRDefault="008C2BC1" w:rsidP="001512DD">
            <w:pPr>
              <w:contextualSpacing/>
              <w:jc w:val="center"/>
              <w:rPr>
                <w:rFonts w:ascii="Gill Sans MT" w:hAnsi="Gill Sans MT"/>
              </w:rPr>
            </w:pPr>
          </w:p>
        </w:tc>
        <w:tc>
          <w:tcPr>
            <w:tcW w:w="1800" w:type="dxa"/>
          </w:tcPr>
          <w:p w14:paraId="45C8D44E" w14:textId="77777777" w:rsidR="008C2BC1" w:rsidRPr="00BE068B" w:rsidRDefault="008C2BC1" w:rsidP="001512DD">
            <w:pPr>
              <w:contextualSpacing/>
              <w:jc w:val="center"/>
              <w:rPr>
                <w:rFonts w:ascii="Gill Sans MT" w:hAnsi="Gill Sans MT"/>
              </w:rPr>
            </w:pPr>
          </w:p>
        </w:tc>
        <w:tc>
          <w:tcPr>
            <w:tcW w:w="1440" w:type="dxa"/>
          </w:tcPr>
          <w:p w14:paraId="44857CDE" w14:textId="77777777" w:rsidR="008C2BC1" w:rsidRPr="00BE068B" w:rsidRDefault="008C2BC1" w:rsidP="001512DD">
            <w:pPr>
              <w:contextualSpacing/>
              <w:jc w:val="center"/>
              <w:rPr>
                <w:rFonts w:ascii="Gill Sans MT" w:hAnsi="Gill Sans MT"/>
              </w:rPr>
            </w:pPr>
          </w:p>
        </w:tc>
        <w:tc>
          <w:tcPr>
            <w:tcW w:w="1260" w:type="dxa"/>
          </w:tcPr>
          <w:p w14:paraId="501423E5" w14:textId="77777777" w:rsidR="008C2BC1" w:rsidRPr="00BE068B" w:rsidRDefault="008C2BC1" w:rsidP="001512DD">
            <w:pPr>
              <w:contextualSpacing/>
              <w:jc w:val="center"/>
              <w:rPr>
                <w:rFonts w:ascii="Gill Sans MT" w:hAnsi="Gill Sans MT"/>
              </w:rPr>
            </w:pPr>
          </w:p>
        </w:tc>
        <w:tc>
          <w:tcPr>
            <w:tcW w:w="1350" w:type="dxa"/>
          </w:tcPr>
          <w:p w14:paraId="2FB1DA77" w14:textId="77777777" w:rsidR="008C2BC1" w:rsidRPr="00BE068B" w:rsidRDefault="008C2BC1" w:rsidP="001512DD">
            <w:pPr>
              <w:contextualSpacing/>
              <w:jc w:val="center"/>
              <w:rPr>
                <w:rFonts w:ascii="Gill Sans MT" w:hAnsi="Gill Sans MT"/>
              </w:rPr>
            </w:pPr>
          </w:p>
        </w:tc>
        <w:tc>
          <w:tcPr>
            <w:tcW w:w="1530" w:type="dxa"/>
          </w:tcPr>
          <w:p w14:paraId="5516CBA4" w14:textId="77777777" w:rsidR="008C2BC1" w:rsidRPr="00BE068B" w:rsidRDefault="008C2BC1" w:rsidP="001512DD">
            <w:pPr>
              <w:contextualSpacing/>
              <w:jc w:val="center"/>
              <w:rPr>
                <w:rFonts w:ascii="Gill Sans MT" w:hAnsi="Gill Sans MT"/>
              </w:rPr>
            </w:pPr>
          </w:p>
        </w:tc>
        <w:tc>
          <w:tcPr>
            <w:tcW w:w="1980" w:type="dxa"/>
          </w:tcPr>
          <w:p w14:paraId="668F2632" w14:textId="77777777" w:rsidR="008C2BC1" w:rsidRPr="00BE068B" w:rsidRDefault="008C2BC1" w:rsidP="001512DD">
            <w:pPr>
              <w:contextualSpacing/>
              <w:jc w:val="center"/>
              <w:rPr>
                <w:rFonts w:ascii="Gill Sans MT" w:hAnsi="Gill Sans MT"/>
              </w:rPr>
            </w:pPr>
          </w:p>
        </w:tc>
      </w:tr>
      <w:tr w:rsidR="000427DF" w:rsidRPr="00BE068B" w14:paraId="51B91415" w14:textId="77777777" w:rsidTr="00BE068B">
        <w:trPr>
          <w:trHeight w:val="20"/>
        </w:trPr>
        <w:tc>
          <w:tcPr>
            <w:tcW w:w="715" w:type="dxa"/>
          </w:tcPr>
          <w:p w14:paraId="3E613D3D" w14:textId="6811C6B4" w:rsidR="00A667B3" w:rsidRPr="00BE068B" w:rsidRDefault="00E62CDC" w:rsidP="001512DD">
            <w:pPr>
              <w:contextualSpacing/>
              <w:jc w:val="center"/>
              <w:rPr>
                <w:rFonts w:ascii="Gill Sans MT" w:hAnsi="Gill Sans MT"/>
              </w:rPr>
            </w:pPr>
            <w:r w:rsidRPr="00BE068B">
              <w:rPr>
                <w:rFonts w:ascii="Gill Sans MT" w:hAnsi="Gill Sans MT"/>
              </w:rPr>
              <w:t>1</w:t>
            </w:r>
          </w:p>
        </w:tc>
        <w:tc>
          <w:tcPr>
            <w:tcW w:w="3369" w:type="dxa"/>
          </w:tcPr>
          <w:p w14:paraId="337728A6" w14:textId="77777777" w:rsidR="00A667B3" w:rsidRPr="00BE068B" w:rsidRDefault="00A667B3" w:rsidP="001512DD">
            <w:pPr>
              <w:contextualSpacing/>
              <w:jc w:val="center"/>
              <w:rPr>
                <w:rFonts w:ascii="Gill Sans MT" w:hAnsi="Gill Sans MT"/>
              </w:rPr>
            </w:pPr>
          </w:p>
        </w:tc>
        <w:tc>
          <w:tcPr>
            <w:tcW w:w="1800" w:type="dxa"/>
          </w:tcPr>
          <w:p w14:paraId="7D5F39D3" w14:textId="77777777" w:rsidR="00A667B3" w:rsidRPr="00BE068B" w:rsidRDefault="00A667B3" w:rsidP="001512DD">
            <w:pPr>
              <w:contextualSpacing/>
              <w:jc w:val="center"/>
              <w:rPr>
                <w:rFonts w:ascii="Gill Sans MT" w:hAnsi="Gill Sans MT"/>
              </w:rPr>
            </w:pPr>
          </w:p>
        </w:tc>
        <w:tc>
          <w:tcPr>
            <w:tcW w:w="1440" w:type="dxa"/>
          </w:tcPr>
          <w:p w14:paraId="493A4578" w14:textId="77777777" w:rsidR="00A667B3" w:rsidRPr="00BE068B" w:rsidRDefault="00A667B3" w:rsidP="001512DD">
            <w:pPr>
              <w:contextualSpacing/>
              <w:jc w:val="center"/>
              <w:rPr>
                <w:rFonts w:ascii="Gill Sans MT" w:hAnsi="Gill Sans MT"/>
              </w:rPr>
            </w:pPr>
          </w:p>
        </w:tc>
        <w:tc>
          <w:tcPr>
            <w:tcW w:w="1260" w:type="dxa"/>
          </w:tcPr>
          <w:p w14:paraId="5B87E322" w14:textId="77777777" w:rsidR="00A667B3" w:rsidRPr="00BE068B" w:rsidRDefault="00A667B3" w:rsidP="001512DD">
            <w:pPr>
              <w:contextualSpacing/>
              <w:jc w:val="center"/>
              <w:rPr>
                <w:rFonts w:ascii="Gill Sans MT" w:hAnsi="Gill Sans MT"/>
              </w:rPr>
            </w:pPr>
          </w:p>
        </w:tc>
        <w:tc>
          <w:tcPr>
            <w:tcW w:w="1350" w:type="dxa"/>
          </w:tcPr>
          <w:p w14:paraId="072187B1" w14:textId="77777777" w:rsidR="00A667B3" w:rsidRPr="00BE068B" w:rsidRDefault="00A667B3" w:rsidP="001512DD">
            <w:pPr>
              <w:contextualSpacing/>
              <w:jc w:val="center"/>
              <w:rPr>
                <w:rFonts w:ascii="Gill Sans MT" w:hAnsi="Gill Sans MT"/>
              </w:rPr>
            </w:pPr>
          </w:p>
        </w:tc>
        <w:tc>
          <w:tcPr>
            <w:tcW w:w="1530" w:type="dxa"/>
          </w:tcPr>
          <w:p w14:paraId="2C5F39D7" w14:textId="77777777" w:rsidR="00A667B3" w:rsidRPr="00BE068B" w:rsidRDefault="00A667B3" w:rsidP="001512DD">
            <w:pPr>
              <w:contextualSpacing/>
              <w:jc w:val="center"/>
              <w:rPr>
                <w:rFonts w:ascii="Gill Sans MT" w:hAnsi="Gill Sans MT"/>
              </w:rPr>
            </w:pPr>
          </w:p>
        </w:tc>
        <w:tc>
          <w:tcPr>
            <w:tcW w:w="1980" w:type="dxa"/>
          </w:tcPr>
          <w:p w14:paraId="5C3AAAD8" w14:textId="77777777" w:rsidR="00A667B3" w:rsidRPr="00BE068B" w:rsidRDefault="00A667B3" w:rsidP="001512DD">
            <w:pPr>
              <w:contextualSpacing/>
              <w:jc w:val="center"/>
              <w:rPr>
                <w:rFonts w:ascii="Gill Sans MT" w:hAnsi="Gill Sans MT"/>
              </w:rPr>
            </w:pPr>
          </w:p>
        </w:tc>
      </w:tr>
      <w:tr w:rsidR="000427DF" w:rsidRPr="00BE068B" w14:paraId="2D0F38CB" w14:textId="77777777" w:rsidTr="00BE068B">
        <w:trPr>
          <w:trHeight w:val="20"/>
        </w:trPr>
        <w:tc>
          <w:tcPr>
            <w:tcW w:w="715" w:type="dxa"/>
          </w:tcPr>
          <w:p w14:paraId="44444DE2" w14:textId="0D00E86C" w:rsidR="00A667B3" w:rsidRPr="00BE068B" w:rsidRDefault="00E62CDC" w:rsidP="001512DD">
            <w:pPr>
              <w:contextualSpacing/>
              <w:jc w:val="center"/>
              <w:rPr>
                <w:rFonts w:ascii="Gill Sans MT" w:hAnsi="Gill Sans MT"/>
              </w:rPr>
            </w:pPr>
            <w:r w:rsidRPr="00BE068B">
              <w:rPr>
                <w:rFonts w:ascii="Gill Sans MT" w:hAnsi="Gill Sans MT"/>
              </w:rPr>
              <w:t>2</w:t>
            </w:r>
          </w:p>
        </w:tc>
        <w:tc>
          <w:tcPr>
            <w:tcW w:w="3369" w:type="dxa"/>
          </w:tcPr>
          <w:p w14:paraId="0B6CB24B" w14:textId="77777777" w:rsidR="00A667B3" w:rsidRPr="00BE068B" w:rsidRDefault="00A667B3" w:rsidP="001512DD">
            <w:pPr>
              <w:contextualSpacing/>
              <w:jc w:val="center"/>
              <w:rPr>
                <w:rFonts w:ascii="Gill Sans MT" w:hAnsi="Gill Sans MT"/>
              </w:rPr>
            </w:pPr>
          </w:p>
        </w:tc>
        <w:tc>
          <w:tcPr>
            <w:tcW w:w="1800" w:type="dxa"/>
          </w:tcPr>
          <w:p w14:paraId="64009CE5" w14:textId="77777777" w:rsidR="00A667B3" w:rsidRPr="00BE068B" w:rsidRDefault="00A667B3" w:rsidP="001512DD">
            <w:pPr>
              <w:contextualSpacing/>
              <w:jc w:val="center"/>
              <w:rPr>
                <w:rFonts w:ascii="Gill Sans MT" w:hAnsi="Gill Sans MT"/>
              </w:rPr>
            </w:pPr>
          </w:p>
        </w:tc>
        <w:tc>
          <w:tcPr>
            <w:tcW w:w="1440" w:type="dxa"/>
          </w:tcPr>
          <w:p w14:paraId="068FD922" w14:textId="77777777" w:rsidR="00A667B3" w:rsidRPr="00BE068B" w:rsidRDefault="00A667B3" w:rsidP="001512DD">
            <w:pPr>
              <w:contextualSpacing/>
              <w:jc w:val="center"/>
              <w:rPr>
                <w:rFonts w:ascii="Gill Sans MT" w:hAnsi="Gill Sans MT"/>
              </w:rPr>
            </w:pPr>
          </w:p>
        </w:tc>
        <w:tc>
          <w:tcPr>
            <w:tcW w:w="1260" w:type="dxa"/>
          </w:tcPr>
          <w:p w14:paraId="57899BF5" w14:textId="77777777" w:rsidR="00A667B3" w:rsidRPr="00BE068B" w:rsidRDefault="00A667B3" w:rsidP="001512DD">
            <w:pPr>
              <w:contextualSpacing/>
              <w:jc w:val="center"/>
              <w:rPr>
                <w:rFonts w:ascii="Gill Sans MT" w:hAnsi="Gill Sans MT"/>
              </w:rPr>
            </w:pPr>
          </w:p>
        </w:tc>
        <w:tc>
          <w:tcPr>
            <w:tcW w:w="1350" w:type="dxa"/>
          </w:tcPr>
          <w:p w14:paraId="5530DF18" w14:textId="77777777" w:rsidR="00A667B3" w:rsidRPr="00BE068B" w:rsidRDefault="00A667B3" w:rsidP="001512DD">
            <w:pPr>
              <w:contextualSpacing/>
              <w:jc w:val="center"/>
              <w:rPr>
                <w:rFonts w:ascii="Gill Sans MT" w:hAnsi="Gill Sans MT"/>
              </w:rPr>
            </w:pPr>
          </w:p>
        </w:tc>
        <w:tc>
          <w:tcPr>
            <w:tcW w:w="1530" w:type="dxa"/>
          </w:tcPr>
          <w:p w14:paraId="4EEB746F" w14:textId="77777777" w:rsidR="00A667B3" w:rsidRPr="00BE068B" w:rsidRDefault="00A667B3" w:rsidP="001512DD">
            <w:pPr>
              <w:contextualSpacing/>
              <w:jc w:val="center"/>
              <w:rPr>
                <w:rFonts w:ascii="Gill Sans MT" w:hAnsi="Gill Sans MT"/>
              </w:rPr>
            </w:pPr>
          </w:p>
        </w:tc>
        <w:tc>
          <w:tcPr>
            <w:tcW w:w="1980" w:type="dxa"/>
          </w:tcPr>
          <w:p w14:paraId="39DEA290" w14:textId="77777777" w:rsidR="00A667B3" w:rsidRPr="00BE068B" w:rsidRDefault="00A667B3" w:rsidP="001512DD">
            <w:pPr>
              <w:contextualSpacing/>
              <w:jc w:val="center"/>
              <w:rPr>
                <w:rFonts w:ascii="Gill Sans MT" w:hAnsi="Gill Sans MT"/>
              </w:rPr>
            </w:pPr>
          </w:p>
        </w:tc>
      </w:tr>
      <w:tr w:rsidR="000427DF" w:rsidRPr="00BE068B" w14:paraId="44DDFBAE" w14:textId="77777777" w:rsidTr="00BE068B">
        <w:trPr>
          <w:trHeight w:val="20"/>
        </w:trPr>
        <w:tc>
          <w:tcPr>
            <w:tcW w:w="715" w:type="dxa"/>
          </w:tcPr>
          <w:p w14:paraId="207730DA" w14:textId="76E12277" w:rsidR="00A667B3" w:rsidRPr="00BE068B" w:rsidRDefault="00E62CDC" w:rsidP="001512DD">
            <w:pPr>
              <w:contextualSpacing/>
              <w:jc w:val="center"/>
              <w:rPr>
                <w:rFonts w:ascii="Gill Sans MT" w:hAnsi="Gill Sans MT"/>
              </w:rPr>
            </w:pPr>
            <w:r w:rsidRPr="00BE068B">
              <w:rPr>
                <w:rFonts w:ascii="Gill Sans MT" w:hAnsi="Gill Sans MT"/>
              </w:rPr>
              <w:t>3</w:t>
            </w:r>
          </w:p>
        </w:tc>
        <w:tc>
          <w:tcPr>
            <w:tcW w:w="3369" w:type="dxa"/>
          </w:tcPr>
          <w:p w14:paraId="1799F197" w14:textId="77777777" w:rsidR="00A667B3" w:rsidRPr="00BE068B" w:rsidRDefault="00A667B3" w:rsidP="001512DD">
            <w:pPr>
              <w:contextualSpacing/>
              <w:jc w:val="center"/>
              <w:rPr>
                <w:rFonts w:ascii="Gill Sans MT" w:hAnsi="Gill Sans MT"/>
              </w:rPr>
            </w:pPr>
          </w:p>
        </w:tc>
        <w:tc>
          <w:tcPr>
            <w:tcW w:w="1800" w:type="dxa"/>
          </w:tcPr>
          <w:p w14:paraId="07D5F1E5" w14:textId="77777777" w:rsidR="00A667B3" w:rsidRPr="00BE068B" w:rsidRDefault="00A667B3" w:rsidP="001512DD">
            <w:pPr>
              <w:contextualSpacing/>
              <w:jc w:val="center"/>
              <w:rPr>
                <w:rFonts w:ascii="Gill Sans MT" w:hAnsi="Gill Sans MT"/>
              </w:rPr>
            </w:pPr>
          </w:p>
        </w:tc>
        <w:tc>
          <w:tcPr>
            <w:tcW w:w="1440" w:type="dxa"/>
          </w:tcPr>
          <w:p w14:paraId="35AD8EF8" w14:textId="77777777" w:rsidR="00A667B3" w:rsidRPr="00BE068B" w:rsidRDefault="00A667B3" w:rsidP="001512DD">
            <w:pPr>
              <w:contextualSpacing/>
              <w:jc w:val="center"/>
              <w:rPr>
                <w:rFonts w:ascii="Gill Sans MT" w:hAnsi="Gill Sans MT"/>
              </w:rPr>
            </w:pPr>
          </w:p>
        </w:tc>
        <w:tc>
          <w:tcPr>
            <w:tcW w:w="1260" w:type="dxa"/>
          </w:tcPr>
          <w:p w14:paraId="5E52A372" w14:textId="77777777" w:rsidR="00A667B3" w:rsidRPr="00BE068B" w:rsidRDefault="00A667B3" w:rsidP="001512DD">
            <w:pPr>
              <w:contextualSpacing/>
              <w:jc w:val="center"/>
              <w:rPr>
                <w:rFonts w:ascii="Gill Sans MT" w:hAnsi="Gill Sans MT"/>
              </w:rPr>
            </w:pPr>
          </w:p>
        </w:tc>
        <w:tc>
          <w:tcPr>
            <w:tcW w:w="1350" w:type="dxa"/>
          </w:tcPr>
          <w:p w14:paraId="23554713" w14:textId="77777777" w:rsidR="00A667B3" w:rsidRPr="00BE068B" w:rsidRDefault="00A667B3" w:rsidP="001512DD">
            <w:pPr>
              <w:contextualSpacing/>
              <w:jc w:val="center"/>
              <w:rPr>
                <w:rFonts w:ascii="Gill Sans MT" w:hAnsi="Gill Sans MT"/>
              </w:rPr>
            </w:pPr>
          </w:p>
        </w:tc>
        <w:tc>
          <w:tcPr>
            <w:tcW w:w="1530" w:type="dxa"/>
          </w:tcPr>
          <w:p w14:paraId="199464A5" w14:textId="77777777" w:rsidR="00A667B3" w:rsidRPr="00BE068B" w:rsidRDefault="00A667B3" w:rsidP="001512DD">
            <w:pPr>
              <w:contextualSpacing/>
              <w:jc w:val="center"/>
              <w:rPr>
                <w:rFonts w:ascii="Gill Sans MT" w:hAnsi="Gill Sans MT"/>
              </w:rPr>
            </w:pPr>
          </w:p>
        </w:tc>
        <w:tc>
          <w:tcPr>
            <w:tcW w:w="1980" w:type="dxa"/>
          </w:tcPr>
          <w:p w14:paraId="6CE5BF04" w14:textId="77777777" w:rsidR="00A667B3" w:rsidRPr="00BE068B" w:rsidRDefault="00A667B3" w:rsidP="001512DD">
            <w:pPr>
              <w:contextualSpacing/>
              <w:jc w:val="center"/>
              <w:rPr>
                <w:rFonts w:ascii="Gill Sans MT" w:hAnsi="Gill Sans MT"/>
              </w:rPr>
            </w:pPr>
          </w:p>
        </w:tc>
      </w:tr>
      <w:tr w:rsidR="000427DF" w:rsidRPr="00BE068B" w14:paraId="0B55F667" w14:textId="77777777" w:rsidTr="00BE068B">
        <w:trPr>
          <w:trHeight w:val="20"/>
        </w:trPr>
        <w:tc>
          <w:tcPr>
            <w:tcW w:w="715" w:type="dxa"/>
          </w:tcPr>
          <w:p w14:paraId="130D2C8A" w14:textId="35F42804" w:rsidR="00A667B3" w:rsidRPr="00BE068B" w:rsidRDefault="00E62CDC" w:rsidP="001512DD">
            <w:pPr>
              <w:contextualSpacing/>
              <w:jc w:val="center"/>
              <w:rPr>
                <w:rFonts w:ascii="Gill Sans MT" w:hAnsi="Gill Sans MT"/>
              </w:rPr>
            </w:pPr>
            <w:r w:rsidRPr="00BE068B">
              <w:rPr>
                <w:rFonts w:ascii="Gill Sans MT" w:hAnsi="Gill Sans MT"/>
              </w:rPr>
              <w:t>4</w:t>
            </w:r>
          </w:p>
        </w:tc>
        <w:tc>
          <w:tcPr>
            <w:tcW w:w="3369" w:type="dxa"/>
          </w:tcPr>
          <w:p w14:paraId="7B7253F1" w14:textId="77777777" w:rsidR="00A667B3" w:rsidRPr="00BE068B" w:rsidRDefault="00A667B3" w:rsidP="001512DD">
            <w:pPr>
              <w:contextualSpacing/>
              <w:jc w:val="center"/>
              <w:rPr>
                <w:rFonts w:ascii="Gill Sans MT" w:hAnsi="Gill Sans MT"/>
              </w:rPr>
            </w:pPr>
          </w:p>
        </w:tc>
        <w:tc>
          <w:tcPr>
            <w:tcW w:w="1800" w:type="dxa"/>
          </w:tcPr>
          <w:p w14:paraId="6C0B2C06" w14:textId="77777777" w:rsidR="00A667B3" w:rsidRPr="00BE068B" w:rsidRDefault="00A667B3" w:rsidP="001512DD">
            <w:pPr>
              <w:contextualSpacing/>
              <w:jc w:val="center"/>
              <w:rPr>
                <w:rFonts w:ascii="Gill Sans MT" w:hAnsi="Gill Sans MT"/>
              </w:rPr>
            </w:pPr>
          </w:p>
        </w:tc>
        <w:tc>
          <w:tcPr>
            <w:tcW w:w="1440" w:type="dxa"/>
          </w:tcPr>
          <w:p w14:paraId="03A4DC8B" w14:textId="77777777" w:rsidR="00A667B3" w:rsidRPr="00BE068B" w:rsidRDefault="00A667B3" w:rsidP="001512DD">
            <w:pPr>
              <w:contextualSpacing/>
              <w:jc w:val="center"/>
              <w:rPr>
                <w:rFonts w:ascii="Gill Sans MT" w:hAnsi="Gill Sans MT"/>
              </w:rPr>
            </w:pPr>
          </w:p>
        </w:tc>
        <w:tc>
          <w:tcPr>
            <w:tcW w:w="1260" w:type="dxa"/>
          </w:tcPr>
          <w:p w14:paraId="66AD656F" w14:textId="77777777" w:rsidR="00A667B3" w:rsidRPr="00BE068B" w:rsidRDefault="00A667B3" w:rsidP="001512DD">
            <w:pPr>
              <w:contextualSpacing/>
              <w:jc w:val="center"/>
              <w:rPr>
                <w:rFonts w:ascii="Gill Sans MT" w:hAnsi="Gill Sans MT"/>
              </w:rPr>
            </w:pPr>
          </w:p>
        </w:tc>
        <w:tc>
          <w:tcPr>
            <w:tcW w:w="1350" w:type="dxa"/>
          </w:tcPr>
          <w:p w14:paraId="25194238" w14:textId="77777777" w:rsidR="00A667B3" w:rsidRPr="00BE068B" w:rsidRDefault="00A667B3" w:rsidP="001512DD">
            <w:pPr>
              <w:contextualSpacing/>
              <w:jc w:val="center"/>
              <w:rPr>
                <w:rFonts w:ascii="Gill Sans MT" w:hAnsi="Gill Sans MT"/>
              </w:rPr>
            </w:pPr>
          </w:p>
        </w:tc>
        <w:tc>
          <w:tcPr>
            <w:tcW w:w="1530" w:type="dxa"/>
          </w:tcPr>
          <w:p w14:paraId="550E3197" w14:textId="77777777" w:rsidR="00A667B3" w:rsidRPr="00BE068B" w:rsidRDefault="00A667B3" w:rsidP="001512DD">
            <w:pPr>
              <w:contextualSpacing/>
              <w:jc w:val="center"/>
              <w:rPr>
                <w:rFonts w:ascii="Gill Sans MT" w:hAnsi="Gill Sans MT"/>
              </w:rPr>
            </w:pPr>
          </w:p>
        </w:tc>
        <w:tc>
          <w:tcPr>
            <w:tcW w:w="1980" w:type="dxa"/>
          </w:tcPr>
          <w:p w14:paraId="1C914021" w14:textId="77777777" w:rsidR="00A667B3" w:rsidRPr="00BE068B" w:rsidRDefault="00A667B3" w:rsidP="001512DD">
            <w:pPr>
              <w:contextualSpacing/>
              <w:jc w:val="center"/>
              <w:rPr>
                <w:rFonts w:ascii="Gill Sans MT" w:hAnsi="Gill Sans MT"/>
              </w:rPr>
            </w:pPr>
          </w:p>
        </w:tc>
      </w:tr>
      <w:tr w:rsidR="000427DF" w:rsidRPr="00BE068B" w14:paraId="4ECA4B61" w14:textId="77777777" w:rsidTr="00BE068B">
        <w:trPr>
          <w:trHeight w:val="20"/>
        </w:trPr>
        <w:tc>
          <w:tcPr>
            <w:tcW w:w="715" w:type="dxa"/>
          </w:tcPr>
          <w:p w14:paraId="7BDA7AAC" w14:textId="72AFF3CC" w:rsidR="00A667B3" w:rsidRPr="00BE068B" w:rsidRDefault="00E62CDC" w:rsidP="001512DD">
            <w:pPr>
              <w:contextualSpacing/>
              <w:jc w:val="center"/>
              <w:rPr>
                <w:rFonts w:ascii="Gill Sans MT" w:hAnsi="Gill Sans MT"/>
              </w:rPr>
            </w:pPr>
            <w:r w:rsidRPr="00BE068B">
              <w:rPr>
                <w:rFonts w:ascii="Gill Sans MT" w:hAnsi="Gill Sans MT"/>
              </w:rPr>
              <w:t>5</w:t>
            </w:r>
          </w:p>
        </w:tc>
        <w:tc>
          <w:tcPr>
            <w:tcW w:w="3369" w:type="dxa"/>
          </w:tcPr>
          <w:p w14:paraId="07A10D9A" w14:textId="77777777" w:rsidR="00A667B3" w:rsidRPr="00BE068B" w:rsidRDefault="00A667B3" w:rsidP="001512DD">
            <w:pPr>
              <w:contextualSpacing/>
              <w:jc w:val="center"/>
              <w:rPr>
                <w:rFonts w:ascii="Gill Sans MT" w:hAnsi="Gill Sans MT"/>
              </w:rPr>
            </w:pPr>
          </w:p>
        </w:tc>
        <w:tc>
          <w:tcPr>
            <w:tcW w:w="1800" w:type="dxa"/>
          </w:tcPr>
          <w:p w14:paraId="48937CD3" w14:textId="77777777" w:rsidR="00A667B3" w:rsidRPr="00BE068B" w:rsidRDefault="00A667B3" w:rsidP="001512DD">
            <w:pPr>
              <w:contextualSpacing/>
              <w:jc w:val="center"/>
              <w:rPr>
                <w:rFonts w:ascii="Gill Sans MT" w:hAnsi="Gill Sans MT"/>
              </w:rPr>
            </w:pPr>
          </w:p>
        </w:tc>
        <w:tc>
          <w:tcPr>
            <w:tcW w:w="1440" w:type="dxa"/>
          </w:tcPr>
          <w:p w14:paraId="5D28871D" w14:textId="77777777" w:rsidR="00A667B3" w:rsidRPr="00BE068B" w:rsidRDefault="00A667B3" w:rsidP="001512DD">
            <w:pPr>
              <w:contextualSpacing/>
              <w:jc w:val="center"/>
              <w:rPr>
                <w:rFonts w:ascii="Gill Sans MT" w:hAnsi="Gill Sans MT"/>
              </w:rPr>
            </w:pPr>
          </w:p>
        </w:tc>
        <w:tc>
          <w:tcPr>
            <w:tcW w:w="1260" w:type="dxa"/>
          </w:tcPr>
          <w:p w14:paraId="76D442EA" w14:textId="77777777" w:rsidR="00A667B3" w:rsidRPr="00BE068B" w:rsidRDefault="00A667B3" w:rsidP="001512DD">
            <w:pPr>
              <w:contextualSpacing/>
              <w:jc w:val="center"/>
              <w:rPr>
                <w:rFonts w:ascii="Gill Sans MT" w:hAnsi="Gill Sans MT"/>
              </w:rPr>
            </w:pPr>
          </w:p>
        </w:tc>
        <w:tc>
          <w:tcPr>
            <w:tcW w:w="1350" w:type="dxa"/>
          </w:tcPr>
          <w:p w14:paraId="481813FA" w14:textId="77777777" w:rsidR="00A667B3" w:rsidRPr="00BE068B" w:rsidRDefault="00A667B3" w:rsidP="001512DD">
            <w:pPr>
              <w:contextualSpacing/>
              <w:jc w:val="center"/>
              <w:rPr>
                <w:rFonts w:ascii="Gill Sans MT" w:hAnsi="Gill Sans MT"/>
              </w:rPr>
            </w:pPr>
          </w:p>
        </w:tc>
        <w:tc>
          <w:tcPr>
            <w:tcW w:w="1530" w:type="dxa"/>
          </w:tcPr>
          <w:p w14:paraId="5EC33928" w14:textId="77777777" w:rsidR="00A667B3" w:rsidRPr="00BE068B" w:rsidRDefault="00A667B3" w:rsidP="001512DD">
            <w:pPr>
              <w:contextualSpacing/>
              <w:jc w:val="center"/>
              <w:rPr>
                <w:rFonts w:ascii="Gill Sans MT" w:hAnsi="Gill Sans MT"/>
              </w:rPr>
            </w:pPr>
          </w:p>
        </w:tc>
        <w:tc>
          <w:tcPr>
            <w:tcW w:w="1980" w:type="dxa"/>
          </w:tcPr>
          <w:p w14:paraId="02749D7C" w14:textId="77777777" w:rsidR="00A667B3" w:rsidRPr="00BE068B" w:rsidRDefault="00A667B3" w:rsidP="001512DD">
            <w:pPr>
              <w:contextualSpacing/>
              <w:jc w:val="center"/>
              <w:rPr>
                <w:rFonts w:ascii="Gill Sans MT" w:hAnsi="Gill Sans MT"/>
              </w:rPr>
            </w:pPr>
          </w:p>
        </w:tc>
      </w:tr>
      <w:tr w:rsidR="000427DF" w:rsidRPr="00BE068B" w14:paraId="4D42E3B8" w14:textId="77777777" w:rsidTr="00BE068B">
        <w:trPr>
          <w:trHeight w:val="20"/>
        </w:trPr>
        <w:tc>
          <w:tcPr>
            <w:tcW w:w="715" w:type="dxa"/>
          </w:tcPr>
          <w:p w14:paraId="41BA9DF5" w14:textId="6328CAD9" w:rsidR="00A667B3" w:rsidRPr="00BE068B" w:rsidRDefault="00E62CDC" w:rsidP="001512DD">
            <w:pPr>
              <w:contextualSpacing/>
              <w:jc w:val="center"/>
              <w:rPr>
                <w:rFonts w:ascii="Gill Sans MT" w:hAnsi="Gill Sans MT"/>
              </w:rPr>
            </w:pPr>
            <w:r w:rsidRPr="00BE068B">
              <w:rPr>
                <w:rFonts w:ascii="Gill Sans MT" w:hAnsi="Gill Sans MT"/>
              </w:rPr>
              <w:t>6</w:t>
            </w:r>
          </w:p>
        </w:tc>
        <w:tc>
          <w:tcPr>
            <w:tcW w:w="3369" w:type="dxa"/>
          </w:tcPr>
          <w:p w14:paraId="2F4AA90E" w14:textId="77777777" w:rsidR="00A667B3" w:rsidRPr="00BE068B" w:rsidRDefault="00A667B3" w:rsidP="001512DD">
            <w:pPr>
              <w:contextualSpacing/>
              <w:jc w:val="center"/>
              <w:rPr>
                <w:rFonts w:ascii="Gill Sans MT" w:hAnsi="Gill Sans MT"/>
              </w:rPr>
            </w:pPr>
          </w:p>
        </w:tc>
        <w:tc>
          <w:tcPr>
            <w:tcW w:w="1800" w:type="dxa"/>
          </w:tcPr>
          <w:p w14:paraId="5E444AE3" w14:textId="77777777" w:rsidR="00A667B3" w:rsidRPr="00BE068B" w:rsidRDefault="00A667B3" w:rsidP="001512DD">
            <w:pPr>
              <w:contextualSpacing/>
              <w:jc w:val="center"/>
              <w:rPr>
                <w:rFonts w:ascii="Gill Sans MT" w:hAnsi="Gill Sans MT"/>
              </w:rPr>
            </w:pPr>
          </w:p>
        </w:tc>
        <w:tc>
          <w:tcPr>
            <w:tcW w:w="1440" w:type="dxa"/>
          </w:tcPr>
          <w:p w14:paraId="7CF9C745" w14:textId="77777777" w:rsidR="00A667B3" w:rsidRPr="00BE068B" w:rsidRDefault="00A667B3" w:rsidP="001512DD">
            <w:pPr>
              <w:contextualSpacing/>
              <w:jc w:val="center"/>
              <w:rPr>
                <w:rFonts w:ascii="Gill Sans MT" w:hAnsi="Gill Sans MT"/>
              </w:rPr>
            </w:pPr>
          </w:p>
        </w:tc>
        <w:tc>
          <w:tcPr>
            <w:tcW w:w="1260" w:type="dxa"/>
          </w:tcPr>
          <w:p w14:paraId="155E95FC" w14:textId="77777777" w:rsidR="00A667B3" w:rsidRPr="00BE068B" w:rsidRDefault="00A667B3" w:rsidP="001512DD">
            <w:pPr>
              <w:contextualSpacing/>
              <w:jc w:val="center"/>
              <w:rPr>
                <w:rFonts w:ascii="Gill Sans MT" w:hAnsi="Gill Sans MT"/>
              </w:rPr>
            </w:pPr>
          </w:p>
        </w:tc>
        <w:tc>
          <w:tcPr>
            <w:tcW w:w="1350" w:type="dxa"/>
          </w:tcPr>
          <w:p w14:paraId="68AC9805" w14:textId="77777777" w:rsidR="00A667B3" w:rsidRPr="00BE068B" w:rsidRDefault="00A667B3" w:rsidP="001512DD">
            <w:pPr>
              <w:contextualSpacing/>
              <w:jc w:val="center"/>
              <w:rPr>
                <w:rFonts w:ascii="Gill Sans MT" w:hAnsi="Gill Sans MT"/>
              </w:rPr>
            </w:pPr>
          </w:p>
        </w:tc>
        <w:tc>
          <w:tcPr>
            <w:tcW w:w="1530" w:type="dxa"/>
          </w:tcPr>
          <w:p w14:paraId="4050EFDA" w14:textId="77777777" w:rsidR="00A667B3" w:rsidRPr="00BE068B" w:rsidRDefault="00A667B3" w:rsidP="001512DD">
            <w:pPr>
              <w:contextualSpacing/>
              <w:jc w:val="center"/>
              <w:rPr>
                <w:rFonts w:ascii="Gill Sans MT" w:hAnsi="Gill Sans MT"/>
              </w:rPr>
            </w:pPr>
          </w:p>
        </w:tc>
        <w:tc>
          <w:tcPr>
            <w:tcW w:w="1980" w:type="dxa"/>
          </w:tcPr>
          <w:p w14:paraId="7C0E5795" w14:textId="77777777" w:rsidR="00A667B3" w:rsidRPr="00BE068B" w:rsidRDefault="00A667B3" w:rsidP="001512DD">
            <w:pPr>
              <w:contextualSpacing/>
              <w:jc w:val="center"/>
              <w:rPr>
                <w:rFonts w:ascii="Gill Sans MT" w:hAnsi="Gill Sans MT"/>
              </w:rPr>
            </w:pPr>
          </w:p>
        </w:tc>
      </w:tr>
      <w:tr w:rsidR="000427DF" w:rsidRPr="00BE068B" w14:paraId="586B439B" w14:textId="77777777" w:rsidTr="00BE068B">
        <w:trPr>
          <w:trHeight w:val="20"/>
        </w:trPr>
        <w:tc>
          <w:tcPr>
            <w:tcW w:w="715" w:type="dxa"/>
          </w:tcPr>
          <w:p w14:paraId="3C028C5A" w14:textId="2EFADCD8" w:rsidR="00A667B3" w:rsidRPr="00BE068B" w:rsidRDefault="00E62CDC" w:rsidP="001512DD">
            <w:pPr>
              <w:contextualSpacing/>
              <w:jc w:val="center"/>
              <w:rPr>
                <w:rFonts w:ascii="Gill Sans MT" w:hAnsi="Gill Sans MT"/>
              </w:rPr>
            </w:pPr>
            <w:r w:rsidRPr="00BE068B">
              <w:rPr>
                <w:rFonts w:ascii="Gill Sans MT" w:hAnsi="Gill Sans MT"/>
              </w:rPr>
              <w:t>7</w:t>
            </w:r>
          </w:p>
        </w:tc>
        <w:tc>
          <w:tcPr>
            <w:tcW w:w="3369" w:type="dxa"/>
          </w:tcPr>
          <w:p w14:paraId="48CF32E9" w14:textId="77777777" w:rsidR="00A667B3" w:rsidRPr="00BE068B" w:rsidRDefault="00A667B3" w:rsidP="001512DD">
            <w:pPr>
              <w:contextualSpacing/>
              <w:jc w:val="center"/>
              <w:rPr>
                <w:rFonts w:ascii="Gill Sans MT" w:hAnsi="Gill Sans MT"/>
              </w:rPr>
            </w:pPr>
          </w:p>
        </w:tc>
        <w:tc>
          <w:tcPr>
            <w:tcW w:w="1800" w:type="dxa"/>
          </w:tcPr>
          <w:p w14:paraId="4FE0E2CB" w14:textId="77777777" w:rsidR="00A667B3" w:rsidRPr="00BE068B" w:rsidRDefault="00A667B3" w:rsidP="001512DD">
            <w:pPr>
              <w:contextualSpacing/>
              <w:jc w:val="center"/>
              <w:rPr>
                <w:rFonts w:ascii="Gill Sans MT" w:hAnsi="Gill Sans MT"/>
              </w:rPr>
            </w:pPr>
          </w:p>
        </w:tc>
        <w:tc>
          <w:tcPr>
            <w:tcW w:w="1440" w:type="dxa"/>
          </w:tcPr>
          <w:p w14:paraId="016970E6" w14:textId="77777777" w:rsidR="00A667B3" w:rsidRPr="00BE068B" w:rsidRDefault="00A667B3" w:rsidP="001512DD">
            <w:pPr>
              <w:contextualSpacing/>
              <w:jc w:val="center"/>
              <w:rPr>
                <w:rFonts w:ascii="Gill Sans MT" w:hAnsi="Gill Sans MT"/>
              </w:rPr>
            </w:pPr>
          </w:p>
        </w:tc>
        <w:tc>
          <w:tcPr>
            <w:tcW w:w="1260" w:type="dxa"/>
          </w:tcPr>
          <w:p w14:paraId="451CD14A" w14:textId="77777777" w:rsidR="00A667B3" w:rsidRPr="00BE068B" w:rsidRDefault="00A667B3" w:rsidP="001512DD">
            <w:pPr>
              <w:contextualSpacing/>
              <w:jc w:val="center"/>
              <w:rPr>
                <w:rFonts w:ascii="Gill Sans MT" w:hAnsi="Gill Sans MT"/>
              </w:rPr>
            </w:pPr>
          </w:p>
        </w:tc>
        <w:tc>
          <w:tcPr>
            <w:tcW w:w="1350" w:type="dxa"/>
          </w:tcPr>
          <w:p w14:paraId="7D95E463" w14:textId="77777777" w:rsidR="00A667B3" w:rsidRPr="00BE068B" w:rsidRDefault="00A667B3" w:rsidP="001512DD">
            <w:pPr>
              <w:contextualSpacing/>
              <w:jc w:val="center"/>
              <w:rPr>
                <w:rFonts w:ascii="Gill Sans MT" w:hAnsi="Gill Sans MT"/>
              </w:rPr>
            </w:pPr>
          </w:p>
        </w:tc>
        <w:tc>
          <w:tcPr>
            <w:tcW w:w="1530" w:type="dxa"/>
          </w:tcPr>
          <w:p w14:paraId="7A67B3D4" w14:textId="77777777" w:rsidR="00A667B3" w:rsidRPr="00BE068B" w:rsidRDefault="00A667B3" w:rsidP="001512DD">
            <w:pPr>
              <w:contextualSpacing/>
              <w:jc w:val="center"/>
              <w:rPr>
                <w:rFonts w:ascii="Gill Sans MT" w:hAnsi="Gill Sans MT"/>
              </w:rPr>
            </w:pPr>
          </w:p>
        </w:tc>
        <w:tc>
          <w:tcPr>
            <w:tcW w:w="1980" w:type="dxa"/>
          </w:tcPr>
          <w:p w14:paraId="776AD49B" w14:textId="77777777" w:rsidR="00A667B3" w:rsidRPr="00BE068B" w:rsidRDefault="00A667B3" w:rsidP="001512DD">
            <w:pPr>
              <w:contextualSpacing/>
              <w:jc w:val="center"/>
              <w:rPr>
                <w:rFonts w:ascii="Gill Sans MT" w:hAnsi="Gill Sans MT"/>
              </w:rPr>
            </w:pPr>
          </w:p>
        </w:tc>
      </w:tr>
      <w:tr w:rsidR="000427DF" w:rsidRPr="00BE068B" w14:paraId="19E68591" w14:textId="77777777" w:rsidTr="00BE068B">
        <w:trPr>
          <w:trHeight w:val="20"/>
        </w:trPr>
        <w:tc>
          <w:tcPr>
            <w:tcW w:w="715" w:type="dxa"/>
          </w:tcPr>
          <w:p w14:paraId="260D708B" w14:textId="68F72787" w:rsidR="00A667B3" w:rsidRPr="00BE068B" w:rsidRDefault="00E62CDC" w:rsidP="001512DD">
            <w:pPr>
              <w:contextualSpacing/>
              <w:jc w:val="center"/>
              <w:rPr>
                <w:rFonts w:ascii="Gill Sans MT" w:hAnsi="Gill Sans MT"/>
              </w:rPr>
            </w:pPr>
            <w:r w:rsidRPr="00BE068B">
              <w:rPr>
                <w:rFonts w:ascii="Gill Sans MT" w:hAnsi="Gill Sans MT"/>
              </w:rPr>
              <w:t>8</w:t>
            </w:r>
          </w:p>
        </w:tc>
        <w:tc>
          <w:tcPr>
            <w:tcW w:w="3369" w:type="dxa"/>
          </w:tcPr>
          <w:p w14:paraId="6CA3592A" w14:textId="77777777" w:rsidR="00A667B3" w:rsidRPr="00BE068B" w:rsidRDefault="00A667B3" w:rsidP="001512DD">
            <w:pPr>
              <w:contextualSpacing/>
              <w:jc w:val="center"/>
              <w:rPr>
                <w:rFonts w:ascii="Gill Sans MT" w:hAnsi="Gill Sans MT"/>
              </w:rPr>
            </w:pPr>
          </w:p>
        </w:tc>
        <w:tc>
          <w:tcPr>
            <w:tcW w:w="1800" w:type="dxa"/>
          </w:tcPr>
          <w:p w14:paraId="51A083D6" w14:textId="77777777" w:rsidR="00A667B3" w:rsidRPr="00BE068B" w:rsidRDefault="00A667B3" w:rsidP="001512DD">
            <w:pPr>
              <w:contextualSpacing/>
              <w:jc w:val="center"/>
              <w:rPr>
                <w:rFonts w:ascii="Gill Sans MT" w:hAnsi="Gill Sans MT"/>
              </w:rPr>
            </w:pPr>
          </w:p>
        </w:tc>
        <w:tc>
          <w:tcPr>
            <w:tcW w:w="1440" w:type="dxa"/>
          </w:tcPr>
          <w:p w14:paraId="15EE9205" w14:textId="77777777" w:rsidR="00A667B3" w:rsidRPr="00BE068B" w:rsidRDefault="00A667B3" w:rsidP="001512DD">
            <w:pPr>
              <w:contextualSpacing/>
              <w:jc w:val="center"/>
              <w:rPr>
                <w:rFonts w:ascii="Gill Sans MT" w:hAnsi="Gill Sans MT"/>
              </w:rPr>
            </w:pPr>
          </w:p>
        </w:tc>
        <w:tc>
          <w:tcPr>
            <w:tcW w:w="1260" w:type="dxa"/>
          </w:tcPr>
          <w:p w14:paraId="7C648528" w14:textId="77777777" w:rsidR="00A667B3" w:rsidRPr="00BE068B" w:rsidRDefault="00A667B3" w:rsidP="001512DD">
            <w:pPr>
              <w:contextualSpacing/>
              <w:jc w:val="center"/>
              <w:rPr>
                <w:rFonts w:ascii="Gill Sans MT" w:hAnsi="Gill Sans MT"/>
              </w:rPr>
            </w:pPr>
          </w:p>
        </w:tc>
        <w:tc>
          <w:tcPr>
            <w:tcW w:w="1350" w:type="dxa"/>
          </w:tcPr>
          <w:p w14:paraId="37554A57" w14:textId="77777777" w:rsidR="00A667B3" w:rsidRPr="00BE068B" w:rsidRDefault="00A667B3" w:rsidP="001512DD">
            <w:pPr>
              <w:contextualSpacing/>
              <w:jc w:val="center"/>
              <w:rPr>
                <w:rFonts w:ascii="Gill Sans MT" w:hAnsi="Gill Sans MT"/>
              </w:rPr>
            </w:pPr>
          </w:p>
        </w:tc>
        <w:tc>
          <w:tcPr>
            <w:tcW w:w="1530" w:type="dxa"/>
          </w:tcPr>
          <w:p w14:paraId="5E11BA5B" w14:textId="77777777" w:rsidR="00A667B3" w:rsidRPr="00BE068B" w:rsidRDefault="00A667B3" w:rsidP="001512DD">
            <w:pPr>
              <w:contextualSpacing/>
              <w:jc w:val="center"/>
              <w:rPr>
                <w:rFonts w:ascii="Gill Sans MT" w:hAnsi="Gill Sans MT"/>
              </w:rPr>
            </w:pPr>
          </w:p>
        </w:tc>
        <w:tc>
          <w:tcPr>
            <w:tcW w:w="1980" w:type="dxa"/>
          </w:tcPr>
          <w:p w14:paraId="69270B39" w14:textId="77777777" w:rsidR="00A667B3" w:rsidRPr="00BE068B" w:rsidRDefault="00A667B3" w:rsidP="001512DD">
            <w:pPr>
              <w:contextualSpacing/>
              <w:jc w:val="center"/>
              <w:rPr>
                <w:rFonts w:ascii="Gill Sans MT" w:hAnsi="Gill Sans MT"/>
              </w:rPr>
            </w:pPr>
          </w:p>
        </w:tc>
      </w:tr>
      <w:tr w:rsidR="000427DF" w:rsidRPr="00BE068B" w14:paraId="528E6F9D" w14:textId="77777777" w:rsidTr="00BE068B">
        <w:trPr>
          <w:trHeight w:val="20"/>
        </w:trPr>
        <w:tc>
          <w:tcPr>
            <w:tcW w:w="715" w:type="dxa"/>
          </w:tcPr>
          <w:p w14:paraId="3B9EC8D1" w14:textId="6CB456CF" w:rsidR="00A667B3" w:rsidRPr="00BE068B" w:rsidRDefault="00E62CDC" w:rsidP="001512DD">
            <w:pPr>
              <w:contextualSpacing/>
              <w:jc w:val="center"/>
              <w:rPr>
                <w:rFonts w:ascii="Gill Sans MT" w:hAnsi="Gill Sans MT"/>
              </w:rPr>
            </w:pPr>
            <w:r w:rsidRPr="00BE068B">
              <w:rPr>
                <w:rFonts w:ascii="Gill Sans MT" w:hAnsi="Gill Sans MT"/>
              </w:rPr>
              <w:t>9</w:t>
            </w:r>
          </w:p>
        </w:tc>
        <w:tc>
          <w:tcPr>
            <w:tcW w:w="3369" w:type="dxa"/>
          </w:tcPr>
          <w:p w14:paraId="558ADC28" w14:textId="77777777" w:rsidR="00A667B3" w:rsidRPr="00BE068B" w:rsidRDefault="00A667B3" w:rsidP="001512DD">
            <w:pPr>
              <w:contextualSpacing/>
              <w:jc w:val="center"/>
              <w:rPr>
                <w:rFonts w:ascii="Gill Sans MT" w:hAnsi="Gill Sans MT"/>
              </w:rPr>
            </w:pPr>
          </w:p>
        </w:tc>
        <w:tc>
          <w:tcPr>
            <w:tcW w:w="1800" w:type="dxa"/>
          </w:tcPr>
          <w:p w14:paraId="4B2CC964" w14:textId="77777777" w:rsidR="00A667B3" w:rsidRPr="00BE068B" w:rsidRDefault="00A667B3" w:rsidP="001512DD">
            <w:pPr>
              <w:contextualSpacing/>
              <w:jc w:val="center"/>
              <w:rPr>
                <w:rFonts w:ascii="Gill Sans MT" w:hAnsi="Gill Sans MT"/>
              </w:rPr>
            </w:pPr>
          </w:p>
        </w:tc>
        <w:tc>
          <w:tcPr>
            <w:tcW w:w="1440" w:type="dxa"/>
          </w:tcPr>
          <w:p w14:paraId="1036D986" w14:textId="77777777" w:rsidR="00A667B3" w:rsidRPr="00BE068B" w:rsidRDefault="00A667B3" w:rsidP="001512DD">
            <w:pPr>
              <w:contextualSpacing/>
              <w:jc w:val="center"/>
              <w:rPr>
                <w:rFonts w:ascii="Gill Sans MT" w:hAnsi="Gill Sans MT"/>
              </w:rPr>
            </w:pPr>
          </w:p>
        </w:tc>
        <w:tc>
          <w:tcPr>
            <w:tcW w:w="1260" w:type="dxa"/>
          </w:tcPr>
          <w:p w14:paraId="23439524" w14:textId="77777777" w:rsidR="00A667B3" w:rsidRPr="00BE068B" w:rsidRDefault="00A667B3" w:rsidP="001512DD">
            <w:pPr>
              <w:contextualSpacing/>
              <w:jc w:val="center"/>
              <w:rPr>
                <w:rFonts w:ascii="Gill Sans MT" w:hAnsi="Gill Sans MT"/>
              </w:rPr>
            </w:pPr>
          </w:p>
        </w:tc>
        <w:tc>
          <w:tcPr>
            <w:tcW w:w="1350" w:type="dxa"/>
          </w:tcPr>
          <w:p w14:paraId="72BD470A" w14:textId="77777777" w:rsidR="00A667B3" w:rsidRPr="00BE068B" w:rsidRDefault="00A667B3" w:rsidP="001512DD">
            <w:pPr>
              <w:contextualSpacing/>
              <w:jc w:val="center"/>
              <w:rPr>
                <w:rFonts w:ascii="Gill Sans MT" w:hAnsi="Gill Sans MT"/>
              </w:rPr>
            </w:pPr>
          </w:p>
        </w:tc>
        <w:tc>
          <w:tcPr>
            <w:tcW w:w="1530" w:type="dxa"/>
          </w:tcPr>
          <w:p w14:paraId="625B36FA" w14:textId="77777777" w:rsidR="00A667B3" w:rsidRPr="00BE068B" w:rsidRDefault="00A667B3" w:rsidP="001512DD">
            <w:pPr>
              <w:contextualSpacing/>
              <w:jc w:val="center"/>
              <w:rPr>
                <w:rFonts w:ascii="Gill Sans MT" w:hAnsi="Gill Sans MT"/>
              </w:rPr>
            </w:pPr>
          </w:p>
        </w:tc>
        <w:tc>
          <w:tcPr>
            <w:tcW w:w="1980" w:type="dxa"/>
          </w:tcPr>
          <w:p w14:paraId="605907D5" w14:textId="77777777" w:rsidR="00A667B3" w:rsidRPr="00BE068B" w:rsidRDefault="00A667B3" w:rsidP="001512DD">
            <w:pPr>
              <w:contextualSpacing/>
              <w:jc w:val="center"/>
              <w:rPr>
                <w:rFonts w:ascii="Gill Sans MT" w:hAnsi="Gill Sans MT"/>
              </w:rPr>
            </w:pPr>
          </w:p>
        </w:tc>
      </w:tr>
      <w:tr w:rsidR="000427DF" w:rsidRPr="00BE068B" w14:paraId="42646B5E" w14:textId="77777777" w:rsidTr="00BE068B">
        <w:trPr>
          <w:trHeight w:val="20"/>
        </w:trPr>
        <w:tc>
          <w:tcPr>
            <w:tcW w:w="715" w:type="dxa"/>
          </w:tcPr>
          <w:p w14:paraId="3D5CAFD4" w14:textId="5D732B33" w:rsidR="00A667B3" w:rsidRPr="00BE068B" w:rsidRDefault="00E62CDC" w:rsidP="001512DD">
            <w:pPr>
              <w:contextualSpacing/>
              <w:jc w:val="center"/>
              <w:rPr>
                <w:rFonts w:ascii="Gill Sans MT" w:hAnsi="Gill Sans MT"/>
              </w:rPr>
            </w:pPr>
            <w:r w:rsidRPr="00BE068B">
              <w:rPr>
                <w:rFonts w:ascii="Gill Sans MT" w:hAnsi="Gill Sans MT"/>
              </w:rPr>
              <w:t>10</w:t>
            </w:r>
          </w:p>
        </w:tc>
        <w:tc>
          <w:tcPr>
            <w:tcW w:w="3369" w:type="dxa"/>
          </w:tcPr>
          <w:p w14:paraId="27D23108" w14:textId="77777777" w:rsidR="00A667B3" w:rsidRPr="00BE068B" w:rsidRDefault="00A667B3" w:rsidP="001512DD">
            <w:pPr>
              <w:contextualSpacing/>
              <w:jc w:val="center"/>
              <w:rPr>
                <w:rFonts w:ascii="Gill Sans MT" w:hAnsi="Gill Sans MT"/>
              </w:rPr>
            </w:pPr>
          </w:p>
        </w:tc>
        <w:tc>
          <w:tcPr>
            <w:tcW w:w="1800" w:type="dxa"/>
          </w:tcPr>
          <w:p w14:paraId="45AFD1A7" w14:textId="77777777" w:rsidR="00A667B3" w:rsidRPr="00BE068B" w:rsidRDefault="00A667B3" w:rsidP="001512DD">
            <w:pPr>
              <w:contextualSpacing/>
              <w:jc w:val="center"/>
              <w:rPr>
                <w:rFonts w:ascii="Gill Sans MT" w:hAnsi="Gill Sans MT"/>
              </w:rPr>
            </w:pPr>
          </w:p>
        </w:tc>
        <w:tc>
          <w:tcPr>
            <w:tcW w:w="1440" w:type="dxa"/>
          </w:tcPr>
          <w:p w14:paraId="050AD408" w14:textId="77777777" w:rsidR="00A667B3" w:rsidRPr="00BE068B" w:rsidRDefault="00A667B3" w:rsidP="001512DD">
            <w:pPr>
              <w:contextualSpacing/>
              <w:jc w:val="center"/>
              <w:rPr>
                <w:rFonts w:ascii="Gill Sans MT" w:hAnsi="Gill Sans MT"/>
              </w:rPr>
            </w:pPr>
          </w:p>
        </w:tc>
        <w:tc>
          <w:tcPr>
            <w:tcW w:w="1260" w:type="dxa"/>
          </w:tcPr>
          <w:p w14:paraId="0B74DAA7" w14:textId="77777777" w:rsidR="00A667B3" w:rsidRPr="00BE068B" w:rsidRDefault="00A667B3" w:rsidP="001512DD">
            <w:pPr>
              <w:contextualSpacing/>
              <w:jc w:val="center"/>
              <w:rPr>
                <w:rFonts w:ascii="Gill Sans MT" w:hAnsi="Gill Sans MT"/>
              </w:rPr>
            </w:pPr>
          </w:p>
        </w:tc>
        <w:tc>
          <w:tcPr>
            <w:tcW w:w="1350" w:type="dxa"/>
          </w:tcPr>
          <w:p w14:paraId="1CF4DE6F" w14:textId="77777777" w:rsidR="00A667B3" w:rsidRPr="00BE068B" w:rsidRDefault="00A667B3" w:rsidP="001512DD">
            <w:pPr>
              <w:contextualSpacing/>
              <w:jc w:val="center"/>
              <w:rPr>
                <w:rFonts w:ascii="Gill Sans MT" w:hAnsi="Gill Sans MT"/>
              </w:rPr>
            </w:pPr>
          </w:p>
        </w:tc>
        <w:tc>
          <w:tcPr>
            <w:tcW w:w="1530" w:type="dxa"/>
          </w:tcPr>
          <w:p w14:paraId="790610C7" w14:textId="77777777" w:rsidR="00A667B3" w:rsidRPr="00BE068B" w:rsidRDefault="00A667B3" w:rsidP="001512DD">
            <w:pPr>
              <w:contextualSpacing/>
              <w:jc w:val="center"/>
              <w:rPr>
                <w:rFonts w:ascii="Gill Sans MT" w:hAnsi="Gill Sans MT"/>
              </w:rPr>
            </w:pPr>
          </w:p>
        </w:tc>
        <w:tc>
          <w:tcPr>
            <w:tcW w:w="1980" w:type="dxa"/>
          </w:tcPr>
          <w:p w14:paraId="78BE94EE" w14:textId="77777777" w:rsidR="00A667B3" w:rsidRPr="00BE068B" w:rsidRDefault="00A667B3" w:rsidP="001512DD">
            <w:pPr>
              <w:contextualSpacing/>
              <w:jc w:val="center"/>
              <w:rPr>
                <w:rFonts w:ascii="Gill Sans MT" w:hAnsi="Gill Sans MT"/>
              </w:rPr>
            </w:pPr>
          </w:p>
        </w:tc>
      </w:tr>
    </w:tbl>
    <w:p w14:paraId="5F6AFEC8" w14:textId="77777777" w:rsidR="00137629" w:rsidRPr="00BE068B" w:rsidRDefault="00137629" w:rsidP="001512DD">
      <w:pPr>
        <w:spacing w:after="0" w:line="240" w:lineRule="auto"/>
        <w:contextualSpacing/>
        <w:rPr>
          <w:rFonts w:ascii="Gill Sans MT" w:hAnsi="Gill Sans MT"/>
        </w:rPr>
      </w:pPr>
    </w:p>
    <w:tbl>
      <w:tblPr>
        <w:tblStyle w:val="TableGrid"/>
        <w:tblW w:w="0" w:type="auto"/>
        <w:tblInd w:w="-781" w:type="dxa"/>
        <w:tblCellMar>
          <w:left w:w="29" w:type="dxa"/>
          <w:right w:w="29" w:type="dxa"/>
        </w:tblCellMar>
        <w:tblLook w:val="04A0" w:firstRow="1" w:lastRow="0" w:firstColumn="1" w:lastColumn="0" w:noHBand="0" w:noVBand="1"/>
      </w:tblPr>
      <w:tblGrid>
        <w:gridCol w:w="4316"/>
        <w:gridCol w:w="4317"/>
        <w:gridCol w:w="4317"/>
      </w:tblGrid>
      <w:tr w:rsidR="00E62CDC" w:rsidRPr="00BE068B" w14:paraId="7D2CCF2E" w14:textId="77777777" w:rsidTr="000427DF">
        <w:trPr>
          <w:trHeight w:val="135"/>
        </w:trPr>
        <w:tc>
          <w:tcPr>
            <w:tcW w:w="4316" w:type="dxa"/>
          </w:tcPr>
          <w:p w14:paraId="17D39A1B" w14:textId="60A33D23" w:rsidR="00E62CDC" w:rsidRPr="00BE068B" w:rsidRDefault="000427DF" w:rsidP="001512DD">
            <w:pPr>
              <w:contextualSpacing/>
              <w:rPr>
                <w:rFonts w:ascii="Gill Sans MT" w:hAnsi="Gill Sans MT"/>
                <w:b/>
                <w:sz w:val="20"/>
              </w:rPr>
            </w:pPr>
            <w:r w:rsidRPr="00BE068B">
              <w:rPr>
                <w:rFonts w:ascii="Gill Sans MT" w:hAnsi="Gill Sans MT"/>
                <w:b/>
                <w:sz w:val="20"/>
              </w:rPr>
              <w:t xml:space="preserve">101 - </w:t>
            </w:r>
            <w:r w:rsidR="00E62CDC" w:rsidRPr="00BE068B">
              <w:rPr>
                <w:rFonts w:ascii="Gill Sans MT" w:hAnsi="Gill Sans MT"/>
                <w:b/>
                <w:sz w:val="20"/>
              </w:rPr>
              <w:t>Relationship to head</w:t>
            </w:r>
          </w:p>
        </w:tc>
        <w:tc>
          <w:tcPr>
            <w:tcW w:w="4317" w:type="dxa"/>
          </w:tcPr>
          <w:p w14:paraId="2BCBC24B" w14:textId="67A87824" w:rsidR="00E62CDC" w:rsidRPr="00BE068B" w:rsidRDefault="000427DF" w:rsidP="001512DD">
            <w:pPr>
              <w:contextualSpacing/>
              <w:rPr>
                <w:rFonts w:ascii="Gill Sans MT" w:hAnsi="Gill Sans MT"/>
                <w:b/>
                <w:sz w:val="20"/>
              </w:rPr>
            </w:pPr>
            <w:r w:rsidRPr="00BE068B">
              <w:rPr>
                <w:rFonts w:ascii="Gill Sans MT" w:hAnsi="Gill Sans MT"/>
                <w:b/>
                <w:sz w:val="20"/>
              </w:rPr>
              <w:t xml:space="preserve">102- </w:t>
            </w:r>
            <w:r w:rsidR="00E62CDC" w:rsidRPr="00BE068B">
              <w:rPr>
                <w:rFonts w:ascii="Gill Sans MT" w:hAnsi="Gill Sans MT"/>
                <w:b/>
                <w:sz w:val="20"/>
              </w:rPr>
              <w:t>Level of education</w:t>
            </w:r>
          </w:p>
        </w:tc>
        <w:tc>
          <w:tcPr>
            <w:tcW w:w="4317" w:type="dxa"/>
          </w:tcPr>
          <w:p w14:paraId="1309E1EC" w14:textId="34C4676C" w:rsidR="00E62CDC" w:rsidRPr="00BE068B" w:rsidRDefault="000427DF" w:rsidP="001512DD">
            <w:pPr>
              <w:contextualSpacing/>
              <w:rPr>
                <w:rFonts w:ascii="Gill Sans MT" w:hAnsi="Gill Sans MT"/>
                <w:b/>
                <w:sz w:val="20"/>
              </w:rPr>
            </w:pPr>
            <w:r w:rsidRPr="00BE068B">
              <w:rPr>
                <w:rFonts w:ascii="Gill Sans MT" w:hAnsi="Gill Sans MT"/>
                <w:b/>
                <w:sz w:val="20"/>
              </w:rPr>
              <w:t xml:space="preserve">103- </w:t>
            </w:r>
            <w:r w:rsidR="00E62CDC" w:rsidRPr="00BE068B">
              <w:rPr>
                <w:rFonts w:ascii="Gill Sans MT" w:hAnsi="Gill Sans MT"/>
                <w:b/>
                <w:sz w:val="20"/>
              </w:rPr>
              <w:t>Not currently in school</w:t>
            </w:r>
          </w:p>
        </w:tc>
      </w:tr>
      <w:tr w:rsidR="00E62CDC" w:rsidRPr="00BE068B" w14:paraId="728C6529" w14:textId="77777777" w:rsidTr="000427DF">
        <w:trPr>
          <w:trHeight w:val="135"/>
        </w:trPr>
        <w:tc>
          <w:tcPr>
            <w:tcW w:w="4316" w:type="dxa"/>
          </w:tcPr>
          <w:p w14:paraId="2B6EEF04"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1=Head</w:t>
            </w:r>
          </w:p>
          <w:p w14:paraId="59D43C8D"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2=Spouse/consensual partner</w:t>
            </w:r>
          </w:p>
          <w:p w14:paraId="3E23CDBB"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3=Son/daughter</w:t>
            </w:r>
          </w:p>
          <w:p w14:paraId="7E9856F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4=Spouse of son/daughter</w:t>
            </w:r>
          </w:p>
          <w:p w14:paraId="354D78B5"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5=Grandchild</w:t>
            </w:r>
          </w:p>
          <w:p w14:paraId="781C811B"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6=Brother/sister</w:t>
            </w:r>
          </w:p>
          <w:p w14:paraId="7891E257"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7=Brother/sister in-law</w:t>
            </w:r>
          </w:p>
          <w:p w14:paraId="0FA5156D"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8=Spouse of brother/sister</w:t>
            </w:r>
          </w:p>
          <w:p w14:paraId="4B33A6C7"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9=Parent</w:t>
            </w:r>
          </w:p>
          <w:p w14:paraId="1791F244"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10=Spouse's parent</w:t>
            </w:r>
          </w:p>
          <w:p w14:paraId="5507E99A"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11=Uncle/aunt</w:t>
            </w:r>
          </w:p>
          <w:p w14:paraId="2B999D0D"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12=Cousin</w:t>
            </w:r>
          </w:p>
          <w:p w14:paraId="3F2AC8F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13=Nephew/niece</w:t>
            </w:r>
          </w:p>
          <w:p w14:paraId="676CDCB6"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14=Stepchild</w:t>
            </w:r>
          </w:p>
          <w:p w14:paraId="565C0D4E"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15=Other relative</w:t>
            </w:r>
          </w:p>
          <w:p w14:paraId="2477455A"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16=Not related</w:t>
            </w:r>
          </w:p>
          <w:p w14:paraId="161AFB85" w14:textId="0EAC4346"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97=Other, please specify</w:t>
            </w:r>
          </w:p>
        </w:tc>
        <w:tc>
          <w:tcPr>
            <w:tcW w:w="4317" w:type="dxa"/>
          </w:tcPr>
          <w:p w14:paraId="60209C1D"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1=None</w:t>
            </w:r>
          </w:p>
          <w:p w14:paraId="5E11FD51"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2=Grade 1/Sub-standard A</w:t>
            </w:r>
          </w:p>
          <w:p w14:paraId="73300522"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3=Grade 1/Sub-standard B</w:t>
            </w:r>
          </w:p>
          <w:p w14:paraId="1441DB1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4=Grade 2/Standard 1</w:t>
            </w:r>
          </w:p>
          <w:p w14:paraId="3D7EF75E"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5=Grade 3/Standard 2</w:t>
            </w:r>
          </w:p>
          <w:p w14:paraId="4AE4AE36"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6=Grade 4/Standard 3</w:t>
            </w:r>
          </w:p>
          <w:p w14:paraId="41FC1805"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7=Grade 5/Standard 4</w:t>
            </w:r>
          </w:p>
          <w:p w14:paraId="7F325FD0"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8=Grade 6/Standard 5</w:t>
            </w:r>
          </w:p>
          <w:p w14:paraId="4A92B343"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9=Grade 7/Standard 6</w:t>
            </w:r>
          </w:p>
          <w:p w14:paraId="78F3DF30"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10=Grade 8/Form 1</w:t>
            </w:r>
          </w:p>
          <w:p w14:paraId="3EC62A13"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11=Grade 9/Form 2</w:t>
            </w:r>
          </w:p>
          <w:p w14:paraId="5348FBA2"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12=Grade 10/Form 3</w:t>
            </w:r>
          </w:p>
          <w:p w14:paraId="31EA62CC"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13=Grade 11/Form 4</w:t>
            </w:r>
          </w:p>
          <w:p w14:paraId="07DD0A00"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14=Grade 12/Form 5</w:t>
            </w:r>
          </w:p>
          <w:p w14:paraId="45D545F7"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15=Post-secondary</w:t>
            </w:r>
          </w:p>
          <w:p w14:paraId="21E9F5C4"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888=Don’t know</w:t>
            </w:r>
          </w:p>
          <w:p w14:paraId="242FCED9" w14:textId="27861C4C"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999=Preferred not to answer</w:t>
            </w:r>
          </w:p>
        </w:tc>
        <w:tc>
          <w:tcPr>
            <w:tcW w:w="4317" w:type="dxa"/>
          </w:tcPr>
          <w:p w14:paraId="256CB1C4"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1=Cannot afford school fees</w:t>
            </w:r>
          </w:p>
          <w:p w14:paraId="55EC6F6A"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2=Needed for domestic duties</w:t>
            </w:r>
          </w:p>
          <w:p w14:paraId="30C42998"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3=Needed for farming</w:t>
            </w:r>
          </w:p>
          <w:p w14:paraId="6A7B0CB9" w14:textId="2E7DF246"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4=Working for other household</w:t>
            </w:r>
          </w:p>
          <w:p w14:paraId="0DA3FF8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6=Education is not necessary/no point</w:t>
            </w:r>
          </w:p>
          <w:p w14:paraId="678ED494"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7=Completed their education</w:t>
            </w:r>
          </w:p>
          <w:p w14:paraId="6D7E193D"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8=Too old to attend school</w:t>
            </w:r>
          </w:p>
          <w:p w14:paraId="199B3372"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9=School is too far away</w:t>
            </w:r>
          </w:p>
          <w:p w14:paraId="721160AC"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10=School closed temporarily</w:t>
            </w:r>
          </w:p>
          <w:p w14:paraId="1FB6928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11=School closed permanently</w:t>
            </w:r>
          </w:p>
          <w:p w14:paraId="3A20428C"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12=The teacher is absent at the school</w:t>
            </w:r>
          </w:p>
          <w:p w14:paraId="02A5D838"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13=Too sick to attend school</w:t>
            </w:r>
          </w:p>
          <w:p w14:paraId="2F648A47"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 xml:space="preserve">14=Someone else in the household is sick, so cannot attend </w:t>
            </w:r>
          </w:p>
          <w:p w14:paraId="3F19868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15=No transport</w:t>
            </w:r>
          </w:p>
          <w:p w14:paraId="341DB3ED" w14:textId="514AFDDA"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97=other, please specify</w:t>
            </w:r>
          </w:p>
        </w:tc>
      </w:tr>
    </w:tbl>
    <w:p w14:paraId="69CF9156" w14:textId="18AB3968" w:rsidR="00BE53B1" w:rsidRPr="00BE068B" w:rsidRDefault="00BE53B1" w:rsidP="001512DD">
      <w:pPr>
        <w:spacing w:after="0"/>
        <w:rPr>
          <w:rFonts w:ascii="Gill Sans MT" w:eastAsia="Times New Roman" w:hAnsi="Gill Sans MT" w:cs="Times New Roman"/>
          <w:b/>
          <w:bCs/>
        </w:rPr>
      </w:pPr>
    </w:p>
    <w:tbl>
      <w:tblPr>
        <w:tblStyle w:val="TableGrid"/>
        <w:tblW w:w="13624" w:type="dxa"/>
        <w:tblInd w:w="-725" w:type="dxa"/>
        <w:tblLayout w:type="fixed"/>
        <w:tblCellMar>
          <w:left w:w="29" w:type="dxa"/>
          <w:right w:w="29" w:type="dxa"/>
        </w:tblCellMar>
        <w:tblLook w:val="04A0" w:firstRow="1" w:lastRow="0" w:firstColumn="1" w:lastColumn="0" w:noHBand="0" w:noVBand="1"/>
      </w:tblPr>
      <w:tblGrid>
        <w:gridCol w:w="715"/>
        <w:gridCol w:w="2165"/>
        <w:gridCol w:w="1800"/>
        <w:gridCol w:w="2520"/>
        <w:gridCol w:w="1294"/>
        <w:gridCol w:w="1170"/>
        <w:gridCol w:w="2216"/>
        <w:gridCol w:w="1744"/>
      </w:tblGrid>
      <w:tr w:rsidR="00C14ED2" w:rsidRPr="00BE068B" w14:paraId="6EB2CC51" w14:textId="77777777" w:rsidTr="0093061D">
        <w:trPr>
          <w:trHeight w:val="20"/>
        </w:trPr>
        <w:tc>
          <w:tcPr>
            <w:tcW w:w="715" w:type="dxa"/>
          </w:tcPr>
          <w:p w14:paraId="7CF107D5" w14:textId="77777777" w:rsidR="00C14ED2" w:rsidRPr="00BE068B" w:rsidRDefault="00C14ED2" w:rsidP="001512DD">
            <w:pPr>
              <w:contextualSpacing/>
              <w:jc w:val="center"/>
              <w:rPr>
                <w:rFonts w:ascii="Gill Sans MT" w:hAnsi="Gill Sans MT"/>
              </w:rPr>
            </w:pPr>
          </w:p>
        </w:tc>
        <w:tc>
          <w:tcPr>
            <w:tcW w:w="2165" w:type="dxa"/>
          </w:tcPr>
          <w:p w14:paraId="45C67469" w14:textId="60FF5052" w:rsidR="00C14ED2" w:rsidRPr="00BE068B" w:rsidRDefault="00C14ED2" w:rsidP="001512DD">
            <w:pPr>
              <w:contextualSpacing/>
              <w:jc w:val="center"/>
              <w:rPr>
                <w:rFonts w:ascii="Gill Sans MT" w:hAnsi="Gill Sans MT"/>
              </w:rPr>
            </w:pPr>
            <w:r w:rsidRPr="00BE068B">
              <w:rPr>
                <w:rFonts w:ascii="Gill Sans MT" w:hAnsi="Gill Sans MT"/>
              </w:rPr>
              <w:t>C.8</w:t>
            </w:r>
          </w:p>
        </w:tc>
        <w:tc>
          <w:tcPr>
            <w:tcW w:w="1800" w:type="dxa"/>
          </w:tcPr>
          <w:p w14:paraId="696CA7B3" w14:textId="6BEF7072" w:rsidR="00C14ED2" w:rsidRPr="00BE068B" w:rsidRDefault="00C14ED2" w:rsidP="002A6145">
            <w:pPr>
              <w:contextualSpacing/>
              <w:jc w:val="center"/>
              <w:rPr>
                <w:rFonts w:ascii="Gill Sans MT" w:hAnsi="Gill Sans MT"/>
              </w:rPr>
            </w:pPr>
            <w:r w:rsidRPr="00BE068B">
              <w:rPr>
                <w:rFonts w:ascii="Gill Sans MT" w:hAnsi="Gill Sans MT"/>
              </w:rPr>
              <w:t>C.9</w:t>
            </w:r>
          </w:p>
        </w:tc>
        <w:tc>
          <w:tcPr>
            <w:tcW w:w="2520" w:type="dxa"/>
          </w:tcPr>
          <w:p w14:paraId="086A69C7" w14:textId="0A522F29" w:rsidR="00C14ED2" w:rsidRPr="00BE068B" w:rsidRDefault="00C14ED2" w:rsidP="001512DD">
            <w:pPr>
              <w:contextualSpacing/>
              <w:jc w:val="center"/>
              <w:rPr>
                <w:rFonts w:ascii="Gill Sans MT" w:hAnsi="Gill Sans MT"/>
              </w:rPr>
            </w:pPr>
            <w:r w:rsidRPr="00BE068B">
              <w:rPr>
                <w:rFonts w:ascii="Gill Sans MT" w:hAnsi="Gill Sans MT"/>
              </w:rPr>
              <w:t>C.10</w:t>
            </w:r>
          </w:p>
        </w:tc>
        <w:tc>
          <w:tcPr>
            <w:tcW w:w="1294" w:type="dxa"/>
          </w:tcPr>
          <w:p w14:paraId="7568B269" w14:textId="0DE7E60E" w:rsidR="00C14ED2" w:rsidRPr="00BE068B" w:rsidRDefault="00C14ED2" w:rsidP="001512DD">
            <w:pPr>
              <w:contextualSpacing/>
              <w:jc w:val="center"/>
              <w:rPr>
                <w:rFonts w:ascii="Gill Sans MT" w:hAnsi="Gill Sans MT"/>
              </w:rPr>
            </w:pPr>
            <w:r w:rsidRPr="00BE068B">
              <w:rPr>
                <w:rFonts w:ascii="Gill Sans MT" w:hAnsi="Gill Sans MT"/>
              </w:rPr>
              <w:t>C.11</w:t>
            </w:r>
          </w:p>
        </w:tc>
        <w:tc>
          <w:tcPr>
            <w:tcW w:w="1170" w:type="dxa"/>
          </w:tcPr>
          <w:p w14:paraId="4C914C0C" w14:textId="38A8231D" w:rsidR="00C14ED2" w:rsidRPr="00BE068B" w:rsidRDefault="00C14ED2" w:rsidP="001512DD">
            <w:pPr>
              <w:contextualSpacing/>
              <w:jc w:val="center"/>
              <w:rPr>
                <w:rFonts w:ascii="Gill Sans MT" w:hAnsi="Gill Sans MT"/>
              </w:rPr>
            </w:pPr>
            <w:r w:rsidRPr="00BE068B">
              <w:rPr>
                <w:rFonts w:ascii="Gill Sans MT" w:hAnsi="Gill Sans MT"/>
              </w:rPr>
              <w:t>C.11b</w:t>
            </w:r>
          </w:p>
        </w:tc>
        <w:tc>
          <w:tcPr>
            <w:tcW w:w="2216" w:type="dxa"/>
          </w:tcPr>
          <w:p w14:paraId="7D1F4365" w14:textId="249CEE39" w:rsidR="00C14ED2" w:rsidRPr="00BE068B" w:rsidRDefault="00C14ED2" w:rsidP="001512DD">
            <w:pPr>
              <w:contextualSpacing/>
              <w:jc w:val="center"/>
              <w:rPr>
                <w:rFonts w:ascii="Gill Sans MT" w:hAnsi="Gill Sans MT"/>
              </w:rPr>
            </w:pPr>
            <w:r w:rsidRPr="00BE068B">
              <w:rPr>
                <w:rFonts w:ascii="Gill Sans MT" w:hAnsi="Gill Sans MT"/>
              </w:rPr>
              <w:t>C.12</w:t>
            </w:r>
          </w:p>
        </w:tc>
        <w:tc>
          <w:tcPr>
            <w:tcW w:w="1744" w:type="dxa"/>
          </w:tcPr>
          <w:p w14:paraId="33696E22" w14:textId="336BD78D" w:rsidR="00C14ED2" w:rsidRPr="00BE068B" w:rsidRDefault="00C14ED2" w:rsidP="001512DD">
            <w:pPr>
              <w:contextualSpacing/>
              <w:jc w:val="center"/>
              <w:rPr>
                <w:rFonts w:ascii="Gill Sans MT" w:hAnsi="Gill Sans MT"/>
              </w:rPr>
            </w:pPr>
            <w:r w:rsidRPr="00BE068B">
              <w:rPr>
                <w:rFonts w:ascii="Gill Sans MT" w:hAnsi="Gill Sans MT"/>
              </w:rPr>
              <w:t>C.13</w:t>
            </w:r>
          </w:p>
        </w:tc>
      </w:tr>
      <w:tr w:rsidR="0022680E" w:rsidRPr="00BE068B" w14:paraId="18454888" w14:textId="77777777" w:rsidTr="0093061D">
        <w:trPr>
          <w:trHeight w:val="20"/>
        </w:trPr>
        <w:tc>
          <w:tcPr>
            <w:tcW w:w="715" w:type="dxa"/>
          </w:tcPr>
          <w:p w14:paraId="6A4EF0FE" w14:textId="77777777" w:rsidR="00D21542" w:rsidRPr="00BE068B" w:rsidRDefault="00D21542" w:rsidP="001512DD">
            <w:pPr>
              <w:contextualSpacing/>
              <w:jc w:val="center"/>
              <w:rPr>
                <w:rFonts w:ascii="Gill Sans MT" w:hAnsi="Gill Sans MT"/>
              </w:rPr>
            </w:pPr>
            <w:r w:rsidRPr="00BE068B">
              <w:rPr>
                <w:rFonts w:ascii="Gill Sans MT" w:hAnsi="Gill Sans MT"/>
              </w:rPr>
              <w:lastRenderedPageBreak/>
              <w:t>ID Code</w:t>
            </w:r>
          </w:p>
        </w:tc>
        <w:tc>
          <w:tcPr>
            <w:tcW w:w="2165" w:type="dxa"/>
          </w:tcPr>
          <w:p w14:paraId="71803AC7" w14:textId="77777777" w:rsidR="00D21542" w:rsidRPr="00BE068B" w:rsidRDefault="00D21542" w:rsidP="001512DD">
            <w:pPr>
              <w:contextualSpacing/>
              <w:jc w:val="center"/>
              <w:rPr>
                <w:rFonts w:ascii="Gill Sans MT" w:hAnsi="Gill Sans MT"/>
              </w:rPr>
            </w:pPr>
            <w:r w:rsidRPr="00BE068B">
              <w:rPr>
                <w:rFonts w:ascii="Gill Sans MT" w:hAnsi="Gill Sans MT"/>
              </w:rPr>
              <w:t>List the names and surnames of all persons living in this household. Start the list with the head of this household, adults then children from oldest to youngest.</w:t>
            </w:r>
          </w:p>
          <w:p w14:paraId="5F5BE3D2" w14:textId="77777777" w:rsidR="00D21542" w:rsidRPr="00BE068B" w:rsidRDefault="00D21542" w:rsidP="001512DD">
            <w:pPr>
              <w:contextualSpacing/>
              <w:jc w:val="center"/>
              <w:rPr>
                <w:rFonts w:ascii="Gill Sans MT" w:hAnsi="Gill Sans MT"/>
                <w:i/>
              </w:rPr>
            </w:pPr>
            <w:r w:rsidRPr="00BE068B">
              <w:rPr>
                <w:rFonts w:ascii="Gill Sans MT" w:hAnsi="Gill Sans MT"/>
                <w:i/>
              </w:rPr>
              <w:t>First, middle, last name</w:t>
            </w:r>
          </w:p>
        </w:tc>
        <w:tc>
          <w:tcPr>
            <w:tcW w:w="1800" w:type="dxa"/>
          </w:tcPr>
          <w:p w14:paraId="126A0F78" w14:textId="29E78D50" w:rsidR="00C14ED2" w:rsidRPr="00BE068B" w:rsidRDefault="00C14ED2" w:rsidP="00C14ED2">
            <w:pPr>
              <w:contextualSpacing/>
              <w:jc w:val="center"/>
              <w:rPr>
                <w:rFonts w:ascii="Gill Sans MT" w:hAnsi="Gill Sans MT"/>
                <w:i/>
              </w:rPr>
            </w:pPr>
            <w:r w:rsidRPr="00BE068B">
              <w:rPr>
                <w:rFonts w:ascii="Gill Sans MT" w:hAnsi="Gill Sans MT"/>
                <w:i/>
              </w:rPr>
              <w:t>If age&gt;3</w:t>
            </w:r>
          </w:p>
          <w:p w14:paraId="1E4BE996" w14:textId="77777777" w:rsidR="00D21542" w:rsidRPr="00BE068B" w:rsidRDefault="00D21542" w:rsidP="00C14ED2">
            <w:pPr>
              <w:contextualSpacing/>
              <w:rPr>
                <w:rFonts w:ascii="Gill Sans MT" w:hAnsi="Gill Sans MT"/>
              </w:rPr>
            </w:pPr>
            <w:r w:rsidRPr="00BE068B">
              <w:rPr>
                <w:rFonts w:ascii="Gill Sans MT" w:hAnsi="Gill Sans MT"/>
              </w:rPr>
              <w:t xml:space="preserve">What age did </w:t>
            </w:r>
            <w:r w:rsidR="002A6145" w:rsidRPr="00BE068B">
              <w:rPr>
                <w:rFonts w:ascii="Gill Sans MT" w:hAnsi="Gill Sans MT"/>
              </w:rPr>
              <w:t xml:space="preserve">[NAME] </w:t>
            </w:r>
            <w:r w:rsidRPr="00BE068B">
              <w:rPr>
                <w:rFonts w:ascii="Gill Sans MT" w:hAnsi="Gill Sans MT"/>
              </w:rPr>
              <w:t>first enroll in school/educational facility?</w:t>
            </w:r>
          </w:p>
          <w:p w14:paraId="614CDCDB" w14:textId="77777777" w:rsidR="007B7340" w:rsidRPr="00BE068B" w:rsidRDefault="007B7340" w:rsidP="00C14ED2">
            <w:pPr>
              <w:contextualSpacing/>
              <w:rPr>
                <w:rFonts w:ascii="Gill Sans MT" w:hAnsi="Gill Sans MT"/>
              </w:rPr>
            </w:pPr>
          </w:p>
          <w:p w14:paraId="759A0177" w14:textId="75762EA1" w:rsidR="007B7340" w:rsidRPr="00BE068B" w:rsidRDefault="007B7340" w:rsidP="00C14ED2">
            <w:pPr>
              <w:contextualSpacing/>
              <w:rPr>
                <w:rFonts w:ascii="Gill Sans MT" w:hAnsi="Gill Sans MT"/>
              </w:rPr>
            </w:pPr>
          </w:p>
        </w:tc>
        <w:tc>
          <w:tcPr>
            <w:tcW w:w="2520" w:type="dxa"/>
          </w:tcPr>
          <w:p w14:paraId="275C01BF" w14:textId="339C3C91" w:rsidR="00C14ED2" w:rsidRPr="00BE068B" w:rsidRDefault="00C14ED2" w:rsidP="00C14ED2">
            <w:pPr>
              <w:contextualSpacing/>
              <w:jc w:val="center"/>
              <w:rPr>
                <w:rFonts w:ascii="Gill Sans MT" w:hAnsi="Gill Sans MT"/>
                <w:i/>
              </w:rPr>
            </w:pPr>
            <w:r w:rsidRPr="00BE068B">
              <w:rPr>
                <w:rFonts w:ascii="Gill Sans MT" w:hAnsi="Gill Sans MT"/>
                <w:i/>
              </w:rPr>
              <w:t>If age&gt;3</w:t>
            </w:r>
          </w:p>
          <w:p w14:paraId="1CF98A68" w14:textId="5906F4EA" w:rsidR="008C2BC1" w:rsidRPr="00BE068B" w:rsidRDefault="002A6145" w:rsidP="00C14ED2">
            <w:pPr>
              <w:contextualSpacing/>
              <w:rPr>
                <w:rFonts w:ascii="Gill Sans MT" w:hAnsi="Gill Sans MT"/>
              </w:rPr>
            </w:pPr>
            <w:r w:rsidRPr="00BE068B">
              <w:rPr>
                <w:rFonts w:ascii="Gill Sans MT" w:hAnsi="Gill Sans MT"/>
              </w:rPr>
              <w:t>Was [NAME</w:t>
            </w:r>
            <w:proofErr w:type="gramStart"/>
            <w:r w:rsidRPr="00BE068B">
              <w:rPr>
                <w:rFonts w:ascii="Gill Sans MT" w:hAnsi="Gill Sans MT"/>
              </w:rPr>
              <w:t xml:space="preserve">]  </w:t>
            </w:r>
            <w:r w:rsidR="008C2BC1" w:rsidRPr="00BE068B">
              <w:rPr>
                <w:rFonts w:ascii="Gill Sans MT" w:hAnsi="Gill Sans MT"/>
              </w:rPr>
              <w:t xml:space="preserve"> absent</w:t>
            </w:r>
            <w:proofErr w:type="gramEnd"/>
            <w:r w:rsidR="008C2BC1" w:rsidRPr="00BE068B">
              <w:rPr>
                <w:rFonts w:ascii="Gill Sans MT" w:hAnsi="Gill Sans MT"/>
              </w:rPr>
              <w:t xml:space="preserve"> from school for any period(s) of time during the term in the last twelve months?</w:t>
            </w:r>
          </w:p>
          <w:p w14:paraId="525A0E3E" w14:textId="0BD0F9C3" w:rsidR="008C2BC1" w:rsidRPr="00BE068B" w:rsidRDefault="00C14ED2" w:rsidP="00C14ED2">
            <w:pPr>
              <w:contextualSpacing/>
              <w:rPr>
                <w:rFonts w:ascii="Gill Sans MT" w:hAnsi="Gill Sans MT"/>
              </w:rPr>
            </w:pPr>
            <w:r w:rsidRPr="00BE068B">
              <w:rPr>
                <w:rFonts w:ascii="Gill Sans MT" w:hAnsi="Gill Sans MT"/>
              </w:rPr>
              <w:t>0</w:t>
            </w:r>
            <w:r w:rsidR="008C2BC1" w:rsidRPr="00BE068B">
              <w:rPr>
                <w:rFonts w:ascii="Gill Sans MT" w:hAnsi="Gill Sans MT"/>
              </w:rPr>
              <w:t>=No</w:t>
            </w:r>
          </w:p>
          <w:p w14:paraId="63E13ABC" w14:textId="4C0110E4" w:rsidR="008C2BC1" w:rsidRPr="00BE068B" w:rsidRDefault="00C14ED2" w:rsidP="00C14ED2">
            <w:pPr>
              <w:contextualSpacing/>
              <w:rPr>
                <w:rFonts w:ascii="Gill Sans MT" w:hAnsi="Gill Sans MT"/>
              </w:rPr>
            </w:pPr>
            <w:r w:rsidRPr="00BE068B">
              <w:rPr>
                <w:rFonts w:ascii="Gill Sans MT" w:hAnsi="Gill Sans MT"/>
              </w:rPr>
              <w:t>1</w:t>
            </w:r>
            <w:r w:rsidR="008C2BC1" w:rsidRPr="00BE068B">
              <w:rPr>
                <w:rFonts w:ascii="Gill Sans MT" w:hAnsi="Gill Sans MT"/>
              </w:rPr>
              <w:t xml:space="preserve">=Yes </w:t>
            </w:r>
          </w:p>
          <w:p w14:paraId="529732CF" w14:textId="77777777" w:rsidR="008C2BC1" w:rsidRPr="00BE068B" w:rsidRDefault="008C2BC1" w:rsidP="00C14ED2">
            <w:pPr>
              <w:contextualSpacing/>
              <w:rPr>
                <w:rFonts w:ascii="Gill Sans MT" w:hAnsi="Gill Sans MT"/>
              </w:rPr>
            </w:pPr>
            <w:r w:rsidRPr="00BE068B">
              <w:rPr>
                <w:rFonts w:ascii="Gill Sans MT" w:hAnsi="Gill Sans MT"/>
              </w:rPr>
              <w:t>888=Don’t know</w:t>
            </w:r>
          </w:p>
          <w:p w14:paraId="5C771557" w14:textId="77777777" w:rsidR="008C2BC1" w:rsidRPr="00BE068B" w:rsidRDefault="008C2BC1" w:rsidP="00C14ED2">
            <w:pPr>
              <w:contextualSpacing/>
              <w:rPr>
                <w:rFonts w:ascii="Gill Sans MT" w:hAnsi="Gill Sans MT"/>
              </w:rPr>
            </w:pPr>
            <w:r w:rsidRPr="00BE068B">
              <w:rPr>
                <w:rFonts w:ascii="Gill Sans MT" w:hAnsi="Gill Sans MT"/>
              </w:rPr>
              <w:t>999=Prefer not to respond</w:t>
            </w:r>
          </w:p>
          <w:p w14:paraId="4C804D25" w14:textId="404DE77F" w:rsidR="00C14ED2" w:rsidRPr="00BE068B" w:rsidRDefault="00C14ED2" w:rsidP="00C14ED2">
            <w:pPr>
              <w:contextualSpacing/>
              <w:rPr>
                <w:rFonts w:ascii="Gill Sans MT" w:hAnsi="Gill Sans MT"/>
                <w:i/>
              </w:rPr>
            </w:pPr>
            <w:r w:rsidRPr="00BE068B">
              <w:rPr>
                <w:rFonts w:ascii="Gill Sans MT" w:hAnsi="Gill Sans MT"/>
                <w:i/>
              </w:rPr>
              <w:t>If C10=0, skip to C13</w:t>
            </w:r>
          </w:p>
        </w:tc>
        <w:tc>
          <w:tcPr>
            <w:tcW w:w="1294" w:type="dxa"/>
          </w:tcPr>
          <w:p w14:paraId="60B93F43" w14:textId="77777777" w:rsidR="00D21542" w:rsidRPr="00BE068B" w:rsidRDefault="008C2BC1" w:rsidP="00C14ED2">
            <w:pPr>
              <w:contextualSpacing/>
              <w:rPr>
                <w:rFonts w:ascii="Gill Sans MT" w:hAnsi="Gill Sans MT"/>
              </w:rPr>
            </w:pPr>
            <w:r w:rsidRPr="00BE068B">
              <w:rPr>
                <w:rFonts w:ascii="Gill Sans MT" w:hAnsi="Gill Sans MT"/>
              </w:rPr>
              <w:t>What was the main reason for the absence(s) from school?</w:t>
            </w:r>
          </w:p>
          <w:p w14:paraId="711C68B1" w14:textId="3DBCCAED" w:rsidR="0093061D" w:rsidRPr="00BE068B" w:rsidRDefault="0093061D" w:rsidP="00C14ED2">
            <w:pPr>
              <w:contextualSpacing/>
              <w:rPr>
                <w:rFonts w:ascii="Gill Sans MT" w:hAnsi="Gill Sans MT"/>
                <w:i/>
              </w:rPr>
            </w:pPr>
            <w:r w:rsidRPr="00BE068B">
              <w:rPr>
                <w:rFonts w:ascii="Gill Sans MT" w:hAnsi="Gill Sans MT"/>
                <w:i/>
              </w:rPr>
              <w:t xml:space="preserve">See code 104. Probe and code, select all that apply </w:t>
            </w:r>
          </w:p>
        </w:tc>
        <w:tc>
          <w:tcPr>
            <w:tcW w:w="1170" w:type="dxa"/>
          </w:tcPr>
          <w:p w14:paraId="69E94FD9" w14:textId="0A0A16F7" w:rsidR="00D21542" w:rsidRPr="00BE068B" w:rsidRDefault="008C2BC1" w:rsidP="00C14ED2">
            <w:pPr>
              <w:contextualSpacing/>
              <w:rPr>
                <w:rFonts w:ascii="Gill Sans MT" w:hAnsi="Gill Sans MT"/>
              </w:rPr>
            </w:pPr>
            <w:r w:rsidRPr="00BE068B">
              <w:rPr>
                <w:rFonts w:ascii="Gill Sans MT" w:hAnsi="Gill Sans MT"/>
              </w:rPr>
              <w:t>If other, please specify.</w:t>
            </w:r>
          </w:p>
        </w:tc>
        <w:tc>
          <w:tcPr>
            <w:tcW w:w="2216" w:type="dxa"/>
          </w:tcPr>
          <w:p w14:paraId="401FB0DC" w14:textId="0A3B781D" w:rsidR="00D21542" w:rsidRPr="00BE068B" w:rsidRDefault="008C2BC1" w:rsidP="00C14ED2">
            <w:pPr>
              <w:contextualSpacing/>
              <w:rPr>
                <w:rFonts w:ascii="Gill Sans MT" w:hAnsi="Gill Sans MT"/>
              </w:rPr>
            </w:pPr>
            <w:r w:rsidRPr="00BE068B">
              <w:rPr>
                <w:rFonts w:ascii="Gill Sans MT" w:hAnsi="Gill Sans MT"/>
              </w:rPr>
              <w:t xml:space="preserve">Roughly, how many days did </w:t>
            </w:r>
            <w:r w:rsidR="002A6145" w:rsidRPr="00BE068B">
              <w:rPr>
                <w:rFonts w:ascii="Gill Sans MT" w:hAnsi="Gill Sans MT"/>
              </w:rPr>
              <w:t xml:space="preserve">[NAME] </w:t>
            </w:r>
            <w:r w:rsidRPr="00BE068B">
              <w:rPr>
                <w:rFonts w:ascii="Gill Sans MT" w:hAnsi="Gill Sans MT"/>
              </w:rPr>
              <w:t>miss from school in the past 12 months?</w:t>
            </w:r>
          </w:p>
          <w:p w14:paraId="73C201DF" w14:textId="77777777" w:rsidR="008C2BC1" w:rsidRPr="00BE068B" w:rsidRDefault="008C2BC1" w:rsidP="00C14ED2">
            <w:pPr>
              <w:contextualSpacing/>
              <w:rPr>
                <w:rFonts w:ascii="Gill Sans MT" w:hAnsi="Gill Sans MT"/>
                <w:i/>
              </w:rPr>
            </w:pPr>
            <w:r w:rsidRPr="00BE068B">
              <w:rPr>
                <w:rFonts w:ascii="Gill Sans MT" w:hAnsi="Gill Sans MT"/>
                <w:i/>
              </w:rPr>
              <w:t>1 week=5 school days</w:t>
            </w:r>
          </w:p>
          <w:p w14:paraId="3BA47A93" w14:textId="77777777" w:rsidR="008C2BC1" w:rsidRPr="00BE068B" w:rsidRDefault="008C2BC1" w:rsidP="00C14ED2">
            <w:pPr>
              <w:contextualSpacing/>
              <w:rPr>
                <w:rFonts w:ascii="Gill Sans MT" w:hAnsi="Gill Sans MT"/>
                <w:i/>
              </w:rPr>
            </w:pPr>
            <w:r w:rsidRPr="00BE068B">
              <w:rPr>
                <w:rFonts w:ascii="Gill Sans MT" w:hAnsi="Gill Sans MT"/>
                <w:i/>
              </w:rPr>
              <w:t>1 month=22 school days</w:t>
            </w:r>
          </w:p>
          <w:p w14:paraId="199EC1DD" w14:textId="69B181F9" w:rsidR="008C2BC1" w:rsidRPr="00BE068B" w:rsidRDefault="008C2BC1" w:rsidP="00C14ED2">
            <w:pPr>
              <w:contextualSpacing/>
              <w:rPr>
                <w:rFonts w:ascii="Gill Sans MT" w:hAnsi="Gill Sans MT"/>
                <w:i/>
              </w:rPr>
            </w:pPr>
            <w:r w:rsidRPr="00BE068B">
              <w:rPr>
                <w:rFonts w:ascii="Gill Sans MT" w:hAnsi="Gill Sans MT"/>
                <w:i/>
              </w:rPr>
              <w:t>1 year=198 school days</w:t>
            </w:r>
          </w:p>
        </w:tc>
        <w:tc>
          <w:tcPr>
            <w:tcW w:w="1744" w:type="dxa"/>
          </w:tcPr>
          <w:p w14:paraId="267FAD7E" w14:textId="42F325C1" w:rsidR="00C14ED2" w:rsidRPr="00BE068B" w:rsidRDefault="00C14ED2" w:rsidP="00C14ED2">
            <w:pPr>
              <w:contextualSpacing/>
              <w:jc w:val="center"/>
              <w:rPr>
                <w:rFonts w:ascii="Gill Sans MT" w:hAnsi="Gill Sans MT"/>
                <w:i/>
              </w:rPr>
            </w:pPr>
            <w:r w:rsidRPr="00BE068B">
              <w:rPr>
                <w:rFonts w:ascii="Gill Sans MT" w:hAnsi="Gill Sans MT"/>
                <w:i/>
              </w:rPr>
              <w:t>If age&gt;3</w:t>
            </w:r>
          </w:p>
          <w:p w14:paraId="4650986E" w14:textId="67C1ECF4" w:rsidR="00D21542" w:rsidRPr="00BE068B" w:rsidRDefault="008C2BC1" w:rsidP="00C14ED2">
            <w:pPr>
              <w:contextualSpacing/>
              <w:rPr>
                <w:rFonts w:ascii="Gill Sans MT" w:hAnsi="Gill Sans MT"/>
              </w:rPr>
            </w:pPr>
            <w:r w:rsidRPr="00BE068B">
              <w:rPr>
                <w:rFonts w:ascii="Gill Sans MT" w:hAnsi="Gill Sans MT"/>
              </w:rPr>
              <w:t xml:space="preserve">Can </w:t>
            </w:r>
            <w:r w:rsidR="002A6145" w:rsidRPr="00BE068B">
              <w:rPr>
                <w:rFonts w:ascii="Gill Sans MT" w:hAnsi="Gill Sans MT"/>
              </w:rPr>
              <w:t xml:space="preserve">[NAME] </w:t>
            </w:r>
            <w:r w:rsidRPr="00BE068B">
              <w:rPr>
                <w:rFonts w:ascii="Gill Sans MT" w:hAnsi="Gill Sans MT"/>
              </w:rPr>
              <w:t>write a simple letter of several sentences in English?</w:t>
            </w:r>
          </w:p>
          <w:p w14:paraId="1CF49479" w14:textId="77777777" w:rsidR="008C2BC1" w:rsidRPr="00BE068B" w:rsidRDefault="008C2BC1" w:rsidP="00C14ED2">
            <w:pPr>
              <w:contextualSpacing/>
              <w:rPr>
                <w:rFonts w:ascii="Gill Sans MT" w:hAnsi="Gill Sans MT"/>
              </w:rPr>
            </w:pPr>
          </w:p>
          <w:p w14:paraId="312D46BB" w14:textId="0946D84F" w:rsidR="008C2BC1" w:rsidRPr="00BE068B" w:rsidRDefault="00C14ED2" w:rsidP="00C14ED2">
            <w:pPr>
              <w:contextualSpacing/>
              <w:rPr>
                <w:rFonts w:ascii="Gill Sans MT" w:hAnsi="Gill Sans MT"/>
              </w:rPr>
            </w:pPr>
            <w:r w:rsidRPr="00BE068B">
              <w:rPr>
                <w:rFonts w:ascii="Gill Sans MT" w:hAnsi="Gill Sans MT"/>
              </w:rPr>
              <w:t>0</w:t>
            </w:r>
            <w:r w:rsidR="008C2BC1" w:rsidRPr="00BE068B">
              <w:rPr>
                <w:rFonts w:ascii="Gill Sans MT" w:hAnsi="Gill Sans MT"/>
              </w:rPr>
              <w:t>=No</w:t>
            </w:r>
          </w:p>
          <w:p w14:paraId="30FF496E" w14:textId="6F313D22" w:rsidR="008C2BC1" w:rsidRPr="00BE068B" w:rsidRDefault="00C14ED2" w:rsidP="00C14ED2">
            <w:pPr>
              <w:contextualSpacing/>
              <w:rPr>
                <w:rFonts w:ascii="Gill Sans MT" w:hAnsi="Gill Sans MT"/>
              </w:rPr>
            </w:pPr>
            <w:r w:rsidRPr="00BE068B">
              <w:rPr>
                <w:rFonts w:ascii="Gill Sans MT" w:hAnsi="Gill Sans MT"/>
              </w:rPr>
              <w:t>1</w:t>
            </w:r>
            <w:r w:rsidR="008C2BC1" w:rsidRPr="00BE068B">
              <w:rPr>
                <w:rFonts w:ascii="Gill Sans MT" w:hAnsi="Gill Sans MT"/>
              </w:rPr>
              <w:t xml:space="preserve">=Yes </w:t>
            </w:r>
          </w:p>
          <w:p w14:paraId="4CB0BE1A" w14:textId="77777777" w:rsidR="008C2BC1" w:rsidRPr="00BE068B" w:rsidRDefault="008C2BC1" w:rsidP="00C14ED2">
            <w:pPr>
              <w:contextualSpacing/>
              <w:rPr>
                <w:rFonts w:ascii="Gill Sans MT" w:hAnsi="Gill Sans MT"/>
              </w:rPr>
            </w:pPr>
            <w:r w:rsidRPr="00BE068B">
              <w:rPr>
                <w:rFonts w:ascii="Gill Sans MT" w:hAnsi="Gill Sans MT"/>
              </w:rPr>
              <w:t>888=Don’t know</w:t>
            </w:r>
          </w:p>
          <w:p w14:paraId="7A7FEA1D" w14:textId="3379CDAD" w:rsidR="008C2BC1" w:rsidRPr="00BE068B" w:rsidRDefault="008C2BC1" w:rsidP="00C14ED2">
            <w:pPr>
              <w:contextualSpacing/>
              <w:rPr>
                <w:rFonts w:ascii="Gill Sans MT" w:hAnsi="Gill Sans MT"/>
              </w:rPr>
            </w:pPr>
            <w:r w:rsidRPr="00BE068B">
              <w:rPr>
                <w:rFonts w:ascii="Gill Sans MT" w:hAnsi="Gill Sans MT"/>
              </w:rPr>
              <w:t>999=Prefer not to respond</w:t>
            </w:r>
          </w:p>
        </w:tc>
      </w:tr>
      <w:tr w:rsidR="008C2BC1" w:rsidRPr="00BE068B" w14:paraId="657EA884" w14:textId="77777777" w:rsidTr="0093061D">
        <w:trPr>
          <w:trHeight w:val="20"/>
        </w:trPr>
        <w:tc>
          <w:tcPr>
            <w:tcW w:w="715" w:type="dxa"/>
          </w:tcPr>
          <w:p w14:paraId="3C2505B4" w14:textId="2FFF2169" w:rsidR="008C2BC1" w:rsidRPr="00BE068B" w:rsidRDefault="008C2BC1" w:rsidP="001512DD">
            <w:pPr>
              <w:contextualSpacing/>
              <w:jc w:val="center"/>
              <w:rPr>
                <w:rFonts w:ascii="Gill Sans MT" w:hAnsi="Gill Sans MT"/>
              </w:rPr>
            </w:pPr>
          </w:p>
        </w:tc>
        <w:tc>
          <w:tcPr>
            <w:tcW w:w="2165" w:type="dxa"/>
          </w:tcPr>
          <w:p w14:paraId="7358A0EE" w14:textId="77777777" w:rsidR="008C2BC1" w:rsidRPr="00BE068B" w:rsidRDefault="008C2BC1" w:rsidP="001512DD">
            <w:pPr>
              <w:contextualSpacing/>
              <w:jc w:val="center"/>
              <w:rPr>
                <w:rFonts w:ascii="Gill Sans MT" w:hAnsi="Gill Sans MT"/>
              </w:rPr>
            </w:pPr>
          </w:p>
        </w:tc>
        <w:tc>
          <w:tcPr>
            <w:tcW w:w="1800" w:type="dxa"/>
          </w:tcPr>
          <w:p w14:paraId="2A22C2CC" w14:textId="77777777" w:rsidR="008C2BC1" w:rsidRPr="00BE068B" w:rsidRDefault="008C2BC1" w:rsidP="001512DD">
            <w:pPr>
              <w:contextualSpacing/>
              <w:jc w:val="center"/>
              <w:rPr>
                <w:rFonts w:ascii="Gill Sans MT" w:hAnsi="Gill Sans MT"/>
              </w:rPr>
            </w:pPr>
          </w:p>
        </w:tc>
        <w:tc>
          <w:tcPr>
            <w:tcW w:w="2520" w:type="dxa"/>
          </w:tcPr>
          <w:p w14:paraId="1297DB29" w14:textId="77777777" w:rsidR="008C2BC1" w:rsidRPr="00BE068B" w:rsidRDefault="008C2BC1" w:rsidP="001512DD">
            <w:pPr>
              <w:contextualSpacing/>
              <w:jc w:val="center"/>
              <w:rPr>
                <w:rFonts w:ascii="Gill Sans MT" w:hAnsi="Gill Sans MT"/>
              </w:rPr>
            </w:pPr>
          </w:p>
        </w:tc>
        <w:tc>
          <w:tcPr>
            <w:tcW w:w="1294" w:type="dxa"/>
          </w:tcPr>
          <w:p w14:paraId="66BF7F92" w14:textId="77777777" w:rsidR="008C2BC1" w:rsidRPr="00BE068B" w:rsidRDefault="008C2BC1" w:rsidP="001512DD">
            <w:pPr>
              <w:contextualSpacing/>
              <w:jc w:val="center"/>
              <w:rPr>
                <w:rFonts w:ascii="Gill Sans MT" w:hAnsi="Gill Sans MT"/>
              </w:rPr>
            </w:pPr>
          </w:p>
        </w:tc>
        <w:tc>
          <w:tcPr>
            <w:tcW w:w="1170" w:type="dxa"/>
          </w:tcPr>
          <w:p w14:paraId="5B8DEF69" w14:textId="77777777" w:rsidR="008C2BC1" w:rsidRPr="00BE068B" w:rsidRDefault="008C2BC1" w:rsidP="001512DD">
            <w:pPr>
              <w:contextualSpacing/>
              <w:jc w:val="center"/>
              <w:rPr>
                <w:rFonts w:ascii="Gill Sans MT" w:hAnsi="Gill Sans MT"/>
              </w:rPr>
            </w:pPr>
          </w:p>
        </w:tc>
        <w:tc>
          <w:tcPr>
            <w:tcW w:w="2216" w:type="dxa"/>
          </w:tcPr>
          <w:p w14:paraId="6F267425" w14:textId="77777777" w:rsidR="008C2BC1" w:rsidRPr="00BE068B" w:rsidRDefault="008C2BC1" w:rsidP="001512DD">
            <w:pPr>
              <w:contextualSpacing/>
              <w:jc w:val="center"/>
              <w:rPr>
                <w:rFonts w:ascii="Gill Sans MT" w:hAnsi="Gill Sans MT"/>
              </w:rPr>
            </w:pPr>
          </w:p>
        </w:tc>
        <w:tc>
          <w:tcPr>
            <w:tcW w:w="1744" w:type="dxa"/>
          </w:tcPr>
          <w:p w14:paraId="3142A9F3" w14:textId="77777777" w:rsidR="008C2BC1" w:rsidRPr="00BE068B" w:rsidRDefault="008C2BC1" w:rsidP="001512DD">
            <w:pPr>
              <w:contextualSpacing/>
              <w:jc w:val="center"/>
              <w:rPr>
                <w:rFonts w:ascii="Gill Sans MT" w:hAnsi="Gill Sans MT"/>
              </w:rPr>
            </w:pPr>
          </w:p>
        </w:tc>
      </w:tr>
      <w:tr w:rsidR="0022680E" w:rsidRPr="00BE068B" w14:paraId="299BF1B0" w14:textId="77777777" w:rsidTr="0093061D">
        <w:trPr>
          <w:trHeight w:val="20"/>
        </w:trPr>
        <w:tc>
          <w:tcPr>
            <w:tcW w:w="715" w:type="dxa"/>
          </w:tcPr>
          <w:p w14:paraId="34FC55C2" w14:textId="77777777" w:rsidR="00D21542" w:rsidRPr="00BE068B" w:rsidRDefault="00D21542" w:rsidP="001512DD">
            <w:pPr>
              <w:contextualSpacing/>
              <w:jc w:val="center"/>
              <w:rPr>
                <w:rFonts w:ascii="Gill Sans MT" w:hAnsi="Gill Sans MT"/>
              </w:rPr>
            </w:pPr>
            <w:r w:rsidRPr="00BE068B">
              <w:rPr>
                <w:rFonts w:ascii="Gill Sans MT" w:hAnsi="Gill Sans MT"/>
              </w:rPr>
              <w:t>1</w:t>
            </w:r>
          </w:p>
        </w:tc>
        <w:tc>
          <w:tcPr>
            <w:tcW w:w="2165" w:type="dxa"/>
          </w:tcPr>
          <w:p w14:paraId="4F72D0D6" w14:textId="77777777" w:rsidR="00D21542" w:rsidRPr="00BE068B" w:rsidRDefault="00D21542" w:rsidP="001512DD">
            <w:pPr>
              <w:contextualSpacing/>
              <w:jc w:val="center"/>
              <w:rPr>
                <w:rFonts w:ascii="Gill Sans MT" w:hAnsi="Gill Sans MT"/>
              </w:rPr>
            </w:pPr>
          </w:p>
        </w:tc>
        <w:tc>
          <w:tcPr>
            <w:tcW w:w="1800" w:type="dxa"/>
          </w:tcPr>
          <w:p w14:paraId="02C28806" w14:textId="77777777" w:rsidR="00D21542" w:rsidRPr="00BE068B" w:rsidRDefault="00D21542" w:rsidP="001512DD">
            <w:pPr>
              <w:contextualSpacing/>
              <w:jc w:val="center"/>
              <w:rPr>
                <w:rFonts w:ascii="Gill Sans MT" w:hAnsi="Gill Sans MT"/>
              </w:rPr>
            </w:pPr>
          </w:p>
        </w:tc>
        <w:tc>
          <w:tcPr>
            <w:tcW w:w="2520" w:type="dxa"/>
          </w:tcPr>
          <w:p w14:paraId="7BE8FF54" w14:textId="77777777" w:rsidR="00D21542" w:rsidRPr="00BE068B" w:rsidRDefault="00D21542" w:rsidP="001512DD">
            <w:pPr>
              <w:contextualSpacing/>
              <w:jc w:val="center"/>
              <w:rPr>
                <w:rFonts w:ascii="Gill Sans MT" w:hAnsi="Gill Sans MT"/>
              </w:rPr>
            </w:pPr>
          </w:p>
        </w:tc>
        <w:tc>
          <w:tcPr>
            <w:tcW w:w="1294" w:type="dxa"/>
          </w:tcPr>
          <w:p w14:paraId="34983FB7" w14:textId="77777777" w:rsidR="00D21542" w:rsidRPr="00BE068B" w:rsidRDefault="00D21542" w:rsidP="001512DD">
            <w:pPr>
              <w:contextualSpacing/>
              <w:jc w:val="center"/>
              <w:rPr>
                <w:rFonts w:ascii="Gill Sans MT" w:hAnsi="Gill Sans MT"/>
              </w:rPr>
            </w:pPr>
          </w:p>
        </w:tc>
        <w:tc>
          <w:tcPr>
            <w:tcW w:w="1170" w:type="dxa"/>
          </w:tcPr>
          <w:p w14:paraId="4FD1262C" w14:textId="77777777" w:rsidR="00D21542" w:rsidRPr="00BE068B" w:rsidRDefault="00D21542" w:rsidP="001512DD">
            <w:pPr>
              <w:contextualSpacing/>
              <w:jc w:val="center"/>
              <w:rPr>
                <w:rFonts w:ascii="Gill Sans MT" w:hAnsi="Gill Sans MT"/>
              </w:rPr>
            </w:pPr>
          </w:p>
        </w:tc>
        <w:tc>
          <w:tcPr>
            <w:tcW w:w="2216" w:type="dxa"/>
          </w:tcPr>
          <w:p w14:paraId="25B245E5" w14:textId="77777777" w:rsidR="00D21542" w:rsidRPr="00BE068B" w:rsidRDefault="00D21542" w:rsidP="001512DD">
            <w:pPr>
              <w:contextualSpacing/>
              <w:jc w:val="center"/>
              <w:rPr>
                <w:rFonts w:ascii="Gill Sans MT" w:hAnsi="Gill Sans MT"/>
              </w:rPr>
            </w:pPr>
          </w:p>
        </w:tc>
        <w:tc>
          <w:tcPr>
            <w:tcW w:w="1744" w:type="dxa"/>
          </w:tcPr>
          <w:p w14:paraId="433028D9" w14:textId="77777777" w:rsidR="00D21542" w:rsidRPr="00BE068B" w:rsidRDefault="00D21542" w:rsidP="001512DD">
            <w:pPr>
              <w:contextualSpacing/>
              <w:jc w:val="center"/>
              <w:rPr>
                <w:rFonts w:ascii="Gill Sans MT" w:hAnsi="Gill Sans MT"/>
              </w:rPr>
            </w:pPr>
          </w:p>
        </w:tc>
      </w:tr>
      <w:tr w:rsidR="0022680E" w:rsidRPr="00BE068B" w14:paraId="611AD0BF" w14:textId="77777777" w:rsidTr="0093061D">
        <w:trPr>
          <w:trHeight w:val="20"/>
        </w:trPr>
        <w:tc>
          <w:tcPr>
            <w:tcW w:w="715" w:type="dxa"/>
          </w:tcPr>
          <w:p w14:paraId="5E93B325" w14:textId="77777777" w:rsidR="00D21542" w:rsidRPr="00BE068B" w:rsidRDefault="00D21542" w:rsidP="001512DD">
            <w:pPr>
              <w:contextualSpacing/>
              <w:jc w:val="center"/>
              <w:rPr>
                <w:rFonts w:ascii="Gill Sans MT" w:hAnsi="Gill Sans MT"/>
              </w:rPr>
            </w:pPr>
            <w:r w:rsidRPr="00BE068B">
              <w:rPr>
                <w:rFonts w:ascii="Gill Sans MT" w:hAnsi="Gill Sans MT"/>
              </w:rPr>
              <w:t>2</w:t>
            </w:r>
          </w:p>
        </w:tc>
        <w:tc>
          <w:tcPr>
            <w:tcW w:w="2165" w:type="dxa"/>
          </w:tcPr>
          <w:p w14:paraId="634C73D9" w14:textId="77777777" w:rsidR="00D21542" w:rsidRPr="00BE068B" w:rsidRDefault="00D21542" w:rsidP="001512DD">
            <w:pPr>
              <w:contextualSpacing/>
              <w:jc w:val="center"/>
              <w:rPr>
                <w:rFonts w:ascii="Gill Sans MT" w:hAnsi="Gill Sans MT"/>
              </w:rPr>
            </w:pPr>
          </w:p>
        </w:tc>
        <w:tc>
          <w:tcPr>
            <w:tcW w:w="1800" w:type="dxa"/>
          </w:tcPr>
          <w:p w14:paraId="07052AC5" w14:textId="77777777" w:rsidR="00D21542" w:rsidRPr="00BE068B" w:rsidRDefault="00D21542" w:rsidP="001512DD">
            <w:pPr>
              <w:contextualSpacing/>
              <w:jc w:val="center"/>
              <w:rPr>
                <w:rFonts w:ascii="Gill Sans MT" w:hAnsi="Gill Sans MT"/>
              </w:rPr>
            </w:pPr>
          </w:p>
        </w:tc>
        <w:tc>
          <w:tcPr>
            <w:tcW w:w="2520" w:type="dxa"/>
          </w:tcPr>
          <w:p w14:paraId="6C46805C" w14:textId="77777777" w:rsidR="00D21542" w:rsidRPr="00BE068B" w:rsidRDefault="00D21542" w:rsidP="001512DD">
            <w:pPr>
              <w:contextualSpacing/>
              <w:jc w:val="center"/>
              <w:rPr>
                <w:rFonts w:ascii="Gill Sans MT" w:hAnsi="Gill Sans MT"/>
              </w:rPr>
            </w:pPr>
          </w:p>
        </w:tc>
        <w:tc>
          <w:tcPr>
            <w:tcW w:w="1294" w:type="dxa"/>
          </w:tcPr>
          <w:p w14:paraId="67B73D7C" w14:textId="77777777" w:rsidR="00D21542" w:rsidRPr="00BE068B" w:rsidRDefault="00D21542" w:rsidP="001512DD">
            <w:pPr>
              <w:contextualSpacing/>
              <w:jc w:val="center"/>
              <w:rPr>
                <w:rFonts w:ascii="Gill Sans MT" w:hAnsi="Gill Sans MT"/>
              </w:rPr>
            </w:pPr>
          </w:p>
        </w:tc>
        <w:tc>
          <w:tcPr>
            <w:tcW w:w="1170" w:type="dxa"/>
          </w:tcPr>
          <w:p w14:paraId="7BBEA5D2" w14:textId="77777777" w:rsidR="00D21542" w:rsidRPr="00BE068B" w:rsidRDefault="00D21542" w:rsidP="001512DD">
            <w:pPr>
              <w:contextualSpacing/>
              <w:jc w:val="center"/>
              <w:rPr>
                <w:rFonts w:ascii="Gill Sans MT" w:hAnsi="Gill Sans MT"/>
              </w:rPr>
            </w:pPr>
          </w:p>
        </w:tc>
        <w:tc>
          <w:tcPr>
            <w:tcW w:w="2216" w:type="dxa"/>
          </w:tcPr>
          <w:p w14:paraId="5BEC5915" w14:textId="77777777" w:rsidR="00D21542" w:rsidRPr="00BE068B" w:rsidRDefault="00D21542" w:rsidP="001512DD">
            <w:pPr>
              <w:contextualSpacing/>
              <w:jc w:val="center"/>
              <w:rPr>
                <w:rFonts w:ascii="Gill Sans MT" w:hAnsi="Gill Sans MT"/>
              </w:rPr>
            </w:pPr>
          </w:p>
        </w:tc>
        <w:tc>
          <w:tcPr>
            <w:tcW w:w="1744" w:type="dxa"/>
          </w:tcPr>
          <w:p w14:paraId="152254C5" w14:textId="77777777" w:rsidR="00D21542" w:rsidRPr="00BE068B" w:rsidRDefault="00D21542" w:rsidP="001512DD">
            <w:pPr>
              <w:contextualSpacing/>
              <w:jc w:val="center"/>
              <w:rPr>
                <w:rFonts w:ascii="Gill Sans MT" w:hAnsi="Gill Sans MT"/>
              </w:rPr>
            </w:pPr>
          </w:p>
        </w:tc>
      </w:tr>
      <w:tr w:rsidR="008C2BC1" w:rsidRPr="00BE068B" w14:paraId="29F33C3B" w14:textId="77777777" w:rsidTr="0093061D">
        <w:trPr>
          <w:trHeight w:val="20"/>
        </w:trPr>
        <w:tc>
          <w:tcPr>
            <w:tcW w:w="715" w:type="dxa"/>
          </w:tcPr>
          <w:p w14:paraId="5CC71EA7" w14:textId="77777777" w:rsidR="00D21542" w:rsidRPr="00BE068B" w:rsidRDefault="00D21542" w:rsidP="001512DD">
            <w:pPr>
              <w:contextualSpacing/>
              <w:jc w:val="center"/>
              <w:rPr>
                <w:rFonts w:ascii="Gill Sans MT" w:hAnsi="Gill Sans MT"/>
              </w:rPr>
            </w:pPr>
            <w:r w:rsidRPr="00BE068B">
              <w:rPr>
                <w:rFonts w:ascii="Gill Sans MT" w:hAnsi="Gill Sans MT"/>
              </w:rPr>
              <w:t>3</w:t>
            </w:r>
          </w:p>
        </w:tc>
        <w:tc>
          <w:tcPr>
            <w:tcW w:w="2165" w:type="dxa"/>
          </w:tcPr>
          <w:p w14:paraId="5DEFE2C1" w14:textId="77777777" w:rsidR="00D21542" w:rsidRPr="00BE068B" w:rsidRDefault="00D21542" w:rsidP="001512DD">
            <w:pPr>
              <w:contextualSpacing/>
              <w:jc w:val="center"/>
              <w:rPr>
                <w:rFonts w:ascii="Gill Sans MT" w:hAnsi="Gill Sans MT"/>
              </w:rPr>
            </w:pPr>
          </w:p>
        </w:tc>
        <w:tc>
          <w:tcPr>
            <w:tcW w:w="1800" w:type="dxa"/>
          </w:tcPr>
          <w:p w14:paraId="56DAEA24" w14:textId="77777777" w:rsidR="00D21542" w:rsidRPr="00BE068B" w:rsidRDefault="00D21542" w:rsidP="001512DD">
            <w:pPr>
              <w:contextualSpacing/>
              <w:jc w:val="center"/>
              <w:rPr>
                <w:rFonts w:ascii="Gill Sans MT" w:hAnsi="Gill Sans MT"/>
              </w:rPr>
            </w:pPr>
          </w:p>
        </w:tc>
        <w:tc>
          <w:tcPr>
            <w:tcW w:w="2520" w:type="dxa"/>
          </w:tcPr>
          <w:p w14:paraId="275553BA" w14:textId="77777777" w:rsidR="00D21542" w:rsidRPr="00BE068B" w:rsidRDefault="00D21542" w:rsidP="001512DD">
            <w:pPr>
              <w:contextualSpacing/>
              <w:jc w:val="center"/>
              <w:rPr>
                <w:rFonts w:ascii="Gill Sans MT" w:hAnsi="Gill Sans MT"/>
              </w:rPr>
            </w:pPr>
          </w:p>
        </w:tc>
        <w:tc>
          <w:tcPr>
            <w:tcW w:w="1294" w:type="dxa"/>
          </w:tcPr>
          <w:p w14:paraId="0F79C896" w14:textId="77777777" w:rsidR="00D21542" w:rsidRPr="00BE068B" w:rsidRDefault="00D21542" w:rsidP="001512DD">
            <w:pPr>
              <w:contextualSpacing/>
              <w:jc w:val="center"/>
              <w:rPr>
                <w:rFonts w:ascii="Gill Sans MT" w:hAnsi="Gill Sans MT"/>
              </w:rPr>
            </w:pPr>
          </w:p>
        </w:tc>
        <w:tc>
          <w:tcPr>
            <w:tcW w:w="1170" w:type="dxa"/>
          </w:tcPr>
          <w:p w14:paraId="4E10D6F1" w14:textId="77777777" w:rsidR="00D21542" w:rsidRPr="00BE068B" w:rsidRDefault="00D21542" w:rsidP="001512DD">
            <w:pPr>
              <w:contextualSpacing/>
              <w:jc w:val="center"/>
              <w:rPr>
                <w:rFonts w:ascii="Gill Sans MT" w:hAnsi="Gill Sans MT"/>
              </w:rPr>
            </w:pPr>
          </w:p>
        </w:tc>
        <w:tc>
          <w:tcPr>
            <w:tcW w:w="2216" w:type="dxa"/>
          </w:tcPr>
          <w:p w14:paraId="7712BB15" w14:textId="77777777" w:rsidR="00D21542" w:rsidRPr="00BE068B" w:rsidRDefault="00D21542" w:rsidP="001512DD">
            <w:pPr>
              <w:contextualSpacing/>
              <w:jc w:val="center"/>
              <w:rPr>
                <w:rFonts w:ascii="Gill Sans MT" w:hAnsi="Gill Sans MT"/>
              </w:rPr>
            </w:pPr>
          </w:p>
        </w:tc>
        <w:tc>
          <w:tcPr>
            <w:tcW w:w="1744" w:type="dxa"/>
          </w:tcPr>
          <w:p w14:paraId="24A0052C" w14:textId="77777777" w:rsidR="00D21542" w:rsidRPr="00BE068B" w:rsidRDefault="00D21542" w:rsidP="001512DD">
            <w:pPr>
              <w:contextualSpacing/>
              <w:jc w:val="center"/>
              <w:rPr>
                <w:rFonts w:ascii="Gill Sans MT" w:hAnsi="Gill Sans MT"/>
              </w:rPr>
            </w:pPr>
          </w:p>
        </w:tc>
      </w:tr>
      <w:tr w:rsidR="008C2BC1" w:rsidRPr="00BE068B" w14:paraId="01D0F6EF" w14:textId="77777777" w:rsidTr="0093061D">
        <w:trPr>
          <w:trHeight w:val="20"/>
        </w:trPr>
        <w:tc>
          <w:tcPr>
            <w:tcW w:w="715" w:type="dxa"/>
          </w:tcPr>
          <w:p w14:paraId="735A75B4" w14:textId="77777777" w:rsidR="00D21542" w:rsidRPr="00BE068B" w:rsidRDefault="00D21542" w:rsidP="001512DD">
            <w:pPr>
              <w:contextualSpacing/>
              <w:jc w:val="center"/>
              <w:rPr>
                <w:rFonts w:ascii="Gill Sans MT" w:hAnsi="Gill Sans MT"/>
              </w:rPr>
            </w:pPr>
            <w:r w:rsidRPr="00BE068B">
              <w:rPr>
                <w:rFonts w:ascii="Gill Sans MT" w:hAnsi="Gill Sans MT"/>
              </w:rPr>
              <w:t>4</w:t>
            </w:r>
          </w:p>
        </w:tc>
        <w:tc>
          <w:tcPr>
            <w:tcW w:w="2165" w:type="dxa"/>
          </w:tcPr>
          <w:p w14:paraId="70626529" w14:textId="77777777" w:rsidR="00D21542" w:rsidRPr="00BE068B" w:rsidRDefault="00D21542" w:rsidP="001512DD">
            <w:pPr>
              <w:contextualSpacing/>
              <w:jc w:val="center"/>
              <w:rPr>
                <w:rFonts w:ascii="Gill Sans MT" w:hAnsi="Gill Sans MT"/>
              </w:rPr>
            </w:pPr>
          </w:p>
        </w:tc>
        <w:tc>
          <w:tcPr>
            <w:tcW w:w="1800" w:type="dxa"/>
          </w:tcPr>
          <w:p w14:paraId="09CFCFF5" w14:textId="77777777" w:rsidR="00D21542" w:rsidRPr="00BE068B" w:rsidRDefault="00D21542" w:rsidP="001512DD">
            <w:pPr>
              <w:contextualSpacing/>
              <w:jc w:val="center"/>
              <w:rPr>
                <w:rFonts w:ascii="Gill Sans MT" w:hAnsi="Gill Sans MT"/>
              </w:rPr>
            </w:pPr>
          </w:p>
        </w:tc>
        <w:tc>
          <w:tcPr>
            <w:tcW w:w="2520" w:type="dxa"/>
          </w:tcPr>
          <w:p w14:paraId="04699970" w14:textId="77777777" w:rsidR="00D21542" w:rsidRPr="00BE068B" w:rsidRDefault="00D21542" w:rsidP="001512DD">
            <w:pPr>
              <w:contextualSpacing/>
              <w:jc w:val="center"/>
              <w:rPr>
                <w:rFonts w:ascii="Gill Sans MT" w:hAnsi="Gill Sans MT"/>
              </w:rPr>
            </w:pPr>
          </w:p>
        </w:tc>
        <w:tc>
          <w:tcPr>
            <w:tcW w:w="1294" w:type="dxa"/>
          </w:tcPr>
          <w:p w14:paraId="62301056" w14:textId="77777777" w:rsidR="00D21542" w:rsidRPr="00BE068B" w:rsidRDefault="00D21542" w:rsidP="001512DD">
            <w:pPr>
              <w:contextualSpacing/>
              <w:jc w:val="center"/>
              <w:rPr>
                <w:rFonts w:ascii="Gill Sans MT" w:hAnsi="Gill Sans MT"/>
              </w:rPr>
            </w:pPr>
          </w:p>
        </w:tc>
        <w:tc>
          <w:tcPr>
            <w:tcW w:w="1170" w:type="dxa"/>
          </w:tcPr>
          <w:p w14:paraId="68EFAB5A" w14:textId="77777777" w:rsidR="00D21542" w:rsidRPr="00BE068B" w:rsidRDefault="00D21542" w:rsidP="001512DD">
            <w:pPr>
              <w:contextualSpacing/>
              <w:jc w:val="center"/>
              <w:rPr>
                <w:rFonts w:ascii="Gill Sans MT" w:hAnsi="Gill Sans MT"/>
              </w:rPr>
            </w:pPr>
          </w:p>
        </w:tc>
        <w:tc>
          <w:tcPr>
            <w:tcW w:w="2216" w:type="dxa"/>
          </w:tcPr>
          <w:p w14:paraId="4D8D7C0D" w14:textId="77777777" w:rsidR="00D21542" w:rsidRPr="00BE068B" w:rsidRDefault="00D21542" w:rsidP="001512DD">
            <w:pPr>
              <w:contextualSpacing/>
              <w:jc w:val="center"/>
              <w:rPr>
                <w:rFonts w:ascii="Gill Sans MT" w:hAnsi="Gill Sans MT"/>
              </w:rPr>
            </w:pPr>
          </w:p>
        </w:tc>
        <w:tc>
          <w:tcPr>
            <w:tcW w:w="1744" w:type="dxa"/>
          </w:tcPr>
          <w:p w14:paraId="47DCEF31" w14:textId="77777777" w:rsidR="00D21542" w:rsidRPr="00BE068B" w:rsidRDefault="00D21542" w:rsidP="001512DD">
            <w:pPr>
              <w:contextualSpacing/>
              <w:jc w:val="center"/>
              <w:rPr>
                <w:rFonts w:ascii="Gill Sans MT" w:hAnsi="Gill Sans MT"/>
              </w:rPr>
            </w:pPr>
          </w:p>
        </w:tc>
      </w:tr>
      <w:tr w:rsidR="008C2BC1" w:rsidRPr="00BE068B" w14:paraId="55BE3D2C" w14:textId="77777777" w:rsidTr="0093061D">
        <w:trPr>
          <w:trHeight w:val="20"/>
        </w:trPr>
        <w:tc>
          <w:tcPr>
            <w:tcW w:w="715" w:type="dxa"/>
          </w:tcPr>
          <w:p w14:paraId="489DD0EB" w14:textId="77777777" w:rsidR="00D21542" w:rsidRPr="00BE068B" w:rsidRDefault="00D21542" w:rsidP="001512DD">
            <w:pPr>
              <w:contextualSpacing/>
              <w:jc w:val="center"/>
              <w:rPr>
                <w:rFonts w:ascii="Gill Sans MT" w:hAnsi="Gill Sans MT"/>
              </w:rPr>
            </w:pPr>
            <w:r w:rsidRPr="00BE068B">
              <w:rPr>
                <w:rFonts w:ascii="Gill Sans MT" w:hAnsi="Gill Sans MT"/>
              </w:rPr>
              <w:t>5</w:t>
            </w:r>
          </w:p>
        </w:tc>
        <w:tc>
          <w:tcPr>
            <w:tcW w:w="2165" w:type="dxa"/>
          </w:tcPr>
          <w:p w14:paraId="696493A6" w14:textId="77777777" w:rsidR="00D21542" w:rsidRPr="00BE068B" w:rsidRDefault="00D21542" w:rsidP="001512DD">
            <w:pPr>
              <w:contextualSpacing/>
              <w:jc w:val="center"/>
              <w:rPr>
                <w:rFonts w:ascii="Gill Sans MT" w:hAnsi="Gill Sans MT"/>
              </w:rPr>
            </w:pPr>
          </w:p>
        </w:tc>
        <w:tc>
          <w:tcPr>
            <w:tcW w:w="1800" w:type="dxa"/>
          </w:tcPr>
          <w:p w14:paraId="528134B3" w14:textId="77777777" w:rsidR="00D21542" w:rsidRPr="00BE068B" w:rsidRDefault="00D21542" w:rsidP="001512DD">
            <w:pPr>
              <w:contextualSpacing/>
              <w:jc w:val="center"/>
              <w:rPr>
                <w:rFonts w:ascii="Gill Sans MT" w:hAnsi="Gill Sans MT"/>
              </w:rPr>
            </w:pPr>
          </w:p>
        </w:tc>
        <w:tc>
          <w:tcPr>
            <w:tcW w:w="2520" w:type="dxa"/>
          </w:tcPr>
          <w:p w14:paraId="41CF985C" w14:textId="77777777" w:rsidR="00D21542" w:rsidRPr="00BE068B" w:rsidRDefault="00D21542" w:rsidP="001512DD">
            <w:pPr>
              <w:contextualSpacing/>
              <w:jc w:val="center"/>
              <w:rPr>
                <w:rFonts w:ascii="Gill Sans MT" w:hAnsi="Gill Sans MT"/>
              </w:rPr>
            </w:pPr>
          </w:p>
        </w:tc>
        <w:tc>
          <w:tcPr>
            <w:tcW w:w="1294" w:type="dxa"/>
          </w:tcPr>
          <w:p w14:paraId="5414D963" w14:textId="77777777" w:rsidR="00D21542" w:rsidRPr="00BE068B" w:rsidRDefault="00D21542" w:rsidP="001512DD">
            <w:pPr>
              <w:contextualSpacing/>
              <w:jc w:val="center"/>
              <w:rPr>
                <w:rFonts w:ascii="Gill Sans MT" w:hAnsi="Gill Sans MT"/>
              </w:rPr>
            </w:pPr>
          </w:p>
        </w:tc>
        <w:tc>
          <w:tcPr>
            <w:tcW w:w="1170" w:type="dxa"/>
          </w:tcPr>
          <w:p w14:paraId="3EE48E3F" w14:textId="77777777" w:rsidR="00D21542" w:rsidRPr="00BE068B" w:rsidRDefault="00D21542" w:rsidP="001512DD">
            <w:pPr>
              <w:contextualSpacing/>
              <w:jc w:val="center"/>
              <w:rPr>
                <w:rFonts w:ascii="Gill Sans MT" w:hAnsi="Gill Sans MT"/>
              </w:rPr>
            </w:pPr>
          </w:p>
        </w:tc>
        <w:tc>
          <w:tcPr>
            <w:tcW w:w="2216" w:type="dxa"/>
          </w:tcPr>
          <w:p w14:paraId="6131D436" w14:textId="77777777" w:rsidR="00D21542" w:rsidRPr="00BE068B" w:rsidRDefault="00D21542" w:rsidP="001512DD">
            <w:pPr>
              <w:contextualSpacing/>
              <w:jc w:val="center"/>
              <w:rPr>
                <w:rFonts w:ascii="Gill Sans MT" w:hAnsi="Gill Sans MT"/>
              </w:rPr>
            </w:pPr>
          </w:p>
        </w:tc>
        <w:tc>
          <w:tcPr>
            <w:tcW w:w="1744" w:type="dxa"/>
          </w:tcPr>
          <w:p w14:paraId="4FA706D7" w14:textId="77777777" w:rsidR="00D21542" w:rsidRPr="00BE068B" w:rsidRDefault="00D21542" w:rsidP="001512DD">
            <w:pPr>
              <w:contextualSpacing/>
              <w:jc w:val="center"/>
              <w:rPr>
                <w:rFonts w:ascii="Gill Sans MT" w:hAnsi="Gill Sans MT"/>
              </w:rPr>
            </w:pPr>
          </w:p>
        </w:tc>
      </w:tr>
      <w:tr w:rsidR="008C2BC1" w:rsidRPr="00BE068B" w14:paraId="6A1CB066" w14:textId="77777777" w:rsidTr="0093061D">
        <w:trPr>
          <w:trHeight w:val="20"/>
        </w:trPr>
        <w:tc>
          <w:tcPr>
            <w:tcW w:w="715" w:type="dxa"/>
          </w:tcPr>
          <w:p w14:paraId="7E3D9D5E" w14:textId="77777777" w:rsidR="00D21542" w:rsidRPr="00BE068B" w:rsidRDefault="00D21542" w:rsidP="001512DD">
            <w:pPr>
              <w:contextualSpacing/>
              <w:jc w:val="center"/>
              <w:rPr>
                <w:rFonts w:ascii="Gill Sans MT" w:hAnsi="Gill Sans MT"/>
              </w:rPr>
            </w:pPr>
            <w:r w:rsidRPr="00BE068B">
              <w:rPr>
                <w:rFonts w:ascii="Gill Sans MT" w:hAnsi="Gill Sans MT"/>
              </w:rPr>
              <w:t>6</w:t>
            </w:r>
          </w:p>
        </w:tc>
        <w:tc>
          <w:tcPr>
            <w:tcW w:w="2165" w:type="dxa"/>
          </w:tcPr>
          <w:p w14:paraId="1CCB1DEE" w14:textId="77777777" w:rsidR="00D21542" w:rsidRPr="00BE068B" w:rsidRDefault="00D21542" w:rsidP="001512DD">
            <w:pPr>
              <w:contextualSpacing/>
              <w:jc w:val="center"/>
              <w:rPr>
                <w:rFonts w:ascii="Gill Sans MT" w:hAnsi="Gill Sans MT"/>
              </w:rPr>
            </w:pPr>
          </w:p>
        </w:tc>
        <w:tc>
          <w:tcPr>
            <w:tcW w:w="1800" w:type="dxa"/>
          </w:tcPr>
          <w:p w14:paraId="3747F3D3" w14:textId="77777777" w:rsidR="00D21542" w:rsidRPr="00BE068B" w:rsidRDefault="00D21542" w:rsidP="001512DD">
            <w:pPr>
              <w:contextualSpacing/>
              <w:jc w:val="center"/>
              <w:rPr>
                <w:rFonts w:ascii="Gill Sans MT" w:hAnsi="Gill Sans MT"/>
              </w:rPr>
            </w:pPr>
          </w:p>
        </w:tc>
        <w:tc>
          <w:tcPr>
            <w:tcW w:w="2520" w:type="dxa"/>
          </w:tcPr>
          <w:p w14:paraId="5E61C09D" w14:textId="77777777" w:rsidR="00D21542" w:rsidRPr="00BE068B" w:rsidRDefault="00D21542" w:rsidP="001512DD">
            <w:pPr>
              <w:contextualSpacing/>
              <w:jc w:val="center"/>
              <w:rPr>
                <w:rFonts w:ascii="Gill Sans MT" w:hAnsi="Gill Sans MT"/>
              </w:rPr>
            </w:pPr>
          </w:p>
        </w:tc>
        <w:tc>
          <w:tcPr>
            <w:tcW w:w="1294" w:type="dxa"/>
          </w:tcPr>
          <w:p w14:paraId="67273481" w14:textId="77777777" w:rsidR="00D21542" w:rsidRPr="00BE068B" w:rsidRDefault="00D21542" w:rsidP="001512DD">
            <w:pPr>
              <w:contextualSpacing/>
              <w:jc w:val="center"/>
              <w:rPr>
                <w:rFonts w:ascii="Gill Sans MT" w:hAnsi="Gill Sans MT"/>
              </w:rPr>
            </w:pPr>
          </w:p>
        </w:tc>
        <w:tc>
          <w:tcPr>
            <w:tcW w:w="1170" w:type="dxa"/>
          </w:tcPr>
          <w:p w14:paraId="66162129" w14:textId="77777777" w:rsidR="00D21542" w:rsidRPr="00BE068B" w:rsidRDefault="00D21542" w:rsidP="001512DD">
            <w:pPr>
              <w:contextualSpacing/>
              <w:jc w:val="center"/>
              <w:rPr>
                <w:rFonts w:ascii="Gill Sans MT" w:hAnsi="Gill Sans MT"/>
              </w:rPr>
            </w:pPr>
          </w:p>
        </w:tc>
        <w:tc>
          <w:tcPr>
            <w:tcW w:w="2216" w:type="dxa"/>
          </w:tcPr>
          <w:p w14:paraId="7A031C19" w14:textId="77777777" w:rsidR="00D21542" w:rsidRPr="00BE068B" w:rsidRDefault="00D21542" w:rsidP="001512DD">
            <w:pPr>
              <w:contextualSpacing/>
              <w:jc w:val="center"/>
              <w:rPr>
                <w:rFonts w:ascii="Gill Sans MT" w:hAnsi="Gill Sans MT"/>
              </w:rPr>
            </w:pPr>
          </w:p>
        </w:tc>
        <w:tc>
          <w:tcPr>
            <w:tcW w:w="1744" w:type="dxa"/>
          </w:tcPr>
          <w:p w14:paraId="6459F519" w14:textId="77777777" w:rsidR="00D21542" w:rsidRPr="00BE068B" w:rsidRDefault="00D21542" w:rsidP="001512DD">
            <w:pPr>
              <w:contextualSpacing/>
              <w:jc w:val="center"/>
              <w:rPr>
                <w:rFonts w:ascii="Gill Sans MT" w:hAnsi="Gill Sans MT"/>
              </w:rPr>
            </w:pPr>
          </w:p>
        </w:tc>
      </w:tr>
      <w:tr w:rsidR="0022680E" w:rsidRPr="00BE068B" w14:paraId="0777A56E" w14:textId="77777777" w:rsidTr="0093061D">
        <w:trPr>
          <w:trHeight w:val="20"/>
        </w:trPr>
        <w:tc>
          <w:tcPr>
            <w:tcW w:w="715" w:type="dxa"/>
          </w:tcPr>
          <w:p w14:paraId="69A81D9B" w14:textId="77777777" w:rsidR="00D21542" w:rsidRPr="00BE068B" w:rsidRDefault="00D21542" w:rsidP="001512DD">
            <w:pPr>
              <w:contextualSpacing/>
              <w:jc w:val="center"/>
              <w:rPr>
                <w:rFonts w:ascii="Gill Sans MT" w:hAnsi="Gill Sans MT"/>
              </w:rPr>
            </w:pPr>
            <w:r w:rsidRPr="00BE068B">
              <w:rPr>
                <w:rFonts w:ascii="Gill Sans MT" w:hAnsi="Gill Sans MT"/>
              </w:rPr>
              <w:t>7</w:t>
            </w:r>
          </w:p>
        </w:tc>
        <w:tc>
          <w:tcPr>
            <w:tcW w:w="2165" w:type="dxa"/>
          </w:tcPr>
          <w:p w14:paraId="7184BA5E" w14:textId="77777777" w:rsidR="00D21542" w:rsidRPr="00BE068B" w:rsidRDefault="00D21542" w:rsidP="001512DD">
            <w:pPr>
              <w:contextualSpacing/>
              <w:jc w:val="center"/>
              <w:rPr>
                <w:rFonts w:ascii="Gill Sans MT" w:hAnsi="Gill Sans MT"/>
              </w:rPr>
            </w:pPr>
          </w:p>
        </w:tc>
        <w:tc>
          <w:tcPr>
            <w:tcW w:w="1800" w:type="dxa"/>
          </w:tcPr>
          <w:p w14:paraId="0BEE9A0B" w14:textId="77777777" w:rsidR="00D21542" w:rsidRPr="00BE068B" w:rsidRDefault="00D21542" w:rsidP="001512DD">
            <w:pPr>
              <w:contextualSpacing/>
              <w:jc w:val="center"/>
              <w:rPr>
                <w:rFonts w:ascii="Gill Sans MT" w:hAnsi="Gill Sans MT"/>
              </w:rPr>
            </w:pPr>
          </w:p>
        </w:tc>
        <w:tc>
          <w:tcPr>
            <w:tcW w:w="2520" w:type="dxa"/>
          </w:tcPr>
          <w:p w14:paraId="5B984F11" w14:textId="77777777" w:rsidR="00D21542" w:rsidRPr="00BE068B" w:rsidRDefault="00D21542" w:rsidP="001512DD">
            <w:pPr>
              <w:contextualSpacing/>
              <w:jc w:val="center"/>
              <w:rPr>
                <w:rFonts w:ascii="Gill Sans MT" w:hAnsi="Gill Sans MT"/>
              </w:rPr>
            </w:pPr>
          </w:p>
        </w:tc>
        <w:tc>
          <w:tcPr>
            <w:tcW w:w="1294" w:type="dxa"/>
          </w:tcPr>
          <w:p w14:paraId="7D1E2C6B" w14:textId="77777777" w:rsidR="00D21542" w:rsidRPr="00BE068B" w:rsidRDefault="00D21542" w:rsidP="001512DD">
            <w:pPr>
              <w:contextualSpacing/>
              <w:jc w:val="center"/>
              <w:rPr>
                <w:rFonts w:ascii="Gill Sans MT" w:hAnsi="Gill Sans MT"/>
              </w:rPr>
            </w:pPr>
          </w:p>
        </w:tc>
        <w:tc>
          <w:tcPr>
            <w:tcW w:w="1170" w:type="dxa"/>
          </w:tcPr>
          <w:p w14:paraId="099AFEA2" w14:textId="77777777" w:rsidR="00D21542" w:rsidRPr="00BE068B" w:rsidRDefault="00D21542" w:rsidP="001512DD">
            <w:pPr>
              <w:contextualSpacing/>
              <w:jc w:val="center"/>
              <w:rPr>
                <w:rFonts w:ascii="Gill Sans MT" w:hAnsi="Gill Sans MT"/>
              </w:rPr>
            </w:pPr>
          </w:p>
        </w:tc>
        <w:tc>
          <w:tcPr>
            <w:tcW w:w="2216" w:type="dxa"/>
          </w:tcPr>
          <w:p w14:paraId="1A2746C6" w14:textId="77777777" w:rsidR="00D21542" w:rsidRPr="00BE068B" w:rsidRDefault="00D21542" w:rsidP="001512DD">
            <w:pPr>
              <w:contextualSpacing/>
              <w:jc w:val="center"/>
              <w:rPr>
                <w:rFonts w:ascii="Gill Sans MT" w:hAnsi="Gill Sans MT"/>
              </w:rPr>
            </w:pPr>
          </w:p>
        </w:tc>
        <w:tc>
          <w:tcPr>
            <w:tcW w:w="1744" w:type="dxa"/>
          </w:tcPr>
          <w:p w14:paraId="6FD2DD10" w14:textId="77777777" w:rsidR="00D21542" w:rsidRPr="00BE068B" w:rsidRDefault="00D21542" w:rsidP="001512DD">
            <w:pPr>
              <w:contextualSpacing/>
              <w:jc w:val="center"/>
              <w:rPr>
                <w:rFonts w:ascii="Gill Sans MT" w:hAnsi="Gill Sans MT"/>
              </w:rPr>
            </w:pPr>
          </w:p>
        </w:tc>
      </w:tr>
      <w:tr w:rsidR="0022680E" w:rsidRPr="00BE068B" w14:paraId="16AB864E" w14:textId="77777777" w:rsidTr="0093061D">
        <w:trPr>
          <w:trHeight w:val="20"/>
        </w:trPr>
        <w:tc>
          <w:tcPr>
            <w:tcW w:w="715" w:type="dxa"/>
          </w:tcPr>
          <w:p w14:paraId="14120EC2" w14:textId="77777777" w:rsidR="00D21542" w:rsidRPr="00BE068B" w:rsidRDefault="00D21542" w:rsidP="001512DD">
            <w:pPr>
              <w:contextualSpacing/>
              <w:jc w:val="center"/>
              <w:rPr>
                <w:rFonts w:ascii="Gill Sans MT" w:hAnsi="Gill Sans MT"/>
              </w:rPr>
            </w:pPr>
            <w:r w:rsidRPr="00BE068B">
              <w:rPr>
                <w:rFonts w:ascii="Gill Sans MT" w:hAnsi="Gill Sans MT"/>
              </w:rPr>
              <w:t>8</w:t>
            </w:r>
          </w:p>
        </w:tc>
        <w:tc>
          <w:tcPr>
            <w:tcW w:w="2165" w:type="dxa"/>
          </w:tcPr>
          <w:p w14:paraId="13CCD8E2" w14:textId="77777777" w:rsidR="00D21542" w:rsidRPr="00BE068B" w:rsidRDefault="00D21542" w:rsidP="001512DD">
            <w:pPr>
              <w:contextualSpacing/>
              <w:jc w:val="center"/>
              <w:rPr>
                <w:rFonts w:ascii="Gill Sans MT" w:hAnsi="Gill Sans MT"/>
              </w:rPr>
            </w:pPr>
          </w:p>
        </w:tc>
        <w:tc>
          <w:tcPr>
            <w:tcW w:w="1800" w:type="dxa"/>
          </w:tcPr>
          <w:p w14:paraId="34A9169E" w14:textId="77777777" w:rsidR="00D21542" w:rsidRPr="00BE068B" w:rsidRDefault="00D21542" w:rsidP="001512DD">
            <w:pPr>
              <w:contextualSpacing/>
              <w:jc w:val="center"/>
              <w:rPr>
                <w:rFonts w:ascii="Gill Sans MT" w:hAnsi="Gill Sans MT"/>
              </w:rPr>
            </w:pPr>
          </w:p>
        </w:tc>
        <w:tc>
          <w:tcPr>
            <w:tcW w:w="2520" w:type="dxa"/>
          </w:tcPr>
          <w:p w14:paraId="55D56DEF" w14:textId="77777777" w:rsidR="00D21542" w:rsidRPr="00BE068B" w:rsidRDefault="00D21542" w:rsidP="001512DD">
            <w:pPr>
              <w:contextualSpacing/>
              <w:jc w:val="center"/>
              <w:rPr>
                <w:rFonts w:ascii="Gill Sans MT" w:hAnsi="Gill Sans MT"/>
              </w:rPr>
            </w:pPr>
          </w:p>
        </w:tc>
        <w:tc>
          <w:tcPr>
            <w:tcW w:w="1294" w:type="dxa"/>
          </w:tcPr>
          <w:p w14:paraId="77E74F0D" w14:textId="77777777" w:rsidR="00D21542" w:rsidRPr="00BE068B" w:rsidRDefault="00D21542" w:rsidP="001512DD">
            <w:pPr>
              <w:contextualSpacing/>
              <w:jc w:val="center"/>
              <w:rPr>
                <w:rFonts w:ascii="Gill Sans MT" w:hAnsi="Gill Sans MT"/>
              </w:rPr>
            </w:pPr>
          </w:p>
        </w:tc>
        <w:tc>
          <w:tcPr>
            <w:tcW w:w="1170" w:type="dxa"/>
          </w:tcPr>
          <w:p w14:paraId="7FD08EC5" w14:textId="77777777" w:rsidR="00D21542" w:rsidRPr="00BE068B" w:rsidRDefault="00D21542" w:rsidP="001512DD">
            <w:pPr>
              <w:contextualSpacing/>
              <w:jc w:val="center"/>
              <w:rPr>
                <w:rFonts w:ascii="Gill Sans MT" w:hAnsi="Gill Sans MT"/>
              </w:rPr>
            </w:pPr>
          </w:p>
        </w:tc>
        <w:tc>
          <w:tcPr>
            <w:tcW w:w="2216" w:type="dxa"/>
          </w:tcPr>
          <w:p w14:paraId="7F020EE1" w14:textId="77777777" w:rsidR="00D21542" w:rsidRPr="00BE068B" w:rsidRDefault="00D21542" w:rsidP="001512DD">
            <w:pPr>
              <w:contextualSpacing/>
              <w:jc w:val="center"/>
              <w:rPr>
                <w:rFonts w:ascii="Gill Sans MT" w:hAnsi="Gill Sans MT"/>
              </w:rPr>
            </w:pPr>
          </w:p>
        </w:tc>
        <w:tc>
          <w:tcPr>
            <w:tcW w:w="1744" w:type="dxa"/>
          </w:tcPr>
          <w:p w14:paraId="0D01BC90" w14:textId="77777777" w:rsidR="00D21542" w:rsidRPr="00BE068B" w:rsidRDefault="00D21542" w:rsidP="001512DD">
            <w:pPr>
              <w:contextualSpacing/>
              <w:jc w:val="center"/>
              <w:rPr>
                <w:rFonts w:ascii="Gill Sans MT" w:hAnsi="Gill Sans MT"/>
              </w:rPr>
            </w:pPr>
          </w:p>
        </w:tc>
      </w:tr>
      <w:tr w:rsidR="0022680E" w:rsidRPr="00BE068B" w14:paraId="1447B690" w14:textId="77777777" w:rsidTr="0093061D">
        <w:trPr>
          <w:trHeight w:val="20"/>
        </w:trPr>
        <w:tc>
          <w:tcPr>
            <w:tcW w:w="715" w:type="dxa"/>
          </w:tcPr>
          <w:p w14:paraId="4D4C1555" w14:textId="77777777" w:rsidR="00D21542" w:rsidRPr="00BE068B" w:rsidRDefault="00D21542" w:rsidP="001512DD">
            <w:pPr>
              <w:contextualSpacing/>
              <w:jc w:val="center"/>
              <w:rPr>
                <w:rFonts w:ascii="Gill Sans MT" w:hAnsi="Gill Sans MT"/>
              </w:rPr>
            </w:pPr>
            <w:r w:rsidRPr="00BE068B">
              <w:rPr>
                <w:rFonts w:ascii="Gill Sans MT" w:hAnsi="Gill Sans MT"/>
              </w:rPr>
              <w:t>9</w:t>
            </w:r>
          </w:p>
        </w:tc>
        <w:tc>
          <w:tcPr>
            <w:tcW w:w="2165" w:type="dxa"/>
          </w:tcPr>
          <w:p w14:paraId="7ADB4427" w14:textId="77777777" w:rsidR="00D21542" w:rsidRPr="00BE068B" w:rsidRDefault="00D21542" w:rsidP="001512DD">
            <w:pPr>
              <w:contextualSpacing/>
              <w:jc w:val="center"/>
              <w:rPr>
                <w:rFonts w:ascii="Gill Sans MT" w:hAnsi="Gill Sans MT"/>
              </w:rPr>
            </w:pPr>
          </w:p>
        </w:tc>
        <w:tc>
          <w:tcPr>
            <w:tcW w:w="1800" w:type="dxa"/>
          </w:tcPr>
          <w:p w14:paraId="48D28A0C" w14:textId="77777777" w:rsidR="00D21542" w:rsidRPr="00BE068B" w:rsidRDefault="00D21542" w:rsidP="001512DD">
            <w:pPr>
              <w:contextualSpacing/>
              <w:jc w:val="center"/>
              <w:rPr>
                <w:rFonts w:ascii="Gill Sans MT" w:hAnsi="Gill Sans MT"/>
              </w:rPr>
            </w:pPr>
          </w:p>
        </w:tc>
        <w:tc>
          <w:tcPr>
            <w:tcW w:w="2520" w:type="dxa"/>
          </w:tcPr>
          <w:p w14:paraId="5006CE31" w14:textId="77777777" w:rsidR="00D21542" w:rsidRPr="00BE068B" w:rsidRDefault="00D21542" w:rsidP="001512DD">
            <w:pPr>
              <w:contextualSpacing/>
              <w:jc w:val="center"/>
              <w:rPr>
                <w:rFonts w:ascii="Gill Sans MT" w:hAnsi="Gill Sans MT"/>
              </w:rPr>
            </w:pPr>
          </w:p>
        </w:tc>
        <w:tc>
          <w:tcPr>
            <w:tcW w:w="1294" w:type="dxa"/>
          </w:tcPr>
          <w:p w14:paraId="302113DB" w14:textId="77777777" w:rsidR="00D21542" w:rsidRPr="00BE068B" w:rsidRDefault="00D21542" w:rsidP="001512DD">
            <w:pPr>
              <w:contextualSpacing/>
              <w:jc w:val="center"/>
              <w:rPr>
                <w:rFonts w:ascii="Gill Sans MT" w:hAnsi="Gill Sans MT"/>
              </w:rPr>
            </w:pPr>
          </w:p>
        </w:tc>
        <w:tc>
          <w:tcPr>
            <w:tcW w:w="1170" w:type="dxa"/>
          </w:tcPr>
          <w:p w14:paraId="00037B2D" w14:textId="77777777" w:rsidR="00D21542" w:rsidRPr="00BE068B" w:rsidRDefault="00D21542" w:rsidP="001512DD">
            <w:pPr>
              <w:contextualSpacing/>
              <w:jc w:val="center"/>
              <w:rPr>
                <w:rFonts w:ascii="Gill Sans MT" w:hAnsi="Gill Sans MT"/>
              </w:rPr>
            </w:pPr>
          </w:p>
        </w:tc>
        <w:tc>
          <w:tcPr>
            <w:tcW w:w="2216" w:type="dxa"/>
          </w:tcPr>
          <w:p w14:paraId="20990CD2" w14:textId="77777777" w:rsidR="00D21542" w:rsidRPr="00BE068B" w:rsidRDefault="00D21542" w:rsidP="001512DD">
            <w:pPr>
              <w:contextualSpacing/>
              <w:jc w:val="center"/>
              <w:rPr>
                <w:rFonts w:ascii="Gill Sans MT" w:hAnsi="Gill Sans MT"/>
              </w:rPr>
            </w:pPr>
          </w:p>
        </w:tc>
        <w:tc>
          <w:tcPr>
            <w:tcW w:w="1744" w:type="dxa"/>
          </w:tcPr>
          <w:p w14:paraId="2A8D92DB" w14:textId="77777777" w:rsidR="00D21542" w:rsidRPr="00BE068B" w:rsidRDefault="00D21542" w:rsidP="001512DD">
            <w:pPr>
              <w:contextualSpacing/>
              <w:jc w:val="center"/>
              <w:rPr>
                <w:rFonts w:ascii="Gill Sans MT" w:hAnsi="Gill Sans MT"/>
              </w:rPr>
            </w:pPr>
          </w:p>
        </w:tc>
      </w:tr>
      <w:tr w:rsidR="0022680E" w:rsidRPr="00BE068B" w14:paraId="0B95E623" w14:textId="77777777" w:rsidTr="0093061D">
        <w:trPr>
          <w:trHeight w:val="20"/>
        </w:trPr>
        <w:tc>
          <w:tcPr>
            <w:tcW w:w="715" w:type="dxa"/>
          </w:tcPr>
          <w:p w14:paraId="1E3369B9" w14:textId="77777777" w:rsidR="00D21542" w:rsidRPr="00BE068B" w:rsidRDefault="00D21542" w:rsidP="001512DD">
            <w:pPr>
              <w:contextualSpacing/>
              <w:jc w:val="center"/>
              <w:rPr>
                <w:rFonts w:ascii="Gill Sans MT" w:hAnsi="Gill Sans MT"/>
              </w:rPr>
            </w:pPr>
            <w:r w:rsidRPr="00BE068B">
              <w:rPr>
                <w:rFonts w:ascii="Gill Sans MT" w:hAnsi="Gill Sans MT"/>
              </w:rPr>
              <w:t>10</w:t>
            </w:r>
          </w:p>
        </w:tc>
        <w:tc>
          <w:tcPr>
            <w:tcW w:w="2165" w:type="dxa"/>
          </w:tcPr>
          <w:p w14:paraId="356BB144" w14:textId="77777777" w:rsidR="00D21542" w:rsidRPr="00BE068B" w:rsidRDefault="00D21542" w:rsidP="001512DD">
            <w:pPr>
              <w:contextualSpacing/>
              <w:jc w:val="center"/>
              <w:rPr>
                <w:rFonts w:ascii="Gill Sans MT" w:hAnsi="Gill Sans MT"/>
              </w:rPr>
            </w:pPr>
          </w:p>
        </w:tc>
        <w:tc>
          <w:tcPr>
            <w:tcW w:w="1800" w:type="dxa"/>
          </w:tcPr>
          <w:p w14:paraId="7F7C51BB" w14:textId="77777777" w:rsidR="00D21542" w:rsidRPr="00BE068B" w:rsidRDefault="00D21542" w:rsidP="001512DD">
            <w:pPr>
              <w:contextualSpacing/>
              <w:jc w:val="center"/>
              <w:rPr>
                <w:rFonts w:ascii="Gill Sans MT" w:hAnsi="Gill Sans MT"/>
              </w:rPr>
            </w:pPr>
          </w:p>
        </w:tc>
        <w:tc>
          <w:tcPr>
            <w:tcW w:w="2520" w:type="dxa"/>
          </w:tcPr>
          <w:p w14:paraId="5F587B27" w14:textId="77777777" w:rsidR="00D21542" w:rsidRPr="00BE068B" w:rsidRDefault="00D21542" w:rsidP="001512DD">
            <w:pPr>
              <w:contextualSpacing/>
              <w:jc w:val="center"/>
              <w:rPr>
                <w:rFonts w:ascii="Gill Sans MT" w:hAnsi="Gill Sans MT"/>
              </w:rPr>
            </w:pPr>
          </w:p>
        </w:tc>
        <w:tc>
          <w:tcPr>
            <w:tcW w:w="1294" w:type="dxa"/>
          </w:tcPr>
          <w:p w14:paraId="607969B2" w14:textId="77777777" w:rsidR="00D21542" w:rsidRPr="00BE068B" w:rsidRDefault="00D21542" w:rsidP="001512DD">
            <w:pPr>
              <w:contextualSpacing/>
              <w:jc w:val="center"/>
              <w:rPr>
                <w:rFonts w:ascii="Gill Sans MT" w:hAnsi="Gill Sans MT"/>
              </w:rPr>
            </w:pPr>
          </w:p>
        </w:tc>
        <w:tc>
          <w:tcPr>
            <w:tcW w:w="1170" w:type="dxa"/>
          </w:tcPr>
          <w:p w14:paraId="2CD8CC66" w14:textId="77777777" w:rsidR="00D21542" w:rsidRPr="00BE068B" w:rsidRDefault="00D21542" w:rsidP="001512DD">
            <w:pPr>
              <w:contextualSpacing/>
              <w:jc w:val="center"/>
              <w:rPr>
                <w:rFonts w:ascii="Gill Sans MT" w:hAnsi="Gill Sans MT"/>
              </w:rPr>
            </w:pPr>
          </w:p>
        </w:tc>
        <w:tc>
          <w:tcPr>
            <w:tcW w:w="2216" w:type="dxa"/>
          </w:tcPr>
          <w:p w14:paraId="14262CC4" w14:textId="77777777" w:rsidR="00D21542" w:rsidRPr="00BE068B" w:rsidRDefault="00D21542" w:rsidP="001512DD">
            <w:pPr>
              <w:contextualSpacing/>
              <w:jc w:val="center"/>
              <w:rPr>
                <w:rFonts w:ascii="Gill Sans MT" w:hAnsi="Gill Sans MT"/>
              </w:rPr>
            </w:pPr>
          </w:p>
        </w:tc>
        <w:tc>
          <w:tcPr>
            <w:tcW w:w="1744" w:type="dxa"/>
          </w:tcPr>
          <w:p w14:paraId="1790082A" w14:textId="77777777" w:rsidR="00D21542" w:rsidRPr="00BE068B" w:rsidRDefault="00D21542" w:rsidP="001512DD">
            <w:pPr>
              <w:contextualSpacing/>
              <w:jc w:val="center"/>
              <w:rPr>
                <w:rFonts w:ascii="Gill Sans MT" w:hAnsi="Gill Sans MT"/>
              </w:rPr>
            </w:pPr>
          </w:p>
        </w:tc>
      </w:tr>
    </w:tbl>
    <w:p w14:paraId="10AA8D02" w14:textId="77777777" w:rsidR="00D21542" w:rsidRPr="00BE068B" w:rsidRDefault="00D21542" w:rsidP="001512DD">
      <w:pPr>
        <w:spacing w:after="0" w:line="240" w:lineRule="auto"/>
        <w:contextualSpacing/>
        <w:rPr>
          <w:rFonts w:ascii="Gill Sans MT" w:hAnsi="Gill Sans MT"/>
        </w:rPr>
      </w:pPr>
    </w:p>
    <w:tbl>
      <w:tblPr>
        <w:tblStyle w:val="TableGrid"/>
        <w:tblW w:w="0" w:type="auto"/>
        <w:tblCellMar>
          <w:left w:w="29" w:type="dxa"/>
          <w:right w:w="29" w:type="dxa"/>
        </w:tblCellMar>
        <w:tblLook w:val="04A0" w:firstRow="1" w:lastRow="0" w:firstColumn="1" w:lastColumn="0" w:noHBand="0" w:noVBand="1"/>
      </w:tblPr>
      <w:tblGrid>
        <w:gridCol w:w="6117"/>
        <w:gridCol w:w="6118"/>
      </w:tblGrid>
      <w:tr w:rsidR="0022680E" w:rsidRPr="00BE068B" w14:paraId="792A89CC" w14:textId="77777777" w:rsidTr="00CD018F">
        <w:trPr>
          <w:trHeight w:val="135"/>
        </w:trPr>
        <w:tc>
          <w:tcPr>
            <w:tcW w:w="12235" w:type="dxa"/>
            <w:gridSpan w:val="2"/>
          </w:tcPr>
          <w:p w14:paraId="79F0335B" w14:textId="0083F0CB" w:rsidR="0022680E" w:rsidRPr="00BE068B" w:rsidRDefault="0093061D" w:rsidP="001512DD">
            <w:pPr>
              <w:contextualSpacing/>
              <w:rPr>
                <w:rFonts w:ascii="Gill Sans MT" w:hAnsi="Gill Sans MT"/>
                <w:b/>
              </w:rPr>
            </w:pPr>
            <w:r w:rsidRPr="00BE068B">
              <w:rPr>
                <w:rFonts w:ascii="Gill Sans MT" w:hAnsi="Gill Sans MT"/>
                <w:b/>
              </w:rPr>
              <w:t xml:space="preserve">104 - </w:t>
            </w:r>
            <w:r w:rsidR="0022680E" w:rsidRPr="00BE068B">
              <w:rPr>
                <w:rFonts w:ascii="Gill Sans MT" w:hAnsi="Gill Sans MT"/>
                <w:b/>
              </w:rPr>
              <w:t>Absence(s) from school</w:t>
            </w:r>
          </w:p>
        </w:tc>
      </w:tr>
      <w:tr w:rsidR="0022680E" w:rsidRPr="00BE068B" w14:paraId="7900D644" w14:textId="77777777" w:rsidTr="00CD018F">
        <w:trPr>
          <w:trHeight w:val="135"/>
        </w:trPr>
        <w:tc>
          <w:tcPr>
            <w:tcW w:w="6117" w:type="dxa"/>
          </w:tcPr>
          <w:p w14:paraId="1051F39F" w14:textId="3CE3E500" w:rsidR="0022680E" w:rsidRPr="00BE068B" w:rsidRDefault="0022680E" w:rsidP="00537F5E">
            <w:pPr>
              <w:rPr>
                <w:rFonts w:ascii="Gill Sans MT" w:hAnsi="Gill Sans MT"/>
                <w:sz w:val="20"/>
              </w:rPr>
            </w:pPr>
            <w:r w:rsidRPr="00BE068B">
              <w:rPr>
                <w:rFonts w:ascii="Gill Sans MT" w:hAnsi="Gill Sans MT"/>
                <w:sz w:val="20"/>
              </w:rPr>
              <w:t>1=Cannot afford school fees</w:t>
            </w:r>
          </w:p>
          <w:p w14:paraId="32FBCA91" w14:textId="056B93D3" w:rsidR="0022680E" w:rsidRPr="00BE068B" w:rsidRDefault="0022680E" w:rsidP="00537F5E">
            <w:pPr>
              <w:rPr>
                <w:rFonts w:ascii="Gill Sans MT" w:hAnsi="Gill Sans MT"/>
                <w:sz w:val="20"/>
              </w:rPr>
            </w:pPr>
            <w:r w:rsidRPr="00BE068B">
              <w:rPr>
                <w:rFonts w:ascii="Gill Sans MT" w:hAnsi="Gill Sans MT"/>
                <w:sz w:val="20"/>
              </w:rPr>
              <w:t>2=Needed for domestic duties</w:t>
            </w:r>
            <w:r w:rsidR="00D36AAA" w:rsidRPr="00BE068B">
              <w:rPr>
                <w:rFonts w:ascii="Gill Sans MT" w:hAnsi="Gill Sans MT"/>
                <w:sz w:val="20"/>
              </w:rPr>
              <w:t>/looking after children or other family members</w:t>
            </w:r>
          </w:p>
          <w:p w14:paraId="0096F22C" w14:textId="38768901" w:rsidR="0022680E" w:rsidRPr="00BE068B" w:rsidRDefault="0022680E" w:rsidP="00537F5E">
            <w:pPr>
              <w:rPr>
                <w:rFonts w:ascii="Gill Sans MT" w:hAnsi="Gill Sans MT"/>
                <w:sz w:val="20"/>
              </w:rPr>
            </w:pPr>
            <w:r w:rsidRPr="00BE068B">
              <w:rPr>
                <w:rFonts w:ascii="Gill Sans MT" w:hAnsi="Gill Sans MT"/>
                <w:sz w:val="20"/>
              </w:rPr>
              <w:t>3=Needed for herding</w:t>
            </w:r>
          </w:p>
          <w:p w14:paraId="17B604D4" w14:textId="77777777" w:rsidR="0022680E" w:rsidRPr="00BE068B" w:rsidRDefault="0022680E" w:rsidP="00537F5E">
            <w:pPr>
              <w:rPr>
                <w:rFonts w:ascii="Gill Sans MT" w:hAnsi="Gill Sans MT"/>
                <w:sz w:val="20"/>
              </w:rPr>
            </w:pPr>
            <w:r w:rsidRPr="00BE068B">
              <w:rPr>
                <w:rFonts w:ascii="Gill Sans MT" w:hAnsi="Gill Sans MT"/>
                <w:sz w:val="20"/>
              </w:rPr>
              <w:t>4=Needed for farming</w:t>
            </w:r>
          </w:p>
          <w:p w14:paraId="39D53F20" w14:textId="6CCD36A3" w:rsidR="0022680E" w:rsidRPr="00BE068B" w:rsidRDefault="0022680E" w:rsidP="00537F5E">
            <w:pPr>
              <w:rPr>
                <w:rFonts w:ascii="Gill Sans MT" w:hAnsi="Gill Sans MT"/>
                <w:sz w:val="20"/>
              </w:rPr>
            </w:pPr>
            <w:r w:rsidRPr="00BE068B">
              <w:rPr>
                <w:rFonts w:ascii="Gill Sans MT" w:hAnsi="Gill Sans MT"/>
                <w:sz w:val="20"/>
              </w:rPr>
              <w:t>5=Working for other household</w:t>
            </w:r>
          </w:p>
          <w:p w14:paraId="44E390DB" w14:textId="453439E1" w:rsidR="0022680E" w:rsidRPr="00BE068B" w:rsidRDefault="0022680E" w:rsidP="00537F5E">
            <w:pPr>
              <w:rPr>
                <w:rFonts w:ascii="Gill Sans MT" w:hAnsi="Gill Sans MT"/>
                <w:sz w:val="20"/>
              </w:rPr>
            </w:pPr>
            <w:r w:rsidRPr="00BE068B">
              <w:rPr>
                <w:rFonts w:ascii="Gill Sans MT" w:hAnsi="Gill Sans MT"/>
                <w:sz w:val="20"/>
              </w:rPr>
              <w:t>6=Education is not necessary/no point</w:t>
            </w:r>
          </w:p>
          <w:p w14:paraId="69390BE1" w14:textId="4D05EBD4" w:rsidR="0022680E" w:rsidRPr="00BE068B" w:rsidRDefault="0022680E" w:rsidP="00537F5E">
            <w:pPr>
              <w:rPr>
                <w:rFonts w:ascii="Gill Sans MT" w:hAnsi="Gill Sans MT"/>
                <w:sz w:val="20"/>
              </w:rPr>
            </w:pPr>
            <w:r w:rsidRPr="00BE068B">
              <w:rPr>
                <w:rFonts w:ascii="Gill Sans MT" w:hAnsi="Gill Sans MT"/>
                <w:sz w:val="20"/>
              </w:rPr>
              <w:t>7=Completed their education</w:t>
            </w:r>
          </w:p>
          <w:p w14:paraId="52391062" w14:textId="77777777" w:rsidR="0022680E" w:rsidRPr="00BE068B" w:rsidRDefault="0022680E" w:rsidP="00537F5E">
            <w:pPr>
              <w:rPr>
                <w:rFonts w:ascii="Gill Sans MT" w:hAnsi="Gill Sans MT"/>
                <w:sz w:val="20"/>
              </w:rPr>
            </w:pPr>
            <w:r w:rsidRPr="00BE068B">
              <w:rPr>
                <w:rFonts w:ascii="Gill Sans MT" w:hAnsi="Gill Sans MT"/>
                <w:sz w:val="20"/>
              </w:rPr>
              <w:t>8=Too old to attend school</w:t>
            </w:r>
          </w:p>
        </w:tc>
        <w:tc>
          <w:tcPr>
            <w:tcW w:w="6118" w:type="dxa"/>
          </w:tcPr>
          <w:p w14:paraId="58C93DE8" w14:textId="46C36CFD" w:rsidR="0022680E" w:rsidRPr="00BE068B" w:rsidRDefault="0022680E" w:rsidP="00537F5E">
            <w:pPr>
              <w:rPr>
                <w:rFonts w:ascii="Gill Sans MT" w:hAnsi="Gill Sans MT"/>
                <w:sz w:val="20"/>
              </w:rPr>
            </w:pPr>
            <w:r w:rsidRPr="00BE068B">
              <w:rPr>
                <w:rFonts w:ascii="Gill Sans MT" w:hAnsi="Gill Sans MT"/>
                <w:sz w:val="20"/>
              </w:rPr>
              <w:t>9=School is too far away</w:t>
            </w:r>
          </w:p>
          <w:p w14:paraId="3B58C134" w14:textId="609157D6" w:rsidR="0022680E" w:rsidRPr="00BE068B" w:rsidRDefault="0022680E" w:rsidP="00537F5E">
            <w:pPr>
              <w:rPr>
                <w:rFonts w:ascii="Gill Sans MT" w:hAnsi="Gill Sans MT"/>
                <w:sz w:val="20"/>
              </w:rPr>
            </w:pPr>
            <w:r w:rsidRPr="00BE068B">
              <w:rPr>
                <w:rFonts w:ascii="Gill Sans MT" w:hAnsi="Gill Sans MT"/>
                <w:sz w:val="20"/>
              </w:rPr>
              <w:t>10=School closed temporarily</w:t>
            </w:r>
          </w:p>
          <w:p w14:paraId="56F8AC26" w14:textId="2E35EDB9" w:rsidR="0022680E" w:rsidRPr="00BE068B" w:rsidRDefault="0022680E" w:rsidP="00537F5E">
            <w:pPr>
              <w:rPr>
                <w:rFonts w:ascii="Gill Sans MT" w:hAnsi="Gill Sans MT"/>
                <w:sz w:val="20"/>
              </w:rPr>
            </w:pPr>
            <w:r w:rsidRPr="00BE068B">
              <w:rPr>
                <w:rFonts w:ascii="Gill Sans MT" w:hAnsi="Gill Sans MT"/>
                <w:sz w:val="20"/>
              </w:rPr>
              <w:t>11=School closed permanently</w:t>
            </w:r>
          </w:p>
          <w:p w14:paraId="1CF119DB" w14:textId="6994FE0A" w:rsidR="0022680E" w:rsidRPr="00BE068B" w:rsidRDefault="0022680E" w:rsidP="00537F5E">
            <w:pPr>
              <w:rPr>
                <w:rFonts w:ascii="Gill Sans MT" w:hAnsi="Gill Sans MT"/>
                <w:sz w:val="20"/>
              </w:rPr>
            </w:pPr>
            <w:r w:rsidRPr="00BE068B">
              <w:rPr>
                <w:rFonts w:ascii="Gill Sans MT" w:hAnsi="Gill Sans MT"/>
                <w:sz w:val="20"/>
              </w:rPr>
              <w:t>12=The teacher is absent at the school</w:t>
            </w:r>
          </w:p>
          <w:p w14:paraId="6879972F" w14:textId="79E1418C" w:rsidR="0022680E" w:rsidRPr="00BE068B" w:rsidRDefault="0022680E" w:rsidP="00537F5E">
            <w:pPr>
              <w:rPr>
                <w:rFonts w:ascii="Gill Sans MT" w:hAnsi="Gill Sans MT"/>
                <w:sz w:val="20"/>
              </w:rPr>
            </w:pPr>
            <w:r w:rsidRPr="00BE068B">
              <w:rPr>
                <w:rFonts w:ascii="Gill Sans MT" w:hAnsi="Gill Sans MT"/>
                <w:sz w:val="20"/>
              </w:rPr>
              <w:t>13=Too sick to attend school</w:t>
            </w:r>
          </w:p>
          <w:p w14:paraId="1BA9E1DC" w14:textId="7C82F203" w:rsidR="0022680E" w:rsidRPr="00BE068B" w:rsidRDefault="0022680E" w:rsidP="00537F5E">
            <w:pPr>
              <w:rPr>
                <w:rFonts w:ascii="Gill Sans MT" w:hAnsi="Gill Sans MT"/>
                <w:sz w:val="20"/>
              </w:rPr>
            </w:pPr>
            <w:r w:rsidRPr="00BE068B">
              <w:rPr>
                <w:rFonts w:ascii="Gill Sans MT" w:hAnsi="Gill Sans MT"/>
                <w:sz w:val="20"/>
              </w:rPr>
              <w:t xml:space="preserve">14=Someone else in the household is sick, so cannot attend </w:t>
            </w:r>
          </w:p>
          <w:p w14:paraId="5F4A6B18" w14:textId="62A003FA" w:rsidR="0022680E" w:rsidRPr="00BE068B" w:rsidRDefault="0022680E" w:rsidP="00537F5E">
            <w:pPr>
              <w:rPr>
                <w:rFonts w:ascii="Gill Sans MT" w:hAnsi="Gill Sans MT"/>
                <w:sz w:val="20"/>
              </w:rPr>
            </w:pPr>
            <w:r w:rsidRPr="00BE068B">
              <w:rPr>
                <w:rFonts w:ascii="Gill Sans MT" w:hAnsi="Gill Sans MT"/>
                <w:sz w:val="20"/>
              </w:rPr>
              <w:t>15=No transport</w:t>
            </w:r>
          </w:p>
          <w:p w14:paraId="51834301" w14:textId="13FEF396" w:rsidR="0022680E" w:rsidRPr="00BE068B" w:rsidRDefault="0022680E" w:rsidP="00537F5E">
            <w:pPr>
              <w:rPr>
                <w:rFonts w:ascii="Gill Sans MT" w:hAnsi="Gill Sans MT"/>
                <w:sz w:val="20"/>
              </w:rPr>
            </w:pPr>
            <w:r w:rsidRPr="00BE068B">
              <w:rPr>
                <w:rFonts w:ascii="Gill Sans MT" w:hAnsi="Gill Sans MT"/>
                <w:sz w:val="20"/>
              </w:rPr>
              <w:t>97=Other, please specify</w:t>
            </w:r>
          </w:p>
        </w:tc>
      </w:tr>
    </w:tbl>
    <w:p w14:paraId="1E5AC70D" w14:textId="77777777" w:rsidR="00A667B3" w:rsidRPr="00BE068B" w:rsidRDefault="00A667B3" w:rsidP="001512DD">
      <w:pPr>
        <w:spacing w:after="0" w:line="240" w:lineRule="auto"/>
        <w:contextualSpacing/>
        <w:rPr>
          <w:rFonts w:ascii="Gill Sans MT" w:hAnsi="Gill Sans MT"/>
        </w:rPr>
        <w:sectPr w:rsidR="00A667B3" w:rsidRPr="00BE068B" w:rsidSect="0093061D">
          <w:pgSz w:w="15840" w:h="12240" w:orient="landscape"/>
          <w:pgMar w:top="1080" w:right="1440" w:bottom="1080" w:left="1440" w:header="720" w:footer="720" w:gutter="0"/>
          <w:cols w:space="720"/>
          <w:docGrid w:linePitch="360"/>
        </w:sectPr>
      </w:pPr>
    </w:p>
    <w:p w14:paraId="30138192" w14:textId="01999410" w:rsidR="00BE068B" w:rsidRPr="00BE068B" w:rsidRDefault="00BE068B" w:rsidP="00BE068B">
      <w:pPr>
        <w:rPr>
          <w:rFonts w:ascii="Gill Sans MT" w:hAnsi="Gill Sans MT"/>
          <w:b/>
          <w:color w:val="000000" w:themeColor="text1"/>
        </w:rPr>
      </w:pPr>
      <w:commentRangeStart w:id="8"/>
      <w:commentRangeStart w:id="9"/>
      <w:r w:rsidRPr="00BE068B">
        <w:rPr>
          <w:rFonts w:ascii="Gill Sans MT" w:hAnsi="Gill Sans MT"/>
          <w:b/>
          <w:color w:val="000000" w:themeColor="text1"/>
        </w:rPr>
        <w:lastRenderedPageBreak/>
        <w:t xml:space="preserve">FOREST CONDITION </w:t>
      </w:r>
      <w:commentRangeEnd w:id="8"/>
      <w:r w:rsidR="00971841">
        <w:rPr>
          <w:rStyle w:val="CommentReference"/>
        </w:rPr>
        <w:commentReference w:id="8"/>
      </w:r>
      <w:commentRangeEnd w:id="9"/>
      <w:r w:rsidR="003554AF">
        <w:rPr>
          <w:rStyle w:val="CommentReference"/>
        </w:rPr>
        <w:commentReference w:id="9"/>
      </w:r>
    </w:p>
    <w:p w14:paraId="173EF1B2" w14:textId="448EA9C3" w:rsidR="00BE068B" w:rsidRPr="00BE068B" w:rsidRDefault="00BE5610" w:rsidP="00BE068B">
      <w:pPr>
        <w:spacing w:after="0" w:line="240" w:lineRule="auto"/>
        <w:contextualSpacing/>
        <w:rPr>
          <w:rFonts w:ascii="Gill Sans MT" w:hAnsi="Gill Sans MT"/>
          <w:b/>
        </w:rPr>
      </w:pPr>
      <w:r w:rsidRPr="00BE068B">
        <w:rPr>
          <w:rFonts w:ascii="Gill Sans MT" w:eastAsia="Calibri" w:hAnsi="Gill Sans MT" w:cs="Times New Roman"/>
        </w:rPr>
        <w:t xml:space="preserve">I would like to ask questions about </w:t>
      </w:r>
      <w:commentRangeStart w:id="10"/>
      <w:commentRangeStart w:id="11"/>
      <w:r w:rsidRPr="00BE068B">
        <w:rPr>
          <w:rFonts w:ascii="Gill Sans MT" w:eastAsia="Calibri" w:hAnsi="Gill Sans MT" w:cs="Times New Roman"/>
        </w:rPr>
        <w:t xml:space="preserve">the </w:t>
      </w:r>
      <w:commentRangeStart w:id="12"/>
      <w:commentRangeStart w:id="13"/>
      <w:r w:rsidRPr="00BE068B">
        <w:rPr>
          <w:rFonts w:ascii="Gill Sans MT" w:eastAsia="Calibri" w:hAnsi="Gill Sans MT" w:cs="Times New Roman"/>
        </w:rPr>
        <w:t xml:space="preserve">conditions </w:t>
      </w:r>
      <w:commentRangeEnd w:id="12"/>
      <w:r w:rsidRPr="00BE068B">
        <w:rPr>
          <w:rStyle w:val="CommentReference"/>
          <w:rFonts w:ascii="Gill Sans MT" w:hAnsi="Gill Sans MT"/>
        </w:rPr>
        <w:commentReference w:id="12"/>
      </w:r>
      <w:commentRangeEnd w:id="13"/>
      <w:r w:rsidR="00E35B17" w:rsidRPr="00BE068B">
        <w:rPr>
          <w:rStyle w:val="CommentReference"/>
          <w:rFonts w:ascii="Gill Sans MT" w:hAnsi="Gill Sans MT"/>
        </w:rPr>
        <w:commentReference w:id="13"/>
      </w:r>
      <w:r w:rsidRPr="00BE068B">
        <w:rPr>
          <w:rFonts w:ascii="Gill Sans MT" w:eastAsia="Calibri" w:hAnsi="Gill Sans MT" w:cs="Times New Roman"/>
        </w:rPr>
        <w:t xml:space="preserve">and </w:t>
      </w:r>
      <w:commentRangeEnd w:id="10"/>
      <w:r w:rsidR="00672FD9" w:rsidRPr="00BE068B">
        <w:rPr>
          <w:rStyle w:val="CommentReference"/>
          <w:rFonts w:ascii="Gill Sans MT" w:hAnsi="Gill Sans MT"/>
        </w:rPr>
        <w:commentReference w:id="10"/>
      </w:r>
      <w:commentRangeEnd w:id="11"/>
      <w:r w:rsidR="00116982">
        <w:rPr>
          <w:rStyle w:val="CommentReference"/>
        </w:rPr>
        <w:commentReference w:id="11"/>
      </w:r>
      <w:r w:rsidRPr="00BE068B">
        <w:rPr>
          <w:rFonts w:ascii="Gill Sans MT" w:eastAsia="Calibri" w:hAnsi="Gill Sans MT" w:cs="Times New Roman"/>
        </w:rPr>
        <w:t>access to each of these forests. Let’s start with the largest forest</w:t>
      </w:r>
      <w:r w:rsidR="00943A99" w:rsidRPr="00BE068B">
        <w:rPr>
          <w:rFonts w:ascii="Gill Sans MT" w:hAnsi="Gill Sans MT"/>
          <w:b/>
        </w:rPr>
        <w:tab/>
      </w:r>
    </w:p>
    <w:tbl>
      <w:tblPr>
        <w:tblStyle w:val="TableGrid"/>
        <w:tblW w:w="11970" w:type="dxa"/>
        <w:tblInd w:w="29" w:type="dxa"/>
        <w:tblLayout w:type="fixed"/>
        <w:tblCellMar>
          <w:left w:w="29" w:type="dxa"/>
          <w:right w:w="29" w:type="dxa"/>
        </w:tblCellMar>
        <w:tblLook w:val="04A0" w:firstRow="1" w:lastRow="0" w:firstColumn="1" w:lastColumn="0" w:noHBand="0" w:noVBand="1"/>
      </w:tblPr>
      <w:tblGrid>
        <w:gridCol w:w="714"/>
        <w:gridCol w:w="906"/>
        <w:gridCol w:w="1530"/>
        <w:gridCol w:w="1980"/>
        <w:gridCol w:w="1710"/>
        <w:gridCol w:w="1350"/>
        <w:gridCol w:w="1890"/>
        <w:gridCol w:w="1890"/>
      </w:tblGrid>
      <w:tr w:rsidR="00BE068B" w:rsidRPr="00BE068B" w14:paraId="6FA12DDC" w14:textId="77777777" w:rsidTr="00BE068B">
        <w:trPr>
          <w:trHeight w:val="20"/>
        </w:trPr>
        <w:tc>
          <w:tcPr>
            <w:tcW w:w="714" w:type="dxa"/>
          </w:tcPr>
          <w:p w14:paraId="64CAED36"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p>
        </w:tc>
        <w:tc>
          <w:tcPr>
            <w:tcW w:w="906" w:type="dxa"/>
          </w:tcPr>
          <w:p w14:paraId="57FB2F9F"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530" w:type="dxa"/>
          </w:tcPr>
          <w:p w14:paraId="5A5EBC07"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E.20</w:t>
            </w:r>
          </w:p>
        </w:tc>
        <w:tc>
          <w:tcPr>
            <w:tcW w:w="1980" w:type="dxa"/>
          </w:tcPr>
          <w:p w14:paraId="7F604D81"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E.21</w:t>
            </w:r>
          </w:p>
        </w:tc>
        <w:tc>
          <w:tcPr>
            <w:tcW w:w="1710" w:type="dxa"/>
          </w:tcPr>
          <w:p w14:paraId="2C8A3C75"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E.23</w:t>
            </w:r>
          </w:p>
        </w:tc>
        <w:tc>
          <w:tcPr>
            <w:tcW w:w="1350" w:type="dxa"/>
          </w:tcPr>
          <w:p w14:paraId="4E3E323D"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E.24</w:t>
            </w:r>
          </w:p>
        </w:tc>
        <w:tc>
          <w:tcPr>
            <w:tcW w:w="1890" w:type="dxa"/>
          </w:tcPr>
          <w:p w14:paraId="431A30EA"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E.25</w:t>
            </w:r>
          </w:p>
        </w:tc>
        <w:tc>
          <w:tcPr>
            <w:tcW w:w="1890" w:type="dxa"/>
          </w:tcPr>
          <w:p w14:paraId="5ED36A48"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p>
        </w:tc>
      </w:tr>
      <w:tr w:rsidR="00BE068B" w:rsidRPr="00BE068B" w14:paraId="13022D9E" w14:textId="77777777" w:rsidTr="00BE068B">
        <w:trPr>
          <w:trHeight w:val="20"/>
        </w:trPr>
        <w:tc>
          <w:tcPr>
            <w:tcW w:w="714" w:type="dxa"/>
          </w:tcPr>
          <w:p w14:paraId="15694BB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r w:rsidRPr="00BE068B">
              <w:rPr>
                <w:rFonts w:ascii="Gill Sans MT" w:hAnsi="Gill Sans MT" w:cs="Times New Roman"/>
                <w:b/>
              </w:rPr>
              <w:t>Forest</w:t>
            </w:r>
          </w:p>
          <w:p w14:paraId="038B13B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proofErr w:type="gramStart"/>
            <w:r w:rsidRPr="00BE068B">
              <w:rPr>
                <w:rFonts w:ascii="Gill Sans MT" w:hAnsi="Gill Sans MT" w:cs="Times New Roman"/>
                <w:b/>
              </w:rPr>
              <w:t>code</w:t>
            </w:r>
            <w:proofErr w:type="gramEnd"/>
          </w:p>
        </w:tc>
        <w:tc>
          <w:tcPr>
            <w:tcW w:w="906" w:type="dxa"/>
          </w:tcPr>
          <w:p w14:paraId="097EF6BF"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Name of the forest</w:t>
            </w:r>
          </w:p>
        </w:tc>
        <w:tc>
          <w:tcPr>
            <w:tcW w:w="1530" w:type="dxa"/>
          </w:tcPr>
          <w:p w14:paraId="66CCAC84"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commentRangeStart w:id="14"/>
            <w:commentRangeStart w:id="15"/>
            <w:r w:rsidRPr="00BE068B">
              <w:rPr>
                <w:rFonts w:ascii="Gill Sans MT" w:eastAsia="SimSun" w:hAnsi="Gill Sans MT" w:cs="Times New Roman"/>
              </w:rPr>
              <w:t>In your view, how do you describe the overall condition of this forest?</w:t>
            </w:r>
            <w:commentRangeEnd w:id="14"/>
            <w:r w:rsidRPr="00BE068B">
              <w:rPr>
                <w:rStyle w:val="CommentReference"/>
                <w:rFonts w:ascii="Gill Sans MT" w:hAnsi="Gill Sans MT"/>
                <w:sz w:val="22"/>
                <w:szCs w:val="22"/>
              </w:rPr>
              <w:commentReference w:id="14"/>
            </w:r>
            <w:commentRangeEnd w:id="15"/>
            <w:r w:rsidRPr="00BE068B">
              <w:rPr>
                <w:rStyle w:val="CommentReference"/>
                <w:rFonts w:ascii="Gill Sans MT" w:hAnsi="Gill Sans MT"/>
                <w:sz w:val="22"/>
                <w:szCs w:val="22"/>
              </w:rPr>
              <w:commentReference w:id="15"/>
            </w:r>
          </w:p>
          <w:p w14:paraId="55032775"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p>
          <w:p w14:paraId="750D95B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1=Very Good</w:t>
            </w:r>
          </w:p>
          <w:p w14:paraId="25362C2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 xml:space="preserve">2=Good </w:t>
            </w:r>
          </w:p>
          <w:p w14:paraId="2A48D2E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3=Neutral</w:t>
            </w:r>
          </w:p>
          <w:p w14:paraId="46CE94C5"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4=Bad</w:t>
            </w:r>
          </w:p>
          <w:p w14:paraId="7E2E28A6"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5=Very Bad</w:t>
            </w:r>
          </w:p>
        </w:tc>
        <w:tc>
          <w:tcPr>
            <w:tcW w:w="1980" w:type="dxa"/>
          </w:tcPr>
          <w:p w14:paraId="4BDA5566"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In your own view, compared to 5 years ago, has the overall condition of the forest worsened or improved?</w:t>
            </w:r>
          </w:p>
          <w:p w14:paraId="120B15E1"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p>
          <w:p w14:paraId="4E531AD3"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1=Significantly worse</w:t>
            </w:r>
          </w:p>
          <w:p w14:paraId="6538F26F"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2=A little worse</w:t>
            </w:r>
          </w:p>
          <w:p w14:paraId="54B967BC"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3=Remained the same</w:t>
            </w:r>
          </w:p>
          <w:p w14:paraId="67CD8836"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4=Improved a little</w:t>
            </w:r>
          </w:p>
          <w:p w14:paraId="52EF758E"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5=Significantly improved</w:t>
            </w:r>
          </w:p>
          <w:p w14:paraId="477D9EAE"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i/>
              </w:rPr>
              <w:t>If 2, skip to E23</w:t>
            </w:r>
          </w:p>
        </w:tc>
        <w:tc>
          <w:tcPr>
            <w:tcW w:w="1710" w:type="dxa"/>
          </w:tcPr>
          <w:p w14:paraId="393D47BD"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 xml:space="preserve">During the last 5 years, has there been any change to the size/area of the forest? </w:t>
            </w:r>
          </w:p>
          <w:p w14:paraId="7EF5DEEB"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1=Increased greatly</w:t>
            </w:r>
          </w:p>
          <w:p w14:paraId="3975E597"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2=Increased slightly</w:t>
            </w:r>
          </w:p>
          <w:p w14:paraId="7AF5B462"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3=Stayed the same</w:t>
            </w:r>
          </w:p>
          <w:p w14:paraId="3F160E56"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4=Decreased slightly</w:t>
            </w:r>
          </w:p>
          <w:p w14:paraId="4C30C119"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hAnsi="Gill Sans MT" w:cs="Times New Roman"/>
              </w:rPr>
              <w:t>5=Decreased greatly</w:t>
            </w:r>
          </w:p>
          <w:p w14:paraId="056CBD5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350" w:type="dxa"/>
          </w:tcPr>
          <w:p w14:paraId="37A8839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If it’s increased or decreased, tell me why?</w:t>
            </w:r>
          </w:p>
          <w:p w14:paraId="56CD925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p w14:paraId="27742D49"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PROBE AND CODE</w:t>
            </w:r>
          </w:p>
          <w:p w14:paraId="2EFA11E7"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p w14:paraId="4A8D903A"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eastAsia="SimSun" w:hAnsi="Gill Sans MT" w:cs="Times New Roman"/>
                <w:i/>
              </w:rPr>
              <w:t>Refer to codes below</w:t>
            </w:r>
          </w:p>
        </w:tc>
        <w:tc>
          <w:tcPr>
            <w:tcW w:w="1890" w:type="dxa"/>
          </w:tcPr>
          <w:p w14:paraId="33E2DB96"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During the last 5 years, has there been any change in the thickness/amount of trees in the forest?</w:t>
            </w:r>
          </w:p>
          <w:p w14:paraId="210ECD28"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p>
          <w:p w14:paraId="4FE12BD5"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1=Increased greatly</w:t>
            </w:r>
          </w:p>
          <w:p w14:paraId="0C5B5BFB"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2=Increased slightly</w:t>
            </w:r>
          </w:p>
          <w:p w14:paraId="27E4583E"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3=Stayed the same</w:t>
            </w:r>
          </w:p>
          <w:p w14:paraId="7E1A14DE"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4=Decreased slightly</w:t>
            </w:r>
          </w:p>
          <w:p w14:paraId="499F7A64"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hAnsi="Gill Sans MT" w:cs="Times New Roman"/>
              </w:rPr>
              <w:t>5=Decreased greatly</w:t>
            </w:r>
          </w:p>
        </w:tc>
        <w:tc>
          <w:tcPr>
            <w:tcW w:w="1890" w:type="dxa"/>
          </w:tcPr>
          <w:p w14:paraId="06271DF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If it’s increased or decreased, tell me why?</w:t>
            </w:r>
          </w:p>
          <w:p w14:paraId="25B5DCE2"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p w14:paraId="4CE79481"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 xml:space="preserve">PROBE AND CODE </w:t>
            </w:r>
          </w:p>
          <w:p w14:paraId="6B3900DD"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p w14:paraId="04E2FCA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eastAsia="SimSun" w:hAnsi="Gill Sans MT" w:cs="Times New Roman"/>
                <w:i/>
              </w:rPr>
              <w:t>Refer to codes below</w:t>
            </w:r>
          </w:p>
        </w:tc>
      </w:tr>
      <w:tr w:rsidR="00BE068B" w:rsidRPr="00BE068B" w14:paraId="562618CE" w14:textId="77777777" w:rsidTr="00BE068B">
        <w:trPr>
          <w:trHeight w:val="20"/>
        </w:trPr>
        <w:tc>
          <w:tcPr>
            <w:tcW w:w="714" w:type="dxa"/>
          </w:tcPr>
          <w:p w14:paraId="559CAF4F"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p>
        </w:tc>
        <w:tc>
          <w:tcPr>
            <w:tcW w:w="906" w:type="dxa"/>
          </w:tcPr>
          <w:p w14:paraId="76FE4A47"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530" w:type="dxa"/>
          </w:tcPr>
          <w:p w14:paraId="14748B2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980" w:type="dxa"/>
          </w:tcPr>
          <w:p w14:paraId="560BB062"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710" w:type="dxa"/>
          </w:tcPr>
          <w:p w14:paraId="197A8F8C"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350" w:type="dxa"/>
          </w:tcPr>
          <w:p w14:paraId="0DE1AF93"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2619595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35854EA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r>
      <w:tr w:rsidR="00BE068B" w:rsidRPr="00BE068B" w14:paraId="19EA916A" w14:textId="77777777" w:rsidTr="00BE068B">
        <w:trPr>
          <w:trHeight w:val="20"/>
        </w:trPr>
        <w:tc>
          <w:tcPr>
            <w:tcW w:w="714" w:type="dxa"/>
          </w:tcPr>
          <w:p w14:paraId="0E927805"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r w:rsidRPr="00BE068B">
              <w:rPr>
                <w:rFonts w:ascii="Gill Sans MT" w:hAnsi="Gill Sans MT" w:cs="Times New Roman"/>
                <w:b/>
              </w:rPr>
              <w:t>1</w:t>
            </w:r>
          </w:p>
        </w:tc>
        <w:tc>
          <w:tcPr>
            <w:tcW w:w="906" w:type="dxa"/>
          </w:tcPr>
          <w:p w14:paraId="241321D9"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530" w:type="dxa"/>
          </w:tcPr>
          <w:p w14:paraId="0D0646FF"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980" w:type="dxa"/>
          </w:tcPr>
          <w:p w14:paraId="44DE4ADA"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710" w:type="dxa"/>
          </w:tcPr>
          <w:p w14:paraId="1EEA591A"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350" w:type="dxa"/>
          </w:tcPr>
          <w:p w14:paraId="1F68EE0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177F284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04390111"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r>
      <w:tr w:rsidR="00BE068B" w:rsidRPr="00BE068B" w14:paraId="181FB0CC" w14:textId="77777777" w:rsidTr="00BE068B">
        <w:trPr>
          <w:trHeight w:val="20"/>
        </w:trPr>
        <w:tc>
          <w:tcPr>
            <w:tcW w:w="714" w:type="dxa"/>
          </w:tcPr>
          <w:p w14:paraId="56D957BD"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r w:rsidRPr="00BE068B">
              <w:rPr>
                <w:rFonts w:ascii="Gill Sans MT" w:hAnsi="Gill Sans MT" w:cs="Times New Roman"/>
                <w:b/>
              </w:rPr>
              <w:t>2</w:t>
            </w:r>
          </w:p>
        </w:tc>
        <w:tc>
          <w:tcPr>
            <w:tcW w:w="906" w:type="dxa"/>
          </w:tcPr>
          <w:p w14:paraId="6B07CB65"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530" w:type="dxa"/>
          </w:tcPr>
          <w:p w14:paraId="2512C473"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980" w:type="dxa"/>
          </w:tcPr>
          <w:p w14:paraId="5C0732D6"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710" w:type="dxa"/>
          </w:tcPr>
          <w:p w14:paraId="1B362B63"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350" w:type="dxa"/>
          </w:tcPr>
          <w:p w14:paraId="082B412C"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7E6FDE0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24A63A84"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r>
      <w:tr w:rsidR="00BE068B" w:rsidRPr="00BE068B" w14:paraId="7993542F" w14:textId="77777777" w:rsidTr="00BE068B">
        <w:trPr>
          <w:trHeight w:val="20"/>
        </w:trPr>
        <w:tc>
          <w:tcPr>
            <w:tcW w:w="714" w:type="dxa"/>
          </w:tcPr>
          <w:p w14:paraId="12CE499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r w:rsidRPr="00BE068B">
              <w:rPr>
                <w:rFonts w:ascii="Gill Sans MT" w:hAnsi="Gill Sans MT" w:cs="Times New Roman"/>
                <w:b/>
              </w:rPr>
              <w:t>3</w:t>
            </w:r>
          </w:p>
        </w:tc>
        <w:tc>
          <w:tcPr>
            <w:tcW w:w="906" w:type="dxa"/>
          </w:tcPr>
          <w:p w14:paraId="0EEA0AA3"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530" w:type="dxa"/>
          </w:tcPr>
          <w:p w14:paraId="43A6CE74"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980" w:type="dxa"/>
          </w:tcPr>
          <w:p w14:paraId="714B1DAA"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710" w:type="dxa"/>
          </w:tcPr>
          <w:p w14:paraId="69BE07AE"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350" w:type="dxa"/>
          </w:tcPr>
          <w:p w14:paraId="3A39810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4B184CE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7E4A0AF5"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r>
    </w:tbl>
    <w:tbl>
      <w:tblPr>
        <w:tblStyle w:val="TableGrid"/>
        <w:tblpPr w:leftFromText="180" w:rightFromText="180" w:vertAnchor="text" w:horzAnchor="page" w:tblpX="1549" w:tblpY="281"/>
        <w:tblW w:w="13176" w:type="dxa"/>
        <w:tblLook w:val="04A0" w:firstRow="1" w:lastRow="0" w:firstColumn="1" w:lastColumn="0" w:noHBand="0" w:noVBand="1"/>
      </w:tblPr>
      <w:tblGrid>
        <w:gridCol w:w="3294"/>
        <w:gridCol w:w="3294"/>
        <w:gridCol w:w="3294"/>
        <w:gridCol w:w="3294"/>
      </w:tblGrid>
      <w:tr w:rsidR="00BE068B" w:rsidRPr="00BE068B" w14:paraId="1203F0E2" w14:textId="77777777" w:rsidTr="00BE068B">
        <w:tc>
          <w:tcPr>
            <w:tcW w:w="6588" w:type="dxa"/>
            <w:gridSpan w:val="2"/>
          </w:tcPr>
          <w:p w14:paraId="50696A77" w14:textId="77777777" w:rsidR="00BE068B" w:rsidRPr="00BE068B" w:rsidRDefault="00BE068B" w:rsidP="00BE068B">
            <w:pPr>
              <w:rPr>
                <w:rFonts w:ascii="Gill Sans MT" w:hAnsi="Gill Sans MT"/>
                <w:b/>
                <w:sz w:val="18"/>
                <w:szCs w:val="18"/>
              </w:rPr>
            </w:pPr>
            <w:r w:rsidRPr="00BE068B">
              <w:rPr>
                <w:rFonts w:ascii="Gill Sans MT" w:hAnsi="Gill Sans MT"/>
                <w:b/>
                <w:sz w:val="18"/>
                <w:szCs w:val="18"/>
              </w:rPr>
              <w:t>105- Reasons for increase area/increase thickness</w:t>
            </w:r>
          </w:p>
        </w:tc>
        <w:tc>
          <w:tcPr>
            <w:tcW w:w="6588" w:type="dxa"/>
            <w:gridSpan w:val="2"/>
          </w:tcPr>
          <w:p w14:paraId="772643CC" w14:textId="77777777" w:rsidR="00BE068B" w:rsidRPr="00BE068B" w:rsidRDefault="00BE068B" w:rsidP="00BE068B">
            <w:pPr>
              <w:rPr>
                <w:rFonts w:ascii="Gill Sans MT" w:hAnsi="Gill Sans MT"/>
                <w:b/>
                <w:sz w:val="18"/>
                <w:szCs w:val="18"/>
              </w:rPr>
            </w:pPr>
            <w:r w:rsidRPr="00BE068B">
              <w:rPr>
                <w:rFonts w:ascii="Gill Sans MT" w:hAnsi="Gill Sans MT"/>
                <w:b/>
                <w:sz w:val="18"/>
                <w:szCs w:val="18"/>
              </w:rPr>
              <w:t xml:space="preserve">106- Reasons for decrease area/ decrease thickness </w:t>
            </w:r>
          </w:p>
        </w:tc>
      </w:tr>
      <w:tr w:rsidR="00BE068B" w:rsidRPr="00BE068B" w14:paraId="02FA8AE7" w14:textId="77777777" w:rsidTr="00BE068B">
        <w:trPr>
          <w:trHeight w:val="2827"/>
        </w:trPr>
        <w:tc>
          <w:tcPr>
            <w:tcW w:w="3294" w:type="dxa"/>
          </w:tcPr>
          <w:p w14:paraId="3C3CC6AC"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1= land left to regenerate</w:t>
            </w:r>
          </w:p>
          <w:p w14:paraId="029E93A6"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2= planting trees</w:t>
            </w:r>
          </w:p>
          <w:p w14:paraId="1892EEA5"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3= conservational activities/sustainable harvest practices</w:t>
            </w:r>
          </w:p>
          <w:p w14:paraId="57D9F148"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4= reduced use from large-scale commercial users </w:t>
            </w:r>
          </w:p>
          <w:p w14:paraId="5F0A309E"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5= reduced local/small scale commercial use </w:t>
            </w:r>
          </w:p>
        </w:tc>
        <w:tc>
          <w:tcPr>
            <w:tcW w:w="3294" w:type="dxa"/>
          </w:tcPr>
          <w:p w14:paraId="24F818F5"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6=climate change (increase rainfall, change in temp)</w:t>
            </w:r>
          </w:p>
          <w:p w14:paraId="5CE236A2"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7=reduced roads/transport to the area</w:t>
            </w:r>
          </w:p>
          <w:p w14:paraId="6D56D790"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8=reduced charcoal production</w:t>
            </w:r>
          </w:p>
          <w:p w14:paraId="3798B30A"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9=reduced timber harvesting </w:t>
            </w:r>
          </w:p>
          <w:p w14:paraId="781946B2"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10=Reduced fires</w:t>
            </w:r>
          </w:p>
          <w:p w14:paraId="7CBA001D"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11=People from outside restricting access</w:t>
            </w:r>
          </w:p>
          <w:p w14:paraId="06A356A5"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12=State or local authorities restricting access</w:t>
            </w:r>
          </w:p>
          <w:p w14:paraId="433FA007"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13=Customary/community restrictions on access </w:t>
            </w:r>
          </w:p>
          <w:p w14:paraId="7AEB0D32"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14=Some other restriction in access, specify </w:t>
            </w:r>
          </w:p>
          <w:p w14:paraId="26664382" w14:textId="77777777" w:rsidR="00BE068B" w:rsidRPr="00BE068B" w:rsidRDefault="00BE068B" w:rsidP="00BE068B">
            <w:pPr>
              <w:rPr>
                <w:rFonts w:ascii="Gill Sans MT" w:hAnsi="Gill Sans MT"/>
                <w:sz w:val="18"/>
                <w:szCs w:val="18"/>
              </w:rPr>
            </w:pPr>
          </w:p>
          <w:p w14:paraId="3C388DF2"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97=Other, specify </w:t>
            </w:r>
          </w:p>
        </w:tc>
        <w:tc>
          <w:tcPr>
            <w:tcW w:w="3294" w:type="dxa"/>
          </w:tcPr>
          <w:p w14:paraId="60AA4DD6"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1= small-scale clearing for agriculture</w:t>
            </w:r>
          </w:p>
          <w:p w14:paraId="0078EB2E"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2= large-scale projects (plantations, new settlements, mining, </w:t>
            </w:r>
            <w:proofErr w:type="spellStart"/>
            <w:r w:rsidRPr="00BE068B">
              <w:rPr>
                <w:rFonts w:ascii="Gill Sans MT" w:hAnsi="Gill Sans MT"/>
                <w:sz w:val="18"/>
                <w:szCs w:val="18"/>
              </w:rPr>
              <w:t>etc</w:t>
            </w:r>
            <w:proofErr w:type="spellEnd"/>
            <w:r w:rsidRPr="00BE068B">
              <w:rPr>
                <w:rFonts w:ascii="Gill Sans MT" w:hAnsi="Gill Sans MT"/>
                <w:sz w:val="18"/>
                <w:szCs w:val="18"/>
              </w:rPr>
              <w:t>)</w:t>
            </w:r>
          </w:p>
          <w:p w14:paraId="39E2EE6C"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3=</w:t>
            </w:r>
            <w:proofErr w:type="gramStart"/>
            <w:r w:rsidRPr="00BE068B">
              <w:rPr>
                <w:rFonts w:ascii="Gill Sans MT" w:hAnsi="Gill Sans MT"/>
                <w:sz w:val="18"/>
                <w:szCs w:val="18"/>
              </w:rPr>
              <w:t>increased  charcoal</w:t>
            </w:r>
            <w:proofErr w:type="gramEnd"/>
            <w:r w:rsidRPr="00BE068B">
              <w:rPr>
                <w:rFonts w:ascii="Gill Sans MT" w:hAnsi="Gill Sans MT"/>
                <w:sz w:val="18"/>
                <w:szCs w:val="18"/>
              </w:rPr>
              <w:t xml:space="preserve"> production</w:t>
            </w:r>
          </w:p>
          <w:p w14:paraId="51E16D3E"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4=increase timber harvesting</w:t>
            </w:r>
          </w:p>
          <w:p w14:paraId="5028B7D1"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5=</w:t>
            </w:r>
            <w:proofErr w:type="gramStart"/>
            <w:r w:rsidRPr="00BE068B">
              <w:rPr>
                <w:rFonts w:ascii="Gill Sans MT" w:hAnsi="Gill Sans MT"/>
                <w:sz w:val="18"/>
                <w:szCs w:val="18"/>
              </w:rPr>
              <w:t>increase  brick</w:t>
            </w:r>
            <w:proofErr w:type="gramEnd"/>
            <w:r w:rsidRPr="00BE068B">
              <w:rPr>
                <w:rFonts w:ascii="Gill Sans MT" w:hAnsi="Gill Sans MT"/>
                <w:sz w:val="18"/>
                <w:szCs w:val="18"/>
              </w:rPr>
              <w:t xml:space="preserve"> burning </w:t>
            </w:r>
          </w:p>
          <w:p w14:paraId="4520B407"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6= poor harvesting practices</w:t>
            </w:r>
          </w:p>
          <w:p w14:paraId="12A747FD"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7= bush burning </w:t>
            </w:r>
          </w:p>
          <w:p w14:paraId="3681676A" w14:textId="77777777" w:rsidR="00BE068B" w:rsidRPr="00BE068B" w:rsidRDefault="00BE068B" w:rsidP="00BE068B">
            <w:pPr>
              <w:rPr>
                <w:rFonts w:ascii="Gill Sans MT" w:hAnsi="Gill Sans MT"/>
                <w:sz w:val="18"/>
                <w:szCs w:val="18"/>
              </w:rPr>
            </w:pPr>
          </w:p>
        </w:tc>
        <w:tc>
          <w:tcPr>
            <w:tcW w:w="3294" w:type="dxa"/>
          </w:tcPr>
          <w:p w14:paraId="1D691152"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8= natural disasters or pest</w:t>
            </w:r>
          </w:p>
          <w:p w14:paraId="62CA3906"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97=Other reason, </w:t>
            </w:r>
            <w:proofErr w:type="gramStart"/>
            <w:r w:rsidRPr="00BE068B">
              <w:rPr>
                <w:rFonts w:ascii="Gill Sans MT" w:hAnsi="Gill Sans MT"/>
                <w:sz w:val="18"/>
                <w:szCs w:val="18"/>
              </w:rPr>
              <w:t xml:space="preserve">specify  </w:t>
            </w:r>
            <w:proofErr w:type="gramEnd"/>
          </w:p>
        </w:tc>
      </w:tr>
    </w:tbl>
    <w:p w14:paraId="66BAF71A" w14:textId="01EAFAD4" w:rsidR="00657266" w:rsidRPr="00BE068B" w:rsidRDefault="00BE068B" w:rsidP="00657266">
      <w:pPr>
        <w:spacing w:after="0" w:line="240" w:lineRule="auto"/>
        <w:contextualSpacing/>
        <w:rPr>
          <w:rFonts w:ascii="Gill Sans MT" w:hAnsi="Gill Sans MT"/>
          <w:b/>
        </w:rPr>
      </w:pPr>
      <w:r w:rsidRPr="00BE068B">
        <w:rPr>
          <w:rFonts w:ascii="Gill Sans MT" w:hAnsi="Gill Sans MT"/>
          <w:b/>
        </w:rPr>
        <w:br w:type="page"/>
      </w:r>
      <w:r w:rsidR="00657266" w:rsidRPr="00BE068B">
        <w:rPr>
          <w:rFonts w:ascii="Gill Sans MT" w:hAnsi="Gill Sans MT"/>
          <w:b/>
        </w:rPr>
        <w:lastRenderedPageBreak/>
        <w:t>SECTION D: FOREST CONSERVATION AND RESOURCE VALUATION</w:t>
      </w:r>
    </w:p>
    <w:tbl>
      <w:tblPr>
        <w:tblStyle w:val="TableGrid"/>
        <w:tblW w:w="11564" w:type="dxa"/>
        <w:jc w:val="center"/>
        <w:tblInd w:w="-2994" w:type="dxa"/>
        <w:tblLayout w:type="fixed"/>
        <w:tblCellMar>
          <w:left w:w="29" w:type="dxa"/>
          <w:right w:w="29" w:type="dxa"/>
        </w:tblCellMar>
        <w:tblLook w:val="04A0" w:firstRow="1" w:lastRow="0" w:firstColumn="1" w:lastColumn="0" w:noHBand="0" w:noVBand="1"/>
      </w:tblPr>
      <w:tblGrid>
        <w:gridCol w:w="714"/>
        <w:gridCol w:w="1081"/>
        <w:gridCol w:w="1533"/>
        <w:gridCol w:w="1440"/>
        <w:gridCol w:w="1080"/>
        <w:gridCol w:w="1396"/>
        <w:gridCol w:w="1440"/>
        <w:gridCol w:w="1080"/>
        <w:gridCol w:w="1800"/>
      </w:tblGrid>
      <w:tr w:rsidR="0093061D" w:rsidRPr="00BE068B" w14:paraId="49EA3E81" w14:textId="77777777" w:rsidTr="00657266">
        <w:trPr>
          <w:trHeight w:val="20"/>
          <w:jc w:val="center"/>
        </w:trPr>
        <w:tc>
          <w:tcPr>
            <w:tcW w:w="714" w:type="dxa"/>
          </w:tcPr>
          <w:p w14:paraId="6787423C" w14:textId="77777777" w:rsidR="0093061D" w:rsidRPr="00BE068B" w:rsidRDefault="0093061D" w:rsidP="00F71CC4">
            <w:pPr>
              <w:contextualSpacing/>
              <w:jc w:val="center"/>
              <w:rPr>
                <w:rFonts w:ascii="Gill Sans MT" w:hAnsi="Gill Sans MT"/>
                <w:b/>
              </w:rPr>
            </w:pPr>
          </w:p>
        </w:tc>
        <w:tc>
          <w:tcPr>
            <w:tcW w:w="1081" w:type="dxa"/>
          </w:tcPr>
          <w:p w14:paraId="4B04E2CB" w14:textId="77777777" w:rsidR="0093061D" w:rsidRPr="00BE068B" w:rsidRDefault="0093061D" w:rsidP="00F71CC4">
            <w:pPr>
              <w:contextualSpacing/>
              <w:jc w:val="center"/>
              <w:rPr>
                <w:rFonts w:ascii="Gill Sans MT" w:hAnsi="Gill Sans MT"/>
              </w:rPr>
            </w:pPr>
          </w:p>
        </w:tc>
        <w:tc>
          <w:tcPr>
            <w:tcW w:w="1533" w:type="dxa"/>
          </w:tcPr>
          <w:p w14:paraId="157D6E46" w14:textId="06139633" w:rsidR="0093061D" w:rsidRPr="00BE068B" w:rsidRDefault="00657266" w:rsidP="00BE5610">
            <w:pPr>
              <w:contextualSpacing/>
              <w:rPr>
                <w:rFonts w:ascii="Gill Sans MT" w:eastAsia="Calibri" w:hAnsi="Gill Sans MT" w:cs="Arial"/>
              </w:rPr>
            </w:pPr>
            <w:r w:rsidRPr="00BE068B">
              <w:rPr>
                <w:rFonts w:ascii="Gill Sans MT" w:eastAsia="Calibri" w:hAnsi="Gill Sans MT" w:cs="Arial"/>
              </w:rPr>
              <w:t xml:space="preserve">D.12 </w:t>
            </w:r>
          </w:p>
        </w:tc>
        <w:tc>
          <w:tcPr>
            <w:tcW w:w="1440" w:type="dxa"/>
          </w:tcPr>
          <w:p w14:paraId="07FC35D2" w14:textId="3875C525" w:rsidR="0093061D" w:rsidRPr="00BE068B" w:rsidRDefault="00657266" w:rsidP="00BE5610">
            <w:pPr>
              <w:ind w:left="-26" w:firstLine="26"/>
              <w:contextualSpacing/>
              <w:rPr>
                <w:rFonts w:ascii="Gill Sans MT" w:eastAsia="Calibri" w:hAnsi="Gill Sans MT" w:cs="Times New Roman"/>
              </w:rPr>
            </w:pPr>
            <w:r w:rsidRPr="00BE068B">
              <w:rPr>
                <w:rFonts w:ascii="Gill Sans MT" w:eastAsia="Calibri" w:hAnsi="Gill Sans MT" w:cs="Times New Roman"/>
              </w:rPr>
              <w:t>D.13</w:t>
            </w:r>
          </w:p>
        </w:tc>
        <w:tc>
          <w:tcPr>
            <w:tcW w:w="1080" w:type="dxa"/>
          </w:tcPr>
          <w:p w14:paraId="71A96A37" w14:textId="1918F323" w:rsidR="0093061D" w:rsidRPr="00BE068B" w:rsidRDefault="00657266" w:rsidP="00BE5610">
            <w:pPr>
              <w:contextualSpacing/>
              <w:rPr>
                <w:rFonts w:ascii="Gill Sans MT" w:eastAsia="Calibri" w:hAnsi="Gill Sans MT" w:cs="Times New Roman"/>
              </w:rPr>
            </w:pPr>
            <w:r w:rsidRPr="00BE068B">
              <w:rPr>
                <w:rFonts w:ascii="Gill Sans MT" w:eastAsia="Calibri" w:hAnsi="Gill Sans MT" w:cs="Times New Roman"/>
              </w:rPr>
              <w:t>D.14</w:t>
            </w:r>
          </w:p>
        </w:tc>
        <w:tc>
          <w:tcPr>
            <w:tcW w:w="1396" w:type="dxa"/>
          </w:tcPr>
          <w:p w14:paraId="0B5CB147" w14:textId="6D343F42" w:rsidR="0093061D" w:rsidRPr="00BE068B" w:rsidRDefault="00657266" w:rsidP="00BE5610">
            <w:pPr>
              <w:contextualSpacing/>
              <w:rPr>
                <w:rFonts w:ascii="Gill Sans MT" w:eastAsia="Calibri" w:hAnsi="Gill Sans MT" w:cs="Times New Roman"/>
              </w:rPr>
            </w:pPr>
            <w:r w:rsidRPr="00BE068B">
              <w:rPr>
                <w:rFonts w:ascii="Gill Sans MT" w:eastAsia="Calibri" w:hAnsi="Gill Sans MT" w:cs="Times New Roman"/>
              </w:rPr>
              <w:t>D.15</w:t>
            </w:r>
          </w:p>
        </w:tc>
        <w:tc>
          <w:tcPr>
            <w:tcW w:w="1440" w:type="dxa"/>
          </w:tcPr>
          <w:p w14:paraId="7E09967A" w14:textId="086BB400" w:rsidR="0093061D" w:rsidRPr="00BE068B" w:rsidRDefault="00657266" w:rsidP="00BE5610">
            <w:pPr>
              <w:contextualSpacing/>
              <w:rPr>
                <w:rFonts w:ascii="Gill Sans MT" w:eastAsia="Calibri" w:hAnsi="Gill Sans MT" w:cs="Times New Roman"/>
              </w:rPr>
            </w:pPr>
            <w:r w:rsidRPr="00BE068B">
              <w:rPr>
                <w:rFonts w:ascii="Gill Sans MT" w:eastAsia="Calibri" w:hAnsi="Gill Sans MT" w:cs="Times New Roman"/>
              </w:rPr>
              <w:t>D.16</w:t>
            </w:r>
          </w:p>
        </w:tc>
        <w:tc>
          <w:tcPr>
            <w:tcW w:w="1080" w:type="dxa"/>
          </w:tcPr>
          <w:p w14:paraId="50DED489" w14:textId="26E52291" w:rsidR="0093061D" w:rsidRPr="00BE068B" w:rsidRDefault="00657266" w:rsidP="0093061D">
            <w:pPr>
              <w:ind w:left="39" w:hanging="39"/>
              <w:contextualSpacing/>
              <w:rPr>
                <w:rFonts w:ascii="Gill Sans MT" w:eastAsia="Calibri" w:hAnsi="Gill Sans MT" w:cs="Times New Roman"/>
              </w:rPr>
            </w:pPr>
            <w:r w:rsidRPr="00BE068B">
              <w:rPr>
                <w:rFonts w:ascii="Gill Sans MT" w:eastAsia="Calibri" w:hAnsi="Gill Sans MT" w:cs="Times New Roman"/>
              </w:rPr>
              <w:t>D.17</w:t>
            </w:r>
          </w:p>
        </w:tc>
        <w:tc>
          <w:tcPr>
            <w:tcW w:w="1800" w:type="dxa"/>
          </w:tcPr>
          <w:p w14:paraId="0F8C5C52" w14:textId="3F6BE1DA" w:rsidR="0093061D" w:rsidRPr="00BE068B" w:rsidRDefault="00657266" w:rsidP="00BE5610">
            <w:pPr>
              <w:contextualSpacing/>
              <w:rPr>
                <w:rFonts w:ascii="Gill Sans MT" w:eastAsia="Calibri" w:hAnsi="Gill Sans MT" w:cs="Times New Roman"/>
              </w:rPr>
            </w:pPr>
            <w:r w:rsidRPr="00BE068B">
              <w:rPr>
                <w:rFonts w:ascii="Gill Sans MT" w:eastAsia="Calibri" w:hAnsi="Gill Sans MT" w:cs="Times New Roman"/>
              </w:rPr>
              <w:t>D.18</w:t>
            </w:r>
          </w:p>
        </w:tc>
      </w:tr>
      <w:tr w:rsidR="0093061D" w:rsidRPr="00BE068B" w14:paraId="51D7DE9A" w14:textId="3ECC77BD" w:rsidTr="00657266">
        <w:trPr>
          <w:trHeight w:val="20"/>
          <w:jc w:val="center"/>
        </w:trPr>
        <w:tc>
          <w:tcPr>
            <w:tcW w:w="714" w:type="dxa"/>
          </w:tcPr>
          <w:p w14:paraId="11F98ED6" w14:textId="77777777" w:rsidR="0093061D" w:rsidRPr="00BE068B" w:rsidRDefault="0093061D" w:rsidP="00F71CC4">
            <w:pPr>
              <w:contextualSpacing/>
              <w:jc w:val="center"/>
              <w:rPr>
                <w:rFonts w:ascii="Gill Sans MT" w:hAnsi="Gill Sans MT"/>
                <w:b/>
              </w:rPr>
            </w:pPr>
            <w:r w:rsidRPr="00BE068B">
              <w:rPr>
                <w:rFonts w:ascii="Gill Sans MT" w:hAnsi="Gill Sans MT"/>
                <w:b/>
              </w:rPr>
              <w:t>Forest</w:t>
            </w:r>
          </w:p>
          <w:p w14:paraId="2DE96928" w14:textId="77777777" w:rsidR="0093061D" w:rsidRPr="00BE068B" w:rsidRDefault="0093061D" w:rsidP="00F71CC4">
            <w:pPr>
              <w:contextualSpacing/>
              <w:jc w:val="center"/>
              <w:rPr>
                <w:rFonts w:ascii="Gill Sans MT" w:hAnsi="Gill Sans MT"/>
                <w:b/>
              </w:rPr>
            </w:pPr>
            <w:proofErr w:type="gramStart"/>
            <w:r w:rsidRPr="00BE068B">
              <w:rPr>
                <w:rFonts w:ascii="Gill Sans MT" w:hAnsi="Gill Sans MT"/>
                <w:b/>
              </w:rPr>
              <w:t>code</w:t>
            </w:r>
            <w:proofErr w:type="gramEnd"/>
          </w:p>
        </w:tc>
        <w:tc>
          <w:tcPr>
            <w:tcW w:w="1081" w:type="dxa"/>
          </w:tcPr>
          <w:p w14:paraId="6E73ECF5" w14:textId="77777777" w:rsidR="0093061D" w:rsidRPr="00BE068B" w:rsidRDefault="0093061D" w:rsidP="00F71CC4">
            <w:pPr>
              <w:contextualSpacing/>
              <w:jc w:val="center"/>
              <w:rPr>
                <w:rFonts w:ascii="Gill Sans MT" w:hAnsi="Gill Sans MT"/>
              </w:rPr>
            </w:pPr>
            <w:r w:rsidRPr="00BE068B">
              <w:rPr>
                <w:rFonts w:ascii="Gill Sans MT" w:hAnsi="Gill Sans MT"/>
              </w:rPr>
              <w:t>Name of the forest</w:t>
            </w:r>
          </w:p>
        </w:tc>
        <w:tc>
          <w:tcPr>
            <w:tcW w:w="1533" w:type="dxa"/>
          </w:tcPr>
          <w:p w14:paraId="668B0AA6"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How often do you see people from your community here cutting more log/wood than they need and letting it rot/spoiled?</w:t>
            </w:r>
          </w:p>
          <w:p w14:paraId="7F247D1C" w14:textId="77777777" w:rsidR="0093061D" w:rsidRPr="00BE068B" w:rsidRDefault="0093061D" w:rsidP="00BE5610">
            <w:pPr>
              <w:contextualSpacing/>
              <w:rPr>
                <w:rFonts w:ascii="Gill Sans MT" w:eastAsia="Calibri" w:hAnsi="Gill Sans MT" w:cs="Arial"/>
              </w:rPr>
            </w:pPr>
          </w:p>
          <w:p w14:paraId="52B55C0D"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1=Always</w:t>
            </w:r>
          </w:p>
          <w:p w14:paraId="10E9B20F"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2=Frequently</w:t>
            </w:r>
          </w:p>
          <w:p w14:paraId="217CFDE6"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3=Sometimes</w:t>
            </w:r>
          </w:p>
          <w:p w14:paraId="5304EF8E"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4=Rarely</w:t>
            </w:r>
          </w:p>
          <w:p w14:paraId="33C55330" w14:textId="2754020F" w:rsidR="0093061D" w:rsidRPr="00BE068B" w:rsidRDefault="0093061D" w:rsidP="00BE5610">
            <w:pPr>
              <w:contextualSpacing/>
              <w:rPr>
                <w:rFonts w:ascii="Gill Sans MT" w:hAnsi="Gill Sans MT"/>
              </w:rPr>
            </w:pPr>
            <w:r w:rsidRPr="00BE068B">
              <w:rPr>
                <w:rFonts w:ascii="Gill Sans MT" w:eastAsia="Calibri" w:hAnsi="Gill Sans MT" w:cs="Arial"/>
              </w:rPr>
              <w:t>5=Never</w:t>
            </w:r>
          </w:p>
        </w:tc>
        <w:tc>
          <w:tcPr>
            <w:tcW w:w="1440" w:type="dxa"/>
          </w:tcPr>
          <w:p w14:paraId="103C5E9A" w14:textId="77777777" w:rsidR="0093061D" w:rsidRPr="00BE068B" w:rsidRDefault="0093061D" w:rsidP="00BE5610">
            <w:pPr>
              <w:ind w:left="-26" w:firstLine="26"/>
              <w:contextualSpacing/>
              <w:rPr>
                <w:rFonts w:ascii="Gill Sans MT" w:eastAsia="Calibri" w:hAnsi="Gill Sans MT" w:cs="Times New Roman"/>
              </w:rPr>
            </w:pPr>
            <w:r w:rsidRPr="00BE068B">
              <w:rPr>
                <w:rFonts w:ascii="Gill Sans MT" w:eastAsia="Calibri" w:hAnsi="Gill Sans MT" w:cs="Times New Roman"/>
              </w:rPr>
              <w:t>Are there some kinds of trees that you used to see here 5 years ago that you no longer see?</w:t>
            </w:r>
          </w:p>
          <w:p w14:paraId="7705FEE0" w14:textId="77777777" w:rsidR="0093061D" w:rsidRPr="00BE068B" w:rsidRDefault="0093061D" w:rsidP="00BE5610">
            <w:pPr>
              <w:contextualSpacing/>
              <w:rPr>
                <w:rFonts w:ascii="Gill Sans MT" w:eastAsia="Calibri" w:hAnsi="Gill Sans MT" w:cs="Times New Roman"/>
              </w:rPr>
            </w:pPr>
          </w:p>
          <w:p w14:paraId="3C0FDBC6" w14:textId="2B1AD91D" w:rsidR="0093061D" w:rsidRPr="00BE068B" w:rsidRDefault="00657266" w:rsidP="00BE5610">
            <w:pPr>
              <w:rPr>
                <w:rFonts w:ascii="Gill Sans MT" w:hAnsi="Gill Sans MT"/>
              </w:rPr>
            </w:pPr>
            <w:r w:rsidRPr="00BE068B">
              <w:rPr>
                <w:rFonts w:ascii="Gill Sans MT" w:hAnsi="Gill Sans MT"/>
              </w:rPr>
              <w:t>0</w:t>
            </w:r>
            <w:r w:rsidR="0093061D" w:rsidRPr="00BE068B">
              <w:rPr>
                <w:rFonts w:ascii="Gill Sans MT" w:hAnsi="Gill Sans MT"/>
              </w:rPr>
              <w:t>=No</w:t>
            </w:r>
          </w:p>
          <w:p w14:paraId="476F1345" w14:textId="0E046B94" w:rsidR="0093061D" w:rsidRPr="00BE068B" w:rsidRDefault="00657266" w:rsidP="00BE5610">
            <w:pPr>
              <w:rPr>
                <w:rFonts w:ascii="Gill Sans MT" w:hAnsi="Gill Sans MT"/>
              </w:rPr>
            </w:pPr>
            <w:r w:rsidRPr="00BE068B">
              <w:rPr>
                <w:rFonts w:ascii="Gill Sans MT" w:hAnsi="Gill Sans MT"/>
              </w:rPr>
              <w:t>1</w:t>
            </w:r>
            <w:r w:rsidR="0093061D" w:rsidRPr="00BE068B">
              <w:rPr>
                <w:rFonts w:ascii="Gill Sans MT" w:hAnsi="Gill Sans MT"/>
              </w:rPr>
              <w:t>=Yes</w:t>
            </w:r>
            <w:r w:rsidR="0093061D" w:rsidRPr="00BE068B" w:rsidDel="00226116">
              <w:rPr>
                <w:rFonts w:ascii="Gill Sans MT" w:hAnsi="Gill Sans MT"/>
              </w:rPr>
              <w:t xml:space="preserve"> </w:t>
            </w:r>
          </w:p>
          <w:p w14:paraId="0B431DD4" w14:textId="77777777" w:rsidR="0093061D" w:rsidRPr="00BE068B" w:rsidRDefault="0093061D" w:rsidP="00BE5610">
            <w:pPr>
              <w:rPr>
                <w:rFonts w:ascii="Gill Sans MT" w:hAnsi="Gill Sans MT"/>
              </w:rPr>
            </w:pPr>
            <w:r w:rsidRPr="00BE068B">
              <w:rPr>
                <w:rFonts w:ascii="Gill Sans MT" w:hAnsi="Gill Sans MT"/>
              </w:rPr>
              <w:t>888=Don’t know</w:t>
            </w:r>
          </w:p>
          <w:p w14:paraId="44855421" w14:textId="28DC06BD" w:rsidR="0093061D" w:rsidRPr="00BE068B" w:rsidRDefault="0093061D" w:rsidP="00BE5610">
            <w:pPr>
              <w:contextualSpacing/>
              <w:rPr>
                <w:rFonts w:ascii="Gill Sans MT" w:hAnsi="Gill Sans MT"/>
              </w:rPr>
            </w:pPr>
            <w:r w:rsidRPr="00BE068B">
              <w:rPr>
                <w:rFonts w:ascii="Gill Sans MT" w:hAnsi="Gill Sans MT"/>
              </w:rPr>
              <w:t>999=Prefer not to respond</w:t>
            </w:r>
          </w:p>
        </w:tc>
        <w:tc>
          <w:tcPr>
            <w:tcW w:w="1080" w:type="dxa"/>
          </w:tcPr>
          <w:p w14:paraId="13DAEC47" w14:textId="0D5BA142" w:rsidR="0093061D" w:rsidRPr="00BE068B" w:rsidRDefault="0093061D" w:rsidP="00BE5610">
            <w:pPr>
              <w:contextualSpacing/>
              <w:rPr>
                <w:rFonts w:ascii="Gill Sans MT" w:hAnsi="Gill Sans MT"/>
              </w:rPr>
            </w:pPr>
            <w:r w:rsidRPr="00BE068B">
              <w:rPr>
                <w:rFonts w:ascii="Gill Sans MT" w:eastAsia="Calibri" w:hAnsi="Gill Sans MT" w:cs="Times New Roman"/>
              </w:rPr>
              <w:t xml:space="preserve">If yes, can you </w:t>
            </w:r>
            <w:commentRangeStart w:id="16"/>
            <w:commentRangeStart w:id="17"/>
            <w:r w:rsidRPr="00BE068B">
              <w:rPr>
                <w:rFonts w:ascii="Gill Sans MT" w:eastAsia="Calibri" w:hAnsi="Gill Sans MT" w:cs="Times New Roman"/>
              </w:rPr>
              <w:t xml:space="preserve">list </w:t>
            </w:r>
            <w:commentRangeEnd w:id="16"/>
            <w:r w:rsidR="00A01CEB">
              <w:rPr>
                <w:rStyle w:val="CommentReference"/>
              </w:rPr>
              <w:commentReference w:id="16"/>
            </w:r>
            <w:commentRangeEnd w:id="17"/>
            <w:r w:rsidR="006964F6">
              <w:rPr>
                <w:rStyle w:val="CommentReference"/>
              </w:rPr>
              <w:commentReference w:id="17"/>
            </w:r>
            <w:r w:rsidRPr="00BE068B">
              <w:rPr>
                <w:rFonts w:ascii="Gill Sans MT" w:eastAsia="Calibri" w:hAnsi="Gill Sans MT" w:cs="Times New Roman"/>
              </w:rPr>
              <w:t>these types of trees?</w:t>
            </w:r>
          </w:p>
        </w:tc>
        <w:tc>
          <w:tcPr>
            <w:tcW w:w="1396" w:type="dxa"/>
          </w:tcPr>
          <w:p w14:paraId="240D1AF7" w14:textId="77777777" w:rsidR="0093061D" w:rsidRPr="00BE068B" w:rsidRDefault="0093061D" w:rsidP="00BE5610">
            <w:pPr>
              <w:contextualSpacing/>
              <w:rPr>
                <w:rFonts w:ascii="Gill Sans MT" w:eastAsia="Calibri" w:hAnsi="Gill Sans MT" w:cs="Times New Roman"/>
              </w:rPr>
            </w:pPr>
            <w:r w:rsidRPr="00BE068B">
              <w:rPr>
                <w:rFonts w:ascii="Gill Sans MT" w:eastAsia="Calibri" w:hAnsi="Gill Sans MT" w:cs="Times New Roman"/>
              </w:rPr>
              <w:t>Are there some types of trees that you see in this forest that you did not see 5 years ago?</w:t>
            </w:r>
          </w:p>
          <w:p w14:paraId="25D04A54" w14:textId="77777777" w:rsidR="0093061D" w:rsidRPr="00BE068B" w:rsidRDefault="0093061D" w:rsidP="00BE5610">
            <w:pPr>
              <w:contextualSpacing/>
              <w:rPr>
                <w:rFonts w:ascii="Gill Sans MT" w:eastAsia="Calibri" w:hAnsi="Gill Sans MT" w:cs="Times New Roman"/>
              </w:rPr>
            </w:pPr>
          </w:p>
          <w:p w14:paraId="42C02EC4" w14:textId="77777777" w:rsidR="0093061D" w:rsidRPr="00BE068B" w:rsidRDefault="0093061D" w:rsidP="00BE5610">
            <w:pPr>
              <w:contextualSpacing/>
              <w:rPr>
                <w:rFonts w:ascii="Gill Sans MT" w:eastAsia="Calibri" w:hAnsi="Gill Sans MT" w:cs="Times New Roman"/>
              </w:rPr>
            </w:pPr>
          </w:p>
          <w:p w14:paraId="61CEDC29" w14:textId="6938A0E0" w:rsidR="0093061D" w:rsidRPr="00BE068B" w:rsidRDefault="00657266" w:rsidP="00BE5610">
            <w:pPr>
              <w:rPr>
                <w:rFonts w:ascii="Gill Sans MT" w:hAnsi="Gill Sans MT"/>
              </w:rPr>
            </w:pPr>
            <w:r w:rsidRPr="00BE068B">
              <w:rPr>
                <w:rFonts w:ascii="Gill Sans MT" w:hAnsi="Gill Sans MT"/>
              </w:rPr>
              <w:t>0</w:t>
            </w:r>
            <w:r w:rsidR="0093061D" w:rsidRPr="00BE068B">
              <w:rPr>
                <w:rFonts w:ascii="Gill Sans MT" w:hAnsi="Gill Sans MT"/>
              </w:rPr>
              <w:t>=No</w:t>
            </w:r>
          </w:p>
          <w:p w14:paraId="57E0EB42" w14:textId="2DD08778" w:rsidR="0093061D" w:rsidRPr="00BE068B" w:rsidRDefault="00657266" w:rsidP="00BE5610">
            <w:pPr>
              <w:rPr>
                <w:rFonts w:ascii="Gill Sans MT" w:hAnsi="Gill Sans MT"/>
              </w:rPr>
            </w:pPr>
            <w:r w:rsidRPr="00BE068B">
              <w:rPr>
                <w:rFonts w:ascii="Gill Sans MT" w:hAnsi="Gill Sans MT"/>
              </w:rPr>
              <w:t>1</w:t>
            </w:r>
            <w:r w:rsidR="0093061D" w:rsidRPr="00BE068B">
              <w:rPr>
                <w:rFonts w:ascii="Gill Sans MT" w:hAnsi="Gill Sans MT"/>
              </w:rPr>
              <w:t>=Yes</w:t>
            </w:r>
            <w:r w:rsidR="0093061D" w:rsidRPr="00BE068B" w:rsidDel="00226116">
              <w:rPr>
                <w:rFonts w:ascii="Gill Sans MT" w:hAnsi="Gill Sans MT"/>
              </w:rPr>
              <w:t xml:space="preserve"> </w:t>
            </w:r>
          </w:p>
          <w:p w14:paraId="6AAE1F10" w14:textId="77777777" w:rsidR="0093061D" w:rsidRPr="00BE068B" w:rsidRDefault="0093061D" w:rsidP="00BE5610">
            <w:pPr>
              <w:rPr>
                <w:rFonts w:ascii="Gill Sans MT" w:hAnsi="Gill Sans MT"/>
              </w:rPr>
            </w:pPr>
            <w:r w:rsidRPr="00BE068B">
              <w:rPr>
                <w:rFonts w:ascii="Gill Sans MT" w:hAnsi="Gill Sans MT"/>
              </w:rPr>
              <w:t>888=Don’t know</w:t>
            </w:r>
          </w:p>
          <w:p w14:paraId="6F90B641" w14:textId="34EA8BB8" w:rsidR="0093061D" w:rsidRPr="00BE068B" w:rsidRDefault="0093061D" w:rsidP="00BE5610">
            <w:pPr>
              <w:contextualSpacing/>
              <w:rPr>
                <w:rFonts w:ascii="Gill Sans MT" w:hAnsi="Gill Sans MT"/>
              </w:rPr>
            </w:pPr>
            <w:r w:rsidRPr="00BE068B">
              <w:rPr>
                <w:rFonts w:ascii="Gill Sans MT" w:hAnsi="Gill Sans MT"/>
              </w:rPr>
              <w:t>999=Prefer not to respond</w:t>
            </w:r>
          </w:p>
        </w:tc>
        <w:tc>
          <w:tcPr>
            <w:tcW w:w="1440" w:type="dxa"/>
          </w:tcPr>
          <w:p w14:paraId="6F6FC158" w14:textId="77777777" w:rsidR="0093061D" w:rsidRPr="00BE068B" w:rsidRDefault="0093061D" w:rsidP="00BE5610">
            <w:pPr>
              <w:contextualSpacing/>
              <w:rPr>
                <w:rFonts w:ascii="Gill Sans MT" w:eastAsia="Calibri" w:hAnsi="Gill Sans MT" w:cs="Times New Roman"/>
              </w:rPr>
            </w:pPr>
            <w:r w:rsidRPr="00BE068B">
              <w:rPr>
                <w:rFonts w:ascii="Gill Sans MT" w:eastAsia="Calibri" w:hAnsi="Gill Sans MT" w:cs="Times New Roman"/>
              </w:rPr>
              <w:t>Are there new types of trees that are growing?</w:t>
            </w:r>
          </w:p>
          <w:p w14:paraId="2D5951BE" w14:textId="77777777" w:rsidR="0093061D" w:rsidRPr="00BE068B" w:rsidRDefault="0093061D" w:rsidP="00BE5610">
            <w:pPr>
              <w:contextualSpacing/>
              <w:rPr>
                <w:rFonts w:ascii="Gill Sans MT" w:eastAsia="Calibri" w:hAnsi="Gill Sans MT" w:cs="Times New Roman"/>
              </w:rPr>
            </w:pPr>
          </w:p>
          <w:p w14:paraId="56A1BAC4" w14:textId="77777777" w:rsidR="0093061D" w:rsidRPr="00BE068B" w:rsidRDefault="0093061D" w:rsidP="00BE5610">
            <w:pPr>
              <w:contextualSpacing/>
              <w:rPr>
                <w:rFonts w:ascii="Gill Sans MT" w:eastAsia="Calibri" w:hAnsi="Gill Sans MT" w:cs="Times New Roman"/>
              </w:rPr>
            </w:pPr>
          </w:p>
          <w:p w14:paraId="1586DBC1" w14:textId="2A322100" w:rsidR="0093061D" w:rsidRPr="00BE068B" w:rsidRDefault="00657266" w:rsidP="00BE5610">
            <w:pPr>
              <w:rPr>
                <w:rFonts w:ascii="Gill Sans MT" w:hAnsi="Gill Sans MT"/>
              </w:rPr>
            </w:pPr>
            <w:r w:rsidRPr="00BE068B">
              <w:rPr>
                <w:rFonts w:ascii="Gill Sans MT" w:hAnsi="Gill Sans MT"/>
              </w:rPr>
              <w:t>0</w:t>
            </w:r>
            <w:r w:rsidR="0093061D" w:rsidRPr="00BE068B">
              <w:rPr>
                <w:rFonts w:ascii="Gill Sans MT" w:hAnsi="Gill Sans MT"/>
              </w:rPr>
              <w:t>=No</w:t>
            </w:r>
          </w:p>
          <w:p w14:paraId="71A939D3" w14:textId="16D88989" w:rsidR="0093061D" w:rsidRPr="00BE068B" w:rsidRDefault="00657266" w:rsidP="00BE5610">
            <w:pPr>
              <w:rPr>
                <w:rFonts w:ascii="Gill Sans MT" w:hAnsi="Gill Sans MT"/>
              </w:rPr>
            </w:pPr>
            <w:r w:rsidRPr="00BE068B">
              <w:rPr>
                <w:rFonts w:ascii="Gill Sans MT" w:hAnsi="Gill Sans MT"/>
              </w:rPr>
              <w:t>1</w:t>
            </w:r>
            <w:r w:rsidR="0093061D" w:rsidRPr="00BE068B">
              <w:rPr>
                <w:rFonts w:ascii="Gill Sans MT" w:hAnsi="Gill Sans MT"/>
              </w:rPr>
              <w:t>=Yes</w:t>
            </w:r>
            <w:r w:rsidR="0093061D" w:rsidRPr="00BE068B" w:rsidDel="00226116">
              <w:rPr>
                <w:rFonts w:ascii="Gill Sans MT" w:hAnsi="Gill Sans MT"/>
              </w:rPr>
              <w:t xml:space="preserve"> </w:t>
            </w:r>
          </w:p>
          <w:p w14:paraId="041C5522" w14:textId="77777777" w:rsidR="0093061D" w:rsidRPr="00BE068B" w:rsidRDefault="0093061D" w:rsidP="00BE5610">
            <w:pPr>
              <w:rPr>
                <w:rFonts w:ascii="Gill Sans MT" w:hAnsi="Gill Sans MT"/>
              </w:rPr>
            </w:pPr>
            <w:r w:rsidRPr="00BE068B">
              <w:rPr>
                <w:rFonts w:ascii="Gill Sans MT" w:hAnsi="Gill Sans MT"/>
              </w:rPr>
              <w:t>888=Don’t know</w:t>
            </w:r>
          </w:p>
          <w:p w14:paraId="11992604" w14:textId="77777777" w:rsidR="0093061D" w:rsidRPr="00BE068B" w:rsidRDefault="0093061D" w:rsidP="00BE5610">
            <w:pPr>
              <w:contextualSpacing/>
              <w:rPr>
                <w:rFonts w:ascii="Gill Sans MT" w:hAnsi="Gill Sans MT"/>
              </w:rPr>
            </w:pPr>
            <w:r w:rsidRPr="00BE068B">
              <w:rPr>
                <w:rFonts w:ascii="Gill Sans MT" w:hAnsi="Gill Sans MT"/>
              </w:rPr>
              <w:t>999=Prefer not to respond</w:t>
            </w:r>
          </w:p>
          <w:p w14:paraId="00CFCC94" w14:textId="76CFF02A" w:rsidR="00657266" w:rsidRPr="00BE068B" w:rsidRDefault="00657266" w:rsidP="00BE5610">
            <w:pPr>
              <w:contextualSpacing/>
              <w:rPr>
                <w:rFonts w:ascii="Gill Sans MT" w:hAnsi="Gill Sans MT"/>
                <w:i/>
              </w:rPr>
            </w:pPr>
            <w:r w:rsidRPr="00BE068B">
              <w:rPr>
                <w:rFonts w:ascii="Gill Sans MT" w:hAnsi="Gill Sans MT"/>
                <w:i/>
              </w:rPr>
              <w:t>If 0, skip D.17</w:t>
            </w:r>
          </w:p>
        </w:tc>
        <w:tc>
          <w:tcPr>
            <w:tcW w:w="1080" w:type="dxa"/>
          </w:tcPr>
          <w:p w14:paraId="3EE7F2C0" w14:textId="5B10D887" w:rsidR="0093061D" w:rsidRPr="00BE068B" w:rsidRDefault="0093061D" w:rsidP="0093061D">
            <w:pPr>
              <w:ind w:left="39" w:hanging="39"/>
              <w:contextualSpacing/>
              <w:rPr>
                <w:rFonts w:ascii="Gill Sans MT" w:hAnsi="Gill Sans MT"/>
              </w:rPr>
            </w:pPr>
            <w:r w:rsidRPr="00BE068B">
              <w:rPr>
                <w:rFonts w:ascii="Gill Sans MT" w:eastAsia="Calibri" w:hAnsi="Gill Sans MT" w:cs="Times New Roman"/>
              </w:rPr>
              <w:t xml:space="preserve">If yes, can you </w:t>
            </w:r>
            <w:commentRangeStart w:id="18"/>
            <w:r w:rsidRPr="00BE068B">
              <w:rPr>
                <w:rFonts w:ascii="Gill Sans MT" w:eastAsia="Calibri" w:hAnsi="Gill Sans MT" w:cs="Times New Roman"/>
              </w:rPr>
              <w:t xml:space="preserve">list </w:t>
            </w:r>
            <w:commentRangeEnd w:id="18"/>
            <w:r w:rsidR="00A01CEB">
              <w:rPr>
                <w:rStyle w:val="CommentReference"/>
              </w:rPr>
              <w:commentReference w:id="18"/>
            </w:r>
            <w:r w:rsidRPr="00BE068B">
              <w:rPr>
                <w:rFonts w:ascii="Gill Sans MT" w:eastAsia="Calibri" w:hAnsi="Gill Sans MT" w:cs="Times New Roman"/>
              </w:rPr>
              <w:t>these types of trees?</w:t>
            </w:r>
          </w:p>
        </w:tc>
        <w:tc>
          <w:tcPr>
            <w:tcW w:w="1800" w:type="dxa"/>
          </w:tcPr>
          <w:p w14:paraId="6C2292E9" w14:textId="77777777" w:rsidR="0093061D" w:rsidRPr="00BE068B" w:rsidRDefault="0093061D" w:rsidP="00BE5610">
            <w:pPr>
              <w:contextualSpacing/>
              <w:rPr>
                <w:rFonts w:ascii="Gill Sans MT" w:eastAsia="Calibri" w:hAnsi="Gill Sans MT" w:cs="Times New Roman"/>
              </w:rPr>
            </w:pPr>
            <w:r w:rsidRPr="00BE068B">
              <w:rPr>
                <w:rFonts w:ascii="Gill Sans MT" w:eastAsia="Calibri" w:hAnsi="Gill Sans MT" w:cs="Times New Roman"/>
              </w:rPr>
              <w:t xml:space="preserve">In your view, during the past 5 years, have the number of wildlife in this </w:t>
            </w:r>
            <w:proofErr w:type="gramStart"/>
            <w:r w:rsidRPr="00BE068B">
              <w:rPr>
                <w:rFonts w:ascii="Gill Sans MT" w:eastAsia="Calibri" w:hAnsi="Gill Sans MT" w:cs="Times New Roman"/>
              </w:rPr>
              <w:t>forest….?</w:t>
            </w:r>
            <w:proofErr w:type="gramEnd"/>
          </w:p>
          <w:p w14:paraId="056AE69D" w14:textId="77777777" w:rsidR="0093061D" w:rsidRPr="00BE068B" w:rsidRDefault="0093061D" w:rsidP="00BE5610">
            <w:pPr>
              <w:contextualSpacing/>
              <w:rPr>
                <w:rFonts w:ascii="Gill Sans MT" w:eastAsia="Calibri" w:hAnsi="Gill Sans MT" w:cs="Times New Roman"/>
              </w:rPr>
            </w:pPr>
          </w:p>
          <w:p w14:paraId="711DD326"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1=Increased greatly</w:t>
            </w:r>
          </w:p>
          <w:p w14:paraId="203A48E6"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2=Increased slightly</w:t>
            </w:r>
          </w:p>
          <w:p w14:paraId="770B6F33"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3=Stayed the same</w:t>
            </w:r>
          </w:p>
          <w:p w14:paraId="0CB5FAF4" w14:textId="77777777" w:rsidR="0093061D" w:rsidRPr="00BE068B" w:rsidRDefault="0093061D" w:rsidP="00BE5610">
            <w:pPr>
              <w:contextualSpacing/>
              <w:rPr>
                <w:rFonts w:ascii="Gill Sans MT" w:hAnsi="Gill Sans MT"/>
              </w:rPr>
            </w:pPr>
            <w:r w:rsidRPr="00BE068B">
              <w:rPr>
                <w:rFonts w:ascii="Gill Sans MT" w:hAnsi="Gill Sans MT"/>
              </w:rPr>
              <w:t>4=Decreased slightly</w:t>
            </w:r>
          </w:p>
          <w:p w14:paraId="5FA980F1" w14:textId="3C692D32" w:rsidR="0093061D" w:rsidRPr="00BE068B" w:rsidRDefault="0093061D" w:rsidP="00BE5610">
            <w:pPr>
              <w:contextualSpacing/>
              <w:rPr>
                <w:rFonts w:ascii="Gill Sans MT" w:hAnsi="Gill Sans MT"/>
              </w:rPr>
            </w:pPr>
            <w:r w:rsidRPr="00BE068B">
              <w:rPr>
                <w:rFonts w:ascii="Gill Sans MT" w:hAnsi="Gill Sans MT"/>
              </w:rPr>
              <w:t>5=Decreased greatly</w:t>
            </w:r>
          </w:p>
        </w:tc>
      </w:tr>
      <w:tr w:rsidR="0093061D" w:rsidRPr="00BE068B" w14:paraId="39BE12CD" w14:textId="2D4A5F8B" w:rsidTr="00657266">
        <w:trPr>
          <w:trHeight w:val="20"/>
          <w:jc w:val="center"/>
        </w:trPr>
        <w:tc>
          <w:tcPr>
            <w:tcW w:w="714" w:type="dxa"/>
          </w:tcPr>
          <w:p w14:paraId="61838852" w14:textId="77777777" w:rsidR="0093061D" w:rsidRPr="00BE068B" w:rsidRDefault="0093061D" w:rsidP="00F71CC4">
            <w:pPr>
              <w:contextualSpacing/>
              <w:jc w:val="center"/>
              <w:rPr>
                <w:rFonts w:ascii="Gill Sans MT" w:hAnsi="Gill Sans MT"/>
                <w:b/>
              </w:rPr>
            </w:pPr>
          </w:p>
        </w:tc>
        <w:tc>
          <w:tcPr>
            <w:tcW w:w="1081" w:type="dxa"/>
          </w:tcPr>
          <w:p w14:paraId="0E118B7B" w14:textId="77777777" w:rsidR="0093061D" w:rsidRPr="00BE068B" w:rsidRDefault="0093061D" w:rsidP="00F71CC4">
            <w:pPr>
              <w:contextualSpacing/>
              <w:jc w:val="center"/>
              <w:rPr>
                <w:rFonts w:ascii="Gill Sans MT" w:hAnsi="Gill Sans MT"/>
              </w:rPr>
            </w:pPr>
          </w:p>
        </w:tc>
        <w:tc>
          <w:tcPr>
            <w:tcW w:w="1533" w:type="dxa"/>
          </w:tcPr>
          <w:p w14:paraId="5220B16B" w14:textId="77777777" w:rsidR="0093061D" w:rsidRPr="00BE068B" w:rsidRDefault="0093061D" w:rsidP="00F71CC4">
            <w:pPr>
              <w:contextualSpacing/>
              <w:jc w:val="center"/>
              <w:rPr>
                <w:rFonts w:ascii="Gill Sans MT" w:hAnsi="Gill Sans MT"/>
              </w:rPr>
            </w:pPr>
          </w:p>
        </w:tc>
        <w:tc>
          <w:tcPr>
            <w:tcW w:w="1440" w:type="dxa"/>
          </w:tcPr>
          <w:p w14:paraId="4B433781" w14:textId="77777777" w:rsidR="0093061D" w:rsidRPr="00BE068B" w:rsidRDefault="0093061D" w:rsidP="00F71CC4">
            <w:pPr>
              <w:contextualSpacing/>
              <w:jc w:val="center"/>
              <w:rPr>
                <w:rFonts w:ascii="Gill Sans MT" w:hAnsi="Gill Sans MT"/>
              </w:rPr>
            </w:pPr>
          </w:p>
        </w:tc>
        <w:tc>
          <w:tcPr>
            <w:tcW w:w="1080" w:type="dxa"/>
          </w:tcPr>
          <w:p w14:paraId="6CB51D56" w14:textId="77777777" w:rsidR="0093061D" w:rsidRPr="00BE068B" w:rsidRDefault="0093061D" w:rsidP="00F71CC4">
            <w:pPr>
              <w:contextualSpacing/>
              <w:jc w:val="center"/>
              <w:rPr>
                <w:rFonts w:ascii="Gill Sans MT" w:hAnsi="Gill Sans MT"/>
              </w:rPr>
            </w:pPr>
          </w:p>
        </w:tc>
        <w:tc>
          <w:tcPr>
            <w:tcW w:w="1396" w:type="dxa"/>
          </w:tcPr>
          <w:p w14:paraId="7B336566" w14:textId="77777777" w:rsidR="0093061D" w:rsidRPr="00BE068B" w:rsidRDefault="0093061D" w:rsidP="00F71CC4">
            <w:pPr>
              <w:contextualSpacing/>
              <w:jc w:val="center"/>
              <w:rPr>
                <w:rFonts w:ascii="Gill Sans MT" w:hAnsi="Gill Sans MT"/>
              </w:rPr>
            </w:pPr>
          </w:p>
        </w:tc>
        <w:tc>
          <w:tcPr>
            <w:tcW w:w="1440" w:type="dxa"/>
          </w:tcPr>
          <w:p w14:paraId="7DC5EF50" w14:textId="77777777" w:rsidR="0093061D" w:rsidRPr="00BE068B" w:rsidRDefault="0093061D" w:rsidP="00F71CC4">
            <w:pPr>
              <w:contextualSpacing/>
              <w:jc w:val="center"/>
              <w:rPr>
                <w:rFonts w:ascii="Gill Sans MT" w:hAnsi="Gill Sans MT"/>
              </w:rPr>
            </w:pPr>
          </w:p>
        </w:tc>
        <w:tc>
          <w:tcPr>
            <w:tcW w:w="1080" w:type="dxa"/>
          </w:tcPr>
          <w:p w14:paraId="2D7ADA9B" w14:textId="77777777" w:rsidR="0093061D" w:rsidRPr="00BE068B" w:rsidRDefault="0093061D" w:rsidP="00F71CC4">
            <w:pPr>
              <w:contextualSpacing/>
              <w:jc w:val="center"/>
              <w:rPr>
                <w:rFonts w:ascii="Gill Sans MT" w:hAnsi="Gill Sans MT"/>
              </w:rPr>
            </w:pPr>
          </w:p>
        </w:tc>
        <w:tc>
          <w:tcPr>
            <w:tcW w:w="1800" w:type="dxa"/>
          </w:tcPr>
          <w:p w14:paraId="5D21409A" w14:textId="77777777" w:rsidR="0093061D" w:rsidRPr="00BE068B" w:rsidRDefault="0093061D" w:rsidP="00F71CC4">
            <w:pPr>
              <w:contextualSpacing/>
              <w:jc w:val="center"/>
              <w:rPr>
                <w:rFonts w:ascii="Gill Sans MT" w:hAnsi="Gill Sans MT"/>
              </w:rPr>
            </w:pPr>
          </w:p>
        </w:tc>
      </w:tr>
      <w:tr w:rsidR="0093061D" w:rsidRPr="00BE068B" w14:paraId="497255B4" w14:textId="2D18BE32" w:rsidTr="00657266">
        <w:trPr>
          <w:trHeight w:val="20"/>
          <w:jc w:val="center"/>
        </w:trPr>
        <w:tc>
          <w:tcPr>
            <w:tcW w:w="714" w:type="dxa"/>
          </w:tcPr>
          <w:p w14:paraId="4BE41B56" w14:textId="77777777" w:rsidR="0093061D" w:rsidRPr="00BE068B" w:rsidRDefault="0093061D" w:rsidP="00F71CC4">
            <w:pPr>
              <w:contextualSpacing/>
              <w:jc w:val="center"/>
              <w:rPr>
                <w:rFonts w:ascii="Gill Sans MT" w:hAnsi="Gill Sans MT"/>
                <w:b/>
              </w:rPr>
            </w:pPr>
            <w:r w:rsidRPr="00BE068B">
              <w:rPr>
                <w:rFonts w:ascii="Gill Sans MT" w:hAnsi="Gill Sans MT"/>
                <w:b/>
              </w:rPr>
              <w:t>1</w:t>
            </w:r>
          </w:p>
        </w:tc>
        <w:tc>
          <w:tcPr>
            <w:tcW w:w="1081" w:type="dxa"/>
          </w:tcPr>
          <w:p w14:paraId="08F99C6B" w14:textId="77777777" w:rsidR="0093061D" w:rsidRPr="00BE068B" w:rsidRDefault="0093061D" w:rsidP="00F71CC4">
            <w:pPr>
              <w:contextualSpacing/>
              <w:jc w:val="center"/>
              <w:rPr>
                <w:rFonts w:ascii="Gill Sans MT" w:hAnsi="Gill Sans MT"/>
              </w:rPr>
            </w:pPr>
          </w:p>
        </w:tc>
        <w:tc>
          <w:tcPr>
            <w:tcW w:w="1533" w:type="dxa"/>
          </w:tcPr>
          <w:p w14:paraId="6AF2771B" w14:textId="77777777" w:rsidR="0093061D" w:rsidRPr="00BE068B" w:rsidRDefault="0093061D" w:rsidP="00F71CC4">
            <w:pPr>
              <w:contextualSpacing/>
              <w:jc w:val="center"/>
              <w:rPr>
                <w:rFonts w:ascii="Gill Sans MT" w:hAnsi="Gill Sans MT"/>
              </w:rPr>
            </w:pPr>
          </w:p>
        </w:tc>
        <w:tc>
          <w:tcPr>
            <w:tcW w:w="1440" w:type="dxa"/>
          </w:tcPr>
          <w:p w14:paraId="72D03686" w14:textId="77777777" w:rsidR="0093061D" w:rsidRPr="00BE068B" w:rsidRDefault="0093061D" w:rsidP="00F71CC4">
            <w:pPr>
              <w:contextualSpacing/>
              <w:jc w:val="center"/>
              <w:rPr>
                <w:rFonts w:ascii="Gill Sans MT" w:hAnsi="Gill Sans MT"/>
              </w:rPr>
            </w:pPr>
          </w:p>
        </w:tc>
        <w:tc>
          <w:tcPr>
            <w:tcW w:w="1080" w:type="dxa"/>
          </w:tcPr>
          <w:p w14:paraId="38C8AC4A" w14:textId="77777777" w:rsidR="0093061D" w:rsidRPr="00BE068B" w:rsidRDefault="0093061D" w:rsidP="00F71CC4">
            <w:pPr>
              <w:contextualSpacing/>
              <w:jc w:val="center"/>
              <w:rPr>
                <w:rFonts w:ascii="Gill Sans MT" w:hAnsi="Gill Sans MT"/>
              </w:rPr>
            </w:pPr>
          </w:p>
        </w:tc>
        <w:tc>
          <w:tcPr>
            <w:tcW w:w="1396" w:type="dxa"/>
          </w:tcPr>
          <w:p w14:paraId="0586653C" w14:textId="77777777" w:rsidR="0093061D" w:rsidRPr="00BE068B" w:rsidRDefault="0093061D" w:rsidP="00F71CC4">
            <w:pPr>
              <w:contextualSpacing/>
              <w:jc w:val="center"/>
              <w:rPr>
                <w:rFonts w:ascii="Gill Sans MT" w:hAnsi="Gill Sans MT"/>
              </w:rPr>
            </w:pPr>
          </w:p>
        </w:tc>
        <w:tc>
          <w:tcPr>
            <w:tcW w:w="1440" w:type="dxa"/>
          </w:tcPr>
          <w:p w14:paraId="0FE653D1" w14:textId="77777777" w:rsidR="0093061D" w:rsidRPr="00BE068B" w:rsidRDefault="0093061D" w:rsidP="00F71CC4">
            <w:pPr>
              <w:contextualSpacing/>
              <w:jc w:val="center"/>
              <w:rPr>
                <w:rFonts w:ascii="Gill Sans MT" w:hAnsi="Gill Sans MT"/>
              </w:rPr>
            </w:pPr>
          </w:p>
        </w:tc>
        <w:tc>
          <w:tcPr>
            <w:tcW w:w="1080" w:type="dxa"/>
          </w:tcPr>
          <w:p w14:paraId="122A2211" w14:textId="77777777" w:rsidR="0093061D" w:rsidRPr="00BE068B" w:rsidRDefault="0093061D" w:rsidP="00F71CC4">
            <w:pPr>
              <w:contextualSpacing/>
              <w:jc w:val="center"/>
              <w:rPr>
                <w:rFonts w:ascii="Gill Sans MT" w:hAnsi="Gill Sans MT"/>
              </w:rPr>
            </w:pPr>
          </w:p>
        </w:tc>
        <w:tc>
          <w:tcPr>
            <w:tcW w:w="1800" w:type="dxa"/>
          </w:tcPr>
          <w:p w14:paraId="75698EEF" w14:textId="77777777" w:rsidR="0093061D" w:rsidRPr="00BE068B" w:rsidRDefault="0093061D" w:rsidP="00F71CC4">
            <w:pPr>
              <w:contextualSpacing/>
              <w:jc w:val="center"/>
              <w:rPr>
                <w:rFonts w:ascii="Gill Sans MT" w:hAnsi="Gill Sans MT"/>
              </w:rPr>
            </w:pPr>
          </w:p>
        </w:tc>
      </w:tr>
      <w:tr w:rsidR="0093061D" w:rsidRPr="00BE068B" w14:paraId="6DC571B5" w14:textId="3580EDAB" w:rsidTr="00657266">
        <w:trPr>
          <w:trHeight w:val="20"/>
          <w:jc w:val="center"/>
        </w:trPr>
        <w:tc>
          <w:tcPr>
            <w:tcW w:w="714" w:type="dxa"/>
          </w:tcPr>
          <w:p w14:paraId="424EC6D0" w14:textId="77777777" w:rsidR="0093061D" w:rsidRPr="00BE068B" w:rsidRDefault="0093061D" w:rsidP="00F71CC4">
            <w:pPr>
              <w:contextualSpacing/>
              <w:jc w:val="center"/>
              <w:rPr>
                <w:rFonts w:ascii="Gill Sans MT" w:hAnsi="Gill Sans MT"/>
                <w:b/>
              </w:rPr>
            </w:pPr>
            <w:r w:rsidRPr="00BE068B">
              <w:rPr>
                <w:rFonts w:ascii="Gill Sans MT" w:hAnsi="Gill Sans MT"/>
                <w:b/>
              </w:rPr>
              <w:t>2</w:t>
            </w:r>
          </w:p>
        </w:tc>
        <w:tc>
          <w:tcPr>
            <w:tcW w:w="1081" w:type="dxa"/>
          </w:tcPr>
          <w:p w14:paraId="632DED08" w14:textId="77777777" w:rsidR="0093061D" w:rsidRPr="00BE068B" w:rsidRDefault="0093061D" w:rsidP="00F71CC4">
            <w:pPr>
              <w:contextualSpacing/>
              <w:jc w:val="center"/>
              <w:rPr>
                <w:rFonts w:ascii="Gill Sans MT" w:hAnsi="Gill Sans MT"/>
              </w:rPr>
            </w:pPr>
          </w:p>
        </w:tc>
        <w:tc>
          <w:tcPr>
            <w:tcW w:w="1533" w:type="dxa"/>
          </w:tcPr>
          <w:p w14:paraId="73EB3314" w14:textId="77777777" w:rsidR="0093061D" w:rsidRPr="00BE068B" w:rsidRDefault="0093061D" w:rsidP="00F71CC4">
            <w:pPr>
              <w:contextualSpacing/>
              <w:jc w:val="center"/>
              <w:rPr>
                <w:rFonts w:ascii="Gill Sans MT" w:hAnsi="Gill Sans MT"/>
              </w:rPr>
            </w:pPr>
          </w:p>
        </w:tc>
        <w:tc>
          <w:tcPr>
            <w:tcW w:w="1440" w:type="dxa"/>
          </w:tcPr>
          <w:p w14:paraId="21138B0A" w14:textId="77777777" w:rsidR="0093061D" w:rsidRPr="00BE068B" w:rsidRDefault="0093061D" w:rsidP="00F71CC4">
            <w:pPr>
              <w:contextualSpacing/>
              <w:jc w:val="center"/>
              <w:rPr>
                <w:rFonts w:ascii="Gill Sans MT" w:hAnsi="Gill Sans MT"/>
              </w:rPr>
            </w:pPr>
          </w:p>
        </w:tc>
        <w:tc>
          <w:tcPr>
            <w:tcW w:w="1080" w:type="dxa"/>
          </w:tcPr>
          <w:p w14:paraId="05C9D361" w14:textId="77777777" w:rsidR="0093061D" w:rsidRPr="00BE068B" w:rsidRDefault="0093061D" w:rsidP="00F71CC4">
            <w:pPr>
              <w:contextualSpacing/>
              <w:jc w:val="center"/>
              <w:rPr>
                <w:rFonts w:ascii="Gill Sans MT" w:hAnsi="Gill Sans MT"/>
              </w:rPr>
            </w:pPr>
          </w:p>
        </w:tc>
        <w:tc>
          <w:tcPr>
            <w:tcW w:w="1396" w:type="dxa"/>
          </w:tcPr>
          <w:p w14:paraId="2ABEF46D" w14:textId="77777777" w:rsidR="0093061D" w:rsidRPr="00BE068B" w:rsidRDefault="0093061D" w:rsidP="00F71CC4">
            <w:pPr>
              <w:contextualSpacing/>
              <w:jc w:val="center"/>
              <w:rPr>
                <w:rFonts w:ascii="Gill Sans MT" w:hAnsi="Gill Sans MT"/>
              </w:rPr>
            </w:pPr>
          </w:p>
        </w:tc>
        <w:tc>
          <w:tcPr>
            <w:tcW w:w="1440" w:type="dxa"/>
          </w:tcPr>
          <w:p w14:paraId="7AB3B84F" w14:textId="77777777" w:rsidR="0093061D" w:rsidRPr="00BE068B" w:rsidRDefault="0093061D" w:rsidP="00F71CC4">
            <w:pPr>
              <w:contextualSpacing/>
              <w:jc w:val="center"/>
              <w:rPr>
                <w:rFonts w:ascii="Gill Sans MT" w:hAnsi="Gill Sans MT"/>
              </w:rPr>
            </w:pPr>
          </w:p>
        </w:tc>
        <w:tc>
          <w:tcPr>
            <w:tcW w:w="1080" w:type="dxa"/>
          </w:tcPr>
          <w:p w14:paraId="5BB2B02D" w14:textId="77777777" w:rsidR="0093061D" w:rsidRPr="00BE068B" w:rsidRDefault="0093061D" w:rsidP="00F71CC4">
            <w:pPr>
              <w:contextualSpacing/>
              <w:jc w:val="center"/>
              <w:rPr>
                <w:rFonts w:ascii="Gill Sans MT" w:hAnsi="Gill Sans MT"/>
              </w:rPr>
            </w:pPr>
          </w:p>
        </w:tc>
        <w:tc>
          <w:tcPr>
            <w:tcW w:w="1800" w:type="dxa"/>
          </w:tcPr>
          <w:p w14:paraId="711D8363" w14:textId="77777777" w:rsidR="0093061D" w:rsidRPr="00BE068B" w:rsidRDefault="0093061D" w:rsidP="00F71CC4">
            <w:pPr>
              <w:contextualSpacing/>
              <w:jc w:val="center"/>
              <w:rPr>
                <w:rFonts w:ascii="Gill Sans MT" w:hAnsi="Gill Sans MT"/>
              </w:rPr>
            </w:pPr>
          </w:p>
        </w:tc>
      </w:tr>
      <w:tr w:rsidR="0093061D" w:rsidRPr="00BE068B" w14:paraId="749728A7" w14:textId="4EA02A0A" w:rsidTr="00657266">
        <w:trPr>
          <w:trHeight w:val="20"/>
          <w:jc w:val="center"/>
        </w:trPr>
        <w:tc>
          <w:tcPr>
            <w:tcW w:w="714" w:type="dxa"/>
          </w:tcPr>
          <w:p w14:paraId="4AA8174D" w14:textId="77777777" w:rsidR="0093061D" w:rsidRPr="00BE068B" w:rsidRDefault="0093061D" w:rsidP="00F71CC4">
            <w:pPr>
              <w:contextualSpacing/>
              <w:jc w:val="center"/>
              <w:rPr>
                <w:rFonts w:ascii="Gill Sans MT" w:hAnsi="Gill Sans MT"/>
                <w:b/>
              </w:rPr>
            </w:pPr>
            <w:r w:rsidRPr="00BE068B">
              <w:rPr>
                <w:rFonts w:ascii="Gill Sans MT" w:hAnsi="Gill Sans MT"/>
                <w:b/>
              </w:rPr>
              <w:t>3</w:t>
            </w:r>
          </w:p>
        </w:tc>
        <w:tc>
          <w:tcPr>
            <w:tcW w:w="1081" w:type="dxa"/>
          </w:tcPr>
          <w:p w14:paraId="2D92CA34" w14:textId="77777777" w:rsidR="0093061D" w:rsidRPr="00BE068B" w:rsidRDefault="0093061D" w:rsidP="00F71CC4">
            <w:pPr>
              <w:contextualSpacing/>
              <w:jc w:val="center"/>
              <w:rPr>
                <w:rFonts w:ascii="Gill Sans MT" w:hAnsi="Gill Sans MT"/>
              </w:rPr>
            </w:pPr>
          </w:p>
        </w:tc>
        <w:tc>
          <w:tcPr>
            <w:tcW w:w="1533" w:type="dxa"/>
          </w:tcPr>
          <w:p w14:paraId="7363EF93" w14:textId="77777777" w:rsidR="0093061D" w:rsidRPr="00BE068B" w:rsidRDefault="0093061D" w:rsidP="00F71CC4">
            <w:pPr>
              <w:contextualSpacing/>
              <w:jc w:val="center"/>
              <w:rPr>
                <w:rFonts w:ascii="Gill Sans MT" w:hAnsi="Gill Sans MT"/>
              </w:rPr>
            </w:pPr>
          </w:p>
        </w:tc>
        <w:tc>
          <w:tcPr>
            <w:tcW w:w="1440" w:type="dxa"/>
          </w:tcPr>
          <w:p w14:paraId="5BEACD91" w14:textId="77777777" w:rsidR="0093061D" w:rsidRPr="00BE068B" w:rsidRDefault="0093061D" w:rsidP="00F71CC4">
            <w:pPr>
              <w:contextualSpacing/>
              <w:jc w:val="center"/>
              <w:rPr>
                <w:rFonts w:ascii="Gill Sans MT" w:hAnsi="Gill Sans MT"/>
              </w:rPr>
            </w:pPr>
          </w:p>
        </w:tc>
        <w:tc>
          <w:tcPr>
            <w:tcW w:w="1080" w:type="dxa"/>
          </w:tcPr>
          <w:p w14:paraId="59DD148F" w14:textId="77777777" w:rsidR="0093061D" w:rsidRPr="00BE068B" w:rsidRDefault="0093061D" w:rsidP="00F71CC4">
            <w:pPr>
              <w:contextualSpacing/>
              <w:jc w:val="center"/>
              <w:rPr>
                <w:rFonts w:ascii="Gill Sans MT" w:hAnsi="Gill Sans MT"/>
              </w:rPr>
            </w:pPr>
          </w:p>
        </w:tc>
        <w:tc>
          <w:tcPr>
            <w:tcW w:w="1396" w:type="dxa"/>
          </w:tcPr>
          <w:p w14:paraId="116A8679" w14:textId="77777777" w:rsidR="0093061D" w:rsidRPr="00BE068B" w:rsidRDefault="0093061D" w:rsidP="00F71CC4">
            <w:pPr>
              <w:contextualSpacing/>
              <w:jc w:val="center"/>
              <w:rPr>
                <w:rFonts w:ascii="Gill Sans MT" w:hAnsi="Gill Sans MT"/>
              </w:rPr>
            </w:pPr>
          </w:p>
        </w:tc>
        <w:tc>
          <w:tcPr>
            <w:tcW w:w="1440" w:type="dxa"/>
          </w:tcPr>
          <w:p w14:paraId="3EB57F3D" w14:textId="77777777" w:rsidR="0093061D" w:rsidRPr="00BE068B" w:rsidRDefault="0093061D" w:rsidP="00F71CC4">
            <w:pPr>
              <w:contextualSpacing/>
              <w:jc w:val="center"/>
              <w:rPr>
                <w:rFonts w:ascii="Gill Sans MT" w:hAnsi="Gill Sans MT"/>
              </w:rPr>
            </w:pPr>
          </w:p>
        </w:tc>
        <w:tc>
          <w:tcPr>
            <w:tcW w:w="1080" w:type="dxa"/>
          </w:tcPr>
          <w:p w14:paraId="53DF123D" w14:textId="77777777" w:rsidR="0093061D" w:rsidRPr="00BE068B" w:rsidRDefault="0093061D" w:rsidP="00F71CC4">
            <w:pPr>
              <w:contextualSpacing/>
              <w:jc w:val="center"/>
              <w:rPr>
                <w:rFonts w:ascii="Gill Sans MT" w:hAnsi="Gill Sans MT"/>
              </w:rPr>
            </w:pPr>
          </w:p>
        </w:tc>
        <w:tc>
          <w:tcPr>
            <w:tcW w:w="1800" w:type="dxa"/>
          </w:tcPr>
          <w:p w14:paraId="2FCB8826" w14:textId="77777777" w:rsidR="0093061D" w:rsidRPr="00BE068B" w:rsidRDefault="0093061D" w:rsidP="00F71CC4">
            <w:pPr>
              <w:contextualSpacing/>
              <w:jc w:val="center"/>
              <w:rPr>
                <w:rFonts w:ascii="Gill Sans MT" w:hAnsi="Gill Sans MT"/>
              </w:rPr>
            </w:pPr>
          </w:p>
        </w:tc>
      </w:tr>
      <w:tr w:rsidR="0093061D" w:rsidRPr="00BE068B" w14:paraId="181CC05D" w14:textId="35B30311" w:rsidTr="00657266">
        <w:trPr>
          <w:trHeight w:val="20"/>
          <w:jc w:val="center"/>
        </w:trPr>
        <w:tc>
          <w:tcPr>
            <w:tcW w:w="714" w:type="dxa"/>
          </w:tcPr>
          <w:p w14:paraId="65FF8401" w14:textId="77777777" w:rsidR="0093061D" w:rsidRPr="00BE068B" w:rsidRDefault="0093061D" w:rsidP="00F71CC4">
            <w:pPr>
              <w:contextualSpacing/>
              <w:jc w:val="center"/>
              <w:rPr>
                <w:rFonts w:ascii="Gill Sans MT" w:hAnsi="Gill Sans MT"/>
                <w:b/>
              </w:rPr>
            </w:pPr>
            <w:r w:rsidRPr="00BE068B">
              <w:rPr>
                <w:rFonts w:ascii="Gill Sans MT" w:hAnsi="Gill Sans MT"/>
                <w:b/>
              </w:rPr>
              <w:t>4</w:t>
            </w:r>
          </w:p>
        </w:tc>
        <w:tc>
          <w:tcPr>
            <w:tcW w:w="1081" w:type="dxa"/>
          </w:tcPr>
          <w:p w14:paraId="16780597" w14:textId="77777777" w:rsidR="0093061D" w:rsidRPr="00BE068B" w:rsidRDefault="0093061D" w:rsidP="00F71CC4">
            <w:pPr>
              <w:contextualSpacing/>
              <w:jc w:val="center"/>
              <w:rPr>
                <w:rFonts w:ascii="Gill Sans MT" w:hAnsi="Gill Sans MT"/>
              </w:rPr>
            </w:pPr>
          </w:p>
        </w:tc>
        <w:tc>
          <w:tcPr>
            <w:tcW w:w="1533" w:type="dxa"/>
          </w:tcPr>
          <w:p w14:paraId="157B2290" w14:textId="77777777" w:rsidR="0093061D" w:rsidRPr="00BE068B" w:rsidRDefault="0093061D" w:rsidP="00F71CC4">
            <w:pPr>
              <w:contextualSpacing/>
              <w:jc w:val="center"/>
              <w:rPr>
                <w:rFonts w:ascii="Gill Sans MT" w:hAnsi="Gill Sans MT"/>
              </w:rPr>
            </w:pPr>
          </w:p>
        </w:tc>
        <w:tc>
          <w:tcPr>
            <w:tcW w:w="1440" w:type="dxa"/>
          </w:tcPr>
          <w:p w14:paraId="2FE9A456" w14:textId="77777777" w:rsidR="0093061D" w:rsidRPr="00BE068B" w:rsidRDefault="0093061D" w:rsidP="00F71CC4">
            <w:pPr>
              <w:contextualSpacing/>
              <w:jc w:val="center"/>
              <w:rPr>
                <w:rFonts w:ascii="Gill Sans MT" w:hAnsi="Gill Sans MT"/>
              </w:rPr>
            </w:pPr>
          </w:p>
        </w:tc>
        <w:tc>
          <w:tcPr>
            <w:tcW w:w="1080" w:type="dxa"/>
          </w:tcPr>
          <w:p w14:paraId="31524FA9" w14:textId="77777777" w:rsidR="0093061D" w:rsidRPr="00BE068B" w:rsidRDefault="0093061D" w:rsidP="00F71CC4">
            <w:pPr>
              <w:contextualSpacing/>
              <w:jc w:val="center"/>
              <w:rPr>
                <w:rFonts w:ascii="Gill Sans MT" w:hAnsi="Gill Sans MT"/>
              </w:rPr>
            </w:pPr>
          </w:p>
        </w:tc>
        <w:tc>
          <w:tcPr>
            <w:tcW w:w="1396" w:type="dxa"/>
          </w:tcPr>
          <w:p w14:paraId="3DC6C6C2" w14:textId="77777777" w:rsidR="0093061D" w:rsidRPr="00BE068B" w:rsidRDefault="0093061D" w:rsidP="00F71CC4">
            <w:pPr>
              <w:contextualSpacing/>
              <w:jc w:val="center"/>
              <w:rPr>
                <w:rFonts w:ascii="Gill Sans MT" w:hAnsi="Gill Sans MT"/>
              </w:rPr>
            </w:pPr>
          </w:p>
        </w:tc>
        <w:tc>
          <w:tcPr>
            <w:tcW w:w="1440" w:type="dxa"/>
          </w:tcPr>
          <w:p w14:paraId="0DC3DB71" w14:textId="77777777" w:rsidR="0093061D" w:rsidRPr="00BE068B" w:rsidRDefault="0093061D" w:rsidP="00F71CC4">
            <w:pPr>
              <w:contextualSpacing/>
              <w:jc w:val="center"/>
              <w:rPr>
                <w:rFonts w:ascii="Gill Sans MT" w:hAnsi="Gill Sans MT"/>
              </w:rPr>
            </w:pPr>
          </w:p>
        </w:tc>
        <w:tc>
          <w:tcPr>
            <w:tcW w:w="1080" w:type="dxa"/>
          </w:tcPr>
          <w:p w14:paraId="2DC64529" w14:textId="77777777" w:rsidR="0093061D" w:rsidRPr="00BE068B" w:rsidRDefault="0093061D" w:rsidP="00F71CC4">
            <w:pPr>
              <w:contextualSpacing/>
              <w:jc w:val="center"/>
              <w:rPr>
                <w:rFonts w:ascii="Gill Sans MT" w:hAnsi="Gill Sans MT"/>
              </w:rPr>
            </w:pPr>
          </w:p>
        </w:tc>
        <w:tc>
          <w:tcPr>
            <w:tcW w:w="1800" w:type="dxa"/>
          </w:tcPr>
          <w:p w14:paraId="2A57F7D5" w14:textId="77777777" w:rsidR="0093061D" w:rsidRPr="00BE068B" w:rsidRDefault="0093061D" w:rsidP="00F71CC4">
            <w:pPr>
              <w:contextualSpacing/>
              <w:jc w:val="center"/>
              <w:rPr>
                <w:rFonts w:ascii="Gill Sans MT" w:hAnsi="Gill Sans MT"/>
              </w:rPr>
            </w:pPr>
          </w:p>
        </w:tc>
      </w:tr>
      <w:tr w:rsidR="0093061D" w:rsidRPr="00BE068B" w14:paraId="51AED0BB" w14:textId="72D28754" w:rsidTr="00657266">
        <w:trPr>
          <w:trHeight w:val="20"/>
          <w:jc w:val="center"/>
        </w:trPr>
        <w:tc>
          <w:tcPr>
            <w:tcW w:w="714" w:type="dxa"/>
          </w:tcPr>
          <w:p w14:paraId="220C7997" w14:textId="77777777" w:rsidR="0093061D" w:rsidRPr="00BE068B" w:rsidRDefault="0093061D" w:rsidP="00F71CC4">
            <w:pPr>
              <w:contextualSpacing/>
              <w:jc w:val="center"/>
              <w:rPr>
                <w:rFonts w:ascii="Gill Sans MT" w:hAnsi="Gill Sans MT"/>
                <w:b/>
              </w:rPr>
            </w:pPr>
            <w:r w:rsidRPr="00BE068B">
              <w:rPr>
                <w:rFonts w:ascii="Gill Sans MT" w:hAnsi="Gill Sans MT"/>
                <w:b/>
              </w:rPr>
              <w:t>5</w:t>
            </w:r>
          </w:p>
        </w:tc>
        <w:tc>
          <w:tcPr>
            <w:tcW w:w="1081" w:type="dxa"/>
          </w:tcPr>
          <w:p w14:paraId="53A16C79" w14:textId="77777777" w:rsidR="0093061D" w:rsidRPr="00BE068B" w:rsidRDefault="0093061D" w:rsidP="00F71CC4">
            <w:pPr>
              <w:contextualSpacing/>
              <w:jc w:val="center"/>
              <w:rPr>
                <w:rFonts w:ascii="Gill Sans MT" w:hAnsi="Gill Sans MT"/>
              </w:rPr>
            </w:pPr>
          </w:p>
        </w:tc>
        <w:tc>
          <w:tcPr>
            <w:tcW w:w="1533" w:type="dxa"/>
          </w:tcPr>
          <w:p w14:paraId="72CB36E5" w14:textId="77777777" w:rsidR="0093061D" w:rsidRPr="00BE068B" w:rsidRDefault="0093061D" w:rsidP="00F71CC4">
            <w:pPr>
              <w:contextualSpacing/>
              <w:jc w:val="center"/>
              <w:rPr>
                <w:rFonts w:ascii="Gill Sans MT" w:hAnsi="Gill Sans MT"/>
              </w:rPr>
            </w:pPr>
          </w:p>
        </w:tc>
        <w:tc>
          <w:tcPr>
            <w:tcW w:w="1440" w:type="dxa"/>
          </w:tcPr>
          <w:p w14:paraId="7905E054" w14:textId="77777777" w:rsidR="0093061D" w:rsidRPr="00BE068B" w:rsidRDefault="0093061D" w:rsidP="00F71CC4">
            <w:pPr>
              <w:contextualSpacing/>
              <w:jc w:val="center"/>
              <w:rPr>
                <w:rFonts w:ascii="Gill Sans MT" w:hAnsi="Gill Sans MT"/>
              </w:rPr>
            </w:pPr>
          </w:p>
        </w:tc>
        <w:tc>
          <w:tcPr>
            <w:tcW w:w="1080" w:type="dxa"/>
          </w:tcPr>
          <w:p w14:paraId="717C0181" w14:textId="77777777" w:rsidR="0093061D" w:rsidRPr="00BE068B" w:rsidRDefault="0093061D" w:rsidP="00F71CC4">
            <w:pPr>
              <w:contextualSpacing/>
              <w:jc w:val="center"/>
              <w:rPr>
                <w:rFonts w:ascii="Gill Sans MT" w:hAnsi="Gill Sans MT"/>
              </w:rPr>
            </w:pPr>
          </w:p>
        </w:tc>
        <w:tc>
          <w:tcPr>
            <w:tcW w:w="1396" w:type="dxa"/>
          </w:tcPr>
          <w:p w14:paraId="3D52AFF8" w14:textId="77777777" w:rsidR="0093061D" w:rsidRPr="00BE068B" w:rsidRDefault="0093061D" w:rsidP="00F71CC4">
            <w:pPr>
              <w:contextualSpacing/>
              <w:jc w:val="center"/>
              <w:rPr>
                <w:rFonts w:ascii="Gill Sans MT" w:hAnsi="Gill Sans MT"/>
              </w:rPr>
            </w:pPr>
          </w:p>
        </w:tc>
        <w:tc>
          <w:tcPr>
            <w:tcW w:w="1440" w:type="dxa"/>
          </w:tcPr>
          <w:p w14:paraId="28358B8C" w14:textId="77777777" w:rsidR="0093061D" w:rsidRPr="00BE068B" w:rsidRDefault="0093061D" w:rsidP="00F71CC4">
            <w:pPr>
              <w:contextualSpacing/>
              <w:jc w:val="center"/>
              <w:rPr>
                <w:rFonts w:ascii="Gill Sans MT" w:hAnsi="Gill Sans MT"/>
              </w:rPr>
            </w:pPr>
          </w:p>
        </w:tc>
        <w:tc>
          <w:tcPr>
            <w:tcW w:w="1080" w:type="dxa"/>
          </w:tcPr>
          <w:p w14:paraId="29373428" w14:textId="77777777" w:rsidR="0093061D" w:rsidRPr="00BE068B" w:rsidRDefault="0093061D" w:rsidP="00F71CC4">
            <w:pPr>
              <w:contextualSpacing/>
              <w:jc w:val="center"/>
              <w:rPr>
                <w:rFonts w:ascii="Gill Sans MT" w:hAnsi="Gill Sans MT"/>
              </w:rPr>
            </w:pPr>
          </w:p>
        </w:tc>
        <w:tc>
          <w:tcPr>
            <w:tcW w:w="1800" w:type="dxa"/>
          </w:tcPr>
          <w:p w14:paraId="45D8A225" w14:textId="77777777" w:rsidR="0093061D" w:rsidRPr="00BE068B" w:rsidRDefault="0093061D" w:rsidP="00F71CC4">
            <w:pPr>
              <w:contextualSpacing/>
              <w:jc w:val="center"/>
              <w:rPr>
                <w:rFonts w:ascii="Gill Sans MT" w:hAnsi="Gill Sans MT"/>
              </w:rPr>
            </w:pPr>
          </w:p>
        </w:tc>
      </w:tr>
    </w:tbl>
    <w:p w14:paraId="1B5B2079" w14:textId="77777777" w:rsidR="006A5FEF" w:rsidRPr="00BE068B" w:rsidRDefault="006A5FEF" w:rsidP="001512DD">
      <w:pPr>
        <w:spacing w:after="0" w:line="240" w:lineRule="auto"/>
        <w:contextualSpacing/>
        <w:rPr>
          <w:rFonts w:ascii="Gill Sans MT" w:hAnsi="Gill Sans MT"/>
        </w:rPr>
      </w:pPr>
    </w:p>
    <w:p w14:paraId="55B7AC6B" w14:textId="0244F933" w:rsidR="00F71CC4" w:rsidRPr="00BE068B" w:rsidRDefault="00F71CC4">
      <w:pPr>
        <w:rPr>
          <w:rFonts w:ascii="Gill Sans MT" w:hAnsi="Gill Sans MT"/>
        </w:rPr>
      </w:pPr>
      <w:r w:rsidRPr="00BE068B">
        <w:rPr>
          <w:rFonts w:ascii="Gill Sans MT" w:hAnsi="Gill Sans MT"/>
        </w:rPr>
        <w:br w:type="page"/>
      </w:r>
    </w:p>
    <w:p w14:paraId="700E80C4" w14:textId="70868CAB" w:rsidR="00657266" w:rsidRPr="00BE068B" w:rsidRDefault="00657266" w:rsidP="00657266">
      <w:pPr>
        <w:spacing w:after="0" w:line="240" w:lineRule="auto"/>
        <w:contextualSpacing/>
        <w:rPr>
          <w:rFonts w:ascii="Gill Sans MT" w:hAnsi="Gill Sans MT"/>
          <w:b/>
        </w:rPr>
      </w:pPr>
      <w:r w:rsidRPr="00BE068B">
        <w:rPr>
          <w:rFonts w:ascii="Gill Sans MT" w:hAnsi="Gill Sans MT"/>
          <w:b/>
        </w:rPr>
        <w:lastRenderedPageBreak/>
        <w:t>SECTION D: FOREST CONSERVATION AND RESOURCE VALUATION</w:t>
      </w:r>
    </w:p>
    <w:tbl>
      <w:tblPr>
        <w:tblStyle w:val="TableGrid"/>
        <w:tblW w:w="13567" w:type="dxa"/>
        <w:jc w:val="center"/>
        <w:tblInd w:w="-539" w:type="dxa"/>
        <w:tblLayout w:type="fixed"/>
        <w:tblCellMar>
          <w:left w:w="29" w:type="dxa"/>
          <w:right w:w="29" w:type="dxa"/>
        </w:tblCellMar>
        <w:tblLook w:val="04A0" w:firstRow="1" w:lastRow="0" w:firstColumn="1" w:lastColumn="0" w:noHBand="0" w:noVBand="1"/>
        <w:tblPrChange w:id="19" w:author="Heather Huntington" w:date="2014-11-17T19:47:00Z">
          <w:tblPr>
            <w:tblStyle w:val="TableGrid"/>
            <w:tblW w:w="13567" w:type="dxa"/>
            <w:jc w:val="center"/>
            <w:tblInd w:w="-539" w:type="dxa"/>
            <w:tblLayout w:type="fixed"/>
            <w:tblCellMar>
              <w:left w:w="29" w:type="dxa"/>
              <w:right w:w="29" w:type="dxa"/>
            </w:tblCellMar>
            <w:tblLook w:val="04A0" w:firstRow="1" w:lastRow="0" w:firstColumn="1" w:lastColumn="0" w:noHBand="0" w:noVBand="1"/>
          </w:tblPr>
        </w:tblPrChange>
      </w:tblPr>
      <w:tblGrid>
        <w:gridCol w:w="843"/>
        <w:gridCol w:w="917"/>
        <w:gridCol w:w="1514"/>
        <w:gridCol w:w="1080"/>
        <w:gridCol w:w="1530"/>
        <w:gridCol w:w="1170"/>
        <w:gridCol w:w="1440"/>
        <w:gridCol w:w="1530"/>
        <w:gridCol w:w="1350"/>
        <w:gridCol w:w="990"/>
        <w:gridCol w:w="1203"/>
        <w:tblGridChange w:id="20">
          <w:tblGrid>
            <w:gridCol w:w="843"/>
            <w:gridCol w:w="917"/>
            <w:gridCol w:w="1514"/>
            <w:gridCol w:w="1080"/>
            <w:gridCol w:w="1530"/>
            <w:gridCol w:w="1170"/>
            <w:gridCol w:w="1440"/>
            <w:gridCol w:w="1890"/>
            <w:gridCol w:w="1080"/>
            <w:gridCol w:w="900"/>
            <w:gridCol w:w="1203"/>
          </w:tblGrid>
        </w:tblGridChange>
      </w:tblGrid>
      <w:tr w:rsidR="00297833" w:rsidRPr="00BE068B" w14:paraId="381A27E5" w14:textId="77777777" w:rsidTr="004C2C17">
        <w:trPr>
          <w:trHeight w:val="20"/>
          <w:jc w:val="center"/>
          <w:trPrChange w:id="21" w:author="Heather Huntington" w:date="2014-11-17T19:47:00Z">
            <w:trPr>
              <w:trHeight w:val="20"/>
              <w:jc w:val="center"/>
            </w:trPr>
          </w:trPrChange>
        </w:trPr>
        <w:tc>
          <w:tcPr>
            <w:tcW w:w="843" w:type="dxa"/>
            <w:tcPrChange w:id="22" w:author="Heather Huntington" w:date="2014-11-17T19:47:00Z">
              <w:tcPr>
                <w:tcW w:w="843" w:type="dxa"/>
              </w:tcPr>
            </w:tcPrChange>
          </w:tcPr>
          <w:p w14:paraId="6A41780B" w14:textId="77777777" w:rsidR="00257924" w:rsidRPr="00BE068B" w:rsidRDefault="00257924" w:rsidP="00F71CC4">
            <w:pPr>
              <w:contextualSpacing/>
              <w:jc w:val="center"/>
              <w:rPr>
                <w:rFonts w:ascii="Gill Sans MT" w:hAnsi="Gill Sans MT"/>
                <w:b/>
              </w:rPr>
            </w:pPr>
          </w:p>
        </w:tc>
        <w:tc>
          <w:tcPr>
            <w:tcW w:w="917" w:type="dxa"/>
            <w:tcPrChange w:id="23" w:author="Heather Huntington" w:date="2014-11-17T19:47:00Z">
              <w:tcPr>
                <w:tcW w:w="917" w:type="dxa"/>
              </w:tcPr>
            </w:tcPrChange>
          </w:tcPr>
          <w:p w14:paraId="6CA7386D" w14:textId="77777777" w:rsidR="00257924" w:rsidRPr="00BE068B" w:rsidRDefault="00257924" w:rsidP="00657266">
            <w:pPr>
              <w:contextualSpacing/>
              <w:rPr>
                <w:rFonts w:ascii="Gill Sans MT" w:hAnsi="Gill Sans MT"/>
              </w:rPr>
            </w:pPr>
          </w:p>
        </w:tc>
        <w:tc>
          <w:tcPr>
            <w:tcW w:w="1514" w:type="dxa"/>
            <w:tcPrChange w:id="24" w:author="Heather Huntington" w:date="2014-11-17T19:47:00Z">
              <w:tcPr>
                <w:tcW w:w="1514" w:type="dxa"/>
              </w:tcPr>
            </w:tcPrChange>
          </w:tcPr>
          <w:p w14:paraId="662CA628" w14:textId="3A730B3B" w:rsidR="00257924" w:rsidRPr="00BE068B" w:rsidRDefault="00257924" w:rsidP="00657266">
            <w:pPr>
              <w:contextualSpacing/>
              <w:rPr>
                <w:rFonts w:ascii="Gill Sans MT" w:eastAsia="Calibri" w:hAnsi="Gill Sans MT" w:cs="Times New Roman"/>
              </w:rPr>
            </w:pPr>
            <w:r w:rsidRPr="00BE068B">
              <w:rPr>
                <w:rFonts w:ascii="Gill Sans MT" w:eastAsia="Calibri" w:hAnsi="Gill Sans MT" w:cs="Times New Roman"/>
              </w:rPr>
              <w:t>D.19</w:t>
            </w:r>
          </w:p>
        </w:tc>
        <w:tc>
          <w:tcPr>
            <w:tcW w:w="1080" w:type="dxa"/>
            <w:tcPrChange w:id="25" w:author="Heather Huntington" w:date="2014-11-17T19:47:00Z">
              <w:tcPr>
                <w:tcW w:w="1080" w:type="dxa"/>
              </w:tcPr>
            </w:tcPrChange>
          </w:tcPr>
          <w:p w14:paraId="59EF3069" w14:textId="6A829A51" w:rsidR="00257924" w:rsidRPr="00BE068B" w:rsidRDefault="00257924" w:rsidP="00657266">
            <w:pPr>
              <w:contextualSpacing/>
              <w:rPr>
                <w:rFonts w:ascii="Gill Sans MT" w:eastAsia="Calibri" w:hAnsi="Gill Sans MT" w:cs="Times New Roman"/>
              </w:rPr>
            </w:pPr>
            <w:r w:rsidRPr="00BE068B">
              <w:rPr>
                <w:rFonts w:ascii="Gill Sans MT" w:eastAsia="Calibri" w:hAnsi="Gill Sans MT" w:cs="Times New Roman"/>
              </w:rPr>
              <w:t>D.20</w:t>
            </w:r>
          </w:p>
        </w:tc>
        <w:tc>
          <w:tcPr>
            <w:tcW w:w="1530" w:type="dxa"/>
            <w:tcPrChange w:id="26" w:author="Heather Huntington" w:date="2014-11-17T19:47:00Z">
              <w:tcPr>
                <w:tcW w:w="1530" w:type="dxa"/>
              </w:tcPr>
            </w:tcPrChange>
          </w:tcPr>
          <w:p w14:paraId="48210ADB" w14:textId="2F6704FF"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D.21</w:t>
            </w:r>
          </w:p>
        </w:tc>
        <w:tc>
          <w:tcPr>
            <w:tcW w:w="1170" w:type="dxa"/>
            <w:tcPrChange w:id="27" w:author="Heather Huntington" w:date="2014-11-17T19:47:00Z">
              <w:tcPr>
                <w:tcW w:w="1170" w:type="dxa"/>
              </w:tcPr>
            </w:tcPrChange>
          </w:tcPr>
          <w:p w14:paraId="36AA3DD0" w14:textId="1E376FDF"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D.22</w:t>
            </w:r>
          </w:p>
        </w:tc>
        <w:tc>
          <w:tcPr>
            <w:tcW w:w="1440" w:type="dxa"/>
            <w:tcPrChange w:id="28" w:author="Heather Huntington" w:date="2014-11-17T19:47:00Z">
              <w:tcPr>
                <w:tcW w:w="1440" w:type="dxa"/>
              </w:tcPr>
            </w:tcPrChange>
          </w:tcPr>
          <w:p w14:paraId="3C122EA0" w14:textId="4FCB918E"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D.23</w:t>
            </w:r>
          </w:p>
        </w:tc>
        <w:tc>
          <w:tcPr>
            <w:tcW w:w="1530" w:type="dxa"/>
            <w:tcPrChange w:id="29" w:author="Heather Huntington" w:date="2014-11-17T19:47:00Z">
              <w:tcPr>
                <w:tcW w:w="1890" w:type="dxa"/>
              </w:tcPr>
            </w:tcPrChange>
          </w:tcPr>
          <w:p w14:paraId="209396B4" w14:textId="4F9BE2BB"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D.24</w:t>
            </w:r>
          </w:p>
        </w:tc>
        <w:tc>
          <w:tcPr>
            <w:tcW w:w="1350" w:type="dxa"/>
            <w:tcPrChange w:id="30" w:author="Heather Huntington" w:date="2014-11-17T19:47:00Z">
              <w:tcPr>
                <w:tcW w:w="1080" w:type="dxa"/>
              </w:tcPr>
            </w:tcPrChange>
          </w:tcPr>
          <w:p w14:paraId="5909446A" w14:textId="2A55FA39"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D.25</w:t>
            </w:r>
          </w:p>
        </w:tc>
        <w:tc>
          <w:tcPr>
            <w:tcW w:w="990" w:type="dxa"/>
            <w:tcPrChange w:id="31" w:author="Heather Huntington" w:date="2014-11-17T19:47:00Z">
              <w:tcPr>
                <w:tcW w:w="900" w:type="dxa"/>
              </w:tcPr>
            </w:tcPrChange>
          </w:tcPr>
          <w:p w14:paraId="6601654C" w14:textId="77777777" w:rsidR="00257924" w:rsidRPr="00BE068B" w:rsidRDefault="00257924" w:rsidP="00657266">
            <w:pPr>
              <w:ind w:left="-26" w:right="60" w:firstLine="26"/>
              <w:contextualSpacing/>
              <w:rPr>
                <w:rFonts w:ascii="Gill Sans MT" w:eastAsia="Calibri" w:hAnsi="Gill Sans MT" w:cs="Arial"/>
              </w:rPr>
            </w:pPr>
          </w:p>
        </w:tc>
        <w:tc>
          <w:tcPr>
            <w:tcW w:w="1203" w:type="dxa"/>
            <w:tcPrChange w:id="32" w:author="Heather Huntington" w:date="2014-11-17T19:47:00Z">
              <w:tcPr>
                <w:tcW w:w="1203" w:type="dxa"/>
              </w:tcPr>
            </w:tcPrChange>
          </w:tcPr>
          <w:p w14:paraId="53928C38" w14:textId="2A3FA09D" w:rsidR="00257924" w:rsidRPr="00BE068B" w:rsidRDefault="00257924" w:rsidP="00657266">
            <w:pPr>
              <w:ind w:left="-26" w:right="60" w:firstLine="26"/>
              <w:contextualSpacing/>
              <w:rPr>
                <w:rFonts w:ascii="Gill Sans MT" w:eastAsia="Calibri" w:hAnsi="Gill Sans MT" w:cs="Arial"/>
              </w:rPr>
            </w:pPr>
            <w:r w:rsidRPr="00BE068B">
              <w:rPr>
                <w:rFonts w:ascii="Gill Sans MT" w:eastAsia="Calibri" w:hAnsi="Gill Sans MT" w:cs="Arial"/>
              </w:rPr>
              <w:t>D.26</w:t>
            </w:r>
          </w:p>
        </w:tc>
      </w:tr>
      <w:tr w:rsidR="00297833" w:rsidRPr="00BE068B" w14:paraId="2C658184" w14:textId="006CBE40" w:rsidTr="004C2C17">
        <w:trPr>
          <w:trHeight w:val="20"/>
          <w:jc w:val="center"/>
          <w:trPrChange w:id="33" w:author="Heather Huntington" w:date="2014-11-17T19:47:00Z">
            <w:trPr>
              <w:trHeight w:val="20"/>
              <w:jc w:val="center"/>
            </w:trPr>
          </w:trPrChange>
        </w:trPr>
        <w:tc>
          <w:tcPr>
            <w:tcW w:w="843" w:type="dxa"/>
            <w:tcPrChange w:id="34" w:author="Heather Huntington" w:date="2014-11-17T19:47:00Z">
              <w:tcPr>
                <w:tcW w:w="843" w:type="dxa"/>
              </w:tcPr>
            </w:tcPrChange>
          </w:tcPr>
          <w:p w14:paraId="6F7AE82F" w14:textId="77777777" w:rsidR="00257924" w:rsidRPr="00BE068B" w:rsidRDefault="00257924" w:rsidP="00F71CC4">
            <w:pPr>
              <w:contextualSpacing/>
              <w:jc w:val="center"/>
              <w:rPr>
                <w:rFonts w:ascii="Gill Sans MT" w:hAnsi="Gill Sans MT"/>
                <w:b/>
              </w:rPr>
            </w:pPr>
            <w:r w:rsidRPr="00BE068B">
              <w:rPr>
                <w:rFonts w:ascii="Gill Sans MT" w:hAnsi="Gill Sans MT"/>
                <w:b/>
              </w:rPr>
              <w:t>Forest</w:t>
            </w:r>
          </w:p>
          <w:p w14:paraId="592A4C3B" w14:textId="77777777" w:rsidR="00257924" w:rsidRPr="00BE068B" w:rsidRDefault="00257924" w:rsidP="00F71CC4">
            <w:pPr>
              <w:contextualSpacing/>
              <w:jc w:val="center"/>
              <w:rPr>
                <w:rFonts w:ascii="Gill Sans MT" w:hAnsi="Gill Sans MT"/>
                <w:b/>
              </w:rPr>
            </w:pPr>
            <w:proofErr w:type="gramStart"/>
            <w:r w:rsidRPr="00BE068B">
              <w:rPr>
                <w:rFonts w:ascii="Gill Sans MT" w:hAnsi="Gill Sans MT"/>
                <w:b/>
              </w:rPr>
              <w:t>code</w:t>
            </w:r>
            <w:proofErr w:type="gramEnd"/>
          </w:p>
        </w:tc>
        <w:tc>
          <w:tcPr>
            <w:tcW w:w="917" w:type="dxa"/>
            <w:tcPrChange w:id="35" w:author="Heather Huntington" w:date="2014-11-17T19:47:00Z">
              <w:tcPr>
                <w:tcW w:w="917" w:type="dxa"/>
              </w:tcPr>
            </w:tcPrChange>
          </w:tcPr>
          <w:p w14:paraId="46BB68B2" w14:textId="77777777" w:rsidR="00257924" w:rsidRPr="00BE068B" w:rsidRDefault="00257924" w:rsidP="00657266">
            <w:pPr>
              <w:contextualSpacing/>
              <w:rPr>
                <w:rFonts w:ascii="Gill Sans MT" w:hAnsi="Gill Sans MT"/>
              </w:rPr>
            </w:pPr>
            <w:r w:rsidRPr="00BE068B">
              <w:rPr>
                <w:rFonts w:ascii="Gill Sans MT" w:hAnsi="Gill Sans MT"/>
              </w:rPr>
              <w:t>Name of the forest</w:t>
            </w:r>
          </w:p>
        </w:tc>
        <w:tc>
          <w:tcPr>
            <w:tcW w:w="1514" w:type="dxa"/>
            <w:tcPrChange w:id="36" w:author="Heather Huntington" w:date="2014-11-17T19:47:00Z">
              <w:tcPr>
                <w:tcW w:w="1514" w:type="dxa"/>
              </w:tcPr>
            </w:tcPrChange>
          </w:tcPr>
          <w:p w14:paraId="602D966E" w14:textId="77777777" w:rsidR="00257924" w:rsidRPr="00BE068B" w:rsidRDefault="00257924" w:rsidP="00657266">
            <w:pPr>
              <w:contextualSpacing/>
              <w:rPr>
                <w:rFonts w:ascii="Gill Sans MT" w:eastAsia="Calibri" w:hAnsi="Gill Sans MT" w:cs="Times New Roman"/>
              </w:rPr>
            </w:pPr>
            <w:r w:rsidRPr="00BE068B">
              <w:rPr>
                <w:rFonts w:ascii="Gill Sans MT" w:eastAsia="Calibri" w:hAnsi="Gill Sans MT" w:cs="Times New Roman"/>
              </w:rPr>
              <w:t>Are there some kinds of animals that you see in this forest that you did not see 5 years ago?</w:t>
            </w:r>
          </w:p>
          <w:p w14:paraId="4FF0EC9A" w14:textId="77777777" w:rsidR="00257924" w:rsidRPr="00BE068B" w:rsidRDefault="00257924" w:rsidP="00657266">
            <w:pPr>
              <w:contextualSpacing/>
              <w:rPr>
                <w:rFonts w:ascii="Gill Sans MT" w:eastAsia="Calibri" w:hAnsi="Gill Sans MT" w:cs="Times New Roman"/>
              </w:rPr>
            </w:pPr>
            <w:r w:rsidRPr="00BE068B">
              <w:rPr>
                <w:rFonts w:ascii="Gill Sans MT" w:eastAsia="Calibri" w:hAnsi="Gill Sans MT" w:cs="Times New Roman"/>
              </w:rPr>
              <w:t>0=No</w:t>
            </w:r>
          </w:p>
          <w:p w14:paraId="7CFC39B7" w14:textId="77777777" w:rsidR="00257924" w:rsidRPr="00BE068B" w:rsidRDefault="00257924" w:rsidP="00657266">
            <w:pPr>
              <w:contextualSpacing/>
              <w:rPr>
                <w:rFonts w:ascii="Gill Sans MT" w:eastAsia="Calibri" w:hAnsi="Gill Sans MT" w:cs="Times New Roman"/>
              </w:rPr>
            </w:pPr>
            <w:r w:rsidRPr="00BE068B">
              <w:rPr>
                <w:rFonts w:ascii="Gill Sans MT" w:eastAsia="Calibri" w:hAnsi="Gill Sans MT" w:cs="Times New Roman"/>
              </w:rPr>
              <w:t>1=Yes</w:t>
            </w:r>
          </w:p>
          <w:p w14:paraId="3CD2A1B2" w14:textId="733F2B33" w:rsidR="00257924" w:rsidRPr="00BE068B" w:rsidRDefault="00257924" w:rsidP="00657266">
            <w:pPr>
              <w:contextualSpacing/>
              <w:rPr>
                <w:rFonts w:ascii="Gill Sans MT" w:hAnsi="Gill Sans MT"/>
                <w:i/>
              </w:rPr>
            </w:pPr>
            <w:r w:rsidRPr="00BE068B">
              <w:rPr>
                <w:rFonts w:ascii="Gill Sans MT" w:eastAsia="Calibri" w:hAnsi="Gill Sans MT" w:cs="Times New Roman"/>
                <w:i/>
              </w:rPr>
              <w:t xml:space="preserve">If 0, skip </w:t>
            </w:r>
          </w:p>
        </w:tc>
        <w:tc>
          <w:tcPr>
            <w:tcW w:w="1080" w:type="dxa"/>
            <w:tcPrChange w:id="37" w:author="Heather Huntington" w:date="2014-11-17T19:47:00Z">
              <w:tcPr>
                <w:tcW w:w="1080" w:type="dxa"/>
              </w:tcPr>
            </w:tcPrChange>
          </w:tcPr>
          <w:p w14:paraId="5DF48D8D" w14:textId="327FA313" w:rsidR="00257924" w:rsidRPr="00BE068B" w:rsidRDefault="00257924" w:rsidP="00657266">
            <w:pPr>
              <w:contextualSpacing/>
              <w:rPr>
                <w:rFonts w:ascii="Gill Sans MT" w:hAnsi="Gill Sans MT"/>
              </w:rPr>
            </w:pPr>
            <w:r w:rsidRPr="00BE068B">
              <w:rPr>
                <w:rFonts w:ascii="Gill Sans MT" w:eastAsia="Calibri" w:hAnsi="Gill Sans MT" w:cs="Times New Roman"/>
              </w:rPr>
              <w:t>If yes, can you</w:t>
            </w:r>
            <w:commentRangeStart w:id="38"/>
            <w:r w:rsidRPr="00BE068B">
              <w:rPr>
                <w:rFonts w:ascii="Gill Sans MT" w:eastAsia="Calibri" w:hAnsi="Gill Sans MT" w:cs="Times New Roman"/>
              </w:rPr>
              <w:t xml:space="preserve"> </w:t>
            </w:r>
            <w:commentRangeStart w:id="39"/>
            <w:r w:rsidRPr="00BE068B">
              <w:rPr>
                <w:rFonts w:ascii="Gill Sans MT" w:eastAsia="Calibri" w:hAnsi="Gill Sans MT" w:cs="Times New Roman"/>
              </w:rPr>
              <w:t xml:space="preserve">list </w:t>
            </w:r>
            <w:commentRangeEnd w:id="39"/>
            <w:r w:rsidR="001B0130">
              <w:rPr>
                <w:rStyle w:val="CommentReference"/>
              </w:rPr>
              <w:commentReference w:id="39"/>
            </w:r>
            <w:commentRangeEnd w:id="38"/>
            <w:r w:rsidR="004C2C17">
              <w:rPr>
                <w:rStyle w:val="CommentReference"/>
              </w:rPr>
              <w:commentReference w:id="38"/>
            </w:r>
            <w:r w:rsidRPr="00BE068B">
              <w:rPr>
                <w:rFonts w:ascii="Gill Sans MT" w:eastAsia="Calibri" w:hAnsi="Gill Sans MT" w:cs="Times New Roman"/>
              </w:rPr>
              <w:t>these types of animals?</w:t>
            </w:r>
          </w:p>
        </w:tc>
        <w:tc>
          <w:tcPr>
            <w:tcW w:w="1530" w:type="dxa"/>
            <w:tcPrChange w:id="40" w:author="Heather Huntington" w:date="2014-11-17T19:47:00Z">
              <w:tcPr>
                <w:tcW w:w="1530" w:type="dxa"/>
              </w:tcPr>
            </w:tcPrChange>
          </w:tcPr>
          <w:p w14:paraId="4B2DD390" w14:textId="10EFF242" w:rsidR="00257924" w:rsidRPr="00BE068B" w:rsidRDefault="00257924" w:rsidP="00657266">
            <w:pPr>
              <w:contextualSpacing/>
              <w:rPr>
                <w:rFonts w:ascii="Gill Sans MT" w:hAnsi="Gill Sans MT"/>
              </w:rPr>
            </w:pPr>
            <w:r w:rsidRPr="00BE068B">
              <w:rPr>
                <w:rFonts w:ascii="Gill Sans MT" w:eastAsia="Calibri" w:hAnsi="Gill Sans MT" w:cs="Arial"/>
              </w:rPr>
              <w:t>How many km is it from your home to the edge of the forest/wooded area?</w:t>
            </w:r>
          </w:p>
        </w:tc>
        <w:tc>
          <w:tcPr>
            <w:tcW w:w="1170" w:type="dxa"/>
            <w:tcPrChange w:id="41" w:author="Heather Huntington" w:date="2014-11-17T19:47:00Z">
              <w:tcPr>
                <w:tcW w:w="1170" w:type="dxa"/>
              </w:tcPr>
            </w:tcPrChange>
          </w:tcPr>
          <w:p w14:paraId="5C22111B" w14:textId="77777777"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How does your HH access this forest?</w:t>
            </w:r>
          </w:p>
          <w:p w14:paraId="208E50A3" w14:textId="77777777" w:rsidR="00257924" w:rsidRPr="00BE068B" w:rsidRDefault="00257924" w:rsidP="00657266">
            <w:pPr>
              <w:contextualSpacing/>
              <w:rPr>
                <w:rFonts w:ascii="Gill Sans MT" w:eastAsia="Calibri" w:hAnsi="Gill Sans MT" w:cs="Arial"/>
              </w:rPr>
            </w:pPr>
          </w:p>
          <w:p w14:paraId="6E41F5A6" w14:textId="77777777" w:rsidR="00257924" w:rsidRPr="00BE068B" w:rsidRDefault="00257924" w:rsidP="00657266">
            <w:pPr>
              <w:contextualSpacing/>
              <w:rPr>
                <w:rFonts w:ascii="Gill Sans MT" w:eastAsia="Calibri" w:hAnsi="Gill Sans MT" w:cs="Arial"/>
              </w:rPr>
            </w:pPr>
            <w:commentRangeStart w:id="42"/>
            <w:commentRangeStart w:id="43"/>
            <w:r w:rsidRPr="00BE068B">
              <w:rPr>
                <w:rFonts w:ascii="Gill Sans MT" w:eastAsia="Calibri" w:hAnsi="Gill Sans MT" w:cs="Arial"/>
              </w:rPr>
              <w:t>1=Walk</w:t>
            </w:r>
          </w:p>
          <w:p w14:paraId="50174CE1" w14:textId="77777777"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2=Bike</w:t>
            </w:r>
          </w:p>
          <w:p w14:paraId="381A0C9C" w14:textId="7208902F" w:rsidR="00257924" w:rsidRPr="00BE068B" w:rsidRDefault="00257924" w:rsidP="00657266">
            <w:pPr>
              <w:contextualSpacing/>
              <w:rPr>
                <w:rFonts w:ascii="Gill Sans MT" w:hAnsi="Gill Sans MT"/>
              </w:rPr>
            </w:pPr>
            <w:r w:rsidRPr="00BE068B">
              <w:rPr>
                <w:rFonts w:ascii="Gill Sans MT" w:eastAsia="Calibri" w:hAnsi="Gill Sans MT" w:cs="Arial"/>
              </w:rPr>
              <w:t>3=Car</w:t>
            </w:r>
            <w:commentRangeEnd w:id="42"/>
            <w:r w:rsidR="00116982">
              <w:rPr>
                <w:rStyle w:val="CommentReference"/>
              </w:rPr>
              <w:commentReference w:id="42"/>
            </w:r>
            <w:commentRangeEnd w:id="43"/>
            <w:r w:rsidR="004C2C17">
              <w:rPr>
                <w:rStyle w:val="CommentReference"/>
              </w:rPr>
              <w:commentReference w:id="43"/>
            </w:r>
          </w:p>
        </w:tc>
        <w:tc>
          <w:tcPr>
            <w:tcW w:w="1440" w:type="dxa"/>
            <w:tcPrChange w:id="44" w:author="Heather Huntington" w:date="2014-11-17T19:47:00Z">
              <w:tcPr>
                <w:tcW w:w="1440" w:type="dxa"/>
              </w:tcPr>
            </w:tcPrChange>
          </w:tcPr>
          <w:p w14:paraId="661FF172" w14:textId="0BF847A7" w:rsidR="00257924" w:rsidRPr="00BE068B" w:rsidRDefault="00257924" w:rsidP="00657266">
            <w:pPr>
              <w:contextualSpacing/>
              <w:rPr>
                <w:rFonts w:ascii="Gill Sans MT" w:hAnsi="Gill Sans MT"/>
              </w:rPr>
            </w:pPr>
            <w:r w:rsidRPr="00BE068B">
              <w:rPr>
                <w:rFonts w:ascii="Gill Sans MT" w:eastAsia="Calibri" w:hAnsi="Gill Sans MT" w:cs="Arial"/>
              </w:rPr>
              <w:t>How long (minutes/hours) does it take your HH to access this forest?</w:t>
            </w:r>
          </w:p>
        </w:tc>
        <w:tc>
          <w:tcPr>
            <w:tcW w:w="1530" w:type="dxa"/>
            <w:tcPrChange w:id="45" w:author="Heather Huntington" w:date="2014-11-17T19:47:00Z">
              <w:tcPr>
                <w:tcW w:w="1890" w:type="dxa"/>
              </w:tcPr>
            </w:tcPrChange>
          </w:tcPr>
          <w:p w14:paraId="457FD9AD" w14:textId="77777777"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Have there been any restrictions on your HH’s access to this forest?</w:t>
            </w:r>
          </w:p>
          <w:p w14:paraId="54CEA547" w14:textId="77777777" w:rsidR="00257924" w:rsidRPr="00BE068B" w:rsidRDefault="00257924" w:rsidP="00657266">
            <w:pPr>
              <w:contextualSpacing/>
              <w:rPr>
                <w:rFonts w:ascii="Gill Sans MT" w:eastAsia="Calibri" w:hAnsi="Gill Sans MT" w:cs="Times New Roman"/>
              </w:rPr>
            </w:pPr>
          </w:p>
          <w:p w14:paraId="16A7700F" w14:textId="6F5B2ABF" w:rsidR="00257924" w:rsidRPr="00BE068B" w:rsidRDefault="00257924" w:rsidP="00657266">
            <w:pPr>
              <w:rPr>
                <w:rFonts w:ascii="Gill Sans MT" w:hAnsi="Gill Sans MT"/>
              </w:rPr>
            </w:pPr>
            <w:r w:rsidRPr="00BE068B">
              <w:rPr>
                <w:rFonts w:ascii="Gill Sans MT" w:hAnsi="Gill Sans MT"/>
              </w:rPr>
              <w:t>0=No</w:t>
            </w:r>
          </w:p>
          <w:p w14:paraId="3082AC11" w14:textId="366FD243" w:rsidR="00257924" w:rsidRPr="00BE068B" w:rsidRDefault="00257924" w:rsidP="00657266">
            <w:pPr>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26BFEFF6" w14:textId="0EF9ADB0" w:rsidR="00257924" w:rsidRPr="00BE068B" w:rsidRDefault="00257924" w:rsidP="00657266">
            <w:pPr>
              <w:contextualSpacing/>
              <w:rPr>
                <w:rFonts w:ascii="Gill Sans MT" w:hAnsi="Gill Sans MT"/>
                <w:i/>
              </w:rPr>
            </w:pPr>
            <w:r w:rsidRPr="00BE068B">
              <w:rPr>
                <w:rFonts w:ascii="Gill Sans MT" w:hAnsi="Gill Sans MT"/>
                <w:i/>
              </w:rPr>
              <w:t>If 0, skip to D.27</w:t>
            </w:r>
          </w:p>
        </w:tc>
        <w:tc>
          <w:tcPr>
            <w:tcW w:w="1350" w:type="dxa"/>
            <w:tcPrChange w:id="46" w:author="Heather Huntington" w:date="2014-11-17T19:47:00Z">
              <w:tcPr>
                <w:tcW w:w="1080" w:type="dxa"/>
              </w:tcPr>
            </w:tcPrChange>
          </w:tcPr>
          <w:p w14:paraId="20174391" w14:textId="77777777" w:rsidR="00257924" w:rsidRDefault="00257924" w:rsidP="00657266">
            <w:pPr>
              <w:contextualSpacing/>
              <w:rPr>
                <w:rFonts w:ascii="Gill Sans MT" w:eastAsia="Calibri" w:hAnsi="Gill Sans MT" w:cs="Arial"/>
              </w:rPr>
            </w:pPr>
            <w:r w:rsidRPr="00BE068B">
              <w:rPr>
                <w:rFonts w:ascii="Gill Sans MT" w:eastAsia="Calibri" w:hAnsi="Gill Sans MT" w:cs="Arial"/>
              </w:rPr>
              <w:t xml:space="preserve">By </w:t>
            </w:r>
            <w:commentRangeStart w:id="47"/>
            <w:r w:rsidRPr="00BE068B">
              <w:rPr>
                <w:rFonts w:ascii="Gill Sans MT" w:eastAsia="Calibri" w:hAnsi="Gill Sans MT" w:cs="Arial"/>
              </w:rPr>
              <w:t>whom</w:t>
            </w:r>
            <w:commentRangeEnd w:id="47"/>
            <w:r w:rsidR="001B0130">
              <w:rPr>
                <w:rStyle w:val="CommentReference"/>
              </w:rPr>
              <w:commentReference w:id="47"/>
            </w:r>
            <w:r w:rsidRPr="00BE068B">
              <w:rPr>
                <w:rFonts w:ascii="Gill Sans MT" w:eastAsia="Calibri" w:hAnsi="Gill Sans MT" w:cs="Arial"/>
              </w:rPr>
              <w:t>?</w:t>
            </w:r>
          </w:p>
          <w:p w14:paraId="3787CBBF" w14:textId="7C399370" w:rsidR="00257924" w:rsidRDefault="004C2C17" w:rsidP="004C2C17">
            <w:pPr>
              <w:contextualSpacing/>
              <w:rPr>
                <w:ins w:id="48" w:author="Heather Huntington" w:date="2014-11-17T19:46:00Z"/>
              </w:rPr>
            </w:pPr>
            <w:ins w:id="49" w:author="Heather Huntington" w:date="2014-11-17T19:46:00Z">
              <w:r>
                <w:t>1.</w:t>
              </w:r>
            </w:ins>
            <w:ins w:id="50" w:author="Heather Huntington" w:date="2014-11-17T19:45:00Z">
              <w:r w:rsidRPr="004C2C17">
                <w:t>Headperson</w:t>
              </w:r>
            </w:ins>
          </w:p>
          <w:p w14:paraId="47DA367C" w14:textId="77777777" w:rsidR="004C2C17" w:rsidRDefault="004C2C17" w:rsidP="004C2C17">
            <w:pPr>
              <w:contextualSpacing/>
              <w:rPr>
                <w:ins w:id="51" w:author="Heather Huntington" w:date="2014-11-17T19:46:00Z"/>
              </w:rPr>
            </w:pPr>
          </w:p>
          <w:p w14:paraId="2C5053B9" w14:textId="77777777" w:rsidR="004C2C17" w:rsidRDefault="004C2C17" w:rsidP="004C2C17">
            <w:pPr>
              <w:contextualSpacing/>
              <w:rPr>
                <w:ins w:id="52" w:author="Heather Huntington" w:date="2014-11-17T19:46:00Z"/>
              </w:rPr>
            </w:pPr>
            <w:ins w:id="53" w:author="Heather Huntington" w:date="2014-11-17T19:46:00Z">
              <w:r>
                <w:t>2.Chief</w:t>
              </w:r>
            </w:ins>
          </w:p>
          <w:p w14:paraId="04D94530" w14:textId="77777777" w:rsidR="004C2C17" w:rsidRDefault="004C2C17" w:rsidP="004C2C17">
            <w:pPr>
              <w:contextualSpacing/>
              <w:rPr>
                <w:ins w:id="54" w:author="Heather Huntington" w:date="2014-11-17T19:46:00Z"/>
              </w:rPr>
            </w:pPr>
            <w:ins w:id="55" w:author="Heather Huntington" w:date="2014-11-17T19:46:00Z">
              <w:r>
                <w:t>3. DFO officials</w:t>
              </w:r>
            </w:ins>
          </w:p>
          <w:p w14:paraId="77113D2F" w14:textId="77777777" w:rsidR="004C2C17" w:rsidRDefault="004C2C17" w:rsidP="004C2C17">
            <w:pPr>
              <w:contextualSpacing/>
              <w:rPr>
                <w:ins w:id="56" w:author="Heather Huntington" w:date="2014-11-17T19:46:00Z"/>
              </w:rPr>
            </w:pPr>
            <w:ins w:id="57" w:author="Heather Huntington" w:date="2014-11-17T19:46:00Z">
              <w:r>
                <w:t>4.ZAWA officials</w:t>
              </w:r>
            </w:ins>
          </w:p>
          <w:p w14:paraId="08DF5819" w14:textId="36C4FA05" w:rsidR="004C2C17" w:rsidRDefault="004C2C17" w:rsidP="004C2C17">
            <w:pPr>
              <w:contextualSpacing/>
              <w:rPr>
                <w:ins w:id="58" w:author="Heather Huntington" w:date="2014-11-17T19:47:00Z"/>
              </w:rPr>
            </w:pPr>
            <w:ins w:id="59" w:author="Heather Huntington" w:date="2014-11-17T19:46:00Z">
              <w:r>
                <w:t>5.</w:t>
              </w:r>
            </w:ins>
            <w:ins w:id="60" w:author="Heather Huntington" w:date="2014-11-17T19:47:00Z">
              <w:r>
                <w:t xml:space="preserve"> Private landowner</w:t>
              </w:r>
            </w:ins>
          </w:p>
          <w:p w14:paraId="03B37542" w14:textId="77777777" w:rsidR="004C2C17" w:rsidRDefault="004C2C17" w:rsidP="004C2C17">
            <w:pPr>
              <w:contextualSpacing/>
              <w:rPr>
                <w:ins w:id="61" w:author="Heather Huntington" w:date="2014-11-17T19:47:00Z"/>
              </w:rPr>
            </w:pPr>
            <w:ins w:id="62" w:author="Heather Huntington" w:date="2014-11-17T19:47:00Z">
              <w:r>
                <w:t>6. Company</w:t>
              </w:r>
            </w:ins>
          </w:p>
          <w:p w14:paraId="6CD7E7C3" w14:textId="0548B680" w:rsidR="004C2C17" w:rsidRPr="004C2C17" w:rsidRDefault="004C2C17" w:rsidP="004C2C17">
            <w:pPr>
              <w:contextualSpacing/>
              <w:rPr>
                <w:ins w:id="63" w:author="Heather Huntington" w:date="2014-11-17T19:45:00Z"/>
              </w:rPr>
            </w:pPr>
            <w:ins w:id="64" w:author="Heather Huntington" w:date="2014-11-17T19:47:00Z">
              <w:r>
                <w:t>97. Other</w:t>
              </w:r>
            </w:ins>
          </w:p>
          <w:p w14:paraId="034C5D9A" w14:textId="77777777" w:rsidR="004C2C17" w:rsidRPr="004C2C17" w:rsidRDefault="004C2C17" w:rsidP="004C2C17">
            <w:pPr>
              <w:contextualSpacing/>
            </w:pPr>
          </w:p>
          <w:p w14:paraId="6F5A8521" w14:textId="666344F9" w:rsidR="00257924" w:rsidRPr="00BE068B" w:rsidRDefault="00257924" w:rsidP="00657266">
            <w:pPr>
              <w:contextualSpacing/>
              <w:rPr>
                <w:rFonts w:ascii="Gill Sans MT" w:eastAsia="Calibri" w:hAnsi="Gill Sans MT" w:cs="Arial"/>
              </w:rPr>
            </w:pPr>
          </w:p>
        </w:tc>
        <w:tc>
          <w:tcPr>
            <w:tcW w:w="990" w:type="dxa"/>
            <w:tcPrChange w:id="65" w:author="Heather Huntington" w:date="2014-11-17T19:47:00Z">
              <w:tcPr>
                <w:tcW w:w="900" w:type="dxa"/>
              </w:tcPr>
            </w:tcPrChange>
          </w:tcPr>
          <w:p w14:paraId="518DF7BC" w14:textId="77777777" w:rsidR="00257924" w:rsidRDefault="00257924" w:rsidP="00657266">
            <w:pPr>
              <w:ind w:left="-26" w:right="60" w:firstLine="26"/>
              <w:contextualSpacing/>
              <w:rPr>
                <w:ins w:id="66" w:author="Heather Huntington" w:date="2014-11-17T19:49:00Z"/>
                <w:rFonts w:ascii="Gill Sans MT" w:eastAsia="Calibri" w:hAnsi="Gill Sans MT" w:cs="Arial"/>
              </w:rPr>
            </w:pPr>
            <w:r w:rsidRPr="00BE068B">
              <w:rPr>
                <w:rFonts w:ascii="Gill Sans MT" w:eastAsia="Calibri" w:hAnsi="Gill Sans MT" w:cs="Arial"/>
              </w:rPr>
              <w:t xml:space="preserve">For what </w:t>
            </w:r>
            <w:commentRangeStart w:id="67"/>
            <w:r w:rsidRPr="00BE068B">
              <w:rPr>
                <w:rFonts w:ascii="Gill Sans MT" w:eastAsia="Calibri" w:hAnsi="Gill Sans MT" w:cs="Arial"/>
              </w:rPr>
              <w:t>reason</w:t>
            </w:r>
            <w:commentRangeEnd w:id="67"/>
            <w:r w:rsidR="001B0130">
              <w:rPr>
                <w:rStyle w:val="CommentReference"/>
              </w:rPr>
              <w:commentReference w:id="67"/>
            </w:r>
            <w:r w:rsidRPr="00BE068B">
              <w:rPr>
                <w:rFonts w:ascii="Gill Sans MT" w:eastAsia="Calibri" w:hAnsi="Gill Sans MT" w:cs="Arial"/>
              </w:rPr>
              <w:t xml:space="preserve">? </w:t>
            </w:r>
            <w:ins w:id="68" w:author="McGee, Heather" w:date="2014-09-10T13:50:00Z">
              <w:r w:rsidRPr="00BE068B">
                <w:rPr>
                  <w:rFonts w:ascii="Gill Sans MT" w:eastAsia="Calibri" w:hAnsi="Gill Sans MT" w:cs="Arial"/>
                </w:rPr>
                <w:t xml:space="preserve"> </w:t>
              </w:r>
            </w:ins>
          </w:p>
          <w:p w14:paraId="32C21DE0" w14:textId="77777777" w:rsidR="004C2C17" w:rsidRDefault="004C2C17" w:rsidP="00657266">
            <w:pPr>
              <w:ind w:left="-26" w:right="60" w:firstLine="26"/>
              <w:contextualSpacing/>
              <w:rPr>
                <w:ins w:id="69" w:author="Heather Huntington" w:date="2014-11-17T19:49:00Z"/>
                <w:rFonts w:ascii="Gill Sans MT" w:eastAsia="Calibri" w:hAnsi="Gill Sans MT" w:cs="Arial"/>
              </w:rPr>
            </w:pPr>
          </w:p>
          <w:p w14:paraId="2EB92E43" w14:textId="77777777" w:rsidR="004C2C17" w:rsidRDefault="004C2C17" w:rsidP="00657266">
            <w:pPr>
              <w:ind w:left="-26" w:right="60" w:firstLine="26"/>
              <w:contextualSpacing/>
              <w:rPr>
                <w:ins w:id="70" w:author="Heather Huntington" w:date="2014-11-17T19:49:00Z"/>
                <w:rFonts w:ascii="Gill Sans MT" w:eastAsia="Calibri" w:hAnsi="Gill Sans MT" w:cs="Arial"/>
              </w:rPr>
            </w:pPr>
            <w:ins w:id="71" w:author="Heather Huntington" w:date="2014-11-17T19:49:00Z">
              <w:r>
                <w:rPr>
                  <w:rFonts w:ascii="Gill Sans MT" w:eastAsia="Calibri" w:hAnsi="Gill Sans MT" w:cs="Arial"/>
                </w:rPr>
                <w:t>1.Must pay a fee for entry</w:t>
              </w:r>
            </w:ins>
          </w:p>
          <w:p w14:paraId="167311D6" w14:textId="77777777" w:rsidR="004C2C17" w:rsidRDefault="004C2C17" w:rsidP="00657266">
            <w:pPr>
              <w:ind w:left="-26" w:right="60" w:firstLine="26"/>
              <w:contextualSpacing/>
              <w:rPr>
                <w:ins w:id="72" w:author="Heather Huntington" w:date="2014-11-17T19:49:00Z"/>
                <w:rFonts w:ascii="Gill Sans MT" w:eastAsia="Calibri" w:hAnsi="Gill Sans MT" w:cs="Arial"/>
              </w:rPr>
            </w:pPr>
            <w:ins w:id="73" w:author="Heather Huntington" w:date="2014-11-17T19:49:00Z">
              <w:r>
                <w:rPr>
                  <w:rFonts w:ascii="Gill Sans MT" w:eastAsia="Calibri" w:hAnsi="Gill Sans MT" w:cs="Arial"/>
                </w:rPr>
                <w:t>2.No one is allowed entry – strict restrictions</w:t>
              </w:r>
            </w:ins>
          </w:p>
          <w:p w14:paraId="0B0FE4FD" w14:textId="7F25EE98" w:rsidR="004C2C17" w:rsidRPr="00BE068B" w:rsidRDefault="004C2C17" w:rsidP="00657266">
            <w:pPr>
              <w:ind w:left="-26" w:right="60" w:firstLine="26"/>
              <w:contextualSpacing/>
              <w:rPr>
                <w:rFonts w:ascii="Gill Sans MT" w:eastAsia="Calibri" w:hAnsi="Gill Sans MT" w:cs="Arial"/>
              </w:rPr>
            </w:pPr>
            <w:ins w:id="74" w:author="Heather Huntington" w:date="2014-11-17T19:49:00Z">
              <w:r>
                <w:rPr>
                  <w:rFonts w:ascii="Gill Sans MT" w:eastAsia="Calibri" w:hAnsi="Gill Sans MT" w:cs="Arial"/>
                </w:rPr>
                <w:t>888- Don</w:t>
              </w:r>
            </w:ins>
            <w:ins w:id="75" w:author="Heather Huntington" w:date="2014-11-17T19:50:00Z">
              <w:r>
                <w:rPr>
                  <w:rFonts w:ascii="Gill Sans MT" w:eastAsia="Calibri" w:hAnsi="Gill Sans MT" w:cs="Arial"/>
                </w:rPr>
                <w:t>’t know</w:t>
              </w:r>
            </w:ins>
          </w:p>
        </w:tc>
        <w:tc>
          <w:tcPr>
            <w:tcW w:w="1203" w:type="dxa"/>
            <w:tcPrChange w:id="76" w:author="Heather Huntington" w:date="2014-11-17T19:47:00Z">
              <w:tcPr>
                <w:tcW w:w="1203" w:type="dxa"/>
              </w:tcPr>
            </w:tcPrChange>
          </w:tcPr>
          <w:p w14:paraId="66CB525F" w14:textId="0959F574" w:rsidR="00257924" w:rsidRPr="00BE068B" w:rsidRDefault="00257924" w:rsidP="00657266">
            <w:pPr>
              <w:ind w:left="-26" w:right="60" w:firstLine="26"/>
              <w:contextualSpacing/>
              <w:rPr>
                <w:rFonts w:ascii="Gill Sans MT" w:eastAsia="Calibri" w:hAnsi="Gill Sans MT" w:cs="Arial"/>
              </w:rPr>
            </w:pPr>
            <w:r>
              <w:rPr>
                <w:rFonts w:ascii="Gill Sans MT" w:hAnsi="Gill Sans MT"/>
                <w:sz w:val="20"/>
                <w:szCs w:val="20"/>
              </w:rPr>
              <w:t>If yes, h</w:t>
            </w:r>
            <w:r w:rsidRPr="00BE068B">
              <w:rPr>
                <w:rFonts w:ascii="Gill Sans MT" w:hAnsi="Gill Sans MT"/>
                <w:sz w:val="20"/>
                <w:szCs w:val="20"/>
              </w:rPr>
              <w:t xml:space="preserve">as your HH compensated </w:t>
            </w:r>
            <w:proofErr w:type="gramStart"/>
            <w:r w:rsidRPr="00BE068B">
              <w:rPr>
                <w:rFonts w:ascii="Gill Sans MT" w:hAnsi="Gill Sans MT"/>
                <w:sz w:val="20"/>
                <w:szCs w:val="20"/>
              </w:rPr>
              <w:t xml:space="preserve">by </w:t>
            </w:r>
            <w:ins w:id="77" w:author="Stephanie Fenner" w:date="2014-11-04T15:00:00Z">
              <w:r w:rsidRPr="00BE068B">
                <w:rPr>
                  <w:rFonts w:ascii="Gill Sans MT" w:hAnsi="Gill Sans MT"/>
                  <w:sz w:val="20"/>
                  <w:szCs w:val="20"/>
                </w:rPr>
                <w:t xml:space="preserve"> </w:t>
              </w:r>
            </w:ins>
            <w:r w:rsidRPr="00BE068B">
              <w:rPr>
                <w:rFonts w:ascii="Gill Sans MT" w:hAnsi="Gill Sans MT"/>
                <w:sz w:val="20"/>
                <w:szCs w:val="20"/>
              </w:rPr>
              <w:t>harvesting</w:t>
            </w:r>
            <w:proofErr w:type="gramEnd"/>
            <w:r w:rsidRPr="00BE068B">
              <w:rPr>
                <w:rFonts w:ascii="Gill Sans MT" w:hAnsi="Gill Sans MT"/>
                <w:sz w:val="20"/>
                <w:szCs w:val="20"/>
              </w:rPr>
              <w:t xml:space="preserve"> forest </w:t>
            </w:r>
            <w:r w:rsidRPr="00BE068B">
              <w:rPr>
                <w:rFonts w:ascii="Gill Sans MT" w:hAnsi="Gill Sans MT" w:cs="TimesNewRomanPSMT"/>
                <w:sz w:val="20"/>
                <w:szCs w:val="20"/>
              </w:rPr>
              <w:t>products from other communal or government forests?</w:t>
            </w:r>
          </w:p>
        </w:tc>
      </w:tr>
      <w:tr w:rsidR="00297833" w:rsidRPr="00BE068B" w14:paraId="3852333C" w14:textId="2123FE66" w:rsidTr="004C2C17">
        <w:trPr>
          <w:trHeight w:val="20"/>
          <w:jc w:val="center"/>
          <w:trPrChange w:id="78" w:author="Heather Huntington" w:date="2014-11-17T19:47:00Z">
            <w:trPr>
              <w:trHeight w:val="20"/>
              <w:jc w:val="center"/>
            </w:trPr>
          </w:trPrChange>
        </w:trPr>
        <w:tc>
          <w:tcPr>
            <w:tcW w:w="843" w:type="dxa"/>
            <w:tcPrChange w:id="79" w:author="Heather Huntington" w:date="2014-11-17T19:47:00Z">
              <w:tcPr>
                <w:tcW w:w="843" w:type="dxa"/>
              </w:tcPr>
            </w:tcPrChange>
          </w:tcPr>
          <w:p w14:paraId="4D2673ED" w14:textId="577FF9EF" w:rsidR="00257924" w:rsidRPr="00BE068B" w:rsidRDefault="00257924" w:rsidP="00F71CC4">
            <w:pPr>
              <w:contextualSpacing/>
              <w:jc w:val="center"/>
              <w:rPr>
                <w:rFonts w:ascii="Gill Sans MT" w:hAnsi="Gill Sans MT"/>
                <w:b/>
              </w:rPr>
            </w:pPr>
          </w:p>
        </w:tc>
        <w:tc>
          <w:tcPr>
            <w:tcW w:w="917" w:type="dxa"/>
            <w:tcPrChange w:id="80" w:author="Heather Huntington" w:date="2014-11-17T19:47:00Z">
              <w:tcPr>
                <w:tcW w:w="917" w:type="dxa"/>
              </w:tcPr>
            </w:tcPrChange>
          </w:tcPr>
          <w:p w14:paraId="573A362B" w14:textId="77777777" w:rsidR="00257924" w:rsidRPr="00BE068B" w:rsidRDefault="00257924" w:rsidP="00F71CC4">
            <w:pPr>
              <w:contextualSpacing/>
              <w:jc w:val="center"/>
              <w:rPr>
                <w:rFonts w:ascii="Gill Sans MT" w:hAnsi="Gill Sans MT"/>
              </w:rPr>
            </w:pPr>
          </w:p>
        </w:tc>
        <w:tc>
          <w:tcPr>
            <w:tcW w:w="1514" w:type="dxa"/>
            <w:tcPrChange w:id="81" w:author="Heather Huntington" w:date="2014-11-17T19:47:00Z">
              <w:tcPr>
                <w:tcW w:w="1514" w:type="dxa"/>
              </w:tcPr>
            </w:tcPrChange>
          </w:tcPr>
          <w:p w14:paraId="1F8B8300" w14:textId="77777777" w:rsidR="00257924" w:rsidRPr="00BE068B" w:rsidRDefault="00257924" w:rsidP="00F71CC4">
            <w:pPr>
              <w:contextualSpacing/>
              <w:jc w:val="center"/>
              <w:rPr>
                <w:rFonts w:ascii="Gill Sans MT" w:hAnsi="Gill Sans MT"/>
              </w:rPr>
            </w:pPr>
          </w:p>
        </w:tc>
        <w:tc>
          <w:tcPr>
            <w:tcW w:w="1080" w:type="dxa"/>
            <w:tcPrChange w:id="82" w:author="Heather Huntington" w:date="2014-11-17T19:47:00Z">
              <w:tcPr>
                <w:tcW w:w="1080" w:type="dxa"/>
              </w:tcPr>
            </w:tcPrChange>
          </w:tcPr>
          <w:p w14:paraId="462D6560" w14:textId="77777777" w:rsidR="00257924" w:rsidRPr="00BE068B" w:rsidRDefault="00257924" w:rsidP="00F71CC4">
            <w:pPr>
              <w:contextualSpacing/>
              <w:jc w:val="center"/>
              <w:rPr>
                <w:rFonts w:ascii="Gill Sans MT" w:hAnsi="Gill Sans MT"/>
              </w:rPr>
            </w:pPr>
          </w:p>
        </w:tc>
        <w:tc>
          <w:tcPr>
            <w:tcW w:w="1530" w:type="dxa"/>
            <w:tcPrChange w:id="83" w:author="Heather Huntington" w:date="2014-11-17T19:47:00Z">
              <w:tcPr>
                <w:tcW w:w="1530" w:type="dxa"/>
              </w:tcPr>
            </w:tcPrChange>
          </w:tcPr>
          <w:p w14:paraId="5696ED90" w14:textId="77777777" w:rsidR="00257924" w:rsidRPr="00BE068B" w:rsidRDefault="00257924" w:rsidP="00F71CC4">
            <w:pPr>
              <w:contextualSpacing/>
              <w:jc w:val="center"/>
              <w:rPr>
                <w:rFonts w:ascii="Gill Sans MT" w:hAnsi="Gill Sans MT"/>
              </w:rPr>
            </w:pPr>
          </w:p>
        </w:tc>
        <w:tc>
          <w:tcPr>
            <w:tcW w:w="1170" w:type="dxa"/>
            <w:tcPrChange w:id="84" w:author="Heather Huntington" w:date="2014-11-17T19:47:00Z">
              <w:tcPr>
                <w:tcW w:w="1170" w:type="dxa"/>
              </w:tcPr>
            </w:tcPrChange>
          </w:tcPr>
          <w:p w14:paraId="77249768" w14:textId="77777777" w:rsidR="00257924" w:rsidRPr="00BE068B" w:rsidRDefault="00257924" w:rsidP="00F71CC4">
            <w:pPr>
              <w:contextualSpacing/>
              <w:jc w:val="center"/>
              <w:rPr>
                <w:rFonts w:ascii="Gill Sans MT" w:hAnsi="Gill Sans MT"/>
              </w:rPr>
            </w:pPr>
          </w:p>
        </w:tc>
        <w:tc>
          <w:tcPr>
            <w:tcW w:w="1440" w:type="dxa"/>
            <w:tcPrChange w:id="85" w:author="Heather Huntington" w:date="2014-11-17T19:47:00Z">
              <w:tcPr>
                <w:tcW w:w="1440" w:type="dxa"/>
              </w:tcPr>
            </w:tcPrChange>
          </w:tcPr>
          <w:p w14:paraId="51D178C6" w14:textId="77777777" w:rsidR="00257924" w:rsidRPr="00BE068B" w:rsidRDefault="00257924" w:rsidP="00657266">
            <w:pPr>
              <w:ind w:left="-95" w:firstLine="95"/>
              <w:contextualSpacing/>
              <w:jc w:val="center"/>
              <w:rPr>
                <w:rFonts w:ascii="Gill Sans MT" w:hAnsi="Gill Sans MT"/>
              </w:rPr>
            </w:pPr>
          </w:p>
        </w:tc>
        <w:tc>
          <w:tcPr>
            <w:tcW w:w="1530" w:type="dxa"/>
            <w:tcPrChange w:id="86" w:author="Heather Huntington" w:date="2014-11-17T19:47:00Z">
              <w:tcPr>
                <w:tcW w:w="1890" w:type="dxa"/>
              </w:tcPr>
            </w:tcPrChange>
          </w:tcPr>
          <w:p w14:paraId="6C1337D7" w14:textId="77777777" w:rsidR="00257924" w:rsidRPr="00BE068B" w:rsidRDefault="00257924" w:rsidP="00F71CC4">
            <w:pPr>
              <w:contextualSpacing/>
              <w:jc w:val="center"/>
              <w:rPr>
                <w:rFonts w:ascii="Gill Sans MT" w:hAnsi="Gill Sans MT"/>
              </w:rPr>
            </w:pPr>
          </w:p>
        </w:tc>
        <w:tc>
          <w:tcPr>
            <w:tcW w:w="1350" w:type="dxa"/>
            <w:tcPrChange w:id="87" w:author="Heather Huntington" w:date="2014-11-17T19:47:00Z">
              <w:tcPr>
                <w:tcW w:w="1080" w:type="dxa"/>
              </w:tcPr>
            </w:tcPrChange>
          </w:tcPr>
          <w:p w14:paraId="149B0513" w14:textId="77777777" w:rsidR="00257924" w:rsidRPr="00BE068B" w:rsidRDefault="00257924" w:rsidP="00F71CC4">
            <w:pPr>
              <w:contextualSpacing/>
              <w:jc w:val="center"/>
              <w:rPr>
                <w:rFonts w:ascii="Gill Sans MT" w:hAnsi="Gill Sans MT"/>
              </w:rPr>
            </w:pPr>
          </w:p>
        </w:tc>
        <w:tc>
          <w:tcPr>
            <w:tcW w:w="990" w:type="dxa"/>
            <w:tcPrChange w:id="88" w:author="Heather Huntington" w:date="2014-11-17T19:47:00Z">
              <w:tcPr>
                <w:tcW w:w="900" w:type="dxa"/>
              </w:tcPr>
            </w:tcPrChange>
          </w:tcPr>
          <w:p w14:paraId="07330DC9" w14:textId="77777777" w:rsidR="00257924" w:rsidRPr="00BE068B" w:rsidRDefault="00257924" w:rsidP="00F71CC4">
            <w:pPr>
              <w:contextualSpacing/>
              <w:jc w:val="center"/>
              <w:rPr>
                <w:rFonts w:ascii="Gill Sans MT" w:hAnsi="Gill Sans MT"/>
              </w:rPr>
            </w:pPr>
          </w:p>
        </w:tc>
        <w:tc>
          <w:tcPr>
            <w:tcW w:w="1203" w:type="dxa"/>
            <w:tcPrChange w:id="89" w:author="Heather Huntington" w:date="2014-11-17T19:47:00Z">
              <w:tcPr>
                <w:tcW w:w="1203" w:type="dxa"/>
              </w:tcPr>
            </w:tcPrChange>
          </w:tcPr>
          <w:p w14:paraId="7CE365F8" w14:textId="7BD0755B" w:rsidR="00257924" w:rsidRPr="00BE068B" w:rsidRDefault="00257924" w:rsidP="00F71CC4">
            <w:pPr>
              <w:contextualSpacing/>
              <w:jc w:val="center"/>
              <w:rPr>
                <w:rFonts w:ascii="Gill Sans MT" w:hAnsi="Gill Sans MT"/>
              </w:rPr>
            </w:pPr>
          </w:p>
        </w:tc>
      </w:tr>
      <w:tr w:rsidR="00297833" w:rsidRPr="00BE068B" w14:paraId="326D4B77" w14:textId="3ACBCFE8" w:rsidTr="004C2C17">
        <w:trPr>
          <w:trHeight w:val="20"/>
          <w:jc w:val="center"/>
          <w:trPrChange w:id="90" w:author="Heather Huntington" w:date="2014-11-17T19:47:00Z">
            <w:trPr>
              <w:trHeight w:val="20"/>
              <w:jc w:val="center"/>
            </w:trPr>
          </w:trPrChange>
        </w:trPr>
        <w:tc>
          <w:tcPr>
            <w:tcW w:w="843" w:type="dxa"/>
            <w:tcPrChange w:id="91" w:author="Heather Huntington" w:date="2014-11-17T19:47:00Z">
              <w:tcPr>
                <w:tcW w:w="843" w:type="dxa"/>
              </w:tcPr>
            </w:tcPrChange>
          </w:tcPr>
          <w:p w14:paraId="44844FA6" w14:textId="77777777" w:rsidR="00257924" w:rsidRPr="00BE068B" w:rsidRDefault="00257924" w:rsidP="00F71CC4">
            <w:pPr>
              <w:contextualSpacing/>
              <w:jc w:val="center"/>
              <w:rPr>
                <w:rFonts w:ascii="Gill Sans MT" w:hAnsi="Gill Sans MT"/>
                <w:b/>
              </w:rPr>
            </w:pPr>
            <w:r w:rsidRPr="00BE068B">
              <w:rPr>
                <w:rFonts w:ascii="Gill Sans MT" w:hAnsi="Gill Sans MT"/>
                <w:b/>
              </w:rPr>
              <w:t>1</w:t>
            </w:r>
          </w:p>
        </w:tc>
        <w:tc>
          <w:tcPr>
            <w:tcW w:w="917" w:type="dxa"/>
            <w:tcPrChange w:id="92" w:author="Heather Huntington" w:date="2014-11-17T19:47:00Z">
              <w:tcPr>
                <w:tcW w:w="917" w:type="dxa"/>
              </w:tcPr>
            </w:tcPrChange>
          </w:tcPr>
          <w:p w14:paraId="22F07EC1" w14:textId="77777777" w:rsidR="00257924" w:rsidRPr="00BE068B" w:rsidRDefault="00257924" w:rsidP="00F71CC4">
            <w:pPr>
              <w:contextualSpacing/>
              <w:jc w:val="center"/>
              <w:rPr>
                <w:rFonts w:ascii="Gill Sans MT" w:hAnsi="Gill Sans MT"/>
              </w:rPr>
            </w:pPr>
          </w:p>
        </w:tc>
        <w:tc>
          <w:tcPr>
            <w:tcW w:w="1514" w:type="dxa"/>
            <w:tcPrChange w:id="93" w:author="Heather Huntington" w:date="2014-11-17T19:47:00Z">
              <w:tcPr>
                <w:tcW w:w="1514" w:type="dxa"/>
              </w:tcPr>
            </w:tcPrChange>
          </w:tcPr>
          <w:p w14:paraId="12B0E4FA" w14:textId="77777777" w:rsidR="00257924" w:rsidRPr="00BE068B" w:rsidRDefault="00257924" w:rsidP="00F71CC4">
            <w:pPr>
              <w:contextualSpacing/>
              <w:jc w:val="center"/>
              <w:rPr>
                <w:rFonts w:ascii="Gill Sans MT" w:hAnsi="Gill Sans MT"/>
              </w:rPr>
            </w:pPr>
          </w:p>
        </w:tc>
        <w:tc>
          <w:tcPr>
            <w:tcW w:w="1080" w:type="dxa"/>
            <w:tcPrChange w:id="94" w:author="Heather Huntington" w:date="2014-11-17T19:47:00Z">
              <w:tcPr>
                <w:tcW w:w="1080" w:type="dxa"/>
              </w:tcPr>
            </w:tcPrChange>
          </w:tcPr>
          <w:p w14:paraId="274D009F" w14:textId="77777777" w:rsidR="00257924" w:rsidRPr="00BE068B" w:rsidRDefault="00257924" w:rsidP="00F71CC4">
            <w:pPr>
              <w:contextualSpacing/>
              <w:jc w:val="center"/>
              <w:rPr>
                <w:rFonts w:ascii="Gill Sans MT" w:hAnsi="Gill Sans MT"/>
              </w:rPr>
            </w:pPr>
          </w:p>
        </w:tc>
        <w:tc>
          <w:tcPr>
            <w:tcW w:w="1530" w:type="dxa"/>
            <w:tcPrChange w:id="95" w:author="Heather Huntington" w:date="2014-11-17T19:47:00Z">
              <w:tcPr>
                <w:tcW w:w="1530" w:type="dxa"/>
              </w:tcPr>
            </w:tcPrChange>
          </w:tcPr>
          <w:p w14:paraId="501D9745" w14:textId="77777777" w:rsidR="00257924" w:rsidRPr="00BE068B" w:rsidRDefault="00257924" w:rsidP="00F71CC4">
            <w:pPr>
              <w:contextualSpacing/>
              <w:jc w:val="center"/>
              <w:rPr>
                <w:rFonts w:ascii="Gill Sans MT" w:hAnsi="Gill Sans MT"/>
              </w:rPr>
            </w:pPr>
          </w:p>
        </w:tc>
        <w:tc>
          <w:tcPr>
            <w:tcW w:w="1170" w:type="dxa"/>
            <w:tcPrChange w:id="96" w:author="Heather Huntington" w:date="2014-11-17T19:47:00Z">
              <w:tcPr>
                <w:tcW w:w="1170" w:type="dxa"/>
              </w:tcPr>
            </w:tcPrChange>
          </w:tcPr>
          <w:p w14:paraId="1A412529" w14:textId="77777777" w:rsidR="00257924" w:rsidRPr="00BE068B" w:rsidRDefault="00257924" w:rsidP="00F71CC4">
            <w:pPr>
              <w:contextualSpacing/>
              <w:jc w:val="center"/>
              <w:rPr>
                <w:rFonts w:ascii="Gill Sans MT" w:hAnsi="Gill Sans MT"/>
              </w:rPr>
            </w:pPr>
          </w:p>
        </w:tc>
        <w:tc>
          <w:tcPr>
            <w:tcW w:w="1440" w:type="dxa"/>
            <w:tcPrChange w:id="97" w:author="Heather Huntington" w:date="2014-11-17T19:47:00Z">
              <w:tcPr>
                <w:tcW w:w="1440" w:type="dxa"/>
              </w:tcPr>
            </w:tcPrChange>
          </w:tcPr>
          <w:p w14:paraId="503B495F" w14:textId="77777777" w:rsidR="00257924" w:rsidRPr="00BE068B" w:rsidRDefault="00257924" w:rsidP="00F71CC4">
            <w:pPr>
              <w:contextualSpacing/>
              <w:jc w:val="center"/>
              <w:rPr>
                <w:rFonts w:ascii="Gill Sans MT" w:hAnsi="Gill Sans MT"/>
              </w:rPr>
            </w:pPr>
          </w:p>
        </w:tc>
        <w:tc>
          <w:tcPr>
            <w:tcW w:w="1530" w:type="dxa"/>
            <w:tcPrChange w:id="98" w:author="Heather Huntington" w:date="2014-11-17T19:47:00Z">
              <w:tcPr>
                <w:tcW w:w="1890" w:type="dxa"/>
              </w:tcPr>
            </w:tcPrChange>
          </w:tcPr>
          <w:p w14:paraId="0D7A9330" w14:textId="77777777" w:rsidR="00257924" w:rsidRPr="00BE068B" w:rsidRDefault="00257924" w:rsidP="00F71CC4">
            <w:pPr>
              <w:contextualSpacing/>
              <w:jc w:val="center"/>
              <w:rPr>
                <w:rFonts w:ascii="Gill Sans MT" w:hAnsi="Gill Sans MT"/>
              </w:rPr>
            </w:pPr>
          </w:p>
        </w:tc>
        <w:tc>
          <w:tcPr>
            <w:tcW w:w="1350" w:type="dxa"/>
            <w:tcPrChange w:id="99" w:author="Heather Huntington" w:date="2014-11-17T19:47:00Z">
              <w:tcPr>
                <w:tcW w:w="1080" w:type="dxa"/>
              </w:tcPr>
            </w:tcPrChange>
          </w:tcPr>
          <w:p w14:paraId="1C300A0C" w14:textId="77777777" w:rsidR="00257924" w:rsidRPr="00BE068B" w:rsidRDefault="00257924" w:rsidP="00F71CC4">
            <w:pPr>
              <w:contextualSpacing/>
              <w:jc w:val="center"/>
              <w:rPr>
                <w:rFonts w:ascii="Gill Sans MT" w:hAnsi="Gill Sans MT"/>
              </w:rPr>
            </w:pPr>
          </w:p>
        </w:tc>
        <w:tc>
          <w:tcPr>
            <w:tcW w:w="990" w:type="dxa"/>
            <w:tcPrChange w:id="100" w:author="Heather Huntington" w:date="2014-11-17T19:47:00Z">
              <w:tcPr>
                <w:tcW w:w="900" w:type="dxa"/>
              </w:tcPr>
            </w:tcPrChange>
          </w:tcPr>
          <w:p w14:paraId="613D4526" w14:textId="77777777" w:rsidR="00257924" w:rsidRPr="00BE068B" w:rsidRDefault="00257924" w:rsidP="00F71CC4">
            <w:pPr>
              <w:contextualSpacing/>
              <w:jc w:val="center"/>
              <w:rPr>
                <w:rFonts w:ascii="Gill Sans MT" w:hAnsi="Gill Sans MT"/>
              </w:rPr>
            </w:pPr>
          </w:p>
        </w:tc>
        <w:tc>
          <w:tcPr>
            <w:tcW w:w="1203" w:type="dxa"/>
            <w:tcPrChange w:id="101" w:author="Heather Huntington" w:date="2014-11-17T19:47:00Z">
              <w:tcPr>
                <w:tcW w:w="1203" w:type="dxa"/>
              </w:tcPr>
            </w:tcPrChange>
          </w:tcPr>
          <w:p w14:paraId="37F3D804" w14:textId="4CA496E2" w:rsidR="00257924" w:rsidRPr="00BE068B" w:rsidRDefault="00257924" w:rsidP="00F71CC4">
            <w:pPr>
              <w:contextualSpacing/>
              <w:jc w:val="center"/>
              <w:rPr>
                <w:rFonts w:ascii="Gill Sans MT" w:hAnsi="Gill Sans MT"/>
              </w:rPr>
            </w:pPr>
          </w:p>
        </w:tc>
      </w:tr>
      <w:tr w:rsidR="00297833" w:rsidRPr="00BE068B" w14:paraId="6F45C2AC" w14:textId="20B2D80A" w:rsidTr="004C2C17">
        <w:trPr>
          <w:trHeight w:val="20"/>
          <w:jc w:val="center"/>
          <w:trPrChange w:id="102" w:author="Heather Huntington" w:date="2014-11-17T19:47:00Z">
            <w:trPr>
              <w:trHeight w:val="20"/>
              <w:jc w:val="center"/>
            </w:trPr>
          </w:trPrChange>
        </w:trPr>
        <w:tc>
          <w:tcPr>
            <w:tcW w:w="843" w:type="dxa"/>
            <w:tcPrChange w:id="103" w:author="Heather Huntington" w:date="2014-11-17T19:47:00Z">
              <w:tcPr>
                <w:tcW w:w="843" w:type="dxa"/>
              </w:tcPr>
            </w:tcPrChange>
          </w:tcPr>
          <w:p w14:paraId="25F4E275" w14:textId="77777777" w:rsidR="00257924" w:rsidRPr="00BE068B" w:rsidRDefault="00257924" w:rsidP="00F71CC4">
            <w:pPr>
              <w:contextualSpacing/>
              <w:jc w:val="center"/>
              <w:rPr>
                <w:rFonts w:ascii="Gill Sans MT" w:hAnsi="Gill Sans MT"/>
                <w:b/>
              </w:rPr>
            </w:pPr>
            <w:r w:rsidRPr="00BE068B">
              <w:rPr>
                <w:rFonts w:ascii="Gill Sans MT" w:hAnsi="Gill Sans MT"/>
                <w:b/>
              </w:rPr>
              <w:t>2</w:t>
            </w:r>
          </w:p>
        </w:tc>
        <w:tc>
          <w:tcPr>
            <w:tcW w:w="917" w:type="dxa"/>
            <w:tcPrChange w:id="104" w:author="Heather Huntington" w:date="2014-11-17T19:47:00Z">
              <w:tcPr>
                <w:tcW w:w="917" w:type="dxa"/>
              </w:tcPr>
            </w:tcPrChange>
          </w:tcPr>
          <w:p w14:paraId="3EA06E42" w14:textId="77777777" w:rsidR="00257924" w:rsidRPr="00BE068B" w:rsidRDefault="00257924" w:rsidP="00F71CC4">
            <w:pPr>
              <w:contextualSpacing/>
              <w:jc w:val="center"/>
              <w:rPr>
                <w:rFonts w:ascii="Gill Sans MT" w:hAnsi="Gill Sans MT"/>
              </w:rPr>
            </w:pPr>
          </w:p>
        </w:tc>
        <w:tc>
          <w:tcPr>
            <w:tcW w:w="1514" w:type="dxa"/>
            <w:tcPrChange w:id="105" w:author="Heather Huntington" w:date="2014-11-17T19:47:00Z">
              <w:tcPr>
                <w:tcW w:w="1514" w:type="dxa"/>
              </w:tcPr>
            </w:tcPrChange>
          </w:tcPr>
          <w:p w14:paraId="20F18333" w14:textId="77777777" w:rsidR="00257924" w:rsidRPr="00BE068B" w:rsidRDefault="00257924" w:rsidP="00F71CC4">
            <w:pPr>
              <w:contextualSpacing/>
              <w:jc w:val="center"/>
              <w:rPr>
                <w:rFonts w:ascii="Gill Sans MT" w:hAnsi="Gill Sans MT"/>
              </w:rPr>
            </w:pPr>
          </w:p>
        </w:tc>
        <w:tc>
          <w:tcPr>
            <w:tcW w:w="1080" w:type="dxa"/>
            <w:tcPrChange w:id="106" w:author="Heather Huntington" w:date="2014-11-17T19:47:00Z">
              <w:tcPr>
                <w:tcW w:w="1080" w:type="dxa"/>
              </w:tcPr>
            </w:tcPrChange>
          </w:tcPr>
          <w:p w14:paraId="6C43112B" w14:textId="77777777" w:rsidR="00257924" w:rsidRPr="00BE068B" w:rsidRDefault="00257924" w:rsidP="00F71CC4">
            <w:pPr>
              <w:contextualSpacing/>
              <w:jc w:val="center"/>
              <w:rPr>
                <w:rFonts w:ascii="Gill Sans MT" w:hAnsi="Gill Sans MT"/>
              </w:rPr>
            </w:pPr>
          </w:p>
        </w:tc>
        <w:tc>
          <w:tcPr>
            <w:tcW w:w="1530" w:type="dxa"/>
            <w:tcPrChange w:id="107" w:author="Heather Huntington" w:date="2014-11-17T19:47:00Z">
              <w:tcPr>
                <w:tcW w:w="1530" w:type="dxa"/>
              </w:tcPr>
            </w:tcPrChange>
          </w:tcPr>
          <w:p w14:paraId="63F69010" w14:textId="77777777" w:rsidR="00257924" w:rsidRPr="00BE068B" w:rsidRDefault="00257924" w:rsidP="00F71CC4">
            <w:pPr>
              <w:contextualSpacing/>
              <w:jc w:val="center"/>
              <w:rPr>
                <w:rFonts w:ascii="Gill Sans MT" w:hAnsi="Gill Sans MT"/>
              </w:rPr>
            </w:pPr>
          </w:p>
        </w:tc>
        <w:tc>
          <w:tcPr>
            <w:tcW w:w="1170" w:type="dxa"/>
            <w:tcPrChange w:id="108" w:author="Heather Huntington" w:date="2014-11-17T19:47:00Z">
              <w:tcPr>
                <w:tcW w:w="1170" w:type="dxa"/>
              </w:tcPr>
            </w:tcPrChange>
          </w:tcPr>
          <w:p w14:paraId="05018FF5" w14:textId="77777777" w:rsidR="00257924" w:rsidRPr="00BE068B" w:rsidRDefault="00257924" w:rsidP="00F71CC4">
            <w:pPr>
              <w:contextualSpacing/>
              <w:jc w:val="center"/>
              <w:rPr>
                <w:rFonts w:ascii="Gill Sans MT" w:hAnsi="Gill Sans MT"/>
              </w:rPr>
            </w:pPr>
          </w:p>
        </w:tc>
        <w:tc>
          <w:tcPr>
            <w:tcW w:w="1440" w:type="dxa"/>
            <w:tcPrChange w:id="109" w:author="Heather Huntington" w:date="2014-11-17T19:47:00Z">
              <w:tcPr>
                <w:tcW w:w="1440" w:type="dxa"/>
              </w:tcPr>
            </w:tcPrChange>
          </w:tcPr>
          <w:p w14:paraId="27FC4AD3" w14:textId="77777777" w:rsidR="00257924" w:rsidRPr="00BE068B" w:rsidRDefault="00257924" w:rsidP="00F71CC4">
            <w:pPr>
              <w:contextualSpacing/>
              <w:jc w:val="center"/>
              <w:rPr>
                <w:rFonts w:ascii="Gill Sans MT" w:hAnsi="Gill Sans MT"/>
              </w:rPr>
            </w:pPr>
          </w:p>
        </w:tc>
        <w:tc>
          <w:tcPr>
            <w:tcW w:w="1530" w:type="dxa"/>
            <w:tcPrChange w:id="110" w:author="Heather Huntington" w:date="2014-11-17T19:47:00Z">
              <w:tcPr>
                <w:tcW w:w="1890" w:type="dxa"/>
              </w:tcPr>
            </w:tcPrChange>
          </w:tcPr>
          <w:p w14:paraId="14CF498F" w14:textId="77777777" w:rsidR="00257924" w:rsidRPr="00BE068B" w:rsidRDefault="00257924" w:rsidP="00F71CC4">
            <w:pPr>
              <w:contextualSpacing/>
              <w:jc w:val="center"/>
              <w:rPr>
                <w:rFonts w:ascii="Gill Sans MT" w:hAnsi="Gill Sans MT"/>
              </w:rPr>
            </w:pPr>
          </w:p>
        </w:tc>
        <w:tc>
          <w:tcPr>
            <w:tcW w:w="1350" w:type="dxa"/>
            <w:tcPrChange w:id="111" w:author="Heather Huntington" w:date="2014-11-17T19:47:00Z">
              <w:tcPr>
                <w:tcW w:w="1080" w:type="dxa"/>
              </w:tcPr>
            </w:tcPrChange>
          </w:tcPr>
          <w:p w14:paraId="284A7F0D" w14:textId="77777777" w:rsidR="00257924" w:rsidRPr="00BE068B" w:rsidRDefault="00257924" w:rsidP="00F71CC4">
            <w:pPr>
              <w:contextualSpacing/>
              <w:jc w:val="center"/>
              <w:rPr>
                <w:rFonts w:ascii="Gill Sans MT" w:hAnsi="Gill Sans MT"/>
              </w:rPr>
            </w:pPr>
          </w:p>
        </w:tc>
        <w:tc>
          <w:tcPr>
            <w:tcW w:w="990" w:type="dxa"/>
            <w:tcPrChange w:id="112" w:author="Heather Huntington" w:date="2014-11-17T19:47:00Z">
              <w:tcPr>
                <w:tcW w:w="900" w:type="dxa"/>
              </w:tcPr>
            </w:tcPrChange>
          </w:tcPr>
          <w:p w14:paraId="455BCBE7" w14:textId="77777777" w:rsidR="00257924" w:rsidRPr="00BE068B" w:rsidRDefault="00257924" w:rsidP="00F71CC4">
            <w:pPr>
              <w:contextualSpacing/>
              <w:jc w:val="center"/>
              <w:rPr>
                <w:rFonts w:ascii="Gill Sans MT" w:hAnsi="Gill Sans MT"/>
              </w:rPr>
            </w:pPr>
          </w:p>
        </w:tc>
        <w:tc>
          <w:tcPr>
            <w:tcW w:w="1203" w:type="dxa"/>
            <w:tcPrChange w:id="113" w:author="Heather Huntington" w:date="2014-11-17T19:47:00Z">
              <w:tcPr>
                <w:tcW w:w="1203" w:type="dxa"/>
              </w:tcPr>
            </w:tcPrChange>
          </w:tcPr>
          <w:p w14:paraId="0816AF29" w14:textId="0692B5F9" w:rsidR="00257924" w:rsidRPr="00BE068B" w:rsidRDefault="00257924" w:rsidP="00F71CC4">
            <w:pPr>
              <w:contextualSpacing/>
              <w:jc w:val="center"/>
              <w:rPr>
                <w:rFonts w:ascii="Gill Sans MT" w:hAnsi="Gill Sans MT"/>
              </w:rPr>
            </w:pPr>
          </w:p>
        </w:tc>
      </w:tr>
      <w:tr w:rsidR="00297833" w:rsidRPr="00BE068B" w14:paraId="549DA057" w14:textId="694A5BDC" w:rsidTr="004C2C17">
        <w:trPr>
          <w:trHeight w:val="20"/>
          <w:jc w:val="center"/>
          <w:trPrChange w:id="114" w:author="Heather Huntington" w:date="2014-11-17T19:47:00Z">
            <w:trPr>
              <w:trHeight w:val="20"/>
              <w:jc w:val="center"/>
            </w:trPr>
          </w:trPrChange>
        </w:trPr>
        <w:tc>
          <w:tcPr>
            <w:tcW w:w="843" w:type="dxa"/>
            <w:tcPrChange w:id="115" w:author="Heather Huntington" w:date="2014-11-17T19:47:00Z">
              <w:tcPr>
                <w:tcW w:w="843" w:type="dxa"/>
              </w:tcPr>
            </w:tcPrChange>
          </w:tcPr>
          <w:p w14:paraId="624A2483" w14:textId="77777777" w:rsidR="00257924" w:rsidRPr="00BE068B" w:rsidRDefault="00257924" w:rsidP="00F71CC4">
            <w:pPr>
              <w:contextualSpacing/>
              <w:jc w:val="center"/>
              <w:rPr>
                <w:rFonts w:ascii="Gill Sans MT" w:hAnsi="Gill Sans MT"/>
                <w:b/>
              </w:rPr>
            </w:pPr>
            <w:r w:rsidRPr="00BE068B">
              <w:rPr>
                <w:rFonts w:ascii="Gill Sans MT" w:hAnsi="Gill Sans MT"/>
                <w:b/>
              </w:rPr>
              <w:t>3</w:t>
            </w:r>
          </w:p>
        </w:tc>
        <w:tc>
          <w:tcPr>
            <w:tcW w:w="917" w:type="dxa"/>
            <w:tcPrChange w:id="116" w:author="Heather Huntington" w:date="2014-11-17T19:47:00Z">
              <w:tcPr>
                <w:tcW w:w="917" w:type="dxa"/>
              </w:tcPr>
            </w:tcPrChange>
          </w:tcPr>
          <w:p w14:paraId="5167A24F" w14:textId="77777777" w:rsidR="00257924" w:rsidRPr="00BE068B" w:rsidRDefault="00257924" w:rsidP="00F71CC4">
            <w:pPr>
              <w:contextualSpacing/>
              <w:jc w:val="center"/>
              <w:rPr>
                <w:rFonts w:ascii="Gill Sans MT" w:hAnsi="Gill Sans MT"/>
              </w:rPr>
            </w:pPr>
          </w:p>
        </w:tc>
        <w:tc>
          <w:tcPr>
            <w:tcW w:w="1514" w:type="dxa"/>
            <w:tcPrChange w:id="117" w:author="Heather Huntington" w:date="2014-11-17T19:47:00Z">
              <w:tcPr>
                <w:tcW w:w="1514" w:type="dxa"/>
              </w:tcPr>
            </w:tcPrChange>
          </w:tcPr>
          <w:p w14:paraId="7409EBD8" w14:textId="77777777" w:rsidR="00257924" w:rsidRPr="00BE068B" w:rsidRDefault="00257924" w:rsidP="00F71CC4">
            <w:pPr>
              <w:contextualSpacing/>
              <w:jc w:val="center"/>
              <w:rPr>
                <w:rFonts w:ascii="Gill Sans MT" w:hAnsi="Gill Sans MT"/>
              </w:rPr>
            </w:pPr>
          </w:p>
        </w:tc>
        <w:tc>
          <w:tcPr>
            <w:tcW w:w="1080" w:type="dxa"/>
            <w:tcPrChange w:id="118" w:author="Heather Huntington" w:date="2014-11-17T19:47:00Z">
              <w:tcPr>
                <w:tcW w:w="1080" w:type="dxa"/>
              </w:tcPr>
            </w:tcPrChange>
          </w:tcPr>
          <w:p w14:paraId="3BA9AA7D" w14:textId="77777777" w:rsidR="00257924" w:rsidRPr="00BE068B" w:rsidRDefault="00257924" w:rsidP="00F71CC4">
            <w:pPr>
              <w:contextualSpacing/>
              <w:jc w:val="center"/>
              <w:rPr>
                <w:rFonts w:ascii="Gill Sans MT" w:hAnsi="Gill Sans MT"/>
              </w:rPr>
            </w:pPr>
          </w:p>
        </w:tc>
        <w:tc>
          <w:tcPr>
            <w:tcW w:w="1530" w:type="dxa"/>
            <w:tcPrChange w:id="119" w:author="Heather Huntington" w:date="2014-11-17T19:47:00Z">
              <w:tcPr>
                <w:tcW w:w="1530" w:type="dxa"/>
              </w:tcPr>
            </w:tcPrChange>
          </w:tcPr>
          <w:p w14:paraId="76FE6256" w14:textId="77777777" w:rsidR="00257924" w:rsidRPr="00BE068B" w:rsidRDefault="00257924" w:rsidP="00F71CC4">
            <w:pPr>
              <w:contextualSpacing/>
              <w:jc w:val="center"/>
              <w:rPr>
                <w:rFonts w:ascii="Gill Sans MT" w:hAnsi="Gill Sans MT"/>
              </w:rPr>
            </w:pPr>
          </w:p>
        </w:tc>
        <w:tc>
          <w:tcPr>
            <w:tcW w:w="1170" w:type="dxa"/>
            <w:tcPrChange w:id="120" w:author="Heather Huntington" w:date="2014-11-17T19:47:00Z">
              <w:tcPr>
                <w:tcW w:w="1170" w:type="dxa"/>
              </w:tcPr>
            </w:tcPrChange>
          </w:tcPr>
          <w:p w14:paraId="180F70C9" w14:textId="77777777" w:rsidR="00257924" w:rsidRPr="00BE068B" w:rsidRDefault="00257924" w:rsidP="00F71CC4">
            <w:pPr>
              <w:contextualSpacing/>
              <w:jc w:val="center"/>
              <w:rPr>
                <w:rFonts w:ascii="Gill Sans MT" w:hAnsi="Gill Sans MT"/>
              </w:rPr>
            </w:pPr>
          </w:p>
        </w:tc>
        <w:tc>
          <w:tcPr>
            <w:tcW w:w="1440" w:type="dxa"/>
            <w:tcPrChange w:id="121" w:author="Heather Huntington" w:date="2014-11-17T19:47:00Z">
              <w:tcPr>
                <w:tcW w:w="1440" w:type="dxa"/>
              </w:tcPr>
            </w:tcPrChange>
          </w:tcPr>
          <w:p w14:paraId="23668618" w14:textId="77777777" w:rsidR="00257924" w:rsidRPr="00BE068B" w:rsidRDefault="00257924" w:rsidP="00F71CC4">
            <w:pPr>
              <w:contextualSpacing/>
              <w:jc w:val="center"/>
              <w:rPr>
                <w:rFonts w:ascii="Gill Sans MT" w:hAnsi="Gill Sans MT"/>
              </w:rPr>
            </w:pPr>
          </w:p>
        </w:tc>
        <w:tc>
          <w:tcPr>
            <w:tcW w:w="1530" w:type="dxa"/>
            <w:tcPrChange w:id="122" w:author="Heather Huntington" w:date="2014-11-17T19:47:00Z">
              <w:tcPr>
                <w:tcW w:w="1890" w:type="dxa"/>
              </w:tcPr>
            </w:tcPrChange>
          </w:tcPr>
          <w:p w14:paraId="2F330D9A" w14:textId="77777777" w:rsidR="00257924" w:rsidRPr="00BE068B" w:rsidRDefault="00257924" w:rsidP="00F71CC4">
            <w:pPr>
              <w:contextualSpacing/>
              <w:jc w:val="center"/>
              <w:rPr>
                <w:rFonts w:ascii="Gill Sans MT" w:hAnsi="Gill Sans MT"/>
              </w:rPr>
            </w:pPr>
          </w:p>
        </w:tc>
        <w:tc>
          <w:tcPr>
            <w:tcW w:w="1350" w:type="dxa"/>
            <w:tcPrChange w:id="123" w:author="Heather Huntington" w:date="2014-11-17T19:47:00Z">
              <w:tcPr>
                <w:tcW w:w="1080" w:type="dxa"/>
              </w:tcPr>
            </w:tcPrChange>
          </w:tcPr>
          <w:p w14:paraId="00DDE919" w14:textId="77777777" w:rsidR="00257924" w:rsidRPr="00BE068B" w:rsidRDefault="00257924" w:rsidP="00F71CC4">
            <w:pPr>
              <w:contextualSpacing/>
              <w:jc w:val="center"/>
              <w:rPr>
                <w:rFonts w:ascii="Gill Sans MT" w:hAnsi="Gill Sans MT"/>
              </w:rPr>
            </w:pPr>
          </w:p>
        </w:tc>
        <w:tc>
          <w:tcPr>
            <w:tcW w:w="990" w:type="dxa"/>
            <w:tcPrChange w:id="124" w:author="Heather Huntington" w:date="2014-11-17T19:47:00Z">
              <w:tcPr>
                <w:tcW w:w="900" w:type="dxa"/>
              </w:tcPr>
            </w:tcPrChange>
          </w:tcPr>
          <w:p w14:paraId="342C175C" w14:textId="77777777" w:rsidR="00257924" w:rsidRPr="00BE068B" w:rsidRDefault="00257924" w:rsidP="00F71CC4">
            <w:pPr>
              <w:contextualSpacing/>
              <w:jc w:val="center"/>
              <w:rPr>
                <w:rFonts w:ascii="Gill Sans MT" w:hAnsi="Gill Sans MT"/>
              </w:rPr>
            </w:pPr>
          </w:p>
        </w:tc>
        <w:tc>
          <w:tcPr>
            <w:tcW w:w="1203" w:type="dxa"/>
            <w:tcPrChange w:id="125" w:author="Heather Huntington" w:date="2014-11-17T19:47:00Z">
              <w:tcPr>
                <w:tcW w:w="1203" w:type="dxa"/>
              </w:tcPr>
            </w:tcPrChange>
          </w:tcPr>
          <w:p w14:paraId="64B2E7F4" w14:textId="6DAA2A77" w:rsidR="00257924" w:rsidRPr="00BE068B" w:rsidRDefault="00257924" w:rsidP="00F71CC4">
            <w:pPr>
              <w:contextualSpacing/>
              <w:jc w:val="center"/>
              <w:rPr>
                <w:rFonts w:ascii="Gill Sans MT" w:hAnsi="Gill Sans MT"/>
              </w:rPr>
            </w:pPr>
          </w:p>
        </w:tc>
      </w:tr>
    </w:tbl>
    <w:p w14:paraId="2B18BF98" w14:textId="77777777" w:rsidR="006A5FEF" w:rsidRPr="00BE068B" w:rsidRDefault="006A5FEF" w:rsidP="001512DD">
      <w:pPr>
        <w:spacing w:after="0" w:line="240" w:lineRule="auto"/>
        <w:contextualSpacing/>
        <w:rPr>
          <w:rFonts w:ascii="Gill Sans MT" w:hAnsi="Gill Sans MT"/>
        </w:rPr>
      </w:pPr>
    </w:p>
    <w:tbl>
      <w:tblPr>
        <w:tblStyle w:val="TableGrid"/>
        <w:tblW w:w="12600" w:type="dxa"/>
        <w:tblInd w:w="209" w:type="dxa"/>
        <w:tblLayout w:type="fixed"/>
        <w:tblCellMar>
          <w:left w:w="29" w:type="dxa"/>
          <w:right w:w="29" w:type="dxa"/>
        </w:tblCellMar>
        <w:tblLook w:val="04A0" w:firstRow="1" w:lastRow="0" w:firstColumn="1" w:lastColumn="0" w:noHBand="0" w:noVBand="1"/>
      </w:tblPr>
      <w:tblGrid>
        <w:gridCol w:w="720"/>
        <w:gridCol w:w="990"/>
        <w:gridCol w:w="2250"/>
        <w:gridCol w:w="1710"/>
        <w:gridCol w:w="2340"/>
        <w:gridCol w:w="450"/>
        <w:gridCol w:w="2250"/>
        <w:gridCol w:w="1890"/>
      </w:tblGrid>
      <w:tr w:rsidR="004A7491" w:rsidRPr="00BE068B" w14:paraId="2CEE507E" w14:textId="77777777" w:rsidTr="004A7491">
        <w:trPr>
          <w:trHeight w:val="20"/>
        </w:trPr>
        <w:tc>
          <w:tcPr>
            <w:tcW w:w="720" w:type="dxa"/>
          </w:tcPr>
          <w:p w14:paraId="4FDB3CB3" w14:textId="77777777" w:rsidR="00CE542E" w:rsidRPr="00BE068B" w:rsidRDefault="00CE542E" w:rsidP="00B30EB2">
            <w:pPr>
              <w:contextualSpacing/>
              <w:jc w:val="center"/>
              <w:rPr>
                <w:rFonts w:ascii="Gill Sans MT" w:hAnsi="Gill Sans MT"/>
                <w:b/>
                <w:sz w:val="20"/>
                <w:szCs w:val="20"/>
              </w:rPr>
            </w:pPr>
          </w:p>
        </w:tc>
        <w:tc>
          <w:tcPr>
            <w:tcW w:w="990" w:type="dxa"/>
          </w:tcPr>
          <w:p w14:paraId="28B485C1" w14:textId="77777777" w:rsidR="00CE542E" w:rsidRPr="00BE068B" w:rsidRDefault="00CE542E" w:rsidP="00B30EB2">
            <w:pPr>
              <w:contextualSpacing/>
              <w:jc w:val="center"/>
              <w:rPr>
                <w:rFonts w:ascii="Gill Sans MT" w:hAnsi="Gill Sans MT"/>
                <w:sz w:val="20"/>
                <w:szCs w:val="20"/>
              </w:rPr>
            </w:pPr>
          </w:p>
        </w:tc>
        <w:tc>
          <w:tcPr>
            <w:tcW w:w="2250" w:type="dxa"/>
          </w:tcPr>
          <w:p w14:paraId="307C1814" w14:textId="4D92C864" w:rsidR="00CE542E" w:rsidRPr="00BE068B" w:rsidRDefault="00CE542E" w:rsidP="00B30EB2">
            <w:pPr>
              <w:contextualSpacing/>
              <w:jc w:val="center"/>
              <w:rPr>
                <w:rFonts w:ascii="Gill Sans MT" w:eastAsia="Calibri" w:hAnsi="Gill Sans MT" w:cs="Times New Roman"/>
                <w:sz w:val="20"/>
                <w:szCs w:val="20"/>
              </w:rPr>
            </w:pPr>
            <w:r w:rsidRPr="00BE068B">
              <w:rPr>
                <w:rFonts w:ascii="Gill Sans MT" w:eastAsia="Calibri" w:hAnsi="Gill Sans MT" w:cs="Times New Roman"/>
                <w:sz w:val="20"/>
                <w:szCs w:val="20"/>
              </w:rPr>
              <w:t>D.27</w:t>
            </w:r>
          </w:p>
        </w:tc>
        <w:tc>
          <w:tcPr>
            <w:tcW w:w="1710" w:type="dxa"/>
          </w:tcPr>
          <w:p w14:paraId="23B47E60" w14:textId="131E7D45" w:rsidR="00CE542E" w:rsidRPr="00BE068B" w:rsidRDefault="00CE542E" w:rsidP="00B30EB2">
            <w:pPr>
              <w:contextualSpacing/>
              <w:jc w:val="center"/>
              <w:rPr>
                <w:rFonts w:ascii="Gill Sans MT" w:eastAsia="Calibri" w:hAnsi="Gill Sans MT" w:cs="Times New Roman"/>
                <w:sz w:val="20"/>
                <w:szCs w:val="20"/>
              </w:rPr>
            </w:pPr>
            <w:r w:rsidRPr="00BE068B">
              <w:rPr>
                <w:rFonts w:ascii="Gill Sans MT" w:eastAsia="Calibri" w:hAnsi="Gill Sans MT" w:cs="Times New Roman"/>
                <w:sz w:val="20"/>
                <w:szCs w:val="20"/>
              </w:rPr>
              <w:t>D.28</w:t>
            </w:r>
          </w:p>
        </w:tc>
        <w:tc>
          <w:tcPr>
            <w:tcW w:w="2340" w:type="dxa"/>
          </w:tcPr>
          <w:p w14:paraId="5E60EACF" w14:textId="13B88AD9" w:rsidR="00CE542E" w:rsidRPr="00BE068B" w:rsidRDefault="00CE542E" w:rsidP="00B30EB2">
            <w:pPr>
              <w:contextualSpacing/>
              <w:jc w:val="center"/>
              <w:rPr>
                <w:rFonts w:ascii="Gill Sans MT" w:eastAsia="Calibri" w:hAnsi="Gill Sans MT" w:cs="Arial"/>
                <w:sz w:val="20"/>
                <w:szCs w:val="20"/>
              </w:rPr>
            </w:pPr>
            <w:r w:rsidRPr="00BE068B">
              <w:rPr>
                <w:rFonts w:ascii="Gill Sans MT" w:eastAsia="Calibri" w:hAnsi="Gill Sans MT" w:cs="Arial"/>
                <w:sz w:val="20"/>
                <w:szCs w:val="20"/>
              </w:rPr>
              <w:t>D.29</w:t>
            </w:r>
          </w:p>
        </w:tc>
        <w:tc>
          <w:tcPr>
            <w:tcW w:w="2700" w:type="dxa"/>
            <w:gridSpan w:val="2"/>
          </w:tcPr>
          <w:p w14:paraId="471D0168" w14:textId="29B364F3" w:rsidR="00CE542E" w:rsidRPr="00BE068B" w:rsidRDefault="00CE542E" w:rsidP="00B30EB2">
            <w:pPr>
              <w:contextualSpacing/>
              <w:jc w:val="center"/>
              <w:rPr>
                <w:rFonts w:ascii="Gill Sans MT" w:eastAsia="Calibri" w:hAnsi="Gill Sans MT" w:cs="Arial"/>
                <w:sz w:val="20"/>
                <w:szCs w:val="20"/>
              </w:rPr>
            </w:pPr>
            <w:r w:rsidRPr="00BE068B">
              <w:rPr>
                <w:rFonts w:ascii="Gill Sans MT" w:eastAsia="Calibri" w:hAnsi="Gill Sans MT" w:cs="Arial"/>
                <w:sz w:val="20"/>
                <w:szCs w:val="20"/>
              </w:rPr>
              <w:t>D.30</w:t>
            </w:r>
          </w:p>
        </w:tc>
        <w:tc>
          <w:tcPr>
            <w:tcW w:w="1890" w:type="dxa"/>
          </w:tcPr>
          <w:p w14:paraId="3ECBD670" w14:textId="62348801" w:rsidR="00CE542E" w:rsidRPr="00BE068B" w:rsidRDefault="00CE542E" w:rsidP="00B30EB2">
            <w:pPr>
              <w:contextualSpacing/>
              <w:jc w:val="center"/>
              <w:rPr>
                <w:rFonts w:ascii="Gill Sans MT" w:eastAsia="Calibri" w:hAnsi="Gill Sans MT" w:cs="Arial"/>
                <w:sz w:val="20"/>
                <w:szCs w:val="20"/>
              </w:rPr>
            </w:pPr>
            <w:r w:rsidRPr="00BE068B">
              <w:rPr>
                <w:rFonts w:ascii="Gill Sans MT" w:eastAsia="Calibri" w:hAnsi="Gill Sans MT" w:cs="Arial"/>
                <w:sz w:val="20"/>
                <w:szCs w:val="20"/>
              </w:rPr>
              <w:t>D.31</w:t>
            </w:r>
          </w:p>
        </w:tc>
      </w:tr>
      <w:tr w:rsidR="004A7491" w:rsidRPr="00BE068B" w14:paraId="26E13ABA" w14:textId="77777777" w:rsidTr="004A7491">
        <w:trPr>
          <w:trHeight w:val="20"/>
        </w:trPr>
        <w:tc>
          <w:tcPr>
            <w:tcW w:w="720" w:type="dxa"/>
          </w:tcPr>
          <w:p w14:paraId="7E1B69B0" w14:textId="77777777" w:rsidR="00AB041B" w:rsidRPr="00BE068B" w:rsidRDefault="00AB041B" w:rsidP="00B30EB2">
            <w:pPr>
              <w:contextualSpacing/>
              <w:jc w:val="center"/>
              <w:rPr>
                <w:rFonts w:ascii="Gill Sans MT" w:hAnsi="Gill Sans MT"/>
                <w:b/>
                <w:sz w:val="20"/>
                <w:szCs w:val="20"/>
              </w:rPr>
            </w:pPr>
            <w:r w:rsidRPr="00BE068B">
              <w:rPr>
                <w:rFonts w:ascii="Gill Sans MT" w:hAnsi="Gill Sans MT"/>
                <w:b/>
                <w:sz w:val="20"/>
                <w:szCs w:val="20"/>
              </w:rPr>
              <w:t>Forest</w:t>
            </w:r>
          </w:p>
          <w:p w14:paraId="7CB27FBE" w14:textId="77777777" w:rsidR="00AB041B" w:rsidRPr="00BE068B" w:rsidRDefault="00AB041B" w:rsidP="00B30EB2">
            <w:pPr>
              <w:contextualSpacing/>
              <w:jc w:val="center"/>
              <w:rPr>
                <w:rFonts w:ascii="Gill Sans MT" w:hAnsi="Gill Sans MT"/>
                <w:b/>
                <w:sz w:val="20"/>
                <w:szCs w:val="20"/>
              </w:rPr>
            </w:pPr>
            <w:proofErr w:type="gramStart"/>
            <w:r w:rsidRPr="00BE068B">
              <w:rPr>
                <w:rFonts w:ascii="Gill Sans MT" w:hAnsi="Gill Sans MT"/>
                <w:b/>
                <w:sz w:val="20"/>
                <w:szCs w:val="20"/>
              </w:rPr>
              <w:t>code</w:t>
            </w:r>
            <w:proofErr w:type="gramEnd"/>
          </w:p>
        </w:tc>
        <w:tc>
          <w:tcPr>
            <w:tcW w:w="990" w:type="dxa"/>
          </w:tcPr>
          <w:p w14:paraId="66DB9122" w14:textId="77777777" w:rsidR="00AB041B" w:rsidRPr="00BE068B" w:rsidRDefault="00AB041B" w:rsidP="00CE542E">
            <w:pPr>
              <w:contextualSpacing/>
              <w:rPr>
                <w:rFonts w:ascii="Gill Sans MT" w:hAnsi="Gill Sans MT"/>
                <w:sz w:val="20"/>
                <w:szCs w:val="20"/>
              </w:rPr>
            </w:pPr>
            <w:r w:rsidRPr="00BE068B">
              <w:rPr>
                <w:rFonts w:ascii="Gill Sans MT" w:hAnsi="Gill Sans MT"/>
                <w:sz w:val="20"/>
                <w:szCs w:val="20"/>
              </w:rPr>
              <w:t>Name of the forest</w:t>
            </w:r>
          </w:p>
        </w:tc>
        <w:tc>
          <w:tcPr>
            <w:tcW w:w="2250" w:type="dxa"/>
          </w:tcPr>
          <w:p w14:paraId="11B6D6BC" w14:textId="77777777" w:rsidR="00AB041B" w:rsidRPr="00BE068B" w:rsidRDefault="00AB041B" w:rsidP="00CE542E">
            <w:pPr>
              <w:contextualSpacing/>
              <w:rPr>
                <w:rFonts w:ascii="Gill Sans MT" w:eastAsia="Calibri" w:hAnsi="Gill Sans MT" w:cs="Times New Roman"/>
                <w:sz w:val="20"/>
                <w:szCs w:val="20"/>
              </w:rPr>
            </w:pPr>
            <w:commentRangeStart w:id="126"/>
            <w:r w:rsidRPr="00BE068B">
              <w:rPr>
                <w:rFonts w:ascii="Gill Sans MT" w:eastAsia="Calibri" w:hAnsi="Gill Sans MT" w:cs="Times New Roman"/>
                <w:sz w:val="20"/>
                <w:szCs w:val="20"/>
              </w:rPr>
              <w:t>Do you need a permit to collect wood or non-wood forest products?</w:t>
            </w:r>
            <w:commentRangeEnd w:id="126"/>
            <w:r w:rsidR="00116982">
              <w:rPr>
                <w:rStyle w:val="CommentReference"/>
              </w:rPr>
              <w:commentReference w:id="126"/>
            </w:r>
          </w:p>
          <w:p w14:paraId="558A3D7F" w14:textId="6DF09CC8" w:rsidR="00AB041B" w:rsidRPr="00BE068B" w:rsidRDefault="00AB041B" w:rsidP="00CE542E">
            <w:pPr>
              <w:contextualSpacing/>
              <w:rPr>
                <w:rFonts w:ascii="Gill Sans MT" w:eastAsia="Calibri" w:hAnsi="Gill Sans MT" w:cs="Times New Roman"/>
                <w:sz w:val="20"/>
                <w:szCs w:val="20"/>
              </w:rPr>
            </w:pPr>
            <w:r w:rsidRPr="00BE068B">
              <w:rPr>
                <w:rFonts w:ascii="Gill Sans MT" w:eastAsia="Calibri" w:hAnsi="Gill Sans MT" w:cs="Times New Roman"/>
                <w:sz w:val="20"/>
                <w:szCs w:val="20"/>
              </w:rPr>
              <w:t>1=Yes</w:t>
            </w:r>
          </w:p>
          <w:p w14:paraId="42BB9593" w14:textId="77777777" w:rsidR="00AB041B" w:rsidRPr="00BE068B" w:rsidRDefault="00AB041B" w:rsidP="00CE542E">
            <w:pPr>
              <w:contextualSpacing/>
              <w:rPr>
                <w:rFonts w:ascii="Gill Sans MT" w:eastAsia="Calibri" w:hAnsi="Gill Sans MT" w:cs="Times New Roman"/>
                <w:sz w:val="20"/>
                <w:szCs w:val="20"/>
              </w:rPr>
            </w:pPr>
            <w:r w:rsidRPr="00BE068B">
              <w:rPr>
                <w:rFonts w:ascii="Gill Sans MT" w:eastAsia="Calibri" w:hAnsi="Gill Sans MT" w:cs="Times New Roman"/>
                <w:sz w:val="20"/>
                <w:szCs w:val="20"/>
              </w:rPr>
              <w:t>2=Yes, for some products</w:t>
            </w:r>
          </w:p>
          <w:p w14:paraId="2FE9E7C9" w14:textId="7F7B1B3B" w:rsidR="00AB041B" w:rsidRPr="00BE068B" w:rsidRDefault="00AB041B" w:rsidP="00CE542E">
            <w:pPr>
              <w:contextualSpacing/>
              <w:rPr>
                <w:rFonts w:ascii="Gill Sans MT" w:eastAsia="Calibri" w:hAnsi="Gill Sans MT" w:cs="Times New Roman"/>
                <w:sz w:val="20"/>
                <w:szCs w:val="20"/>
              </w:rPr>
            </w:pPr>
            <w:r w:rsidRPr="00BE068B">
              <w:rPr>
                <w:rFonts w:ascii="Gill Sans MT" w:eastAsia="Calibri" w:hAnsi="Gill Sans MT" w:cs="Times New Roman"/>
                <w:sz w:val="20"/>
                <w:szCs w:val="20"/>
              </w:rPr>
              <w:t>3=No</w:t>
            </w:r>
          </w:p>
          <w:p w14:paraId="30D0AB22" w14:textId="6C96B91D" w:rsidR="00AB041B" w:rsidRPr="00BE068B" w:rsidRDefault="00AB041B" w:rsidP="00CE542E">
            <w:pPr>
              <w:contextualSpacing/>
              <w:rPr>
                <w:rFonts w:ascii="Gill Sans MT" w:eastAsia="Calibri" w:hAnsi="Gill Sans MT" w:cs="Times New Roman"/>
                <w:sz w:val="20"/>
                <w:szCs w:val="20"/>
              </w:rPr>
            </w:pPr>
            <w:r w:rsidRPr="00BE068B">
              <w:rPr>
                <w:rFonts w:ascii="Gill Sans MT" w:eastAsia="Calibri" w:hAnsi="Gill Sans MT" w:cs="Times New Roman"/>
                <w:sz w:val="20"/>
                <w:szCs w:val="20"/>
              </w:rPr>
              <w:t>888=Don’t know</w:t>
            </w:r>
          </w:p>
          <w:p w14:paraId="105BC1F6" w14:textId="4FE9C07C" w:rsidR="00AB041B" w:rsidRPr="00BE068B" w:rsidRDefault="00AB041B" w:rsidP="00CE542E">
            <w:pPr>
              <w:contextualSpacing/>
              <w:rPr>
                <w:rFonts w:ascii="Gill Sans MT" w:hAnsi="Gill Sans MT"/>
                <w:sz w:val="20"/>
                <w:szCs w:val="20"/>
              </w:rPr>
            </w:pPr>
          </w:p>
        </w:tc>
        <w:tc>
          <w:tcPr>
            <w:tcW w:w="1710" w:type="dxa"/>
          </w:tcPr>
          <w:p w14:paraId="2B2CB078" w14:textId="2C037C18" w:rsidR="006964F6" w:rsidRDefault="00AB041B" w:rsidP="00CE542E">
            <w:pPr>
              <w:contextualSpacing/>
              <w:rPr>
                <w:ins w:id="127" w:author="Heather Huntington" w:date="2014-11-17T19:34:00Z"/>
                <w:rFonts w:ascii="Gill Sans MT" w:eastAsia="Calibri" w:hAnsi="Gill Sans MT" w:cs="Times New Roman"/>
                <w:sz w:val="20"/>
                <w:szCs w:val="20"/>
              </w:rPr>
            </w:pPr>
            <w:r w:rsidRPr="00BE068B">
              <w:rPr>
                <w:rFonts w:ascii="Gill Sans MT" w:eastAsia="Calibri" w:hAnsi="Gill Sans MT" w:cs="Times New Roman"/>
                <w:sz w:val="20"/>
                <w:szCs w:val="20"/>
              </w:rPr>
              <w:t xml:space="preserve">In your opinion, is the permit granting process open and </w:t>
            </w:r>
            <w:commentRangeStart w:id="128"/>
            <w:r w:rsidRPr="00BE068B">
              <w:rPr>
                <w:rFonts w:ascii="Gill Sans MT" w:eastAsia="Calibri" w:hAnsi="Gill Sans MT" w:cs="Times New Roman"/>
                <w:sz w:val="20"/>
                <w:szCs w:val="20"/>
              </w:rPr>
              <w:t>tran</w:t>
            </w:r>
            <w:ins w:id="129" w:author="Heather Huntington" w:date="2014-11-17T19:38:00Z">
              <w:r w:rsidR="006964F6">
                <w:rPr>
                  <w:rFonts w:ascii="Gill Sans MT" w:eastAsia="Calibri" w:hAnsi="Gill Sans MT" w:cs="Times New Roman"/>
                  <w:sz w:val="20"/>
                  <w:szCs w:val="20"/>
                </w:rPr>
                <w:t xml:space="preserve">sparent? </w:t>
              </w:r>
            </w:ins>
            <w:del w:id="130" w:author="Heather Huntington" w:date="2014-11-17T19:35:00Z">
              <w:r w:rsidRPr="00BE068B" w:rsidDel="006964F6">
                <w:rPr>
                  <w:rFonts w:ascii="Gill Sans MT" w:eastAsia="Calibri" w:hAnsi="Gill Sans MT" w:cs="Times New Roman"/>
                  <w:sz w:val="20"/>
                  <w:szCs w:val="20"/>
                </w:rPr>
                <w:delText>sparent</w:delText>
              </w:r>
              <w:commentRangeEnd w:id="128"/>
              <w:r w:rsidR="001B0130" w:rsidDel="006964F6">
                <w:rPr>
                  <w:rStyle w:val="CommentReference"/>
                </w:rPr>
                <w:commentReference w:id="128"/>
              </w:r>
              <w:r w:rsidRPr="00BE068B" w:rsidDel="006964F6">
                <w:rPr>
                  <w:rFonts w:ascii="Gill Sans MT" w:eastAsia="Calibri" w:hAnsi="Gill Sans MT" w:cs="Times New Roman"/>
                  <w:sz w:val="20"/>
                  <w:szCs w:val="20"/>
                </w:rPr>
                <w:delText>?</w:delText>
              </w:r>
            </w:del>
          </w:p>
          <w:p w14:paraId="5439611B" w14:textId="77777777" w:rsidR="006964F6" w:rsidRDefault="006964F6" w:rsidP="00CE542E">
            <w:pPr>
              <w:contextualSpacing/>
              <w:rPr>
                <w:ins w:id="131" w:author="Heather Huntington" w:date="2014-11-17T19:34:00Z"/>
                <w:rFonts w:ascii="Gill Sans MT" w:eastAsia="Calibri" w:hAnsi="Gill Sans MT" w:cs="Times New Roman"/>
                <w:sz w:val="20"/>
                <w:szCs w:val="20"/>
              </w:rPr>
            </w:pPr>
          </w:p>
          <w:p w14:paraId="5442164E" w14:textId="0CBAD43C" w:rsidR="006964F6" w:rsidRDefault="006964F6" w:rsidP="00CE542E">
            <w:pPr>
              <w:contextualSpacing/>
              <w:rPr>
                <w:ins w:id="132" w:author="Heather Huntington" w:date="2014-11-17T19:38:00Z"/>
                <w:rFonts w:ascii="Gill Sans MT" w:eastAsia="Calibri" w:hAnsi="Gill Sans MT" w:cs="Times New Roman"/>
                <w:sz w:val="20"/>
                <w:szCs w:val="20"/>
              </w:rPr>
            </w:pPr>
            <w:ins w:id="133" w:author="Heather Huntington" w:date="2014-11-17T19:38:00Z">
              <w:r>
                <w:rPr>
                  <w:rFonts w:ascii="Gill Sans MT" w:eastAsia="Calibri" w:hAnsi="Gill Sans MT" w:cs="Times New Roman"/>
                  <w:sz w:val="20"/>
                  <w:szCs w:val="20"/>
                </w:rPr>
                <w:t>0-No</w:t>
              </w:r>
            </w:ins>
          </w:p>
          <w:p w14:paraId="0D6C3574" w14:textId="77777777" w:rsidR="006964F6" w:rsidRDefault="006964F6" w:rsidP="00CE542E">
            <w:pPr>
              <w:contextualSpacing/>
              <w:rPr>
                <w:ins w:id="134" w:author="Heather Huntington" w:date="2014-11-17T19:38:00Z"/>
                <w:rFonts w:ascii="Gill Sans MT" w:eastAsia="Calibri" w:hAnsi="Gill Sans MT" w:cs="Times New Roman"/>
                <w:sz w:val="20"/>
                <w:szCs w:val="20"/>
              </w:rPr>
            </w:pPr>
            <w:ins w:id="135" w:author="Heather Huntington" w:date="2014-11-17T19:38:00Z">
              <w:r>
                <w:rPr>
                  <w:rFonts w:ascii="Gill Sans MT" w:eastAsia="Calibri" w:hAnsi="Gill Sans MT" w:cs="Times New Roman"/>
                  <w:sz w:val="20"/>
                  <w:szCs w:val="20"/>
                </w:rPr>
                <w:t>1-Yes</w:t>
              </w:r>
            </w:ins>
          </w:p>
          <w:p w14:paraId="54D9436C" w14:textId="2C46E402" w:rsidR="006964F6" w:rsidRDefault="006964F6" w:rsidP="00CE542E">
            <w:pPr>
              <w:contextualSpacing/>
              <w:rPr>
                <w:ins w:id="136" w:author="Heather Huntington" w:date="2014-11-17T19:38:00Z"/>
                <w:rFonts w:ascii="Gill Sans MT" w:eastAsia="Calibri" w:hAnsi="Gill Sans MT" w:cs="Times New Roman"/>
                <w:sz w:val="20"/>
                <w:szCs w:val="20"/>
              </w:rPr>
            </w:pPr>
            <w:ins w:id="137" w:author="Heather Huntington" w:date="2014-11-17T19:38:00Z">
              <w:r>
                <w:rPr>
                  <w:rFonts w:ascii="Gill Sans MT" w:eastAsia="Calibri" w:hAnsi="Gill Sans MT" w:cs="Times New Roman"/>
                  <w:sz w:val="20"/>
                  <w:szCs w:val="20"/>
                </w:rPr>
                <w:t>888-Don’t know</w:t>
              </w:r>
            </w:ins>
          </w:p>
          <w:p w14:paraId="36A5E789" w14:textId="5B28730D" w:rsidR="006964F6" w:rsidRPr="006964F6" w:rsidRDefault="006964F6" w:rsidP="00CE542E">
            <w:pPr>
              <w:contextualSpacing/>
              <w:rPr>
                <w:ins w:id="138" w:author="Heather Huntington" w:date="2014-11-17T19:34:00Z"/>
                <w:rFonts w:ascii="Gill Sans MT" w:eastAsia="Calibri" w:hAnsi="Gill Sans MT" w:cs="Times New Roman"/>
                <w:sz w:val="20"/>
                <w:szCs w:val="20"/>
                <w:rPrChange w:id="139" w:author="Heather Huntington" w:date="2014-11-17T19:35:00Z">
                  <w:rPr>
                    <w:ins w:id="140" w:author="Heather Huntington" w:date="2014-11-17T19:34:00Z"/>
                    <w:rFonts w:ascii="Gill Sans MT" w:hAnsi="Gill Sans MT"/>
                    <w:sz w:val="20"/>
                    <w:szCs w:val="20"/>
                  </w:rPr>
                </w:rPrChange>
              </w:rPr>
            </w:pPr>
            <w:ins w:id="141" w:author="Heather Huntington" w:date="2014-11-17T19:38:00Z">
              <w:r>
                <w:rPr>
                  <w:rFonts w:ascii="Gill Sans MT" w:eastAsia="Calibri" w:hAnsi="Gill Sans MT" w:cs="Times New Roman"/>
                  <w:sz w:val="20"/>
                  <w:szCs w:val="20"/>
                </w:rPr>
                <w:t>999-Prefer not to respond</w:t>
              </w:r>
            </w:ins>
          </w:p>
          <w:p w14:paraId="591D29A7" w14:textId="4ED3C821" w:rsidR="006964F6" w:rsidRDefault="006964F6" w:rsidP="006964F6">
            <w:pPr>
              <w:rPr>
                <w:ins w:id="142" w:author="Heather Huntington" w:date="2014-11-17T19:34:00Z"/>
                <w:rFonts w:ascii="Gill Sans MT" w:hAnsi="Gill Sans MT"/>
                <w:sz w:val="20"/>
                <w:szCs w:val="20"/>
              </w:rPr>
            </w:pPr>
          </w:p>
          <w:p w14:paraId="2DB17960" w14:textId="77777777" w:rsidR="00AB041B" w:rsidRPr="006964F6" w:rsidRDefault="00AB041B" w:rsidP="006964F6">
            <w:pPr>
              <w:jc w:val="center"/>
              <w:rPr>
                <w:rFonts w:ascii="Gill Sans MT" w:hAnsi="Gill Sans MT"/>
                <w:sz w:val="20"/>
                <w:szCs w:val="20"/>
              </w:rPr>
              <w:pPrChange w:id="143" w:author="Heather Huntington" w:date="2014-11-17T19:34:00Z">
                <w:pPr>
                  <w:contextualSpacing/>
                </w:pPr>
              </w:pPrChange>
            </w:pPr>
          </w:p>
        </w:tc>
        <w:tc>
          <w:tcPr>
            <w:tcW w:w="2790" w:type="dxa"/>
            <w:gridSpan w:val="2"/>
          </w:tcPr>
          <w:p w14:paraId="40CEB5CF" w14:textId="77777777" w:rsidR="00AB041B" w:rsidRDefault="00AB041B" w:rsidP="00CE542E">
            <w:pPr>
              <w:contextualSpacing/>
              <w:rPr>
                <w:ins w:id="144" w:author="Heather Huntington" w:date="2014-11-17T19:39:00Z"/>
                <w:rFonts w:ascii="Gill Sans MT" w:eastAsia="Calibri" w:hAnsi="Gill Sans MT" w:cs="Arial"/>
                <w:sz w:val="20"/>
                <w:szCs w:val="20"/>
              </w:rPr>
            </w:pPr>
            <w:r w:rsidRPr="00BE068B">
              <w:rPr>
                <w:rFonts w:ascii="Gill Sans MT" w:eastAsia="Calibri" w:hAnsi="Gill Sans MT" w:cs="Arial"/>
                <w:sz w:val="20"/>
                <w:szCs w:val="20"/>
              </w:rPr>
              <w:t xml:space="preserve">Are there now more/less different wood and non-wood forest products available in that forest/wooded area than 3 years </w:t>
            </w:r>
            <w:commentRangeStart w:id="145"/>
            <w:r w:rsidRPr="00BE068B">
              <w:rPr>
                <w:rFonts w:ascii="Gill Sans MT" w:eastAsia="Calibri" w:hAnsi="Gill Sans MT" w:cs="Arial"/>
                <w:sz w:val="20"/>
                <w:szCs w:val="20"/>
              </w:rPr>
              <w:t>ago</w:t>
            </w:r>
            <w:commentRangeEnd w:id="145"/>
            <w:r w:rsidR="001B0130">
              <w:rPr>
                <w:rStyle w:val="CommentReference"/>
              </w:rPr>
              <w:commentReference w:id="145"/>
            </w:r>
            <w:r w:rsidRPr="00BE068B">
              <w:rPr>
                <w:rFonts w:ascii="Gill Sans MT" w:eastAsia="Calibri" w:hAnsi="Gill Sans MT" w:cs="Arial"/>
                <w:sz w:val="20"/>
                <w:szCs w:val="20"/>
              </w:rPr>
              <w:t xml:space="preserve">? </w:t>
            </w:r>
          </w:p>
          <w:p w14:paraId="75FFD59C" w14:textId="77777777" w:rsidR="006964F6" w:rsidRDefault="006964F6" w:rsidP="00CE542E">
            <w:pPr>
              <w:contextualSpacing/>
              <w:rPr>
                <w:ins w:id="146" w:author="Heather Huntington" w:date="2014-11-17T19:39:00Z"/>
                <w:rFonts w:ascii="Gill Sans MT" w:eastAsia="Calibri" w:hAnsi="Gill Sans MT" w:cs="Arial"/>
                <w:sz w:val="20"/>
                <w:szCs w:val="20"/>
              </w:rPr>
            </w:pPr>
          </w:p>
          <w:p w14:paraId="7C2B0E1B" w14:textId="5FCB1EDA" w:rsidR="006964F6" w:rsidRDefault="006964F6" w:rsidP="00CE542E">
            <w:pPr>
              <w:contextualSpacing/>
              <w:rPr>
                <w:ins w:id="147" w:author="Heather Huntington" w:date="2014-11-17T19:51:00Z"/>
                <w:rFonts w:ascii="Gill Sans MT" w:eastAsia="Calibri" w:hAnsi="Gill Sans MT" w:cs="Arial"/>
                <w:sz w:val="20"/>
                <w:szCs w:val="20"/>
              </w:rPr>
            </w:pPr>
            <w:ins w:id="148" w:author="Heather Huntington" w:date="2014-11-17T19:39:00Z">
              <w:r>
                <w:rPr>
                  <w:rFonts w:ascii="Gill Sans MT" w:eastAsia="Calibri" w:hAnsi="Gill Sans MT" w:cs="Arial"/>
                  <w:sz w:val="20"/>
                  <w:szCs w:val="20"/>
                </w:rPr>
                <w:t xml:space="preserve">1- </w:t>
              </w:r>
            </w:ins>
            <w:ins w:id="149" w:author="Heather Huntington" w:date="2014-11-17T19:51:00Z">
              <w:r w:rsidR="004C2C17">
                <w:rPr>
                  <w:rFonts w:ascii="Gill Sans MT" w:eastAsia="Calibri" w:hAnsi="Gill Sans MT" w:cs="Arial"/>
                  <w:sz w:val="20"/>
                  <w:szCs w:val="20"/>
                </w:rPr>
                <w:t>Much more available</w:t>
              </w:r>
            </w:ins>
          </w:p>
          <w:p w14:paraId="0E6B881C" w14:textId="13B9143D" w:rsidR="004C2C17" w:rsidRDefault="004C2C17" w:rsidP="00CE542E">
            <w:pPr>
              <w:contextualSpacing/>
              <w:rPr>
                <w:ins w:id="150" w:author="Heather Huntington" w:date="2014-11-17T19:51:00Z"/>
                <w:rFonts w:ascii="Gill Sans MT" w:eastAsia="Calibri" w:hAnsi="Gill Sans MT" w:cs="Arial"/>
                <w:sz w:val="20"/>
                <w:szCs w:val="20"/>
              </w:rPr>
            </w:pPr>
            <w:ins w:id="151" w:author="Heather Huntington" w:date="2014-11-17T19:51:00Z">
              <w:r>
                <w:rPr>
                  <w:rFonts w:ascii="Gill Sans MT" w:eastAsia="Calibri" w:hAnsi="Gill Sans MT" w:cs="Arial"/>
                  <w:sz w:val="20"/>
                  <w:szCs w:val="20"/>
                </w:rPr>
                <w:t>2. A little more availability</w:t>
              </w:r>
            </w:ins>
          </w:p>
          <w:p w14:paraId="63779B76" w14:textId="77777777" w:rsidR="004C2C17" w:rsidRDefault="004C2C17" w:rsidP="00CE542E">
            <w:pPr>
              <w:contextualSpacing/>
              <w:rPr>
                <w:ins w:id="152" w:author="Heather Huntington" w:date="2014-11-17T19:51:00Z"/>
                <w:rFonts w:ascii="Gill Sans MT" w:eastAsia="Calibri" w:hAnsi="Gill Sans MT" w:cs="Arial"/>
                <w:sz w:val="20"/>
                <w:szCs w:val="20"/>
              </w:rPr>
            </w:pPr>
            <w:ins w:id="153" w:author="Heather Huntington" w:date="2014-11-17T19:51:00Z">
              <w:r>
                <w:rPr>
                  <w:rFonts w:ascii="Gill Sans MT" w:eastAsia="Calibri" w:hAnsi="Gill Sans MT" w:cs="Arial"/>
                  <w:sz w:val="20"/>
                  <w:szCs w:val="20"/>
                </w:rPr>
                <w:t>3. About the same</w:t>
              </w:r>
            </w:ins>
          </w:p>
          <w:p w14:paraId="0C3A3FD4" w14:textId="708F1338" w:rsidR="004C2C17" w:rsidRDefault="004C2C17" w:rsidP="00CE542E">
            <w:pPr>
              <w:contextualSpacing/>
              <w:rPr>
                <w:ins w:id="154" w:author="Heather Huntington" w:date="2014-11-17T19:51:00Z"/>
                <w:rFonts w:ascii="Gill Sans MT" w:eastAsia="Calibri" w:hAnsi="Gill Sans MT" w:cs="Arial"/>
                <w:sz w:val="20"/>
                <w:szCs w:val="20"/>
              </w:rPr>
            </w:pPr>
            <w:ins w:id="155" w:author="Heather Huntington" w:date="2014-11-17T19:51:00Z">
              <w:r>
                <w:rPr>
                  <w:rFonts w:ascii="Gill Sans MT" w:eastAsia="Calibri" w:hAnsi="Gill Sans MT" w:cs="Arial"/>
                  <w:sz w:val="20"/>
                  <w:szCs w:val="20"/>
                </w:rPr>
                <w:t>4. A little less</w:t>
              </w:r>
            </w:ins>
          </w:p>
          <w:p w14:paraId="3BE14C72" w14:textId="3E4A2AD9" w:rsidR="004C2C17" w:rsidRDefault="004C2C17" w:rsidP="00CE542E">
            <w:pPr>
              <w:contextualSpacing/>
              <w:rPr>
                <w:ins w:id="156" w:author="Heather Huntington" w:date="2014-11-17T19:51:00Z"/>
                <w:rFonts w:ascii="Gill Sans MT" w:eastAsia="Calibri" w:hAnsi="Gill Sans MT" w:cs="Arial"/>
                <w:sz w:val="20"/>
                <w:szCs w:val="20"/>
              </w:rPr>
            </w:pPr>
            <w:ins w:id="157" w:author="Heather Huntington" w:date="2014-11-17T19:51:00Z">
              <w:r>
                <w:rPr>
                  <w:rFonts w:ascii="Gill Sans MT" w:eastAsia="Calibri" w:hAnsi="Gill Sans MT" w:cs="Arial"/>
                  <w:sz w:val="20"/>
                  <w:szCs w:val="20"/>
                </w:rPr>
                <w:t>5. Mu</w:t>
              </w:r>
            </w:ins>
            <w:ins w:id="158" w:author="Heather Huntington" w:date="2014-11-17T19:52:00Z">
              <w:r>
                <w:rPr>
                  <w:rFonts w:ascii="Gill Sans MT" w:eastAsia="Calibri" w:hAnsi="Gill Sans MT" w:cs="Arial"/>
                  <w:sz w:val="20"/>
                  <w:szCs w:val="20"/>
                </w:rPr>
                <w:t>ch less availability</w:t>
              </w:r>
            </w:ins>
          </w:p>
          <w:p w14:paraId="6C7AA49D" w14:textId="3705FF97" w:rsidR="004C2C17" w:rsidRPr="00BE068B" w:rsidRDefault="004C2C17" w:rsidP="00CE542E">
            <w:pPr>
              <w:contextualSpacing/>
              <w:rPr>
                <w:rFonts w:ascii="Gill Sans MT" w:hAnsi="Gill Sans MT"/>
                <w:sz w:val="20"/>
                <w:szCs w:val="20"/>
              </w:rPr>
            </w:pPr>
          </w:p>
        </w:tc>
        <w:tc>
          <w:tcPr>
            <w:tcW w:w="2250" w:type="dxa"/>
          </w:tcPr>
          <w:p w14:paraId="5AF0D6EF" w14:textId="078B583D" w:rsidR="00672FD9" w:rsidRPr="00BE068B" w:rsidRDefault="00672FD9" w:rsidP="00672FD9">
            <w:pPr>
              <w:contextualSpacing/>
              <w:rPr>
                <w:rFonts w:ascii="Gill Sans MT" w:eastAsia="Calibri" w:hAnsi="Gill Sans MT" w:cs="Arial"/>
                <w:sz w:val="20"/>
                <w:szCs w:val="20"/>
              </w:rPr>
            </w:pPr>
            <w:r w:rsidRPr="00BE068B">
              <w:rPr>
                <w:rFonts w:ascii="Gill Sans MT" w:eastAsia="Calibri" w:hAnsi="Gill Sans MT" w:cs="Arial"/>
                <w:sz w:val="20"/>
                <w:szCs w:val="20"/>
              </w:rPr>
              <w:t>Did you</w:t>
            </w:r>
            <w:ins w:id="159" w:author="Heather Huntington" w:date="2014-11-17T19:40:00Z">
              <w:r w:rsidR="004C2C17">
                <w:rPr>
                  <w:rFonts w:ascii="Gill Sans MT" w:eastAsia="Calibri" w:hAnsi="Gill Sans MT" w:cs="Arial"/>
                  <w:sz w:val="20"/>
                  <w:szCs w:val="20"/>
                </w:rPr>
                <w:t>r household</w:t>
              </w:r>
            </w:ins>
            <w:r w:rsidRPr="00BE068B">
              <w:rPr>
                <w:rFonts w:ascii="Gill Sans MT" w:eastAsia="Calibri" w:hAnsi="Gill Sans MT" w:cs="Arial"/>
                <w:sz w:val="20"/>
                <w:szCs w:val="20"/>
              </w:rPr>
              <w:t xml:space="preserve"> open up</w:t>
            </w:r>
            <w:r w:rsidR="00AB041B" w:rsidRPr="00BE068B">
              <w:rPr>
                <w:rFonts w:ascii="Gill Sans MT" w:eastAsia="Calibri" w:hAnsi="Gill Sans MT" w:cs="Arial"/>
                <w:sz w:val="20"/>
                <w:szCs w:val="20"/>
              </w:rPr>
              <w:t xml:space="preserve"> new land </w:t>
            </w:r>
            <w:r w:rsidRPr="00BE068B">
              <w:rPr>
                <w:rFonts w:ascii="Gill Sans MT" w:eastAsia="Calibri" w:hAnsi="Gill Sans MT" w:cs="Arial"/>
                <w:sz w:val="20"/>
                <w:szCs w:val="20"/>
              </w:rPr>
              <w:t xml:space="preserve">on this forest in the past three years? </w:t>
            </w:r>
          </w:p>
          <w:p w14:paraId="6741CDEC" w14:textId="77777777" w:rsidR="00672FD9" w:rsidRPr="00BE068B" w:rsidRDefault="00672FD9" w:rsidP="00672FD9">
            <w:pPr>
              <w:contextualSpacing/>
              <w:rPr>
                <w:rFonts w:ascii="Gill Sans MT" w:eastAsia="Calibri" w:hAnsi="Gill Sans MT" w:cs="Arial"/>
                <w:sz w:val="20"/>
                <w:szCs w:val="20"/>
              </w:rPr>
            </w:pPr>
          </w:p>
          <w:p w14:paraId="2F518DDA" w14:textId="77777777" w:rsidR="00AB041B" w:rsidRDefault="001B0130" w:rsidP="004A7491">
            <w:pPr>
              <w:contextualSpacing/>
              <w:rPr>
                <w:ins w:id="160" w:author="Heather Huntington" w:date="2014-11-17T19:40:00Z"/>
                <w:rFonts w:ascii="Gill Sans MT" w:eastAsia="Calibri" w:hAnsi="Gill Sans MT" w:cs="Arial"/>
                <w:sz w:val="20"/>
                <w:szCs w:val="20"/>
              </w:rPr>
            </w:pPr>
            <w:r>
              <w:rPr>
                <w:rStyle w:val="CommentReference"/>
              </w:rPr>
              <w:commentReference w:id="161"/>
            </w:r>
            <w:ins w:id="162" w:author="Heather Huntington" w:date="2014-11-17T19:40:00Z">
              <w:r w:rsidR="004C2C17">
                <w:rPr>
                  <w:rFonts w:ascii="Gill Sans MT" w:eastAsia="Calibri" w:hAnsi="Gill Sans MT" w:cs="Arial"/>
                  <w:sz w:val="20"/>
                  <w:szCs w:val="20"/>
                </w:rPr>
                <w:t>0-No</w:t>
              </w:r>
            </w:ins>
          </w:p>
          <w:p w14:paraId="378E0756" w14:textId="77777777" w:rsidR="004C2C17" w:rsidRDefault="004C2C17" w:rsidP="004A7491">
            <w:pPr>
              <w:contextualSpacing/>
              <w:rPr>
                <w:ins w:id="163" w:author="Heather Huntington" w:date="2014-11-17T19:40:00Z"/>
                <w:rFonts w:ascii="Gill Sans MT" w:eastAsia="Calibri" w:hAnsi="Gill Sans MT" w:cs="Arial"/>
                <w:sz w:val="20"/>
                <w:szCs w:val="20"/>
              </w:rPr>
            </w:pPr>
            <w:ins w:id="164" w:author="Heather Huntington" w:date="2014-11-17T19:40:00Z">
              <w:r>
                <w:rPr>
                  <w:rFonts w:ascii="Gill Sans MT" w:eastAsia="Calibri" w:hAnsi="Gill Sans MT" w:cs="Arial"/>
                  <w:sz w:val="20"/>
                  <w:szCs w:val="20"/>
                </w:rPr>
                <w:t>1-Yes</w:t>
              </w:r>
            </w:ins>
          </w:p>
          <w:p w14:paraId="7CD07F5F" w14:textId="77777777" w:rsidR="004C2C17" w:rsidRDefault="004C2C17" w:rsidP="004A7491">
            <w:pPr>
              <w:contextualSpacing/>
              <w:rPr>
                <w:ins w:id="165" w:author="Heather Huntington" w:date="2014-11-17T19:41:00Z"/>
                <w:rFonts w:ascii="Gill Sans MT" w:eastAsia="Calibri" w:hAnsi="Gill Sans MT" w:cs="Arial"/>
                <w:sz w:val="20"/>
                <w:szCs w:val="20"/>
              </w:rPr>
            </w:pPr>
            <w:ins w:id="166" w:author="Heather Huntington" w:date="2014-11-17T19:40:00Z">
              <w:r>
                <w:rPr>
                  <w:rFonts w:ascii="Gill Sans MT" w:eastAsia="Calibri" w:hAnsi="Gill Sans MT" w:cs="Arial"/>
                  <w:sz w:val="20"/>
                  <w:szCs w:val="20"/>
                </w:rPr>
                <w:t xml:space="preserve">888 </w:t>
              </w:r>
            </w:ins>
            <w:ins w:id="167" w:author="Heather Huntington" w:date="2014-11-17T19:41:00Z">
              <w:r>
                <w:rPr>
                  <w:rFonts w:ascii="Gill Sans MT" w:eastAsia="Calibri" w:hAnsi="Gill Sans MT" w:cs="Arial"/>
                  <w:sz w:val="20"/>
                  <w:szCs w:val="20"/>
                </w:rPr>
                <w:t>–</w:t>
              </w:r>
            </w:ins>
            <w:ins w:id="168" w:author="Heather Huntington" w:date="2014-11-17T19:40:00Z">
              <w:r>
                <w:rPr>
                  <w:rFonts w:ascii="Gill Sans MT" w:eastAsia="Calibri" w:hAnsi="Gill Sans MT" w:cs="Arial"/>
                  <w:sz w:val="20"/>
                  <w:szCs w:val="20"/>
                </w:rPr>
                <w:t xml:space="preserve"> Don</w:t>
              </w:r>
            </w:ins>
            <w:ins w:id="169" w:author="Heather Huntington" w:date="2014-11-17T19:41:00Z">
              <w:r>
                <w:rPr>
                  <w:rFonts w:ascii="Gill Sans MT" w:eastAsia="Calibri" w:hAnsi="Gill Sans MT" w:cs="Arial"/>
                  <w:sz w:val="20"/>
                  <w:szCs w:val="20"/>
                </w:rPr>
                <w:t xml:space="preserve">’t know </w:t>
              </w:r>
            </w:ins>
          </w:p>
          <w:p w14:paraId="7583877C" w14:textId="113EC0EC" w:rsidR="004C2C17" w:rsidRPr="00BE068B" w:rsidRDefault="004C2C17" w:rsidP="004A7491">
            <w:pPr>
              <w:contextualSpacing/>
              <w:rPr>
                <w:rFonts w:ascii="Gill Sans MT" w:eastAsia="Calibri" w:hAnsi="Gill Sans MT" w:cs="Arial"/>
                <w:sz w:val="20"/>
                <w:szCs w:val="20"/>
              </w:rPr>
            </w:pPr>
            <w:ins w:id="170" w:author="Heather Huntington" w:date="2014-11-17T19:41:00Z">
              <w:r>
                <w:rPr>
                  <w:rFonts w:ascii="Gill Sans MT" w:eastAsia="Calibri" w:hAnsi="Gill Sans MT" w:cs="Arial"/>
                  <w:sz w:val="20"/>
                  <w:szCs w:val="20"/>
                </w:rPr>
                <w:t xml:space="preserve">999 – Prefer not to respond </w:t>
              </w:r>
            </w:ins>
          </w:p>
        </w:tc>
        <w:tc>
          <w:tcPr>
            <w:tcW w:w="1890" w:type="dxa"/>
          </w:tcPr>
          <w:p w14:paraId="3AB23A8B"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 xml:space="preserve">IF YES to D.30, how much forest did you clear? </w:t>
            </w:r>
          </w:p>
          <w:p w14:paraId="627CAA3B" w14:textId="77777777" w:rsidR="004A7491" w:rsidRPr="00BE068B" w:rsidRDefault="004A7491" w:rsidP="004A7491">
            <w:pPr>
              <w:contextualSpacing/>
              <w:rPr>
                <w:rFonts w:ascii="Gill Sans MT" w:eastAsia="Calibri" w:hAnsi="Gill Sans MT" w:cs="Arial"/>
                <w:sz w:val="20"/>
                <w:szCs w:val="20"/>
              </w:rPr>
            </w:pPr>
          </w:p>
          <w:p w14:paraId="639B7B10" w14:textId="77777777" w:rsidR="004A7491" w:rsidRPr="00BE068B" w:rsidRDefault="004A7491" w:rsidP="004A7491">
            <w:pPr>
              <w:contextualSpacing/>
              <w:rPr>
                <w:rFonts w:ascii="Gill Sans MT" w:eastAsia="Calibri" w:hAnsi="Gill Sans MT" w:cs="Arial"/>
                <w:sz w:val="20"/>
                <w:szCs w:val="20"/>
              </w:rPr>
            </w:pPr>
            <w:commentRangeStart w:id="171"/>
            <w:r w:rsidRPr="00BE068B">
              <w:rPr>
                <w:rFonts w:ascii="Gill Sans MT" w:eastAsia="Calibri" w:hAnsi="Gill Sans MT" w:cs="Arial"/>
                <w:sz w:val="20"/>
                <w:szCs w:val="20"/>
              </w:rPr>
              <w:t xml:space="preserve">Unit </w:t>
            </w:r>
            <w:proofErr w:type="gramStart"/>
            <w:r w:rsidRPr="00BE068B">
              <w:rPr>
                <w:rFonts w:ascii="Gill Sans MT" w:eastAsia="Calibri" w:hAnsi="Gill Sans MT" w:cs="Arial"/>
                <w:sz w:val="20"/>
                <w:szCs w:val="20"/>
              </w:rPr>
              <w:t xml:space="preserve">-  </w:t>
            </w:r>
            <w:commentRangeEnd w:id="171"/>
            <w:proofErr w:type="gramEnd"/>
            <w:r w:rsidR="004C2C17">
              <w:rPr>
                <w:rStyle w:val="CommentReference"/>
              </w:rPr>
              <w:commentReference w:id="171"/>
            </w:r>
          </w:p>
          <w:p w14:paraId="51F19037" w14:textId="41D8F35B" w:rsidR="005C2B03" w:rsidRPr="00BE068B" w:rsidRDefault="005C2B03" w:rsidP="004A7491">
            <w:pPr>
              <w:contextualSpacing/>
              <w:rPr>
                <w:rFonts w:ascii="Gill Sans MT" w:hAnsi="Gill Sans MT"/>
                <w:sz w:val="20"/>
                <w:szCs w:val="20"/>
              </w:rPr>
            </w:pPr>
          </w:p>
        </w:tc>
      </w:tr>
      <w:tr w:rsidR="004A7491" w:rsidRPr="00BE068B" w14:paraId="7FB37CA8" w14:textId="77777777" w:rsidTr="004A7491">
        <w:trPr>
          <w:trHeight w:val="20"/>
        </w:trPr>
        <w:tc>
          <w:tcPr>
            <w:tcW w:w="720" w:type="dxa"/>
          </w:tcPr>
          <w:p w14:paraId="2996B010" w14:textId="4D3E8A0E" w:rsidR="00AB041B" w:rsidRPr="00BE068B" w:rsidRDefault="00AB041B" w:rsidP="00B30EB2">
            <w:pPr>
              <w:contextualSpacing/>
              <w:jc w:val="center"/>
              <w:rPr>
                <w:rFonts w:ascii="Gill Sans MT" w:hAnsi="Gill Sans MT"/>
                <w:b/>
              </w:rPr>
            </w:pPr>
          </w:p>
        </w:tc>
        <w:tc>
          <w:tcPr>
            <w:tcW w:w="990" w:type="dxa"/>
          </w:tcPr>
          <w:p w14:paraId="14ED1C06" w14:textId="77777777" w:rsidR="00AB041B" w:rsidRPr="00BE068B" w:rsidRDefault="00AB041B" w:rsidP="00B30EB2">
            <w:pPr>
              <w:contextualSpacing/>
              <w:jc w:val="center"/>
              <w:rPr>
                <w:rFonts w:ascii="Gill Sans MT" w:hAnsi="Gill Sans MT"/>
              </w:rPr>
            </w:pPr>
          </w:p>
        </w:tc>
        <w:tc>
          <w:tcPr>
            <w:tcW w:w="2250" w:type="dxa"/>
          </w:tcPr>
          <w:p w14:paraId="6758CD39" w14:textId="77777777" w:rsidR="00AB041B" w:rsidRPr="00BE068B" w:rsidRDefault="00AB041B" w:rsidP="00B30EB2">
            <w:pPr>
              <w:contextualSpacing/>
              <w:jc w:val="center"/>
              <w:rPr>
                <w:rFonts w:ascii="Gill Sans MT" w:hAnsi="Gill Sans MT"/>
              </w:rPr>
            </w:pPr>
          </w:p>
        </w:tc>
        <w:tc>
          <w:tcPr>
            <w:tcW w:w="1710" w:type="dxa"/>
          </w:tcPr>
          <w:p w14:paraId="54C5E2A4" w14:textId="77777777" w:rsidR="00AB041B" w:rsidRPr="00BE068B" w:rsidRDefault="00AB041B" w:rsidP="00B30EB2">
            <w:pPr>
              <w:contextualSpacing/>
              <w:jc w:val="center"/>
              <w:rPr>
                <w:rFonts w:ascii="Gill Sans MT" w:hAnsi="Gill Sans MT"/>
              </w:rPr>
            </w:pPr>
          </w:p>
        </w:tc>
        <w:tc>
          <w:tcPr>
            <w:tcW w:w="2790" w:type="dxa"/>
            <w:gridSpan w:val="2"/>
          </w:tcPr>
          <w:p w14:paraId="46948CBD" w14:textId="77777777" w:rsidR="00AB041B" w:rsidRPr="00BE068B" w:rsidRDefault="00AB041B" w:rsidP="00B30EB2">
            <w:pPr>
              <w:contextualSpacing/>
              <w:jc w:val="center"/>
              <w:rPr>
                <w:rFonts w:ascii="Gill Sans MT" w:hAnsi="Gill Sans MT"/>
              </w:rPr>
            </w:pPr>
          </w:p>
        </w:tc>
        <w:tc>
          <w:tcPr>
            <w:tcW w:w="2250" w:type="dxa"/>
          </w:tcPr>
          <w:p w14:paraId="4BE7FC5C" w14:textId="77777777" w:rsidR="00AB041B" w:rsidRPr="00BE068B" w:rsidRDefault="00AB041B" w:rsidP="00B30EB2">
            <w:pPr>
              <w:contextualSpacing/>
              <w:jc w:val="center"/>
              <w:rPr>
                <w:rFonts w:ascii="Gill Sans MT" w:hAnsi="Gill Sans MT"/>
              </w:rPr>
            </w:pPr>
          </w:p>
        </w:tc>
        <w:tc>
          <w:tcPr>
            <w:tcW w:w="1890" w:type="dxa"/>
          </w:tcPr>
          <w:p w14:paraId="1DC93D20" w14:textId="77777777" w:rsidR="00AB041B" w:rsidRPr="00BE068B" w:rsidRDefault="00AB041B" w:rsidP="00B30EB2">
            <w:pPr>
              <w:contextualSpacing/>
              <w:jc w:val="center"/>
              <w:rPr>
                <w:rFonts w:ascii="Gill Sans MT" w:hAnsi="Gill Sans MT"/>
              </w:rPr>
            </w:pPr>
          </w:p>
        </w:tc>
      </w:tr>
      <w:tr w:rsidR="004A7491" w:rsidRPr="00BE068B" w14:paraId="376F45EE" w14:textId="77777777" w:rsidTr="004A7491">
        <w:trPr>
          <w:trHeight w:val="20"/>
        </w:trPr>
        <w:tc>
          <w:tcPr>
            <w:tcW w:w="720" w:type="dxa"/>
          </w:tcPr>
          <w:p w14:paraId="23C243BA" w14:textId="77777777" w:rsidR="00AB041B" w:rsidRPr="00BE068B" w:rsidRDefault="00AB041B" w:rsidP="00B30EB2">
            <w:pPr>
              <w:contextualSpacing/>
              <w:jc w:val="center"/>
              <w:rPr>
                <w:rFonts w:ascii="Gill Sans MT" w:hAnsi="Gill Sans MT"/>
                <w:b/>
              </w:rPr>
            </w:pPr>
            <w:r w:rsidRPr="00BE068B">
              <w:rPr>
                <w:rFonts w:ascii="Gill Sans MT" w:hAnsi="Gill Sans MT"/>
                <w:b/>
              </w:rPr>
              <w:t>1</w:t>
            </w:r>
          </w:p>
        </w:tc>
        <w:tc>
          <w:tcPr>
            <w:tcW w:w="990" w:type="dxa"/>
          </w:tcPr>
          <w:p w14:paraId="6EACF26F" w14:textId="77777777" w:rsidR="00AB041B" w:rsidRPr="00BE068B" w:rsidRDefault="00AB041B" w:rsidP="00B30EB2">
            <w:pPr>
              <w:contextualSpacing/>
              <w:jc w:val="center"/>
              <w:rPr>
                <w:rFonts w:ascii="Gill Sans MT" w:hAnsi="Gill Sans MT"/>
              </w:rPr>
            </w:pPr>
          </w:p>
        </w:tc>
        <w:tc>
          <w:tcPr>
            <w:tcW w:w="2250" w:type="dxa"/>
          </w:tcPr>
          <w:p w14:paraId="7BDD918B" w14:textId="77777777" w:rsidR="00AB041B" w:rsidRPr="00BE068B" w:rsidRDefault="00AB041B" w:rsidP="00B30EB2">
            <w:pPr>
              <w:contextualSpacing/>
              <w:jc w:val="center"/>
              <w:rPr>
                <w:rFonts w:ascii="Gill Sans MT" w:hAnsi="Gill Sans MT"/>
              </w:rPr>
            </w:pPr>
          </w:p>
        </w:tc>
        <w:tc>
          <w:tcPr>
            <w:tcW w:w="1710" w:type="dxa"/>
          </w:tcPr>
          <w:p w14:paraId="7E258032" w14:textId="77777777" w:rsidR="00AB041B" w:rsidRPr="00BE068B" w:rsidRDefault="00AB041B" w:rsidP="00B30EB2">
            <w:pPr>
              <w:contextualSpacing/>
              <w:jc w:val="center"/>
              <w:rPr>
                <w:rFonts w:ascii="Gill Sans MT" w:hAnsi="Gill Sans MT"/>
              </w:rPr>
            </w:pPr>
          </w:p>
        </w:tc>
        <w:tc>
          <w:tcPr>
            <w:tcW w:w="2790" w:type="dxa"/>
            <w:gridSpan w:val="2"/>
          </w:tcPr>
          <w:p w14:paraId="7FB4045B" w14:textId="77777777" w:rsidR="00AB041B" w:rsidRPr="00BE068B" w:rsidRDefault="00AB041B" w:rsidP="00B30EB2">
            <w:pPr>
              <w:contextualSpacing/>
              <w:jc w:val="center"/>
              <w:rPr>
                <w:rFonts w:ascii="Gill Sans MT" w:hAnsi="Gill Sans MT"/>
              </w:rPr>
            </w:pPr>
          </w:p>
        </w:tc>
        <w:tc>
          <w:tcPr>
            <w:tcW w:w="2250" w:type="dxa"/>
          </w:tcPr>
          <w:p w14:paraId="3818238D" w14:textId="77777777" w:rsidR="00AB041B" w:rsidRPr="00BE068B" w:rsidRDefault="00AB041B" w:rsidP="00B30EB2">
            <w:pPr>
              <w:contextualSpacing/>
              <w:jc w:val="center"/>
              <w:rPr>
                <w:rFonts w:ascii="Gill Sans MT" w:hAnsi="Gill Sans MT"/>
              </w:rPr>
            </w:pPr>
          </w:p>
        </w:tc>
        <w:tc>
          <w:tcPr>
            <w:tcW w:w="1890" w:type="dxa"/>
          </w:tcPr>
          <w:p w14:paraId="1118A1E1" w14:textId="77777777" w:rsidR="00AB041B" w:rsidRPr="00BE068B" w:rsidRDefault="00AB041B" w:rsidP="00B30EB2">
            <w:pPr>
              <w:contextualSpacing/>
              <w:jc w:val="center"/>
              <w:rPr>
                <w:rFonts w:ascii="Gill Sans MT" w:hAnsi="Gill Sans MT"/>
              </w:rPr>
            </w:pPr>
          </w:p>
        </w:tc>
      </w:tr>
      <w:tr w:rsidR="004A7491" w:rsidRPr="00BE068B" w14:paraId="6E31F4FE" w14:textId="77777777" w:rsidTr="004A7491">
        <w:trPr>
          <w:trHeight w:val="20"/>
        </w:trPr>
        <w:tc>
          <w:tcPr>
            <w:tcW w:w="720" w:type="dxa"/>
          </w:tcPr>
          <w:p w14:paraId="42DA83EB" w14:textId="77777777" w:rsidR="00AB041B" w:rsidRPr="00BE068B" w:rsidRDefault="00AB041B" w:rsidP="00B30EB2">
            <w:pPr>
              <w:contextualSpacing/>
              <w:jc w:val="center"/>
              <w:rPr>
                <w:rFonts w:ascii="Gill Sans MT" w:hAnsi="Gill Sans MT"/>
                <w:b/>
              </w:rPr>
            </w:pPr>
            <w:r w:rsidRPr="00BE068B">
              <w:rPr>
                <w:rFonts w:ascii="Gill Sans MT" w:hAnsi="Gill Sans MT"/>
                <w:b/>
              </w:rPr>
              <w:t>2</w:t>
            </w:r>
          </w:p>
        </w:tc>
        <w:tc>
          <w:tcPr>
            <w:tcW w:w="990" w:type="dxa"/>
          </w:tcPr>
          <w:p w14:paraId="54039AA6" w14:textId="77777777" w:rsidR="00AB041B" w:rsidRPr="00BE068B" w:rsidRDefault="00AB041B" w:rsidP="00B30EB2">
            <w:pPr>
              <w:contextualSpacing/>
              <w:jc w:val="center"/>
              <w:rPr>
                <w:rFonts w:ascii="Gill Sans MT" w:hAnsi="Gill Sans MT"/>
              </w:rPr>
            </w:pPr>
          </w:p>
        </w:tc>
        <w:tc>
          <w:tcPr>
            <w:tcW w:w="2250" w:type="dxa"/>
          </w:tcPr>
          <w:p w14:paraId="2950A8B3" w14:textId="77777777" w:rsidR="00AB041B" w:rsidRPr="00BE068B" w:rsidRDefault="00AB041B" w:rsidP="00B30EB2">
            <w:pPr>
              <w:contextualSpacing/>
              <w:jc w:val="center"/>
              <w:rPr>
                <w:rFonts w:ascii="Gill Sans MT" w:hAnsi="Gill Sans MT"/>
              </w:rPr>
            </w:pPr>
          </w:p>
        </w:tc>
        <w:tc>
          <w:tcPr>
            <w:tcW w:w="1710" w:type="dxa"/>
          </w:tcPr>
          <w:p w14:paraId="16649F11" w14:textId="77777777" w:rsidR="00AB041B" w:rsidRPr="00BE068B" w:rsidRDefault="00AB041B" w:rsidP="00B30EB2">
            <w:pPr>
              <w:contextualSpacing/>
              <w:jc w:val="center"/>
              <w:rPr>
                <w:rFonts w:ascii="Gill Sans MT" w:hAnsi="Gill Sans MT"/>
              </w:rPr>
            </w:pPr>
          </w:p>
        </w:tc>
        <w:tc>
          <w:tcPr>
            <w:tcW w:w="2790" w:type="dxa"/>
            <w:gridSpan w:val="2"/>
          </w:tcPr>
          <w:p w14:paraId="2D36FFF5" w14:textId="77777777" w:rsidR="00AB041B" w:rsidRPr="00BE068B" w:rsidRDefault="00AB041B" w:rsidP="00B30EB2">
            <w:pPr>
              <w:contextualSpacing/>
              <w:jc w:val="center"/>
              <w:rPr>
                <w:rFonts w:ascii="Gill Sans MT" w:hAnsi="Gill Sans MT"/>
              </w:rPr>
            </w:pPr>
          </w:p>
        </w:tc>
        <w:tc>
          <w:tcPr>
            <w:tcW w:w="2250" w:type="dxa"/>
          </w:tcPr>
          <w:p w14:paraId="320616FF" w14:textId="77777777" w:rsidR="00AB041B" w:rsidRPr="00BE068B" w:rsidRDefault="00AB041B" w:rsidP="00B30EB2">
            <w:pPr>
              <w:contextualSpacing/>
              <w:jc w:val="center"/>
              <w:rPr>
                <w:rFonts w:ascii="Gill Sans MT" w:hAnsi="Gill Sans MT"/>
              </w:rPr>
            </w:pPr>
          </w:p>
        </w:tc>
        <w:tc>
          <w:tcPr>
            <w:tcW w:w="1890" w:type="dxa"/>
          </w:tcPr>
          <w:p w14:paraId="2EAD08EF" w14:textId="77777777" w:rsidR="00AB041B" w:rsidRPr="00BE068B" w:rsidRDefault="00AB041B" w:rsidP="00B30EB2">
            <w:pPr>
              <w:contextualSpacing/>
              <w:jc w:val="center"/>
              <w:rPr>
                <w:rFonts w:ascii="Gill Sans MT" w:hAnsi="Gill Sans MT"/>
              </w:rPr>
            </w:pPr>
          </w:p>
        </w:tc>
      </w:tr>
      <w:tr w:rsidR="004A7491" w:rsidRPr="00BE068B" w14:paraId="3AF00AEA" w14:textId="77777777" w:rsidTr="004A7491">
        <w:trPr>
          <w:trHeight w:val="20"/>
        </w:trPr>
        <w:tc>
          <w:tcPr>
            <w:tcW w:w="720" w:type="dxa"/>
          </w:tcPr>
          <w:p w14:paraId="0D909CE0" w14:textId="77777777" w:rsidR="00AB041B" w:rsidRPr="00BE068B" w:rsidRDefault="00AB041B" w:rsidP="00B30EB2">
            <w:pPr>
              <w:contextualSpacing/>
              <w:jc w:val="center"/>
              <w:rPr>
                <w:rFonts w:ascii="Gill Sans MT" w:hAnsi="Gill Sans MT"/>
                <w:b/>
              </w:rPr>
            </w:pPr>
            <w:r w:rsidRPr="00BE068B">
              <w:rPr>
                <w:rFonts w:ascii="Gill Sans MT" w:hAnsi="Gill Sans MT"/>
                <w:b/>
              </w:rPr>
              <w:t>3</w:t>
            </w:r>
          </w:p>
        </w:tc>
        <w:tc>
          <w:tcPr>
            <w:tcW w:w="990" w:type="dxa"/>
          </w:tcPr>
          <w:p w14:paraId="7FDF06BA" w14:textId="77777777" w:rsidR="00AB041B" w:rsidRPr="00BE068B" w:rsidRDefault="00AB041B" w:rsidP="00B30EB2">
            <w:pPr>
              <w:contextualSpacing/>
              <w:jc w:val="center"/>
              <w:rPr>
                <w:rFonts w:ascii="Gill Sans MT" w:hAnsi="Gill Sans MT"/>
              </w:rPr>
            </w:pPr>
          </w:p>
        </w:tc>
        <w:tc>
          <w:tcPr>
            <w:tcW w:w="2250" w:type="dxa"/>
          </w:tcPr>
          <w:p w14:paraId="2A12071B" w14:textId="77777777" w:rsidR="00AB041B" w:rsidRPr="00BE068B" w:rsidRDefault="00AB041B" w:rsidP="00B30EB2">
            <w:pPr>
              <w:contextualSpacing/>
              <w:jc w:val="center"/>
              <w:rPr>
                <w:rFonts w:ascii="Gill Sans MT" w:hAnsi="Gill Sans MT"/>
              </w:rPr>
            </w:pPr>
          </w:p>
        </w:tc>
        <w:tc>
          <w:tcPr>
            <w:tcW w:w="1710" w:type="dxa"/>
          </w:tcPr>
          <w:p w14:paraId="10A76244" w14:textId="77777777" w:rsidR="00AB041B" w:rsidRPr="00BE068B" w:rsidRDefault="00AB041B" w:rsidP="00B30EB2">
            <w:pPr>
              <w:contextualSpacing/>
              <w:jc w:val="center"/>
              <w:rPr>
                <w:rFonts w:ascii="Gill Sans MT" w:hAnsi="Gill Sans MT"/>
              </w:rPr>
            </w:pPr>
          </w:p>
        </w:tc>
        <w:tc>
          <w:tcPr>
            <w:tcW w:w="2790" w:type="dxa"/>
            <w:gridSpan w:val="2"/>
          </w:tcPr>
          <w:p w14:paraId="00717AD0" w14:textId="77777777" w:rsidR="00AB041B" w:rsidRPr="00BE068B" w:rsidRDefault="00AB041B" w:rsidP="00B30EB2">
            <w:pPr>
              <w:contextualSpacing/>
              <w:jc w:val="center"/>
              <w:rPr>
                <w:rFonts w:ascii="Gill Sans MT" w:hAnsi="Gill Sans MT"/>
              </w:rPr>
            </w:pPr>
          </w:p>
        </w:tc>
        <w:tc>
          <w:tcPr>
            <w:tcW w:w="2250" w:type="dxa"/>
          </w:tcPr>
          <w:p w14:paraId="1C812234" w14:textId="77777777" w:rsidR="00AB041B" w:rsidRPr="00BE068B" w:rsidRDefault="00AB041B" w:rsidP="00B30EB2">
            <w:pPr>
              <w:contextualSpacing/>
              <w:jc w:val="center"/>
              <w:rPr>
                <w:rFonts w:ascii="Gill Sans MT" w:hAnsi="Gill Sans MT"/>
              </w:rPr>
            </w:pPr>
          </w:p>
        </w:tc>
        <w:tc>
          <w:tcPr>
            <w:tcW w:w="1890" w:type="dxa"/>
          </w:tcPr>
          <w:p w14:paraId="2109F7EA" w14:textId="77777777" w:rsidR="00AB041B" w:rsidRPr="00BE068B" w:rsidRDefault="00AB041B" w:rsidP="00B30EB2">
            <w:pPr>
              <w:contextualSpacing/>
              <w:jc w:val="center"/>
              <w:rPr>
                <w:rFonts w:ascii="Gill Sans MT" w:hAnsi="Gill Sans MT"/>
              </w:rPr>
            </w:pPr>
          </w:p>
        </w:tc>
      </w:tr>
    </w:tbl>
    <w:p w14:paraId="294227CB" w14:textId="77777777" w:rsidR="006E365E" w:rsidRPr="00BE068B" w:rsidRDefault="006E365E">
      <w:pPr>
        <w:rPr>
          <w:rFonts w:ascii="Gill Sans MT" w:hAnsi="Gill Sans MT"/>
        </w:rPr>
        <w:sectPr w:rsidR="006E365E" w:rsidRPr="00BE068B" w:rsidSect="00A667B3">
          <w:pgSz w:w="15840" w:h="12240" w:orient="landscape"/>
          <w:pgMar w:top="1080" w:right="1440" w:bottom="1080" w:left="1440" w:header="720" w:footer="720" w:gutter="0"/>
          <w:cols w:space="720"/>
          <w:docGrid w:linePitch="360"/>
        </w:sectPr>
      </w:pPr>
    </w:p>
    <w:p w14:paraId="71A73923" w14:textId="1829E5DE" w:rsidR="00020B58" w:rsidRDefault="00020B58">
      <w:pPr>
        <w:rPr>
          <w:rFonts w:ascii="Gill Sans MT" w:hAnsi="Gill Sans MT"/>
        </w:rPr>
      </w:pPr>
    </w:p>
    <w:p w14:paraId="182758B5" w14:textId="77777777" w:rsidR="004A7491" w:rsidRDefault="004A7491">
      <w:pPr>
        <w:rPr>
          <w:rFonts w:ascii="Gill Sans MT" w:hAnsi="Gill Sans MT"/>
        </w:rPr>
      </w:pPr>
    </w:p>
    <w:p w14:paraId="5BF7C10E" w14:textId="77777777" w:rsidR="004A7491" w:rsidRDefault="004A7491">
      <w:pPr>
        <w:rPr>
          <w:rFonts w:ascii="Gill Sans MT" w:hAnsi="Gill Sans MT"/>
        </w:rPr>
      </w:pPr>
    </w:p>
    <w:p w14:paraId="4AB61339" w14:textId="77777777" w:rsidR="004A7491" w:rsidRDefault="004A7491">
      <w:pPr>
        <w:rPr>
          <w:rFonts w:ascii="Gill Sans MT" w:hAnsi="Gill Sans MT"/>
        </w:rPr>
      </w:pPr>
    </w:p>
    <w:p w14:paraId="460C4314" w14:textId="77777777" w:rsidR="004A7491" w:rsidRDefault="004A7491">
      <w:pPr>
        <w:rPr>
          <w:rFonts w:ascii="Gill Sans MT" w:hAnsi="Gill Sans MT"/>
        </w:rPr>
      </w:pPr>
    </w:p>
    <w:tbl>
      <w:tblPr>
        <w:tblStyle w:val="TableGrid"/>
        <w:tblW w:w="13500" w:type="dxa"/>
        <w:tblInd w:w="929" w:type="dxa"/>
        <w:tblLayout w:type="fixed"/>
        <w:tblCellMar>
          <w:left w:w="29" w:type="dxa"/>
          <w:right w:w="29" w:type="dxa"/>
        </w:tblCellMar>
        <w:tblLook w:val="04A0" w:firstRow="1" w:lastRow="0" w:firstColumn="1" w:lastColumn="0" w:noHBand="0" w:noVBand="1"/>
      </w:tblPr>
      <w:tblGrid>
        <w:gridCol w:w="990"/>
        <w:gridCol w:w="1025"/>
        <w:gridCol w:w="4050"/>
        <w:gridCol w:w="3385"/>
        <w:gridCol w:w="4050"/>
      </w:tblGrid>
      <w:tr w:rsidR="004A7491" w:rsidRPr="00BE068B" w14:paraId="1955F54A" w14:textId="77777777" w:rsidTr="004A7491">
        <w:trPr>
          <w:trHeight w:val="20"/>
        </w:trPr>
        <w:tc>
          <w:tcPr>
            <w:tcW w:w="990" w:type="dxa"/>
          </w:tcPr>
          <w:p w14:paraId="320898D3" w14:textId="77777777" w:rsidR="004A7491" w:rsidRPr="00BE068B" w:rsidRDefault="004A7491" w:rsidP="004A7491">
            <w:pPr>
              <w:contextualSpacing/>
              <w:jc w:val="center"/>
              <w:rPr>
                <w:rFonts w:ascii="Gill Sans MT" w:hAnsi="Gill Sans MT"/>
                <w:b/>
                <w:sz w:val="20"/>
                <w:szCs w:val="20"/>
              </w:rPr>
            </w:pPr>
          </w:p>
        </w:tc>
        <w:tc>
          <w:tcPr>
            <w:tcW w:w="1025" w:type="dxa"/>
          </w:tcPr>
          <w:p w14:paraId="0EDB9991" w14:textId="77777777" w:rsidR="004A7491" w:rsidRPr="00BE068B" w:rsidRDefault="004A7491" w:rsidP="004A7491">
            <w:pPr>
              <w:contextualSpacing/>
              <w:jc w:val="center"/>
              <w:rPr>
                <w:rFonts w:ascii="Gill Sans MT" w:hAnsi="Gill Sans MT"/>
                <w:sz w:val="20"/>
                <w:szCs w:val="20"/>
              </w:rPr>
            </w:pPr>
          </w:p>
        </w:tc>
        <w:tc>
          <w:tcPr>
            <w:tcW w:w="4050" w:type="dxa"/>
          </w:tcPr>
          <w:p w14:paraId="3C622E40" w14:textId="77777777" w:rsidR="004A7491" w:rsidRPr="00BE068B" w:rsidRDefault="004A7491" w:rsidP="004A7491">
            <w:pPr>
              <w:contextualSpacing/>
              <w:jc w:val="center"/>
              <w:rPr>
                <w:rFonts w:ascii="Gill Sans MT" w:eastAsia="Calibri" w:hAnsi="Gill Sans MT" w:cs="Arial"/>
                <w:sz w:val="20"/>
                <w:szCs w:val="20"/>
              </w:rPr>
            </w:pPr>
          </w:p>
        </w:tc>
        <w:tc>
          <w:tcPr>
            <w:tcW w:w="3385" w:type="dxa"/>
          </w:tcPr>
          <w:p w14:paraId="6E6B8A69" w14:textId="3C73AA89" w:rsidR="004A7491" w:rsidRPr="00BE068B" w:rsidRDefault="004A7491" w:rsidP="004A7491">
            <w:pPr>
              <w:contextualSpacing/>
              <w:jc w:val="center"/>
              <w:rPr>
                <w:rFonts w:ascii="Gill Sans MT" w:eastAsia="Calibri" w:hAnsi="Gill Sans MT" w:cs="Arial"/>
                <w:sz w:val="20"/>
                <w:szCs w:val="20"/>
              </w:rPr>
            </w:pPr>
          </w:p>
        </w:tc>
        <w:tc>
          <w:tcPr>
            <w:tcW w:w="4050" w:type="dxa"/>
          </w:tcPr>
          <w:p w14:paraId="5DC2E848" w14:textId="6AC04D8A" w:rsidR="004A7491" w:rsidRPr="00BE068B" w:rsidRDefault="004A7491" w:rsidP="004A7491">
            <w:pPr>
              <w:contextualSpacing/>
              <w:jc w:val="center"/>
              <w:rPr>
                <w:rFonts w:ascii="Gill Sans MT" w:eastAsia="Calibri" w:hAnsi="Gill Sans MT" w:cs="Arial"/>
                <w:sz w:val="20"/>
                <w:szCs w:val="20"/>
              </w:rPr>
            </w:pPr>
            <w:r w:rsidRPr="00BE068B">
              <w:rPr>
                <w:rFonts w:ascii="Gill Sans MT" w:eastAsia="Calibri" w:hAnsi="Gill Sans MT" w:cs="Arial"/>
                <w:sz w:val="20"/>
                <w:szCs w:val="20"/>
              </w:rPr>
              <w:t>D.31</w:t>
            </w:r>
          </w:p>
        </w:tc>
      </w:tr>
      <w:tr w:rsidR="004A7491" w:rsidRPr="00BE068B" w14:paraId="1A88A228" w14:textId="77777777" w:rsidTr="004A7491">
        <w:trPr>
          <w:trHeight w:val="20"/>
        </w:trPr>
        <w:tc>
          <w:tcPr>
            <w:tcW w:w="990" w:type="dxa"/>
          </w:tcPr>
          <w:p w14:paraId="11AFD746" w14:textId="77777777" w:rsidR="004A7491" w:rsidRPr="00BE068B" w:rsidRDefault="004A7491" w:rsidP="004A7491">
            <w:pPr>
              <w:contextualSpacing/>
              <w:jc w:val="center"/>
              <w:rPr>
                <w:rFonts w:ascii="Gill Sans MT" w:hAnsi="Gill Sans MT"/>
                <w:b/>
                <w:sz w:val="20"/>
                <w:szCs w:val="20"/>
              </w:rPr>
            </w:pPr>
            <w:r w:rsidRPr="00BE068B">
              <w:rPr>
                <w:rFonts w:ascii="Gill Sans MT" w:hAnsi="Gill Sans MT"/>
                <w:b/>
                <w:sz w:val="20"/>
                <w:szCs w:val="20"/>
              </w:rPr>
              <w:t>Forest</w:t>
            </w:r>
          </w:p>
          <w:p w14:paraId="21E26588" w14:textId="77777777" w:rsidR="004A7491" w:rsidRPr="00BE068B" w:rsidRDefault="004A7491" w:rsidP="004A7491">
            <w:pPr>
              <w:contextualSpacing/>
              <w:jc w:val="center"/>
              <w:rPr>
                <w:rFonts w:ascii="Gill Sans MT" w:hAnsi="Gill Sans MT"/>
                <w:b/>
                <w:sz w:val="20"/>
                <w:szCs w:val="20"/>
              </w:rPr>
            </w:pPr>
            <w:proofErr w:type="gramStart"/>
            <w:r w:rsidRPr="00BE068B">
              <w:rPr>
                <w:rFonts w:ascii="Gill Sans MT" w:hAnsi="Gill Sans MT"/>
                <w:b/>
                <w:sz w:val="20"/>
                <w:szCs w:val="20"/>
              </w:rPr>
              <w:t>code</w:t>
            </w:r>
            <w:proofErr w:type="gramEnd"/>
          </w:p>
        </w:tc>
        <w:tc>
          <w:tcPr>
            <w:tcW w:w="1025" w:type="dxa"/>
          </w:tcPr>
          <w:p w14:paraId="055DE8BA" w14:textId="77777777" w:rsidR="004A7491" w:rsidRPr="00BE068B" w:rsidRDefault="004A7491" w:rsidP="004A7491">
            <w:pPr>
              <w:contextualSpacing/>
              <w:rPr>
                <w:rFonts w:ascii="Gill Sans MT" w:hAnsi="Gill Sans MT"/>
                <w:sz w:val="20"/>
                <w:szCs w:val="20"/>
              </w:rPr>
            </w:pPr>
            <w:r w:rsidRPr="00BE068B">
              <w:rPr>
                <w:rFonts w:ascii="Gill Sans MT" w:hAnsi="Gill Sans MT"/>
                <w:sz w:val="20"/>
                <w:szCs w:val="20"/>
              </w:rPr>
              <w:t>Name of the forest</w:t>
            </w:r>
          </w:p>
        </w:tc>
        <w:tc>
          <w:tcPr>
            <w:tcW w:w="4050" w:type="dxa"/>
          </w:tcPr>
          <w:p w14:paraId="6FCB670B"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 xml:space="preserve">         If YES to D.30, did you apply for per</w:t>
            </w:r>
            <w:r>
              <w:rPr>
                <w:rFonts w:ascii="Gill Sans MT" w:eastAsia="Calibri" w:hAnsi="Gill Sans MT" w:cs="Arial"/>
                <w:sz w:val="20"/>
                <w:szCs w:val="20"/>
              </w:rPr>
              <w:t xml:space="preserve">mission to open up the new </w:t>
            </w:r>
            <w:r w:rsidRPr="00BE068B">
              <w:rPr>
                <w:rFonts w:ascii="Gill Sans MT" w:eastAsia="Calibri" w:hAnsi="Gill Sans MT" w:cs="Arial"/>
                <w:sz w:val="20"/>
                <w:szCs w:val="20"/>
              </w:rPr>
              <w:t>land?</w:t>
            </w:r>
          </w:p>
          <w:p w14:paraId="693D038F" w14:textId="77777777" w:rsidR="004A7491" w:rsidRPr="00BE068B" w:rsidRDefault="004A7491" w:rsidP="004A7491">
            <w:pPr>
              <w:contextualSpacing/>
              <w:rPr>
                <w:rFonts w:ascii="Gill Sans MT" w:eastAsia="Calibri" w:hAnsi="Gill Sans MT" w:cs="Arial"/>
                <w:sz w:val="20"/>
                <w:szCs w:val="20"/>
              </w:rPr>
            </w:pPr>
          </w:p>
          <w:p w14:paraId="64BE7ACF" w14:textId="0E856BA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IF YES to D31, from who</w:t>
            </w:r>
            <w:ins w:id="172" w:author="usaiduser" w:date="2014-11-09T10:42:00Z">
              <w:r w:rsidR="000450B6">
                <w:rPr>
                  <w:rFonts w:ascii="Gill Sans MT" w:eastAsia="Calibri" w:hAnsi="Gill Sans MT" w:cs="Arial"/>
                  <w:sz w:val="20"/>
                  <w:szCs w:val="20"/>
                </w:rPr>
                <w:t>m</w:t>
              </w:r>
            </w:ins>
            <w:r w:rsidRPr="00BE068B">
              <w:rPr>
                <w:rFonts w:ascii="Gill Sans MT" w:eastAsia="Calibri" w:hAnsi="Gill Sans MT" w:cs="Arial"/>
                <w:sz w:val="20"/>
                <w:szCs w:val="20"/>
              </w:rPr>
              <w:t xml:space="preserve">? </w:t>
            </w:r>
          </w:p>
          <w:p w14:paraId="7A7A4CAF"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1=Yes, from customary chief</w:t>
            </w:r>
          </w:p>
          <w:p w14:paraId="40DCCE95"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 xml:space="preserve">2=Yes, from state authority </w:t>
            </w:r>
          </w:p>
          <w:p w14:paraId="71EE1174"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3=Yes, from elsewhere</w:t>
            </w:r>
          </w:p>
          <w:p w14:paraId="55207B7C"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4=No, permission is usually not requested and land is opened up on informal basis</w:t>
            </w:r>
          </w:p>
          <w:p w14:paraId="5A2E370F"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97=Other</w:t>
            </w:r>
          </w:p>
          <w:p w14:paraId="7B9F6AD4" w14:textId="77777777" w:rsidR="004A7491" w:rsidRPr="00BE068B" w:rsidRDefault="004A7491" w:rsidP="004A7491">
            <w:pPr>
              <w:contextualSpacing/>
              <w:rPr>
                <w:rFonts w:ascii="Gill Sans MT" w:eastAsia="Calibri" w:hAnsi="Gill Sans MT" w:cs="Arial"/>
                <w:sz w:val="20"/>
                <w:szCs w:val="20"/>
              </w:rPr>
            </w:pPr>
          </w:p>
        </w:tc>
        <w:tc>
          <w:tcPr>
            <w:tcW w:w="3385" w:type="dxa"/>
          </w:tcPr>
          <w:p w14:paraId="245A86BF"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 xml:space="preserve">What was the land used for after clearing? </w:t>
            </w:r>
          </w:p>
          <w:p w14:paraId="3FF00EA6" w14:textId="77777777" w:rsidR="004A7491" w:rsidRPr="00BE068B" w:rsidRDefault="004A7491" w:rsidP="004A7491">
            <w:pPr>
              <w:rPr>
                <w:rFonts w:ascii="Gill Sans MT" w:hAnsi="Gill Sans MT" w:cs="Arial"/>
              </w:rPr>
            </w:pPr>
            <w:r w:rsidRPr="00BE068B">
              <w:rPr>
                <w:rFonts w:ascii="Gill Sans MT" w:hAnsi="Gill Sans MT" w:cs="Arial"/>
              </w:rPr>
              <w:t>1=Cropping</w:t>
            </w:r>
          </w:p>
          <w:p w14:paraId="776ED828" w14:textId="77777777" w:rsidR="004A7491" w:rsidRPr="00BE068B" w:rsidRDefault="004A7491" w:rsidP="004A7491">
            <w:pPr>
              <w:rPr>
                <w:rFonts w:ascii="Gill Sans MT" w:hAnsi="Gill Sans MT" w:cs="Arial"/>
              </w:rPr>
            </w:pPr>
            <w:r w:rsidRPr="00BE068B">
              <w:rPr>
                <w:rFonts w:ascii="Gill Sans MT" w:hAnsi="Gill Sans MT" w:cs="Arial"/>
              </w:rPr>
              <w:t>2=Tree plantation</w:t>
            </w:r>
          </w:p>
          <w:p w14:paraId="72677F46" w14:textId="77777777" w:rsidR="004A7491" w:rsidRPr="00BE068B" w:rsidRDefault="004A7491" w:rsidP="004A7491">
            <w:pPr>
              <w:rPr>
                <w:rFonts w:ascii="Gill Sans MT" w:hAnsi="Gill Sans MT" w:cs="Arial"/>
              </w:rPr>
            </w:pPr>
            <w:r w:rsidRPr="00BE068B">
              <w:rPr>
                <w:rFonts w:ascii="Gill Sans MT" w:hAnsi="Gill Sans MT" w:cs="Arial"/>
              </w:rPr>
              <w:t>3=Livestock</w:t>
            </w:r>
          </w:p>
          <w:p w14:paraId="078A8D4E" w14:textId="77777777" w:rsidR="004A7491" w:rsidRPr="00BE068B" w:rsidRDefault="004A7491" w:rsidP="004A7491">
            <w:pPr>
              <w:rPr>
                <w:rFonts w:ascii="Gill Sans MT" w:hAnsi="Gill Sans MT" w:cs="Arial"/>
              </w:rPr>
            </w:pPr>
            <w:r w:rsidRPr="00BE068B">
              <w:rPr>
                <w:rFonts w:ascii="Gill Sans MT" w:hAnsi="Gill Sans MT" w:cs="Arial"/>
              </w:rPr>
              <w:t>4=Infrastructure/settlements</w:t>
            </w:r>
          </w:p>
          <w:p w14:paraId="695B99F6" w14:textId="77777777" w:rsidR="004A7491" w:rsidRPr="00BE068B" w:rsidRDefault="004A7491" w:rsidP="004A7491">
            <w:pPr>
              <w:rPr>
                <w:rFonts w:ascii="Gill Sans MT" w:hAnsi="Gill Sans MT" w:cs="Arial"/>
              </w:rPr>
            </w:pPr>
            <w:r w:rsidRPr="00BE068B">
              <w:rPr>
                <w:rFonts w:ascii="Gill Sans MT" w:hAnsi="Gill Sans MT" w:cs="Arial"/>
              </w:rPr>
              <w:t>5=Producing ash for fertilizer</w:t>
            </w:r>
          </w:p>
          <w:p w14:paraId="7A2E6E25" w14:textId="77777777" w:rsidR="004A7491" w:rsidRPr="00BE068B" w:rsidRDefault="004A7491" w:rsidP="004A7491">
            <w:pPr>
              <w:rPr>
                <w:rFonts w:ascii="Gill Sans MT" w:hAnsi="Gill Sans MT" w:cs="Arial"/>
              </w:rPr>
            </w:pPr>
            <w:r w:rsidRPr="00BE068B">
              <w:rPr>
                <w:rFonts w:ascii="Gill Sans MT" w:hAnsi="Gill Sans MT" w:cs="Arial"/>
              </w:rPr>
              <w:t>6=Not used</w:t>
            </w:r>
          </w:p>
          <w:p w14:paraId="62448457" w14:textId="77777777" w:rsidR="004A7491" w:rsidRPr="00BE068B" w:rsidRDefault="004A7491" w:rsidP="004A7491">
            <w:pPr>
              <w:rPr>
                <w:rFonts w:ascii="Gill Sans MT" w:hAnsi="Gill Sans MT" w:cs="Arial"/>
              </w:rPr>
            </w:pPr>
            <w:r w:rsidRPr="00BE068B">
              <w:rPr>
                <w:rFonts w:ascii="Gill Sans MT" w:hAnsi="Gill Sans MT" w:cs="Arial"/>
              </w:rPr>
              <w:t>7=Left to regenerate (e.g. after charcoal production)</w:t>
            </w:r>
          </w:p>
          <w:p w14:paraId="7995E407" w14:textId="77777777" w:rsidR="004A7491" w:rsidRPr="00BE068B" w:rsidRDefault="004A7491" w:rsidP="004A7491">
            <w:pPr>
              <w:contextualSpacing/>
              <w:rPr>
                <w:rFonts w:ascii="Gill Sans MT" w:eastAsia="Calibri" w:hAnsi="Gill Sans MT" w:cs="Arial"/>
                <w:sz w:val="20"/>
                <w:szCs w:val="20"/>
              </w:rPr>
            </w:pPr>
            <w:r w:rsidRPr="00BE068B">
              <w:rPr>
                <w:rFonts w:ascii="Gill Sans MT" w:hAnsi="Gill Sans MT" w:cs="Arial"/>
              </w:rPr>
              <w:t>97=Other, specify</w:t>
            </w:r>
          </w:p>
          <w:p w14:paraId="43E3C39A" w14:textId="1D9516FB" w:rsidR="004A7491" w:rsidRPr="00BE068B" w:rsidRDefault="004A7491" w:rsidP="004A7491">
            <w:pPr>
              <w:contextualSpacing/>
              <w:rPr>
                <w:rFonts w:ascii="Gill Sans MT" w:eastAsia="Calibri" w:hAnsi="Gill Sans MT" w:cs="Arial"/>
                <w:sz w:val="20"/>
                <w:szCs w:val="20"/>
              </w:rPr>
            </w:pPr>
          </w:p>
        </w:tc>
        <w:tc>
          <w:tcPr>
            <w:tcW w:w="4050" w:type="dxa"/>
          </w:tcPr>
          <w:p w14:paraId="54BA743B" w14:textId="77777777" w:rsidR="004A7491" w:rsidRPr="00BE068B" w:rsidRDefault="004A7491" w:rsidP="004A7491">
            <w:pPr>
              <w:contextualSpacing/>
              <w:rPr>
                <w:rFonts w:ascii="Gill Sans MT" w:eastAsia="Calibri" w:hAnsi="Gill Sans MT" w:cs="Arial"/>
                <w:sz w:val="20"/>
                <w:szCs w:val="20"/>
              </w:rPr>
            </w:pPr>
          </w:p>
          <w:p w14:paraId="07CDA9B4" w14:textId="77777777" w:rsidR="004A7491" w:rsidRPr="004A7491" w:rsidRDefault="004A7491" w:rsidP="004A7491">
            <w:pPr>
              <w:contextualSpacing/>
              <w:rPr>
                <w:rFonts w:ascii="Gill Sans MT" w:eastAsia="Times New Roman" w:hAnsi="Gill Sans MT" w:cs="Times New Roman"/>
              </w:rPr>
            </w:pPr>
            <w:commentRangeStart w:id="173"/>
            <w:r w:rsidRPr="004A7491">
              <w:rPr>
                <w:rFonts w:ascii="Gill Sans MT" w:eastAsia="Times New Roman" w:hAnsi="Gill Sans MT" w:cs="Times New Roman"/>
              </w:rPr>
              <w:t>Why did you have to open up new land?</w:t>
            </w:r>
            <w:commentRangeEnd w:id="173"/>
            <w:r w:rsidR="000450B6">
              <w:rPr>
                <w:rStyle w:val="CommentReference"/>
              </w:rPr>
              <w:commentReference w:id="173"/>
            </w:r>
          </w:p>
          <w:tbl>
            <w:tblPr>
              <w:tblW w:w="4110" w:type="dxa"/>
              <w:tblLayout w:type="fixed"/>
              <w:tblLook w:val="04A0" w:firstRow="1" w:lastRow="0" w:firstColumn="1" w:lastColumn="0" w:noHBand="0" w:noVBand="1"/>
            </w:tblPr>
            <w:tblGrid>
              <w:gridCol w:w="4110"/>
            </w:tblGrid>
            <w:tr w:rsidR="004A7491" w:rsidRPr="004A7491" w14:paraId="69E27D5E" w14:textId="77777777" w:rsidTr="004A7491">
              <w:trPr>
                <w:trHeight w:val="300"/>
              </w:trPr>
              <w:tc>
                <w:tcPr>
                  <w:tcW w:w="4110" w:type="dxa"/>
                  <w:tcBorders>
                    <w:top w:val="nil"/>
                    <w:left w:val="nil"/>
                    <w:bottom w:val="nil"/>
                    <w:right w:val="nil"/>
                  </w:tcBorders>
                  <w:shd w:val="clear" w:color="auto" w:fill="auto"/>
                  <w:noWrap/>
                  <w:vAlign w:val="bottom"/>
                  <w:hideMark/>
                </w:tcPr>
                <w:p w14:paraId="77F4154F" w14:textId="612D98E9"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1=</w:t>
                  </w:r>
                  <w:r w:rsidRPr="004A7491">
                    <w:rPr>
                      <w:rFonts w:ascii="Gill Sans MT" w:eastAsia="Times New Roman" w:hAnsi="Gill Sans MT" w:cs="Times New Roman"/>
                      <w:lang w:val="en-ZW"/>
                    </w:rPr>
                    <w:t>Previous Land was small</w:t>
                  </w:r>
                </w:p>
              </w:tc>
            </w:tr>
            <w:tr w:rsidR="004A7491" w:rsidRPr="004A7491" w14:paraId="15976E44" w14:textId="77777777" w:rsidTr="004A7491">
              <w:trPr>
                <w:trHeight w:val="300"/>
              </w:trPr>
              <w:tc>
                <w:tcPr>
                  <w:tcW w:w="4110" w:type="dxa"/>
                  <w:tcBorders>
                    <w:top w:val="nil"/>
                    <w:left w:val="nil"/>
                    <w:bottom w:val="nil"/>
                    <w:right w:val="nil"/>
                  </w:tcBorders>
                  <w:shd w:val="clear" w:color="auto" w:fill="auto"/>
                  <w:noWrap/>
                  <w:vAlign w:val="bottom"/>
                  <w:hideMark/>
                </w:tcPr>
                <w:p w14:paraId="30F08126" w14:textId="2D5013A3"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2=</w:t>
                  </w:r>
                  <w:r w:rsidRPr="004A7491">
                    <w:rPr>
                      <w:rFonts w:ascii="Gill Sans MT" w:eastAsia="Times New Roman" w:hAnsi="Gill Sans MT" w:cs="Times New Roman"/>
                      <w:lang w:val="en-ZW"/>
                    </w:rPr>
                    <w:t>Previous land lost fertility</w:t>
                  </w:r>
                </w:p>
              </w:tc>
            </w:tr>
            <w:tr w:rsidR="004A7491" w:rsidRPr="004A7491" w14:paraId="2CB38D3A" w14:textId="77777777" w:rsidTr="004A7491">
              <w:trPr>
                <w:trHeight w:val="300"/>
              </w:trPr>
              <w:tc>
                <w:tcPr>
                  <w:tcW w:w="4110" w:type="dxa"/>
                  <w:tcBorders>
                    <w:top w:val="nil"/>
                    <w:left w:val="nil"/>
                    <w:bottom w:val="nil"/>
                    <w:right w:val="nil"/>
                  </w:tcBorders>
                  <w:shd w:val="clear" w:color="auto" w:fill="auto"/>
                  <w:noWrap/>
                  <w:vAlign w:val="bottom"/>
                  <w:hideMark/>
                </w:tcPr>
                <w:p w14:paraId="6D6DE9E9" w14:textId="740E2AC1"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3=</w:t>
                  </w:r>
                  <w:r w:rsidRPr="004A7491">
                    <w:rPr>
                      <w:rFonts w:ascii="Gill Sans MT" w:eastAsia="Times New Roman" w:hAnsi="Gill Sans MT" w:cs="Times New Roman"/>
                      <w:lang w:val="en-ZW"/>
                    </w:rPr>
                    <w:t>Wanted to have my own piece of land</w:t>
                  </w:r>
                </w:p>
              </w:tc>
            </w:tr>
            <w:tr w:rsidR="004A7491" w:rsidRPr="004A7491" w14:paraId="7C4A3914" w14:textId="77777777" w:rsidTr="004A7491">
              <w:trPr>
                <w:trHeight w:val="300"/>
              </w:trPr>
              <w:tc>
                <w:tcPr>
                  <w:tcW w:w="4110" w:type="dxa"/>
                  <w:tcBorders>
                    <w:top w:val="nil"/>
                    <w:left w:val="nil"/>
                    <w:bottom w:val="nil"/>
                    <w:right w:val="nil"/>
                  </w:tcBorders>
                  <w:shd w:val="clear" w:color="auto" w:fill="auto"/>
                  <w:noWrap/>
                  <w:vAlign w:val="bottom"/>
                  <w:hideMark/>
                </w:tcPr>
                <w:p w14:paraId="7F3DAE07" w14:textId="5E8B2672"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4=</w:t>
                  </w:r>
                  <w:r w:rsidRPr="004A7491">
                    <w:rPr>
                      <w:rFonts w:ascii="Gill Sans MT" w:eastAsia="Times New Roman" w:hAnsi="Gill Sans MT" w:cs="Times New Roman"/>
                      <w:lang w:val="en-ZW"/>
                    </w:rPr>
                    <w:t>Previous land was taken away</w:t>
                  </w:r>
                </w:p>
              </w:tc>
            </w:tr>
            <w:tr w:rsidR="004A7491" w:rsidRPr="004A7491" w14:paraId="35755BC3" w14:textId="77777777" w:rsidTr="004A7491">
              <w:trPr>
                <w:trHeight w:val="300"/>
              </w:trPr>
              <w:tc>
                <w:tcPr>
                  <w:tcW w:w="4110" w:type="dxa"/>
                  <w:tcBorders>
                    <w:top w:val="nil"/>
                    <w:left w:val="nil"/>
                    <w:bottom w:val="nil"/>
                    <w:right w:val="nil"/>
                  </w:tcBorders>
                  <w:shd w:val="clear" w:color="auto" w:fill="auto"/>
                  <w:noWrap/>
                  <w:vAlign w:val="bottom"/>
                  <w:hideMark/>
                </w:tcPr>
                <w:p w14:paraId="467C9BE4" w14:textId="1B4ED8D4"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5=</w:t>
                  </w:r>
                  <w:r w:rsidRPr="004A7491">
                    <w:rPr>
                      <w:rFonts w:ascii="Gill Sans MT" w:eastAsia="Times New Roman" w:hAnsi="Gill Sans MT" w:cs="Times New Roman"/>
                      <w:lang w:val="en-ZW"/>
                    </w:rPr>
                    <w:t>Wanted to be away from livestock</w:t>
                  </w:r>
                </w:p>
              </w:tc>
            </w:tr>
            <w:tr w:rsidR="004A7491" w:rsidRPr="004A7491" w14:paraId="37022954" w14:textId="77777777" w:rsidTr="004A7491">
              <w:trPr>
                <w:trHeight w:val="300"/>
              </w:trPr>
              <w:tc>
                <w:tcPr>
                  <w:tcW w:w="4110" w:type="dxa"/>
                  <w:tcBorders>
                    <w:top w:val="nil"/>
                    <w:left w:val="nil"/>
                    <w:bottom w:val="nil"/>
                    <w:right w:val="nil"/>
                  </w:tcBorders>
                  <w:shd w:val="clear" w:color="auto" w:fill="auto"/>
                  <w:noWrap/>
                  <w:vAlign w:val="bottom"/>
                  <w:hideMark/>
                </w:tcPr>
                <w:p w14:paraId="724E0AD3" w14:textId="3AE108B2"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6=</w:t>
                  </w:r>
                  <w:r w:rsidRPr="004A7491">
                    <w:rPr>
                      <w:rFonts w:ascii="Gill Sans MT" w:eastAsia="Times New Roman" w:hAnsi="Gill Sans MT" w:cs="Times New Roman"/>
                      <w:lang w:val="en-ZW"/>
                    </w:rPr>
                    <w:t>Wanted to be closer to forests</w:t>
                  </w:r>
                </w:p>
              </w:tc>
            </w:tr>
            <w:tr w:rsidR="004A7491" w:rsidRPr="004A7491" w14:paraId="18852607" w14:textId="77777777" w:rsidTr="004A7491">
              <w:trPr>
                <w:trHeight w:val="300"/>
              </w:trPr>
              <w:tc>
                <w:tcPr>
                  <w:tcW w:w="4110" w:type="dxa"/>
                  <w:tcBorders>
                    <w:top w:val="nil"/>
                    <w:left w:val="nil"/>
                    <w:bottom w:val="nil"/>
                    <w:right w:val="nil"/>
                  </w:tcBorders>
                  <w:shd w:val="clear" w:color="auto" w:fill="auto"/>
                  <w:noWrap/>
                  <w:vAlign w:val="bottom"/>
                </w:tcPr>
                <w:p w14:paraId="68F84BE9" w14:textId="661759AC"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7=</w:t>
                  </w:r>
                  <w:r w:rsidRPr="004A7491">
                    <w:rPr>
                      <w:rFonts w:ascii="Gill Sans MT" w:eastAsia="Times New Roman" w:hAnsi="Gill Sans MT" w:cs="Times New Roman"/>
                      <w:lang w:val="en-ZW"/>
                    </w:rPr>
                    <w:t>Shifted to this community recently</w:t>
                  </w:r>
                </w:p>
              </w:tc>
            </w:tr>
            <w:tr w:rsidR="004A7491" w:rsidRPr="004A7491" w14:paraId="642784D4" w14:textId="77777777" w:rsidTr="004A7491">
              <w:trPr>
                <w:trHeight w:val="300"/>
              </w:trPr>
              <w:tc>
                <w:tcPr>
                  <w:tcW w:w="4110" w:type="dxa"/>
                  <w:tcBorders>
                    <w:top w:val="nil"/>
                    <w:left w:val="nil"/>
                    <w:bottom w:val="nil"/>
                    <w:right w:val="nil"/>
                  </w:tcBorders>
                  <w:shd w:val="clear" w:color="auto" w:fill="auto"/>
                  <w:noWrap/>
                  <w:vAlign w:val="bottom"/>
                </w:tcPr>
                <w:p w14:paraId="4710A219" w14:textId="1196CC70"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8=</w:t>
                  </w:r>
                  <w:r w:rsidRPr="004A7491">
                    <w:rPr>
                      <w:rFonts w:ascii="Gill Sans MT" w:eastAsia="Times New Roman" w:hAnsi="Gill Sans MT" w:cs="Times New Roman"/>
                      <w:lang w:val="en-ZW"/>
                    </w:rPr>
                    <w:t>Running away from land disputes</w:t>
                  </w:r>
                </w:p>
              </w:tc>
            </w:tr>
            <w:tr w:rsidR="004A7491" w:rsidRPr="004A7491" w14:paraId="6676E00A" w14:textId="77777777" w:rsidTr="004A7491">
              <w:trPr>
                <w:trHeight w:val="300"/>
              </w:trPr>
              <w:tc>
                <w:tcPr>
                  <w:tcW w:w="4110" w:type="dxa"/>
                  <w:tcBorders>
                    <w:top w:val="nil"/>
                    <w:left w:val="nil"/>
                    <w:bottom w:val="nil"/>
                    <w:right w:val="nil"/>
                  </w:tcBorders>
                  <w:shd w:val="clear" w:color="auto" w:fill="auto"/>
                  <w:noWrap/>
                  <w:vAlign w:val="bottom"/>
                </w:tcPr>
                <w:p w14:paraId="5B1F9A7F" w14:textId="6089628E"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9=</w:t>
                  </w:r>
                  <w:r w:rsidRPr="004A7491">
                    <w:rPr>
                      <w:rFonts w:ascii="Gill Sans MT" w:eastAsia="Times New Roman" w:hAnsi="Gill Sans MT" w:cs="Times New Roman"/>
                      <w:lang w:val="en-ZW"/>
                    </w:rPr>
                    <w:t>I was displaced</w:t>
                  </w:r>
                </w:p>
              </w:tc>
            </w:tr>
            <w:tr w:rsidR="004A7491" w:rsidRPr="004A7491" w14:paraId="676F268F" w14:textId="77777777" w:rsidTr="004A7491">
              <w:trPr>
                <w:trHeight w:val="300"/>
              </w:trPr>
              <w:tc>
                <w:tcPr>
                  <w:tcW w:w="4110" w:type="dxa"/>
                  <w:tcBorders>
                    <w:top w:val="nil"/>
                    <w:left w:val="nil"/>
                    <w:bottom w:val="nil"/>
                    <w:right w:val="nil"/>
                  </w:tcBorders>
                  <w:shd w:val="clear" w:color="auto" w:fill="auto"/>
                  <w:noWrap/>
                  <w:vAlign w:val="bottom"/>
                </w:tcPr>
                <w:p w14:paraId="797DBAAB" w14:textId="0028AA94"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97=</w:t>
                  </w:r>
                  <w:r w:rsidRPr="004A7491">
                    <w:rPr>
                      <w:rFonts w:ascii="Gill Sans MT" w:eastAsia="Times New Roman" w:hAnsi="Gill Sans MT" w:cs="Times New Roman"/>
                      <w:lang w:val="en-ZW"/>
                    </w:rPr>
                    <w:t>Others</w:t>
                  </w:r>
                </w:p>
              </w:tc>
            </w:tr>
          </w:tbl>
          <w:p w14:paraId="6C0F1AEB" w14:textId="55A17C26" w:rsidR="004A7491" w:rsidRPr="00BE068B" w:rsidRDefault="004A7491" w:rsidP="004A7491">
            <w:pPr>
              <w:contextualSpacing/>
              <w:rPr>
                <w:rFonts w:ascii="Gill Sans MT" w:hAnsi="Gill Sans MT"/>
                <w:sz w:val="20"/>
                <w:szCs w:val="20"/>
              </w:rPr>
            </w:pPr>
          </w:p>
        </w:tc>
      </w:tr>
      <w:tr w:rsidR="004A7491" w:rsidRPr="00BE068B" w14:paraId="06E1B0F2" w14:textId="77777777" w:rsidTr="004A7491">
        <w:trPr>
          <w:trHeight w:val="20"/>
        </w:trPr>
        <w:tc>
          <w:tcPr>
            <w:tcW w:w="990" w:type="dxa"/>
          </w:tcPr>
          <w:p w14:paraId="06C1AAE2" w14:textId="77777777" w:rsidR="004A7491" w:rsidRPr="00BE068B" w:rsidRDefault="004A7491" w:rsidP="004A7491">
            <w:pPr>
              <w:contextualSpacing/>
              <w:jc w:val="center"/>
              <w:rPr>
                <w:rFonts w:ascii="Gill Sans MT" w:hAnsi="Gill Sans MT"/>
                <w:b/>
              </w:rPr>
            </w:pPr>
          </w:p>
        </w:tc>
        <w:tc>
          <w:tcPr>
            <w:tcW w:w="1025" w:type="dxa"/>
          </w:tcPr>
          <w:p w14:paraId="4EC5451E" w14:textId="77777777" w:rsidR="004A7491" w:rsidRPr="00BE068B" w:rsidRDefault="004A7491" w:rsidP="004A7491">
            <w:pPr>
              <w:contextualSpacing/>
              <w:jc w:val="center"/>
              <w:rPr>
                <w:rFonts w:ascii="Gill Sans MT" w:hAnsi="Gill Sans MT"/>
              </w:rPr>
            </w:pPr>
          </w:p>
        </w:tc>
        <w:tc>
          <w:tcPr>
            <w:tcW w:w="4050" w:type="dxa"/>
          </w:tcPr>
          <w:p w14:paraId="777E9B9A" w14:textId="77777777" w:rsidR="004A7491" w:rsidRPr="00BE068B" w:rsidRDefault="004A7491" w:rsidP="004A7491">
            <w:pPr>
              <w:contextualSpacing/>
              <w:jc w:val="center"/>
              <w:rPr>
                <w:rFonts w:ascii="Gill Sans MT" w:hAnsi="Gill Sans MT"/>
              </w:rPr>
            </w:pPr>
          </w:p>
        </w:tc>
        <w:tc>
          <w:tcPr>
            <w:tcW w:w="3385" w:type="dxa"/>
          </w:tcPr>
          <w:p w14:paraId="3DC6C97A" w14:textId="2DD24A71" w:rsidR="004A7491" w:rsidRPr="00BE068B" w:rsidRDefault="004A7491" w:rsidP="004A7491">
            <w:pPr>
              <w:contextualSpacing/>
              <w:jc w:val="center"/>
              <w:rPr>
                <w:rFonts w:ascii="Gill Sans MT" w:hAnsi="Gill Sans MT"/>
              </w:rPr>
            </w:pPr>
          </w:p>
        </w:tc>
        <w:tc>
          <w:tcPr>
            <w:tcW w:w="4050" w:type="dxa"/>
          </w:tcPr>
          <w:p w14:paraId="02A82009" w14:textId="13D3C204" w:rsidR="004A7491" w:rsidRPr="00BE068B" w:rsidRDefault="004A7491" w:rsidP="004A7491">
            <w:pPr>
              <w:contextualSpacing/>
              <w:jc w:val="center"/>
              <w:rPr>
                <w:rFonts w:ascii="Gill Sans MT" w:hAnsi="Gill Sans MT"/>
              </w:rPr>
            </w:pPr>
          </w:p>
        </w:tc>
      </w:tr>
      <w:tr w:rsidR="004A7491" w:rsidRPr="00BE068B" w14:paraId="64A59D16" w14:textId="77777777" w:rsidTr="004A7491">
        <w:trPr>
          <w:trHeight w:val="20"/>
        </w:trPr>
        <w:tc>
          <w:tcPr>
            <w:tcW w:w="990" w:type="dxa"/>
          </w:tcPr>
          <w:p w14:paraId="1B4DE5D2" w14:textId="77777777" w:rsidR="004A7491" w:rsidRPr="00BE068B" w:rsidRDefault="004A7491" w:rsidP="004A7491">
            <w:pPr>
              <w:contextualSpacing/>
              <w:jc w:val="center"/>
              <w:rPr>
                <w:rFonts w:ascii="Gill Sans MT" w:hAnsi="Gill Sans MT"/>
                <w:b/>
              </w:rPr>
            </w:pPr>
            <w:r w:rsidRPr="00BE068B">
              <w:rPr>
                <w:rFonts w:ascii="Gill Sans MT" w:hAnsi="Gill Sans MT"/>
                <w:b/>
              </w:rPr>
              <w:t>1</w:t>
            </w:r>
          </w:p>
        </w:tc>
        <w:tc>
          <w:tcPr>
            <w:tcW w:w="1025" w:type="dxa"/>
          </w:tcPr>
          <w:p w14:paraId="167672B6" w14:textId="77777777" w:rsidR="004A7491" w:rsidRPr="00BE068B" w:rsidRDefault="004A7491" w:rsidP="004A7491">
            <w:pPr>
              <w:contextualSpacing/>
              <w:jc w:val="center"/>
              <w:rPr>
                <w:rFonts w:ascii="Gill Sans MT" w:hAnsi="Gill Sans MT"/>
              </w:rPr>
            </w:pPr>
          </w:p>
        </w:tc>
        <w:tc>
          <w:tcPr>
            <w:tcW w:w="4050" w:type="dxa"/>
          </w:tcPr>
          <w:p w14:paraId="4072AC58" w14:textId="77777777" w:rsidR="004A7491" w:rsidRPr="00BE068B" w:rsidRDefault="004A7491" w:rsidP="004A7491">
            <w:pPr>
              <w:contextualSpacing/>
              <w:jc w:val="center"/>
              <w:rPr>
                <w:rFonts w:ascii="Gill Sans MT" w:hAnsi="Gill Sans MT"/>
              </w:rPr>
            </w:pPr>
          </w:p>
        </w:tc>
        <w:tc>
          <w:tcPr>
            <w:tcW w:w="3385" w:type="dxa"/>
          </w:tcPr>
          <w:p w14:paraId="4EB08406" w14:textId="4F2458E2" w:rsidR="004A7491" w:rsidRPr="00BE068B" w:rsidRDefault="004A7491" w:rsidP="004A7491">
            <w:pPr>
              <w:contextualSpacing/>
              <w:jc w:val="center"/>
              <w:rPr>
                <w:rFonts w:ascii="Gill Sans MT" w:hAnsi="Gill Sans MT"/>
              </w:rPr>
            </w:pPr>
          </w:p>
        </w:tc>
        <w:tc>
          <w:tcPr>
            <w:tcW w:w="4050" w:type="dxa"/>
          </w:tcPr>
          <w:p w14:paraId="323CE18D" w14:textId="0E2C25BD" w:rsidR="004A7491" w:rsidRPr="00BE068B" w:rsidRDefault="004A7491" w:rsidP="004A7491">
            <w:pPr>
              <w:contextualSpacing/>
              <w:jc w:val="center"/>
              <w:rPr>
                <w:rFonts w:ascii="Gill Sans MT" w:hAnsi="Gill Sans MT"/>
              </w:rPr>
            </w:pPr>
          </w:p>
        </w:tc>
      </w:tr>
      <w:tr w:rsidR="004A7491" w:rsidRPr="00BE068B" w14:paraId="387DDF45" w14:textId="77777777" w:rsidTr="004A7491">
        <w:trPr>
          <w:trHeight w:val="20"/>
        </w:trPr>
        <w:tc>
          <w:tcPr>
            <w:tcW w:w="990" w:type="dxa"/>
          </w:tcPr>
          <w:p w14:paraId="40883E0B" w14:textId="77777777" w:rsidR="004A7491" w:rsidRPr="00BE068B" w:rsidRDefault="004A7491" w:rsidP="004A7491">
            <w:pPr>
              <w:contextualSpacing/>
              <w:jc w:val="center"/>
              <w:rPr>
                <w:rFonts w:ascii="Gill Sans MT" w:hAnsi="Gill Sans MT"/>
                <w:b/>
              </w:rPr>
            </w:pPr>
            <w:r w:rsidRPr="00BE068B">
              <w:rPr>
                <w:rFonts w:ascii="Gill Sans MT" w:hAnsi="Gill Sans MT"/>
                <w:b/>
              </w:rPr>
              <w:t>2</w:t>
            </w:r>
          </w:p>
        </w:tc>
        <w:tc>
          <w:tcPr>
            <w:tcW w:w="1025" w:type="dxa"/>
          </w:tcPr>
          <w:p w14:paraId="45C0F8CC" w14:textId="77777777" w:rsidR="004A7491" w:rsidRPr="00BE068B" w:rsidRDefault="004A7491" w:rsidP="004A7491">
            <w:pPr>
              <w:contextualSpacing/>
              <w:jc w:val="center"/>
              <w:rPr>
                <w:rFonts w:ascii="Gill Sans MT" w:hAnsi="Gill Sans MT"/>
              </w:rPr>
            </w:pPr>
          </w:p>
        </w:tc>
        <w:tc>
          <w:tcPr>
            <w:tcW w:w="4050" w:type="dxa"/>
          </w:tcPr>
          <w:p w14:paraId="6860C358" w14:textId="77777777" w:rsidR="004A7491" w:rsidRPr="00BE068B" w:rsidRDefault="004A7491" w:rsidP="004A7491">
            <w:pPr>
              <w:contextualSpacing/>
              <w:jc w:val="center"/>
              <w:rPr>
                <w:rFonts w:ascii="Gill Sans MT" w:hAnsi="Gill Sans MT"/>
              </w:rPr>
            </w:pPr>
          </w:p>
        </w:tc>
        <w:tc>
          <w:tcPr>
            <w:tcW w:w="3385" w:type="dxa"/>
          </w:tcPr>
          <w:p w14:paraId="0FC3138D" w14:textId="0A4A886F" w:rsidR="004A7491" w:rsidRPr="00BE068B" w:rsidRDefault="004A7491" w:rsidP="004A7491">
            <w:pPr>
              <w:contextualSpacing/>
              <w:jc w:val="center"/>
              <w:rPr>
                <w:rFonts w:ascii="Gill Sans MT" w:hAnsi="Gill Sans MT"/>
              </w:rPr>
            </w:pPr>
          </w:p>
        </w:tc>
        <w:tc>
          <w:tcPr>
            <w:tcW w:w="4050" w:type="dxa"/>
          </w:tcPr>
          <w:p w14:paraId="494A0A67" w14:textId="64C5B524" w:rsidR="004A7491" w:rsidRPr="00BE068B" w:rsidRDefault="004A7491" w:rsidP="004A7491">
            <w:pPr>
              <w:contextualSpacing/>
              <w:jc w:val="center"/>
              <w:rPr>
                <w:rFonts w:ascii="Gill Sans MT" w:hAnsi="Gill Sans MT"/>
              </w:rPr>
            </w:pPr>
          </w:p>
        </w:tc>
      </w:tr>
      <w:tr w:rsidR="004A7491" w:rsidRPr="00BE068B" w14:paraId="1E2A9D10" w14:textId="77777777" w:rsidTr="004A7491">
        <w:trPr>
          <w:trHeight w:val="20"/>
        </w:trPr>
        <w:tc>
          <w:tcPr>
            <w:tcW w:w="990" w:type="dxa"/>
          </w:tcPr>
          <w:p w14:paraId="4FEB2957" w14:textId="77777777" w:rsidR="004A7491" w:rsidRPr="00BE068B" w:rsidRDefault="004A7491" w:rsidP="004A7491">
            <w:pPr>
              <w:contextualSpacing/>
              <w:jc w:val="center"/>
              <w:rPr>
                <w:rFonts w:ascii="Gill Sans MT" w:hAnsi="Gill Sans MT"/>
                <w:b/>
              </w:rPr>
            </w:pPr>
            <w:r w:rsidRPr="00BE068B">
              <w:rPr>
                <w:rFonts w:ascii="Gill Sans MT" w:hAnsi="Gill Sans MT"/>
                <w:b/>
              </w:rPr>
              <w:t>3</w:t>
            </w:r>
          </w:p>
        </w:tc>
        <w:tc>
          <w:tcPr>
            <w:tcW w:w="1025" w:type="dxa"/>
          </w:tcPr>
          <w:p w14:paraId="0B9DCF31" w14:textId="77777777" w:rsidR="004A7491" w:rsidRPr="00BE068B" w:rsidRDefault="004A7491" w:rsidP="004A7491">
            <w:pPr>
              <w:contextualSpacing/>
              <w:jc w:val="center"/>
              <w:rPr>
                <w:rFonts w:ascii="Gill Sans MT" w:hAnsi="Gill Sans MT"/>
              </w:rPr>
            </w:pPr>
          </w:p>
        </w:tc>
        <w:tc>
          <w:tcPr>
            <w:tcW w:w="4050" w:type="dxa"/>
          </w:tcPr>
          <w:p w14:paraId="333787BE" w14:textId="77777777" w:rsidR="004A7491" w:rsidRPr="00BE068B" w:rsidRDefault="004A7491" w:rsidP="004A7491">
            <w:pPr>
              <w:contextualSpacing/>
              <w:jc w:val="center"/>
              <w:rPr>
                <w:rFonts w:ascii="Gill Sans MT" w:hAnsi="Gill Sans MT"/>
              </w:rPr>
            </w:pPr>
          </w:p>
        </w:tc>
        <w:tc>
          <w:tcPr>
            <w:tcW w:w="3385" w:type="dxa"/>
          </w:tcPr>
          <w:p w14:paraId="10455ABE" w14:textId="6332E993" w:rsidR="004A7491" w:rsidRPr="00BE068B" w:rsidRDefault="004A7491" w:rsidP="004A7491">
            <w:pPr>
              <w:contextualSpacing/>
              <w:jc w:val="center"/>
              <w:rPr>
                <w:rFonts w:ascii="Gill Sans MT" w:hAnsi="Gill Sans MT"/>
              </w:rPr>
            </w:pPr>
          </w:p>
        </w:tc>
        <w:tc>
          <w:tcPr>
            <w:tcW w:w="4050" w:type="dxa"/>
          </w:tcPr>
          <w:p w14:paraId="211783DE" w14:textId="49D1CA29" w:rsidR="004A7491" w:rsidRPr="00BE068B" w:rsidRDefault="004A7491" w:rsidP="004A7491">
            <w:pPr>
              <w:contextualSpacing/>
              <w:jc w:val="center"/>
              <w:rPr>
                <w:rFonts w:ascii="Gill Sans MT" w:hAnsi="Gill Sans MT"/>
              </w:rPr>
            </w:pPr>
          </w:p>
        </w:tc>
      </w:tr>
    </w:tbl>
    <w:p w14:paraId="17830D96" w14:textId="77777777" w:rsidR="00474D3E" w:rsidRDefault="00474D3E">
      <w:pPr>
        <w:rPr>
          <w:rFonts w:ascii="Gill Sans MT" w:hAnsi="Gill Sans MT"/>
        </w:rPr>
      </w:pPr>
    </w:p>
    <w:p w14:paraId="26459708" w14:textId="56BFC7AD" w:rsidR="00474D3E" w:rsidRDefault="00474D3E">
      <w:pPr>
        <w:rPr>
          <w:rFonts w:ascii="Gill Sans MT" w:hAnsi="Gill Sans MT"/>
        </w:rPr>
      </w:pPr>
      <w:r>
        <w:rPr>
          <w:rFonts w:ascii="Gill Sans MT" w:hAnsi="Gill Sans MT"/>
        </w:rPr>
        <w:br w:type="page"/>
      </w:r>
    </w:p>
    <w:p w14:paraId="65617BA2" w14:textId="77777777" w:rsidR="00474D3E" w:rsidRPr="00F71A9A" w:rsidRDefault="00474D3E" w:rsidP="00474D3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lastRenderedPageBreak/>
        <w:t>Now I am going ask you some questions about events that could happen in your village. Please tell me how likely you think the following events are.</w:t>
      </w:r>
    </w:p>
    <w:tbl>
      <w:tblPr>
        <w:tblW w:w="10114" w:type="dxa"/>
        <w:tblInd w:w="-29" w:type="dxa"/>
        <w:tblLayout w:type="fixed"/>
        <w:tblCellMar>
          <w:left w:w="0" w:type="dxa"/>
          <w:right w:w="0" w:type="dxa"/>
        </w:tblCellMar>
        <w:tblLook w:val="0000" w:firstRow="0" w:lastRow="0" w:firstColumn="0" w:lastColumn="0" w:noHBand="0" w:noVBand="0"/>
      </w:tblPr>
      <w:tblGrid>
        <w:gridCol w:w="551"/>
        <w:gridCol w:w="5142"/>
        <w:gridCol w:w="3687"/>
        <w:gridCol w:w="734"/>
      </w:tblGrid>
      <w:tr w:rsidR="00474D3E" w:rsidRPr="00F71A9A" w14:paraId="2D8E2888" w14:textId="77777777" w:rsidTr="00474D3E">
        <w:trPr>
          <w:trHeight w:val="20"/>
        </w:trPr>
        <w:tc>
          <w:tcPr>
            <w:tcW w:w="550" w:type="dxa"/>
            <w:tcBorders>
              <w:top w:val="single" w:sz="4" w:space="0" w:color="000000"/>
              <w:left w:val="single" w:sz="4" w:space="0" w:color="000000"/>
              <w:bottom w:val="single" w:sz="4" w:space="0" w:color="000000"/>
              <w:right w:val="single" w:sz="4" w:space="0" w:color="000000"/>
            </w:tcBorders>
          </w:tcPr>
          <w:p w14:paraId="67D0E38B" w14:textId="77777777" w:rsidR="00474D3E" w:rsidRPr="00F71A9A" w:rsidRDefault="00474D3E" w:rsidP="00474D3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D14</w:t>
            </w:r>
          </w:p>
        </w:tc>
        <w:tc>
          <w:tcPr>
            <w:tcW w:w="5130" w:type="dxa"/>
            <w:tcBorders>
              <w:top w:val="single" w:sz="4" w:space="0" w:color="000000"/>
              <w:left w:val="single" w:sz="4" w:space="0" w:color="000000"/>
              <w:bottom w:val="single" w:sz="4" w:space="0" w:color="000000"/>
            </w:tcBorders>
          </w:tcPr>
          <w:p w14:paraId="53B648B3" w14:textId="77777777" w:rsidR="00474D3E" w:rsidRPr="00F71A9A" w:rsidRDefault="00474D3E" w:rsidP="00474D3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How likely is it that </w:t>
            </w:r>
            <w:commentRangeStart w:id="174"/>
            <w:r w:rsidRPr="00F71A9A">
              <w:rPr>
                <w:rFonts w:ascii="Gill Sans MT" w:hAnsi="Gill Sans MT"/>
                <w:color w:val="000000"/>
                <w:sz w:val="20"/>
                <w:szCs w:val="20"/>
              </w:rPr>
              <w:t>elites</w:t>
            </w:r>
            <w:del w:id="175" w:author="Heather Huntington" w:date="2014-11-17T19:59:00Z">
              <w:r w:rsidRPr="00F71A9A" w:rsidDel="00B933AD">
                <w:rPr>
                  <w:rFonts w:ascii="Gill Sans MT" w:hAnsi="Gill Sans MT"/>
                  <w:color w:val="000000"/>
                  <w:sz w:val="20"/>
                  <w:szCs w:val="20"/>
                </w:rPr>
                <w:delText xml:space="preserve"> from Lusaka</w:delText>
              </w:r>
            </w:del>
            <w:r w:rsidRPr="00F71A9A">
              <w:rPr>
                <w:rFonts w:ascii="Gill Sans MT" w:hAnsi="Gill Sans MT"/>
                <w:color w:val="000000"/>
                <w:sz w:val="20"/>
                <w:szCs w:val="20"/>
              </w:rPr>
              <w:t xml:space="preserve"> </w:t>
            </w:r>
            <w:commentRangeEnd w:id="174"/>
            <w:r w:rsidR="00116982">
              <w:rPr>
                <w:rStyle w:val="CommentReference"/>
              </w:rPr>
              <w:commentReference w:id="174"/>
            </w:r>
            <w:r w:rsidRPr="00F71A9A">
              <w:rPr>
                <w:rFonts w:ascii="Gill Sans MT" w:hAnsi="Gill Sans MT"/>
                <w:color w:val="000000"/>
                <w:sz w:val="20"/>
                <w:szCs w:val="20"/>
              </w:rPr>
              <w:t xml:space="preserve">will take some of the customary </w:t>
            </w:r>
            <w:proofErr w:type="gramStart"/>
            <w:r w:rsidRPr="00F71A9A">
              <w:rPr>
                <w:rFonts w:ascii="Gill Sans MT" w:hAnsi="Gill Sans MT"/>
                <w:color w:val="000000"/>
                <w:sz w:val="20"/>
                <w:szCs w:val="20"/>
              </w:rPr>
              <w:t>forest land</w:t>
            </w:r>
            <w:proofErr w:type="gramEnd"/>
            <w:r w:rsidRPr="00F71A9A">
              <w:rPr>
                <w:rFonts w:ascii="Gill Sans MT" w:hAnsi="Gill Sans MT"/>
                <w:color w:val="000000"/>
                <w:sz w:val="20"/>
                <w:szCs w:val="20"/>
              </w:rPr>
              <w:t xml:space="preserve"> used by your village w</w:t>
            </w:r>
            <w:r>
              <w:rPr>
                <w:rFonts w:ascii="Gill Sans MT" w:hAnsi="Gill Sans MT"/>
                <w:color w:val="000000"/>
                <w:sz w:val="20"/>
                <w:szCs w:val="20"/>
              </w:rPr>
              <w:t>ithout authorization from the community</w:t>
            </w:r>
            <w:r w:rsidRPr="00F71A9A">
              <w:rPr>
                <w:rFonts w:ascii="Gill Sans MT" w:hAnsi="Gill Sans MT"/>
                <w:color w:val="000000"/>
                <w:sz w:val="20"/>
                <w:szCs w:val="20"/>
              </w:rPr>
              <w:t xml:space="preserve"> in the next 1 to 3 years?   </w:t>
            </w:r>
            <w:r w:rsidRPr="00F71A9A">
              <w:rPr>
                <w:rFonts w:ascii="Gill Sans MT" w:hAnsi="Gill Sans MT"/>
                <w:b/>
                <w:color w:val="000000"/>
                <w:sz w:val="20"/>
                <w:szCs w:val="20"/>
              </w:rPr>
              <w:t>(</w:t>
            </w:r>
            <w:proofErr w:type="gramStart"/>
            <w:r w:rsidRPr="00F71A9A">
              <w:rPr>
                <w:rFonts w:ascii="Gill Sans MT" w:hAnsi="Gill Sans MT"/>
                <w:b/>
                <w:color w:val="000000"/>
                <w:sz w:val="20"/>
                <w:szCs w:val="20"/>
              </w:rPr>
              <w:t>helite1</w:t>
            </w:r>
            <w:proofErr w:type="gramEnd"/>
            <w:r w:rsidRPr="00F71A9A">
              <w:rPr>
                <w:rFonts w:ascii="Gill Sans MT" w:hAnsi="Gill Sans MT"/>
                <w:b/>
                <w:color w:val="000000"/>
                <w:sz w:val="20"/>
                <w:szCs w:val="20"/>
              </w:rPr>
              <w:t>)</w:t>
            </w:r>
          </w:p>
        </w:tc>
        <w:tc>
          <w:tcPr>
            <w:tcW w:w="3678" w:type="dxa"/>
            <w:tcBorders>
              <w:top w:val="single" w:sz="4" w:space="0" w:color="000000"/>
              <w:bottom w:val="single" w:sz="4" w:space="0" w:color="000000"/>
              <w:right w:val="single" w:sz="18" w:space="0" w:color="000000"/>
            </w:tcBorders>
          </w:tcPr>
          <w:p w14:paraId="130FE8E0"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646597CA"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287D05FD"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5F5B7A13"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5367097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32E2D68D"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434D9B2A"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13468017"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12ACA011" w14:textId="77777777" w:rsidR="00474D3E" w:rsidRPr="00F71A9A" w:rsidRDefault="00474D3E" w:rsidP="00474D3E">
            <w:pPr>
              <w:spacing w:after="0" w:line="240" w:lineRule="auto"/>
              <w:contextualSpacing/>
              <w:rPr>
                <w:rFonts w:ascii="Gill Sans MT" w:hAnsi="Gill Sans MT" w:cs="Times New Roman"/>
                <w:i/>
                <w:w w:val="105"/>
                <w:sz w:val="20"/>
                <w:szCs w:val="20"/>
              </w:rPr>
            </w:pPr>
            <w:r w:rsidRPr="00F71A9A">
              <w:rPr>
                <w:rFonts w:ascii="Gill Sans MT" w:hAnsi="Gill Sans MT" w:cs="Times New Roman"/>
                <w:w w:val="105"/>
                <w:sz w:val="20"/>
                <w:szCs w:val="20"/>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03855803" w14:textId="77777777" w:rsidR="00474D3E" w:rsidRPr="00F71A9A" w:rsidRDefault="00474D3E" w:rsidP="00474D3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474D3E" w:rsidRPr="00F71A9A" w14:paraId="5AAEFAEE" w14:textId="77777777" w:rsidTr="00474D3E">
        <w:trPr>
          <w:trHeight w:val="20"/>
        </w:trPr>
        <w:tc>
          <w:tcPr>
            <w:tcW w:w="550" w:type="dxa"/>
            <w:tcBorders>
              <w:top w:val="single" w:sz="4" w:space="0" w:color="000000"/>
              <w:left w:val="single" w:sz="4" w:space="0" w:color="000000"/>
              <w:bottom w:val="single" w:sz="4" w:space="0" w:color="000000"/>
              <w:right w:val="single" w:sz="4" w:space="0" w:color="000000"/>
            </w:tcBorders>
          </w:tcPr>
          <w:p w14:paraId="41B5C126" w14:textId="77777777" w:rsidR="00474D3E" w:rsidRPr="00F71A9A" w:rsidRDefault="00474D3E" w:rsidP="00474D3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D15</w:t>
            </w:r>
          </w:p>
        </w:tc>
        <w:tc>
          <w:tcPr>
            <w:tcW w:w="5130" w:type="dxa"/>
            <w:tcBorders>
              <w:top w:val="single" w:sz="4" w:space="0" w:color="000000"/>
              <w:left w:val="single" w:sz="4" w:space="0" w:color="000000"/>
              <w:bottom w:val="single" w:sz="4" w:space="0" w:color="000000"/>
            </w:tcBorders>
          </w:tcPr>
          <w:p w14:paraId="74BF9D2D" w14:textId="77777777" w:rsidR="00474D3E" w:rsidRPr="00F71A9A" w:rsidRDefault="00474D3E" w:rsidP="00474D3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How likely is it that elites </w:t>
            </w:r>
            <w:del w:id="176" w:author="Heather Huntington" w:date="2014-11-17T19:59:00Z">
              <w:r w:rsidRPr="00F71A9A" w:rsidDel="00B933AD">
                <w:rPr>
                  <w:rFonts w:ascii="Gill Sans MT" w:hAnsi="Gill Sans MT"/>
                  <w:color w:val="000000"/>
                  <w:sz w:val="20"/>
                  <w:szCs w:val="20"/>
                </w:rPr>
                <w:delText>from Lusaka</w:delText>
              </w:r>
            </w:del>
            <w:r w:rsidRPr="00F71A9A">
              <w:rPr>
                <w:rFonts w:ascii="Gill Sans MT" w:hAnsi="Gill Sans MT"/>
                <w:color w:val="000000"/>
                <w:sz w:val="20"/>
                <w:szCs w:val="20"/>
              </w:rPr>
              <w:t xml:space="preserve"> will take some of the customary </w:t>
            </w:r>
            <w:proofErr w:type="gramStart"/>
            <w:r w:rsidRPr="00F71A9A">
              <w:rPr>
                <w:rFonts w:ascii="Gill Sans MT" w:hAnsi="Gill Sans MT"/>
                <w:color w:val="000000"/>
                <w:sz w:val="20"/>
                <w:szCs w:val="20"/>
              </w:rPr>
              <w:t>forest land</w:t>
            </w:r>
            <w:proofErr w:type="gramEnd"/>
            <w:r w:rsidRPr="00F71A9A">
              <w:rPr>
                <w:rFonts w:ascii="Gill Sans MT" w:hAnsi="Gill Sans MT"/>
                <w:color w:val="000000"/>
                <w:sz w:val="20"/>
                <w:szCs w:val="20"/>
              </w:rPr>
              <w:t xml:space="preserve"> used by your village</w:t>
            </w:r>
            <w:r>
              <w:rPr>
                <w:rFonts w:ascii="Gill Sans MT" w:hAnsi="Gill Sans MT"/>
                <w:color w:val="000000"/>
                <w:sz w:val="20"/>
                <w:szCs w:val="20"/>
              </w:rPr>
              <w:t xml:space="preserve"> without authorization from the community</w:t>
            </w:r>
            <w:r w:rsidRPr="00F71A9A">
              <w:rPr>
                <w:rFonts w:ascii="Gill Sans MT" w:hAnsi="Gill Sans MT"/>
                <w:color w:val="000000"/>
                <w:sz w:val="20"/>
                <w:szCs w:val="20"/>
              </w:rPr>
              <w:t xml:space="preserve"> more than 3 years into the future? </w:t>
            </w:r>
            <w:r w:rsidRPr="00F71A9A">
              <w:rPr>
                <w:rFonts w:ascii="Gill Sans MT" w:hAnsi="Gill Sans MT"/>
                <w:b/>
                <w:color w:val="000000"/>
                <w:sz w:val="20"/>
                <w:szCs w:val="20"/>
              </w:rPr>
              <w:t>(</w:t>
            </w:r>
            <w:proofErr w:type="gramStart"/>
            <w:r w:rsidRPr="00F71A9A">
              <w:rPr>
                <w:rFonts w:ascii="Gill Sans MT" w:hAnsi="Gill Sans MT"/>
                <w:b/>
                <w:color w:val="000000"/>
                <w:sz w:val="20"/>
                <w:szCs w:val="20"/>
              </w:rPr>
              <w:t>helite3</w:t>
            </w:r>
            <w:proofErr w:type="gramEnd"/>
            <w:r w:rsidRPr="00F71A9A">
              <w:rPr>
                <w:rFonts w:ascii="Gill Sans MT" w:hAnsi="Gill Sans MT"/>
                <w:b/>
                <w:color w:val="000000"/>
                <w:sz w:val="20"/>
                <w:szCs w:val="20"/>
              </w:rPr>
              <w:t>)</w:t>
            </w:r>
          </w:p>
        </w:tc>
        <w:tc>
          <w:tcPr>
            <w:tcW w:w="3678" w:type="dxa"/>
            <w:tcBorders>
              <w:top w:val="single" w:sz="4" w:space="0" w:color="000000"/>
              <w:bottom w:val="single" w:sz="4" w:space="0" w:color="000000"/>
              <w:right w:val="single" w:sz="18" w:space="0" w:color="000000"/>
            </w:tcBorders>
          </w:tcPr>
          <w:p w14:paraId="75FDC76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23D77E3B"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1D125FBF"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64EFF2B5"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643EFF2A"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5FCFE04C"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44DCAEFB"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6131B82F"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4B73DD95"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3708764B" w14:textId="77777777" w:rsidR="00474D3E" w:rsidRPr="00F71A9A" w:rsidRDefault="00474D3E" w:rsidP="00474D3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474D3E" w:rsidRPr="00F71A9A" w14:paraId="249AC299" w14:textId="77777777" w:rsidTr="00474D3E">
        <w:trPr>
          <w:trHeight w:val="20"/>
        </w:trPr>
        <w:tc>
          <w:tcPr>
            <w:tcW w:w="550" w:type="dxa"/>
            <w:tcBorders>
              <w:top w:val="single" w:sz="4" w:space="0" w:color="000000"/>
              <w:left w:val="single" w:sz="4" w:space="0" w:color="000000"/>
              <w:bottom w:val="single" w:sz="4" w:space="0" w:color="000000"/>
              <w:right w:val="single" w:sz="4" w:space="0" w:color="000000"/>
            </w:tcBorders>
          </w:tcPr>
          <w:p w14:paraId="05DD5495" w14:textId="77777777" w:rsidR="00474D3E" w:rsidRPr="00F71A9A" w:rsidRDefault="00474D3E" w:rsidP="00474D3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D16</w:t>
            </w:r>
          </w:p>
        </w:tc>
        <w:tc>
          <w:tcPr>
            <w:tcW w:w="5130" w:type="dxa"/>
            <w:tcBorders>
              <w:top w:val="single" w:sz="4" w:space="0" w:color="000000"/>
              <w:left w:val="single" w:sz="4" w:space="0" w:color="000000"/>
              <w:bottom w:val="single" w:sz="4" w:space="0" w:color="000000"/>
            </w:tcBorders>
          </w:tcPr>
          <w:p w14:paraId="17027C9F" w14:textId="77777777" w:rsidR="00474D3E" w:rsidRPr="00F71A9A" w:rsidRDefault="00474D3E" w:rsidP="00474D3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How likely is it that a chief will sell or give away customary forestland used by this village for investment purposes in the next 1-3 years without authorization from the community? </w:t>
            </w:r>
            <w:r w:rsidRPr="00F71A9A">
              <w:rPr>
                <w:rFonts w:ascii="Gill Sans MT" w:hAnsi="Gill Sans MT"/>
                <w:b/>
                <w:color w:val="000000"/>
                <w:sz w:val="20"/>
                <w:szCs w:val="20"/>
              </w:rPr>
              <w:t>(</w:t>
            </w:r>
            <w:proofErr w:type="gramStart"/>
            <w:r w:rsidRPr="00F71A9A">
              <w:rPr>
                <w:rFonts w:ascii="Gill Sans MT" w:hAnsi="Gill Sans MT"/>
                <w:b/>
                <w:color w:val="000000"/>
                <w:sz w:val="20"/>
                <w:szCs w:val="20"/>
              </w:rPr>
              <w:t>hchiefsell1</w:t>
            </w:r>
            <w:proofErr w:type="gramEnd"/>
            <w:r w:rsidRPr="00F71A9A">
              <w:rPr>
                <w:rFonts w:ascii="Gill Sans MT" w:hAnsi="Gill Sans MT"/>
                <w:b/>
                <w:color w:val="000000"/>
                <w:sz w:val="20"/>
                <w:szCs w:val="20"/>
              </w:rPr>
              <w:t>)</w:t>
            </w:r>
          </w:p>
        </w:tc>
        <w:tc>
          <w:tcPr>
            <w:tcW w:w="3678" w:type="dxa"/>
            <w:tcBorders>
              <w:top w:val="single" w:sz="4" w:space="0" w:color="000000"/>
              <w:bottom w:val="single" w:sz="4" w:space="0" w:color="000000"/>
              <w:right w:val="single" w:sz="18" w:space="0" w:color="000000"/>
            </w:tcBorders>
          </w:tcPr>
          <w:p w14:paraId="5573A4D8"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5087DE71"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076D6514"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0ACB6372"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37B2C237"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5FD17B7D"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027B5D81"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51BED157"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2071C848"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481D3C2F" w14:textId="77777777" w:rsidR="00474D3E" w:rsidRPr="00F71A9A" w:rsidRDefault="00474D3E" w:rsidP="00474D3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474D3E" w:rsidRPr="00F71A9A" w14:paraId="0A216E74" w14:textId="77777777" w:rsidTr="00474D3E">
        <w:trPr>
          <w:trHeight w:val="20"/>
        </w:trPr>
        <w:tc>
          <w:tcPr>
            <w:tcW w:w="550" w:type="dxa"/>
            <w:tcBorders>
              <w:top w:val="single" w:sz="4" w:space="0" w:color="000000"/>
              <w:left w:val="single" w:sz="4" w:space="0" w:color="000000"/>
              <w:bottom w:val="single" w:sz="4" w:space="0" w:color="000000"/>
              <w:right w:val="single" w:sz="4" w:space="0" w:color="000000"/>
            </w:tcBorders>
          </w:tcPr>
          <w:p w14:paraId="60283428" w14:textId="77777777" w:rsidR="00474D3E" w:rsidRPr="00F71A9A" w:rsidRDefault="00474D3E" w:rsidP="00474D3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D17</w:t>
            </w:r>
          </w:p>
        </w:tc>
        <w:tc>
          <w:tcPr>
            <w:tcW w:w="5130" w:type="dxa"/>
            <w:tcBorders>
              <w:top w:val="single" w:sz="4" w:space="0" w:color="000000"/>
              <w:left w:val="single" w:sz="4" w:space="0" w:color="000000"/>
              <w:bottom w:val="single" w:sz="4" w:space="0" w:color="000000"/>
            </w:tcBorders>
          </w:tcPr>
          <w:p w14:paraId="0165D4CD" w14:textId="77777777" w:rsidR="00474D3E" w:rsidRPr="00F71A9A" w:rsidRDefault="00474D3E" w:rsidP="00474D3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How likely </w:t>
            </w:r>
            <w:proofErr w:type="gramStart"/>
            <w:r w:rsidRPr="00F71A9A">
              <w:rPr>
                <w:rFonts w:ascii="Gill Sans MT" w:hAnsi="Gill Sans MT"/>
                <w:color w:val="000000"/>
                <w:sz w:val="20"/>
                <w:szCs w:val="20"/>
              </w:rPr>
              <w:t>is it that a chief will sell or give away the customary forestland used by this village for investment purposes</w:t>
            </w:r>
            <w:proofErr w:type="gramEnd"/>
            <w:r w:rsidRPr="00F71A9A">
              <w:rPr>
                <w:rFonts w:ascii="Gill Sans MT" w:hAnsi="Gill Sans MT"/>
                <w:color w:val="000000"/>
                <w:sz w:val="20"/>
                <w:szCs w:val="20"/>
              </w:rPr>
              <w:t xml:space="preserve"> more than 3 years into the future without authorization from the community?</w:t>
            </w:r>
            <w:r w:rsidRPr="00F71A9A">
              <w:rPr>
                <w:rFonts w:ascii="Gill Sans MT" w:hAnsi="Gill Sans MT"/>
                <w:sz w:val="20"/>
                <w:szCs w:val="20"/>
              </w:rPr>
              <w:t xml:space="preserve"> </w:t>
            </w:r>
            <w:r w:rsidRPr="00F71A9A">
              <w:rPr>
                <w:rFonts w:ascii="Gill Sans MT" w:hAnsi="Gill Sans MT"/>
                <w:b/>
                <w:sz w:val="20"/>
                <w:szCs w:val="20"/>
              </w:rPr>
              <w:t>(</w:t>
            </w:r>
            <w:proofErr w:type="gramStart"/>
            <w:r w:rsidRPr="00F71A9A">
              <w:rPr>
                <w:rFonts w:ascii="Gill Sans MT" w:hAnsi="Gill Sans MT"/>
                <w:b/>
                <w:color w:val="000000"/>
                <w:sz w:val="20"/>
                <w:szCs w:val="20"/>
              </w:rPr>
              <w:t>hchiefsell3</w:t>
            </w:r>
            <w:proofErr w:type="gramEnd"/>
            <w:r w:rsidRPr="00F71A9A">
              <w:rPr>
                <w:rFonts w:ascii="Gill Sans MT" w:hAnsi="Gill Sans MT"/>
                <w:b/>
                <w:color w:val="000000"/>
                <w:sz w:val="20"/>
                <w:szCs w:val="20"/>
              </w:rPr>
              <w:t>)</w:t>
            </w:r>
          </w:p>
        </w:tc>
        <w:tc>
          <w:tcPr>
            <w:tcW w:w="3678" w:type="dxa"/>
            <w:tcBorders>
              <w:top w:val="single" w:sz="4" w:space="0" w:color="000000"/>
              <w:bottom w:val="single" w:sz="4" w:space="0" w:color="000000"/>
              <w:right w:val="single" w:sz="18" w:space="0" w:color="000000"/>
            </w:tcBorders>
          </w:tcPr>
          <w:p w14:paraId="3AA1700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5E536ED2"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41CF4F0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49175FC3"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20C199BA"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3E333EE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4F00DE9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6F6802F2"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0445F1AF"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0A556C1E" w14:textId="77777777" w:rsidR="00474D3E" w:rsidRPr="00F71A9A" w:rsidRDefault="00474D3E" w:rsidP="00474D3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bl>
    <w:tbl>
      <w:tblPr>
        <w:tblpPr w:leftFromText="180" w:rightFromText="180" w:vertAnchor="page" w:horzAnchor="page" w:tblpX="1608" w:tblpY="6481"/>
        <w:tblW w:w="11773" w:type="dxa"/>
        <w:tblLayout w:type="fixed"/>
        <w:tblCellMar>
          <w:left w:w="29" w:type="dxa"/>
          <w:right w:w="29" w:type="dxa"/>
        </w:tblCellMar>
        <w:tblLook w:val="0000" w:firstRow="0" w:lastRow="0" w:firstColumn="0" w:lastColumn="0" w:noHBand="0" w:noVBand="0"/>
      </w:tblPr>
      <w:tblGrid>
        <w:gridCol w:w="1063"/>
        <w:gridCol w:w="4858"/>
        <w:gridCol w:w="4952"/>
        <w:gridCol w:w="900"/>
      </w:tblGrid>
      <w:tr w:rsidR="00474D3E" w:rsidRPr="00BE068B" w14:paraId="25C0ACBD" w14:textId="77777777" w:rsidTr="00474D3E">
        <w:trPr>
          <w:trHeight w:val="20"/>
        </w:trPr>
        <w:tc>
          <w:tcPr>
            <w:tcW w:w="1063" w:type="dxa"/>
            <w:tcBorders>
              <w:top w:val="single" w:sz="4" w:space="0" w:color="000000"/>
              <w:left w:val="single" w:sz="4" w:space="0" w:color="000000"/>
              <w:bottom w:val="single" w:sz="4" w:space="0" w:color="000000"/>
              <w:right w:val="single" w:sz="4" w:space="0" w:color="auto"/>
            </w:tcBorders>
          </w:tcPr>
          <w:p w14:paraId="6D65953F" w14:textId="77777777" w:rsidR="00474D3E" w:rsidRPr="00297833" w:rsidRDefault="00474D3E" w:rsidP="00474D3E">
            <w:pPr>
              <w:spacing w:after="0"/>
              <w:rPr>
                <w:rFonts w:eastAsia="Calibri" w:cs="Times New Roman"/>
                <w:w w:val="105"/>
              </w:rPr>
            </w:pPr>
          </w:p>
        </w:tc>
        <w:tc>
          <w:tcPr>
            <w:tcW w:w="4858" w:type="dxa"/>
            <w:tcBorders>
              <w:top w:val="single" w:sz="4" w:space="0" w:color="000000"/>
              <w:left w:val="single" w:sz="4" w:space="0" w:color="auto"/>
              <w:bottom w:val="single" w:sz="4" w:space="0" w:color="000000"/>
            </w:tcBorders>
          </w:tcPr>
          <w:p w14:paraId="6D1B92B0" w14:textId="77777777" w:rsidR="00474D3E" w:rsidRPr="00297833" w:rsidRDefault="00474D3E" w:rsidP="00474D3E">
            <w:pPr>
              <w:spacing w:after="0"/>
              <w:rPr>
                <w:rFonts w:cs="Arial"/>
              </w:rPr>
            </w:pPr>
            <w:r w:rsidRPr="00297833">
              <w:rPr>
                <w:rFonts w:cs="Arial"/>
              </w:rPr>
              <w:t>Are there any forests that your household used to access that you are no longer allowed to access?</w:t>
            </w:r>
          </w:p>
          <w:p w14:paraId="55D74D11" w14:textId="77777777" w:rsidR="00474D3E" w:rsidRPr="00297833" w:rsidRDefault="00474D3E" w:rsidP="00474D3E">
            <w:pPr>
              <w:spacing w:after="0"/>
              <w:rPr>
                <w:rFonts w:eastAsia="Calibri" w:cs="Times New Roman"/>
                <w:w w:val="105"/>
              </w:rPr>
            </w:pPr>
            <w:r w:rsidRPr="00297833">
              <w:rPr>
                <w:rFonts w:cs="Arial"/>
                <w:i/>
              </w:rPr>
              <w:t>If 0, skip to Section G</w:t>
            </w:r>
            <w:r w:rsidRPr="00297833">
              <w:rPr>
                <w:rFonts w:cs="Arial"/>
              </w:rPr>
              <w:t xml:space="preserve"> </w:t>
            </w:r>
          </w:p>
        </w:tc>
        <w:tc>
          <w:tcPr>
            <w:tcW w:w="4952" w:type="dxa"/>
            <w:tcBorders>
              <w:top w:val="single" w:sz="4" w:space="0" w:color="000000"/>
              <w:bottom w:val="single" w:sz="4" w:space="0" w:color="000000"/>
              <w:right w:val="single" w:sz="18" w:space="0" w:color="000000"/>
            </w:tcBorders>
          </w:tcPr>
          <w:p w14:paraId="3FB46B01" w14:textId="77777777" w:rsidR="00474D3E" w:rsidRPr="00BE068B" w:rsidRDefault="00474D3E" w:rsidP="00474D3E">
            <w:pPr>
              <w:spacing w:after="0"/>
              <w:rPr>
                <w:rFonts w:ascii="Gill Sans MT" w:hAnsi="Gill Sans MT"/>
              </w:rPr>
            </w:pPr>
            <w:r w:rsidRPr="00BE068B">
              <w:rPr>
                <w:rFonts w:ascii="Gill Sans MT" w:hAnsi="Gill Sans MT"/>
              </w:rPr>
              <w:t>0=No</w:t>
            </w:r>
          </w:p>
          <w:p w14:paraId="0779D970" w14:textId="77777777" w:rsidR="00474D3E" w:rsidRPr="00BE068B" w:rsidRDefault="00474D3E" w:rsidP="00474D3E">
            <w:pPr>
              <w:spacing w:after="0"/>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68974985" w14:textId="77777777" w:rsidR="00474D3E" w:rsidRPr="00BE068B" w:rsidRDefault="00474D3E" w:rsidP="00474D3E">
            <w:pPr>
              <w:spacing w:after="0"/>
              <w:rPr>
                <w:rFonts w:ascii="Gill Sans MT" w:hAnsi="Gill Sans MT"/>
              </w:rPr>
            </w:pPr>
            <w:r w:rsidRPr="00BE068B">
              <w:rPr>
                <w:rFonts w:ascii="Gill Sans MT" w:hAnsi="Gill Sans MT"/>
              </w:rPr>
              <w:t>888=Don’t know</w:t>
            </w:r>
          </w:p>
          <w:p w14:paraId="0EEC5720" w14:textId="77777777" w:rsidR="00474D3E" w:rsidRPr="00BE068B" w:rsidRDefault="00474D3E" w:rsidP="00474D3E">
            <w:pPr>
              <w:spacing w:after="0"/>
              <w:rPr>
                <w:rFonts w:ascii="Gill Sans MT" w:hAnsi="Gill Sans MT"/>
              </w:rPr>
            </w:pPr>
            <w:r w:rsidRPr="00BE068B">
              <w:rPr>
                <w:rFonts w:ascii="Gill Sans MT" w:hAnsi="Gill Sans MT"/>
              </w:rPr>
              <w:t>999=Prefer not to respond</w:t>
            </w:r>
          </w:p>
        </w:tc>
        <w:tc>
          <w:tcPr>
            <w:tcW w:w="900" w:type="dxa"/>
            <w:tcBorders>
              <w:top w:val="single" w:sz="18" w:space="0" w:color="000000"/>
              <w:left w:val="single" w:sz="18" w:space="0" w:color="000000"/>
              <w:bottom w:val="single" w:sz="18" w:space="0" w:color="000000"/>
              <w:right w:val="single" w:sz="18" w:space="0" w:color="000000"/>
            </w:tcBorders>
          </w:tcPr>
          <w:p w14:paraId="1BD71801" w14:textId="77777777" w:rsidR="00474D3E" w:rsidRPr="00BE068B" w:rsidRDefault="00474D3E" w:rsidP="00474D3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474D3E" w:rsidRPr="00BE068B" w14:paraId="0726E5B3" w14:textId="77777777" w:rsidTr="00474D3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063" w:type="dxa"/>
            <w:tcBorders>
              <w:right w:val="single" w:sz="4" w:space="0" w:color="auto"/>
            </w:tcBorders>
          </w:tcPr>
          <w:p w14:paraId="6BAFA859" w14:textId="77777777" w:rsidR="00474D3E" w:rsidRPr="00297833" w:rsidRDefault="00474D3E" w:rsidP="00474D3E">
            <w:pPr>
              <w:keepNext/>
              <w:spacing w:after="0" w:line="259" w:lineRule="auto"/>
              <w:outlineLvl w:val="7"/>
              <w:rPr>
                <w:rFonts w:eastAsia="SimSun"/>
                <w:b/>
              </w:rPr>
            </w:pPr>
          </w:p>
        </w:tc>
        <w:tc>
          <w:tcPr>
            <w:tcW w:w="4858" w:type="dxa"/>
            <w:tcBorders>
              <w:left w:val="single" w:sz="4" w:space="0" w:color="auto"/>
              <w:right w:val="single" w:sz="18" w:space="0" w:color="000000"/>
            </w:tcBorders>
          </w:tcPr>
          <w:p w14:paraId="4CDA486E" w14:textId="77777777" w:rsidR="00474D3E" w:rsidRPr="00297833" w:rsidRDefault="00474D3E" w:rsidP="00474D3E">
            <w:pPr>
              <w:spacing w:after="0"/>
              <w:rPr>
                <w:w w:val="105"/>
              </w:rPr>
            </w:pPr>
            <w:r w:rsidRPr="00297833">
              <w:rPr>
                <w:rFonts w:cs="Arial"/>
              </w:rPr>
              <w:t xml:space="preserve">What are the names of the forests where your household lost access? </w:t>
            </w:r>
          </w:p>
        </w:tc>
        <w:tc>
          <w:tcPr>
            <w:tcW w:w="5852" w:type="dxa"/>
            <w:gridSpan w:val="2"/>
            <w:tcBorders>
              <w:top w:val="single" w:sz="18" w:space="0" w:color="000000"/>
              <w:left w:val="single" w:sz="18" w:space="0" w:color="000000"/>
              <w:bottom w:val="single" w:sz="18" w:space="0" w:color="000000"/>
              <w:right w:val="single" w:sz="18" w:space="0" w:color="000000"/>
            </w:tcBorders>
          </w:tcPr>
          <w:p w14:paraId="6D198597" w14:textId="77777777" w:rsidR="00474D3E" w:rsidRPr="00BE068B" w:rsidRDefault="00474D3E" w:rsidP="00474D3E">
            <w:pPr>
              <w:spacing w:after="0"/>
              <w:rPr>
                <w:rFonts w:ascii="Gill Sans MT" w:hAnsi="Gill Sans MT"/>
                <w:w w:val="105"/>
              </w:rPr>
            </w:pPr>
            <w:r w:rsidRPr="00BE068B">
              <w:rPr>
                <w:rFonts w:ascii="Gill Sans MT" w:hAnsi="Gill Sans MT"/>
                <w:i/>
                <w:color w:val="A6A6A6" w:themeColor="background1" w:themeShade="A6"/>
              </w:rPr>
              <w:t>(Text)</w:t>
            </w:r>
          </w:p>
        </w:tc>
      </w:tr>
      <w:tr w:rsidR="00474D3E" w:rsidRPr="00BE068B" w14:paraId="14D78636" w14:textId="77777777" w:rsidTr="00474D3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063" w:type="dxa"/>
            <w:tcBorders>
              <w:top w:val="single" w:sz="4" w:space="0" w:color="000000"/>
              <w:left w:val="single" w:sz="4" w:space="0" w:color="auto"/>
              <w:bottom w:val="single" w:sz="4" w:space="0" w:color="000000"/>
              <w:right w:val="single" w:sz="4" w:space="0" w:color="auto"/>
            </w:tcBorders>
          </w:tcPr>
          <w:p w14:paraId="7A46B09B" w14:textId="77777777" w:rsidR="00474D3E" w:rsidRPr="00297833" w:rsidRDefault="00474D3E" w:rsidP="00474D3E">
            <w:pPr>
              <w:keepNext/>
              <w:spacing w:after="0" w:line="259" w:lineRule="auto"/>
              <w:outlineLvl w:val="7"/>
              <w:rPr>
                <w:rFonts w:eastAsia="SimSun"/>
                <w:b/>
              </w:rPr>
            </w:pPr>
          </w:p>
        </w:tc>
        <w:tc>
          <w:tcPr>
            <w:tcW w:w="4858" w:type="dxa"/>
            <w:tcBorders>
              <w:top w:val="single" w:sz="4" w:space="0" w:color="000000"/>
              <w:left w:val="single" w:sz="4" w:space="0" w:color="auto"/>
              <w:bottom w:val="single" w:sz="4" w:space="0" w:color="000000"/>
              <w:right w:val="single" w:sz="18" w:space="0" w:color="000000"/>
            </w:tcBorders>
          </w:tcPr>
          <w:p w14:paraId="04F22D70" w14:textId="77777777" w:rsidR="00474D3E" w:rsidRPr="00297833" w:rsidRDefault="00474D3E" w:rsidP="00474D3E">
            <w:pPr>
              <w:spacing w:after="0"/>
              <w:rPr>
                <w:w w:val="105"/>
              </w:rPr>
            </w:pPr>
            <w:r w:rsidRPr="00297833">
              <w:rPr>
                <w:rFonts w:cs="Arial"/>
              </w:rPr>
              <w:t xml:space="preserve">Why did your HH lose access? </w:t>
            </w:r>
          </w:p>
        </w:tc>
        <w:tc>
          <w:tcPr>
            <w:tcW w:w="5852" w:type="dxa"/>
            <w:gridSpan w:val="2"/>
            <w:tcBorders>
              <w:top w:val="single" w:sz="18" w:space="0" w:color="000000"/>
              <w:left w:val="single" w:sz="18" w:space="0" w:color="000000"/>
              <w:bottom w:val="single" w:sz="18" w:space="0" w:color="000000"/>
              <w:right w:val="single" w:sz="18" w:space="0" w:color="000000"/>
            </w:tcBorders>
          </w:tcPr>
          <w:p w14:paraId="59C5D05E" w14:textId="77777777" w:rsidR="00474D3E" w:rsidRPr="00BE068B" w:rsidRDefault="00474D3E" w:rsidP="00474D3E">
            <w:pPr>
              <w:spacing w:after="0"/>
              <w:rPr>
                <w:rFonts w:ascii="Gill Sans MT" w:hAnsi="Gill Sans MT"/>
                <w:i/>
                <w:color w:val="A6A6A6" w:themeColor="background1" w:themeShade="A6"/>
              </w:rPr>
            </w:pPr>
            <w:r w:rsidRPr="00BE068B">
              <w:rPr>
                <w:rFonts w:ascii="Gill Sans MT" w:hAnsi="Gill Sans MT"/>
                <w:i/>
                <w:color w:val="A6A6A6" w:themeColor="background1" w:themeShade="A6"/>
              </w:rPr>
              <w:t>(Text)</w:t>
            </w:r>
          </w:p>
        </w:tc>
      </w:tr>
      <w:tr w:rsidR="00474D3E" w:rsidRPr="00BE068B" w14:paraId="3D4DCEAA" w14:textId="77777777" w:rsidTr="00474D3E">
        <w:trPr>
          <w:trHeight w:val="20"/>
        </w:trPr>
        <w:tc>
          <w:tcPr>
            <w:tcW w:w="1063" w:type="dxa"/>
            <w:tcBorders>
              <w:top w:val="single" w:sz="4" w:space="0" w:color="000000"/>
              <w:left w:val="single" w:sz="4" w:space="0" w:color="000000"/>
              <w:bottom w:val="single" w:sz="4" w:space="0" w:color="000000"/>
              <w:right w:val="single" w:sz="4" w:space="0" w:color="auto"/>
            </w:tcBorders>
          </w:tcPr>
          <w:p w14:paraId="2B4473D9" w14:textId="77777777" w:rsidR="00474D3E" w:rsidRPr="00297833" w:rsidRDefault="00474D3E" w:rsidP="00474D3E">
            <w:pPr>
              <w:spacing w:after="0"/>
              <w:rPr>
                <w:rFonts w:eastAsia="Calibri" w:cs="Times New Roman"/>
                <w:w w:val="105"/>
              </w:rPr>
            </w:pPr>
          </w:p>
        </w:tc>
        <w:tc>
          <w:tcPr>
            <w:tcW w:w="4858" w:type="dxa"/>
            <w:tcBorders>
              <w:top w:val="single" w:sz="4" w:space="0" w:color="000000"/>
              <w:left w:val="single" w:sz="4" w:space="0" w:color="auto"/>
              <w:bottom w:val="single" w:sz="4" w:space="0" w:color="000000"/>
            </w:tcBorders>
          </w:tcPr>
          <w:p w14:paraId="7C1D2871" w14:textId="77777777" w:rsidR="00474D3E" w:rsidRPr="00297833" w:rsidRDefault="00474D3E" w:rsidP="00474D3E">
            <w:pPr>
              <w:spacing w:after="0"/>
              <w:rPr>
                <w:rFonts w:eastAsia="Calibri" w:cs="Times New Roman"/>
                <w:w w:val="105"/>
              </w:rPr>
            </w:pPr>
            <w:r w:rsidRPr="00297833">
              <w:rPr>
                <w:rFonts w:cs="Arial"/>
              </w:rPr>
              <w:t>Please describe the impact of loosing access</w:t>
            </w:r>
            <w:r w:rsidRPr="00BE068B">
              <w:rPr>
                <w:rFonts w:ascii="Gill Sans MT" w:hAnsi="Gill Sans MT" w:cs="Arial"/>
                <w:highlight w:val="lightGray"/>
              </w:rPr>
              <w:t xml:space="preserve"> to the forest</w:t>
            </w:r>
            <w:r w:rsidRPr="00297833">
              <w:rPr>
                <w:rFonts w:cs="Arial"/>
              </w:rPr>
              <w:t xml:space="preserve"> on your household.  </w:t>
            </w:r>
          </w:p>
        </w:tc>
        <w:tc>
          <w:tcPr>
            <w:tcW w:w="4952" w:type="dxa"/>
            <w:tcBorders>
              <w:top w:val="single" w:sz="4" w:space="0" w:color="000000"/>
              <w:bottom w:val="single" w:sz="4" w:space="0" w:color="000000"/>
              <w:right w:val="single" w:sz="18" w:space="0" w:color="000000"/>
            </w:tcBorders>
          </w:tcPr>
          <w:p w14:paraId="05A56460" w14:textId="77777777" w:rsidR="00474D3E" w:rsidRPr="00BE068B" w:rsidRDefault="00474D3E" w:rsidP="00474D3E">
            <w:pPr>
              <w:spacing w:after="0"/>
              <w:rPr>
                <w:rFonts w:ascii="Gill Sans MT" w:hAnsi="Gill Sans MT"/>
              </w:rPr>
            </w:pPr>
          </w:p>
          <w:p w14:paraId="35086AF3" w14:textId="77777777" w:rsidR="00474D3E" w:rsidRPr="00BE068B" w:rsidRDefault="00474D3E" w:rsidP="00474D3E">
            <w:pPr>
              <w:spacing w:after="0"/>
              <w:rPr>
                <w:rFonts w:ascii="Gill Sans MT" w:hAnsi="Gill Sans MT"/>
              </w:rPr>
            </w:pPr>
          </w:p>
        </w:tc>
        <w:tc>
          <w:tcPr>
            <w:tcW w:w="900" w:type="dxa"/>
            <w:tcBorders>
              <w:top w:val="single" w:sz="18" w:space="0" w:color="000000"/>
              <w:left w:val="single" w:sz="18" w:space="0" w:color="000000"/>
              <w:bottom w:val="single" w:sz="18" w:space="0" w:color="000000"/>
              <w:right w:val="single" w:sz="18" w:space="0" w:color="000000"/>
            </w:tcBorders>
          </w:tcPr>
          <w:p w14:paraId="1EFBCF56" w14:textId="77777777" w:rsidR="00474D3E" w:rsidRPr="00BE068B" w:rsidRDefault="00474D3E" w:rsidP="00474D3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bl>
    <w:p w14:paraId="165C136A" w14:textId="77777777" w:rsidR="00474D3E" w:rsidRDefault="00474D3E">
      <w:pPr>
        <w:rPr>
          <w:rFonts w:ascii="Gill Sans MT" w:hAnsi="Gill Sans MT"/>
        </w:rPr>
      </w:pPr>
    </w:p>
    <w:tbl>
      <w:tblPr>
        <w:tblpPr w:leftFromText="180" w:rightFromText="180" w:vertAnchor="page" w:horzAnchor="page" w:tblpX="1608" w:tblpY="6481"/>
        <w:tblW w:w="11773" w:type="dxa"/>
        <w:tblLayout w:type="fixed"/>
        <w:tblCellMar>
          <w:left w:w="29" w:type="dxa"/>
          <w:right w:w="29" w:type="dxa"/>
        </w:tblCellMar>
        <w:tblLook w:val="0000" w:firstRow="0" w:lastRow="0" w:firstColumn="0" w:lastColumn="0" w:noHBand="0" w:noVBand="0"/>
      </w:tblPr>
      <w:tblGrid>
        <w:gridCol w:w="1063"/>
        <w:gridCol w:w="4858"/>
        <w:gridCol w:w="4952"/>
        <w:gridCol w:w="900"/>
      </w:tblGrid>
      <w:tr w:rsidR="00474D3E" w:rsidRPr="00BE068B" w14:paraId="6E1DF5F0" w14:textId="77777777" w:rsidTr="00474D3E">
        <w:trPr>
          <w:trHeight w:val="20"/>
        </w:trPr>
        <w:tc>
          <w:tcPr>
            <w:tcW w:w="1063" w:type="dxa"/>
            <w:tcBorders>
              <w:top w:val="single" w:sz="4" w:space="0" w:color="000000"/>
              <w:left w:val="single" w:sz="4" w:space="0" w:color="000000"/>
              <w:bottom w:val="single" w:sz="4" w:space="0" w:color="000000"/>
              <w:right w:val="single" w:sz="4" w:space="0" w:color="auto"/>
            </w:tcBorders>
          </w:tcPr>
          <w:p w14:paraId="4F09CC2B" w14:textId="77777777" w:rsidR="00474D3E" w:rsidRPr="00297833" w:rsidRDefault="00474D3E" w:rsidP="00474D3E">
            <w:pPr>
              <w:spacing w:after="0"/>
              <w:rPr>
                <w:rFonts w:eastAsia="Calibri" w:cs="Times New Roman"/>
                <w:w w:val="105"/>
              </w:rPr>
            </w:pPr>
          </w:p>
        </w:tc>
        <w:tc>
          <w:tcPr>
            <w:tcW w:w="4858" w:type="dxa"/>
            <w:tcBorders>
              <w:top w:val="single" w:sz="4" w:space="0" w:color="000000"/>
              <w:left w:val="single" w:sz="4" w:space="0" w:color="auto"/>
              <w:bottom w:val="single" w:sz="4" w:space="0" w:color="000000"/>
            </w:tcBorders>
          </w:tcPr>
          <w:p w14:paraId="45EA7FF6" w14:textId="77777777" w:rsidR="00474D3E" w:rsidRPr="00297833" w:rsidRDefault="00474D3E" w:rsidP="00474D3E">
            <w:pPr>
              <w:spacing w:after="0"/>
              <w:rPr>
                <w:rFonts w:cs="Arial"/>
              </w:rPr>
            </w:pPr>
            <w:r w:rsidRPr="00297833">
              <w:rPr>
                <w:rFonts w:cs="Arial"/>
              </w:rPr>
              <w:t>Are there any forests that your household used to access that you are no longer allowed to access?</w:t>
            </w:r>
          </w:p>
          <w:p w14:paraId="503BE140" w14:textId="77777777" w:rsidR="00474D3E" w:rsidRPr="00297833" w:rsidRDefault="00474D3E" w:rsidP="00474D3E">
            <w:pPr>
              <w:spacing w:after="0"/>
              <w:rPr>
                <w:rFonts w:eastAsia="Calibri" w:cs="Times New Roman"/>
                <w:w w:val="105"/>
              </w:rPr>
            </w:pPr>
            <w:r w:rsidRPr="00297833">
              <w:rPr>
                <w:rFonts w:cs="Arial"/>
                <w:i/>
              </w:rPr>
              <w:t>If 0, skip to Section G</w:t>
            </w:r>
            <w:r w:rsidRPr="00297833">
              <w:rPr>
                <w:rFonts w:cs="Arial"/>
              </w:rPr>
              <w:t xml:space="preserve"> </w:t>
            </w:r>
          </w:p>
        </w:tc>
        <w:tc>
          <w:tcPr>
            <w:tcW w:w="4952" w:type="dxa"/>
            <w:tcBorders>
              <w:top w:val="single" w:sz="4" w:space="0" w:color="000000"/>
              <w:bottom w:val="single" w:sz="4" w:space="0" w:color="000000"/>
              <w:right w:val="single" w:sz="18" w:space="0" w:color="000000"/>
            </w:tcBorders>
          </w:tcPr>
          <w:p w14:paraId="243D28C5" w14:textId="77777777" w:rsidR="00474D3E" w:rsidRPr="00BE068B" w:rsidRDefault="00474D3E" w:rsidP="00474D3E">
            <w:pPr>
              <w:spacing w:after="0"/>
              <w:rPr>
                <w:rFonts w:ascii="Gill Sans MT" w:hAnsi="Gill Sans MT"/>
              </w:rPr>
            </w:pPr>
            <w:r w:rsidRPr="00BE068B">
              <w:rPr>
                <w:rFonts w:ascii="Gill Sans MT" w:hAnsi="Gill Sans MT"/>
              </w:rPr>
              <w:t>0=No</w:t>
            </w:r>
          </w:p>
          <w:p w14:paraId="5951E335" w14:textId="77777777" w:rsidR="00474D3E" w:rsidRPr="00BE068B" w:rsidRDefault="00474D3E" w:rsidP="00474D3E">
            <w:pPr>
              <w:spacing w:after="0"/>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358659B2" w14:textId="77777777" w:rsidR="00474D3E" w:rsidRPr="00BE068B" w:rsidRDefault="00474D3E" w:rsidP="00474D3E">
            <w:pPr>
              <w:spacing w:after="0"/>
              <w:rPr>
                <w:rFonts w:ascii="Gill Sans MT" w:hAnsi="Gill Sans MT"/>
              </w:rPr>
            </w:pPr>
            <w:r w:rsidRPr="00BE068B">
              <w:rPr>
                <w:rFonts w:ascii="Gill Sans MT" w:hAnsi="Gill Sans MT"/>
              </w:rPr>
              <w:t>888=Don’t know</w:t>
            </w:r>
          </w:p>
          <w:p w14:paraId="7E2BDBA6" w14:textId="77777777" w:rsidR="00474D3E" w:rsidRPr="00BE068B" w:rsidRDefault="00474D3E" w:rsidP="00474D3E">
            <w:pPr>
              <w:spacing w:after="0"/>
              <w:rPr>
                <w:rFonts w:ascii="Gill Sans MT" w:hAnsi="Gill Sans MT"/>
              </w:rPr>
            </w:pPr>
            <w:r w:rsidRPr="00BE068B">
              <w:rPr>
                <w:rFonts w:ascii="Gill Sans MT" w:hAnsi="Gill Sans MT"/>
              </w:rPr>
              <w:t>999=Prefer not to respond</w:t>
            </w:r>
          </w:p>
        </w:tc>
        <w:tc>
          <w:tcPr>
            <w:tcW w:w="900" w:type="dxa"/>
            <w:tcBorders>
              <w:top w:val="single" w:sz="18" w:space="0" w:color="000000"/>
              <w:left w:val="single" w:sz="18" w:space="0" w:color="000000"/>
              <w:bottom w:val="single" w:sz="18" w:space="0" w:color="000000"/>
              <w:right w:val="single" w:sz="18" w:space="0" w:color="000000"/>
            </w:tcBorders>
          </w:tcPr>
          <w:p w14:paraId="73967546" w14:textId="77777777" w:rsidR="00474D3E" w:rsidRPr="00BE068B" w:rsidRDefault="00474D3E" w:rsidP="00474D3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474D3E" w:rsidRPr="00BE068B" w14:paraId="5E35823E" w14:textId="77777777" w:rsidTr="00474D3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063" w:type="dxa"/>
            <w:tcBorders>
              <w:right w:val="single" w:sz="4" w:space="0" w:color="auto"/>
            </w:tcBorders>
          </w:tcPr>
          <w:p w14:paraId="0E70ED9A" w14:textId="77777777" w:rsidR="00474D3E" w:rsidRPr="00297833" w:rsidRDefault="00474D3E" w:rsidP="00474D3E">
            <w:pPr>
              <w:keepNext/>
              <w:spacing w:after="0" w:line="259" w:lineRule="auto"/>
              <w:outlineLvl w:val="7"/>
              <w:rPr>
                <w:rFonts w:eastAsia="SimSun"/>
                <w:b/>
              </w:rPr>
            </w:pPr>
          </w:p>
        </w:tc>
        <w:tc>
          <w:tcPr>
            <w:tcW w:w="4858" w:type="dxa"/>
            <w:tcBorders>
              <w:left w:val="single" w:sz="4" w:space="0" w:color="auto"/>
              <w:right w:val="single" w:sz="18" w:space="0" w:color="000000"/>
            </w:tcBorders>
          </w:tcPr>
          <w:p w14:paraId="1D57F8B3" w14:textId="77777777" w:rsidR="00474D3E" w:rsidRPr="00297833" w:rsidRDefault="00474D3E" w:rsidP="00474D3E">
            <w:pPr>
              <w:spacing w:after="0"/>
              <w:rPr>
                <w:w w:val="105"/>
              </w:rPr>
            </w:pPr>
            <w:r w:rsidRPr="00297833">
              <w:rPr>
                <w:rFonts w:cs="Arial"/>
              </w:rPr>
              <w:t xml:space="preserve">What are the names of the forests where your household lost access? </w:t>
            </w:r>
          </w:p>
        </w:tc>
        <w:tc>
          <w:tcPr>
            <w:tcW w:w="5852" w:type="dxa"/>
            <w:gridSpan w:val="2"/>
            <w:tcBorders>
              <w:top w:val="single" w:sz="18" w:space="0" w:color="000000"/>
              <w:left w:val="single" w:sz="18" w:space="0" w:color="000000"/>
              <w:bottom w:val="single" w:sz="18" w:space="0" w:color="000000"/>
              <w:right w:val="single" w:sz="18" w:space="0" w:color="000000"/>
            </w:tcBorders>
          </w:tcPr>
          <w:p w14:paraId="52ECB701" w14:textId="77777777" w:rsidR="00474D3E" w:rsidRPr="00BE068B" w:rsidRDefault="00474D3E" w:rsidP="00474D3E">
            <w:pPr>
              <w:spacing w:after="0"/>
              <w:rPr>
                <w:rFonts w:ascii="Gill Sans MT" w:hAnsi="Gill Sans MT"/>
                <w:w w:val="105"/>
              </w:rPr>
            </w:pPr>
            <w:r w:rsidRPr="00BE068B">
              <w:rPr>
                <w:rFonts w:ascii="Gill Sans MT" w:hAnsi="Gill Sans MT"/>
                <w:i/>
                <w:color w:val="A6A6A6" w:themeColor="background1" w:themeShade="A6"/>
              </w:rPr>
              <w:t>(Text)</w:t>
            </w:r>
          </w:p>
        </w:tc>
      </w:tr>
      <w:tr w:rsidR="00474D3E" w:rsidRPr="00BE068B" w14:paraId="5E1EE4D6" w14:textId="77777777" w:rsidTr="00474D3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063" w:type="dxa"/>
            <w:tcBorders>
              <w:top w:val="single" w:sz="4" w:space="0" w:color="000000"/>
              <w:left w:val="single" w:sz="4" w:space="0" w:color="auto"/>
              <w:bottom w:val="single" w:sz="4" w:space="0" w:color="000000"/>
              <w:right w:val="single" w:sz="4" w:space="0" w:color="auto"/>
            </w:tcBorders>
          </w:tcPr>
          <w:p w14:paraId="45D27F68" w14:textId="77777777" w:rsidR="00474D3E" w:rsidRPr="00297833" w:rsidRDefault="00474D3E" w:rsidP="00474D3E">
            <w:pPr>
              <w:keepNext/>
              <w:spacing w:after="0" w:line="259" w:lineRule="auto"/>
              <w:outlineLvl w:val="7"/>
              <w:rPr>
                <w:rFonts w:eastAsia="SimSun"/>
                <w:b/>
              </w:rPr>
            </w:pPr>
          </w:p>
        </w:tc>
        <w:tc>
          <w:tcPr>
            <w:tcW w:w="4858" w:type="dxa"/>
            <w:tcBorders>
              <w:top w:val="single" w:sz="4" w:space="0" w:color="000000"/>
              <w:left w:val="single" w:sz="4" w:space="0" w:color="auto"/>
              <w:bottom w:val="single" w:sz="4" w:space="0" w:color="000000"/>
              <w:right w:val="single" w:sz="18" w:space="0" w:color="000000"/>
            </w:tcBorders>
          </w:tcPr>
          <w:p w14:paraId="376E8E6D" w14:textId="77777777" w:rsidR="00474D3E" w:rsidRPr="00297833" w:rsidRDefault="00474D3E" w:rsidP="00474D3E">
            <w:pPr>
              <w:spacing w:after="0"/>
              <w:rPr>
                <w:w w:val="105"/>
              </w:rPr>
            </w:pPr>
            <w:r w:rsidRPr="00297833">
              <w:rPr>
                <w:rFonts w:cs="Arial"/>
              </w:rPr>
              <w:t xml:space="preserve">Why did your HH lose access? </w:t>
            </w:r>
          </w:p>
        </w:tc>
        <w:tc>
          <w:tcPr>
            <w:tcW w:w="5852" w:type="dxa"/>
            <w:gridSpan w:val="2"/>
            <w:tcBorders>
              <w:top w:val="single" w:sz="18" w:space="0" w:color="000000"/>
              <w:left w:val="single" w:sz="18" w:space="0" w:color="000000"/>
              <w:bottom w:val="single" w:sz="18" w:space="0" w:color="000000"/>
              <w:right w:val="single" w:sz="18" w:space="0" w:color="000000"/>
            </w:tcBorders>
          </w:tcPr>
          <w:p w14:paraId="275AB6AD" w14:textId="77777777" w:rsidR="00474D3E" w:rsidRPr="00BE068B" w:rsidRDefault="00474D3E" w:rsidP="00474D3E">
            <w:pPr>
              <w:spacing w:after="0"/>
              <w:rPr>
                <w:rFonts w:ascii="Gill Sans MT" w:hAnsi="Gill Sans MT"/>
                <w:i/>
                <w:color w:val="A6A6A6" w:themeColor="background1" w:themeShade="A6"/>
              </w:rPr>
            </w:pPr>
            <w:r w:rsidRPr="00BE068B">
              <w:rPr>
                <w:rFonts w:ascii="Gill Sans MT" w:hAnsi="Gill Sans MT"/>
                <w:i/>
                <w:color w:val="A6A6A6" w:themeColor="background1" w:themeShade="A6"/>
              </w:rPr>
              <w:t>(Text)</w:t>
            </w:r>
          </w:p>
        </w:tc>
      </w:tr>
      <w:tr w:rsidR="00474D3E" w:rsidRPr="00BE068B" w14:paraId="58CCB186" w14:textId="77777777" w:rsidTr="00474D3E">
        <w:trPr>
          <w:trHeight w:val="20"/>
        </w:trPr>
        <w:tc>
          <w:tcPr>
            <w:tcW w:w="1063" w:type="dxa"/>
            <w:tcBorders>
              <w:top w:val="single" w:sz="4" w:space="0" w:color="000000"/>
              <w:left w:val="single" w:sz="4" w:space="0" w:color="000000"/>
              <w:bottom w:val="single" w:sz="4" w:space="0" w:color="000000"/>
              <w:right w:val="single" w:sz="4" w:space="0" w:color="auto"/>
            </w:tcBorders>
          </w:tcPr>
          <w:p w14:paraId="623DC559" w14:textId="77777777" w:rsidR="00474D3E" w:rsidRPr="00297833" w:rsidRDefault="00474D3E" w:rsidP="00474D3E">
            <w:pPr>
              <w:spacing w:after="0"/>
              <w:rPr>
                <w:rFonts w:eastAsia="Calibri" w:cs="Times New Roman"/>
                <w:w w:val="105"/>
              </w:rPr>
            </w:pPr>
          </w:p>
        </w:tc>
        <w:tc>
          <w:tcPr>
            <w:tcW w:w="4858" w:type="dxa"/>
            <w:tcBorders>
              <w:top w:val="single" w:sz="4" w:space="0" w:color="000000"/>
              <w:left w:val="single" w:sz="4" w:space="0" w:color="auto"/>
              <w:bottom w:val="single" w:sz="4" w:space="0" w:color="000000"/>
            </w:tcBorders>
          </w:tcPr>
          <w:p w14:paraId="76C8DED7" w14:textId="77777777" w:rsidR="00474D3E" w:rsidRPr="00297833" w:rsidRDefault="00474D3E" w:rsidP="00474D3E">
            <w:pPr>
              <w:spacing w:after="0"/>
              <w:rPr>
                <w:rFonts w:eastAsia="Calibri" w:cs="Times New Roman"/>
                <w:w w:val="105"/>
              </w:rPr>
            </w:pPr>
            <w:r w:rsidRPr="00297833">
              <w:rPr>
                <w:rFonts w:cs="Arial"/>
              </w:rPr>
              <w:t>Please describe the impact of loosing access</w:t>
            </w:r>
            <w:r w:rsidRPr="00BE068B">
              <w:rPr>
                <w:rFonts w:ascii="Gill Sans MT" w:hAnsi="Gill Sans MT" w:cs="Arial"/>
                <w:highlight w:val="lightGray"/>
              </w:rPr>
              <w:t xml:space="preserve"> to the forest</w:t>
            </w:r>
            <w:r w:rsidRPr="00297833">
              <w:rPr>
                <w:rFonts w:cs="Arial"/>
              </w:rPr>
              <w:t xml:space="preserve"> on your household.  </w:t>
            </w:r>
          </w:p>
        </w:tc>
        <w:tc>
          <w:tcPr>
            <w:tcW w:w="4952" w:type="dxa"/>
            <w:tcBorders>
              <w:top w:val="single" w:sz="4" w:space="0" w:color="000000"/>
              <w:bottom w:val="single" w:sz="4" w:space="0" w:color="000000"/>
              <w:right w:val="single" w:sz="18" w:space="0" w:color="000000"/>
            </w:tcBorders>
          </w:tcPr>
          <w:p w14:paraId="1319D372" w14:textId="77777777" w:rsidR="00474D3E" w:rsidRPr="00BE068B" w:rsidRDefault="00474D3E" w:rsidP="00474D3E">
            <w:pPr>
              <w:spacing w:after="0"/>
              <w:rPr>
                <w:rFonts w:ascii="Gill Sans MT" w:hAnsi="Gill Sans MT"/>
              </w:rPr>
            </w:pPr>
          </w:p>
          <w:p w14:paraId="60D18146" w14:textId="77777777" w:rsidR="00474D3E" w:rsidRPr="00BE068B" w:rsidRDefault="00474D3E" w:rsidP="00474D3E">
            <w:pPr>
              <w:spacing w:after="0"/>
              <w:rPr>
                <w:rFonts w:ascii="Gill Sans MT" w:hAnsi="Gill Sans MT"/>
              </w:rPr>
            </w:pPr>
          </w:p>
        </w:tc>
        <w:tc>
          <w:tcPr>
            <w:tcW w:w="900" w:type="dxa"/>
            <w:tcBorders>
              <w:top w:val="single" w:sz="18" w:space="0" w:color="000000"/>
              <w:left w:val="single" w:sz="18" w:space="0" w:color="000000"/>
              <w:bottom w:val="single" w:sz="18" w:space="0" w:color="000000"/>
              <w:right w:val="single" w:sz="18" w:space="0" w:color="000000"/>
            </w:tcBorders>
          </w:tcPr>
          <w:p w14:paraId="6059317F" w14:textId="77777777" w:rsidR="00474D3E" w:rsidRPr="00BE068B" w:rsidRDefault="00474D3E" w:rsidP="00474D3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bl>
    <w:p w14:paraId="19ACE1F4" w14:textId="77777777" w:rsidR="00474D3E" w:rsidRDefault="00474D3E">
      <w:pPr>
        <w:rPr>
          <w:rFonts w:ascii="Gill Sans MT" w:hAnsi="Gill Sans MT"/>
        </w:rPr>
      </w:pPr>
    </w:p>
    <w:p w14:paraId="4A7B5F07" w14:textId="77777777" w:rsidR="00474D3E" w:rsidRDefault="00474D3E">
      <w:pPr>
        <w:rPr>
          <w:rFonts w:ascii="Gill Sans MT" w:hAnsi="Gill Sans MT"/>
        </w:rPr>
      </w:pPr>
    </w:p>
    <w:p w14:paraId="79F9627C" w14:textId="77777777" w:rsidR="00474D3E" w:rsidRDefault="00474D3E">
      <w:pPr>
        <w:rPr>
          <w:rFonts w:ascii="Gill Sans MT" w:hAnsi="Gill Sans MT"/>
        </w:rPr>
      </w:pPr>
    </w:p>
    <w:p w14:paraId="6F44322B" w14:textId="77777777" w:rsidR="00474D3E" w:rsidRDefault="00474D3E">
      <w:pPr>
        <w:rPr>
          <w:rFonts w:ascii="Gill Sans MT" w:hAnsi="Gill Sans MT"/>
        </w:rPr>
      </w:pPr>
    </w:p>
    <w:p w14:paraId="1864FDEF" w14:textId="77777777" w:rsidR="00474D3E" w:rsidRDefault="00474D3E">
      <w:pPr>
        <w:rPr>
          <w:rFonts w:ascii="Gill Sans MT" w:hAnsi="Gill Sans MT"/>
        </w:rPr>
      </w:pPr>
    </w:p>
    <w:p w14:paraId="3882DEDD" w14:textId="0FAC863A" w:rsidR="004A7491" w:rsidRDefault="004A7491">
      <w:pPr>
        <w:rPr>
          <w:rFonts w:ascii="Gill Sans MT" w:hAnsi="Gill Sans MT"/>
        </w:rPr>
      </w:pPr>
      <w:r>
        <w:rPr>
          <w:rFonts w:ascii="Gill Sans MT" w:hAnsi="Gill Sans MT"/>
        </w:rPr>
        <w:br w:type="page"/>
      </w:r>
    </w:p>
    <w:p w14:paraId="00AA120C" w14:textId="77777777" w:rsidR="00474D3E" w:rsidRDefault="00474D3E">
      <w:pPr>
        <w:rPr>
          <w:rFonts w:ascii="Gill Sans MT" w:hAnsi="Gill Sans MT"/>
        </w:rPr>
      </w:pPr>
    </w:p>
    <w:p w14:paraId="582E4D4A" w14:textId="4DF67546" w:rsidR="00CE542E" w:rsidRPr="00BE068B" w:rsidRDefault="006E721F" w:rsidP="001512DD">
      <w:pPr>
        <w:spacing w:after="0" w:line="240" w:lineRule="auto"/>
        <w:contextualSpacing/>
        <w:rPr>
          <w:rFonts w:ascii="Gill Sans MT" w:eastAsia="Calibri" w:hAnsi="Gill Sans MT" w:cs="TimesNewRomanPSMT"/>
        </w:rPr>
      </w:pPr>
      <w:r>
        <w:rPr>
          <w:rFonts w:ascii="Gill Sans MT" w:hAnsi="Gill Sans MT"/>
          <w:b/>
        </w:rPr>
        <w:t xml:space="preserve">FOREST PRODUCTS </w:t>
      </w:r>
    </w:p>
    <w:p w14:paraId="44A2C990" w14:textId="609AD283" w:rsidR="00020B58" w:rsidRPr="00BE068B" w:rsidRDefault="00020B58" w:rsidP="001512DD">
      <w:pPr>
        <w:spacing w:after="0" w:line="240" w:lineRule="auto"/>
        <w:contextualSpacing/>
        <w:rPr>
          <w:rFonts w:ascii="Gill Sans MT" w:eastAsia="Calibri" w:hAnsi="Gill Sans MT" w:cs="TimesNewRomanPSMT"/>
        </w:rPr>
      </w:pPr>
      <w:r w:rsidRPr="00BE068B">
        <w:rPr>
          <w:rFonts w:ascii="Gill Sans MT" w:eastAsia="Calibri" w:hAnsi="Gill Sans MT" w:cs="TimesNewRomanPSMT"/>
        </w:rPr>
        <w:t xml:space="preserve">We would like to ask you about wild products that members of your household </w:t>
      </w:r>
      <w:r w:rsidR="006E721F">
        <w:rPr>
          <w:rFonts w:ascii="Gill Sans MT" w:eastAsia="Calibri" w:hAnsi="Gill Sans MT" w:cs="TimesNewRomanPSMT"/>
        </w:rPr>
        <w:t xml:space="preserve">collect from the forests. </w:t>
      </w:r>
      <w:r w:rsidR="00FA5477" w:rsidRPr="00BE068B">
        <w:rPr>
          <w:rFonts w:ascii="Gill Sans MT" w:eastAsia="Calibri" w:hAnsi="Gill Sans MT" w:cs="TimesNewRomanPSMT"/>
        </w:rPr>
        <w:t xml:space="preserve"> </w:t>
      </w:r>
    </w:p>
    <w:tbl>
      <w:tblPr>
        <w:tblStyle w:val="TableGrid"/>
        <w:tblpPr w:leftFromText="180" w:rightFromText="180" w:vertAnchor="text" w:horzAnchor="page" w:tblpX="1189" w:tblpY="361"/>
        <w:tblOverlap w:val="never"/>
        <w:tblW w:w="12618" w:type="dxa"/>
        <w:tblLook w:val="04A0" w:firstRow="1" w:lastRow="0" w:firstColumn="1" w:lastColumn="0" w:noHBand="0" w:noVBand="1"/>
      </w:tblPr>
      <w:tblGrid>
        <w:gridCol w:w="458"/>
        <w:gridCol w:w="2114"/>
        <w:gridCol w:w="2073"/>
        <w:gridCol w:w="1027"/>
        <w:gridCol w:w="746"/>
        <w:gridCol w:w="1367"/>
        <w:gridCol w:w="1096"/>
        <w:gridCol w:w="771"/>
        <w:gridCol w:w="1423"/>
        <w:gridCol w:w="1543"/>
      </w:tblGrid>
      <w:tr w:rsidR="001D470B" w:rsidRPr="00BE068B" w14:paraId="5D15891C" w14:textId="77777777" w:rsidTr="001D470B">
        <w:tc>
          <w:tcPr>
            <w:tcW w:w="468" w:type="dxa"/>
          </w:tcPr>
          <w:p w14:paraId="5F9E4EEC" w14:textId="77777777" w:rsidR="001D470B" w:rsidRPr="00BE068B" w:rsidRDefault="001D470B" w:rsidP="001D470B">
            <w:pPr>
              <w:rPr>
                <w:rFonts w:ascii="Gill Sans MT" w:hAnsi="Gill Sans MT"/>
                <w:b/>
                <w:sz w:val="20"/>
                <w:szCs w:val="20"/>
              </w:rPr>
            </w:pPr>
          </w:p>
        </w:tc>
        <w:tc>
          <w:tcPr>
            <w:tcW w:w="2204" w:type="dxa"/>
          </w:tcPr>
          <w:p w14:paraId="5746A579" w14:textId="77777777" w:rsidR="001D470B" w:rsidRPr="00BE068B" w:rsidRDefault="001D470B" w:rsidP="001D470B">
            <w:pPr>
              <w:rPr>
                <w:rFonts w:ascii="Gill Sans MT" w:hAnsi="Gill Sans MT"/>
                <w:b/>
                <w:sz w:val="20"/>
                <w:szCs w:val="20"/>
              </w:rPr>
            </w:pPr>
          </w:p>
        </w:tc>
        <w:tc>
          <w:tcPr>
            <w:tcW w:w="2192" w:type="dxa"/>
          </w:tcPr>
          <w:p w14:paraId="4C4708D2"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K.3 </w:t>
            </w:r>
          </w:p>
        </w:tc>
        <w:tc>
          <w:tcPr>
            <w:tcW w:w="974" w:type="dxa"/>
          </w:tcPr>
          <w:p w14:paraId="5C2A2F69"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K.4</w:t>
            </w:r>
          </w:p>
        </w:tc>
        <w:tc>
          <w:tcPr>
            <w:tcW w:w="766" w:type="dxa"/>
          </w:tcPr>
          <w:p w14:paraId="5969C827"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K.4b</w:t>
            </w:r>
          </w:p>
        </w:tc>
        <w:tc>
          <w:tcPr>
            <w:tcW w:w="1433" w:type="dxa"/>
          </w:tcPr>
          <w:p w14:paraId="4A30676B"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K.5</w:t>
            </w:r>
          </w:p>
        </w:tc>
        <w:tc>
          <w:tcPr>
            <w:tcW w:w="1058" w:type="dxa"/>
          </w:tcPr>
          <w:p w14:paraId="3DFC5940"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K.6</w:t>
            </w:r>
          </w:p>
        </w:tc>
        <w:tc>
          <w:tcPr>
            <w:tcW w:w="783" w:type="dxa"/>
          </w:tcPr>
          <w:p w14:paraId="14F8BCE0"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K.7</w:t>
            </w:r>
          </w:p>
        </w:tc>
        <w:tc>
          <w:tcPr>
            <w:tcW w:w="1150" w:type="dxa"/>
          </w:tcPr>
          <w:p w14:paraId="2572A1F0"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K.8</w:t>
            </w:r>
          </w:p>
        </w:tc>
        <w:tc>
          <w:tcPr>
            <w:tcW w:w="1590" w:type="dxa"/>
          </w:tcPr>
          <w:p w14:paraId="39BB2F62"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K.9</w:t>
            </w:r>
          </w:p>
        </w:tc>
      </w:tr>
      <w:tr w:rsidR="001D470B" w:rsidRPr="00BE068B" w14:paraId="3141A48B" w14:textId="77777777" w:rsidTr="001D470B">
        <w:tc>
          <w:tcPr>
            <w:tcW w:w="468" w:type="dxa"/>
          </w:tcPr>
          <w:p w14:paraId="1E39CE17" w14:textId="77777777" w:rsidR="001D470B" w:rsidRPr="00BE068B" w:rsidRDefault="001D470B" w:rsidP="001D470B">
            <w:pPr>
              <w:rPr>
                <w:rFonts w:ascii="Gill Sans MT" w:hAnsi="Gill Sans MT"/>
                <w:b/>
                <w:sz w:val="20"/>
                <w:szCs w:val="20"/>
              </w:rPr>
            </w:pPr>
          </w:p>
        </w:tc>
        <w:tc>
          <w:tcPr>
            <w:tcW w:w="2204" w:type="dxa"/>
          </w:tcPr>
          <w:p w14:paraId="2AA416CF" w14:textId="77777777" w:rsidR="001D470B" w:rsidRPr="00BE068B" w:rsidRDefault="001D470B" w:rsidP="001D470B">
            <w:pPr>
              <w:rPr>
                <w:rFonts w:ascii="Gill Sans MT" w:hAnsi="Gill Sans MT"/>
                <w:b/>
                <w:sz w:val="20"/>
                <w:szCs w:val="20"/>
              </w:rPr>
            </w:pPr>
            <w:r w:rsidRPr="00BE068B">
              <w:rPr>
                <w:rFonts w:ascii="Gill Sans MT" w:hAnsi="Gill Sans MT"/>
                <w:b/>
                <w:sz w:val="20"/>
                <w:szCs w:val="20"/>
              </w:rPr>
              <w:t>Wood/forest product</w:t>
            </w:r>
          </w:p>
        </w:tc>
        <w:tc>
          <w:tcPr>
            <w:tcW w:w="2192" w:type="dxa"/>
          </w:tcPr>
          <w:p w14:paraId="740BBD7E"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In the last 12 months, has &lt;product&gt; contributed to your household income?</w:t>
            </w:r>
          </w:p>
          <w:p w14:paraId="017170C1"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0=No</w:t>
            </w:r>
          </w:p>
          <w:p w14:paraId="77FF57D4"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 1=Yes</w:t>
            </w:r>
          </w:p>
          <w:p w14:paraId="19D9574E"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If 0, skip to next activity</w:t>
            </w:r>
          </w:p>
        </w:tc>
        <w:tc>
          <w:tcPr>
            <w:tcW w:w="974" w:type="dxa"/>
          </w:tcPr>
          <w:p w14:paraId="41F710F2" w14:textId="77777777" w:rsidR="001D470B" w:rsidRPr="00BE068B" w:rsidRDefault="001D470B" w:rsidP="001D470B">
            <w:pPr>
              <w:rPr>
                <w:rFonts w:ascii="Gill Sans MT" w:hAnsi="Gill Sans MT"/>
                <w:sz w:val="20"/>
                <w:szCs w:val="20"/>
              </w:rPr>
            </w:pPr>
            <w:r>
              <w:rPr>
                <w:rFonts w:ascii="Gill Sans MT" w:hAnsi="Gill Sans MT"/>
                <w:sz w:val="20"/>
                <w:szCs w:val="20"/>
              </w:rPr>
              <w:t>On average, w</w:t>
            </w:r>
            <w:r w:rsidRPr="00BE068B">
              <w:rPr>
                <w:rFonts w:ascii="Gill Sans MT" w:hAnsi="Gill Sans MT"/>
                <w:sz w:val="20"/>
                <w:szCs w:val="20"/>
              </w:rPr>
              <w:t>hat quantity do you collect</w:t>
            </w:r>
            <w:r>
              <w:rPr>
                <w:rFonts w:ascii="Gill Sans MT" w:hAnsi="Gill Sans MT"/>
                <w:sz w:val="20"/>
                <w:szCs w:val="20"/>
              </w:rPr>
              <w:t xml:space="preserve"> in a MONTH</w:t>
            </w:r>
            <w:r w:rsidRPr="00BE068B">
              <w:rPr>
                <w:rFonts w:ascii="Gill Sans MT" w:hAnsi="Gill Sans MT"/>
                <w:sz w:val="20"/>
                <w:szCs w:val="20"/>
              </w:rPr>
              <w:t xml:space="preserve">? </w:t>
            </w:r>
          </w:p>
        </w:tc>
        <w:tc>
          <w:tcPr>
            <w:tcW w:w="766" w:type="dxa"/>
          </w:tcPr>
          <w:p w14:paraId="3E51E3F0"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Unit</w:t>
            </w:r>
          </w:p>
        </w:tc>
        <w:tc>
          <w:tcPr>
            <w:tcW w:w="1433" w:type="dxa"/>
          </w:tcPr>
          <w:p w14:paraId="66A247BA" w14:textId="77777777" w:rsidR="001D470B" w:rsidRPr="00BE068B" w:rsidRDefault="001D470B" w:rsidP="001D470B">
            <w:pPr>
              <w:rPr>
                <w:rFonts w:ascii="Gill Sans MT" w:hAnsi="Gill Sans MT"/>
                <w:sz w:val="20"/>
                <w:szCs w:val="20"/>
              </w:rPr>
            </w:pPr>
            <w:r>
              <w:rPr>
                <w:rFonts w:ascii="Gill Sans MT" w:hAnsi="Gill Sans MT"/>
                <w:sz w:val="20"/>
                <w:szCs w:val="20"/>
              </w:rPr>
              <w:t>Is this product</w:t>
            </w:r>
            <w:r w:rsidRPr="00BE068B">
              <w:rPr>
                <w:rFonts w:ascii="Gill Sans MT" w:hAnsi="Gill Sans MT"/>
                <w:sz w:val="20"/>
                <w:szCs w:val="20"/>
              </w:rPr>
              <w:t xml:space="preserve"> sold?</w:t>
            </w:r>
          </w:p>
          <w:p w14:paraId="7AA686BB"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0=No</w:t>
            </w:r>
          </w:p>
          <w:p w14:paraId="618B9DCE"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1=Yes</w:t>
            </w:r>
          </w:p>
          <w:p w14:paraId="4431DB00"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If 0, skip to next product</w:t>
            </w:r>
          </w:p>
        </w:tc>
        <w:tc>
          <w:tcPr>
            <w:tcW w:w="1058" w:type="dxa"/>
          </w:tcPr>
          <w:p w14:paraId="47AB6FCF"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Where is &lt;product&gt; sold?</w:t>
            </w:r>
          </w:p>
        </w:tc>
        <w:tc>
          <w:tcPr>
            <w:tcW w:w="783" w:type="dxa"/>
          </w:tcPr>
          <w:p w14:paraId="16ED25C1"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What is the price per unit sold? </w:t>
            </w:r>
          </w:p>
        </w:tc>
        <w:tc>
          <w:tcPr>
            <w:tcW w:w="1150" w:type="dxa"/>
          </w:tcPr>
          <w:p w14:paraId="22CE1084" w14:textId="77777777" w:rsidR="001D470B" w:rsidRPr="00BE068B" w:rsidRDefault="001D470B" w:rsidP="001D470B">
            <w:pPr>
              <w:rPr>
                <w:rFonts w:ascii="Gill Sans MT" w:hAnsi="Gill Sans MT"/>
                <w:sz w:val="20"/>
                <w:szCs w:val="20"/>
              </w:rPr>
            </w:pPr>
            <w:commentRangeStart w:id="177"/>
            <w:r w:rsidRPr="00BE068B">
              <w:rPr>
                <w:rFonts w:ascii="Gill Sans MT" w:hAnsi="Gill Sans MT"/>
                <w:sz w:val="20"/>
                <w:szCs w:val="20"/>
              </w:rPr>
              <w:t>What is your total income from selling  &lt;product&gt;?</w:t>
            </w:r>
            <w:commentRangeEnd w:id="177"/>
            <w:r w:rsidR="00116982">
              <w:rPr>
                <w:rStyle w:val="CommentReference"/>
              </w:rPr>
              <w:commentReference w:id="177"/>
            </w:r>
          </w:p>
        </w:tc>
        <w:tc>
          <w:tcPr>
            <w:tcW w:w="1590" w:type="dxa"/>
          </w:tcPr>
          <w:p w14:paraId="31399A4A" w14:textId="77777777" w:rsidR="001D470B" w:rsidRDefault="001D470B" w:rsidP="001D470B">
            <w:pPr>
              <w:rPr>
                <w:ins w:id="178" w:author="Heather Huntington" w:date="2014-11-17T20:00:00Z"/>
                <w:rFonts w:ascii="Gill Sans MT" w:hAnsi="Gill Sans MT"/>
                <w:sz w:val="20"/>
                <w:szCs w:val="20"/>
              </w:rPr>
            </w:pPr>
            <w:r w:rsidRPr="00BE068B">
              <w:rPr>
                <w:rFonts w:ascii="Gill Sans MT" w:hAnsi="Gill Sans MT"/>
                <w:sz w:val="20"/>
                <w:szCs w:val="20"/>
              </w:rPr>
              <w:t xml:space="preserve">Which household </w:t>
            </w:r>
            <w:commentRangeStart w:id="179"/>
            <w:r w:rsidRPr="00BE068B">
              <w:rPr>
                <w:rFonts w:ascii="Gill Sans MT" w:hAnsi="Gill Sans MT"/>
                <w:sz w:val="20"/>
                <w:szCs w:val="20"/>
              </w:rPr>
              <w:t xml:space="preserve">member </w:t>
            </w:r>
            <w:commentRangeEnd w:id="179"/>
            <w:r w:rsidR="000450B6">
              <w:rPr>
                <w:rStyle w:val="CommentReference"/>
              </w:rPr>
              <w:commentReference w:id="179"/>
            </w:r>
            <w:r>
              <w:rPr>
                <w:rFonts w:ascii="Gill Sans MT" w:hAnsi="Gill Sans MT"/>
                <w:sz w:val="20"/>
                <w:szCs w:val="20"/>
              </w:rPr>
              <w:t>collects the product?</w:t>
            </w:r>
          </w:p>
          <w:p w14:paraId="09E0E5B9" w14:textId="77777777" w:rsidR="00B933AD" w:rsidRDefault="00B933AD" w:rsidP="001D470B">
            <w:pPr>
              <w:rPr>
                <w:ins w:id="180" w:author="Heather Huntington" w:date="2014-11-17T20:00:00Z"/>
                <w:rFonts w:ascii="Gill Sans MT" w:hAnsi="Gill Sans MT"/>
                <w:sz w:val="20"/>
                <w:szCs w:val="20"/>
              </w:rPr>
            </w:pPr>
          </w:p>
          <w:p w14:paraId="565C62A8" w14:textId="4866C66E" w:rsidR="00B933AD" w:rsidRPr="00BE068B" w:rsidRDefault="00B933AD" w:rsidP="001D470B">
            <w:pPr>
              <w:rPr>
                <w:rFonts w:ascii="Gill Sans MT" w:hAnsi="Gill Sans MT"/>
                <w:sz w:val="20"/>
                <w:szCs w:val="20"/>
              </w:rPr>
            </w:pPr>
            <w:ins w:id="181" w:author="Heather Huntington" w:date="2014-11-17T20:00:00Z">
              <w:r>
                <w:rPr>
                  <w:rFonts w:ascii="Gill Sans MT" w:hAnsi="Gill Sans MT"/>
                  <w:sz w:val="20"/>
                  <w:szCs w:val="20"/>
                </w:rPr>
                <w:t>Enumerator - Please refer to HH roster codes</w:t>
              </w:r>
            </w:ins>
          </w:p>
        </w:tc>
      </w:tr>
      <w:tr w:rsidR="001D470B" w:rsidRPr="00BE068B" w14:paraId="3001056C" w14:textId="77777777" w:rsidTr="001D470B">
        <w:tc>
          <w:tcPr>
            <w:tcW w:w="468" w:type="dxa"/>
          </w:tcPr>
          <w:p w14:paraId="3E523659" w14:textId="77777777" w:rsidR="001D470B" w:rsidRPr="00BE068B" w:rsidRDefault="001D470B" w:rsidP="001D470B">
            <w:pPr>
              <w:rPr>
                <w:rFonts w:ascii="Gill Sans MT" w:hAnsi="Gill Sans MT"/>
              </w:rPr>
            </w:pPr>
            <w:proofErr w:type="gramStart"/>
            <w:r w:rsidRPr="00BE068B">
              <w:rPr>
                <w:rFonts w:ascii="Gill Sans MT" w:hAnsi="Gill Sans MT"/>
              </w:rPr>
              <w:t>a</w:t>
            </w:r>
            <w:proofErr w:type="gramEnd"/>
          </w:p>
        </w:tc>
        <w:tc>
          <w:tcPr>
            <w:tcW w:w="2204" w:type="dxa"/>
          </w:tcPr>
          <w:p w14:paraId="72FBC39A" w14:textId="77777777" w:rsidR="001D470B" w:rsidRPr="00BE068B" w:rsidRDefault="001D470B" w:rsidP="001D470B">
            <w:pPr>
              <w:rPr>
                <w:rFonts w:ascii="Gill Sans MT" w:hAnsi="Gill Sans MT"/>
              </w:rPr>
            </w:pPr>
            <w:r>
              <w:rPr>
                <w:rFonts w:ascii="Gill Sans MT" w:hAnsi="Gill Sans MT"/>
              </w:rPr>
              <w:t>Timber</w:t>
            </w:r>
          </w:p>
        </w:tc>
        <w:tc>
          <w:tcPr>
            <w:tcW w:w="2192" w:type="dxa"/>
          </w:tcPr>
          <w:p w14:paraId="3F8BF1E4" w14:textId="77777777" w:rsidR="001D470B" w:rsidRPr="00BE068B" w:rsidRDefault="001D470B" w:rsidP="001D470B">
            <w:pPr>
              <w:rPr>
                <w:rFonts w:ascii="Gill Sans MT" w:hAnsi="Gill Sans MT"/>
              </w:rPr>
            </w:pPr>
          </w:p>
        </w:tc>
        <w:tc>
          <w:tcPr>
            <w:tcW w:w="974" w:type="dxa"/>
          </w:tcPr>
          <w:p w14:paraId="76CB96E9" w14:textId="77777777" w:rsidR="001D470B" w:rsidRPr="00BE068B" w:rsidRDefault="001D470B" w:rsidP="001D470B">
            <w:pPr>
              <w:rPr>
                <w:rFonts w:ascii="Gill Sans MT" w:hAnsi="Gill Sans MT"/>
              </w:rPr>
            </w:pPr>
          </w:p>
        </w:tc>
        <w:tc>
          <w:tcPr>
            <w:tcW w:w="766" w:type="dxa"/>
          </w:tcPr>
          <w:p w14:paraId="7B6955BD" w14:textId="77777777" w:rsidR="001D470B" w:rsidRPr="00BE068B" w:rsidRDefault="001D470B" w:rsidP="001D470B">
            <w:pPr>
              <w:rPr>
                <w:rFonts w:ascii="Gill Sans MT" w:hAnsi="Gill Sans MT"/>
              </w:rPr>
            </w:pPr>
          </w:p>
        </w:tc>
        <w:tc>
          <w:tcPr>
            <w:tcW w:w="1433" w:type="dxa"/>
          </w:tcPr>
          <w:p w14:paraId="130B1F7C" w14:textId="77777777" w:rsidR="001D470B" w:rsidRPr="00BE068B" w:rsidRDefault="001D470B" w:rsidP="001D470B">
            <w:pPr>
              <w:rPr>
                <w:rFonts w:ascii="Gill Sans MT" w:hAnsi="Gill Sans MT"/>
              </w:rPr>
            </w:pPr>
          </w:p>
        </w:tc>
        <w:tc>
          <w:tcPr>
            <w:tcW w:w="1058" w:type="dxa"/>
          </w:tcPr>
          <w:p w14:paraId="2CC39A36" w14:textId="77777777" w:rsidR="001D470B" w:rsidRPr="00BE068B" w:rsidRDefault="001D470B" w:rsidP="001D470B">
            <w:pPr>
              <w:rPr>
                <w:rFonts w:ascii="Gill Sans MT" w:hAnsi="Gill Sans MT"/>
              </w:rPr>
            </w:pPr>
          </w:p>
        </w:tc>
        <w:tc>
          <w:tcPr>
            <w:tcW w:w="783" w:type="dxa"/>
          </w:tcPr>
          <w:p w14:paraId="66FFCC00" w14:textId="77777777" w:rsidR="001D470B" w:rsidRPr="00BE068B" w:rsidRDefault="001D470B" w:rsidP="001D470B">
            <w:pPr>
              <w:rPr>
                <w:rFonts w:ascii="Gill Sans MT" w:hAnsi="Gill Sans MT"/>
              </w:rPr>
            </w:pPr>
          </w:p>
        </w:tc>
        <w:tc>
          <w:tcPr>
            <w:tcW w:w="1150" w:type="dxa"/>
          </w:tcPr>
          <w:p w14:paraId="7E4219A7" w14:textId="77777777" w:rsidR="001D470B" w:rsidRPr="00BE068B" w:rsidRDefault="001D470B" w:rsidP="001D470B">
            <w:pPr>
              <w:rPr>
                <w:rFonts w:ascii="Gill Sans MT" w:hAnsi="Gill Sans MT"/>
              </w:rPr>
            </w:pPr>
          </w:p>
        </w:tc>
        <w:tc>
          <w:tcPr>
            <w:tcW w:w="1590" w:type="dxa"/>
          </w:tcPr>
          <w:p w14:paraId="48DF0CF6" w14:textId="77777777" w:rsidR="001D470B" w:rsidRPr="00BE068B" w:rsidRDefault="001D470B" w:rsidP="001D470B">
            <w:pPr>
              <w:rPr>
                <w:rFonts w:ascii="Gill Sans MT" w:hAnsi="Gill Sans MT"/>
              </w:rPr>
            </w:pPr>
          </w:p>
        </w:tc>
      </w:tr>
      <w:tr w:rsidR="001D470B" w:rsidRPr="00BE068B" w14:paraId="43E0AC98" w14:textId="77777777" w:rsidTr="001D470B">
        <w:tc>
          <w:tcPr>
            <w:tcW w:w="468" w:type="dxa"/>
          </w:tcPr>
          <w:p w14:paraId="3239C1B9" w14:textId="77777777" w:rsidR="001D470B" w:rsidRPr="00BE068B" w:rsidRDefault="001D470B" w:rsidP="001D470B">
            <w:pPr>
              <w:rPr>
                <w:rFonts w:ascii="Gill Sans MT" w:hAnsi="Gill Sans MT"/>
              </w:rPr>
            </w:pPr>
            <w:proofErr w:type="gramStart"/>
            <w:r w:rsidRPr="00BE068B">
              <w:rPr>
                <w:rFonts w:ascii="Gill Sans MT" w:hAnsi="Gill Sans MT"/>
              </w:rPr>
              <w:t>b</w:t>
            </w:r>
            <w:proofErr w:type="gramEnd"/>
          </w:p>
        </w:tc>
        <w:tc>
          <w:tcPr>
            <w:tcW w:w="2204" w:type="dxa"/>
          </w:tcPr>
          <w:p w14:paraId="6CC9A69A" w14:textId="77777777" w:rsidR="001D470B" w:rsidRPr="00BE068B" w:rsidRDefault="001D470B" w:rsidP="001D470B">
            <w:pPr>
              <w:rPr>
                <w:rFonts w:ascii="Gill Sans MT" w:hAnsi="Gill Sans MT"/>
              </w:rPr>
            </w:pPr>
            <w:r w:rsidRPr="00BE068B">
              <w:rPr>
                <w:rFonts w:ascii="Gill Sans MT" w:hAnsi="Gill Sans MT"/>
              </w:rPr>
              <w:t>Fuel wood</w:t>
            </w:r>
          </w:p>
        </w:tc>
        <w:tc>
          <w:tcPr>
            <w:tcW w:w="2192" w:type="dxa"/>
          </w:tcPr>
          <w:p w14:paraId="0F095E54" w14:textId="77777777" w:rsidR="001D470B" w:rsidRPr="00BE068B" w:rsidRDefault="001D470B" w:rsidP="001D470B">
            <w:pPr>
              <w:rPr>
                <w:rFonts w:ascii="Gill Sans MT" w:hAnsi="Gill Sans MT"/>
              </w:rPr>
            </w:pPr>
          </w:p>
        </w:tc>
        <w:tc>
          <w:tcPr>
            <w:tcW w:w="974" w:type="dxa"/>
          </w:tcPr>
          <w:p w14:paraId="75748412" w14:textId="77777777" w:rsidR="001D470B" w:rsidRPr="00BE068B" w:rsidRDefault="001D470B" w:rsidP="001D470B">
            <w:pPr>
              <w:rPr>
                <w:rFonts w:ascii="Gill Sans MT" w:hAnsi="Gill Sans MT"/>
              </w:rPr>
            </w:pPr>
          </w:p>
        </w:tc>
        <w:tc>
          <w:tcPr>
            <w:tcW w:w="766" w:type="dxa"/>
          </w:tcPr>
          <w:p w14:paraId="11FB924A" w14:textId="77777777" w:rsidR="001D470B" w:rsidRPr="00BE068B" w:rsidRDefault="001D470B" w:rsidP="001D470B">
            <w:pPr>
              <w:rPr>
                <w:rFonts w:ascii="Gill Sans MT" w:hAnsi="Gill Sans MT"/>
              </w:rPr>
            </w:pPr>
          </w:p>
        </w:tc>
        <w:tc>
          <w:tcPr>
            <w:tcW w:w="1433" w:type="dxa"/>
          </w:tcPr>
          <w:p w14:paraId="7B27DC26" w14:textId="77777777" w:rsidR="001D470B" w:rsidRPr="00BE068B" w:rsidRDefault="001D470B" w:rsidP="001D470B">
            <w:pPr>
              <w:rPr>
                <w:rFonts w:ascii="Gill Sans MT" w:hAnsi="Gill Sans MT"/>
              </w:rPr>
            </w:pPr>
          </w:p>
        </w:tc>
        <w:tc>
          <w:tcPr>
            <w:tcW w:w="1058" w:type="dxa"/>
          </w:tcPr>
          <w:p w14:paraId="433591A5" w14:textId="77777777" w:rsidR="001D470B" w:rsidRPr="00BE068B" w:rsidRDefault="001D470B" w:rsidP="001D470B">
            <w:pPr>
              <w:rPr>
                <w:rFonts w:ascii="Gill Sans MT" w:hAnsi="Gill Sans MT"/>
              </w:rPr>
            </w:pPr>
          </w:p>
        </w:tc>
        <w:tc>
          <w:tcPr>
            <w:tcW w:w="783" w:type="dxa"/>
          </w:tcPr>
          <w:p w14:paraId="792139E2" w14:textId="77777777" w:rsidR="001D470B" w:rsidRPr="00BE068B" w:rsidRDefault="001D470B" w:rsidP="001D470B">
            <w:pPr>
              <w:rPr>
                <w:rFonts w:ascii="Gill Sans MT" w:hAnsi="Gill Sans MT"/>
              </w:rPr>
            </w:pPr>
          </w:p>
        </w:tc>
        <w:tc>
          <w:tcPr>
            <w:tcW w:w="1150" w:type="dxa"/>
          </w:tcPr>
          <w:p w14:paraId="0AB6963B" w14:textId="77777777" w:rsidR="001D470B" w:rsidRPr="00BE068B" w:rsidRDefault="001D470B" w:rsidP="001D470B">
            <w:pPr>
              <w:rPr>
                <w:rFonts w:ascii="Gill Sans MT" w:hAnsi="Gill Sans MT"/>
              </w:rPr>
            </w:pPr>
          </w:p>
        </w:tc>
        <w:tc>
          <w:tcPr>
            <w:tcW w:w="1590" w:type="dxa"/>
          </w:tcPr>
          <w:p w14:paraId="19AE041E" w14:textId="77777777" w:rsidR="001D470B" w:rsidRPr="00BE068B" w:rsidRDefault="001D470B" w:rsidP="001D470B">
            <w:pPr>
              <w:rPr>
                <w:rFonts w:ascii="Gill Sans MT" w:hAnsi="Gill Sans MT"/>
              </w:rPr>
            </w:pPr>
          </w:p>
        </w:tc>
      </w:tr>
      <w:tr w:rsidR="001D470B" w:rsidRPr="00BE068B" w14:paraId="7B7C1C8E" w14:textId="77777777" w:rsidTr="001D470B">
        <w:tc>
          <w:tcPr>
            <w:tcW w:w="468" w:type="dxa"/>
          </w:tcPr>
          <w:p w14:paraId="1D4A17D1" w14:textId="77777777" w:rsidR="001D470B" w:rsidRPr="00BE068B" w:rsidRDefault="001D470B" w:rsidP="001D470B">
            <w:pPr>
              <w:rPr>
                <w:rFonts w:ascii="Gill Sans MT" w:hAnsi="Gill Sans MT"/>
              </w:rPr>
            </w:pPr>
            <w:proofErr w:type="gramStart"/>
            <w:r w:rsidRPr="00BE068B">
              <w:rPr>
                <w:rFonts w:ascii="Gill Sans MT" w:hAnsi="Gill Sans MT"/>
              </w:rPr>
              <w:t>c</w:t>
            </w:r>
            <w:proofErr w:type="gramEnd"/>
          </w:p>
        </w:tc>
        <w:tc>
          <w:tcPr>
            <w:tcW w:w="2204" w:type="dxa"/>
          </w:tcPr>
          <w:p w14:paraId="3E80632D" w14:textId="77777777" w:rsidR="001D470B" w:rsidRPr="00BE068B" w:rsidRDefault="001D470B" w:rsidP="001D470B">
            <w:pPr>
              <w:rPr>
                <w:rFonts w:ascii="Gill Sans MT" w:hAnsi="Gill Sans MT"/>
              </w:rPr>
            </w:pPr>
            <w:r w:rsidRPr="00BE068B">
              <w:rPr>
                <w:rFonts w:ascii="Gill Sans MT" w:hAnsi="Gill Sans MT"/>
              </w:rPr>
              <w:t>Charcoal</w:t>
            </w:r>
          </w:p>
        </w:tc>
        <w:tc>
          <w:tcPr>
            <w:tcW w:w="2192" w:type="dxa"/>
          </w:tcPr>
          <w:p w14:paraId="5E697C4E" w14:textId="77777777" w:rsidR="001D470B" w:rsidRPr="00BE068B" w:rsidRDefault="001D470B" w:rsidP="001D470B">
            <w:pPr>
              <w:rPr>
                <w:rFonts w:ascii="Gill Sans MT" w:hAnsi="Gill Sans MT"/>
              </w:rPr>
            </w:pPr>
          </w:p>
        </w:tc>
        <w:tc>
          <w:tcPr>
            <w:tcW w:w="974" w:type="dxa"/>
          </w:tcPr>
          <w:p w14:paraId="0FD296B4" w14:textId="77777777" w:rsidR="001D470B" w:rsidRPr="00BE068B" w:rsidRDefault="001D470B" w:rsidP="001D470B">
            <w:pPr>
              <w:rPr>
                <w:rFonts w:ascii="Gill Sans MT" w:hAnsi="Gill Sans MT"/>
              </w:rPr>
            </w:pPr>
          </w:p>
        </w:tc>
        <w:tc>
          <w:tcPr>
            <w:tcW w:w="766" w:type="dxa"/>
          </w:tcPr>
          <w:p w14:paraId="1CEC2D1E" w14:textId="77777777" w:rsidR="001D470B" w:rsidRPr="00BE068B" w:rsidRDefault="001D470B" w:rsidP="001D470B">
            <w:pPr>
              <w:rPr>
                <w:rFonts w:ascii="Gill Sans MT" w:hAnsi="Gill Sans MT"/>
              </w:rPr>
            </w:pPr>
          </w:p>
        </w:tc>
        <w:tc>
          <w:tcPr>
            <w:tcW w:w="1433" w:type="dxa"/>
          </w:tcPr>
          <w:p w14:paraId="2B8B9471" w14:textId="77777777" w:rsidR="001D470B" w:rsidRPr="00BE068B" w:rsidRDefault="001D470B" w:rsidP="001D470B">
            <w:pPr>
              <w:rPr>
                <w:rFonts w:ascii="Gill Sans MT" w:hAnsi="Gill Sans MT"/>
              </w:rPr>
            </w:pPr>
          </w:p>
        </w:tc>
        <w:tc>
          <w:tcPr>
            <w:tcW w:w="1058" w:type="dxa"/>
          </w:tcPr>
          <w:p w14:paraId="24CA83E7" w14:textId="77777777" w:rsidR="001D470B" w:rsidRPr="00BE068B" w:rsidRDefault="001D470B" w:rsidP="001D470B">
            <w:pPr>
              <w:rPr>
                <w:rFonts w:ascii="Gill Sans MT" w:hAnsi="Gill Sans MT"/>
              </w:rPr>
            </w:pPr>
          </w:p>
        </w:tc>
        <w:tc>
          <w:tcPr>
            <w:tcW w:w="783" w:type="dxa"/>
          </w:tcPr>
          <w:p w14:paraId="0832E806" w14:textId="77777777" w:rsidR="001D470B" w:rsidRPr="00BE068B" w:rsidRDefault="001D470B" w:rsidP="001D470B">
            <w:pPr>
              <w:rPr>
                <w:rFonts w:ascii="Gill Sans MT" w:hAnsi="Gill Sans MT"/>
              </w:rPr>
            </w:pPr>
          </w:p>
        </w:tc>
        <w:tc>
          <w:tcPr>
            <w:tcW w:w="1150" w:type="dxa"/>
          </w:tcPr>
          <w:p w14:paraId="23FBDD03" w14:textId="77777777" w:rsidR="001D470B" w:rsidRPr="00BE068B" w:rsidRDefault="001D470B" w:rsidP="001D470B">
            <w:pPr>
              <w:rPr>
                <w:rFonts w:ascii="Gill Sans MT" w:hAnsi="Gill Sans MT"/>
              </w:rPr>
            </w:pPr>
          </w:p>
        </w:tc>
        <w:tc>
          <w:tcPr>
            <w:tcW w:w="1590" w:type="dxa"/>
          </w:tcPr>
          <w:p w14:paraId="105A83B9" w14:textId="77777777" w:rsidR="001D470B" w:rsidRPr="00BE068B" w:rsidRDefault="001D470B" w:rsidP="001D470B">
            <w:pPr>
              <w:rPr>
                <w:rFonts w:ascii="Gill Sans MT" w:hAnsi="Gill Sans MT"/>
              </w:rPr>
            </w:pPr>
          </w:p>
        </w:tc>
      </w:tr>
      <w:tr w:rsidR="001D470B" w:rsidRPr="00BE068B" w14:paraId="46A02A22" w14:textId="77777777" w:rsidTr="001D470B">
        <w:tc>
          <w:tcPr>
            <w:tcW w:w="468" w:type="dxa"/>
          </w:tcPr>
          <w:p w14:paraId="6360774F" w14:textId="77777777" w:rsidR="001D470B" w:rsidRPr="00BE068B" w:rsidRDefault="001D470B" w:rsidP="001D470B">
            <w:pPr>
              <w:rPr>
                <w:rFonts w:ascii="Gill Sans MT" w:hAnsi="Gill Sans MT"/>
              </w:rPr>
            </w:pPr>
            <w:proofErr w:type="gramStart"/>
            <w:r w:rsidRPr="00BE068B">
              <w:rPr>
                <w:rFonts w:ascii="Gill Sans MT" w:hAnsi="Gill Sans MT"/>
              </w:rPr>
              <w:t>d</w:t>
            </w:r>
            <w:proofErr w:type="gramEnd"/>
          </w:p>
        </w:tc>
        <w:tc>
          <w:tcPr>
            <w:tcW w:w="2204" w:type="dxa"/>
          </w:tcPr>
          <w:p w14:paraId="06CDF821" w14:textId="77777777" w:rsidR="001D470B" w:rsidRPr="00BE068B" w:rsidRDefault="001D470B" w:rsidP="001D470B">
            <w:pPr>
              <w:rPr>
                <w:rFonts w:ascii="Gill Sans MT" w:hAnsi="Gill Sans MT"/>
              </w:rPr>
            </w:pPr>
            <w:r w:rsidRPr="00BE068B">
              <w:rPr>
                <w:rFonts w:ascii="Gill Sans MT" w:hAnsi="Gill Sans MT"/>
              </w:rPr>
              <w:t>Wood for wood carving</w:t>
            </w:r>
          </w:p>
        </w:tc>
        <w:tc>
          <w:tcPr>
            <w:tcW w:w="2192" w:type="dxa"/>
          </w:tcPr>
          <w:p w14:paraId="26B4C914" w14:textId="77777777" w:rsidR="001D470B" w:rsidRPr="00BE068B" w:rsidRDefault="001D470B" w:rsidP="001D470B">
            <w:pPr>
              <w:rPr>
                <w:rFonts w:ascii="Gill Sans MT" w:hAnsi="Gill Sans MT"/>
              </w:rPr>
            </w:pPr>
          </w:p>
        </w:tc>
        <w:tc>
          <w:tcPr>
            <w:tcW w:w="974" w:type="dxa"/>
          </w:tcPr>
          <w:p w14:paraId="0092DBDC" w14:textId="77777777" w:rsidR="001D470B" w:rsidRPr="00BE068B" w:rsidRDefault="001D470B" w:rsidP="001D470B">
            <w:pPr>
              <w:rPr>
                <w:rFonts w:ascii="Gill Sans MT" w:hAnsi="Gill Sans MT"/>
              </w:rPr>
            </w:pPr>
          </w:p>
        </w:tc>
        <w:tc>
          <w:tcPr>
            <w:tcW w:w="766" w:type="dxa"/>
          </w:tcPr>
          <w:p w14:paraId="1D09475D" w14:textId="77777777" w:rsidR="001D470B" w:rsidRPr="00BE068B" w:rsidRDefault="001D470B" w:rsidP="001D470B">
            <w:pPr>
              <w:rPr>
                <w:rFonts w:ascii="Gill Sans MT" w:hAnsi="Gill Sans MT"/>
              </w:rPr>
            </w:pPr>
          </w:p>
        </w:tc>
        <w:tc>
          <w:tcPr>
            <w:tcW w:w="1433" w:type="dxa"/>
          </w:tcPr>
          <w:p w14:paraId="0803765C" w14:textId="77777777" w:rsidR="001D470B" w:rsidRPr="00BE068B" w:rsidRDefault="001D470B" w:rsidP="001D470B">
            <w:pPr>
              <w:rPr>
                <w:rFonts w:ascii="Gill Sans MT" w:hAnsi="Gill Sans MT"/>
              </w:rPr>
            </w:pPr>
          </w:p>
        </w:tc>
        <w:tc>
          <w:tcPr>
            <w:tcW w:w="1058" w:type="dxa"/>
          </w:tcPr>
          <w:p w14:paraId="07E04F8D" w14:textId="77777777" w:rsidR="001D470B" w:rsidRPr="00BE068B" w:rsidRDefault="001D470B" w:rsidP="001D470B">
            <w:pPr>
              <w:rPr>
                <w:rFonts w:ascii="Gill Sans MT" w:hAnsi="Gill Sans MT"/>
              </w:rPr>
            </w:pPr>
          </w:p>
        </w:tc>
        <w:tc>
          <w:tcPr>
            <w:tcW w:w="783" w:type="dxa"/>
          </w:tcPr>
          <w:p w14:paraId="43587ED2" w14:textId="77777777" w:rsidR="001D470B" w:rsidRPr="00BE068B" w:rsidRDefault="001D470B" w:rsidP="001D470B">
            <w:pPr>
              <w:rPr>
                <w:rFonts w:ascii="Gill Sans MT" w:hAnsi="Gill Sans MT"/>
              </w:rPr>
            </w:pPr>
          </w:p>
        </w:tc>
        <w:tc>
          <w:tcPr>
            <w:tcW w:w="1150" w:type="dxa"/>
          </w:tcPr>
          <w:p w14:paraId="35060F06" w14:textId="77777777" w:rsidR="001D470B" w:rsidRPr="00BE068B" w:rsidRDefault="001D470B" w:rsidP="001D470B">
            <w:pPr>
              <w:rPr>
                <w:rFonts w:ascii="Gill Sans MT" w:hAnsi="Gill Sans MT"/>
              </w:rPr>
            </w:pPr>
          </w:p>
        </w:tc>
        <w:tc>
          <w:tcPr>
            <w:tcW w:w="1590" w:type="dxa"/>
          </w:tcPr>
          <w:p w14:paraId="447B3B56" w14:textId="77777777" w:rsidR="001D470B" w:rsidRPr="00BE068B" w:rsidRDefault="001D470B" w:rsidP="001D470B">
            <w:pPr>
              <w:rPr>
                <w:rFonts w:ascii="Gill Sans MT" w:hAnsi="Gill Sans MT"/>
              </w:rPr>
            </w:pPr>
          </w:p>
        </w:tc>
      </w:tr>
      <w:tr w:rsidR="001D470B" w:rsidRPr="00BE068B" w14:paraId="2B3EAF23" w14:textId="77777777" w:rsidTr="001D470B">
        <w:tc>
          <w:tcPr>
            <w:tcW w:w="468" w:type="dxa"/>
          </w:tcPr>
          <w:p w14:paraId="097D36AB" w14:textId="77777777" w:rsidR="001D470B" w:rsidRPr="00BE068B" w:rsidRDefault="001D470B" w:rsidP="001D470B">
            <w:pPr>
              <w:rPr>
                <w:rFonts w:ascii="Gill Sans MT" w:hAnsi="Gill Sans MT"/>
              </w:rPr>
            </w:pPr>
            <w:proofErr w:type="gramStart"/>
            <w:r w:rsidRPr="00BE068B">
              <w:rPr>
                <w:rFonts w:ascii="Gill Sans MT" w:hAnsi="Gill Sans MT"/>
              </w:rPr>
              <w:t>e</w:t>
            </w:r>
            <w:proofErr w:type="gramEnd"/>
          </w:p>
        </w:tc>
        <w:tc>
          <w:tcPr>
            <w:tcW w:w="2204" w:type="dxa"/>
          </w:tcPr>
          <w:p w14:paraId="23A6E935" w14:textId="77777777" w:rsidR="001D470B" w:rsidRPr="00BE068B" w:rsidRDefault="001D470B" w:rsidP="001D470B">
            <w:pPr>
              <w:rPr>
                <w:rFonts w:ascii="Gill Sans MT" w:hAnsi="Gill Sans MT"/>
              </w:rPr>
            </w:pPr>
            <w:r w:rsidRPr="00BE068B">
              <w:rPr>
                <w:rFonts w:ascii="Gill Sans MT" w:hAnsi="Gill Sans MT"/>
              </w:rPr>
              <w:t>Wood for poles</w:t>
            </w:r>
          </w:p>
        </w:tc>
        <w:tc>
          <w:tcPr>
            <w:tcW w:w="2192" w:type="dxa"/>
          </w:tcPr>
          <w:p w14:paraId="554D5ABD" w14:textId="77777777" w:rsidR="001D470B" w:rsidRPr="00BE068B" w:rsidRDefault="001D470B" w:rsidP="001D470B">
            <w:pPr>
              <w:rPr>
                <w:rFonts w:ascii="Gill Sans MT" w:hAnsi="Gill Sans MT"/>
              </w:rPr>
            </w:pPr>
          </w:p>
        </w:tc>
        <w:tc>
          <w:tcPr>
            <w:tcW w:w="974" w:type="dxa"/>
          </w:tcPr>
          <w:p w14:paraId="139EDF40" w14:textId="77777777" w:rsidR="001D470B" w:rsidRPr="00BE068B" w:rsidRDefault="001D470B" w:rsidP="001D470B">
            <w:pPr>
              <w:rPr>
                <w:rFonts w:ascii="Gill Sans MT" w:hAnsi="Gill Sans MT"/>
              </w:rPr>
            </w:pPr>
          </w:p>
        </w:tc>
        <w:tc>
          <w:tcPr>
            <w:tcW w:w="766" w:type="dxa"/>
          </w:tcPr>
          <w:p w14:paraId="50E764E1" w14:textId="77777777" w:rsidR="001D470B" w:rsidRPr="00BE068B" w:rsidRDefault="001D470B" w:rsidP="001D470B">
            <w:pPr>
              <w:rPr>
                <w:rFonts w:ascii="Gill Sans MT" w:hAnsi="Gill Sans MT"/>
              </w:rPr>
            </w:pPr>
          </w:p>
        </w:tc>
        <w:tc>
          <w:tcPr>
            <w:tcW w:w="1433" w:type="dxa"/>
          </w:tcPr>
          <w:p w14:paraId="5815E248" w14:textId="77777777" w:rsidR="001D470B" w:rsidRPr="00BE068B" w:rsidRDefault="001D470B" w:rsidP="001D470B">
            <w:pPr>
              <w:rPr>
                <w:rFonts w:ascii="Gill Sans MT" w:hAnsi="Gill Sans MT"/>
              </w:rPr>
            </w:pPr>
          </w:p>
        </w:tc>
        <w:tc>
          <w:tcPr>
            <w:tcW w:w="1058" w:type="dxa"/>
          </w:tcPr>
          <w:p w14:paraId="5A96B620" w14:textId="77777777" w:rsidR="001D470B" w:rsidRPr="00BE068B" w:rsidRDefault="001D470B" w:rsidP="001D470B">
            <w:pPr>
              <w:rPr>
                <w:rFonts w:ascii="Gill Sans MT" w:hAnsi="Gill Sans MT"/>
              </w:rPr>
            </w:pPr>
          </w:p>
        </w:tc>
        <w:tc>
          <w:tcPr>
            <w:tcW w:w="783" w:type="dxa"/>
          </w:tcPr>
          <w:p w14:paraId="62D5DEE3" w14:textId="77777777" w:rsidR="001D470B" w:rsidRPr="00BE068B" w:rsidRDefault="001D470B" w:rsidP="001D470B">
            <w:pPr>
              <w:rPr>
                <w:rFonts w:ascii="Gill Sans MT" w:hAnsi="Gill Sans MT"/>
              </w:rPr>
            </w:pPr>
          </w:p>
        </w:tc>
        <w:tc>
          <w:tcPr>
            <w:tcW w:w="1150" w:type="dxa"/>
          </w:tcPr>
          <w:p w14:paraId="41D48E92" w14:textId="77777777" w:rsidR="001D470B" w:rsidRPr="00BE068B" w:rsidRDefault="001D470B" w:rsidP="001D470B">
            <w:pPr>
              <w:rPr>
                <w:rFonts w:ascii="Gill Sans MT" w:hAnsi="Gill Sans MT"/>
              </w:rPr>
            </w:pPr>
          </w:p>
        </w:tc>
        <w:tc>
          <w:tcPr>
            <w:tcW w:w="1590" w:type="dxa"/>
          </w:tcPr>
          <w:p w14:paraId="126E444B" w14:textId="77777777" w:rsidR="001D470B" w:rsidRPr="00BE068B" w:rsidRDefault="001D470B" w:rsidP="001D470B">
            <w:pPr>
              <w:rPr>
                <w:rFonts w:ascii="Gill Sans MT" w:hAnsi="Gill Sans MT"/>
              </w:rPr>
            </w:pPr>
          </w:p>
        </w:tc>
      </w:tr>
      <w:tr w:rsidR="001D470B" w:rsidRPr="00BE068B" w14:paraId="5FBCCB00" w14:textId="77777777" w:rsidTr="001D470B">
        <w:trPr>
          <w:trHeight w:val="179"/>
        </w:trPr>
        <w:tc>
          <w:tcPr>
            <w:tcW w:w="468" w:type="dxa"/>
          </w:tcPr>
          <w:p w14:paraId="1ED1ACE8" w14:textId="77777777" w:rsidR="001D470B" w:rsidRPr="00BE068B" w:rsidRDefault="001D470B" w:rsidP="001D470B">
            <w:pPr>
              <w:rPr>
                <w:rFonts w:ascii="Gill Sans MT" w:hAnsi="Gill Sans MT"/>
              </w:rPr>
            </w:pPr>
            <w:proofErr w:type="gramStart"/>
            <w:r w:rsidRPr="00BE068B">
              <w:rPr>
                <w:rFonts w:ascii="Gill Sans MT" w:hAnsi="Gill Sans MT"/>
              </w:rPr>
              <w:t>f</w:t>
            </w:r>
            <w:proofErr w:type="gramEnd"/>
          </w:p>
        </w:tc>
        <w:tc>
          <w:tcPr>
            <w:tcW w:w="2204" w:type="dxa"/>
          </w:tcPr>
          <w:p w14:paraId="6CE2F5ED" w14:textId="77777777" w:rsidR="001D470B" w:rsidRPr="00BE068B" w:rsidRDefault="001D470B" w:rsidP="001D470B">
            <w:pPr>
              <w:rPr>
                <w:rFonts w:ascii="Gill Sans MT" w:hAnsi="Gill Sans MT"/>
              </w:rPr>
            </w:pPr>
            <w:r w:rsidRPr="00BE068B">
              <w:rPr>
                <w:rFonts w:ascii="Gill Sans MT" w:hAnsi="Gill Sans MT"/>
              </w:rPr>
              <w:t xml:space="preserve">Fruit, nuts, seeds, roots, berries, etc. </w:t>
            </w:r>
          </w:p>
        </w:tc>
        <w:tc>
          <w:tcPr>
            <w:tcW w:w="2192" w:type="dxa"/>
          </w:tcPr>
          <w:p w14:paraId="5A018766" w14:textId="77777777" w:rsidR="001D470B" w:rsidRPr="00BE068B" w:rsidRDefault="001D470B" w:rsidP="001D470B">
            <w:pPr>
              <w:rPr>
                <w:rFonts w:ascii="Gill Sans MT" w:hAnsi="Gill Sans MT"/>
              </w:rPr>
            </w:pPr>
          </w:p>
        </w:tc>
        <w:tc>
          <w:tcPr>
            <w:tcW w:w="974" w:type="dxa"/>
          </w:tcPr>
          <w:p w14:paraId="07B4291A" w14:textId="77777777" w:rsidR="001D470B" w:rsidRPr="00BE068B" w:rsidRDefault="001D470B" w:rsidP="001D470B">
            <w:pPr>
              <w:rPr>
                <w:rFonts w:ascii="Gill Sans MT" w:hAnsi="Gill Sans MT"/>
              </w:rPr>
            </w:pPr>
          </w:p>
        </w:tc>
        <w:tc>
          <w:tcPr>
            <w:tcW w:w="766" w:type="dxa"/>
          </w:tcPr>
          <w:p w14:paraId="25998424" w14:textId="77777777" w:rsidR="001D470B" w:rsidRPr="00BE068B" w:rsidRDefault="001D470B" w:rsidP="001D470B">
            <w:pPr>
              <w:rPr>
                <w:rFonts w:ascii="Gill Sans MT" w:hAnsi="Gill Sans MT"/>
              </w:rPr>
            </w:pPr>
          </w:p>
        </w:tc>
        <w:tc>
          <w:tcPr>
            <w:tcW w:w="1433" w:type="dxa"/>
          </w:tcPr>
          <w:p w14:paraId="0D6F2DAD" w14:textId="77777777" w:rsidR="001D470B" w:rsidRPr="00BE068B" w:rsidRDefault="001D470B" w:rsidP="001D470B">
            <w:pPr>
              <w:rPr>
                <w:rFonts w:ascii="Gill Sans MT" w:hAnsi="Gill Sans MT"/>
              </w:rPr>
            </w:pPr>
          </w:p>
        </w:tc>
        <w:tc>
          <w:tcPr>
            <w:tcW w:w="1058" w:type="dxa"/>
          </w:tcPr>
          <w:p w14:paraId="7D37FC18" w14:textId="77777777" w:rsidR="001D470B" w:rsidRPr="00BE068B" w:rsidRDefault="001D470B" w:rsidP="001D470B">
            <w:pPr>
              <w:rPr>
                <w:rFonts w:ascii="Gill Sans MT" w:hAnsi="Gill Sans MT"/>
              </w:rPr>
            </w:pPr>
          </w:p>
        </w:tc>
        <w:tc>
          <w:tcPr>
            <w:tcW w:w="783" w:type="dxa"/>
          </w:tcPr>
          <w:p w14:paraId="67CF1209" w14:textId="77777777" w:rsidR="001D470B" w:rsidRPr="00BE068B" w:rsidRDefault="001D470B" w:rsidP="001D470B">
            <w:pPr>
              <w:rPr>
                <w:rFonts w:ascii="Gill Sans MT" w:hAnsi="Gill Sans MT"/>
              </w:rPr>
            </w:pPr>
          </w:p>
        </w:tc>
        <w:tc>
          <w:tcPr>
            <w:tcW w:w="1150" w:type="dxa"/>
          </w:tcPr>
          <w:p w14:paraId="0DF3E413" w14:textId="77777777" w:rsidR="001D470B" w:rsidRPr="00BE068B" w:rsidRDefault="001D470B" w:rsidP="001D470B">
            <w:pPr>
              <w:rPr>
                <w:rFonts w:ascii="Gill Sans MT" w:hAnsi="Gill Sans MT"/>
              </w:rPr>
            </w:pPr>
          </w:p>
        </w:tc>
        <w:tc>
          <w:tcPr>
            <w:tcW w:w="1590" w:type="dxa"/>
          </w:tcPr>
          <w:p w14:paraId="60816998" w14:textId="77777777" w:rsidR="001D470B" w:rsidRPr="00BE068B" w:rsidRDefault="001D470B" w:rsidP="001D470B">
            <w:pPr>
              <w:rPr>
                <w:rFonts w:ascii="Gill Sans MT" w:hAnsi="Gill Sans MT"/>
              </w:rPr>
            </w:pPr>
          </w:p>
        </w:tc>
      </w:tr>
      <w:tr w:rsidR="001D470B" w:rsidRPr="00BE068B" w14:paraId="2C0427D1" w14:textId="77777777" w:rsidTr="001D470B">
        <w:tc>
          <w:tcPr>
            <w:tcW w:w="468" w:type="dxa"/>
          </w:tcPr>
          <w:p w14:paraId="68C4B695" w14:textId="77777777" w:rsidR="001D470B" w:rsidRPr="00BE068B" w:rsidRDefault="001D470B" w:rsidP="001D470B">
            <w:pPr>
              <w:rPr>
                <w:rFonts w:ascii="Gill Sans MT" w:hAnsi="Gill Sans MT"/>
              </w:rPr>
            </w:pPr>
            <w:proofErr w:type="gramStart"/>
            <w:r w:rsidRPr="00BE068B">
              <w:rPr>
                <w:rFonts w:ascii="Gill Sans MT" w:hAnsi="Gill Sans MT"/>
              </w:rPr>
              <w:t>g</w:t>
            </w:r>
            <w:proofErr w:type="gramEnd"/>
          </w:p>
        </w:tc>
        <w:tc>
          <w:tcPr>
            <w:tcW w:w="2204" w:type="dxa"/>
          </w:tcPr>
          <w:p w14:paraId="5D9D6E6F" w14:textId="77777777" w:rsidR="001D470B" w:rsidRPr="00BE068B" w:rsidRDefault="001D470B" w:rsidP="001D470B">
            <w:pPr>
              <w:rPr>
                <w:rFonts w:ascii="Gill Sans MT" w:hAnsi="Gill Sans MT"/>
              </w:rPr>
            </w:pPr>
            <w:r w:rsidRPr="00BE068B">
              <w:rPr>
                <w:rFonts w:ascii="Gill Sans MT" w:hAnsi="Gill Sans MT"/>
              </w:rPr>
              <w:t>Mushrooms</w:t>
            </w:r>
          </w:p>
        </w:tc>
        <w:tc>
          <w:tcPr>
            <w:tcW w:w="2192" w:type="dxa"/>
          </w:tcPr>
          <w:p w14:paraId="7BA27F46" w14:textId="77777777" w:rsidR="001D470B" w:rsidRPr="00BE068B" w:rsidRDefault="001D470B" w:rsidP="001D470B">
            <w:pPr>
              <w:rPr>
                <w:rFonts w:ascii="Gill Sans MT" w:hAnsi="Gill Sans MT"/>
              </w:rPr>
            </w:pPr>
          </w:p>
        </w:tc>
        <w:tc>
          <w:tcPr>
            <w:tcW w:w="974" w:type="dxa"/>
          </w:tcPr>
          <w:p w14:paraId="23F9904D" w14:textId="77777777" w:rsidR="001D470B" w:rsidRPr="00BE068B" w:rsidRDefault="001D470B" w:rsidP="001D470B">
            <w:pPr>
              <w:rPr>
                <w:rFonts w:ascii="Gill Sans MT" w:hAnsi="Gill Sans MT"/>
              </w:rPr>
            </w:pPr>
          </w:p>
        </w:tc>
        <w:tc>
          <w:tcPr>
            <w:tcW w:w="766" w:type="dxa"/>
          </w:tcPr>
          <w:p w14:paraId="382194CB" w14:textId="77777777" w:rsidR="001D470B" w:rsidRPr="00BE068B" w:rsidRDefault="001D470B" w:rsidP="001D470B">
            <w:pPr>
              <w:rPr>
                <w:rFonts w:ascii="Gill Sans MT" w:hAnsi="Gill Sans MT"/>
              </w:rPr>
            </w:pPr>
          </w:p>
        </w:tc>
        <w:tc>
          <w:tcPr>
            <w:tcW w:w="1433" w:type="dxa"/>
          </w:tcPr>
          <w:p w14:paraId="7B55F9C6" w14:textId="77777777" w:rsidR="001D470B" w:rsidRPr="00BE068B" w:rsidRDefault="001D470B" w:rsidP="001D470B">
            <w:pPr>
              <w:rPr>
                <w:rFonts w:ascii="Gill Sans MT" w:hAnsi="Gill Sans MT"/>
              </w:rPr>
            </w:pPr>
          </w:p>
        </w:tc>
        <w:tc>
          <w:tcPr>
            <w:tcW w:w="1058" w:type="dxa"/>
          </w:tcPr>
          <w:p w14:paraId="2C5C0C74" w14:textId="77777777" w:rsidR="001D470B" w:rsidRPr="00BE068B" w:rsidRDefault="001D470B" w:rsidP="001D470B">
            <w:pPr>
              <w:rPr>
                <w:rFonts w:ascii="Gill Sans MT" w:hAnsi="Gill Sans MT"/>
              </w:rPr>
            </w:pPr>
          </w:p>
        </w:tc>
        <w:tc>
          <w:tcPr>
            <w:tcW w:w="783" w:type="dxa"/>
          </w:tcPr>
          <w:p w14:paraId="62568ACA" w14:textId="77777777" w:rsidR="001D470B" w:rsidRPr="00BE068B" w:rsidRDefault="001D470B" w:rsidP="001D470B">
            <w:pPr>
              <w:rPr>
                <w:rFonts w:ascii="Gill Sans MT" w:hAnsi="Gill Sans MT"/>
              </w:rPr>
            </w:pPr>
          </w:p>
        </w:tc>
        <w:tc>
          <w:tcPr>
            <w:tcW w:w="1150" w:type="dxa"/>
          </w:tcPr>
          <w:p w14:paraId="2D17609E" w14:textId="77777777" w:rsidR="001D470B" w:rsidRPr="00BE068B" w:rsidRDefault="001D470B" w:rsidP="001D470B">
            <w:pPr>
              <w:rPr>
                <w:rFonts w:ascii="Gill Sans MT" w:hAnsi="Gill Sans MT"/>
              </w:rPr>
            </w:pPr>
          </w:p>
        </w:tc>
        <w:tc>
          <w:tcPr>
            <w:tcW w:w="1590" w:type="dxa"/>
          </w:tcPr>
          <w:p w14:paraId="74E26330" w14:textId="77777777" w:rsidR="001D470B" w:rsidRPr="00BE068B" w:rsidRDefault="001D470B" w:rsidP="001D470B">
            <w:pPr>
              <w:rPr>
                <w:rFonts w:ascii="Gill Sans MT" w:hAnsi="Gill Sans MT"/>
              </w:rPr>
            </w:pPr>
          </w:p>
        </w:tc>
      </w:tr>
      <w:tr w:rsidR="001D470B" w:rsidRPr="00BE068B" w14:paraId="05116091" w14:textId="77777777" w:rsidTr="001D470B">
        <w:tc>
          <w:tcPr>
            <w:tcW w:w="468" w:type="dxa"/>
          </w:tcPr>
          <w:p w14:paraId="36784EAC" w14:textId="77777777" w:rsidR="001D470B" w:rsidRPr="00BE068B" w:rsidRDefault="001D470B" w:rsidP="001D470B">
            <w:pPr>
              <w:rPr>
                <w:rFonts w:ascii="Gill Sans MT" w:hAnsi="Gill Sans MT"/>
              </w:rPr>
            </w:pPr>
            <w:proofErr w:type="gramStart"/>
            <w:r w:rsidRPr="00BE068B">
              <w:rPr>
                <w:rFonts w:ascii="Gill Sans MT" w:hAnsi="Gill Sans MT"/>
              </w:rPr>
              <w:t>h</w:t>
            </w:r>
            <w:proofErr w:type="gramEnd"/>
          </w:p>
        </w:tc>
        <w:tc>
          <w:tcPr>
            <w:tcW w:w="2204" w:type="dxa"/>
          </w:tcPr>
          <w:p w14:paraId="406EFCD8" w14:textId="77777777" w:rsidR="001D470B" w:rsidRPr="00BE068B" w:rsidRDefault="001D470B" w:rsidP="001D470B">
            <w:pPr>
              <w:rPr>
                <w:rFonts w:ascii="Gill Sans MT" w:hAnsi="Gill Sans MT"/>
              </w:rPr>
            </w:pPr>
            <w:r w:rsidRPr="00BE068B">
              <w:rPr>
                <w:rFonts w:ascii="Gill Sans MT" w:hAnsi="Gill Sans MT"/>
              </w:rPr>
              <w:t>Fodder</w:t>
            </w:r>
          </w:p>
        </w:tc>
        <w:tc>
          <w:tcPr>
            <w:tcW w:w="2192" w:type="dxa"/>
          </w:tcPr>
          <w:p w14:paraId="7CE6B492" w14:textId="77777777" w:rsidR="001D470B" w:rsidRPr="00BE068B" w:rsidRDefault="001D470B" w:rsidP="001D470B">
            <w:pPr>
              <w:rPr>
                <w:rFonts w:ascii="Gill Sans MT" w:hAnsi="Gill Sans MT"/>
              </w:rPr>
            </w:pPr>
          </w:p>
        </w:tc>
        <w:tc>
          <w:tcPr>
            <w:tcW w:w="974" w:type="dxa"/>
          </w:tcPr>
          <w:p w14:paraId="39AA3788" w14:textId="77777777" w:rsidR="001D470B" w:rsidRPr="00BE068B" w:rsidRDefault="001D470B" w:rsidP="001D470B">
            <w:pPr>
              <w:rPr>
                <w:rFonts w:ascii="Gill Sans MT" w:hAnsi="Gill Sans MT"/>
              </w:rPr>
            </w:pPr>
          </w:p>
        </w:tc>
        <w:tc>
          <w:tcPr>
            <w:tcW w:w="766" w:type="dxa"/>
          </w:tcPr>
          <w:p w14:paraId="522124DC" w14:textId="77777777" w:rsidR="001D470B" w:rsidRPr="00BE068B" w:rsidRDefault="001D470B" w:rsidP="001D470B">
            <w:pPr>
              <w:rPr>
                <w:rFonts w:ascii="Gill Sans MT" w:hAnsi="Gill Sans MT"/>
              </w:rPr>
            </w:pPr>
          </w:p>
        </w:tc>
        <w:tc>
          <w:tcPr>
            <w:tcW w:w="1433" w:type="dxa"/>
          </w:tcPr>
          <w:p w14:paraId="5C8FFE90" w14:textId="77777777" w:rsidR="001D470B" w:rsidRPr="00BE068B" w:rsidRDefault="001D470B" w:rsidP="001D470B">
            <w:pPr>
              <w:rPr>
                <w:rFonts w:ascii="Gill Sans MT" w:hAnsi="Gill Sans MT"/>
              </w:rPr>
            </w:pPr>
          </w:p>
        </w:tc>
        <w:tc>
          <w:tcPr>
            <w:tcW w:w="1058" w:type="dxa"/>
          </w:tcPr>
          <w:p w14:paraId="1B25B0B5" w14:textId="77777777" w:rsidR="001D470B" w:rsidRPr="00BE068B" w:rsidRDefault="001D470B" w:rsidP="001D470B">
            <w:pPr>
              <w:rPr>
                <w:rFonts w:ascii="Gill Sans MT" w:hAnsi="Gill Sans MT"/>
              </w:rPr>
            </w:pPr>
          </w:p>
        </w:tc>
        <w:tc>
          <w:tcPr>
            <w:tcW w:w="783" w:type="dxa"/>
          </w:tcPr>
          <w:p w14:paraId="0FF8D3CB" w14:textId="77777777" w:rsidR="001D470B" w:rsidRPr="00BE068B" w:rsidRDefault="001D470B" w:rsidP="001D470B">
            <w:pPr>
              <w:rPr>
                <w:rFonts w:ascii="Gill Sans MT" w:hAnsi="Gill Sans MT"/>
              </w:rPr>
            </w:pPr>
          </w:p>
        </w:tc>
        <w:tc>
          <w:tcPr>
            <w:tcW w:w="1150" w:type="dxa"/>
          </w:tcPr>
          <w:p w14:paraId="57E1C386" w14:textId="77777777" w:rsidR="001D470B" w:rsidRPr="00BE068B" w:rsidRDefault="001D470B" w:rsidP="001D470B">
            <w:pPr>
              <w:rPr>
                <w:rFonts w:ascii="Gill Sans MT" w:hAnsi="Gill Sans MT"/>
              </w:rPr>
            </w:pPr>
          </w:p>
        </w:tc>
        <w:tc>
          <w:tcPr>
            <w:tcW w:w="1590" w:type="dxa"/>
          </w:tcPr>
          <w:p w14:paraId="0B16CF0A" w14:textId="77777777" w:rsidR="001D470B" w:rsidRPr="00BE068B" w:rsidRDefault="001D470B" w:rsidP="001D470B">
            <w:pPr>
              <w:rPr>
                <w:rFonts w:ascii="Gill Sans MT" w:hAnsi="Gill Sans MT"/>
              </w:rPr>
            </w:pPr>
          </w:p>
        </w:tc>
      </w:tr>
      <w:tr w:rsidR="001D470B" w:rsidRPr="00BE068B" w14:paraId="21CA9312" w14:textId="77777777" w:rsidTr="001D470B">
        <w:tc>
          <w:tcPr>
            <w:tcW w:w="468" w:type="dxa"/>
          </w:tcPr>
          <w:p w14:paraId="06B25B6B" w14:textId="77777777" w:rsidR="001D470B" w:rsidRPr="00BE068B" w:rsidRDefault="001D470B" w:rsidP="001D470B">
            <w:pPr>
              <w:rPr>
                <w:rFonts w:ascii="Gill Sans MT" w:hAnsi="Gill Sans MT"/>
              </w:rPr>
            </w:pPr>
            <w:proofErr w:type="spellStart"/>
            <w:proofErr w:type="gramStart"/>
            <w:r w:rsidRPr="00BE068B">
              <w:rPr>
                <w:rFonts w:ascii="Gill Sans MT" w:hAnsi="Gill Sans MT"/>
              </w:rPr>
              <w:t>i</w:t>
            </w:r>
            <w:proofErr w:type="spellEnd"/>
            <w:proofErr w:type="gramEnd"/>
          </w:p>
        </w:tc>
        <w:tc>
          <w:tcPr>
            <w:tcW w:w="2204" w:type="dxa"/>
          </w:tcPr>
          <w:p w14:paraId="0369C8F4" w14:textId="77777777" w:rsidR="001D470B" w:rsidRPr="00BE068B" w:rsidRDefault="001D470B" w:rsidP="001D470B">
            <w:pPr>
              <w:rPr>
                <w:rFonts w:ascii="Gill Sans MT" w:hAnsi="Gill Sans MT"/>
              </w:rPr>
            </w:pPr>
            <w:r w:rsidRPr="00BE068B">
              <w:rPr>
                <w:rFonts w:ascii="Gill Sans MT" w:hAnsi="Gill Sans MT"/>
              </w:rPr>
              <w:t>Rattan</w:t>
            </w:r>
          </w:p>
        </w:tc>
        <w:tc>
          <w:tcPr>
            <w:tcW w:w="2192" w:type="dxa"/>
          </w:tcPr>
          <w:p w14:paraId="0C4EEB25" w14:textId="77777777" w:rsidR="001D470B" w:rsidRPr="00BE068B" w:rsidRDefault="001D470B" w:rsidP="001D470B">
            <w:pPr>
              <w:rPr>
                <w:rFonts w:ascii="Gill Sans MT" w:hAnsi="Gill Sans MT"/>
              </w:rPr>
            </w:pPr>
          </w:p>
        </w:tc>
        <w:tc>
          <w:tcPr>
            <w:tcW w:w="974" w:type="dxa"/>
          </w:tcPr>
          <w:p w14:paraId="4A9FAE40" w14:textId="77777777" w:rsidR="001D470B" w:rsidRPr="00BE068B" w:rsidRDefault="001D470B" w:rsidP="001D470B">
            <w:pPr>
              <w:rPr>
                <w:rFonts w:ascii="Gill Sans MT" w:hAnsi="Gill Sans MT"/>
              </w:rPr>
            </w:pPr>
          </w:p>
        </w:tc>
        <w:tc>
          <w:tcPr>
            <w:tcW w:w="766" w:type="dxa"/>
          </w:tcPr>
          <w:p w14:paraId="6AECB5D9" w14:textId="77777777" w:rsidR="001D470B" w:rsidRPr="00BE068B" w:rsidRDefault="001D470B" w:rsidP="001D470B">
            <w:pPr>
              <w:rPr>
                <w:rFonts w:ascii="Gill Sans MT" w:hAnsi="Gill Sans MT"/>
              </w:rPr>
            </w:pPr>
          </w:p>
        </w:tc>
        <w:tc>
          <w:tcPr>
            <w:tcW w:w="1433" w:type="dxa"/>
          </w:tcPr>
          <w:p w14:paraId="1609358E" w14:textId="77777777" w:rsidR="001D470B" w:rsidRPr="00BE068B" w:rsidRDefault="001D470B" w:rsidP="001D470B">
            <w:pPr>
              <w:rPr>
                <w:rFonts w:ascii="Gill Sans MT" w:hAnsi="Gill Sans MT"/>
              </w:rPr>
            </w:pPr>
          </w:p>
        </w:tc>
        <w:tc>
          <w:tcPr>
            <w:tcW w:w="1058" w:type="dxa"/>
          </w:tcPr>
          <w:p w14:paraId="7A583577" w14:textId="77777777" w:rsidR="001D470B" w:rsidRPr="00BE068B" w:rsidRDefault="001D470B" w:rsidP="001D470B">
            <w:pPr>
              <w:rPr>
                <w:rFonts w:ascii="Gill Sans MT" w:hAnsi="Gill Sans MT"/>
              </w:rPr>
            </w:pPr>
          </w:p>
        </w:tc>
        <w:tc>
          <w:tcPr>
            <w:tcW w:w="783" w:type="dxa"/>
          </w:tcPr>
          <w:p w14:paraId="25080EDE" w14:textId="77777777" w:rsidR="001D470B" w:rsidRPr="00BE068B" w:rsidRDefault="001D470B" w:rsidP="001D470B">
            <w:pPr>
              <w:rPr>
                <w:rFonts w:ascii="Gill Sans MT" w:hAnsi="Gill Sans MT"/>
              </w:rPr>
            </w:pPr>
          </w:p>
        </w:tc>
        <w:tc>
          <w:tcPr>
            <w:tcW w:w="1150" w:type="dxa"/>
          </w:tcPr>
          <w:p w14:paraId="412F1F35" w14:textId="77777777" w:rsidR="001D470B" w:rsidRPr="00BE068B" w:rsidRDefault="001D470B" w:rsidP="001D470B">
            <w:pPr>
              <w:rPr>
                <w:rFonts w:ascii="Gill Sans MT" w:hAnsi="Gill Sans MT"/>
              </w:rPr>
            </w:pPr>
          </w:p>
        </w:tc>
        <w:tc>
          <w:tcPr>
            <w:tcW w:w="1590" w:type="dxa"/>
          </w:tcPr>
          <w:p w14:paraId="47CD15CF" w14:textId="77777777" w:rsidR="001D470B" w:rsidRPr="00BE068B" w:rsidRDefault="001D470B" w:rsidP="001D470B">
            <w:pPr>
              <w:rPr>
                <w:rFonts w:ascii="Gill Sans MT" w:hAnsi="Gill Sans MT"/>
              </w:rPr>
            </w:pPr>
          </w:p>
        </w:tc>
      </w:tr>
      <w:tr w:rsidR="001D470B" w:rsidRPr="00BE068B" w14:paraId="155DB6C1" w14:textId="77777777" w:rsidTr="001D470B">
        <w:tc>
          <w:tcPr>
            <w:tcW w:w="468" w:type="dxa"/>
          </w:tcPr>
          <w:p w14:paraId="7378F074" w14:textId="77777777" w:rsidR="001D470B" w:rsidRPr="00BE068B" w:rsidRDefault="001D470B" w:rsidP="001D470B">
            <w:pPr>
              <w:rPr>
                <w:rFonts w:ascii="Gill Sans MT" w:hAnsi="Gill Sans MT"/>
              </w:rPr>
            </w:pPr>
            <w:proofErr w:type="gramStart"/>
            <w:r w:rsidRPr="00BE068B">
              <w:rPr>
                <w:rFonts w:ascii="Gill Sans MT" w:hAnsi="Gill Sans MT"/>
              </w:rPr>
              <w:t>j</w:t>
            </w:r>
            <w:proofErr w:type="gramEnd"/>
          </w:p>
        </w:tc>
        <w:tc>
          <w:tcPr>
            <w:tcW w:w="2204" w:type="dxa"/>
          </w:tcPr>
          <w:p w14:paraId="01AD86F5" w14:textId="77777777" w:rsidR="001D470B" w:rsidRPr="00BE068B" w:rsidRDefault="001D470B" w:rsidP="001D470B">
            <w:pPr>
              <w:rPr>
                <w:rFonts w:ascii="Gill Sans MT" w:hAnsi="Gill Sans MT"/>
              </w:rPr>
            </w:pPr>
            <w:r w:rsidRPr="00BE068B">
              <w:rPr>
                <w:rFonts w:ascii="Gill Sans MT" w:hAnsi="Gill Sans MT"/>
              </w:rPr>
              <w:t>Plant medicines</w:t>
            </w:r>
          </w:p>
        </w:tc>
        <w:tc>
          <w:tcPr>
            <w:tcW w:w="2192" w:type="dxa"/>
          </w:tcPr>
          <w:p w14:paraId="791F1F5F" w14:textId="77777777" w:rsidR="001D470B" w:rsidRPr="00BE068B" w:rsidRDefault="001D470B" w:rsidP="001D470B">
            <w:pPr>
              <w:rPr>
                <w:rFonts w:ascii="Gill Sans MT" w:hAnsi="Gill Sans MT"/>
              </w:rPr>
            </w:pPr>
          </w:p>
        </w:tc>
        <w:tc>
          <w:tcPr>
            <w:tcW w:w="974" w:type="dxa"/>
          </w:tcPr>
          <w:p w14:paraId="3A036C76" w14:textId="77777777" w:rsidR="001D470B" w:rsidRPr="00BE068B" w:rsidRDefault="001D470B" w:rsidP="001D470B">
            <w:pPr>
              <w:rPr>
                <w:rFonts w:ascii="Gill Sans MT" w:hAnsi="Gill Sans MT"/>
              </w:rPr>
            </w:pPr>
          </w:p>
        </w:tc>
        <w:tc>
          <w:tcPr>
            <w:tcW w:w="766" w:type="dxa"/>
          </w:tcPr>
          <w:p w14:paraId="3064B978" w14:textId="77777777" w:rsidR="001D470B" w:rsidRPr="00BE068B" w:rsidRDefault="001D470B" w:rsidP="001D470B">
            <w:pPr>
              <w:rPr>
                <w:rFonts w:ascii="Gill Sans MT" w:hAnsi="Gill Sans MT"/>
              </w:rPr>
            </w:pPr>
          </w:p>
        </w:tc>
        <w:tc>
          <w:tcPr>
            <w:tcW w:w="1433" w:type="dxa"/>
          </w:tcPr>
          <w:p w14:paraId="232BF8D4" w14:textId="77777777" w:rsidR="001D470B" w:rsidRPr="00BE068B" w:rsidRDefault="001D470B" w:rsidP="001D470B">
            <w:pPr>
              <w:rPr>
                <w:rFonts w:ascii="Gill Sans MT" w:hAnsi="Gill Sans MT"/>
              </w:rPr>
            </w:pPr>
          </w:p>
        </w:tc>
        <w:tc>
          <w:tcPr>
            <w:tcW w:w="1058" w:type="dxa"/>
          </w:tcPr>
          <w:p w14:paraId="68F59463" w14:textId="77777777" w:rsidR="001D470B" w:rsidRPr="00BE068B" w:rsidRDefault="001D470B" w:rsidP="001D470B">
            <w:pPr>
              <w:rPr>
                <w:rFonts w:ascii="Gill Sans MT" w:hAnsi="Gill Sans MT"/>
              </w:rPr>
            </w:pPr>
          </w:p>
        </w:tc>
        <w:tc>
          <w:tcPr>
            <w:tcW w:w="783" w:type="dxa"/>
          </w:tcPr>
          <w:p w14:paraId="304A7CB9" w14:textId="77777777" w:rsidR="001D470B" w:rsidRPr="00BE068B" w:rsidRDefault="001D470B" w:rsidP="001D470B">
            <w:pPr>
              <w:rPr>
                <w:rFonts w:ascii="Gill Sans MT" w:hAnsi="Gill Sans MT"/>
              </w:rPr>
            </w:pPr>
          </w:p>
        </w:tc>
        <w:tc>
          <w:tcPr>
            <w:tcW w:w="1150" w:type="dxa"/>
          </w:tcPr>
          <w:p w14:paraId="349F881E" w14:textId="77777777" w:rsidR="001D470B" w:rsidRPr="00BE068B" w:rsidRDefault="001D470B" w:rsidP="001D470B">
            <w:pPr>
              <w:rPr>
                <w:rFonts w:ascii="Gill Sans MT" w:hAnsi="Gill Sans MT"/>
              </w:rPr>
            </w:pPr>
          </w:p>
        </w:tc>
        <w:tc>
          <w:tcPr>
            <w:tcW w:w="1590" w:type="dxa"/>
          </w:tcPr>
          <w:p w14:paraId="6735C89A" w14:textId="77777777" w:rsidR="001D470B" w:rsidRPr="00BE068B" w:rsidRDefault="001D470B" w:rsidP="001D470B">
            <w:pPr>
              <w:rPr>
                <w:rFonts w:ascii="Gill Sans MT" w:hAnsi="Gill Sans MT"/>
              </w:rPr>
            </w:pPr>
          </w:p>
        </w:tc>
      </w:tr>
      <w:tr w:rsidR="001D470B" w:rsidRPr="00BE068B" w14:paraId="07569801" w14:textId="77777777" w:rsidTr="001D470B">
        <w:tc>
          <w:tcPr>
            <w:tcW w:w="468" w:type="dxa"/>
          </w:tcPr>
          <w:p w14:paraId="4738D8CA" w14:textId="77777777" w:rsidR="001D470B" w:rsidRPr="00BE068B" w:rsidRDefault="001D470B" w:rsidP="001D470B">
            <w:pPr>
              <w:rPr>
                <w:rFonts w:ascii="Gill Sans MT" w:hAnsi="Gill Sans MT"/>
              </w:rPr>
            </w:pPr>
            <w:proofErr w:type="gramStart"/>
            <w:r w:rsidRPr="00BE068B">
              <w:rPr>
                <w:rFonts w:ascii="Gill Sans MT" w:hAnsi="Gill Sans MT"/>
              </w:rPr>
              <w:t>k</w:t>
            </w:r>
            <w:proofErr w:type="gramEnd"/>
          </w:p>
        </w:tc>
        <w:tc>
          <w:tcPr>
            <w:tcW w:w="2204" w:type="dxa"/>
          </w:tcPr>
          <w:p w14:paraId="6AE18C94" w14:textId="77777777" w:rsidR="001D470B" w:rsidRPr="00BE068B" w:rsidRDefault="001D470B" w:rsidP="001D470B">
            <w:pPr>
              <w:rPr>
                <w:rFonts w:ascii="Gill Sans MT" w:hAnsi="Gill Sans MT"/>
              </w:rPr>
            </w:pPr>
            <w:r w:rsidRPr="00BE068B">
              <w:rPr>
                <w:rFonts w:ascii="Gill Sans MT" w:hAnsi="Gill Sans MT"/>
              </w:rPr>
              <w:t>Herbs and spices</w:t>
            </w:r>
          </w:p>
        </w:tc>
        <w:tc>
          <w:tcPr>
            <w:tcW w:w="2192" w:type="dxa"/>
          </w:tcPr>
          <w:p w14:paraId="69DB09BE" w14:textId="77777777" w:rsidR="001D470B" w:rsidRPr="00BE068B" w:rsidRDefault="001D470B" w:rsidP="001D470B">
            <w:pPr>
              <w:rPr>
                <w:rFonts w:ascii="Gill Sans MT" w:hAnsi="Gill Sans MT"/>
              </w:rPr>
            </w:pPr>
          </w:p>
        </w:tc>
        <w:tc>
          <w:tcPr>
            <w:tcW w:w="974" w:type="dxa"/>
          </w:tcPr>
          <w:p w14:paraId="1311A128" w14:textId="77777777" w:rsidR="001D470B" w:rsidRPr="00BE068B" w:rsidRDefault="001D470B" w:rsidP="001D470B">
            <w:pPr>
              <w:rPr>
                <w:rFonts w:ascii="Gill Sans MT" w:hAnsi="Gill Sans MT"/>
              </w:rPr>
            </w:pPr>
          </w:p>
        </w:tc>
        <w:tc>
          <w:tcPr>
            <w:tcW w:w="766" w:type="dxa"/>
          </w:tcPr>
          <w:p w14:paraId="26603AEC" w14:textId="77777777" w:rsidR="001D470B" w:rsidRPr="00BE068B" w:rsidRDefault="001D470B" w:rsidP="001D470B">
            <w:pPr>
              <w:rPr>
                <w:rFonts w:ascii="Gill Sans MT" w:hAnsi="Gill Sans MT"/>
              </w:rPr>
            </w:pPr>
          </w:p>
        </w:tc>
        <w:tc>
          <w:tcPr>
            <w:tcW w:w="1433" w:type="dxa"/>
          </w:tcPr>
          <w:p w14:paraId="54C13CD6" w14:textId="77777777" w:rsidR="001D470B" w:rsidRPr="00BE068B" w:rsidRDefault="001D470B" w:rsidP="001D470B">
            <w:pPr>
              <w:rPr>
                <w:rFonts w:ascii="Gill Sans MT" w:hAnsi="Gill Sans MT"/>
              </w:rPr>
            </w:pPr>
          </w:p>
        </w:tc>
        <w:tc>
          <w:tcPr>
            <w:tcW w:w="1058" w:type="dxa"/>
          </w:tcPr>
          <w:p w14:paraId="1447B410" w14:textId="77777777" w:rsidR="001D470B" w:rsidRPr="00BE068B" w:rsidRDefault="001D470B" w:rsidP="001D470B">
            <w:pPr>
              <w:rPr>
                <w:rFonts w:ascii="Gill Sans MT" w:hAnsi="Gill Sans MT"/>
              </w:rPr>
            </w:pPr>
          </w:p>
        </w:tc>
        <w:tc>
          <w:tcPr>
            <w:tcW w:w="783" w:type="dxa"/>
          </w:tcPr>
          <w:p w14:paraId="1DD386E2" w14:textId="77777777" w:rsidR="001D470B" w:rsidRPr="00BE068B" w:rsidRDefault="001D470B" w:rsidP="001D470B">
            <w:pPr>
              <w:rPr>
                <w:rFonts w:ascii="Gill Sans MT" w:hAnsi="Gill Sans MT"/>
              </w:rPr>
            </w:pPr>
          </w:p>
        </w:tc>
        <w:tc>
          <w:tcPr>
            <w:tcW w:w="1150" w:type="dxa"/>
          </w:tcPr>
          <w:p w14:paraId="56EA4100" w14:textId="77777777" w:rsidR="001D470B" w:rsidRPr="00BE068B" w:rsidRDefault="001D470B" w:rsidP="001D470B">
            <w:pPr>
              <w:rPr>
                <w:rFonts w:ascii="Gill Sans MT" w:hAnsi="Gill Sans MT"/>
              </w:rPr>
            </w:pPr>
          </w:p>
        </w:tc>
        <w:tc>
          <w:tcPr>
            <w:tcW w:w="1590" w:type="dxa"/>
          </w:tcPr>
          <w:p w14:paraId="73CC7FFA" w14:textId="77777777" w:rsidR="001D470B" w:rsidRPr="00BE068B" w:rsidRDefault="001D470B" w:rsidP="001D470B">
            <w:pPr>
              <w:rPr>
                <w:rFonts w:ascii="Gill Sans MT" w:hAnsi="Gill Sans MT"/>
              </w:rPr>
            </w:pPr>
          </w:p>
        </w:tc>
      </w:tr>
      <w:tr w:rsidR="001D470B" w:rsidRPr="00BE068B" w14:paraId="76BFCAD8" w14:textId="77777777" w:rsidTr="001D470B">
        <w:tc>
          <w:tcPr>
            <w:tcW w:w="468" w:type="dxa"/>
          </w:tcPr>
          <w:p w14:paraId="20120D58" w14:textId="77777777" w:rsidR="001D470B" w:rsidRPr="00BE068B" w:rsidRDefault="001D470B" w:rsidP="001D470B">
            <w:pPr>
              <w:rPr>
                <w:rFonts w:ascii="Gill Sans MT" w:hAnsi="Gill Sans MT"/>
              </w:rPr>
            </w:pPr>
            <w:proofErr w:type="gramStart"/>
            <w:r w:rsidRPr="00BE068B">
              <w:rPr>
                <w:rFonts w:ascii="Gill Sans MT" w:hAnsi="Gill Sans MT"/>
              </w:rPr>
              <w:t>l</w:t>
            </w:r>
            <w:proofErr w:type="gramEnd"/>
          </w:p>
        </w:tc>
        <w:tc>
          <w:tcPr>
            <w:tcW w:w="2204" w:type="dxa"/>
          </w:tcPr>
          <w:p w14:paraId="6F96BE89" w14:textId="77777777" w:rsidR="001D470B" w:rsidRPr="00BE068B" w:rsidRDefault="001D470B" w:rsidP="001D470B">
            <w:pPr>
              <w:rPr>
                <w:rFonts w:ascii="Gill Sans MT" w:hAnsi="Gill Sans MT"/>
              </w:rPr>
            </w:pPr>
            <w:r w:rsidRPr="00BE068B">
              <w:rPr>
                <w:rFonts w:ascii="Gill Sans MT" w:hAnsi="Gill Sans MT"/>
              </w:rPr>
              <w:t>Dying/tanning</w:t>
            </w:r>
          </w:p>
        </w:tc>
        <w:tc>
          <w:tcPr>
            <w:tcW w:w="2192" w:type="dxa"/>
          </w:tcPr>
          <w:p w14:paraId="0518783F" w14:textId="77777777" w:rsidR="001D470B" w:rsidRPr="00BE068B" w:rsidRDefault="001D470B" w:rsidP="001D470B">
            <w:pPr>
              <w:rPr>
                <w:rFonts w:ascii="Gill Sans MT" w:hAnsi="Gill Sans MT"/>
              </w:rPr>
            </w:pPr>
          </w:p>
        </w:tc>
        <w:tc>
          <w:tcPr>
            <w:tcW w:w="974" w:type="dxa"/>
          </w:tcPr>
          <w:p w14:paraId="16C9C0B6" w14:textId="77777777" w:rsidR="001D470B" w:rsidRPr="00BE068B" w:rsidRDefault="001D470B" w:rsidP="001D470B">
            <w:pPr>
              <w:rPr>
                <w:rFonts w:ascii="Gill Sans MT" w:hAnsi="Gill Sans MT"/>
              </w:rPr>
            </w:pPr>
          </w:p>
        </w:tc>
        <w:tc>
          <w:tcPr>
            <w:tcW w:w="766" w:type="dxa"/>
          </w:tcPr>
          <w:p w14:paraId="54F2C5F5" w14:textId="77777777" w:rsidR="001D470B" w:rsidRPr="00BE068B" w:rsidRDefault="001D470B" w:rsidP="001D470B">
            <w:pPr>
              <w:rPr>
                <w:rFonts w:ascii="Gill Sans MT" w:hAnsi="Gill Sans MT"/>
              </w:rPr>
            </w:pPr>
          </w:p>
        </w:tc>
        <w:tc>
          <w:tcPr>
            <w:tcW w:w="1433" w:type="dxa"/>
          </w:tcPr>
          <w:p w14:paraId="00A1188E" w14:textId="77777777" w:rsidR="001D470B" w:rsidRPr="00BE068B" w:rsidRDefault="001D470B" w:rsidP="001D470B">
            <w:pPr>
              <w:rPr>
                <w:rFonts w:ascii="Gill Sans MT" w:hAnsi="Gill Sans MT"/>
              </w:rPr>
            </w:pPr>
          </w:p>
        </w:tc>
        <w:tc>
          <w:tcPr>
            <w:tcW w:w="1058" w:type="dxa"/>
          </w:tcPr>
          <w:p w14:paraId="3F37BD2D" w14:textId="77777777" w:rsidR="001D470B" w:rsidRPr="00BE068B" w:rsidRDefault="001D470B" w:rsidP="001D470B">
            <w:pPr>
              <w:rPr>
                <w:rFonts w:ascii="Gill Sans MT" w:hAnsi="Gill Sans MT"/>
              </w:rPr>
            </w:pPr>
          </w:p>
        </w:tc>
        <w:tc>
          <w:tcPr>
            <w:tcW w:w="783" w:type="dxa"/>
          </w:tcPr>
          <w:p w14:paraId="58614D06" w14:textId="77777777" w:rsidR="001D470B" w:rsidRPr="00BE068B" w:rsidRDefault="001D470B" w:rsidP="001D470B">
            <w:pPr>
              <w:rPr>
                <w:rFonts w:ascii="Gill Sans MT" w:hAnsi="Gill Sans MT"/>
              </w:rPr>
            </w:pPr>
          </w:p>
        </w:tc>
        <w:tc>
          <w:tcPr>
            <w:tcW w:w="1150" w:type="dxa"/>
          </w:tcPr>
          <w:p w14:paraId="27D4D724" w14:textId="77777777" w:rsidR="001D470B" w:rsidRPr="00BE068B" w:rsidRDefault="001D470B" w:rsidP="001D470B">
            <w:pPr>
              <w:rPr>
                <w:rFonts w:ascii="Gill Sans MT" w:hAnsi="Gill Sans MT"/>
              </w:rPr>
            </w:pPr>
          </w:p>
        </w:tc>
        <w:tc>
          <w:tcPr>
            <w:tcW w:w="1590" w:type="dxa"/>
          </w:tcPr>
          <w:p w14:paraId="2B4E5280" w14:textId="77777777" w:rsidR="001D470B" w:rsidRPr="00BE068B" w:rsidRDefault="001D470B" w:rsidP="001D470B">
            <w:pPr>
              <w:rPr>
                <w:rFonts w:ascii="Gill Sans MT" w:hAnsi="Gill Sans MT"/>
              </w:rPr>
            </w:pPr>
          </w:p>
        </w:tc>
      </w:tr>
      <w:tr w:rsidR="001D470B" w:rsidRPr="00BE068B" w14:paraId="5AF4EB84" w14:textId="77777777" w:rsidTr="001D470B">
        <w:tc>
          <w:tcPr>
            <w:tcW w:w="468" w:type="dxa"/>
          </w:tcPr>
          <w:p w14:paraId="36D5B236" w14:textId="77777777" w:rsidR="001D470B" w:rsidRPr="00BE068B" w:rsidRDefault="001D470B" w:rsidP="001D470B">
            <w:pPr>
              <w:rPr>
                <w:rFonts w:ascii="Gill Sans MT" w:hAnsi="Gill Sans MT"/>
              </w:rPr>
            </w:pPr>
            <w:proofErr w:type="gramStart"/>
            <w:r w:rsidRPr="00BE068B">
              <w:rPr>
                <w:rFonts w:ascii="Gill Sans MT" w:hAnsi="Gill Sans MT"/>
              </w:rPr>
              <w:t>m</w:t>
            </w:r>
            <w:proofErr w:type="gramEnd"/>
          </w:p>
        </w:tc>
        <w:tc>
          <w:tcPr>
            <w:tcW w:w="2204" w:type="dxa"/>
          </w:tcPr>
          <w:p w14:paraId="3F229144" w14:textId="77777777" w:rsidR="001D470B" w:rsidRPr="00BE068B" w:rsidRDefault="001D470B" w:rsidP="001D470B">
            <w:pPr>
              <w:rPr>
                <w:rFonts w:ascii="Gill Sans MT" w:hAnsi="Gill Sans MT"/>
              </w:rPr>
            </w:pPr>
            <w:r w:rsidRPr="00BE068B">
              <w:rPr>
                <w:rFonts w:ascii="Gill Sans MT" w:hAnsi="Gill Sans MT"/>
              </w:rPr>
              <w:t>Seeds (for regeneration purposes)</w:t>
            </w:r>
          </w:p>
        </w:tc>
        <w:tc>
          <w:tcPr>
            <w:tcW w:w="2192" w:type="dxa"/>
          </w:tcPr>
          <w:p w14:paraId="2C2BBAC4" w14:textId="77777777" w:rsidR="001D470B" w:rsidRPr="00BE068B" w:rsidRDefault="001D470B" w:rsidP="001D470B">
            <w:pPr>
              <w:rPr>
                <w:rFonts w:ascii="Gill Sans MT" w:hAnsi="Gill Sans MT"/>
              </w:rPr>
            </w:pPr>
          </w:p>
        </w:tc>
        <w:tc>
          <w:tcPr>
            <w:tcW w:w="974" w:type="dxa"/>
          </w:tcPr>
          <w:p w14:paraId="24A8BB9C" w14:textId="77777777" w:rsidR="001D470B" w:rsidRPr="00BE068B" w:rsidRDefault="001D470B" w:rsidP="001D470B">
            <w:pPr>
              <w:rPr>
                <w:rFonts w:ascii="Gill Sans MT" w:hAnsi="Gill Sans MT"/>
              </w:rPr>
            </w:pPr>
          </w:p>
        </w:tc>
        <w:tc>
          <w:tcPr>
            <w:tcW w:w="766" w:type="dxa"/>
          </w:tcPr>
          <w:p w14:paraId="7832114E" w14:textId="77777777" w:rsidR="001D470B" w:rsidRPr="00BE068B" w:rsidRDefault="001D470B" w:rsidP="001D470B">
            <w:pPr>
              <w:rPr>
                <w:rFonts w:ascii="Gill Sans MT" w:hAnsi="Gill Sans MT"/>
              </w:rPr>
            </w:pPr>
          </w:p>
        </w:tc>
        <w:tc>
          <w:tcPr>
            <w:tcW w:w="1433" w:type="dxa"/>
          </w:tcPr>
          <w:p w14:paraId="33CEE209" w14:textId="77777777" w:rsidR="001D470B" w:rsidRPr="00BE068B" w:rsidRDefault="001D470B" w:rsidP="001D470B">
            <w:pPr>
              <w:rPr>
                <w:rFonts w:ascii="Gill Sans MT" w:hAnsi="Gill Sans MT"/>
              </w:rPr>
            </w:pPr>
          </w:p>
        </w:tc>
        <w:tc>
          <w:tcPr>
            <w:tcW w:w="1058" w:type="dxa"/>
          </w:tcPr>
          <w:p w14:paraId="22C2411F" w14:textId="77777777" w:rsidR="001D470B" w:rsidRPr="00BE068B" w:rsidRDefault="001D470B" w:rsidP="001D470B">
            <w:pPr>
              <w:rPr>
                <w:rFonts w:ascii="Gill Sans MT" w:hAnsi="Gill Sans MT"/>
              </w:rPr>
            </w:pPr>
          </w:p>
        </w:tc>
        <w:tc>
          <w:tcPr>
            <w:tcW w:w="783" w:type="dxa"/>
          </w:tcPr>
          <w:p w14:paraId="1149118A" w14:textId="77777777" w:rsidR="001D470B" w:rsidRPr="00BE068B" w:rsidRDefault="001D470B" w:rsidP="001D470B">
            <w:pPr>
              <w:rPr>
                <w:rFonts w:ascii="Gill Sans MT" w:hAnsi="Gill Sans MT"/>
              </w:rPr>
            </w:pPr>
          </w:p>
        </w:tc>
        <w:tc>
          <w:tcPr>
            <w:tcW w:w="1150" w:type="dxa"/>
          </w:tcPr>
          <w:p w14:paraId="3B32955A" w14:textId="77777777" w:rsidR="001D470B" w:rsidRPr="00BE068B" w:rsidRDefault="001D470B" w:rsidP="001D470B">
            <w:pPr>
              <w:rPr>
                <w:rFonts w:ascii="Gill Sans MT" w:hAnsi="Gill Sans MT"/>
              </w:rPr>
            </w:pPr>
          </w:p>
        </w:tc>
        <w:tc>
          <w:tcPr>
            <w:tcW w:w="1590" w:type="dxa"/>
          </w:tcPr>
          <w:p w14:paraId="1E987CB5" w14:textId="77777777" w:rsidR="001D470B" w:rsidRPr="00BE068B" w:rsidRDefault="001D470B" w:rsidP="001D470B">
            <w:pPr>
              <w:rPr>
                <w:rFonts w:ascii="Gill Sans MT" w:hAnsi="Gill Sans MT"/>
              </w:rPr>
            </w:pPr>
          </w:p>
        </w:tc>
      </w:tr>
      <w:tr w:rsidR="001D470B" w:rsidRPr="00BE068B" w14:paraId="261FC84C" w14:textId="77777777" w:rsidTr="001D470B">
        <w:tc>
          <w:tcPr>
            <w:tcW w:w="468" w:type="dxa"/>
          </w:tcPr>
          <w:p w14:paraId="00FC16E6" w14:textId="77777777" w:rsidR="001D470B" w:rsidRPr="00BE068B" w:rsidRDefault="001D470B" w:rsidP="001D470B">
            <w:pPr>
              <w:rPr>
                <w:rFonts w:ascii="Gill Sans MT" w:hAnsi="Gill Sans MT"/>
              </w:rPr>
            </w:pPr>
            <w:proofErr w:type="gramStart"/>
            <w:r w:rsidRPr="00BE068B">
              <w:rPr>
                <w:rFonts w:ascii="Gill Sans MT" w:hAnsi="Gill Sans MT"/>
              </w:rPr>
              <w:t>n</w:t>
            </w:r>
            <w:proofErr w:type="gramEnd"/>
          </w:p>
        </w:tc>
        <w:tc>
          <w:tcPr>
            <w:tcW w:w="2204" w:type="dxa"/>
          </w:tcPr>
          <w:p w14:paraId="62073744" w14:textId="77777777" w:rsidR="001D470B" w:rsidRPr="00BE068B" w:rsidRDefault="001D470B" w:rsidP="001D470B">
            <w:pPr>
              <w:rPr>
                <w:rFonts w:ascii="Gill Sans MT" w:hAnsi="Gill Sans MT"/>
              </w:rPr>
            </w:pPr>
            <w:proofErr w:type="spellStart"/>
            <w:r w:rsidRPr="00BE068B">
              <w:rPr>
                <w:rFonts w:ascii="Gill Sans MT" w:hAnsi="Gill Sans MT"/>
              </w:rPr>
              <w:t>Fibres</w:t>
            </w:r>
            <w:proofErr w:type="spellEnd"/>
            <w:r w:rsidRPr="00BE068B">
              <w:rPr>
                <w:rFonts w:ascii="Gill Sans MT" w:hAnsi="Gill Sans MT"/>
              </w:rPr>
              <w:t xml:space="preserve"> (for rope, </w:t>
            </w:r>
            <w:proofErr w:type="spellStart"/>
            <w:r w:rsidRPr="00BE068B">
              <w:rPr>
                <w:rFonts w:ascii="Gill Sans MT" w:hAnsi="Gill Sans MT"/>
              </w:rPr>
              <w:t>etc</w:t>
            </w:r>
            <w:proofErr w:type="spellEnd"/>
            <w:r w:rsidRPr="00BE068B">
              <w:rPr>
                <w:rFonts w:ascii="Gill Sans MT" w:hAnsi="Gill Sans MT"/>
              </w:rPr>
              <w:t>)</w:t>
            </w:r>
          </w:p>
        </w:tc>
        <w:tc>
          <w:tcPr>
            <w:tcW w:w="2192" w:type="dxa"/>
          </w:tcPr>
          <w:p w14:paraId="49E01102" w14:textId="77777777" w:rsidR="001D470B" w:rsidRPr="00BE068B" w:rsidRDefault="001D470B" w:rsidP="001D470B">
            <w:pPr>
              <w:rPr>
                <w:rFonts w:ascii="Gill Sans MT" w:hAnsi="Gill Sans MT"/>
              </w:rPr>
            </w:pPr>
          </w:p>
        </w:tc>
        <w:tc>
          <w:tcPr>
            <w:tcW w:w="974" w:type="dxa"/>
          </w:tcPr>
          <w:p w14:paraId="33F94ED9" w14:textId="77777777" w:rsidR="001D470B" w:rsidRPr="00BE068B" w:rsidRDefault="001D470B" w:rsidP="001D470B">
            <w:pPr>
              <w:rPr>
                <w:rFonts w:ascii="Gill Sans MT" w:hAnsi="Gill Sans MT"/>
              </w:rPr>
            </w:pPr>
          </w:p>
        </w:tc>
        <w:tc>
          <w:tcPr>
            <w:tcW w:w="766" w:type="dxa"/>
          </w:tcPr>
          <w:p w14:paraId="7E529B7E" w14:textId="77777777" w:rsidR="001D470B" w:rsidRPr="00BE068B" w:rsidRDefault="001D470B" w:rsidP="001D470B">
            <w:pPr>
              <w:rPr>
                <w:rFonts w:ascii="Gill Sans MT" w:hAnsi="Gill Sans MT"/>
              </w:rPr>
            </w:pPr>
          </w:p>
        </w:tc>
        <w:tc>
          <w:tcPr>
            <w:tcW w:w="1433" w:type="dxa"/>
          </w:tcPr>
          <w:p w14:paraId="4224279C" w14:textId="77777777" w:rsidR="001D470B" w:rsidRPr="00BE068B" w:rsidRDefault="001D470B" w:rsidP="001D470B">
            <w:pPr>
              <w:rPr>
                <w:rFonts w:ascii="Gill Sans MT" w:hAnsi="Gill Sans MT"/>
              </w:rPr>
            </w:pPr>
          </w:p>
        </w:tc>
        <w:tc>
          <w:tcPr>
            <w:tcW w:w="1058" w:type="dxa"/>
          </w:tcPr>
          <w:p w14:paraId="001068D0" w14:textId="77777777" w:rsidR="001D470B" w:rsidRPr="00BE068B" w:rsidRDefault="001D470B" w:rsidP="001D470B">
            <w:pPr>
              <w:rPr>
                <w:rFonts w:ascii="Gill Sans MT" w:hAnsi="Gill Sans MT"/>
              </w:rPr>
            </w:pPr>
          </w:p>
        </w:tc>
        <w:tc>
          <w:tcPr>
            <w:tcW w:w="783" w:type="dxa"/>
          </w:tcPr>
          <w:p w14:paraId="10919E93" w14:textId="77777777" w:rsidR="001D470B" w:rsidRPr="00BE068B" w:rsidRDefault="001D470B" w:rsidP="001D470B">
            <w:pPr>
              <w:rPr>
                <w:rFonts w:ascii="Gill Sans MT" w:hAnsi="Gill Sans MT"/>
              </w:rPr>
            </w:pPr>
          </w:p>
        </w:tc>
        <w:tc>
          <w:tcPr>
            <w:tcW w:w="1150" w:type="dxa"/>
          </w:tcPr>
          <w:p w14:paraId="3D7D2AEC" w14:textId="77777777" w:rsidR="001D470B" w:rsidRPr="00BE068B" w:rsidRDefault="001D470B" w:rsidP="001D470B">
            <w:pPr>
              <w:rPr>
                <w:rFonts w:ascii="Gill Sans MT" w:hAnsi="Gill Sans MT"/>
              </w:rPr>
            </w:pPr>
          </w:p>
        </w:tc>
        <w:tc>
          <w:tcPr>
            <w:tcW w:w="1590" w:type="dxa"/>
          </w:tcPr>
          <w:p w14:paraId="05E465BD" w14:textId="77777777" w:rsidR="001D470B" w:rsidRPr="00BE068B" w:rsidRDefault="001D470B" w:rsidP="001D470B">
            <w:pPr>
              <w:rPr>
                <w:rFonts w:ascii="Gill Sans MT" w:hAnsi="Gill Sans MT"/>
              </w:rPr>
            </w:pPr>
          </w:p>
        </w:tc>
      </w:tr>
      <w:tr w:rsidR="001D470B" w:rsidRPr="00BE068B" w14:paraId="3BBEB210" w14:textId="77777777" w:rsidTr="001D470B">
        <w:tc>
          <w:tcPr>
            <w:tcW w:w="468" w:type="dxa"/>
          </w:tcPr>
          <w:p w14:paraId="2C53CDC6" w14:textId="77777777" w:rsidR="001D470B" w:rsidRPr="00BE068B" w:rsidRDefault="001D470B" w:rsidP="001D470B">
            <w:pPr>
              <w:rPr>
                <w:rFonts w:ascii="Gill Sans MT" w:hAnsi="Gill Sans MT"/>
              </w:rPr>
            </w:pPr>
            <w:proofErr w:type="gramStart"/>
            <w:r w:rsidRPr="00BE068B">
              <w:rPr>
                <w:rFonts w:ascii="Gill Sans MT" w:hAnsi="Gill Sans MT"/>
              </w:rPr>
              <w:t>o</w:t>
            </w:r>
            <w:proofErr w:type="gramEnd"/>
          </w:p>
        </w:tc>
        <w:tc>
          <w:tcPr>
            <w:tcW w:w="2204" w:type="dxa"/>
          </w:tcPr>
          <w:p w14:paraId="2609E751" w14:textId="77777777" w:rsidR="001D470B" w:rsidRPr="00BE068B" w:rsidRDefault="001D470B" w:rsidP="001D470B">
            <w:pPr>
              <w:rPr>
                <w:rFonts w:ascii="Gill Sans MT" w:hAnsi="Gill Sans MT"/>
              </w:rPr>
            </w:pPr>
            <w:r w:rsidRPr="00BE068B">
              <w:rPr>
                <w:rFonts w:ascii="Gill Sans MT" w:hAnsi="Gill Sans MT"/>
              </w:rPr>
              <w:t>Other plant products</w:t>
            </w:r>
          </w:p>
        </w:tc>
        <w:tc>
          <w:tcPr>
            <w:tcW w:w="2192" w:type="dxa"/>
          </w:tcPr>
          <w:p w14:paraId="64FBE5B7" w14:textId="77777777" w:rsidR="001D470B" w:rsidRPr="00BE068B" w:rsidRDefault="001D470B" w:rsidP="001D470B">
            <w:pPr>
              <w:rPr>
                <w:rFonts w:ascii="Gill Sans MT" w:hAnsi="Gill Sans MT"/>
              </w:rPr>
            </w:pPr>
          </w:p>
        </w:tc>
        <w:tc>
          <w:tcPr>
            <w:tcW w:w="974" w:type="dxa"/>
          </w:tcPr>
          <w:p w14:paraId="2EA88EC6" w14:textId="77777777" w:rsidR="001D470B" w:rsidRPr="00BE068B" w:rsidRDefault="001D470B" w:rsidP="001D470B">
            <w:pPr>
              <w:rPr>
                <w:rFonts w:ascii="Gill Sans MT" w:hAnsi="Gill Sans MT"/>
              </w:rPr>
            </w:pPr>
          </w:p>
        </w:tc>
        <w:tc>
          <w:tcPr>
            <w:tcW w:w="766" w:type="dxa"/>
          </w:tcPr>
          <w:p w14:paraId="137A0DFC" w14:textId="77777777" w:rsidR="001D470B" w:rsidRPr="00BE068B" w:rsidRDefault="001D470B" w:rsidP="001D470B">
            <w:pPr>
              <w:rPr>
                <w:rFonts w:ascii="Gill Sans MT" w:hAnsi="Gill Sans MT"/>
              </w:rPr>
            </w:pPr>
          </w:p>
        </w:tc>
        <w:tc>
          <w:tcPr>
            <w:tcW w:w="1433" w:type="dxa"/>
          </w:tcPr>
          <w:p w14:paraId="4C773E09" w14:textId="77777777" w:rsidR="001D470B" w:rsidRPr="00BE068B" w:rsidRDefault="001D470B" w:rsidP="001D470B">
            <w:pPr>
              <w:rPr>
                <w:rFonts w:ascii="Gill Sans MT" w:hAnsi="Gill Sans MT"/>
              </w:rPr>
            </w:pPr>
          </w:p>
        </w:tc>
        <w:tc>
          <w:tcPr>
            <w:tcW w:w="1058" w:type="dxa"/>
          </w:tcPr>
          <w:p w14:paraId="1593AFAC" w14:textId="77777777" w:rsidR="001D470B" w:rsidRPr="00BE068B" w:rsidRDefault="001D470B" w:rsidP="001D470B">
            <w:pPr>
              <w:rPr>
                <w:rFonts w:ascii="Gill Sans MT" w:hAnsi="Gill Sans MT"/>
              </w:rPr>
            </w:pPr>
          </w:p>
        </w:tc>
        <w:tc>
          <w:tcPr>
            <w:tcW w:w="783" w:type="dxa"/>
          </w:tcPr>
          <w:p w14:paraId="5DC70923" w14:textId="77777777" w:rsidR="001D470B" w:rsidRPr="00BE068B" w:rsidRDefault="001D470B" w:rsidP="001D470B">
            <w:pPr>
              <w:rPr>
                <w:rFonts w:ascii="Gill Sans MT" w:hAnsi="Gill Sans MT"/>
              </w:rPr>
            </w:pPr>
          </w:p>
        </w:tc>
        <w:tc>
          <w:tcPr>
            <w:tcW w:w="1150" w:type="dxa"/>
          </w:tcPr>
          <w:p w14:paraId="37B671A3" w14:textId="77777777" w:rsidR="001D470B" w:rsidRPr="00BE068B" w:rsidRDefault="001D470B" w:rsidP="001D470B">
            <w:pPr>
              <w:rPr>
                <w:rFonts w:ascii="Gill Sans MT" w:hAnsi="Gill Sans MT"/>
              </w:rPr>
            </w:pPr>
          </w:p>
        </w:tc>
        <w:tc>
          <w:tcPr>
            <w:tcW w:w="1590" w:type="dxa"/>
          </w:tcPr>
          <w:p w14:paraId="6D323F99" w14:textId="77777777" w:rsidR="001D470B" w:rsidRPr="00BE068B" w:rsidRDefault="001D470B" w:rsidP="001D470B">
            <w:pPr>
              <w:rPr>
                <w:rFonts w:ascii="Gill Sans MT" w:hAnsi="Gill Sans MT"/>
              </w:rPr>
            </w:pPr>
          </w:p>
        </w:tc>
      </w:tr>
      <w:tr w:rsidR="001D470B" w:rsidRPr="00BE068B" w14:paraId="6928CC1B" w14:textId="77777777" w:rsidTr="001D470B">
        <w:tc>
          <w:tcPr>
            <w:tcW w:w="468" w:type="dxa"/>
          </w:tcPr>
          <w:p w14:paraId="1DC1F5CB" w14:textId="77777777" w:rsidR="001D470B" w:rsidRPr="00BE068B" w:rsidRDefault="001D470B" w:rsidP="001D470B">
            <w:pPr>
              <w:rPr>
                <w:rFonts w:ascii="Gill Sans MT" w:hAnsi="Gill Sans MT"/>
              </w:rPr>
            </w:pPr>
            <w:proofErr w:type="gramStart"/>
            <w:r w:rsidRPr="00BE068B">
              <w:rPr>
                <w:rFonts w:ascii="Gill Sans MT" w:hAnsi="Gill Sans MT"/>
              </w:rPr>
              <w:t>p</w:t>
            </w:r>
            <w:proofErr w:type="gramEnd"/>
          </w:p>
        </w:tc>
        <w:tc>
          <w:tcPr>
            <w:tcW w:w="2204" w:type="dxa"/>
          </w:tcPr>
          <w:p w14:paraId="34FF2864" w14:textId="77777777" w:rsidR="001D470B" w:rsidRPr="00BE068B" w:rsidRDefault="001D470B" w:rsidP="001D470B">
            <w:pPr>
              <w:rPr>
                <w:rFonts w:ascii="Gill Sans MT" w:hAnsi="Gill Sans MT"/>
              </w:rPr>
            </w:pPr>
            <w:r w:rsidRPr="00BE068B">
              <w:rPr>
                <w:rFonts w:ascii="Gill Sans MT" w:hAnsi="Gill Sans MT"/>
              </w:rPr>
              <w:t xml:space="preserve">Wildlife (including </w:t>
            </w:r>
            <w:proofErr w:type="spellStart"/>
            <w:r w:rsidRPr="00BE068B">
              <w:rPr>
                <w:rFonts w:ascii="Gill Sans MT" w:hAnsi="Gill Sans MT"/>
              </w:rPr>
              <w:t>bushmeat</w:t>
            </w:r>
            <w:proofErr w:type="spellEnd"/>
            <w:r w:rsidRPr="00BE068B">
              <w:rPr>
                <w:rFonts w:ascii="Gill Sans MT" w:hAnsi="Gill Sans MT"/>
              </w:rPr>
              <w:t>)</w:t>
            </w:r>
          </w:p>
        </w:tc>
        <w:tc>
          <w:tcPr>
            <w:tcW w:w="2192" w:type="dxa"/>
          </w:tcPr>
          <w:p w14:paraId="3BBD4E48" w14:textId="77777777" w:rsidR="001D470B" w:rsidRPr="00BE068B" w:rsidRDefault="001D470B" w:rsidP="001D470B">
            <w:pPr>
              <w:rPr>
                <w:rFonts w:ascii="Gill Sans MT" w:hAnsi="Gill Sans MT"/>
              </w:rPr>
            </w:pPr>
          </w:p>
        </w:tc>
        <w:tc>
          <w:tcPr>
            <w:tcW w:w="974" w:type="dxa"/>
          </w:tcPr>
          <w:p w14:paraId="687104B5" w14:textId="77777777" w:rsidR="001D470B" w:rsidRPr="00BE068B" w:rsidRDefault="001D470B" w:rsidP="001D470B">
            <w:pPr>
              <w:rPr>
                <w:rFonts w:ascii="Gill Sans MT" w:hAnsi="Gill Sans MT"/>
              </w:rPr>
            </w:pPr>
          </w:p>
        </w:tc>
        <w:tc>
          <w:tcPr>
            <w:tcW w:w="766" w:type="dxa"/>
          </w:tcPr>
          <w:p w14:paraId="52CE8AD0" w14:textId="77777777" w:rsidR="001D470B" w:rsidRPr="00BE068B" w:rsidRDefault="001D470B" w:rsidP="001D470B">
            <w:pPr>
              <w:rPr>
                <w:rFonts w:ascii="Gill Sans MT" w:hAnsi="Gill Sans MT"/>
              </w:rPr>
            </w:pPr>
          </w:p>
        </w:tc>
        <w:tc>
          <w:tcPr>
            <w:tcW w:w="1433" w:type="dxa"/>
          </w:tcPr>
          <w:p w14:paraId="58B03F74" w14:textId="77777777" w:rsidR="001D470B" w:rsidRPr="00BE068B" w:rsidRDefault="001D470B" w:rsidP="001D470B">
            <w:pPr>
              <w:rPr>
                <w:rFonts w:ascii="Gill Sans MT" w:hAnsi="Gill Sans MT"/>
              </w:rPr>
            </w:pPr>
          </w:p>
        </w:tc>
        <w:tc>
          <w:tcPr>
            <w:tcW w:w="1058" w:type="dxa"/>
          </w:tcPr>
          <w:p w14:paraId="7C7F2293" w14:textId="77777777" w:rsidR="001D470B" w:rsidRPr="00BE068B" w:rsidRDefault="001D470B" w:rsidP="001D470B">
            <w:pPr>
              <w:rPr>
                <w:rFonts w:ascii="Gill Sans MT" w:hAnsi="Gill Sans MT"/>
              </w:rPr>
            </w:pPr>
          </w:p>
        </w:tc>
        <w:tc>
          <w:tcPr>
            <w:tcW w:w="783" w:type="dxa"/>
          </w:tcPr>
          <w:p w14:paraId="345E4EA6" w14:textId="77777777" w:rsidR="001D470B" w:rsidRPr="00BE068B" w:rsidRDefault="001D470B" w:rsidP="001D470B">
            <w:pPr>
              <w:rPr>
                <w:rFonts w:ascii="Gill Sans MT" w:hAnsi="Gill Sans MT"/>
              </w:rPr>
            </w:pPr>
          </w:p>
        </w:tc>
        <w:tc>
          <w:tcPr>
            <w:tcW w:w="1150" w:type="dxa"/>
          </w:tcPr>
          <w:p w14:paraId="20FC09DA" w14:textId="77777777" w:rsidR="001D470B" w:rsidRPr="00BE068B" w:rsidRDefault="001D470B" w:rsidP="001D470B">
            <w:pPr>
              <w:rPr>
                <w:rFonts w:ascii="Gill Sans MT" w:hAnsi="Gill Sans MT"/>
              </w:rPr>
            </w:pPr>
          </w:p>
        </w:tc>
        <w:tc>
          <w:tcPr>
            <w:tcW w:w="1590" w:type="dxa"/>
          </w:tcPr>
          <w:p w14:paraId="0012B7FB" w14:textId="77777777" w:rsidR="001D470B" w:rsidRPr="00BE068B" w:rsidRDefault="001D470B" w:rsidP="001D470B">
            <w:pPr>
              <w:rPr>
                <w:rFonts w:ascii="Gill Sans MT" w:hAnsi="Gill Sans MT"/>
              </w:rPr>
            </w:pPr>
          </w:p>
        </w:tc>
      </w:tr>
      <w:tr w:rsidR="001D470B" w:rsidRPr="00BE068B" w14:paraId="49BA0434" w14:textId="77777777" w:rsidTr="001D470B">
        <w:tc>
          <w:tcPr>
            <w:tcW w:w="468" w:type="dxa"/>
          </w:tcPr>
          <w:p w14:paraId="5D2B234A" w14:textId="77777777" w:rsidR="001D470B" w:rsidRPr="00BE068B" w:rsidRDefault="001D470B" w:rsidP="001D470B">
            <w:pPr>
              <w:rPr>
                <w:rFonts w:ascii="Gill Sans MT" w:hAnsi="Gill Sans MT"/>
              </w:rPr>
            </w:pPr>
            <w:proofErr w:type="gramStart"/>
            <w:r w:rsidRPr="00BE068B">
              <w:rPr>
                <w:rFonts w:ascii="Gill Sans MT" w:hAnsi="Gill Sans MT"/>
              </w:rPr>
              <w:t>q</w:t>
            </w:r>
            <w:proofErr w:type="gramEnd"/>
          </w:p>
        </w:tc>
        <w:tc>
          <w:tcPr>
            <w:tcW w:w="2204" w:type="dxa"/>
          </w:tcPr>
          <w:p w14:paraId="5AF5C28B" w14:textId="77777777" w:rsidR="001D470B" w:rsidRPr="00BE068B" w:rsidRDefault="001D470B" w:rsidP="001D470B">
            <w:pPr>
              <w:rPr>
                <w:rFonts w:ascii="Gill Sans MT" w:hAnsi="Gill Sans MT"/>
              </w:rPr>
            </w:pPr>
            <w:r w:rsidRPr="00BE068B">
              <w:rPr>
                <w:rFonts w:ascii="Gill Sans MT" w:hAnsi="Gill Sans MT"/>
              </w:rPr>
              <w:t xml:space="preserve">Beekeeping activities (e.g. honey) </w:t>
            </w:r>
          </w:p>
        </w:tc>
        <w:tc>
          <w:tcPr>
            <w:tcW w:w="2192" w:type="dxa"/>
          </w:tcPr>
          <w:p w14:paraId="21354795" w14:textId="77777777" w:rsidR="001D470B" w:rsidRPr="00BE068B" w:rsidRDefault="001D470B" w:rsidP="001D470B">
            <w:pPr>
              <w:rPr>
                <w:rFonts w:ascii="Gill Sans MT" w:hAnsi="Gill Sans MT"/>
              </w:rPr>
            </w:pPr>
          </w:p>
        </w:tc>
        <w:tc>
          <w:tcPr>
            <w:tcW w:w="974" w:type="dxa"/>
          </w:tcPr>
          <w:p w14:paraId="1407E6FD" w14:textId="77777777" w:rsidR="001D470B" w:rsidRPr="00BE068B" w:rsidRDefault="001D470B" w:rsidP="001D470B">
            <w:pPr>
              <w:rPr>
                <w:rFonts w:ascii="Gill Sans MT" w:hAnsi="Gill Sans MT"/>
              </w:rPr>
            </w:pPr>
          </w:p>
        </w:tc>
        <w:tc>
          <w:tcPr>
            <w:tcW w:w="766" w:type="dxa"/>
          </w:tcPr>
          <w:p w14:paraId="0E3532CF" w14:textId="77777777" w:rsidR="001D470B" w:rsidRPr="00BE068B" w:rsidRDefault="001D470B" w:rsidP="001D470B">
            <w:pPr>
              <w:rPr>
                <w:rFonts w:ascii="Gill Sans MT" w:hAnsi="Gill Sans MT"/>
              </w:rPr>
            </w:pPr>
          </w:p>
        </w:tc>
        <w:tc>
          <w:tcPr>
            <w:tcW w:w="1433" w:type="dxa"/>
          </w:tcPr>
          <w:p w14:paraId="29EAD9D6" w14:textId="77777777" w:rsidR="001D470B" w:rsidRPr="00BE068B" w:rsidRDefault="001D470B" w:rsidP="001D470B">
            <w:pPr>
              <w:rPr>
                <w:rFonts w:ascii="Gill Sans MT" w:hAnsi="Gill Sans MT"/>
              </w:rPr>
            </w:pPr>
          </w:p>
        </w:tc>
        <w:tc>
          <w:tcPr>
            <w:tcW w:w="1058" w:type="dxa"/>
          </w:tcPr>
          <w:p w14:paraId="31B3A7C8" w14:textId="77777777" w:rsidR="001D470B" w:rsidRPr="00BE068B" w:rsidRDefault="001D470B" w:rsidP="001D470B">
            <w:pPr>
              <w:rPr>
                <w:rFonts w:ascii="Gill Sans MT" w:hAnsi="Gill Sans MT"/>
              </w:rPr>
            </w:pPr>
          </w:p>
        </w:tc>
        <w:tc>
          <w:tcPr>
            <w:tcW w:w="783" w:type="dxa"/>
          </w:tcPr>
          <w:p w14:paraId="5438709B" w14:textId="77777777" w:rsidR="001D470B" w:rsidRPr="00BE068B" w:rsidRDefault="001D470B" w:rsidP="001D470B">
            <w:pPr>
              <w:rPr>
                <w:rFonts w:ascii="Gill Sans MT" w:hAnsi="Gill Sans MT"/>
              </w:rPr>
            </w:pPr>
          </w:p>
        </w:tc>
        <w:tc>
          <w:tcPr>
            <w:tcW w:w="1150" w:type="dxa"/>
          </w:tcPr>
          <w:p w14:paraId="1444D90E" w14:textId="77777777" w:rsidR="001D470B" w:rsidRPr="00BE068B" w:rsidRDefault="001D470B" w:rsidP="001D470B">
            <w:pPr>
              <w:rPr>
                <w:rFonts w:ascii="Gill Sans MT" w:hAnsi="Gill Sans MT"/>
              </w:rPr>
            </w:pPr>
          </w:p>
        </w:tc>
        <w:tc>
          <w:tcPr>
            <w:tcW w:w="1590" w:type="dxa"/>
          </w:tcPr>
          <w:p w14:paraId="3047B365" w14:textId="77777777" w:rsidR="001D470B" w:rsidRPr="00BE068B" w:rsidRDefault="001D470B" w:rsidP="001D470B">
            <w:pPr>
              <w:rPr>
                <w:rFonts w:ascii="Gill Sans MT" w:hAnsi="Gill Sans MT"/>
              </w:rPr>
            </w:pPr>
          </w:p>
        </w:tc>
      </w:tr>
      <w:tr w:rsidR="001D470B" w:rsidRPr="00BE068B" w14:paraId="5638C901" w14:textId="77777777" w:rsidTr="001D470B">
        <w:tc>
          <w:tcPr>
            <w:tcW w:w="468" w:type="dxa"/>
          </w:tcPr>
          <w:p w14:paraId="004028EB" w14:textId="77777777" w:rsidR="001D470B" w:rsidRPr="00BE068B" w:rsidRDefault="001D470B" w:rsidP="001D470B">
            <w:pPr>
              <w:rPr>
                <w:rFonts w:ascii="Gill Sans MT" w:hAnsi="Gill Sans MT"/>
              </w:rPr>
            </w:pPr>
            <w:proofErr w:type="gramStart"/>
            <w:r w:rsidRPr="00BE068B">
              <w:rPr>
                <w:rFonts w:ascii="Gill Sans MT" w:hAnsi="Gill Sans MT"/>
              </w:rPr>
              <w:lastRenderedPageBreak/>
              <w:t>r</w:t>
            </w:r>
            <w:proofErr w:type="gramEnd"/>
          </w:p>
        </w:tc>
        <w:tc>
          <w:tcPr>
            <w:tcW w:w="2204" w:type="dxa"/>
          </w:tcPr>
          <w:p w14:paraId="386E73AC" w14:textId="77777777" w:rsidR="001D470B" w:rsidRPr="00BE068B" w:rsidRDefault="001D470B" w:rsidP="001D470B">
            <w:pPr>
              <w:rPr>
                <w:rFonts w:ascii="Gill Sans MT" w:hAnsi="Gill Sans MT"/>
              </w:rPr>
            </w:pPr>
            <w:r w:rsidRPr="00BE068B">
              <w:rPr>
                <w:rFonts w:ascii="Gill Sans MT" w:hAnsi="Gill Sans MT"/>
              </w:rPr>
              <w:t>Caterpillar</w:t>
            </w:r>
          </w:p>
        </w:tc>
        <w:tc>
          <w:tcPr>
            <w:tcW w:w="2192" w:type="dxa"/>
          </w:tcPr>
          <w:p w14:paraId="00585F16" w14:textId="77777777" w:rsidR="001D470B" w:rsidRPr="00BE068B" w:rsidRDefault="001D470B" w:rsidP="001D470B">
            <w:pPr>
              <w:rPr>
                <w:rFonts w:ascii="Gill Sans MT" w:hAnsi="Gill Sans MT"/>
              </w:rPr>
            </w:pPr>
          </w:p>
        </w:tc>
        <w:tc>
          <w:tcPr>
            <w:tcW w:w="974" w:type="dxa"/>
          </w:tcPr>
          <w:p w14:paraId="5944896F" w14:textId="77777777" w:rsidR="001D470B" w:rsidRPr="00BE068B" w:rsidRDefault="001D470B" w:rsidP="001D470B">
            <w:pPr>
              <w:rPr>
                <w:rFonts w:ascii="Gill Sans MT" w:hAnsi="Gill Sans MT"/>
              </w:rPr>
            </w:pPr>
          </w:p>
        </w:tc>
        <w:tc>
          <w:tcPr>
            <w:tcW w:w="766" w:type="dxa"/>
          </w:tcPr>
          <w:p w14:paraId="35595B3E" w14:textId="77777777" w:rsidR="001D470B" w:rsidRPr="00BE068B" w:rsidRDefault="001D470B" w:rsidP="001D470B">
            <w:pPr>
              <w:rPr>
                <w:rFonts w:ascii="Gill Sans MT" w:hAnsi="Gill Sans MT"/>
              </w:rPr>
            </w:pPr>
          </w:p>
        </w:tc>
        <w:tc>
          <w:tcPr>
            <w:tcW w:w="1433" w:type="dxa"/>
          </w:tcPr>
          <w:p w14:paraId="400E1B50" w14:textId="77777777" w:rsidR="001D470B" w:rsidRPr="00BE068B" w:rsidRDefault="001D470B" w:rsidP="001D470B">
            <w:pPr>
              <w:rPr>
                <w:rFonts w:ascii="Gill Sans MT" w:hAnsi="Gill Sans MT"/>
              </w:rPr>
            </w:pPr>
          </w:p>
        </w:tc>
        <w:tc>
          <w:tcPr>
            <w:tcW w:w="1058" w:type="dxa"/>
          </w:tcPr>
          <w:p w14:paraId="783A91F8" w14:textId="77777777" w:rsidR="001D470B" w:rsidRPr="00BE068B" w:rsidRDefault="001D470B" w:rsidP="001D470B">
            <w:pPr>
              <w:rPr>
                <w:rFonts w:ascii="Gill Sans MT" w:hAnsi="Gill Sans MT"/>
              </w:rPr>
            </w:pPr>
          </w:p>
        </w:tc>
        <w:tc>
          <w:tcPr>
            <w:tcW w:w="783" w:type="dxa"/>
          </w:tcPr>
          <w:p w14:paraId="79FEC2FD" w14:textId="77777777" w:rsidR="001D470B" w:rsidRPr="00BE068B" w:rsidRDefault="001D470B" w:rsidP="001D470B">
            <w:pPr>
              <w:rPr>
                <w:rFonts w:ascii="Gill Sans MT" w:hAnsi="Gill Sans MT"/>
              </w:rPr>
            </w:pPr>
          </w:p>
        </w:tc>
        <w:tc>
          <w:tcPr>
            <w:tcW w:w="1150" w:type="dxa"/>
          </w:tcPr>
          <w:p w14:paraId="3D8B5354" w14:textId="77777777" w:rsidR="001D470B" w:rsidRPr="00BE068B" w:rsidRDefault="001D470B" w:rsidP="001D470B">
            <w:pPr>
              <w:rPr>
                <w:rFonts w:ascii="Gill Sans MT" w:hAnsi="Gill Sans MT"/>
              </w:rPr>
            </w:pPr>
          </w:p>
        </w:tc>
        <w:tc>
          <w:tcPr>
            <w:tcW w:w="1590" w:type="dxa"/>
          </w:tcPr>
          <w:p w14:paraId="25089B41" w14:textId="77777777" w:rsidR="001D470B" w:rsidRPr="00BE068B" w:rsidRDefault="001D470B" w:rsidP="001D470B">
            <w:pPr>
              <w:rPr>
                <w:rFonts w:ascii="Gill Sans MT" w:hAnsi="Gill Sans MT"/>
              </w:rPr>
            </w:pPr>
          </w:p>
        </w:tc>
      </w:tr>
      <w:tr w:rsidR="001D470B" w:rsidRPr="00BE068B" w14:paraId="59E83CEC" w14:textId="77777777" w:rsidTr="001D470B">
        <w:tc>
          <w:tcPr>
            <w:tcW w:w="468" w:type="dxa"/>
          </w:tcPr>
          <w:p w14:paraId="5B8414A3" w14:textId="77777777" w:rsidR="001D470B" w:rsidRPr="00BE068B" w:rsidRDefault="001D470B" w:rsidP="001D470B">
            <w:pPr>
              <w:rPr>
                <w:rFonts w:ascii="Gill Sans MT" w:hAnsi="Gill Sans MT"/>
              </w:rPr>
            </w:pPr>
            <w:proofErr w:type="gramStart"/>
            <w:r w:rsidRPr="00BE068B">
              <w:rPr>
                <w:rFonts w:ascii="Gill Sans MT" w:hAnsi="Gill Sans MT"/>
              </w:rPr>
              <w:t>s</w:t>
            </w:r>
            <w:proofErr w:type="gramEnd"/>
          </w:p>
        </w:tc>
        <w:tc>
          <w:tcPr>
            <w:tcW w:w="2204" w:type="dxa"/>
          </w:tcPr>
          <w:p w14:paraId="751892EB" w14:textId="77777777" w:rsidR="001D470B" w:rsidRPr="00BE068B" w:rsidRDefault="001D470B" w:rsidP="001D470B">
            <w:pPr>
              <w:rPr>
                <w:rFonts w:ascii="Gill Sans MT" w:hAnsi="Gill Sans MT"/>
              </w:rPr>
            </w:pPr>
            <w:r w:rsidRPr="00BE068B">
              <w:rPr>
                <w:rFonts w:ascii="Gill Sans MT" w:hAnsi="Gill Sans MT"/>
              </w:rPr>
              <w:t xml:space="preserve">Other, specify </w:t>
            </w:r>
          </w:p>
        </w:tc>
        <w:tc>
          <w:tcPr>
            <w:tcW w:w="2192" w:type="dxa"/>
          </w:tcPr>
          <w:p w14:paraId="4AC93C2E" w14:textId="77777777" w:rsidR="001D470B" w:rsidRPr="00BE068B" w:rsidRDefault="001D470B" w:rsidP="001D470B">
            <w:pPr>
              <w:rPr>
                <w:rFonts w:ascii="Gill Sans MT" w:hAnsi="Gill Sans MT"/>
              </w:rPr>
            </w:pPr>
          </w:p>
        </w:tc>
        <w:tc>
          <w:tcPr>
            <w:tcW w:w="974" w:type="dxa"/>
          </w:tcPr>
          <w:p w14:paraId="25167F76" w14:textId="77777777" w:rsidR="001D470B" w:rsidRPr="00BE068B" w:rsidRDefault="001D470B" w:rsidP="001D470B">
            <w:pPr>
              <w:rPr>
                <w:rFonts w:ascii="Gill Sans MT" w:hAnsi="Gill Sans MT"/>
              </w:rPr>
            </w:pPr>
          </w:p>
        </w:tc>
        <w:tc>
          <w:tcPr>
            <w:tcW w:w="766" w:type="dxa"/>
          </w:tcPr>
          <w:p w14:paraId="6B24A808" w14:textId="77777777" w:rsidR="001D470B" w:rsidRPr="00BE068B" w:rsidRDefault="001D470B" w:rsidP="001D470B">
            <w:pPr>
              <w:rPr>
                <w:rFonts w:ascii="Gill Sans MT" w:hAnsi="Gill Sans MT"/>
              </w:rPr>
            </w:pPr>
          </w:p>
        </w:tc>
        <w:tc>
          <w:tcPr>
            <w:tcW w:w="1433" w:type="dxa"/>
          </w:tcPr>
          <w:p w14:paraId="784F36C2" w14:textId="77777777" w:rsidR="001D470B" w:rsidRPr="00BE068B" w:rsidRDefault="001D470B" w:rsidP="001D470B">
            <w:pPr>
              <w:rPr>
                <w:rFonts w:ascii="Gill Sans MT" w:hAnsi="Gill Sans MT"/>
              </w:rPr>
            </w:pPr>
          </w:p>
        </w:tc>
        <w:tc>
          <w:tcPr>
            <w:tcW w:w="1058" w:type="dxa"/>
          </w:tcPr>
          <w:p w14:paraId="11F4BA6C" w14:textId="77777777" w:rsidR="001D470B" w:rsidRPr="00BE068B" w:rsidRDefault="001D470B" w:rsidP="001D470B">
            <w:pPr>
              <w:rPr>
                <w:rFonts w:ascii="Gill Sans MT" w:hAnsi="Gill Sans MT"/>
              </w:rPr>
            </w:pPr>
          </w:p>
        </w:tc>
        <w:tc>
          <w:tcPr>
            <w:tcW w:w="783" w:type="dxa"/>
          </w:tcPr>
          <w:p w14:paraId="74A08424" w14:textId="77777777" w:rsidR="001D470B" w:rsidRPr="00BE068B" w:rsidRDefault="001D470B" w:rsidP="001D470B">
            <w:pPr>
              <w:rPr>
                <w:rFonts w:ascii="Gill Sans MT" w:hAnsi="Gill Sans MT"/>
              </w:rPr>
            </w:pPr>
          </w:p>
        </w:tc>
        <w:tc>
          <w:tcPr>
            <w:tcW w:w="1150" w:type="dxa"/>
          </w:tcPr>
          <w:p w14:paraId="4CFA6126" w14:textId="77777777" w:rsidR="001D470B" w:rsidRPr="00BE068B" w:rsidRDefault="001D470B" w:rsidP="001D470B">
            <w:pPr>
              <w:rPr>
                <w:rFonts w:ascii="Gill Sans MT" w:hAnsi="Gill Sans MT"/>
              </w:rPr>
            </w:pPr>
          </w:p>
        </w:tc>
        <w:tc>
          <w:tcPr>
            <w:tcW w:w="1590" w:type="dxa"/>
          </w:tcPr>
          <w:p w14:paraId="3C6DC340" w14:textId="77777777" w:rsidR="001D470B" w:rsidRPr="00BE068B" w:rsidRDefault="001D470B" w:rsidP="001D470B">
            <w:pPr>
              <w:rPr>
                <w:rFonts w:ascii="Gill Sans MT" w:hAnsi="Gill Sans MT"/>
              </w:rPr>
            </w:pPr>
          </w:p>
        </w:tc>
      </w:tr>
    </w:tbl>
    <w:p w14:paraId="3D761F4C" w14:textId="77777777" w:rsidR="001D470B" w:rsidRPr="00BE068B" w:rsidRDefault="001D470B" w:rsidP="001D470B">
      <w:pPr>
        <w:rPr>
          <w:rFonts w:ascii="Gill Sans MT" w:hAnsi="Gill Sans MT"/>
        </w:rPr>
      </w:pPr>
      <w:r w:rsidRPr="00BE068B">
        <w:rPr>
          <w:rFonts w:ascii="Gill Sans MT" w:hAnsi="Gill Sans MT"/>
        </w:rPr>
        <w:br w:type="page"/>
      </w:r>
    </w:p>
    <w:tbl>
      <w:tblPr>
        <w:tblStyle w:val="TableGrid"/>
        <w:tblW w:w="12996" w:type="dxa"/>
        <w:tblLayout w:type="fixed"/>
        <w:tblLook w:val="04A0" w:firstRow="1" w:lastRow="0" w:firstColumn="1" w:lastColumn="0" w:noHBand="0" w:noVBand="1"/>
      </w:tblPr>
      <w:tblGrid>
        <w:gridCol w:w="468"/>
        <w:gridCol w:w="2361"/>
        <w:gridCol w:w="1791"/>
        <w:gridCol w:w="990"/>
        <w:gridCol w:w="810"/>
        <w:gridCol w:w="2346"/>
        <w:gridCol w:w="1350"/>
        <w:gridCol w:w="1170"/>
        <w:gridCol w:w="1710"/>
      </w:tblGrid>
      <w:tr w:rsidR="001D470B" w:rsidRPr="00BE068B" w14:paraId="2D440638" w14:textId="77777777" w:rsidTr="001D470B">
        <w:tc>
          <w:tcPr>
            <w:tcW w:w="468" w:type="dxa"/>
          </w:tcPr>
          <w:p w14:paraId="779B8038" w14:textId="77777777" w:rsidR="001D470B" w:rsidRPr="00BE068B" w:rsidRDefault="001D470B" w:rsidP="001D470B">
            <w:pPr>
              <w:rPr>
                <w:rFonts w:ascii="Gill Sans MT" w:hAnsi="Gill Sans MT"/>
                <w:b/>
                <w:sz w:val="20"/>
                <w:szCs w:val="20"/>
              </w:rPr>
            </w:pPr>
          </w:p>
        </w:tc>
        <w:tc>
          <w:tcPr>
            <w:tcW w:w="2361" w:type="dxa"/>
          </w:tcPr>
          <w:p w14:paraId="2392EDD7" w14:textId="77777777" w:rsidR="001D470B" w:rsidRPr="00BE068B" w:rsidRDefault="001D470B" w:rsidP="001D470B">
            <w:pPr>
              <w:rPr>
                <w:rFonts w:ascii="Gill Sans MT" w:hAnsi="Gill Sans MT"/>
                <w:b/>
                <w:sz w:val="20"/>
                <w:szCs w:val="20"/>
              </w:rPr>
            </w:pPr>
          </w:p>
        </w:tc>
        <w:tc>
          <w:tcPr>
            <w:tcW w:w="1791" w:type="dxa"/>
          </w:tcPr>
          <w:p w14:paraId="56BB1092"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K.10</w:t>
            </w:r>
          </w:p>
        </w:tc>
        <w:tc>
          <w:tcPr>
            <w:tcW w:w="990" w:type="dxa"/>
          </w:tcPr>
          <w:p w14:paraId="6177851B"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K.11</w:t>
            </w:r>
          </w:p>
        </w:tc>
        <w:tc>
          <w:tcPr>
            <w:tcW w:w="810" w:type="dxa"/>
          </w:tcPr>
          <w:p w14:paraId="413A555E"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K.11b</w:t>
            </w:r>
          </w:p>
        </w:tc>
        <w:tc>
          <w:tcPr>
            <w:tcW w:w="2346" w:type="dxa"/>
          </w:tcPr>
          <w:p w14:paraId="75E9DAF3"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K.12a</w:t>
            </w:r>
          </w:p>
        </w:tc>
        <w:tc>
          <w:tcPr>
            <w:tcW w:w="1350" w:type="dxa"/>
          </w:tcPr>
          <w:p w14:paraId="27819A62"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K.12b</w:t>
            </w:r>
          </w:p>
        </w:tc>
        <w:tc>
          <w:tcPr>
            <w:tcW w:w="1170" w:type="dxa"/>
          </w:tcPr>
          <w:p w14:paraId="320C700D"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K.12c</w:t>
            </w:r>
          </w:p>
        </w:tc>
        <w:tc>
          <w:tcPr>
            <w:tcW w:w="1710" w:type="dxa"/>
          </w:tcPr>
          <w:p w14:paraId="22338362"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K.13</w:t>
            </w:r>
          </w:p>
        </w:tc>
      </w:tr>
      <w:tr w:rsidR="001D470B" w:rsidRPr="00BE068B" w14:paraId="2EC73F7B" w14:textId="77777777" w:rsidTr="001D470B">
        <w:tc>
          <w:tcPr>
            <w:tcW w:w="468" w:type="dxa"/>
          </w:tcPr>
          <w:p w14:paraId="25AF4DFD" w14:textId="77777777" w:rsidR="001D470B" w:rsidRPr="00BE068B" w:rsidRDefault="001D470B" w:rsidP="001D470B">
            <w:pPr>
              <w:rPr>
                <w:rFonts w:ascii="Gill Sans MT" w:hAnsi="Gill Sans MT"/>
                <w:b/>
                <w:sz w:val="20"/>
                <w:szCs w:val="20"/>
              </w:rPr>
            </w:pPr>
          </w:p>
        </w:tc>
        <w:tc>
          <w:tcPr>
            <w:tcW w:w="2361" w:type="dxa"/>
          </w:tcPr>
          <w:p w14:paraId="514FACDD" w14:textId="77777777" w:rsidR="001D470B" w:rsidRPr="00BE068B" w:rsidRDefault="001D470B" w:rsidP="001D470B">
            <w:pPr>
              <w:rPr>
                <w:rFonts w:ascii="Gill Sans MT" w:hAnsi="Gill Sans MT"/>
                <w:b/>
                <w:sz w:val="20"/>
                <w:szCs w:val="20"/>
              </w:rPr>
            </w:pPr>
            <w:r w:rsidRPr="00BE068B">
              <w:rPr>
                <w:rFonts w:ascii="Gill Sans MT" w:hAnsi="Gill Sans MT"/>
                <w:b/>
                <w:sz w:val="20"/>
                <w:szCs w:val="20"/>
              </w:rPr>
              <w:t>Wood/forest product</w:t>
            </w:r>
          </w:p>
        </w:tc>
        <w:tc>
          <w:tcPr>
            <w:tcW w:w="1791" w:type="dxa"/>
          </w:tcPr>
          <w:p w14:paraId="78A77ED6" w14:textId="77777777" w:rsidR="001D470B" w:rsidRPr="00BE068B" w:rsidRDefault="001D470B" w:rsidP="001D470B">
            <w:pPr>
              <w:rPr>
                <w:rFonts w:ascii="Gill Sans MT" w:hAnsi="Gill Sans MT"/>
                <w:i/>
                <w:sz w:val="20"/>
                <w:szCs w:val="20"/>
              </w:rPr>
            </w:pPr>
            <w:r w:rsidRPr="00BE068B">
              <w:rPr>
                <w:rFonts w:ascii="Gill Sans MT" w:hAnsi="Gill Sans MT"/>
                <w:sz w:val="20"/>
                <w:szCs w:val="20"/>
              </w:rPr>
              <w:t xml:space="preserve">Please rank the top three most important products for the household’s own consumption </w:t>
            </w:r>
          </w:p>
        </w:tc>
        <w:tc>
          <w:tcPr>
            <w:tcW w:w="990" w:type="dxa"/>
          </w:tcPr>
          <w:p w14:paraId="4CB9CECE"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What quantity do you collect</w:t>
            </w:r>
            <w:r>
              <w:rPr>
                <w:rFonts w:ascii="Gill Sans MT" w:hAnsi="Gill Sans MT"/>
                <w:sz w:val="20"/>
                <w:szCs w:val="20"/>
              </w:rPr>
              <w:t xml:space="preserve"> over the course of a MONTH</w:t>
            </w:r>
            <w:r w:rsidRPr="00BE068B">
              <w:rPr>
                <w:rFonts w:ascii="Gill Sans MT" w:hAnsi="Gill Sans MT"/>
                <w:sz w:val="20"/>
                <w:szCs w:val="20"/>
              </w:rPr>
              <w:t xml:space="preserve">? </w:t>
            </w:r>
          </w:p>
        </w:tc>
        <w:tc>
          <w:tcPr>
            <w:tcW w:w="810" w:type="dxa"/>
          </w:tcPr>
          <w:p w14:paraId="0F3F8071"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Unit</w:t>
            </w:r>
          </w:p>
        </w:tc>
        <w:tc>
          <w:tcPr>
            <w:tcW w:w="2346" w:type="dxa"/>
          </w:tcPr>
          <w:p w14:paraId="122F2D18"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What are the main species you harvest (per product) </w:t>
            </w:r>
          </w:p>
          <w:p w14:paraId="36E1B47B"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 </w:t>
            </w:r>
            <w:commentRangeStart w:id="182"/>
            <w:r w:rsidRPr="00BE068B">
              <w:rPr>
                <w:rFonts w:ascii="Gill Sans MT" w:hAnsi="Gill Sans MT"/>
                <w:sz w:val="20"/>
                <w:szCs w:val="20"/>
              </w:rPr>
              <w:t xml:space="preserve">List </w:t>
            </w:r>
            <w:commentRangeEnd w:id="182"/>
            <w:r w:rsidR="006A3552">
              <w:rPr>
                <w:rStyle w:val="CommentReference"/>
              </w:rPr>
              <w:commentReference w:id="182"/>
            </w:r>
            <w:r w:rsidRPr="00BE068B">
              <w:rPr>
                <w:rFonts w:ascii="Gill Sans MT" w:hAnsi="Gill Sans MT"/>
                <w:sz w:val="20"/>
                <w:szCs w:val="20"/>
              </w:rPr>
              <w:t>from the most important to the lease important</w:t>
            </w:r>
          </w:p>
          <w:p w14:paraId="0BD5A675"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Species 1</w:t>
            </w:r>
          </w:p>
        </w:tc>
        <w:tc>
          <w:tcPr>
            <w:tcW w:w="1350" w:type="dxa"/>
          </w:tcPr>
          <w:p w14:paraId="1E5F8CD4"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Species 2</w:t>
            </w:r>
          </w:p>
        </w:tc>
        <w:tc>
          <w:tcPr>
            <w:tcW w:w="1170" w:type="dxa"/>
          </w:tcPr>
          <w:p w14:paraId="52AA6EF1"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 xml:space="preserve">Species 3 </w:t>
            </w:r>
          </w:p>
        </w:tc>
        <w:tc>
          <w:tcPr>
            <w:tcW w:w="1710" w:type="dxa"/>
          </w:tcPr>
          <w:p w14:paraId="6F6EE9CA"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Has the availability of &lt;product&gt; changed over the </w:t>
            </w:r>
            <w:commentRangeStart w:id="183"/>
            <w:r w:rsidRPr="00BE068B">
              <w:rPr>
                <w:rFonts w:ascii="Gill Sans MT" w:hAnsi="Gill Sans MT"/>
                <w:sz w:val="20"/>
                <w:szCs w:val="20"/>
              </w:rPr>
              <w:t xml:space="preserve">past </w:t>
            </w:r>
            <w:commentRangeStart w:id="184"/>
            <w:r w:rsidRPr="00BE068B">
              <w:rPr>
                <w:rFonts w:ascii="Gill Sans MT" w:hAnsi="Gill Sans MT"/>
                <w:sz w:val="20"/>
                <w:szCs w:val="20"/>
              </w:rPr>
              <w:t>5 years</w:t>
            </w:r>
            <w:commentRangeEnd w:id="184"/>
            <w:r w:rsidR="00116982">
              <w:rPr>
                <w:rStyle w:val="CommentReference"/>
              </w:rPr>
              <w:commentReference w:id="184"/>
            </w:r>
            <w:r w:rsidRPr="00BE068B">
              <w:rPr>
                <w:rFonts w:ascii="Gill Sans MT" w:hAnsi="Gill Sans MT"/>
                <w:sz w:val="20"/>
                <w:szCs w:val="20"/>
              </w:rPr>
              <w:t>?</w:t>
            </w:r>
            <w:commentRangeEnd w:id="183"/>
            <w:r w:rsidR="00DD18E1">
              <w:rPr>
                <w:rStyle w:val="CommentReference"/>
              </w:rPr>
              <w:commentReference w:id="183"/>
            </w:r>
          </w:p>
          <w:p w14:paraId="0D0BED36"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1= Increase</w:t>
            </w:r>
          </w:p>
          <w:p w14:paraId="1D97E9CA"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2= No change</w:t>
            </w:r>
          </w:p>
          <w:p w14:paraId="67F0B48F"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3=Decline</w:t>
            </w:r>
          </w:p>
          <w:p w14:paraId="184BCB69"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888= Do not know</w:t>
            </w:r>
          </w:p>
        </w:tc>
      </w:tr>
      <w:tr w:rsidR="001D470B" w:rsidRPr="00BE068B" w14:paraId="64345196" w14:textId="77777777" w:rsidTr="001D470B">
        <w:tc>
          <w:tcPr>
            <w:tcW w:w="468" w:type="dxa"/>
          </w:tcPr>
          <w:p w14:paraId="2CDB1E56" w14:textId="77777777" w:rsidR="001D470B" w:rsidRPr="00BE068B" w:rsidRDefault="001D470B" w:rsidP="001D470B">
            <w:pPr>
              <w:rPr>
                <w:rFonts w:ascii="Gill Sans MT" w:hAnsi="Gill Sans MT"/>
              </w:rPr>
            </w:pPr>
            <w:proofErr w:type="gramStart"/>
            <w:r w:rsidRPr="00BE068B">
              <w:rPr>
                <w:rFonts w:ascii="Gill Sans MT" w:hAnsi="Gill Sans MT"/>
              </w:rPr>
              <w:t>a</w:t>
            </w:r>
            <w:proofErr w:type="gramEnd"/>
          </w:p>
        </w:tc>
        <w:tc>
          <w:tcPr>
            <w:tcW w:w="2361" w:type="dxa"/>
          </w:tcPr>
          <w:p w14:paraId="6D279C1C" w14:textId="77777777" w:rsidR="001D470B" w:rsidRPr="00BE068B" w:rsidRDefault="001D470B" w:rsidP="001D470B">
            <w:pPr>
              <w:rPr>
                <w:rFonts w:ascii="Gill Sans MT" w:hAnsi="Gill Sans MT"/>
              </w:rPr>
            </w:pPr>
            <w:r>
              <w:rPr>
                <w:rFonts w:ascii="Gill Sans MT" w:hAnsi="Gill Sans MT"/>
              </w:rPr>
              <w:t>Timber</w:t>
            </w:r>
          </w:p>
        </w:tc>
        <w:tc>
          <w:tcPr>
            <w:tcW w:w="1791" w:type="dxa"/>
          </w:tcPr>
          <w:p w14:paraId="239CDA55" w14:textId="77777777" w:rsidR="001D470B" w:rsidRPr="00BE068B" w:rsidRDefault="001D470B" w:rsidP="001D470B">
            <w:pPr>
              <w:rPr>
                <w:rFonts w:ascii="Gill Sans MT" w:hAnsi="Gill Sans MT"/>
              </w:rPr>
            </w:pPr>
          </w:p>
        </w:tc>
        <w:tc>
          <w:tcPr>
            <w:tcW w:w="990" w:type="dxa"/>
          </w:tcPr>
          <w:p w14:paraId="5370A19B" w14:textId="77777777" w:rsidR="001D470B" w:rsidRPr="00BE068B" w:rsidRDefault="001D470B" w:rsidP="001D470B">
            <w:pPr>
              <w:rPr>
                <w:rFonts w:ascii="Gill Sans MT" w:hAnsi="Gill Sans MT"/>
              </w:rPr>
            </w:pPr>
          </w:p>
        </w:tc>
        <w:tc>
          <w:tcPr>
            <w:tcW w:w="810" w:type="dxa"/>
          </w:tcPr>
          <w:p w14:paraId="22F49007" w14:textId="77777777" w:rsidR="001D470B" w:rsidRPr="00BE068B" w:rsidRDefault="001D470B" w:rsidP="001D470B">
            <w:pPr>
              <w:rPr>
                <w:rFonts w:ascii="Gill Sans MT" w:hAnsi="Gill Sans MT"/>
              </w:rPr>
            </w:pPr>
          </w:p>
        </w:tc>
        <w:tc>
          <w:tcPr>
            <w:tcW w:w="2346" w:type="dxa"/>
          </w:tcPr>
          <w:p w14:paraId="1B46126B" w14:textId="77777777" w:rsidR="001D470B" w:rsidRPr="00BE068B" w:rsidRDefault="001D470B" w:rsidP="001D470B">
            <w:pPr>
              <w:rPr>
                <w:rFonts w:ascii="Gill Sans MT" w:hAnsi="Gill Sans MT"/>
              </w:rPr>
            </w:pPr>
          </w:p>
        </w:tc>
        <w:tc>
          <w:tcPr>
            <w:tcW w:w="1350" w:type="dxa"/>
          </w:tcPr>
          <w:p w14:paraId="6A3D5D59" w14:textId="77777777" w:rsidR="001D470B" w:rsidRPr="00BE068B" w:rsidRDefault="001D470B" w:rsidP="001D470B">
            <w:pPr>
              <w:rPr>
                <w:rFonts w:ascii="Gill Sans MT" w:hAnsi="Gill Sans MT"/>
              </w:rPr>
            </w:pPr>
          </w:p>
        </w:tc>
        <w:tc>
          <w:tcPr>
            <w:tcW w:w="1170" w:type="dxa"/>
          </w:tcPr>
          <w:p w14:paraId="4F330E4D" w14:textId="77777777" w:rsidR="001D470B" w:rsidRPr="00BE068B" w:rsidRDefault="001D470B" w:rsidP="001D470B">
            <w:pPr>
              <w:rPr>
                <w:rFonts w:ascii="Gill Sans MT" w:hAnsi="Gill Sans MT"/>
              </w:rPr>
            </w:pPr>
          </w:p>
        </w:tc>
        <w:tc>
          <w:tcPr>
            <w:tcW w:w="1710" w:type="dxa"/>
          </w:tcPr>
          <w:p w14:paraId="74B87A2F" w14:textId="77777777" w:rsidR="001D470B" w:rsidRPr="00BE068B" w:rsidRDefault="001D470B" w:rsidP="001D470B">
            <w:pPr>
              <w:rPr>
                <w:rFonts w:ascii="Gill Sans MT" w:hAnsi="Gill Sans MT"/>
              </w:rPr>
            </w:pPr>
          </w:p>
        </w:tc>
      </w:tr>
      <w:tr w:rsidR="001D470B" w:rsidRPr="00BE068B" w14:paraId="0CC85194" w14:textId="77777777" w:rsidTr="001D470B">
        <w:tc>
          <w:tcPr>
            <w:tcW w:w="468" w:type="dxa"/>
          </w:tcPr>
          <w:p w14:paraId="462AD2B7" w14:textId="77777777" w:rsidR="001D470B" w:rsidRPr="00BE068B" w:rsidRDefault="001D470B" w:rsidP="001D470B">
            <w:pPr>
              <w:rPr>
                <w:rFonts w:ascii="Gill Sans MT" w:hAnsi="Gill Sans MT"/>
              </w:rPr>
            </w:pPr>
            <w:proofErr w:type="gramStart"/>
            <w:r w:rsidRPr="00BE068B">
              <w:rPr>
                <w:rFonts w:ascii="Gill Sans MT" w:hAnsi="Gill Sans MT"/>
              </w:rPr>
              <w:t>b</w:t>
            </w:r>
            <w:proofErr w:type="gramEnd"/>
          </w:p>
        </w:tc>
        <w:tc>
          <w:tcPr>
            <w:tcW w:w="2361" w:type="dxa"/>
          </w:tcPr>
          <w:p w14:paraId="73E28D8B" w14:textId="77777777" w:rsidR="001D470B" w:rsidRPr="00BE068B" w:rsidRDefault="001D470B" w:rsidP="001D470B">
            <w:pPr>
              <w:rPr>
                <w:rFonts w:ascii="Gill Sans MT" w:hAnsi="Gill Sans MT"/>
              </w:rPr>
            </w:pPr>
            <w:r w:rsidRPr="00BE068B">
              <w:rPr>
                <w:rFonts w:ascii="Gill Sans MT" w:hAnsi="Gill Sans MT"/>
              </w:rPr>
              <w:t>Fuel wood</w:t>
            </w:r>
          </w:p>
        </w:tc>
        <w:tc>
          <w:tcPr>
            <w:tcW w:w="1791" w:type="dxa"/>
          </w:tcPr>
          <w:p w14:paraId="555D103F" w14:textId="77777777" w:rsidR="001D470B" w:rsidRPr="00BE068B" w:rsidRDefault="001D470B" w:rsidP="001D470B">
            <w:pPr>
              <w:rPr>
                <w:rFonts w:ascii="Gill Sans MT" w:hAnsi="Gill Sans MT"/>
              </w:rPr>
            </w:pPr>
          </w:p>
        </w:tc>
        <w:tc>
          <w:tcPr>
            <w:tcW w:w="990" w:type="dxa"/>
          </w:tcPr>
          <w:p w14:paraId="6E451960" w14:textId="77777777" w:rsidR="001D470B" w:rsidRPr="00BE068B" w:rsidRDefault="001D470B" w:rsidP="001D470B">
            <w:pPr>
              <w:rPr>
                <w:rFonts w:ascii="Gill Sans MT" w:hAnsi="Gill Sans MT"/>
              </w:rPr>
            </w:pPr>
          </w:p>
        </w:tc>
        <w:tc>
          <w:tcPr>
            <w:tcW w:w="810" w:type="dxa"/>
          </w:tcPr>
          <w:p w14:paraId="6BEB6591" w14:textId="77777777" w:rsidR="001D470B" w:rsidRPr="00BE068B" w:rsidRDefault="001D470B" w:rsidP="001D470B">
            <w:pPr>
              <w:rPr>
                <w:rFonts w:ascii="Gill Sans MT" w:hAnsi="Gill Sans MT"/>
              </w:rPr>
            </w:pPr>
          </w:p>
        </w:tc>
        <w:tc>
          <w:tcPr>
            <w:tcW w:w="2346" w:type="dxa"/>
          </w:tcPr>
          <w:p w14:paraId="40A468E2" w14:textId="77777777" w:rsidR="001D470B" w:rsidRPr="00BE068B" w:rsidRDefault="001D470B" w:rsidP="001D470B">
            <w:pPr>
              <w:rPr>
                <w:rFonts w:ascii="Gill Sans MT" w:hAnsi="Gill Sans MT"/>
              </w:rPr>
            </w:pPr>
          </w:p>
        </w:tc>
        <w:tc>
          <w:tcPr>
            <w:tcW w:w="1350" w:type="dxa"/>
          </w:tcPr>
          <w:p w14:paraId="7E586DA8" w14:textId="77777777" w:rsidR="001D470B" w:rsidRPr="00BE068B" w:rsidRDefault="001D470B" w:rsidP="001D470B">
            <w:pPr>
              <w:rPr>
                <w:rFonts w:ascii="Gill Sans MT" w:hAnsi="Gill Sans MT"/>
              </w:rPr>
            </w:pPr>
          </w:p>
        </w:tc>
        <w:tc>
          <w:tcPr>
            <w:tcW w:w="1170" w:type="dxa"/>
          </w:tcPr>
          <w:p w14:paraId="2173B1C8" w14:textId="77777777" w:rsidR="001D470B" w:rsidRPr="00BE068B" w:rsidRDefault="001D470B" w:rsidP="001D470B">
            <w:pPr>
              <w:rPr>
                <w:rFonts w:ascii="Gill Sans MT" w:hAnsi="Gill Sans MT"/>
              </w:rPr>
            </w:pPr>
          </w:p>
        </w:tc>
        <w:tc>
          <w:tcPr>
            <w:tcW w:w="1710" w:type="dxa"/>
          </w:tcPr>
          <w:p w14:paraId="6E7800EC" w14:textId="77777777" w:rsidR="001D470B" w:rsidRPr="00BE068B" w:rsidRDefault="001D470B" w:rsidP="001D470B">
            <w:pPr>
              <w:rPr>
                <w:rFonts w:ascii="Gill Sans MT" w:hAnsi="Gill Sans MT"/>
              </w:rPr>
            </w:pPr>
          </w:p>
        </w:tc>
      </w:tr>
      <w:tr w:rsidR="001D470B" w:rsidRPr="00BE068B" w14:paraId="374FF737" w14:textId="77777777" w:rsidTr="001D470B">
        <w:tc>
          <w:tcPr>
            <w:tcW w:w="468" w:type="dxa"/>
          </w:tcPr>
          <w:p w14:paraId="7BEE4758" w14:textId="77777777" w:rsidR="001D470B" w:rsidRPr="00BE068B" w:rsidRDefault="001D470B" w:rsidP="001D470B">
            <w:pPr>
              <w:rPr>
                <w:rFonts w:ascii="Gill Sans MT" w:hAnsi="Gill Sans MT"/>
              </w:rPr>
            </w:pPr>
            <w:proofErr w:type="gramStart"/>
            <w:r w:rsidRPr="00BE068B">
              <w:rPr>
                <w:rFonts w:ascii="Gill Sans MT" w:hAnsi="Gill Sans MT"/>
              </w:rPr>
              <w:t>c</w:t>
            </w:r>
            <w:proofErr w:type="gramEnd"/>
          </w:p>
        </w:tc>
        <w:tc>
          <w:tcPr>
            <w:tcW w:w="2361" w:type="dxa"/>
          </w:tcPr>
          <w:p w14:paraId="7F33FE17" w14:textId="77777777" w:rsidR="001D470B" w:rsidRPr="00BE068B" w:rsidRDefault="001D470B" w:rsidP="001D470B">
            <w:pPr>
              <w:rPr>
                <w:rFonts w:ascii="Gill Sans MT" w:hAnsi="Gill Sans MT"/>
              </w:rPr>
            </w:pPr>
            <w:r w:rsidRPr="00BE068B">
              <w:rPr>
                <w:rFonts w:ascii="Gill Sans MT" w:hAnsi="Gill Sans MT"/>
              </w:rPr>
              <w:t>Charcoal</w:t>
            </w:r>
          </w:p>
        </w:tc>
        <w:tc>
          <w:tcPr>
            <w:tcW w:w="1791" w:type="dxa"/>
          </w:tcPr>
          <w:p w14:paraId="08A7B3C4" w14:textId="77777777" w:rsidR="001D470B" w:rsidRPr="00BE068B" w:rsidRDefault="001D470B" w:rsidP="001D470B">
            <w:pPr>
              <w:rPr>
                <w:rFonts w:ascii="Gill Sans MT" w:hAnsi="Gill Sans MT"/>
              </w:rPr>
            </w:pPr>
          </w:p>
        </w:tc>
        <w:tc>
          <w:tcPr>
            <w:tcW w:w="990" w:type="dxa"/>
          </w:tcPr>
          <w:p w14:paraId="24A81FFA" w14:textId="77777777" w:rsidR="001D470B" w:rsidRPr="00BE068B" w:rsidRDefault="001D470B" w:rsidP="001D470B">
            <w:pPr>
              <w:rPr>
                <w:rFonts w:ascii="Gill Sans MT" w:hAnsi="Gill Sans MT"/>
              </w:rPr>
            </w:pPr>
          </w:p>
        </w:tc>
        <w:tc>
          <w:tcPr>
            <w:tcW w:w="810" w:type="dxa"/>
          </w:tcPr>
          <w:p w14:paraId="60DF6F05" w14:textId="77777777" w:rsidR="001D470B" w:rsidRPr="00BE068B" w:rsidRDefault="001D470B" w:rsidP="001D470B">
            <w:pPr>
              <w:rPr>
                <w:rFonts w:ascii="Gill Sans MT" w:hAnsi="Gill Sans MT"/>
              </w:rPr>
            </w:pPr>
          </w:p>
        </w:tc>
        <w:tc>
          <w:tcPr>
            <w:tcW w:w="2346" w:type="dxa"/>
          </w:tcPr>
          <w:p w14:paraId="76B2EB4E" w14:textId="77777777" w:rsidR="001D470B" w:rsidRPr="00BE068B" w:rsidRDefault="001D470B" w:rsidP="001D470B">
            <w:pPr>
              <w:rPr>
                <w:rFonts w:ascii="Gill Sans MT" w:hAnsi="Gill Sans MT"/>
              </w:rPr>
            </w:pPr>
          </w:p>
        </w:tc>
        <w:tc>
          <w:tcPr>
            <w:tcW w:w="1350" w:type="dxa"/>
          </w:tcPr>
          <w:p w14:paraId="48F9FD08" w14:textId="77777777" w:rsidR="001D470B" w:rsidRPr="00BE068B" w:rsidRDefault="001D470B" w:rsidP="001D470B">
            <w:pPr>
              <w:rPr>
                <w:rFonts w:ascii="Gill Sans MT" w:hAnsi="Gill Sans MT"/>
              </w:rPr>
            </w:pPr>
          </w:p>
        </w:tc>
        <w:tc>
          <w:tcPr>
            <w:tcW w:w="1170" w:type="dxa"/>
          </w:tcPr>
          <w:p w14:paraId="396CF2C0" w14:textId="77777777" w:rsidR="001D470B" w:rsidRPr="00BE068B" w:rsidRDefault="001D470B" w:rsidP="001D470B">
            <w:pPr>
              <w:rPr>
                <w:rFonts w:ascii="Gill Sans MT" w:hAnsi="Gill Sans MT"/>
              </w:rPr>
            </w:pPr>
          </w:p>
        </w:tc>
        <w:tc>
          <w:tcPr>
            <w:tcW w:w="1710" w:type="dxa"/>
          </w:tcPr>
          <w:p w14:paraId="23A9773C" w14:textId="77777777" w:rsidR="001D470B" w:rsidRPr="00BE068B" w:rsidRDefault="001D470B" w:rsidP="001D470B">
            <w:pPr>
              <w:rPr>
                <w:rFonts w:ascii="Gill Sans MT" w:hAnsi="Gill Sans MT"/>
              </w:rPr>
            </w:pPr>
          </w:p>
        </w:tc>
      </w:tr>
      <w:tr w:rsidR="001D470B" w:rsidRPr="00BE068B" w14:paraId="1BD6B8A6" w14:textId="77777777" w:rsidTr="001D470B">
        <w:tc>
          <w:tcPr>
            <w:tcW w:w="468" w:type="dxa"/>
          </w:tcPr>
          <w:p w14:paraId="11CBB839" w14:textId="77777777" w:rsidR="001D470B" w:rsidRPr="00BE068B" w:rsidRDefault="001D470B" w:rsidP="001D470B">
            <w:pPr>
              <w:rPr>
                <w:rFonts w:ascii="Gill Sans MT" w:hAnsi="Gill Sans MT"/>
              </w:rPr>
            </w:pPr>
            <w:proofErr w:type="gramStart"/>
            <w:r w:rsidRPr="00BE068B">
              <w:rPr>
                <w:rFonts w:ascii="Gill Sans MT" w:hAnsi="Gill Sans MT"/>
              </w:rPr>
              <w:t>d</w:t>
            </w:r>
            <w:proofErr w:type="gramEnd"/>
          </w:p>
        </w:tc>
        <w:tc>
          <w:tcPr>
            <w:tcW w:w="2361" w:type="dxa"/>
          </w:tcPr>
          <w:p w14:paraId="4F6721DF" w14:textId="77777777" w:rsidR="001D470B" w:rsidRPr="00BE068B" w:rsidRDefault="001D470B" w:rsidP="001D470B">
            <w:pPr>
              <w:rPr>
                <w:rFonts w:ascii="Gill Sans MT" w:hAnsi="Gill Sans MT"/>
              </w:rPr>
            </w:pPr>
            <w:r w:rsidRPr="00BE068B">
              <w:rPr>
                <w:rFonts w:ascii="Gill Sans MT" w:hAnsi="Gill Sans MT"/>
              </w:rPr>
              <w:t>Wood for wood carving</w:t>
            </w:r>
          </w:p>
        </w:tc>
        <w:tc>
          <w:tcPr>
            <w:tcW w:w="1791" w:type="dxa"/>
          </w:tcPr>
          <w:p w14:paraId="428B4692" w14:textId="77777777" w:rsidR="001D470B" w:rsidRPr="00BE068B" w:rsidRDefault="001D470B" w:rsidP="001D470B">
            <w:pPr>
              <w:rPr>
                <w:rFonts w:ascii="Gill Sans MT" w:hAnsi="Gill Sans MT"/>
              </w:rPr>
            </w:pPr>
          </w:p>
        </w:tc>
        <w:tc>
          <w:tcPr>
            <w:tcW w:w="990" w:type="dxa"/>
          </w:tcPr>
          <w:p w14:paraId="741F31B7" w14:textId="77777777" w:rsidR="001D470B" w:rsidRPr="00BE068B" w:rsidRDefault="001D470B" w:rsidP="001D470B">
            <w:pPr>
              <w:rPr>
                <w:rFonts w:ascii="Gill Sans MT" w:hAnsi="Gill Sans MT"/>
              </w:rPr>
            </w:pPr>
          </w:p>
        </w:tc>
        <w:tc>
          <w:tcPr>
            <w:tcW w:w="810" w:type="dxa"/>
          </w:tcPr>
          <w:p w14:paraId="6BC34226" w14:textId="77777777" w:rsidR="001D470B" w:rsidRPr="00BE068B" w:rsidRDefault="001D470B" w:rsidP="001D470B">
            <w:pPr>
              <w:rPr>
                <w:rFonts w:ascii="Gill Sans MT" w:hAnsi="Gill Sans MT"/>
              </w:rPr>
            </w:pPr>
          </w:p>
        </w:tc>
        <w:tc>
          <w:tcPr>
            <w:tcW w:w="2346" w:type="dxa"/>
          </w:tcPr>
          <w:p w14:paraId="3CCD91A2" w14:textId="77777777" w:rsidR="001D470B" w:rsidRPr="00BE068B" w:rsidRDefault="001D470B" w:rsidP="001D470B">
            <w:pPr>
              <w:rPr>
                <w:rFonts w:ascii="Gill Sans MT" w:hAnsi="Gill Sans MT"/>
              </w:rPr>
            </w:pPr>
          </w:p>
        </w:tc>
        <w:tc>
          <w:tcPr>
            <w:tcW w:w="1350" w:type="dxa"/>
          </w:tcPr>
          <w:p w14:paraId="3558C7FF" w14:textId="77777777" w:rsidR="001D470B" w:rsidRPr="00BE068B" w:rsidRDefault="001D470B" w:rsidP="001D470B">
            <w:pPr>
              <w:rPr>
                <w:rFonts w:ascii="Gill Sans MT" w:hAnsi="Gill Sans MT"/>
              </w:rPr>
            </w:pPr>
          </w:p>
        </w:tc>
        <w:tc>
          <w:tcPr>
            <w:tcW w:w="1170" w:type="dxa"/>
          </w:tcPr>
          <w:p w14:paraId="29FD5ACE" w14:textId="77777777" w:rsidR="001D470B" w:rsidRPr="00BE068B" w:rsidRDefault="001D470B" w:rsidP="001D470B">
            <w:pPr>
              <w:rPr>
                <w:rFonts w:ascii="Gill Sans MT" w:hAnsi="Gill Sans MT"/>
              </w:rPr>
            </w:pPr>
          </w:p>
        </w:tc>
        <w:tc>
          <w:tcPr>
            <w:tcW w:w="1710" w:type="dxa"/>
          </w:tcPr>
          <w:p w14:paraId="77914A27" w14:textId="77777777" w:rsidR="001D470B" w:rsidRPr="00BE068B" w:rsidRDefault="001D470B" w:rsidP="001D470B">
            <w:pPr>
              <w:rPr>
                <w:rFonts w:ascii="Gill Sans MT" w:hAnsi="Gill Sans MT"/>
              </w:rPr>
            </w:pPr>
          </w:p>
        </w:tc>
      </w:tr>
      <w:tr w:rsidR="001D470B" w:rsidRPr="00BE068B" w14:paraId="2668E9A9" w14:textId="77777777" w:rsidTr="001D470B">
        <w:tc>
          <w:tcPr>
            <w:tcW w:w="468" w:type="dxa"/>
          </w:tcPr>
          <w:p w14:paraId="17768329" w14:textId="77777777" w:rsidR="001D470B" w:rsidRPr="00BE068B" w:rsidRDefault="001D470B" w:rsidP="001D470B">
            <w:pPr>
              <w:rPr>
                <w:rFonts w:ascii="Gill Sans MT" w:hAnsi="Gill Sans MT"/>
              </w:rPr>
            </w:pPr>
            <w:proofErr w:type="gramStart"/>
            <w:r w:rsidRPr="00BE068B">
              <w:rPr>
                <w:rFonts w:ascii="Gill Sans MT" w:hAnsi="Gill Sans MT"/>
              </w:rPr>
              <w:t>e</w:t>
            </w:r>
            <w:proofErr w:type="gramEnd"/>
          </w:p>
        </w:tc>
        <w:tc>
          <w:tcPr>
            <w:tcW w:w="2361" w:type="dxa"/>
          </w:tcPr>
          <w:p w14:paraId="389280FB" w14:textId="77777777" w:rsidR="001D470B" w:rsidRPr="00BE068B" w:rsidRDefault="001D470B" w:rsidP="001D470B">
            <w:pPr>
              <w:rPr>
                <w:rFonts w:ascii="Gill Sans MT" w:hAnsi="Gill Sans MT"/>
              </w:rPr>
            </w:pPr>
            <w:r w:rsidRPr="00BE068B">
              <w:rPr>
                <w:rFonts w:ascii="Gill Sans MT" w:hAnsi="Gill Sans MT"/>
              </w:rPr>
              <w:t>Wood for poles</w:t>
            </w:r>
          </w:p>
        </w:tc>
        <w:tc>
          <w:tcPr>
            <w:tcW w:w="1791" w:type="dxa"/>
          </w:tcPr>
          <w:p w14:paraId="676AE2CA" w14:textId="77777777" w:rsidR="001D470B" w:rsidRPr="00BE068B" w:rsidRDefault="001D470B" w:rsidP="001D470B">
            <w:pPr>
              <w:rPr>
                <w:rFonts w:ascii="Gill Sans MT" w:hAnsi="Gill Sans MT"/>
              </w:rPr>
            </w:pPr>
          </w:p>
        </w:tc>
        <w:tc>
          <w:tcPr>
            <w:tcW w:w="990" w:type="dxa"/>
          </w:tcPr>
          <w:p w14:paraId="0A8B55C6" w14:textId="77777777" w:rsidR="001D470B" w:rsidRPr="00BE068B" w:rsidRDefault="001D470B" w:rsidP="001D470B">
            <w:pPr>
              <w:rPr>
                <w:rFonts w:ascii="Gill Sans MT" w:hAnsi="Gill Sans MT"/>
              </w:rPr>
            </w:pPr>
          </w:p>
        </w:tc>
        <w:tc>
          <w:tcPr>
            <w:tcW w:w="810" w:type="dxa"/>
          </w:tcPr>
          <w:p w14:paraId="1E66401C" w14:textId="77777777" w:rsidR="001D470B" w:rsidRPr="00BE068B" w:rsidRDefault="001D470B" w:rsidP="001D470B">
            <w:pPr>
              <w:rPr>
                <w:rFonts w:ascii="Gill Sans MT" w:hAnsi="Gill Sans MT"/>
              </w:rPr>
            </w:pPr>
          </w:p>
        </w:tc>
        <w:tc>
          <w:tcPr>
            <w:tcW w:w="2346" w:type="dxa"/>
          </w:tcPr>
          <w:p w14:paraId="53B627F8" w14:textId="77777777" w:rsidR="001D470B" w:rsidRPr="00BE068B" w:rsidRDefault="001D470B" w:rsidP="001D470B">
            <w:pPr>
              <w:rPr>
                <w:rFonts w:ascii="Gill Sans MT" w:hAnsi="Gill Sans MT"/>
              </w:rPr>
            </w:pPr>
          </w:p>
        </w:tc>
        <w:tc>
          <w:tcPr>
            <w:tcW w:w="1350" w:type="dxa"/>
          </w:tcPr>
          <w:p w14:paraId="0E283EF9" w14:textId="77777777" w:rsidR="001D470B" w:rsidRPr="00BE068B" w:rsidRDefault="001D470B" w:rsidP="001D470B">
            <w:pPr>
              <w:rPr>
                <w:rFonts w:ascii="Gill Sans MT" w:hAnsi="Gill Sans MT"/>
              </w:rPr>
            </w:pPr>
          </w:p>
        </w:tc>
        <w:tc>
          <w:tcPr>
            <w:tcW w:w="1170" w:type="dxa"/>
          </w:tcPr>
          <w:p w14:paraId="39047CD2" w14:textId="77777777" w:rsidR="001D470B" w:rsidRPr="00BE068B" w:rsidRDefault="001D470B" w:rsidP="001D470B">
            <w:pPr>
              <w:rPr>
                <w:rFonts w:ascii="Gill Sans MT" w:hAnsi="Gill Sans MT"/>
              </w:rPr>
            </w:pPr>
          </w:p>
        </w:tc>
        <w:tc>
          <w:tcPr>
            <w:tcW w:w="1710" w:type="dxa"/>
          </w:tcPr>
          <w:p w14:paraId="7C355E20" w14:textId="77777777" w:rsidR="001D470B" w:rsidRPr="00BE068B" w:rsidRDefault="001D470B" w:rsidP="001D470B">
            <w:pPr>
              <w:rPr>
                <w:rFonts w:ascii="Gill Sans MT" w:hAnsi="Gill Sans MT"/>
              </w:rPr>
            </w:pPr>
          </w:p>
        </w:tc>
      </w:tr>
      <w:tr w:rsidR="001D470B" w:rsidRPr="00BE068B" w14:paraId="57231538" w14:textId="77777777" w:rsidTr="001D470B">
        <w:trPr>
          <w:trHeight w:val="179"/>
        </w:trPr>
        <w:tc>
          <w:tcPr>
            <w:tcW w:w="468" w:type="dxa"/>
          </w:tcPr>
          <w:p w14:paraId="21D8D1F0" w14:textId="77777777" w:rsidR="001D470B" w:rsidRPr="00BE068B" w:rsidRDefault="001D470B" w:rsidP="001D470B">
            <w:pPr>
              <w:rPr>
                <w:rFonts w:ascii="Gill Sans MT" w:hAnsi="Gill Sans MT"/>
              </w:rPr>
            </w:pPr>
            <w:proofErr w:type="gramStart"/>
            <w:r w:rsidRPr="00BE068B">
              <w:rPr>
                <w:rFonts w:ascii="Gill Sans MT" w:hAnsi="Gill Sans MT"/>
              </w:rPr>
              <w:t>f</w:t>
            </w:r>
            <w:proofErr w:type="gramEnd"/>
          </w:p>
        </w:tc>
        <w:tc>
          <w:tcPr>
            <w:tcW w:w="2361" w:type="dxa"/>
          </w:tcPr>
          <w:p w14:paraId="15FA99FD" w14:textId="77777777" w:rsidR="001D470B" w:rsidRPr="00BE068B" w:rsidRDefault="001D470B" w:rsidP="001D470B">
            <w:pPr>
              <w:rPr>
                <w:rFonts w:ascii="Gill Sans MT" w:hAnsi="Gill Sans MT"/>
              </w:rPr>
            </w:pPr>
            <w:r w:rsidRPr="00BE068B">
              <w:rPr>
                <w:rFonts w:ascii="Gill Sans MT" w:hAnsi="Gill Sans MT"/>
              </w:rPr>
              <w:t xml:space="preserve">Fruit, nuts, seeds, roots, berries, etc. </w:t>
            </w:r>
          </w:p>
        </w:tc>
        <w:tc>
          <w:tcPr>
            <w:tcW w:w="1791" w:type="dxa"/>
          </w:tcPr>
          <w:p w14:paraId="49F2426C" w14:textId="77777777" w:rsidR="001D470B" w:rsidRPr="00BE068B" w:rsidRDefault="001D470B" w:rsidP="001D470B">
            <w:pPr>
              <w:rPr>
                <w:rFonts w:ascii="Gill Sans MT" w:hAnsi="Gill Sans MT"/>
              </w:rPr>
            </w:pPr>
          </w:p>
        </w:tc>
        <w:tc>
          <w:tcPr>
            <w:tcW w:w="990" w:type="dxa"/>
          </w:tcPr>
          <w:p w14:paraId="6DEAF5F5" w14:textId="77777777" w:rsidR="001D470B" w:rsidRPr="00BE068B" w:rsidRDefault="001D470B" w:rsidP="001D470B">
            <w:pPr>
              <w:rPr>
                <w:rFonts w:ascii="Gill Sans MT" w:hAnsi="Gill Sans MT"/>
              </w:rPr>
            </w:pPr>
          </w:p>
        </w:tc>
        <w:tc>
          <w:tcPr>
            <w:tcW w:w="810" w:type="dxa"/>
          </w:tcPr>
          <w:p w14:paraId="69EAB834" w14:textId="77777777" w:rsidR="001D470B" w:rsidRPr="00BE068B" w:rsidRDefault="001D470B" w:rsidP="001D470B">
            <w:pPr>
              <w:rPr>
                <w:rFonts w:ascii="Gill Sans MT" w:hAnsi="Gill Sans MT"/>
              </w:rPr>
            </w:pPr>
          </w:p>
        </w:tc>
        <w:tc>
          <w:tcPr>
            <w:tcW w:w="2346" w:type="dxa"/>
          </w:tcPr>
          <w:p w14:paraId="6CA99B00" w14:textId="77777777" w:rsidR="001D470B" w:rsidRPr="00BE068B" w:rsidRDefault="001D470B" w:rsidP="001D470B">
            <w:pPr>
              <w:rPr>
                <w:rFonts w:ascii="Gill Sans MT" w:hAnsi="Gill Sans MT"/>
              </w:rPr>
            </w:pPr>
          </w:p>
        </w:tc>
        <w:tc>
          <w:tcPr>
            <w:tcW w:w="1350" w:type="dxa"/>
          </w:tcPr>
          <w:p w14:paraId="41AC2F5C" w14:textId="77777777" w:rsidR="001D470B" w:rsidRPr="00BE068B" w:rsidRDefault="001D470B" w:rsidP="001D470B">
            <w:pPr>
              <w:rPr>
                <w:rFonts w:ascii="Gill Sans MT" w:hAnsi="Gill Sans MT"/>
              </w:rPr>
            </w:pPr>
          </w:p>
        </w:tc>
        <w:tc>
          <w:tcPr>
            <w:tcW w:w="1170" w:type="dxa"/>
          </w:tcPr>
          <w:p w14:paraId="05A1A6AE" w14:textId="77777777" w:rsidR="001D470B" w:rsidRPr="00BE068B" w:rsidRDefault="001D470B" w:rsidP="001D470B">
            <w:pPr>
              <w:rPr>
                <w:rFonts w:ascii="Gill Sans MT" w:hAnsi="Gill Sans MT"/>
              </w:rPr>
            </w:pPr>
          </w:p>
        </w:tc>
        <w:tc>
          <w:tcPr>
            <w:tcW w:w="1710" w:type="dxa"/>
          </w:tcPr>
          <w:p w14:paraId="258414EA" w14:textId="77777777" w:rsidR="001D470B" w:rsidRPr="00BE068B" w:rsidRDefault="001D470B" w:rsidP="001D470B">
            <w:pPr>
              <w:rPr>
                <w:rFonts w:ascii="Gill Sans MT" w:hAnsi="Gill Sans MT"/>
              </w:rPr>
            </w:pPr>
          </w:p>
        </w:tc>
      </w:tr>
      <w:tr w:rsidR="001D470B" w:rsidRPr="00BE068B" w14:paraId="5BD841A9" w14:textId="77777777" w:rsidTr="001D470B">
        <w:tc>
          <w:tcPr>
            <w:tcW w:w="468" w:type="dxa"/>
          </w:tcPr>
          <w:p w14:paraId="77F1F8BB" w14:textId="77777777" w:rsidR="001D470B" w:rsidRPr="00BE068B" w:rsidRDefault="001D470B" w:rsidP="001D470B">
            <w:pPr>
              <w:rPr>
                <w:rFonts w:ascii="Gill Sans MT" w:hAnsi="Gill Sans MT"/>
              </w:rPr>
            </w:pPr>
            <w:proofErr w:type="gramStart"/>
            <w:r w:rsidRPr="00BE068B">
              <w:rPr>
                <w:rFonts w:ascii="Gill Sans MT" w:hAnsi="Gill Sans MT"/>
              </w:rPr>
              <w:t>g</w:t>
            </w:r>
            <w:proofErr w:type="gramEnd"/>
          </w:p>
        </w:tc>
        <w:tc>
          <w:tcPr>
            <w:tcW w:w="2361" w:type="dxa"/>
          </w:tcPr>
          <w:p w14:paraId="18E013A6" w14:textId="77777777" w:rsidR="001D470B" w:rsidRPr="00BE068B" w:rsidRDefault="001D470B" w:rsidP="001D470B">
            <w:pPr>
              <w:rPr>
                <w:rFonts w:ascii="Gill Sans MT" w:hAnsi="Gill Sans MT"/>
              </w:rPr>
            </w:pPr>
            <w:r w:rsidRPr="00BE068B">
              <w:rPr>
                <w:rFonts w:ascii="Gill Sans MT" w:hAnsi="Gill Sans MT"/>
              </w:rPr>
              <w:t>Mushrooms</w:t>
            </w:r>
          </w:p>
        </w:tc>
        <w:tc>
          <w:tcPr>
            <w:tcW w:w="1791" w:type="dxa"/>
          </w:tcPr>
          <w:p w14:paraId="675E8891" w14:textId="77777777" w:rsidR="001D470B" w:rsidRPr="00BE068B" w:rsidRDefault="001D470B" w:rsidP="001D470B">
            <w:pPr>
              <w:rPr>
                <w:rFonts w:ascii="Gill Sans MT" w:hAnsi="Gill Sans MT"/>
              </w:rPr>
            </w:pPr>
          </w:p>
        </w:tc>
        <w:tc>
          <w:tcPr>
            <w:tcW w:w="990" w:type="dxa"/>
          </w:tcPr>
          <w:p w14:paraId="30AA0489" w14:textId="77777777" w:rsidR="001D470B" w:rsidRPr="00BE068B" w:rsidRDefault="001D470B" w:rsidP="001D470B">
            <w:pPr>
              <w:rPr>
                <w:rFonts w:ascii="Gill Sans MT" w:hAnsi="Gill Sans MT"/>
              </w:rPr>
            </w:pPr>
          </w:p>
        </w:tc>
        <w:tc>
          <w:tcPr>
            <w:tcW w:w="810" w:type="dxa"/>
          </w:tcPr>
          <w:p w14:paraId="057CB7CA" w14:textId="77777777" w:rsidR="001D470B" w:rsidRPr="00BE068B" w:rsidRDefault="001D470B" w:rsidP="001D470B">
            <w:pPr>
              <w:rPr>
                <w:rFonts w:ascii="Gill Sans MT" w:hAnsi="Gill Sans MT"/>
              </w:rPr>
            </w:pPr>
          </w:p>
        </w:tc>
        <w:tc>
          <w:tcPr>
            <w:tcW w:w="2346" w:type="dxa"/>
          </w:tcPr>
          <w:p w14:paraId="1CA386D1" w14:textId="77777777" w:rsidR="001D470B" w:rsidRPr="00BE068B" w:rsidRDefault="001D470B" w:rsidP="001D470B">
            <w:pPr>
              <w:rPr>
                <w:rFonts w:ascii="Gill Sans MT" w:hAnsi="Gill Sans MT"/>
              </w:rPr>
            </w:pPr>
          </w:p>
        </w:tc>
        <w:tc>
          <w:tcPr>
            <w:tcW w:w="1350" w:type="dxa"/>
          </w:tcPr>
          <w:p w14:paraId="4877CFE0" w14:textId="77777777" w:rsidR="001D470B" w:rsidRPr="00BE068B" w:rsidRDefault="001D470B" w:rsidP="001D470B">
            <w:pPr>
              <w:rPr>
                <w:rFonts w:ascii="Gill Sans MT" w:hAnsi="Gill Sans MT"/>
              </w:rPr>
            </w:pPr>
          </w:p>
        </w:tc>
        <w:tc>
          <w:tcPr>
            <w:tcW w:w="1170" w:type="dxa"/>
          </w:tcPr>
          <w:p w14:paraId="376E96F2" w14:textId="77777777" w:rsidR="001D470B" w:rsidRPr="00BE068B" w:rsidRDefault="001D470B" w:rsidP="001D470B">
            <w:pPr>
              <w:rPr>
                <w:rFonts w:ascii="Gill Sans MT" w:hAnsi="Gill Sans MT"/>
              </w:rPr>
            </w:pPr>
          </w:p>
        </w:tc>
        <w:tc>
          <w:tcPr>
            <w:tcW w:w="1710" w:type="dxa"/>
          </w:tcPr>
          <w:p w14:paraId="28A1A233" w14:textId="77777777" w:rsidR="001D470B" w:rsidRPr="00BE068B" w:rsidRDefault="001D470B" w:rsidP="001D470B">
            <w:pPr>
              <w:rPr>
                <w:rFonts w:ascii="Gill Sans MT" w:hAnsi="Gill Sans MT"/>
              </w:rPr>
            </w:pPr>
          </w:p>
        </w:tc>
      </w:tr>
      <w:tr w:rsidR="001D470B" w:rsidRPr="00BE068B" w14:paraId="66BB66F7" w14:textId="77777777" w:rsidTr="001D470B">
        <w:tc>
          <w:tcPr>
            <w:tcW w:w="468" w:type="dxa"/>
          </w:tcPr>
          <w:p w14:paraId="125BE702" w14:textId="77777777" w:rsidR="001D470B" w:rsidRPr="00BE068B" w:rsidRDefault="001D470B" w:rsidP="001D470B">
            <w:pPr>
              <w:rPr>
                <w:rFonts w:ascii="Gill Sans MT" w:hAnsi="Gill Sans MT"/>
              </w:rPr>
            </w:pPr>
            <w:proofErr w:type="gramStart"/>
            <w:r w:rsidRPr="00BE068B">
              <w:rPr>
                <w:rFonts w:ascii="Gill Sans MT" w:hAnsi="Gill Sans MT"/>
              </w:rPr>
              <w:t>h</w:t>
            </w:r>
            <w:proofErr w:type="gramEnd"/>
          </w:p>
        </w:tc>
        <w:tc>
          <w:tcPr>
            <w:tcW w:w="2361" w:type="dxa"/>
          </w:tcPr>
          <w:p w14:paraId="6AB9FFCE" w14:textId="77777777" w:rsidR="001D470B" w:rsidRPr="00BE068B" w:rsidRDefault="001D470B" w:rsidP="001D470B">
            <w:pPr>
              <w:rPr>
                <w:rFonts w:ascii="Gill Sans MT" w:hAnsi="Gill Sans MT"/>
              </w:rPr>
            </w:pPr>
            <w:r w:rsidRPr="00BE068B">
              <w:rPr>
                <w:rFonts w:ascii="Gill Sans MT" w:hAnsi="Gill Sans MT"/>
              </w:rPr>
              <w:t>Fodder</w:t>
            </w:r>
          </w:p>
        </w:tc>
        <w:tc>
          <w:tcPr>
            <w:tcW w:w="1791" w:type="dxa"/>
          </w:tcPr>
          <w:p w14:paraId="7C9777FF" w14:textId="77777777" w:rsidR="001D470B" w:rsidRPr="00BE068B" w:rsidRDefault="001D470B" w:rsidP="001D470B">
            <w:pPr>
              <w:rPr>
                <w:rFonts w:ascii="Gill Sans MT" w:hAnsi="Gill Sans MT"/>
              </w:rPr>
            </w:pPr>
          </w:p>
        </w:tc>
        <w:tc>
          <w:tcPr>
            <w:tcW w:w="990" w:type="dxa"/>
          </w:tcPr>
          <w:p w14:paraId="59E35CA2" w14:textId="77777777" w:rsidR="001D470B" w:rsidRPr="00BE068B" w:rsidRDefault="001D470B" w:rsidP="001D470B">
            <w:pPr>
              <w:rPr>
                <w:rFonts w:ascii="Gill Sans MT" w:hAnsi="Gill Sans MT"/>
              </w:rPr>
            </w:pPr>
          </w:p>
        </w:tc>
        <w:tc>
          <w:tcPr>
            <w:tcW w:w="810" w:type="dxa"/>
          </w:tcPr>
          <w:p w14:paraId="02659B61" w14:textId="77777777" w:rsidR="001D470B" w:rsidRPr="00BE068B" w:rsidRDefault="001D470B" w:rsidP="001D470B">
            <w:pPr>
              <w:rPr>
                <w:rFonts w:ascii="Gill Sans MT" w:hAnsi="Gill Sans MT"/>
              </w:rPr>
            </w:pPr>
          </w:p>
        </w:tc>
        <w:tc>
          <w:tcPr>
            <w:tcW w:w="2346" w:type="dxa"/>
          </w:tcPr>
          <w:p w14:paraId="0F069AA1" w14:textId="77777777" w:rsidR="001D470B" w:rsidRPr="00BE068B" w:rsidRDefault="001D470B" w:rsidP="001D470B">
            <w:pPr>
              <w:rPr>
                <w:rFonts w:ascii="Gill Sans MT" w:hAnsi="Gill Sans MT"/>
              </w:rPr>
            </w:pPr>
          </w:p>
        </w:tc>
        <w:tc>
          <w:tcPr>
            <w:tcW w:w="1350" w:type="dxa"/>
          </w:tcPr>
          <w:p w14:paraId="0B66C36C" w14:textId="77777777" w:rsidR="001D470B" w:rsidRPr="00BE068B" w:rsidRDefault="001D470B" w:rsidP="001D470B">
            <w:pPr>
              <w:rPr>
                <w:rFonts w:ascii="Gill Sans MT" w:hAnsi="Gill Sans MT"/>
              </w:rPr>
            </w:pPr>
          </w:p>
        </w:tc>
        <w:tc>
          <w:tcPr>
            <w:tcW w:w="1170" w:type="dxa"/>
          </w:tcPr>
          <w:p w14:paraId="0063C1CE" w14:textId="77777777" w:rsidR="001D470B" w:rsidRPr="00BE068B" w:rsidRDefault="001D470B" w:rsidP="001D470B">
            <w:pPr>
              <w:rPr>
                <w:rFonts w:ascii="Gill Sans MT" w:hAnsi="Gill Sans MT"/>
              </w:rPr>
            </w:pPr>
          </w:p>
        </w:tc>
        <w:tc>
          <w:tcPr>
            <w:tcW w:w="1710" w:type="dxa"/>
          </w:tcPr>
          <w:p w14:paraId="0E0EBED3" w14:textId="77777777" w:rsidR="001D470B" w:rsidRPr="00BE068B" w:rsidRDefault="001D470B" w:rsidP="001D470B">
            <w:pPr>
              <w:rPr>
                <w:rFonts w:ascii="Gill Sans MT" w:hAnsi="Gill Sans MT"/>
              </w:rPr>
            </w:pPr>
          </w:p>
        </w:tc>
      </w:tr>
      <w:tr w:rsidR="001D470B" w:rsidRPr="00BE068B" w14:paraId="6124F92C" w14:textId="77777777" w:rsidTr="001D470B">
        <w:tc>
          <w:tcPr>
            <w:tcW w:w="468" w:type="dxa"/>
          </w:tcPr>
          <w:p w14:paraId="3E69F06C" w14:textId="77777777" w:rsidR="001D470B" w:rsidRPr="00BE068B" w:rsidRDefault="001D470B" w:rsidP="001D470B">
            <w:pPr>
              <w:rPr>
                <w:rFonts w:ascii="Gill Sans MT" w:hAnsi="Gill Sans MT"/>
              </w:rPr>
            </w:pPr>
            <w:proofErr w:type="spellStart"/>
            <w:proofErr w:type="gramStart"/>
            <w:r w:rsidRPr="00BE068B">
              <w:rPr>
                <w:rFonts w:ascii="Gill Sans MT" w:hAnsi="Gill Sans MT"/>
              </w:rPr>
              <w:t>i</w:t>
            </w:r>
            <w:proofErr w:type="spellEnd"/>
            <w:proofErr w:type="gramEnd"/>
          </w:p>
        </w:tc>
        <w:tc>
          <w:tcPr>
            <w:tcW w:w="2361" w:type="dxa"/>
          </w:tcPr>
          <w:p w14:paraId="0139315C" w14:textId="77777777" w:rsidR="001D470B" w:rsidRPr="00BE068B" w:rsidRDefault="001D470B" w:rsidP="001D470B">
            <w:pPr>
              <w:rPr>
                <w:rFonts w:ascii="Gill Sans MT" w:hAnsi="Gill Sans MT"/>
              </w:rPr>
            </w:pPr>
            <w:r w:rsidRPr="00BE068B">
              <w:rPr>
                <w:rFonts w:ascii="Gill Sans MT" w:hAnsi="Gill Sans MT"/>
              </w:rPr>
              <w:t>Rattan</w:t>
            </w:r>
          </w:p>
        </w:tc>
        <w:tc>
          <w:tcPr>
            <w:tcW w:w="1791" w:type="dxa"/>
          </w:tcPr>
          <w:p w14:paraId="0A274CE6" w14:textId="77777777" w:rsidR="001D470B" w:rsidRPr="00BE068B" w:rsidRDefault="001D470B" w:rsidP="001D470B">
            <w:pPr>
              <w:rPr>
                <w:rFonts w:ascii="Gill Sans MT" w:hAnsi="Gill Sans MT"/>
              </w:rPr>
            </w:pPr>
          </w:p>
        </w:tc>
        <w:tc>
          <w:tcPr>
            <w:tcW w:w="990" w:type="dxa"/>
          </w:tcPr>
          <w:p w14:paraId="20BDC90F" w14:textId="77777777" w:rsidR="001D470B" w:rsidRPr="00BE068B" w:rsidRDefault="001D470B" w:rsidP="001D470B">
            <w:pPr>
              <w:rPr>
                <w:rFonts w:ascii="Gill Sans MT" w:hAnsi="Gill Sans MT"/>
              </w:rPr>
            </w:pPr>
          </w:p>
        </w:tc>
        <w:tc>
          <w:tcPr>
            <w:tcW w:w="810" w:type="dxa"/>
          </w:tcPr>
          <w:p w14:paraId="2BD6F797" w14:textId="77777777" w:rsidR="001D470B" w:rsidRPr="00BE068B" w:rsidRDefault="001D470B" w:rsidP="001D470B">
            <w:pPr>
              <w:rPr>
                <w:rFonts w:ascii="Gill Sans MT" w:hAnsi="Gill Sans MT"/>
              </w:rPr>
            </w:pPr>
          </w:p>
        </w:tc>
        <w:tc>
          <w:tcPr>
            <w:tcW w:w="2346" w:type="dxa"/>
          </w:tcPr>
          <w:p w14:paraId="70E52159" w14:textId="77777777" w:rsidR="001D470B" w:rsidRPr="00BE068B" w:rsidRDefault="001D470B" w:rsidP="001D470B">
            <w:pPr>
              <w:rPr>
                <w:rFonts w:ascii="Gill Sans MT" w:hAnsi="Gill Sans MT"/>
              </w:rPr>
            </w:pPr>
          </w:p>
        </w:tc>
        <w:tc>
          <w:tcPr>
            <w:tcW w:w="1350" w:type="dxa"/>
          </w:tcPr>
          <w:p w14:paraId="213D5273" w14:textId="77777777" w:rsidR="001D470B" w:rsidRPr="00BE068B" w:rsidRDefault="001D470B" w:rsidP="001D470B">
            <w:pPr>
              <w:rPr>
                <w:rFonts w:ascii="Gill Sans MT" w:hAnsi="Gill Sans MT"/>
              </w:rPr>
            </w:pPr>
          </w:p>
        </w:tc>
        <w:tc>
          <w:tcPr>
            <w:tcW w:w="1170" w:type="dxa"/>
          </w:tcPr>
          <w:p w14:paraId="4890D26E" w14:textId="77777777" w:rsidR="001D470B" w:rsidRPr="00BE068B" w:rsidRDefault="001D470B" w:rsidP="001D470B">
            <w:pPr>
              <w:rPr>
                <w:rFonts w:ascii="Gill Sans MT" w:hAnsi="Gill Sans MT"/>
              </w:rPr>
            </w:pPr>
          </w:p>
        </w:tc>
        <w:tc>
          <w:tcPr>
            <w:tcW w:w="1710" w:type="dxa"/>
          </w:tcPr>
          <w:p w14:paraId="76E598D4" w14:textId="77777777" w:rsidR="001D470B" w:rsidRPr="00BE068B" w:rsidRDefault="001D470B" w:rsidP="001D470B">
            <w:pPr>
              <w:rPr>
                <w:rFonts w:ascii="Gill Sans MT" w:hAnsi="Gill Sans MT"/>
              </w:rPr>
            </w:pPr>
          </w:p>
        </w:tc>
      </w:tr>
      <w:tr w:rsidR="001D470B" w:rsidRPr="00BE068B" w14:paraId="18160C31" w14:textId="77777777" w:rsidTr="001D470B">
        <w:tc>
          <w:tcPr>
            <w:tcW w:w="468" w:type="dxa"/>
          </w:tcPr>
          <w:p w14:paraId="6277E613" w14:textId="77777777" w:rsidR="001D470B" w:rsidRPr="00BE068B" w:rsidRDefault="001D470B" w:rsidP="001D470B">
            <w:pPr>
              <w:rPr>
                <w:rFonts w:ascii="Gill Sans MT" w:hAnsi="Gill Sans MT"/>
              </w:rPr>
            </w:pPr>
            <w:proofErr w:type="gramStart"/>
            <w:r w:rsidRPr="00BE068B">
              <w:rPr>
                <w:rFonts w:ascii="Gill Sans MT" w:hAnsi="Gill Sans MT"/>
              </w:rPr>
              <w:t>j</w:t>
            </w:r>
            <w:proofErr w:type="gramEnd"/>
          </w:p>
        </w:tc>
        <w:tc>
          <w:tcPr>
            <w:tcW w:w="2361" w:type="dxa"/>
          </w:tcPr>
          <w:p w14:paraId="2CC23F9E" w14:textId="77777777" w:rsidR="001D470B" w:rsidRPr="00BE068B" w:rsidRDefault="001D470B" w:rsidP="001D470B">
            <w:pPr>
              <w:rPr>
                <w:rFonts w:ascii="Gill Sans MT" w:hAnsi="Gill Sans MT"/>
              </w:rPr>
            </w:pPr>
            <w:r w:rsidRPr="00BE068B">
              <w:rPr>
                <w:rFonts w:ascii="Gill Sans MT" w:hAnsi="Gill Sans MT"/>
              </w:rPr>
              <w:t>Plant medicines</w:t>
            </w:r>
          </w:p>
        </w:tc>
        <w:tc>
          <w:tcPr>
            <w:tcW w:w="1791" w:type="dxa"/>
          </w:tcPr>
          <w:p w14:paraId="330F6CA3" w14:textId="77777777" w:rsidR="001D470B" w:rsidRPr="00BE068B" w:rsidRDefault="001D470B" w:rsidP="001D470B">
            <w:pPr>
              <w:rPr>
                <w:rFonts w:ascii="Gill Sans MT" w:hAnsi="Gill Sans MT"/>
              </w:rPr>
            </w:pPr>
          </w:p>
        </w:tc>
        <w:tc>
          <w:tcPr>
            <w:tcW w:w="990" w:type="dxa"/>
          </w:tcPr>
          <w:p w14:paraId="71C773B1" w14:textId="77777777" w:rsidR="001D470B" w:rsidRPr="00BE068B" w:rsidRDefault="001D470B" w:rsidP="001D470B">
            <w:pPr>
              <w:rPr>
                <w:rFonts w:ascii="Gill Sans MT" w:hAnsi="Gill Sans MT"/>
              </w:rPr>
            </w:pPr>
          </w:p>
        </w:tc>
        <w:tc>
          <w:tcPr>
            <w:tcW w:w="810" w:type="dxa"/>
          </w:tcPr>
          <w:p w14:paraId="0BAE3C46" w14:textId="77777777" w:rsidR="001D470B" w:rsidRPr="00BE068B" w:rsidRDefault="001D470B" w:rsidP="001D470B">
            <w:pPr>
              <w:rPr>
                <w:rFonts w:ascii="Gill Sans MT" w:hAnsi="Gill Sans MT"/>
              </w:rPr>
            </w:pPr>
          </w:p>
        </w:tc>
        <w:tc>
          <w:tcPr>
            <w:tcW w:w="2346" w:type="dxa"/>
          </w:tcPr>
          <w:p w14:paraId="364AFD5B" w14:textId="77777777" w:rsidR="001D470B" w:rsidRPr="00BE068B" w:rsidRDefault="001D470B" w:rsidP="001D470B">
            <w:pPr>
              <w:rPr>
                <w:rFonts w:ascii="Gill Sans MT" w:hAnsi="Gill Sans MT"/>
              </w:rPr>
            </w:pPr>
          </w:p>
        </w:tc>
        <w:tc>
          <w:tcPr>
            <w:tcW w:w="1350" w:type="dxa"/>
          </w:tcPr>
          <w:p w14:paraId="75E6612D" w14:textId="77777777" w:rsidR="001D470B" w:rsidRPr="00BE068B" w:rsidRDefault="001D470B" w:rsidP="001D470B">
            <w:pPr>
              <w:rPr>
                <w:rFonts w:ascii="Gill Sans MT" w:hAnsi="Gill Sans MT"/>
              </w:rPr>
            </w:pPr>
          </w:p>
        </w:tc>
        <w:tc>
          <w:tcPr>
            <w:tcW w:w="1170" w:type="dxa"/>
          </w:tcPr>
          <w:p w14:paraId="222AE260" w14:textId="77777777" w:rsidR="001D470B" w:rsidRPr="00BE068B" w:rsidRDefault="001D470B" w:rsidP="001D470B">
            <w:pPr>
              <w:rPr>
                <w:rFonts w:ascii="Gill Sans MT" w:hAnsi="Gill Sans MT"/>
              </w:rPr>
            </w:pPr>
          </w:p>
        </w:tc>
        <w:tc>
          <w:tcPr>
            <w:tcW w:w="1710" w:type="dxa"/>
          </w:tcPr>
          <w:p w14:paraId="623B4D6C" w14:textId="77777777" w:rsidR="001D470B" w:rsidRPr="00BE068B" w:rsidRDefault="001D470B" w:rsidP="001D470B">
            <w:pPr>
              <w:rPr>
                <w:rFonts w:ascii="Gill Sans MT" w:hAnsi="Gill Sans MT"/>
              </w:rPr>
            </w:pPr>
          </w:p>
        </w:tc>
      </w:tr>
      <w:tr w:rsidR="001D470B" w:rsidRPr="00BE068B" w14:paraId="1DFE1D76" w14:textId="77777777" w:rsidTr="001D470B">
        <w:tc>
          <w:tcPr>
            <w:tcW w:w="468" w:type="dxa"/>
          </w:tcPr>
          <w:p w14:paraId="20DE731E" w14:textId="77777777" w:rsidR="001D470B" w:rsidRPr="00BE068B" w:rsidRDefault="001D470B" w:rsidP="001D470B">
            <w:pPr>
              <w:rPr>
                <w:rFonts w:ascii="Gill Sans MT" w:hAnsi="Gill Sans MT"/>
              </w:rPr>
            </w:pPr>
            <w:proofErr w:type="gramStart"/>
            <w:r w:rsidRPr="00BE068B">
              <w:rPr>
                <w:rFonts w:ascii="Gill Sans MT" w:hAnsi="Gill Sans MT"/>
              </w:rPr>
              <w:t>k</w:t>
            </w:r>
            <w:proofErr w:type="gramEnd"/>
          </w:p>
        </w:tc>
        <w:tc>
          <w:tcPr>
            <w:tcW w:w="2361" w:type="dxa"/>
          </w:tcPr>
          <w:p w14:paraId="10F30C09" w14:textId="77777777" w:rsidR="001D470B" w:rsidRPr="00BE068B" w:rsidRDefault="001D470B" w:rsidP="001D470B">
            <w:pPr>
              <w:rPr>
                <w:rFonts w:ascii="Gill Sans MT" w:hAnsi="Gill Sans MT"/>
              </w:rPr>
            </w:pPr>
            <w:r w:rsidRPr="00BE068B">
              <w:rPr>
                <w:rFonts w:ascii="Gill Sans MT" w:hAnsi="Gill Sans MT"/>
              </w:rPr>
              <w:t>Herbs and spices</w:t>
            </w:r>
          </w:p>
        </w:tc>
        <w:tc>
          <w:tcPr>
            <w:tcW w:w="1791" w:type="dxa"/>
          </w:tcPr>
          <w:p w14:paraId="57216958" w14:textId="77777777" w:rsidR="001D470B" w:rsidRPr="00BE068B" w:rsidRDefault="001D470B" w:rsidP="001D470B">
            <w:pPr>
              <w:rPr>
                <w:rFonts w:ascii="Gill Sans MT" w:hAnsi="Gill Sans MT"/>
              </w:rPr>
            </w:pPr>
          </w:p>
        </w:tc>
        <w:tc>
          <w:tcPr>
            <w:tcW w:w="990" w:type="dxa"/>
          </w:tcPr>
          <w:p w14:paraId="37D33806" w14:textId="77777777" w:rsidR="001D470B" w:rsidRPr="00BE068B" w:rsidRDefault="001D470B" w:rsidP="001D470B">
            <w:pPr>
              <w:rPr>
                <w:rFonts w:ascii="Gill Sans MT" w:hAnsi="Gill Sans MT"/>
              </w:rPr>
            </w:pPr>
          </w:p>
        </w:tc>
        <w:tc>
          <w:tcPr>
            <w:tcW w:w="810" w:type="dxa"/>
          </w:tcPr>
          <w:p w14:paraId="3D191CF7" w14:textId="77777777" w:rsidR="001D470B" w:rsidRPr="00BE068B" w:rsidRDefault="001D470B" w:rsidP="001D470B">
            <w:pPr>
              <w:rPr>
                <w:rFonts w:ascii="Gill Sans MT" w:hAnsi="Gill Sans MT"/>
              </w:rPr>
            </w:pPr>
          </w:p>
        </w:tc>
        <w:tc>
          <w:tcPr>
            <w:tcW w:w="2346" w:type="dxa"/>
          </w:tcPr>
          <w:p w14:paraId="077900F5" w14:textId="77777777" w:rsidR="001D470B" w:rsidRPr="00BE068B" w:rsidRDefault="001D470B" w:rsidP="001D470B">
            <w:pPr>
              <w:rPr>
                <w:rFonts w:ascii="Gill Sans MT" w:hAnsi="Gill Sans MT"/>
              </w:rPr>
            </w:pPr>
          </w:p>
        </w:tc>
        <w:tc>
          <w:tcPr>
            <w:tcW w:w="1350" w:type="dxa"/>
          </w:tcPr>
          <w:p w14:paraId="48266695" w14:textId="77777777" w:rsidR="001D470B" w:rsidRPr="00BE068B" w:rsidRDefault="001D470B" w:rsidP="001D470B">
            <w:pPr>
              <w:rPr>
                <w:rFonts w:ascii="Gill Sans MT" w:hAnsi="Gill Sans MT"/>
              </w:rPr>
            </w:pPr>
          </w:p>
        </w:tc>
        <w:tc>
          <w:tcPr>
            <w:tcW w:w="1170" w:type="dxa"/>
          </w:tcPr>
          <w:p w14:paraId="043A4916" w14:textId="77777777" w:rsidR="001D470B" w:rsidRPr="00BE068B" w:rsidRDefault="001D470B" w:rsidP="001D470B">
            <w:pPr>
              <w:rPr>
                <w:rFonts w:ascii="Gill Sans MT" w:hAnsi="Gill Sans MT"/>
              </w:rPr>
            </w:pPr>
          </w:p>
        </w:tc>
        <w:tc>
          <w:tcPr>
            <w:tcW w:w="1710" w:type="dxa"/>
          </w:tcPr>
          <w:p w14:paraId="4B127422" w14:textId="77777777" w:rsidR="001D470B" w:rsidRPr="00BE068B" w:rsidRDefault="001D470B" w:rsidP="001D470B">
            <w:pPr>
              <w:rPr>
                <w:rFonts w:ascii="Gill Sans MT" w:hAnsi="Gill Sans MT"/>
              </w:rPr>
            </w:pPr>
          </w:p>
        </w:tc>
      </w:tr>
      <w:tr w:rsidR="001D470B" w:rsidRPr="00BE068B" w14:paraId="6777A187" w14:textId="77777777" w:rsidTr="001D470B">
        <w:tc>
          <w:tcPr>
            <w:tcW w:w="468" w:type="dxa"/>
          </w:tcPr>
          <w:p w14:paraId="38BCFAEE" w14:textId="77777777" w:rsidR="001D470B" w:rsidRPr="00BE068B" w:rsidRDefault="001D470B" w:rsidP="001D470B">
            <w:pPr>
              <w:rPr>
                <w:rFonts w:ascii="Gill Sans MT" w:hAnsi="Gill Sans MT"/>
              </w:rPr>
            </w:pPr>
            <w:proofErr w:type="gramStart"/>
            <w:r w:rsidRPr="00BE068B">
              <w:rPr>
                <w:rFonts w:ascii="Gill Sans MT" w:hAnsi="Gill Sans MT"/>
              </w:rPr>
              <w:t>l</w:t>
            </w:r>
            <w:proofErr w:type="gramEnd"/>
          </w:p>
        </w:tc>
        <w:tc>
          <w:tcPr>
            <w:tcW w:w="2361" w:type="dxa"/>
          </w:tcPr>
          <w:p w14:paraId="44F345BE" w14:textId="77777777" w:rsidR="001D470B" w:rsidRPr="00BE068B" w:rsidRDefault="001D470B" w:rsidP="001D470B">
            <w:pPr>
              <w:rPr>
                <w:rFonts w:ascii="Gill Sans MT" w:hAnsi="Gill Sans MT"/>
              </w:rPr>
            </w:pPr>
            <w:r w:rsidRPr="00BE068B">
              <w:rPr>
                <w:rFonts w:ascii="Gill Sans MT" w:hAnsi="Gill Sans MT"/>
              </w:rPr>
              <w:t>Dying/tanning</w:t>
            </w:r>
          </w:p>
        </w:tc>
        <w:tc>
          <w:tcPr>
            <w:tcW w:w="1791" w:type="dxa"/>
          </w:tcPr>
          <w:p w14:paraId="43C7563A" w14:textId="77777777" w:rsidR="001D470B" w:rsidRPr="00BE068B" w:rsidRDefault="001D470B" w:rsidP="001D470B">
            <w:pPr>
              <w:rPr>
                <w:rFonts w:ascii="Gill Sans MT" w:hAnsi="Gill Sans MT"/>
              </w:rPr>
            </w:pPr>
          </w:p>
        </w:tc>
        <w:tc>
          <w:tcPr>
            <w:tcW w:w="990" w:type="dxa"/>
          </w:tcPr>
          <w:p w14:paraId="5143BE7E" w14:textId="77777777" w:rsidR="001D470B" w:rsidRPr="00BE068B" w:rsidRDefault="001D470B" w:rsidP="001D470B">
            <w:pPr>
              <w:rPr>
                <w:rFonts w:ascii="Gill Sans MT" w:hAnsi="Gill Sans MT"/>
              </w:rPr>
            </w:pPr>
          </w:p>
        </w:tc>
        <w:tc>
          <w:tcPr>
            <w:tcW w:w="810" w:type="dxa"/>
          </w:tcPr>
          <w:p w14:paraId="2EEFD64B" w14:textId="77777777" w:rsidR="001D470B" w:rsidRPr="00BE068B" w:rsidRDefault="001D470B" w:rsidP="001D470B">
            <w:pPr>
              <w:rPr>
                <w:rFonts w:ascii="Gill Sans MT" w:hAnsi="Gill Sans MT"/>
              </w:rPr>
            </w:pPr>
          </w:p>
        </w:tc>
        <w:tc>
          <w:tcPr>
            <w:tcW w:w="2346" w:type="dxa"/>
          </w:tcPr>
          <w:p w14:paraId="41FCD203" w14:textId="77777777" w:rsidR="001D470B" w:rsidRPr="00BE068B" w:rsidRDefault="001D470B" w:rsidP="001D470B">
            <w:pPr>
              <w:rPr>
                <w:rFonts w:ascii="Gill Sans MT" w:hAnsi="Gill Sans MT"/>
              </w:rPr>
            </w:pPr>
          </w:p>
        </w:tc>
        <w:tc>
          <w:tcPr>
            <w:tcW w:w="1350" w:type="dxa"/>
          </w:tcPr>
          <w:p w14:paraId="1B11A3F8" w14:textId="77777777" w:rsidR="001D470B" w:rsidRPr="00BE068B" w:rsidRDefault="001D470B" w:rsidP="001D470B">
            <w:pPr>
              <w:rPr>
                <w:rFonts w:ascii="Gill Sans MT" w:hAnsi="Gill Sans MT"/>
              </w:rPr>
            </w:pPr>
          </w:p>
        </w:tc>
        <w:tc>
          <w:tcPr>
            <w:tcW w:w="1170" w:type="dxa"/>
          </w:tcPr>
          <w:p w14:paraId="0ECC23A2" w14:textId="77777777" w:rsidR="001D470B" w:rsidRPr="00BE068B" w:rsidRDefault="001D470B" w:rsidP="001D470B">
            <w:pPr>
              <w:rPr>
                <w:rFonts w:ascii="Gill Sans MT" w:hAnsi="Gill Sans MT"/>
              </w:rPr>
            </w:pPr>
          </w:p>
        </w:tc>
        <w:tc>
          <w:tcPr>
            <w:tcW w:w="1710" w:type="dxa"/>
          </w:tcPr>
          <w:p w14:paraId="487FBCB7" w14:textId="77777777" w:rsidR="001D470B" w:rsidRPr="00BE068B" w:rsidRDefault="001D470B" w:rsidP="001D470B">
            <w:pPr>
              <w:rPr>
                <w:rFonts w:ascii="Gill Sans MT" w:hAnsi="Gill Sans MT"/>
              </w:rPr>
            </w:pPr>
          </w:p>
        </w:tc>
      </w:tr>
      <w:tr w:rsidR="001D470B" w:rsidRPr="00BE068B" w14:paraId="60F9B8B7" w14:textId="77777777" w:rsidTr="001D470B">
        <w:tc>
          <w:tcPr>
            <w:tcW w:w="468" w:type="dxa"/>
          </w:tcPr>
          <w:p w14:paraId="737CAB34" w14:textId="77777777" w:rsidR="001D470B" w:rsidRPr="00BE068B" w:rsidRDefault="001D470B" w:rsidP="001D470B">
            <w:pPr>
              <w:rPr>
                <w:rFonts w:ascii="Gill Sans MT" w:hAnsi="Gill Sans MT"/>
              </w:rPr>
            </w:pPr>
            <w:proofErr w:type="gramStart"/>
            <w:r w:rsidRPr="00BE068B">
              <w:rPr>
                <w:rFonts w:ascii="Gill Sans MT" w:hAnsi="Gill Sans MT"/>
              </w:rPr>
              <w:t>m</w:t>
            </w:r>
            <w:proofErr w:type="gramEnd"/>
          </w:p>
        </w:tc>
        <w:tc>
          <w:tcPr>
            <w:tcW w:w="2361" w:type="dxa"/>
          </w:tcPr>
          <w:p w14:paraId="10C0F111" w14:textId="77777777" w:rsidR="001D470B" w:rsidRPr="00BE068B" w:rsidRDefault="001D470B" w:rsidP="001D470B">
            <w:pPr>
              <w:rPr>
                <w:rFonts w:ascii="Gill Sans MT" w:hAnsi="Gill Sans MT"/>
              </w:rPr>
            </w:pPr>
            <w:r w:rsidRPr="00BE068B">
              <w:rPr>
                <w:rFonts w:ascii="Gill Sans MT" w:hAnsi="Gill Sans MT"/>
              </w:rPr>
              <w:t>Seeds (for regeneration purposes)</w:t>
            </w:r>
          </w:p>
        </w:tc>
        <w:tc>
          <w:tcPr>
            <w:tcW w:w="1791" w:type="dxa"/>
          </w:tcPr>
          <w:p w14:paraId="54ECC05D" w14:textId="77777777" w:rsidR="001D470B" w:rsidRPr="00BE068B" w:rsidRDefault="001D470B" w:rsidP="001D470B">
            <w:pPr>
              <w:rPr>
                <w:rFonts w:ascii="Gill Sans MT" w:hAnsi="Gill Sans MT"/>
              </w:rPr>
            </w:pPr>
          </w:p>
        </w:tc>
        <w:tc>
          <w:tcPr>
            <w:tcW w:w="990" w:type="dxa"/>
          </w:tcPr>
          <w:p w14:paraId="199C898D" w14:textId="77777777" w:rsidR="001D470B" w:rsidRPr="00BE068B" w:rsidRDefault="001D470B" w:rsidP="001D470B">
            <w:pPr>
              <w:rPr>
                <w:rFonts w:ascii="Gill Sans MT" w:hAnsi="Gill Sans MT"/>
              </w:rPr>
            </w:pPr>
          </w:p>
        </w:tc>
        <w:tc>
          <w:tcPr>
            <w:tcW w:w="810" w:type="dxa"/>
          </w:tcPr>
          <w:p w14:paraId="2555B0EE" w14:textId="77777777" w:rsidR="001D470B" w:rsidRPr="00BE068B" w:rsidRDefault="001D470B" w:rsidP="001D470B">
            <w:pPr>
              <w:rPr>
                <w:rFonts w:ascii="Gill Sans MT" w:hAnsi="Gill Sans MT"/>
              </w:rPr>
            </w:pPr>
          </w:p>
        </w:tc>
        <w:tc>
          <w:tcPr>
            <w:tcW w:w="2346" w:type="dxa"/>
          </w:tcPr>
          <w:p w14:paraId="6371519B" w14:textId="77777777" w:rsidR="001D470B" w:rsidRPr="00BE068B" w:rsidRDefault="001D470B" w:rsidP="001D470B">
            <w:pPr>
              <w:rPr>
                <w:rFonts w:ascii="Gill Sans MT" w:hAnsi="Gill Sans MT"/>
              </w:rPr>
            </w:pPr>
          </w:p>
        </w:tc>
        <w:tc>
          <w:tcPr>
            <w:tcW w:w="1350" w:type="dxa"/>
          </w:tcPr>
          <w:p w14:paraId="0D549B87" w14:textId="77777777" w:rsidR="001D470B" w:rsidRPr="00BE068B" w:rsidRDefault="001D470B" w:rsidP="001D470B">
            <w:pPr>
              <w:rPr>
                <w:rFonts w:ascii="Gill Sans MT" w:hAnsi="Gill Sans MT"/>
              </w:rPr>
            </w:pPr>
          </w:p>
        </w:tc>
        <w:tc>
          <w:tcPr>
            <w:tcW w:w="1170" w:type="dxa"/>
          </w:tcPr>
          <w:p w14:paraId="01DF32F5" w14:textId="77777777" w:rsidR="001D470B" w:rsidRPr="00BE068B" w:rsidRDefault="001D470B" w:rsidP="001D470B">
            <w:pPr>
              <w:rPr>
                <w:rFonts w:ascii="Gill Sans MT" w:hAnsi="Gill Sans MT"/>
              </w:rPr>
            </w:pPr>
          </w:p>
        </w:tc>
        <w:tc>
          <w:tcPr>
            <w:tcW w:w="1710" w:type="dxa"/>
          </w:tcPr>
          <w:p w14:paraId="6AB29B39" w14:textId="77777777" w:rsidR="001D470B" w:rsidRPr="00BE068B" w:rsidRDefault="001D470B" w:rsidP="001D470B">
            <w:pPr>
              <w:rPr>
                <w:rFonts w:ascii="Gill Sans MT" w:hAnsi="Gill Sans MT"/>
              </w:rPr>
            </w:pPr>
          </w:p>
        </w:tc>
      </w:tr>
      <w:tr w:rsidR="001D470B" w:rsidRPr="00BE068B" w14:paraId="316F498A" w14:textId="77777777" w:rsidTr="001D470B">
        <w:tc>
          <w:tcPr>
            <w:tcW w:w="468" w:type="dxa"/>
          </w:tcPr>
          <w:p w14:paraId="6730419C" w14:textId="77777777" w:rsidR="001D470B" w:rsidRPr="00BE068B" w:rsidRDefault="001D470B" w:rsidP="001D470B">
            <w:pPr>
              <w:rPr>
                <w:rFonts w:ascii="Gill Sans MT" w:hAnsi="Gill Sans MT"/>
              </w:rPr>
            </w:pPr>
            <w:proofErr w:type="gramStart"/>
            <w:r w:rsidRPr="00BE068B">
              <w:rPr>
                <w:rFonts w:ascii="Gill Sans MT" w:hAnsi="Gill Sans MT"/>
              </w:rPr>
              <w:t>n</w:t>
            </w:r>
            <w:proofErr w:type="gramEnd"/>
          </w:p>
        </w:tc>
        <w:tc>
          <w:tcPr>
            <w:tcW w:w="2361" w:type="dxa"/>
          </w:tcPr>
          <w:p w14:paraId="4151E48C" w14:textId="77777777" w:rsidR="001D470B" w:rsidRPr="00BE068B" w:rsidRDefault="001D470B" w:rsidP="001D470B">
            <w:pPr>
              <w:rPr>
                <w:rFonts w:ascii="Gill Sans MT" w:hAnsi="Gill Sans MT"/>
              </w:rPr>
            </w:pPr>
            <w:proofErr w:type="spellStart"/>
            <w:r w:rsidRPr="00BE068B">
              <w:rPr>
                <w:rFonts w:ascii="Gill Sans MT" w:hAnsi="Gill Sans MT"/>
              </w:rPr>
              <w:t>Fibres</w:t>
            </w:r>
            <w:proofErr w:type="spellEnd"/>
            <w:r w:rsidRPr="00BE068B">
              <w:rPr>
                <w:rFonts w:ascii="Gill Sans MT" w:hAnsi="Gill Sans MT"/>
              </w:rPr>
              <w:t xml:space="preserve"> (for rope, </w:t>
            </w:r>
            <w:proofErr w:type="spellStart"/>
            <w:r w:rsidRPr="00BE068B">
              <w:rPr>
                <w:rFonts w:ascii="Gill Sans MT" w:hAnsi="Gill Sans MT"/>
              </w:rPr>
              <w:t>etc</w:t>
            </w:r>
            <w:proofErr w:type="spellEnd"/>
            <w:r w:rsidRPr="00BE068B">
              <w:rPr>
                <w:rFonts w:ascii="Gill Sans MT" w:hAnsi="Gill Sans MT"/>
              </w:rPr>
              <w:t>)</w:t>
            </w:r>
          </w:p>
        </w:tc>
        <w:tc>
          <w:tcPr>
            <w:tcW w:w="1791" w:type="dxa"/>
          </w:tcPr>
          <w:p w14:paraId="7DB9B7C1" w14:textId="77777777" w:rsidR="001D470B" w:rsidRPr="00BE068B" w:rsidRDefault="001D470B" w:rsidP="001D470B">
            <w:pPr>
              <w:rPr>
                <w:rFonts w:ascii="Gill Sans MT" w:hAnsi="Gill Sans MT"/>
              </w:rPr>
            </w:pPr>
          </w:p>
        </w:tc>
        <w:tc>
          <w:tcPr>
            <w:tcW w:w="990" w:type="dxa"/>
          </w:tcPr>
          <w:p w14:paraId="58CB72B4" w14:textId="77777777" w:rsidR="001D470B" w:rsidRPr="00BE068B" w:rsidRDefault="001D470B" w:rsidP="001D470B">
            <w:pPr>
              <w:rPr>
                <w:rFonts w:ascii="Gill Sans MT" w:hAnsi="Gill Sans MT"/>
              </w:rPr>
            </w:pPr>
          </w:p>
        </w:tc>
        <w:tc>
          <w:tcPr>
            <w:tcW w:w="810" w:type="dxa"/>
          </w:tcPr>
          <w:p w14:paraId="0FFC4C85" w14:textId="77777777" w:rsidR="001D470B" w:rsidRPr="00BE068B" w:rsidRDefault="001D470B" w:rsidP="001D470B">
            <w:pPr>
              <w:rPr>
                <w:rFonts w:ascii="Gill Sans MT" w:hAnsi="Gill Sans MT"/>
              </w:rPr>
            </w:pPr>
          </w:p>
        </w:tc>
        <w:tc>
          <w:tcPr>
            <w:tcW w:w="2346" w:type="dxa"/>
          </w:tcPr>
          <w:p w14:paraId="5D1037B9" w14:textId="77777777" w:rsidR="001D470B" w:rsidRPr="00BE068B" w:rsidRDefault="001D470B" w:rsidP="001D470B">
            <w:pPr>
              <w:rPr>
                <w:rFonts w:ascii="Gill Sans MT" w:hAnsi="Gill Sans MT"/>
              </w:rPr>
            </w:pPr>
          </w:p>
        </w:tc>
        <w:tc>
          <w:tcPr>
            <w:tcW w:w="1350" w:type="dxa"/>
          </w:tcPr>
          <w:p w14:paraId="523690E4" w14:textId="77777777" w:rsidR="001D470B" w:rsidRPr="00BE068B" w:rsidRDefault="001D470B" w:rsidP="001D470B">
            <w:pPr>
              <w:rPr>
                <w:rFonts w:ascii="Gill Sans MT" w:hAnsi="Gill Sans MT"/>
              </w:rPr>
            </w:pPr>
          </w:p>
        </w:tc>
        <w:tc>
          <w:tcPr>
            <w:tcW w:w="1170" w:type="dxa"/>
          </w:tcPr>
          <w:p w14:paraId="12616F1F" w14:textId="77777777" w:rsidR="001D470B" w:rsidRPr="00BE068B" w:rsidRDefault="001D470B" w:rsidP="001D470B">
            <w:pPr>
              <w:rPr>
                <w:rFonts w:ascii="Gill Sans MT" w:hAnsi="Gill Sans MT"/>
              </w:rPr>
            </w:pPr>
          </w:p>
        </w:tc>
        <w:tc>
          <w:tcPr>
            <w:tcW w:w="1710" w:type="dxa"/>
          </w:tcPr>
          <w:p w14:paraId="3EF0A824" w14:textId="77777777" w:rsidR="001D470B" w:rsidRPr="00BE068B" w:rsidRDefault="001D470B" w:rsidP="001D470B">
            <w:pPr>
              <w:rPr>
                <w:rFonts w:ascii="Gill Sans MT" w:hAnsi="Gill Sans MT"/>
              </w:rPr>
            </w:pPr>
          </w:p>
        </w:tc>
      </w:tr>
      <w:tr w:rsidR="001D470B" w:rsidRPr="00BE068B" w14:paraId="38259D70" w14:textId="77777777" w:rsidTr="001D470B">
        <w:tc>
          <w:tcPr>
            <w:tcW w:w="468" w:type="dxa"/>
          </w:tcPr>
          <w:p w14:paraId="15651285" w14:textId="77777777" w:rsidR="001D470B" w:rsidRPr="00BE068B" w:rsidRDefault="001D470B" w:rsidP="001D470B">
            <w:pPr>
              <w:rPr>
                <w:rFonts w:ascii="Gill Sans MT" w:hAnsi="Gill Sans MT"/>
              </w:rPr>
            </w:pPr>
            <w:proofErr w:type="gramStart"/>
            <w:r w:rsidRPr="00BE068B">
              <w:rPr>
                <w:rFonts w:ascii="Gill Sans MT" w:hAnsi="Gill Sans MT"/>
              </w:rPr>
              <w:t>o</w:t>
            </w:r>
            <w:proofErr w:type="gramEnd"/>
          </w:p>
        </w:tc>
        <w:tc>
          <w:tcPr>
            <w:tcW w:w="2361" w:type="dxa"/>
          </w:tcPr>
          <w:p w14:paraId="6184348F" w14:textId="77777777" w:rsidR="001D470B" w:rsidRPr="00BE068B" w:rsidRDefault="001D470B" w:rsidP="001D470B">
            <w:pPr>
              <w:rPr>
                <w:rFonts w:ascii="Gill Sans MT" w:hAnsi="Gill Sans MT"/>
              </w:rPr>
            </w:pPr>
            <w:r w:rsidRPr="00BE068B">
              <w:rPr>
                <w:rFonts w:ascii="Gill Sans MT" w:hAnsi="Gill Sans MT"/>
              </w:rPr>
              <w:t>Other plant products</w:t>
            </w:r>
          </w:p>
        </w:tc>
        <w:tc>
          <w:tcPr>
            <w:tcW w:w="1791" w:type="dxa"/>
          </w:tcPr>
          <w:p w14:paraId="27E12D4A" w14:textId="77777777" w:rsidR="001D470B" w:rsidRPr="00BE068B" w:rsidRDefault="001D470B" w:rsidP="001D470B">
            <w:pPr>
              <w:rPr>
                <w:rFonts w:ascii="Gill Sans MT" w:hAnsi="Gill Sans MT"/>
              </w:rPr>
            </w:pPr>
          </w:p>
        </w:tc>
        <w:tc>
          <w:tcPr>
            <w:tcW w:w="990" w:type="dxa"/>
          </w:tcPr>
          <w:p w14:paraId="04933379" w14:textId="77777777" w:rsidR="001D470B" w:rsidRPr="00BE068B" w:rsidRDefault="001D470B" w:rsidP="001D470B">
            <w:pPr>
              <w:rPr>
                <w:rFonts w:ascii="Gill Sans MT" w:hAnsi="Gill Sans MT"/>
              </w:rPr>
            </w:pPr>
          </w:p>
        </w:tc>
        <w:tc>
          <w:tcPr>
            <w:tcW w:w="810" w:type="dxa"/>
          </w:tcPr>
          <w:p w14:paraId="1E2A564B" w14:textId="77777777" w:rsidR="001D470B" w:rsidRPr="00BE068B" w:rsidRDefault="001D470B" w:rsidP="001D470B">
            <w:pPr>
              <w:rPr>
                <w:rFonts w:ascii="Gill Sans MT" w:hAnsi="Gill Sans MT"/>
              </w:rPr>
            </w:pPr>
          </w:p>
        </w:tc>
        <w:tc>
          <w:tcPr>
            <w:tcW w:w="2346" w:type="dxa"/>
          </w:tcPr>
          <w:p w14:paraId="593D2A99" w14:textId="77777777" w:rsidR="001D470B" w:rsidRPr="00BE068B" w:rsidRDefault="001D470B" w:rsidP="001D470B">
            <w:pPr>
              <w:rPr>
                <w:rFonts w:ascii="Gill Sans MT" w:hAnsi="Gill Sans MT"/>
              </w:rPr>
            </w:pPr>
          </w:p>
        </w:tc>
        <w:tc>
          <w:tcPr>
            <w:tcW w:w="1350" w:type="dxa"/>
          </w:tcPr>
          <w:p w14:paraId="1A9827FF" w14:textId="77777777" w:rsidR="001D470B" w:rsidRPr="00BE068B" w:rsidRDefault="001D470B" w:rsidP="001D470B">
            <w:pPr>
              <w:rPr>
                <w:rFonts w:ascii="Gill Sans MT" w:hAnsi="Gill Sans MT"/>
              </w:rPr>
            </w:pPr>
          </w:p>
        </w:tc>
        <w:tc>
          <w:tcPr>
            <w:tcW w:w="1170" w:type="dxa"/>
          </w:tcPr>
          <w:p w14:paraId="5A431124" w14:textId="77777777" w:rsidR="001D470B" w:rsidRPr="00BE068B" w:rsidRDefault="001D470B" w:rsidP="001D470B">
            <w:pPr>
              <w:rPr>
                <w:rFonts w:ascii="Gill Sans MT" w:hAnsi="Gill Sans MT"/>
              </w:rPr>
            </w:pPr>
          </w:p>
        </w:tc>
        <w:tc>
          <w:tcPr>
            <w:tcW w:w="1710" w:type="dxa"/>
          </w:tcPr>
          <w:p w14:paraId="59F5720F" w14:textId="77777777" w:rsidR="001D470B" w:rsidRPr="00BE068B" w:rsidRDefault="001D470B" w:rsidP="001D470B">
            <w:pPr>
              <w:rPr>
                <w:rFonts w:ascii="Gill Sans MT" w:hAnsi="Gill Sans MT"/>
              </w:rPr>
            </w:pPr>
          </w:p>
        </w:tc>
      </w:tr>
      <w:tr w:rsidR="001D470B" w:rsidRPr="00BE068B" w14:paraId="4A95B955" w14:textId="77777777" w:rsidTr="001D470B">
        <w:tc>
          <w:tcPr>
            <w:tcW w:w="468" w:type="dxa"/>
          </w:tcPr>
          <w:p w14:paraId="1615B26C" w14:textId="77777777" w:rsidR="001D470B" w:rsidRPr="00BE068B" w:rsidRDefault="001D470B" w:rsidP="001D470B">
            <w:pPr>
              <w:rPr>
                <w:rFonts w:ascii="Gill Sans MT" w:hAnsi="Gill Sans MT"/>
              </w:rPr>
            </w:pPr>
            <w:proofErr w:type="gramStart"/>
            <w:r w:rsidRPr="00BE068B">
              <w:rPr>
                <w:rFonts w:ascii="Gill Sans MT" w:hAnsi="Gill Sans MT"/>
              </w:rPr>
              <w:t>p</w:t>
            </w:r>
            <w:proofErr w:type="gramEnd"/>
          </w:p>
        </w:tc>
        <w:tc>
          <w:tcPr>
            <w:tcW w:w="2361" w:type="dxa"/>
          </w:tcPr>
          <w:p w14:paraId="596A9FD1" w14:textId="77777777" w:rsidR="001D470B" w:rsidRPr="00BE068B" w:rsidRDefault="001D470B" w:rsidP="001D470B">
            <w:pPr>
              <w:rPr>
                <w:rFonts w:ascii="Gill Sans MT" w:hAnsi="Gill Sans MT"/>
              </w:rPr>
            </w:pPr>
            <w:r w:rsidRPr="00BE068B">
              <w:rPr>
                <w:rFonts w:ascii="Gill Sans MT" w:hAnsi="Gill Sans MT"/>
              </w:rPr>
              <w:t xml:space="preserve">Wildlife (including </w:t>
            </w:r>
            <w:proofErr w:type="spellStart"/>
            <w:r w:rsidRPr="00BE068B">
              <w:rPr>
                <w:rFonts w:ascii="Gill Sans MT" w:hAnsi="Gill Sans MT"/>
              </w:rPr>
              <w:t>bushmeat</w:t>
            </w:r>
            <w:proofErr w:type="spellEnd"/>
            <w:r w:rsidRPr="00BE068B">
              <w:rPr>
                <w:rFonts w:ascii="Gill Sans MT" w:hAnsi="Gill Sans MT"/>
              </w:rPr>
              <w:t>)</w:t>
            </w:r>
          </w:p>
        </w:tc>
        <w:tc>
          <w:tcPr>
            <w:tcW w:w="1791" w:type="dxa"/>
          </w:tcPr>
          <w:p w14:paraId="6A81F2CF" w14:textId="77777777" w:rsidR="001D470B" w:rsidRPr="00BE068B" w:rsidRDefault="001D470B" w:rsidP="001D470B">
            <w:pPr>
              <w:rPr>
                <w:rFonts w:ascii="Gill Sans MT" w:hAnsi="Gill Sans MT"/>
              </w:rPr>
            </w:pPr>
          </w:p>
        </w:tc>
        <w:tc>
          <w:tcPr>
            <w:tcW w:w="990" w:type="dxa"/>
          </w:tcPr>
          <w:p w14:paraId="164CDFE5" w14:textId="77777777" w:rsidR="001D470B" w:rsidRPr="00BE068B" w:rsidRDefault="001D470B" w:rsidP="001D470B">
            <w:pPr>
              <w:rPr>
                <w:rFonts w:ascii="Gill Sans MT" w:hAnsi="Gill Sans MT"/>
              </w:rPr>
            </w:pPr>
          </w:p>
        </w:tc>
        <w:tc>
          <w:tcPr>
            <w:tcW w:w="810" w:type="dxa"/>
          </w:tcPr>
          <w:p w14:paraId="1E360EDD" w14:textId="77777777" w:rsidR="001D470B" w:rsidRPr="00BE068B" w:rsidRDefault="001D470B" w:rsidP="001D470B">
            <w:pPr>
              <w:rPr>
                <w:rFonts w:ascii="Gill Sans MT" w:hAnsi="Gill Sans MT"/>
              </w:rPr>
            </w:pPr>
          </w:p>
        </w:tc>
        <w:tc>
          <w:tcPr>
            <w:tcW w:w="2346" w:type="dxa"/>
          </w:tcPr>
          <w:p w14:paraId="1AE4F061" w14:textId="77777777" w:rsidR="001D470B" w:rsidRPr="00BE068B" w:rsidRDefault="001D470B" w:rsidP="001D470B">
            <w:pPr>
              <w:rPr>
                <w:rFonts w:ascii="Gill Sans MT" w:hAnsi="Gill Sans MT"/>
              </w:rPr>
            </w:pPr>
          </w:p>
        </w:tc>
        <w:tc>
          <w:tcPr>
            <w:tcW w:w="1350" w:type="dxa"/>
          </w:tcPr>
          <w:p w14:paraId="5BE686A3" w14:textId="77777777" w:rsidR="001D470B" w:rsidRPr="00BE068B" w:rsidRDefault="001D470B" w:rsidP="001D470B">
            <w:pPr>
              <w:rPr>
                <w:rFonts w:ascii="Gill Sans MT" w:hAnsi="Gill Sans MT"/>
              </w:rPr>
            </w:pPr>
          </w:p>
        </w:tc>
        <w:tc>
          <w:tcPr>
            <w:tcW w:w="1170" w:type="dxa"/>
          </w:tcPr>
          <w:p w14:paraId="35C80D68" w14:textId="77777777" w:rsidR="001D470B" w:rsidRPr="00BE068B" w:rsidRDefault="001D470B" w:rsidP="001D470B">
            <w:pPr>
              <w:rPr>
                <w:rFonts w:ascii="Gill Sans MT" w:hAnsi="Gill Sans MT"/>
              </w:rPr>
            </w:pPr>
          </w:p>
        </w:tc>
        <w:tc>
          <w:tcPr>
            <w:tcW w:w="1710" w:type="dxa"/>
          </w:tcPr>
          <w:p w14:paraId="56B721BA" w14:textId="77777777" w:rsidR="001D470B" w:rsidRPr="00BE068B" w:rsidRDefault="001D470B" w:rsidP="001D470B">
            <w:pPr>
              <w:rPr>
                <w:rFonts w:ascii="Gill Sans MT" w:hAnsi="Gill Sans MT"/>
              </w:rPr>
            </w:pPr>
          </w:p>
        </w:tc>
      </w:tr>
      <w:tr w:rsidR="001D470B" w:rsidRPr="00BE068B" w14:paraId="665B5637" w14:textId="77777777" w:rsidTr="001D470B">
        <w:tc>
          <w:tcPr>
            <w:tcW w:w="468" w:type="dxa"/>
          </w:tcPr>
          <w:p w14:paraId="6CF3C6C5" w14:textId="77777777" w:rsidR="001D470B" w:rsidRPr="00BE068B" w:rsidRDefault="001D470B" w:rsidP="001D470B">
            <w:pPr>
              <w:rPr>
                <w:rFonts w:ascii="Gill Sans MT" w:hAnsi="Gill Sans MT"/>
              </w:rPr>
            </w:pPr>
            <w:proofErr w:type="gramStart"/>
            <w:r w:rsidRPr="00BE068B">
              <w:rPr>
                <w:rFonts w:ascii="Gill Sans MT" w:hAnsi="Gill Sans MT"/>
              </w:rPr>
              <w:t>q</w:t>
            </w:r>
            <w:proofErr w:type="gramEnd"/>
          </w:p>
        </w:tc>
        <w:tc>
          <w:tcPr>
            <w:tcW w:w="2361" w:type="dxa"/>
          </w:tcPr>
          <w:p w14:paraId="5F1D6C0D" w14:textId="77777777" w:rsidR="001D470B" w:rsidRPr="00BE068B" w:rsidRDefault="001D470B" w:rsidP="001D470B">
            <w:pPr>
              <w:rPr>
                <w:rFonts w:ascii="Gill Sans MT" w:hAnsi="Gill Sans MT"/>
              </w:rPr>
            </w:pPr>
            <w:r w:rsidRPr="00BE068B">
              <w:rPr>
                <w:rFonts w:ascii="Gill Sans MT" w:hAnsi="Gill Sans MT"/>
              </w:rPr>
              <w:t xml:space="preserve">Beekeeping activities (e.g. honey) </w:t>
            </w:r>
          </w:p>
        </w:tc>
        <w:tc>
          <w:tcPr>
            <w:tcW w:w="1791" w:type="dxa"/>
          </w:tcPr>
          <w:p w14:paraId="06C70B90" w14:textId="77777777" w:rsidR="001D470B" w:rsidRPr="00BE068B" w:rsidRDefault="001D470B" w:rsidP="001D470B">
            <w:pPr>
              <w:rPr>
                <w:rFonts w:ascii="Gill Sans MT" w:hAnsi="Gill Sans MT"/>
              </w:rPr>
            </w:pPr>
          </w:p>
        </w:tc>
        <w:tc>
          <w:tcPr>
            <w:tcW w:w="990" w:type="dxa"/>
          </w:tcPr>
          <w:p w14:paraId="1D1348D0" w14:textId="77777777" w:rsidR="001D470B" w:rsidRPr="00BE068B" w:rsidRDefault="001D470B" w:rsidP="001D470B">
            <w:pPr>
              <w:rPr>
                <w:rFonts w:ascii="Gill Sans MT" w:hAnsi="Gill Sans MT"/>
              </w:rPr>
            </w:pPr>
          </w:p>
        </w:tc>
        <w:tc>
          <w:tcPr>
            <w:tcW w:w="810" w:type="dxa"/>
          </w:tcPr>
          <w:p w14:paraId="07DD2191" w14:textId="77777777" w:rsidR="001D470B" w:rsidRPr="00BE068B" w:rsidRDefault="001D470B" w:rsidP="001D470B">
            <w:pPr>
              <w:rPr>
                <w:rFonts w:ascii="Gill Sans MT" w:hAnsi="Gill Sans MT"/>
              </w:rPr>
            </w:pPr>
          </w:p>
        </w:tc>
        <w:tc>
          <w:tcPr>
            <w:tcW w:w="2346" w:type="dxa"/>
          </w:tcPr>
          <w:p w14:paraId="495D6E86" w14:textId="77777777" w:rsidR="001D470B" w:rsidRPr="00BE068B" w:rsidRDefault="001D470B" w:rsidP="001D470B">
            <w:pPr>
              <w:rPr>
                <w:rFonts w:ascii="Gill Sans MT" w:hAnsi="Gill Sans MT"/>
              </w:rPr>
            </w:pPr>
          </w:p>
        </w:tc>
        <w:tc>
          <w:tcPr>
            <w:tcW w:w="1350" w:type="dxa"/>
          </w:tcPr>
          <w:p w14:paraId="2065E306" w14:textId="77777777" w:rsidR="001D470B" w:rsidRPr="00BE068B" w:rsidRDefault="001D470B" w:rsidP="001D470B">
            <w:pPr>
              <w:rPr>
                <w:rFonts w:ascii="Gill Sans MT" w:hAnsi="Gill Sans MT"/>
              </w:rPr>
            </w:pPr>
          </w:p>
        </w:tc>
        <w:tc>
          <w:tcPr>
            <w:tcW w:w="1170" w:type="dxa"/>
          </w:tcPr>
          <w:p w14:paraId="7FC31692" w14:textId="77777777" w:rsidR="001D470B" w:rsidRPr="00BE068B" w:rsidRDefault="001D470B" w:rsidP="001D470B">
            <w:pPr>
              <w:rPr>
                <w:rFonts w:ascii="Gill Sans MT" w:hAnsi="Gill Sans MT"/>
              </w:rPr>
            </w:pPr>
          </w:p>
        </w:tc>
        <w:tc>
          <w:tcPr>
            <w:tcW w:w="1710" w:type="dxa"/>
          </w:tcPr>
          <w:p w14:paraId="7A45E47C" w14:textId="77777777" w:rsidR="001D470B" w:rsidRPr="00BE068B" w:rsidRDefault="001D470B" w:rsidP="001D470B">
            <w:pPr>
              <w:rPr>
                <w:rFonts w:ascii="Gill Sans MT" w:hAnsi="Gill Sans MT"/>
              </w:rPr>
            </w:pPr>
          </w:p>
        </w:tc>
      </w:tr>
      <w:tr w:rsidR="001D470B" w:rsidRPr="00BE068B" w14:paraId="19F2B301" w14:textId="77777777" w:rsidTr="001D470B">
        <w:tc>
          <w:tcPr>
            <w:tcW w:w="468" w:type="dxa"/>
          </w:tcPr>
          <w:p w14:paraId="59076ED8" w14:textId="77777777" w:rsidR="001D470B" w:rsidRPr="00BE068B" w:rsidRDefault="001D470B" w:rsidP="001D470B">
            <w:pPr>
              <w:rPr>
                <w:rFonts w:ascii="Gill Sans MT" w:hAnsi="Gill Sans MT"/>
              </w:rPr>
            </w:pPr>
            <w:proofErr w:type="gramStart"/>
            <w:r w:rsidRPr="00BE068B">
              <w:rPr>
                <w:rFonts w:ascii="Gill Sans MT" w:hAnsi="Gill Sans MT"/>
              </w:rPr>
              <w:t>r</w:t>
            </w:r>
            <w:proofErr w:type="gramEnd"/>
          </w:p>
        </w:tc>
        <w:tc>
          <w:tcPr>
            <w:tcW w:w="2361" w:type="dxa"/>
          </w:tcPr>
          <w:p w14:paraId="0D343FC5" w14:textId="77777777" w:rsidR="001D470B" w:rsidRPr="00BE068B" w:rsidRDefault="001D470B" w:rsidP="001D470B">
            <w:pPr>
              <w:rPr>
                <w:rFonts w:ascii="Gill Sans MT" w:hAnsi="Gill Sans MT"/>
              </w:rPr>
            </w:pPr>
            <w:r w:rsidRPr="00BE068B">
              <w:rPr>
                <w:rFonts w:ascii="Gill Sans MT" w:hAnsi="Gill Sans MT"/>
              </w:rPr>
              <w:t>Caterpillar</w:t>
            </w:r>
          </w:p>
        </w:tc>
        <w:tc>
          <w:tcPr>
            <w:tcW w:w="1791" w:type="dxa"/>
          </w:tcPr>
          <w:p w14:paraId="287F203D" w14:textId="77777777" w:rsidR="001D470B" w:rsidRPr="00BE068B" w:rsidRDefault="001D470B" w:rsidP="001D470B">
            <w:pPr>
              <w:rPr>
                <w:rFonts w:ascii="Gill Sans MT" w:hAnsi="Gill Sans MT"/>
              </w:rPr>
            </w:pPr>
          </w:p>
        </w:tc>
        <w:tc>
          <w:tcPr>
            <w:tcW w:w="990" w:type="dxa"/>
          </w:tcPr>
          <w:p w14:paraId="30049C6D" w14:textId="77777777" w:rsidR="001D470B" w:rsidRPr="00BE068B" w:rsidRDefault="001D470B" w:rsidP="001D470B">
            <w:pPr>
              <w:rPr>
                <w:rFonts w:ascii="Gill Sans MT" w:hAnsi="Gill Sans MT"/>
              </w:rPr>
            </w:pPr>
          </w:p>
        </w:tc>
        <w:tc>
          <w:tcPr>
            <w:tcW w:w="810" w:type="dxa"/>
          </w:tcPr>
          <w:p w14:paraId="3BF1DA63" w14:textId="77777777" w:rsidR="001D470B" w:rsidRPr="00BE068B" w:rsidRDefault="001D470B" w:rsidP="001D470B">
            <w:pPr>
              <w:rPr>
                <w:rFonts w:ascii="Gill Sans MT" w:hAnsi="Gill Sans MT"/>
              </w:rPr>
            </w:pPr>
          </w:p>
        </w:tc>
        <w:tc>
          <w:tcPr>
            <w:tcW w:w="2346" w:type="dxa"/>
          </w:tcPr>
          <w:p w14:paraId="4853EB2B" w14:textId="77777777" w:rsidR="001D470B" w:rsidRPr="00BE068B" w:rsidRDefault="001D470B" w:rsidP="001D470B">
            <w:pPr>
              <w:rPr>
                <w:rFonts w:ascii="Gill Sans MT" w:hAnsi="Gill Sans MT"/>
              </w:rPr>
            </w:pPr>
          </w:p>
        </w:tc>
        <w:tc>
          <w:tcPr>
            <w:tcW w:w="1350" w:type="dxa"/>
          </w:tcPr>
          <w:p w14:paraId="5671BD57" w14:textId="77777777" w:rsidR="001D470B" w:rsidRPr="00BE068B" w:rsidRDefault="001D470B" w:rsidP="001D470B">
            <w:pPr>
              <w:rPr>
                <w:rFonts w:ascii="Gill Sans MT" w:hAnsi="Gill Sans MT"/>
              </w:rPr>
            </w:pPr>
          </w:p>
        </w:tc>
        <w:tc>
          <w:tcPr>
            <w:tcW w:w="1170" w:type="dxa"/>
          </w:tcPr>
          <w:p w14:paraId="6479A1F2" w14:textId="77777777" w:rsidR="001D470B" w:rsidRPr="00BE068B" w:rsidRDefault="001D470B" w:rsidP="001D470B">
            <w:pPr>
              <w:rPr>
                <w:rFonts w:ascii="Gill Sans MT" w:hAnsi="Gill Sans MT"/>
              </w:rPr>
            </w:pPr>
          </w:p>
        </w:tc>
        <w:tc>
          <w:tcPr>
            <w:tcW w:w="1710" w:type="dxa"/>
          </w:tcPr>
          <w:p w14:paraId="2946BDF9" w14:textId="77777777" w:rsidR="001D470B" w:rsidRPr="00BE068B" w:rsidRDefault="001D470B" w:rsidP="001D470B">
            <w:pPr>
              <w:rPr>
                <w:rFonts w:ascii="Gill Sans MT" w:hAnsi="Gill Sans MT"/>
              </w:rPr>
            </w:pPr>
          </w:p>
        </w:tc>
      </w:tr>
      <w:tr w:rsidR="001D470B" w:rsidRPr="00BE068B" w14:paraId="448EFF84" w14:textId="77777777" w:rsidTr="001D470B">
        <w:tc>
          <w:tcPr>
            <w:tcW w:w="468" w:type="dxa"/>
          </w:tcPr>
          <w:p w14:paraId="0EC9F406" w14:textId="77777777" w:rsidR="001D470B" w:rsidRPr="00BE068B" w:rsidRDefault="001D470B" w:rsidP="001D470B">
            <w:pPr>
              <w:rPr>
                <w:rFonts w:ascii="Gill Sans MT" w:hAnsi="Gill Sans MT"/>
              </w:rPr>
            </w:pPr>
            <w:proofErr w:type="gramStart"/>
            <w:r w:rsidRPr="00BE068B">
              <w:rPr>
                <w:rFonts w:ascii="Gill Sans MT" w:hAnsi="Gill Sans MT"/>
              </w:rPr>
              <w:t>s</w:t>
            </w:r>
            <w:proofErr w:type="gramEnd"/>
          </w:p>
        </w:tc>
        <w:tc>
          <w:tcPr>
            <w:tcW w:w="2361" w:type="dxa"/>
          </w:tcPr>
          <w:p w14:paraId="74A348AB" w14:textId="77777777" w:rsidR="001D470B" w:rsidRPr="00BE068B" w:rsidRDefault="001D470B" w:rsidP="001D470B">
            <w:pPr>
              <w:rPr>
                <w:rFonts w:ascii="Gill Sans MT" w:hAnsi="Gill Sans MT"/>
              </w:rPr>
            </w:pPr>
            <w:r w:rsidRPr="00BE068B">
              <w:rPr>
                <w:rFonts w:ascii="Gill Sans MT" w:hAnsi="Gill Sans MT"/>
              </w:rPr>
              <w:t xml:space="preserve">Other, specify </w:t>
            </w:r>
          </w:p>
        </w:tc>
        <w:tc>
          <w:tcPr>
            <w:tcW w:w="1791" w:type="dxa"/>
          </w:tcPr>
          <w:p w14:paraId="3727B4B1" w14:textId="77777777" w:rsidR="001D470B" w:rsidRPr="00BE068B" w:rsidRDefault="001D470B" w:rsidP="001D470B">
            <w:pPr>
              <w:rPr>
                <w:rFonts w:ascii="Gill Sans MT" w:hAnsi="Gill Sans MT"/>
              </w:rPr>
            </w:pPr>
          </w:p>
        </w:tc>
        <w:tc>
          <w:tcPr>
            <w:tcW w:w="990" w:type="dxa"/>
          </w:tcPr>
          <w:p w14:paraId="094BCBC9" w14:textId="77777777" w:rsidR="001D470B" w:rsidRPr="00BE068B" w:rsidRDefault="001D470B" w:rsidP="001D470B">
            <w:pPr>
              <w:rPr>
                <w:rFonts w:ascii="Gill Sans MT" w:hAnsi="Gill Sans MT"/>
              </w:rPr>
            </w:pPr>
          </w:p>
        </w:tc>
        <w:tc>
          <w:tcPr>
            <w:tcW w:w="810" w:type="dxa"/>
          </w:tcPr>
          <w:p w14:paraId="3BD59D8F" w14:textId="77777777" w:rsidR="001D470B" w:rsidRPr="00BE068B" w:rsidRDefault="001D470B" w:rsidP="001D470B">
            <w:pPr>
              <w:rPr>
                <w:rFonts w:ascii="Gill Sans MT" w:hAnsi="Gill Sans MT"/>
              </w:rPr>
            </w:pPr>
          </w:p>
        </w:tc>
        <w:tc>
          <w:tcPr>
            <w:tcW w:w="2346" w:type="dxa"/>
          </w:tcPr>
          <w:p w14:paraId="0D0A51FE" w14:textId="77777777" w:rsidR="001D470B" w:rsidRPr="00BE068B" w:rsidRDefault="001D470B" w:rsidP="001D470B">
            <w:pPr>
              <w:rPr>
                <w:rFonts w:ascii="Gill Sans MT" w:hAnsi="Gill Sans MT"/>
              </w:rPr>
            </w:pPr>
          </w:p>
        </w:tc>
        <w:tc>
          <w:tcPr>
            <w:tcW w:w="1350" w:type="dxa"/>
          </w:tcPr>
          <w:p w14:paraId="5FF824FC" w14:textId="77777777" w:rsidR="001D470B" w:rsidRPr="00BE068B" w:rsidRDefault="001D470B" w:rsidP="001D470B">
            <w:pPr>
              <w:rPr>
                <w:rFonts w:ascii="Gill Sans MT" w:hAnsi="Gill Sans MT"/>
              </w:rPr>
            </w:pPr>
          </w:p>
        </w:tc>
        <w:tc>
          <w:tcPr>
            <w:tcW w:w="1170" w:type="dxa"/>
          </w:tcPr>
          <w:p w14:paraId="4DAFBBBA" w14:textId="77777777" w:rsidR="001D470B" w:rsidRPr="00BE068B" w:rsidRDefault="001D470B" w:rsidP="001D470B">
            <w:pPr>
              <w:rPr>
                <w:rFonts w:ascii="Gill Sans MT" w:hAnsi="Gill Sans MT"/>
              </w:rPr>
            </w:pPr>
          </w:p>
        </w:tc>
        <w:tc>
          <w:tcPr>
            <w:tcW w:w="1710" w:type="dxa"/>
          </w:tcPr>
          <w:p w14:paraId="69C1A2CA" w14:textId="77777777" w:rsidR="001D470B" w:rsidRPr="00BE068B" w:rsidRDefault="001D470B" w:rsidP="001D470B">
            <w:pPr>
              <w:rPr>
                <w:rFonts w:ascii="Gill Sans MT" w:hAnsi="Gill Sans MT"/>
              </w:rPr>
            </w:pPr>
          </w:p>
        </w:tc>
      </w:tr>
    </w:tbl>
    <w:p w14:paraId="3CED4684" w14:textId="77777777" w:rsidR="001D470B" w:rsidRPr="00BE068B" w:rsidRDefault="001D470B" w:rsidP="001D470B">
      <w:pPr>
        <w:rPr>
          <w:rFonts w:ascii="Gill Sans MT" w:hAnsi="Gill Sans MT"/>
        </w:rPr>
      </w:pPr>
    </w:p>
    <w:p w14:paraId="75B70E71" w14:textId="77777777" w:rsidR="001D470B" w:rsidRPr="00BE068B" w:rsidRDefault="001D470B" w:rsidP="001D470B">
      <w:pPr>
        <w:rPr>
          <w:rFonts w:ascii="Gill Sans MT" w:hAnsi="Gill Sans MT"/>
        </w:rPr>
      </w:pPr>
      <w:r w:rsidRPr="00BE068B">
        <w:rPr>
          <w:rFonts w:ascii="Gill Sans MT" w:hAnsi="Gill Sans MT"/>
        </w:rPr>
        <w:br w:type="page"/>
      </w:r>
    </w:p>
    <w:tbl>
      <w:tblPr>
        <w:tblStyle w:val="TableGrid"/>
        <w:tblW w:w="13428" w:type="dxa"/>
        <w:tblLayout w:type="fixed"/>
        <w:tblLook w:val="04A0" w:firstRow="1" w:lastRow="0" w:firstColumn="1" w:lastColumn="0" w:noHBand="0" w:noVBand="1"/>
      </w:tblPr>
      <w:tblGrid>
        <w:gridCol w:w="468"/>
        <w:gridCol w:w="2361"/>
        <w:gridCol w:w="1692"/>
        <w:gridCol w:w="2346"/>
        <w:gridCol w:w="2346"/>
        <w:gridCol w:w="4215"/>
      </w:tblGrid>
      <w:tr w:rsidR="001D470B" w:rsidRPr="00BE068B" w14:paraId="388CE029" w14:textId="77777777" w:rsidTr="001D470B">
        <w:tc>
          <w:tcPr>
            <w:tcW w:w="468" w:type="dxa"/>
          </w:tcPr>
          <w:p w14:paraId="0AB1F2C0" w14:textId="77777777" w:rsidR="001D470B" w:rsidRPr="00BE068B" w:rsidRDefault="001D470B" w:rsidP="001D470B">
            <w:pPr>
              <w:rPr>
                <w:rFonts w:ascii="Gill Sans MT" w:hAnsi="Gill Sans MT"/>
                <w:b/>
                <w:sz w:val="20"/>
                <w:szCs w:val="20"/>
              </w:rPr>
            </w:pPr>
          </w:p>
        </w:tc>
        <w:tc>
          <w:tcPr>
            <w:tcW w:w="2361" w:type="dxa"/>
          </w:tcPr>
          <w:p w14:paraId="67BA603A" w14:textId="77777777" w:rsidR="001D470B" w:rsidRPr="00BE068B" w:rsidRDefault="001D470B" w:rsidP="001D470B">
            <w:pPr>
              <w:rPr>
                <w:rFonts w:ascii="Gill Sans MT" w:hAnsi="Gill Sans MT"/>
                <w:b/>
                <w:sz w:val="20"/>
                <w:szCs w:val="20"/>
              </w:rPr>
            </w:pPr>
          </w:p>
        </w:tc>
        <w:tc>
          <w:tcPr>
            <w:tcW w:w="1692" w:type="dxa"/>
          </w:tcPr>
          <w:p w14:paraId="740A7EEA"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K.16</w:t>
            </w:r>
          </w:p>
        </w:tc>
        <w:tc>
          <w:tcPr>
            <w:tcW w:w="2346" w:type="dxa"/>
          </w:tcPr>
          <w:p w14:paraId="51B3BBC9"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K.17</w:t>
            </w:r>
          </w:p>
        </w:tc>
        <w:tc>
          <w:tcPr>
            <w:tcW w:w="2346" w:type="dxa"/>
          </w:tcPr>
          <w:p w14:paraId="6FB54F3D" w14:textId="06109DA1" w:rsidR="001D470B" w:rsidRPr="00BE068B" w:rsidRDefault="001D470B" w:rsidP="001D470B">
            <w:pPr>
              <w:rPr>
                <w:rFonts w:ascii="Gill Sans MT" w:hAnsi="Gill Sans MT"/>
                <w:sz w:val="20"/>
                <w:szCs w:val="20"/>
              </w:rPr>
            </w:pPr>
            <w:r w:rsidRPr="00BE068B">
              <w:rPr>
                <w:rFonts w:ascii="Gill Sans MT" w:hAnsi="Gill Sans MT"/>
                <w:sz w:val="20"/>
                <w:szCs w:val="20"/>
              </w:rPr>
              <w:t>K.18</w:t>
            </w:r>
          </w:p>
        </w:tc>
        <w:tc>
          <w:tcPr>
            <w:tcW w:w="4215" w:type="dxa"/>
            <w:vMerge w:val="restart"/>
          </w:tcPr>
          <w:p w14:paraId="6AEC47FA" w14:textId="29AF0F38" w:rsidR="001D470B" w:rsidRDefault="001D470B" w:rsidP="001D470B">
            <w:pPr>
              <w:rPr>
                <w:rFonts w:ascii="Gill Sans MT" w:hAnsi="Gill Sans MT"/>
                <w:sz w:val="20"/>
                <w:szCs w:val="20"/>
              </w:rPr>
            </w:pPr>
            <w:r w:rsidRPr="00BE068B">
              <w:rPr>
                <w:rFonts w:ascii="Gill Sans MT" w:hAnsi="Gill Sans MT"/>
              </w:rPr>
              <w:t>Response to decline - 125</w:t>
            </w:r>
          </w:p>
          <w:p w14:paraId="05922D32" w14:textId="77777777" w:rsidR="001D470B" w:rsidRDefault="001D470B" w:rsidP="001D470B">
            <w:pPr>
              <w:rPr>
                <w:rFonts w:ascii="Gill Sans MT" w:hAnsi="Gill Sans MT"/>
                <w:sz w:val="20"/>
                <w:szCs w:val="20"/>
              </w:rPr>
            </w:pPr>
          </w:p>
          <w:p w14:paraId="1C51BB66" w14:textId="77777777" w:rsidR="001D470B" w:rsidRPr="00BE068B" w:rsidRDefault="001D470B" w:rsidP="001D470B">
            <w:pPr>
              <w:rPr>
                <w:rFonts w:ascii="Gill Sans MT" w:hAnsi="Gill Sans MT"/>
              </w:rPr>
            </w:pPr>
            <w:r w:rsidRPr="00BE068B">
              <w:rPr>
                <w:rFonts w:ascii="Gill Sans MT" w:hAnsi="Gill Sans MT"/>
                <w:sz w:val="20"/>
                <w:szCs w:val="20"/>
              </w:rPr>
              <w:t xml:space="preserve"> </w:t>
            </w:r>
            <w:r w:rsidRPr="00BE068B">
              <w:rPr>
                <w:rFonts w:ascii="Gill Sans MT" w:hAnsi="Gill Sans MT"/>
              </w:rPr>
              <w:t>1=It did not influence the harvest of forest products</w:t>
            </w:r>
          </w:p>
          <w:p w14:paraId="068F0516" w14:textId="77777777" w:rsidR="001D470B" w:rsidRPr="00BE068B" w:rsidRDefault="001D470B" w:rsidP="001D470B">
            <w:pPr>
              <w:rPr>
                <w:rFonts w:ascii="Gill Sans MT" w:hAnsi="Gill Sans MT"/>
              </w:rPr>
            </w:pPr>
            <w:r w:rsidRPr="00BE068B">
              <w:rPr>
                <w:rFonts w:ascii="Gill Sans MT" w:hAnsi="Gill Sans MT"/>
              </w:rPr>
              <w:t>2=Increase collection time (including travelling to areas further away)</w:t>
            </w:r>
          </w:p>
          <w:p w14:paraId="37C2C5FB" w14:textId="77777777" w:rsidR="001D470B" w:rsidRPr="00BE068B" w:rsidRDefault="001D470B" w:rsidP="001D470B">
            <w:pPr>
              <w:rPr>
                <w:rFonts w:ascii="Gill Sans MT" w:hAnsi="Gill Sans MT"/>
              </w:rPr>
            </w:pPr>
            <w:r w:rsidRPr="00BE068B">
              <w:rPr>
                <w:rFonts w:ascii="Gill Sans MT" w:hAnsi="Gill Sans MT"/>
              </w:rPr>
              <w:t>3=Buy the product from other suppliers</w:t>
            </w:r>
          </w:p>
          <w:p w14:paraId="4631EF5F" w14:textId="77777777" w:rsidR="001D470B" w:rsidRPr="00BE068B" w:rsidRDefault="001D470B" w:rsidP="001D470B">
            <w:pPr>
              <w:rPr>
                <w:rFonts w:ascii="Gill Sans MT" w:hAnsi="Gill Sans MT"/>
              </w:rPr>
            </w:pPr>
            <w:r w:rsidRPr="00BE068B">
              <w:rPr>
                <w:rFonts w:ascii="Gill Sans MT" w:hAnsi="Gill Sans MT"/>
              </w:rPr>
              <w:t>4=Reduce harvesting of the product</w:t>
            </w:r>
          </w:p>
          <w:p w14:paraId="04B8EA67" w14:textId="77777777" w:rsidR="001D470B" w:rsidRPr="00BE068B" w:rsidRDefault="001D470B" w:rsidP="001D470B">
            <w:pPr>
              <w:rPr>
                <w:rFonts w:ascii="Gill Sans MT" w:hAnsi="Gill Sans MT"/>
              </w:rPr>
            </w:pPr>
            <w:r w:rsidRPr="00BE068B">
              <w:rPr>
                <w:rFonts w:ascii="Gill Sans MT" w:hAnsi="Gill Sans MT"/>
              </w:rPr>
              <w:t>5=Stop harvesting of the product</w:t>
            </w:r>
          </w:p>
          <w:p w14:paraId="4505318E" w14:textId="77777777" w:rsidR="001D470B" w:rsidRPr="00BE068B" w:rsidRDefault="001D470B" w:rsidP="001D470B">
            <w:pPr>
              <w:rPr>
                <w:rFonts w:ascii="Gill Sans MT" w:hAnsi="Gill Sans MT"/>
              </w:rPr>
            </w:pPr>
            <w:r w:rsidRPr="00BE068B">
              <w:rPr>
                <w:rFonts w:ascii="Gill Sans MT" w:hAnsi="Gill Sans MT"/>
              </w:rPr>
              <w:t>6=Substitute with other type of forest products</w:t>
            </w:r>
          </w:p>
          <w:p w14:paraId="734B0101" w14:textId="77777777" w:rsidR="001D470B" w:rsidRPr="00BE068B" w:rsidRDefault="001D470B" w:rsidP="001D470B">
            <w:pPr>
              <w:rPr>
                <w:rFonts w:ascii="Gill Sans MT" w:hAnsi="Gill Sans MT"/>
              </w:rPr>
            </w:pPr>
            <w:r w:rsidRPr="00BE068B">
              <w:rPr>
                <w:rFonts w:ascii="Gill Sans MT" w:hAnsi="Gill Sans MT"/>
              </w:rPr>
              <w:t>7=Substitute with agricultural products</w:t>
            </w:r>
          </w:p>
          <w:p w14:paraId="1F727D33" w14:textId="77777777" w:rsidR="001D470B" w:rsidRPr="00BE068B" w:rsidRDefault="001D470B" w:rsidP="001D470B">
            <w:pPr>
              <w:rPr>
                <w:rFonts w:ascii="Gill Sans MT" w:hAnsi="Gill Sans MT"/>
              </w:rPr>
            </w:pPr>
            <w:r w:rsidRPr="00BE068B">
              <w:rPr>
                <w:rFonts w:ascii="Gill Sans MT" w:hAnsi="Gill Sans MT"/>
              </w:rPr>
              <w:t>8=Conserving standing trees</w:t>
            </w:r>
          </w:p>
          <w:p w14:paraId="0639CE7E" w14:textId="77777777" w:rsidR="001D470B" w:rsidRPr="00BE068B" w:rsidRDefault="001D470B" w:rsidP="001D470B">
            <w:pPr>
              <w:rPr>
                <w:rFonts w:ascii="Gill Sans MT" w:hAnsi="Gill Sans MT"/>
              </w:rPr>
            </w:pPr>
            <w:r w:rsidRPr="00BE068B">
              <w:rPr>
                <w:rFonts w:ascii="Gill Sans MT" w:hAnsi="Gill Sans MT"/>
              </w:rPr>
              <w:t>9=Planting trees</w:t>
            </w:r>
          </w:p>
          <w:p w14:paraId="7737F3B2" w14:textId="72B37DC1" w:rsidR="001D470B" w:rsidRPr="00BE068B" w:rsidRDefault="001D470B" w:rsidP="001D470B">
            <w:pPr>
              <w:rPr>
                <w:rFonts w:ascii="Gill Sans MT" w:hAnsi="Gill Sans MT"/>
                <w:sz w:val="20"/>
                <w:szCs w:val="20"/>
              </w:rPr>
            </w:pPr>
            <w:r w:rsidRPr="00BE068B">
              <w:rPr>
                <w:rFonts w:ascii="Gill Sans MT" w:hAnsi="Gill Sans MT"/>
              </w:rPr>
              <w:t>10=Restricting access/use of forest</w:t>
            </w:r>
          </w:p>
        </w:tc>
      </w:tr>
      <w:tr w:rsidR="001D470B" w:rsidRPr="00BE068B" w14:paraId="0C6AF418" w14:textId="77777777" w:rsidTr="001D470B">
        <w:tc>
          <w:tcPr>
            <w:tcW w:w="468" w:type="dxa"/>
          </w:tcPr>
          <w:p w14:paraId="0F805F56" w14:textId="77777777" w:rsidR="001D470B" w:rsidRPr="00BE068B" w:rsidRDefault="001D470B" w:rsidP="001D470B">
            <w:pPr>
              <w:rPr>
                <w:rFonts w:ascii="Gill Sans MT" w:hAnsi="Gill Sans MT"/>
                <w:b/>
                <w:sz w:val="20"/>
                <w:szCs w:val="20"/>
              </w:rPr>
            </w:pPr>
          </w:p>
        </w:tc>
        <w:tc>
          <w:tcPr>
            <w:tcW w:w="2361" w:type="dxa"/>
          </w:tcPr>
          <w:p w14:paraId="4AD622EF" w14:textId="77777777" w:rsidR="001D470B" w:rsidRPr="00BE068B" w:rsidRDefault="001D470B" w:rsidP="001D470B">
            <w:pPr>
              <w:rPr>
                <w:rFonts w:ascii="Gill Sans MT" w:hAnsi="Gill Sans MT"/>
                <w:b/>
                <w:sz w:val="20"/>
                <w:szCs w:val="20"/>
              </w:rPr>
            </w:pPr>
            <w:r w:rsidRPr="00BE068B">
              <w:rPr>
                <w:rFonts w:ascii="Gill Sans MT" w:hAnsi="Gill Sans MT"/>
                <w:b/>
                <w:sz w:val="20"/>
                <w:szCs w:val="20"/>
              </w:rPr>
              <w:t>Wood/forest product</w:t>
            </w:r>
          </w:p>
        </w:tc>
        <w:tc>
          <w:tcPr>
            <w:tcW w:w="1692" w:type="dxa"/>
          </w:tcPr>
          <w:p w14:paraId="1407099D"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What have you done in response to the decline in availability of &lt;product&gt;?</w:t>
            </w:r>
          </w:p>
          <w:p w14:paraId="6D0876E4"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See code 125</w:t>
            </w:r>
          </w:p>
          <w:p w14:paraId="78C60522"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Probe and code, Select all that apply</w:t>
            </w:r>
          </w:p>
        </w:tc>
        <w:tc>
          <w:tcPr>
            <w:tcW w:w="2346" w:type="dxa"/>
          </w:tcPr>
          <w:p w14:paraId="5FBFD060"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Have you experienced any conflicts in relation to harvesting &lt;product&gt; in the last five years? </w:t>
            </w:r>
          </w:p>
          <w:p w14:paraId="5CA9E9C9"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0=No</w:t>
            </w:r>
          </w:p>
          <w:p w14:paraId="7D7AA7F8"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1=Yes </w:t>
            </w:r>
          </w:p>
          <w:p w14:paraId="658AE122"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If 0, skip to next product</w:t>
            </w:r>
          </w:p>
        </w:tc>
        <w:tc>
          <w:tcPr>
            <w:tcW w:w="2346" w:type="dxa"/>
          </w:tcPr>
          <w:p w14:paraId="0AE2616A"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What type of conflict?</w:t>
            </w:r>
          </w:p>
          <w:p w14:paraId="29BFDC6D"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1=Conflict with FD</w:t>
            </w:r>
          </w:p>
          <w:p w14:paraId="40780EED"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2=Conflict with concessioners</w:t>
            </w:r>
          </w:p>
          <w:p w14:paraId="58E15EF5"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3=Land-use conflicts with community members</w:t>
            </w:r>
          </w:p>
          <w:p w14:paraId="5904B412"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4=Land-use conflicts with neighboring communities</w:t>
            </w:r>
          </w:p>
          <w:p w14:paraId="247CF2ED"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5=Conflicts with outsiders</w:t>
            </w:r>
          </w:p>
          <w:p w14:paraId="3AD317A3" w14:textId="68804683" w:rsidR="001D470B" w:rsidRPr="00BE068B" w:rsidRDefault="001D470B" w:rsidP="001D470B">
            <w:pPr>
              <w:rPr>
                <w:rFonts w:ascii="Gill Sans MT" w:hAnsi="Gill Sans MT"/>
                <w:sz w:val="20"/>
                <w:szCs w:val="20"/>
              </w:rPr>
            </w:pPr>
            <w:r w:rsidRPr="00BE068B">
              <w:rPr>
                <w:rFonts w:ascii="Gill Sans MT" w:hAnsi="Gill Sans MT"/>
                <w:sz w:val="20"/>
                <w:szCs w:val="20"/>
              </w:rPr>
              <w:t>97=Other, specify</w:t>
            </w:r>
          </w:p>
        </w:tc>
        <w:tc>
          <w:tcPr>
            <w:tcW w:w="4215" w:type="dxa"/>
            <w:vMerge/>
          </w:tcPr>
          <w:p w14:paraId="26EA7A84" w14:textId="5B3A0128" w:rsidR="001D470B" w:rsidRPr="00BE068B" w:rsidRDefault="001D470B" w:rsidP="001D470B">
            <w:pPr>
              <w:rPr>
                <w:rFonts w:ascii="Gill Sans MT" w:hAnsi="Gill Sans MT"/>
                <w:sz w:val="20"/>
                <w:szCs w:val="20"/>
              </w:rPr>
            </w:pPr>
          </w:p>
        </w:tc>
      </w:tr>
      <w:tr w:rsidR="001D470B" w:rsidRPr="00BE068B" w14:paraId="247017E4" w14:textId="77777777" w:rsidTr="001D470B">
        <w:tc>
          <w:tcPr>
            <w:tcW w:w="468" w:type="dxa"/>
          </w:tcPr>
          <w:p w14:paraId="7E2303E6" w14:textId="77777777" w:rsidR="001D470B" w:rsidRPr="00BE068B" w:rsidRDefault="001D470B" w:rsidP="001D470B">
            <w:pPr>
              <w:rPr>
                <w:rFonts w:ascii="Gill Sans MT" w:hAnsi="Gill Sans MT"/>
              </w:rPr>
            </w:pPr>
            <w:proofErr w:type="gramStart"/>
            <w:r w:rsidRPr="00BE068B">
              <w:rPr>
                <w:rFonts w:ascii="Gill Sans MT" w:hAnsi="Gill Sans MT"/>
              </w:rPr>
              <w:t>a</w:t>
            </w:r>
            <w:proofErr w:type="gramEnd"/>
          </w:p>
        </w:tc>
        <w:tc>
          <w:tcPr>
            <w:tcW w:w="2361" w:type="dxa"/>
          </w:tcPr>
          <w:p w14:paraId="20597DD3" w14:textId="77777777" w:rsidR="001D470B" w:rsidRPr="00BE068B" w:rsidRDefault="001D470B" w:rsidP="001D470B">
            <w:pPr>
              <w:rPr>
                <w:rFonts w:ascii="Gill Sans MT" w:hAnsi="Gill Sans MT"/>
              </w:rPr>
            </w:pPr>
            <w:r>
              <w:rPr>
                <w:rFonts w:ascii="Gill Sans MT" w:hAnsi="Gill Sans MT"/>
              </w:rPr>
              <w:t>Timber</w:t>
            </w:r>
          </w:p>
        </w:tc>
        <w:tc>
          <w:tcPr>
            <w:tcW w:w="1692" w:type="dxa"/>
          </w:tcPr>
          <w:p w14:paraId="243CD774" w14:textId="77777777" w:rsidR="001D470B" w:rsidRPr="00BE068B" w:rsidRDefault="001D470B" w:rsidP="001D470B">
            <w:pPr>
              <w:rPr>
                <w:rFonts w:ascii="Gill Sans MT" w:hAnsi="Gill Sans MT"/>
              </w:rPr>
            </w:pPr>
          </w:p>
        </w:tc>
        <w:tc>
          <w:tcPr>
            <w:tcW w:w="2346" w:type="dxa"/>
          </w:tcPr>
          <w:p w14:paraId="4D2241C6" w14:textId="77777777" w:rsidR="001D470B" w:rsidRPr="00BE068B" w:rsidRDefault="001D470B" w:rsidP="001D470B">
            <w:pPr>
              <w:rPr>
                <w:rFonts w:ascii="Gill Sans MT" w:hAnsi="Gill Sans MT"/>
              </w:rPr>
            </w:pPr>
          </w:p>
        </w:tc>
        <w:tc>
          <w:tcPr>
            <w:tcW w:w="2346" w:type="dxa"/>
          </w:tcPr>
          <w:p w14:paraId="2FB971D2" w14:textId="77777777" w:rsidR="001D470B" w:rsidRPr="00BE068B" w:rsidRDefault="001D470B" w:rsidP="001D470B">
            <w:pPr>
              <w:rPr>
                <w:rFonts w:ascii="Gill Sans MT" w:hAnsi="Gill Sans MT"/>
              </w:rPr>
            </w:pPr>
          </w:p>
        </w:tc>
        <w:tc>
          <w:tcPr>
            <w:tcW w:w="4215" w:type="dxa"/>
            <w:vMerge/>
          </w:tcPr>
          <w:p w14:paraId="36423175" w14:textId="4F3E9A7C" w:rsidR="001D470B" w:rsidRPr="00BE068B" w:rsidRDefault="001D470B" w:rsidP="001D470B">
            <w:pPr>
              <w:rPr>
                <w:rFonts w:ascii="Gill Sans MT" w:hAnsi="Gill Sans MT"/>
              </w:rPr>
            </w:pPr>
          </w:p>
        </w:tc>
      </w:tr>
      <w:tr w:rsidR="001D470B" w:rsidRPr="00BE068B" w14:paraId="0BDEA163" w14:textId="77777777" w:rsidTr="001D470B">
        <w:tc>
          <w:tcPr>
            <w:tcW w:w="468" w:type="dxa"/>
          </w:tcPr>
          <w:p w14:paraId="7B515D1E" w14:textId="77777777" w:rsidR="001D470B" w:rsidRPr="00BE068B" w:rsidRDefault="001D470B" w:rsidP="001D470B">
            <w:pPr>
              <w:rPr>
                <w:rFonts w:ascii="Gill Sans MT" w:hAnsi="Gill Sans MT"/>
              </w:rPr>
            </w:pPr>
            <w:proofErr w:type="gramStart"/>
            <w:r w:rsidRPr="00BE068B">
              <w:rPr>
                <w:rFonts w:ascii="Gill Sans MT" w:hAnsi="Gill Sans MT"/>
              </w:rPr>
              <w:t>b</w:t>
            </w:r>
            <w:proofErr w:type="gramEnd"/>
          </w:p>
        </w:tc>
        <w:tc>
          <w:tcPr>
            <w:tcW w:w="2361" w:type="dxa"/>
          </w:tcPr>
          <w:p w14:paraId="7B6E3930" w14:textId="77777777" w:rsidR="001D470B" w:rsidRPr="00BE068B" w:rsidRDefault="001D470B" w:rsidP="001D470B">
            <w:pPr>
              <w:rPr>
                <w:rFonts w:ascii="Gill Sans MT" w:hAnsi="Gill Sans MT"/>
              </w:rPr>
            </w:pPr>
            <w:r w:rsidRPr="00BE068B">
              <w:rPr>
                <w:rFonts w:ascii="Gill Sans MT" w:hAnsi="Gill Sans MT"/>
              </w:rPr>
              <w:t>Fuel wood</w:t>
            </w:r>
          </w:p>
        </w:tc>
        <w:tc>
          <w:tcPr>
            <w:tcW w:w="1692" w:type="dxa"/>
          </w:tcPr>
          <w:p w14:paraId="4E94D8DA" w14:textId="77777777" w:rsidR="001D470B" w:rsidRPr="00BE068B" w:rsidRDefault="001D470B" w:rsidP="001D470B">
            <w:pPr>
              <w:rPr>
                <w:rFonts w:ascii="Gill Sans MT" w:hAnsi="Gill Sans MT"/>
              </w:rPr>
            </w:pPr>
          </w:p>
        </w:tc>
        <w:tc>
          <w:tcPr>
            <w:tcW w:w="2346" w:type="dxa"/>
          </w:tcPr>
          <w:p w14:paraId="3F500B1F" w14:textId="77777777" w:rsidR="001D470B" w:rsidRPr="00BE068B" w:rsidRDefault="001D470B" w:rsidP="001D470B">
            <w:pPr>
              <w:rPr>
                <w:rFonts w:ascii="Gill Sans MT" w:hAnsi="Gill Sans MT"/>
              </w:rPr>
            </w:pPr>
          </w:p>
        </w:tc>
        <w:tc>
          <w:tcPr>
            <w:tcW w:w="2346" w:type="dxa"/>
          </w:tcPr>
          <w:p w14:paraId="3D6FB165" w14:textId="77777777" w:rsidR="001D470B" w:rsidRPr="00BE068B" w:rsidRDefault="001D470B" w:rsidP="001D470B">
            <w:pPr>
              <w:rPr>
                <w:rFonts w:ascii="Gill Sans MT" w:hAnsi="Gill Sans MT"/>
              </w:rPr>
            </w:pPr>
          </w:p>
        </w:tc>
        <w:tc>
          <w:tcPr>
            <w:tcW w:w="4215" w:type="dxa"/>
            <w:vMerge/>
          </w:tcPr>
          <w:p w14:paraId="7CC77BA0" w14:textId="785058E8" w:rsidR="001D470B" w:rsidRPr="00BE068B" w:rsidRDefault="001D470B" w:rsidP="001D470B">
            <w:pPr>
              <w:rPr>
                <w:rFonts w:ascii="Gill Sans MT" w:hAnsi="Gill Sans MT"/>
              </w:rPr>
            </w:pPr>
          </w:p>
        </w:tc>
      </w:tr>
      <w:tr w:rsidR="001D470B" w:rsidRPr="00BE068B" w14:paraId="789883FB" w14:textId="77777777" w:rsidTr="001D470B">
        <w:tc>
          <w:tcPr>
            <w:tcW w:w="468" w:type="dxa"/>
          </w:tcPr>
          <w:p w14:paraId="76E21AF8" w14:textId="77777777" w:rsidR="001D470B" w:rsidRPr="00BE068B" w:rsidRDefault="001D470B" w:rsidP="001D470B">
            <w:pPr>
              <w:rPr>
                <w:rFonts w:ascii="Gill Sans MT" w:hAnsi="Gill Sans MT"/>
              </w:rPr>
            </w:pPr>
            <w:proofErr w:type="gramStart"/>
            <w:r w:rsidRPr="00BE068B">
              <w:rPr>
                <w:rFonts w:ascii="Gill Sans MT" w:hAnsi="Gill Sans MT"/>
              </w:rPr>
              <w:t>c</w:t>
            </w:r>
            <w:proofErr w:type="gramEnd"/>
          </w:p>
        </w:tc>
        <w:tc>
          <w:tcPr>
            <w:tcW w:w="2361" w:type="dxa"/>
          </w:tcPr>
          <w:p w14:paraId="5B318B49" w14:textId="77777777" w:rsidR="001D470B" w:rsidRPr="00BE068B" w:rsidRDefault="001D470B" w:rsidP="001D470B">
            <w:pPr>
              <w:rPr>
                <w:rFonts w:ascii="Gill Sans MT" w:hAnsi="Gill Sans MT"/>
              </w:rPr>
            </w:pPr>
            <w:r w:rsidRPr="00BE068B">
              <w:rPr>
                <w:rFonts w:ascii="Gill Sans MT" w:hAnsi="Gill Sans MT"/>
              </w:rPr>
              <w:t>Charcoal</w:t>
            </w:r>
          </w:p>
        </w:tc>
        <w:tc>
          <w:tcPr>
            <w:tcW w:w="1692" w:type="dxa"/>
          </w:tcPr>
          <w:p w14:paraId="16B95EA4" w14:textId="77777777" w:rsidR="001D470B" w:rsidRPr="00BE068B" w:rsidRDefault="001D470B" w:rsidP="001D470B">
            <w:pPr>
              <w:rPr>
                <w:rFonts w:ascii="Gill Sans MT" w:hAnsi="Gill Sans MT"/>
              </w:rPr>
            </w:pPr>
          </w:p>
        </w:tc>
        <w:tc>
          <w:tcPr>
            <w:tcW w:w="2346" w:type="dxa"/>
          </w:tcPr>
          <w:p w14:paraId="60707B5D" w14:textId="77777777" w:rsidR="001D470B" w:rsidRPr="00BE068B" w:rsidRDefault="001D470B" w:rsidP="001D470B">
            <w:pPr>
              <w:rPr>
                <w:rFonts w:ascii="Gill Sans MT" w:hAnsi="Gill Sans MT"/>
              </w:rPr>
            </w:pPr>
          </w:p>
        </w:tc>
        <w:tc>
          <w:tcPr>
            <w:tcW w:w="2346" w:type="dxa"/>
          </w:tcPr>
          <w:p w14:paraId="5C88BE49" w14:textId="77777777" w:rsidR="001D470B" w:rsidRPr="00BE068B" w:rsidRDefault="001D470B" w:rsidP="001D470B">
            <w:pPr>
              <w:rPr>
                <w:rFonts w:ascii="Gill Sans MT" w:hAnsi="Gill Sans MT"/>
              </w:rPr>
            </w:pPr>
          </w:p>
        </w:tc>
        <w:tc>
          <w:tcPr>
            <w:tcW w:w="4215" w:type="dxa"/>
            <w:vMerge/>
          </w:tcPr>
          <w:p w14:paraId="56398B0E" w14:textId="00F545F0" w:rsidR="001D470B" w:rsidRPr="00BE068B" w:rsidRDefault="001D470B" w:rsidP="001D470B">
            <w:pPr>
              <w:rPr>
                <w:rFonts w:ascii="Gill Sans MT" w:hAnsi="Gill Sans MT"/>
              </w:rPr>
            </w:pPr>
          </w:p>
        </w:tc>
      </w:tr>
      <w:tr w:rsidR="001D470B" w:rsidRPr="00BE068B" w14:paraId="4403ED48" w14:textId="77777777" w:rsidTr="001D470B">
        <w:tc>
          <w:tcPr>
            <w:tcW w:w="468" w:type="dxa"/>
          </w:tcPr>
          <w:p w14:paraId="0E0C239B" w14:textId="77777777" w:rsidR="001D470B" w:rsidRPr="00BE068B" w:rsidRDefault="001D470B" w:rsidP="001D470B">
            <w:pPr>
              <w:rPr>
                <w:rFonts w:ascii="Gill Sans MT" w:hAnsi="Gill Sans MT"/>
              </w:rPr>
            </w:pPr>
            <w:proofErr w:type="gramStart"/>
            <w:r w:rsidRPr="00BE068B">
              <w:rPr>
                <w:rFonts w:ascii="Gill Sans MT" w:hAnsi="Gill Sans MT"/>
              </w:rPr>
              <w:t>d</w:t>
            </w:r>
            <w:proofErr w:type="gramEnd"/>
          </w:p>
        </w:tc>
        <w:tc>
          <w:tcPr>
            <w:tcW w:w="2361" w:type="dxa"/>
          </w:tcPr>
          <w:p w14:paraId="02BEA8AF" w14:textId="77777777" w:rsidR="001D470B" w:rsidRPr="00BE068B" w:rsidRDefault="001D470B" w:rsidP="001D470B">
            <w:pPr>
              <w:rPr>
                <w:rFonts w:ascii="Gill Sans MT" w:hAnsi="Gill Sans MT"/>
              </w:rPr>
            </w:pPr>
            <w:r w:rsidRPr="00BE068B">
              <w:rPr>
                <w:rFonts w:ascii="Gill Sans MT" w:hAnsi="Gill Sans MT"/>
              </w:rPr>
              <w:t>Wood for wood carving</w:t>
            </w:r>
          </w:p>
        </w:tc>
        <w:tc>
          <w:tcPr>
            <w:tcW w:w="1692" w:type="dxa"/>
          </w:tcPr>
          <w:p w14:paraId="6759FDF7" w14:textId="77777777" w:rsidR="001D470B" w:rsidRPr="00BE068B" w:rsidRDefault="001D470B" w:rsidP="001D470B">
            <w:pPr>
              <w:rPr>
                <w:rFonts w:ascii="Gill Sans MT" w:hAnsi="Gill Sans MT"/>
              </w:rPr>
            </w:pPr>
          </w:p>
        </w:tc>
        <w:tc>
          <w:tcPr>
            <w:tcW w:w="2346" w:type="dxa"/>
          </w:tcPr>
          <w:p w14:paraId="0270D603" w14:textId="77777777" w:rsidR="001D470B" w:rsidRPr="00BE068B" w:rsidRDefault="001D470B" w:rsidP="001D470B">
            <w:pPr>
              <w:rPr>
                <w:rFonts w:ascii="Gill Sans MT" w:hAnsi="Gill Sans MT"/>
              </w:rPr>
            </w:pPr>
          </w:p>
        </w:tc>
        <w:tc>
          <w:tcPr>
            <w:tcW w:w="2346" w:type="dxa"/>
          </w:tcPr>
          <w:p w14:paraId="5932ECFD" w14:textId="77777777" w:rsidR="001D470B" w:rsidRPr="00BE068B" w:rsidRDefault="001D470B" w:rsidP="001D470B">
            <w:pPr>
              <w:rPr>
                <w:rFonts w:ascii="Gill Sans MT" w:hAnsi="Gill Sans MT"/>
              </w:rPr>
            </w:pPr>
          </w:p>
        </w:tc>
        <w:tc>
          <w:tcPr>
            <w:tcW w:w="4215" w:type="dxa"/>
            <w:vMerge/>
          </w:tcPr>
          <w:p w14:paraId="3DCEDD13" w14:textId="04F8D5E9" w:rsidR="001D470B" w:rsidRPr="00BE068B" w:rsidRDefault="001D470B" w:rsidP="001D470B">
            <w:pPr>
              <w:rPr>
                <w:rFonts w:ascii="Gill Sans MT" w:hAnsi="Gill Sans MT"/>
              </w:rPr>
            </w:pPr>
          </w:p>
        </w:tc>
      </w:tr>
      <w:tr w:rsidR="001D470B" w:rsidRPr="00BE068B" w14:paraId="46773C23" w14:textId="77777777" w:rsidTr="001D470B">
        <w:tc>
          <w:tcPr>
            <w:tcW w:w="468" w:type="dxa"/>
          </w:tcPr>
          <w:p w14:paraId="65B2C9A8" w14:textId="77777777" w:rsidR="001D470B" w:rsidRPr="00BE068B" w:rsidRDefault="001D470B" w:rsidP="001D470B">
            <w:pPr>
              <w:rPr>
                <w:rFonts w:ascii="Gill Sans MT" w:hAnsi="Gill Sans MT"/>
              </w:rPr>
            </w:pPr>
            <w:proofErr w:type="gramStart"/>
            <w:r w:rsidRPr="00BE068B">
              <w:rPr>
                <w:rFonts w:ascii="Gill Sans MT" w:hAnsi="Gill Sans MT"/>
              </w:rPr>
              <w:t>e</w:t>
            </w:r>
            <w:proofErr w:type="gramEnd"/>
          </w:p>
        </w:tc>
        <w:tc>
          <w:tcPr>
            <w:tcW w:w="2361" w:type="dxa"/>
          </w:tcPr>
          <w:p w14:paraId="16EF1E75" w14:textId="77777777" w:rsidR="001D470B" w:rsidRPr="00BE068B" w:rsidRDefault="001D470B" w:rsidP="001D470B">
            <w:pPr>
              <w:rPr>
                <w:rFonts w:ascii="Gill Sans MT" w:hAnsi="Gill Sans MT"/>
              </w:rPr>
            </w:pPr>
            <w:r w:rsidRPr="00BE068B">
              <w:rPr>
                <w:rFonts w:ascii="Gill Sans MT" w:hAnsi="Gill Sans MT"/>
              </w:rPr>
              <w:t>Wood for poles</w:t>
            </w:r>
          </w:p>
        </w:tc>
        <w:tc>
          <w:tcPr>
            <w:tcW w:w="1692" w:type="dxa"/>
          </w:tcPr>
          <w:p w14:paraId="6E701B9C" w14:textId="77777777" w:rsidR="001D470B" w:rsidRPr="00BE068B" w:rsidRDefault="001D470B" w:rsidP="001D470B">
            <w:pPr>
              <w:rPr>
                <w:rFonts w:ascii="Gill Sans MT" w:hAnsi="Gill Sans MT"/>
              </w:rPr>
            </w:pPr>
          </w:p>
        </w:tc>
        <w:tc>
          <w:tcPr>
            <w:tcW w:w="2346" w:type="dxa"/>
          </w:tcPr>
          <w:p w14:paraId="5DE016D9" w14:textId="77777777" w:rsidR="001D470B" w:rsidRPr="00BE068B" w:rsidRDefault="001D470B" w:rsidP="001D470B">
            <w:pPr>
              <w:rPr>
                <w:rFonts w:ascii="Gill Sans MT" w:hAnsi="Gill Sans MT"/>
              </w:rPr>
            </w:pPr>
          </w:p>
        </w:tc>
        <w:tc>
          <w:tcPr>
            <w:tcW w:w="2346" w:type="dxa"/>
          </w:tcPr>
          <w:p w14:paraId="39C9A5AD" w14:textId="77777777" w:rsidR="001D470B" w:rsidRPr="00BE068B" w:rsidRDefault="001D470B" w:rsidP="001D470B">
            <w:pPr>
              <w:rPr>
                <w:rFonts w:ascii="Gill Sans MT" w:hAnsi="Gill Sans MT"/>
              </w:rPr>
            </w:pPr>
          </w:p>
        </w:tc>
        <w:tc>
          <w:tcPr>
            <w:tcW w:w="4215" w:type="dxa"/>
            <w:vMerge/>
          </w:tcPr>
          <w:p w14:paraId="78D96150" w14:textId="11BA793C" w:rsidR="001D470B" w:rsidRPr="00BE068B" w:rsidRDefault="001D470B" w:rsidP="001D470B">
            <w:pPr>
              <w:rPr>
                <w:rFonts w:ascii="Gill Sans MT" w:hAnsi="Gill Sans MT"/>
              </w:rPr>
            </w:pPr>
          </w:p>
        </w:tc>
      </w:tr>
      <w:tr w:rsidR="001D470B" w:rsidRPr="00BE068B" w14:paraId="6729BCBF" w14:textId="77777777" w:rsidTr="001D470B">
        <w:trPr>
          <w:trHeight w:val="179"/>
        </w:trPr>
        <w:tc>
          <w:tcPr>
            <w:tcW w:w="468" w:type="dxa"/>
          </w:tcPr>
          <w:p w14:paraId="674AF124" w14:textId="77777777" w:rsidR="001D470B" w:rsidRPr="00BE068B" w:rsidRDefault="001D470B" w:rsidP="001D470B">
            <w:pPr>
              <w:rPr>
                <w:rFonts w:ascii="Gill Sans MT" w:hAnsi="Gill Sans MT"/>
              </w:rPr>
            </w:pPr>
            <w:proofErr w:type="gramStart"/>
            <w:r w:rsidRPr="00BE068B">
              <w:rPr>
                <w:rFonts w:ascii="Gill Sans MT" w:hAnsi="Gill Sans MT"/>
              </w:rPr>
              <w:t>f</w:t>
            </w:r>
            <w:proofErr w:type="gramEnd"/>
          </w:p>
        </w:tc>
        <w:tc>
          <w:tcPr>
            <w:tcW w:w="2361" w:type="dxa"/>
          </w:tcPr>
          <w:p w14:paraId="4111D788" w14:textId="77777777" w:rsidR="001D470B" w:rsidRPr="00BE068B" w:rsidRDefault="001D470B" w:rsidP="001D470B">
            <w:pPr>
              <w:rPr>
                <w:rFonts w:ascii="Gill Sans MT" w:hAnsi="Gill Sans MT"/>
              </w:rPr>
            </w:pPr>
            <w:r w:rsidRPr="00BE068B">
              <w:rPr>
                <w:rFonts w:ascii="Gill Sans MT" w:hAnsi="Gill Sans MT"/>
              </w:rPr>
              <w:t xml:space="preserve">Fruit, nuts, seeds, roots, berries, etc. </w:t>
            </w:r>
          </w:p>
        </w:tc>
        <w:tc>
          <w:tcPr>
            <w:tcW w:w="1692" w:type="dxa"/>
          </w:tcPr>
          <w:p w14:paraId="648653FF" w14:textId="77777777" w:rsidR="001D470B" w:rsidRPr="00BE068B" w:rsidRDefault="001D470B" w:rsidP="001D470B">
            <w:pPr>
              <w:rPr>
                <w:rFonts w:ascii="Gill Sans MT" w:hAnsi="Gill Sans MT"/>
              </w:rPr>
            </w:pPr>
          </w:p>
        </w:tc>
        <w:tc>
          <w:tcPr>
            <w:tcW w:w="2346" w:type="dxa"/>
          </w:tcPr>
          <w:p w14:paraId="10514471" w14:textId="77777777" w:rsidR="001D470B" w:rsidRPr="00BE068B" w:rsidRDefault="001D470B" w:rsidP="001D470B">
            <w:pPr>
              <w:rPr>
                <w:rFonts w:ascii="Gill Sans MT" w:hAnsi="Gill Sans MT"/>
              </w:rPr>
            </w:pPr>
          </w:p>
        </w:tc>
        <w:tc>
          <w:tcPr>
            <w:tcW w:w="2346" w:type="dxa"/>
          </w:tcPr>
          <w:p w14:paraId="0EF078B6" w14:textId="77777777" w:rsidR="001D470B" w:rsidRPr="00BE068B" w:rsidRDefault="001D470B" w:rsidP="001D470B">
            <w:pPr>
              <w:rPr>
                <w:rFonts w:ascii="Gill Sans MT" w:hAnsi="Gill Sans MT"/>
              </w:rPr>
            </w:pPr>
          </w:p>
        </w:tc>
        <w:tc>
          <w:tcPr>
            <w:tcW w:w="4215" w:type="dxa"/>
            <w:vMerge/>
          </w:tcPr>
          <w:p w14:paraId="18BB5E9F" w14:textId="07E59E24" w:rsidR="001D470B" w:rsidRPr="00BE068B" w:rsidRDefault="001D470B" w:rsidP="001D470B">
            <w:pPr>
              <w:rPr>
                <w:rFonts w:ascii="Gill Sans MT" w:hAnsi="Gill Sans MT"/>
              </w:rPr>
            </w:pPr>
          </w:p>
        </w:tc>
      </w:tr>
      <w:tr w:rsidR="001D470B" w:rsidRPr="00BE068B" w14:paraId="3E1EE340" w14:textId="77777777" w:rsidTr="001D470B">
        <w:tc>
          <w:tcPr>
            <w:tcW w:w="468" w:type="dxa"/>
          </w:tcPr>
          <w:p w14:paraId="473AD410" w14:textId="77777777" w:rsidR="001D470B" w:rsidRPr="00BE068B" w:rsidRDefault="001D470B" w:rsidP="001D470B">
            <w:pPr>
              <w:rPr>
                <w:rFonts w:ascii="Gill Sans MT" w:hAnsi="Gill Sans MT"/>
              </w:rPr>
            </w:pPr>
            <w:proofErr w:type="gramStart"/>
            <w:r w:rsidRPr="00BE068B">
              <w:rPr>
                <w:rFonts w:ascii="Gill Sans MT" w:hAnsi="Gill Sans MT"/>
              </w:rPr>
              <w:t>g</w:t>
            </w:r>
            <w:proofErr w:type="gramEnd"/>
          </w:p>
        </w:tc>
        <w:tc>
          <w:tcPr>
            <w:tcW w:w="2361" w:type="dxa"/>
          </w:tcPr>
          <w:p w14:paraId="36E63A23" w14:textId="77777777" w:rsidR="001D470B" w:rsidRPr="00BE068B" w:rsidRDefault="001D470B" w:rsidP="001D470B">
            <w:pPr>
              <w:rPr>
                <w:rFonts w:ascii="Gill Sans MT" w:hAnsi="Gill Sans MT"/>
              </w:rPr>
            </w:pPr>
            <w:r w:rsidRPr="00BE068B">
              <w:rPr>
                <w:rFonts w:ascii="Gill Sans MT" w:hAnsi="Gill Sans MT"/>
              </w:rPr>
              <w:t>Mushrooms</w:t>
            </w:r>
          </w:p>
        </w:tc>
        <w:tc>
          <w:tcPr>
            <w:tcW w:w="1692" w:type="dxa"/>
          </w:tcPr>
          <w:p w14:paraId="39511FC4" w14:textId="77777777" w:rsidR="001D470B" w:rsidRPr="00BE068B" w:rsidRDefault="001D470B" w:rsidP="001D470B">
            <w:pPr>
              <w:rPr>
                <w:rFonts w:ascii="Gill Sans MT" w:hAnsi="Gill Sans MT"/>
              </w:rPr>
            </w:pPr>
          </w:p>
        </w:tc>
        <w:tc>
          <w:tcPr>
            <w:tcW w:w="2346" w:type="dxa"/>
          </w:tcPr>
          <w:p w14:paraId="783C6DE1" w14:textId="77777777" w:rsidR="001D470B" w:rsidRPr="00BE068B" w:rsidRDefault="001D470B" w:rsidP="001D470B">
            <w:pPr>
              <w:rPr>
                <w:rFonts w:ascii="Gill Sans MT" w:hAnsi="Gill Sans MT"/>
              </w:rPr>
            </w:pPr>
          </w:p>
        </w:tc>
        <w:tc>
          <w:tcPr>
            <w:tcW w:w="2346" w:type="dxa"/>
          </w:tcPr>
          <w:p w14:paraId="36947CE5" w14:textId="77777777" w:rsidR="001D470B" w:rsidRPr="00BE068B" w:rsidRDefault="001D470B" w:rsidP="001D470B">
            <w:pPr>
              <w:rPr>
                <w:rFonts w:ascii="Gill Sans MT" w:hAnsi="Gill Sans MT"/>
              </w:rPr>
            </w:pPr>
          </w:p>
        </w:tc>
        <w:tc>
          <w:tcPr>
            <w:tcW w:w="4215" w:type="dxa"/>
            <w:vMerge/>
          </w:tcPr>
          <w:p w14:paraId="41503C1C" w14:textId="3A53A959" w:rsidR="001D470B" w:rsidRPr="00BE068B" w:rsidRDefault="001D470B" w:rsidP="001D470B">
            <w:pPr>
              <w:rPr>
                <w:rFonts w:ascii="Gill Sans MT" w:hAnsi="Gill Sans MT"/>
              </w:rPr>
            </w:pPr>
          </w:p>
        </w:tc>
      </w:tr>
      <w:tr w:rsidR="001D470B" w:rsidRPr="00BE068B" w14:paraId="081027B6" w14:textId="77777777" w:rsidTr="001D470B">
        <w:tc>
          <w:tcPr>
            <w:tcW w:w="468" w:type="dxa"/>
          </w:tcPr>
          <w:p w14:paraId="4200E95D" w14:textId="77777777" w:rsidR="001D470B" w:rsidRPr="00BE068B" w:rsidRDefault="001D470B" w:rsidP="001D470B">
            <w:pPr>
              <w:rPr>
                <w:rFonts w:ascii="Gill Sans MT" w:hAnsi="Gill Sans MT"/>
              </w:rPr>
            </w:pPr>
            <w:proofErr w:type="gramStart"/>
            <w:r w:rsidRPr="00BE068B">
              <w:rPr>
                <w:rFonts w:ascii="Gill Sans MT" w:hAnsi="Gill Sans MT"/>
              </w:rPr>
              <w:t>h</w:t>
            </w:r>
            <w:proofErr w:type="gramEnd"/>
          </w:p>
        </w:tc>
        <w:tc>
          <w:tcPr>
            <w:tcW w:w="2361" w:type="dxa"/>
          </w:tcPr>
          <w:p w14:paraId="380569D4" w14:textId="77777777" w:rsidR="001D470B" w:rsidRPr="00BE068B" w:rsidRDefault="001D470B" w:rsidP="001D470B">
            <w:pPr>
              <w:rPr>
                <w:rFonts w:ascii="Gill Sans MT" w:hAnsi="Gill Sans MT"/>
              </w:rPr>
            </w:pPr>
            <w:r w:rsidRPr="00BE068B">
              <w:rPr>
                <w:rFonts w:ascii="Gill Sans MT" w:hAnsi="Gill Sans MT"/>
              </w:rPr>
              <w:t>Fodder</w:t>
            </w:r>
          </w:p>
        </w:tc>
        <w:tc>
          <w:tcPr>
            <w:tcW w:w="1692" w:type="dxa"/>
          </w:tcPr>
          <w:p w14:paraId="42B9CA13" w14:textId="77777777" w:rsidR="001D470B" w:rsidRPr="00BE068B" w:rsidRDefault="001D470B" w:rsidP="001D470B">
            <w:pPr>
              <w:rPr>
                <w:rFonts w:ascii="Gill Sans MT" w:hAnsi="Gill Sans MT"/>
              </w:rPr>
            </w:pPr>
          </w:p>
        </w:tc>
        <w:tc>
          <w:tcPr>
            <w:tcW w:w="2346" w:type="dxa"/>
          </w:tcPr>
          <w:p w14:paraId="6C8A0F7E" w14:textId="77777777" w:rsidR="001D470B" w:rsidRPr="00BE068B" w:rsidRDefault="001D470B" w:rsidP="001D470B">
            <w:pPr>
              <w:rPr>
                <w:rFonts w:ascii="Gill Sans MT" w:hAnsi="Gill Sans MT"/>
              </w:rPr>
            </w:pPr>
          </w:p>
        </w:tc>
        <w:tc>
          <w:tcPr>
            <w:tcW w:w="2346" w:type="dxa"/>
          </w:tcPr>
          <w:p w14:paraId="795523D8" w14:textId="77777777" w:rsidR="001D470B" w:rsidRPr="00BE068B" w:rsidRDefault="001D470B" w:rsidP="001D470B">
            <w:pPr>
              <w:rPr>
                <w:rFonts w:ascii="Gill Sans MT" w:hAnsi="Gill Sans MT"/>
              </w:rPr>
            </w:pPr>
          </w:p>
        </w:tc>
        <w:tc>
          <w:tcPr>
            <w:tcW w:w="4215" w:type="dxa"/>
            <w:vMerge/>
          </w:tcPr>
          <w:p w14:paraId="078157C0" w14:textId="7988348E" w:rsidR="001D470B" w:rsidRPr="00BE068B" w:rsidRDefault="001D470B" w:rsidP="001D470B">
            <w:pPr>
              <w:rPr>
                <w:rFonts w:ascii="Gill Sans MT" w:hAnsi="Gill Sans MT"/>
              </w:rPr>
            </w:pPr>
          </w:p>
        </w:tc>
      </w:tr>
      <w:tr w:rsidR="001D470B" w:rsidRPr="00BE068B" w14:paraId="44559A59" w14:textId="77777777" w:rsidTr="001D470B">
        <w:tc>
          <w:tcPr>
            <w:tcW w:w="468" w:type="dxa"/>
          </w:tcPr>
          <w:p w14:paraId="6ED0251D" w14:textId="77777777" w:rsidR="001D470B" w:rsidRPr="00BE068B" w:rsidRDefault="001D470B" w:rsidP="001D470B">
            <w:pPr>
              <w:rPr>
                <w:rFonts w:ascii="Gill Sans MT" w:hAnsi="Gill Sans MT"/>
              </w:rPr>
            </w:pPr>
            <w:proofErr w:type="spellStart"/>
            <w:proofErr w:type="gramStart"/>
            <w:r w:rsidRPr="00BE068B">
              <w:rPr>
                <w:rFonts w:ascii="Gill Sans MT" w:hAnsi="Gill Sans MT"/>
              </w:rPr>
              <w:t>i</w:t>
            </w:r>
            <w:proofErr w:type="spellEnd"/>
            <w:proofErr w:type="gramEnd"/>
          </w:p>
        </w:tc>
        <w:tc>
          <w:tcPr>
            <w:tcW w:w="2361" w:type="dxa"/>
          </w:tcPr>
          <w:p w14:paraId="422CCBFC" w14:textId="77777777" w:rsidR="001D470B" w:rsidRPr="00BE068B" w:rsidRDefault="001D470B" w:rsidP="001D470B">
            <w:pPr>
              <w:rPr>
                <w:rFonts w:ascii="Gill Sans MT" w:hAnsi="Gill Sans MT"/>
              </w:rPr>
            </w:pPr>
            <w:r w:rsidRPr="00BE068B">
              <w:rPr>
                <w:rFonts w:ascii="Gill Sans MT" w:hAnsi="Gill Sans MT"/>
              </w:rPr>
              <w:t>Rattan</w:t>
            </w:r>
          </w:p>
        </w:tc>
        <w:tc>
          <w:tcPr>
            <w:tcW w:w="1692" w:type="dxa"/>
          </w:tcPr>
          <w:p w14:paraId="4B9A6587" w14:textId="77777777" w:rsidR="001D470B" w:rsidRPr="00BE068B" w:rsidRDefault="001D470B" w:rsidP="001D470B">
            <w:pPr>
              <w:rPr>
                <w:rFonts w:ascii="Gill Sans MT" w:hAnsi="Gill Sans MT"/>
              </w:rPr>
            </w:pPr>
          </w:p>
        </w:tc>
        <w:tc>
          <w:tcPr>
            <w:tcW w:w="2346" w:type="dxa"/>
          </w:tcPr>
          <w:p w14:paraId="7D35C3DB" w14:textId="77777777" w:rsidR="001D470B" w:rsidRPr="00BE068B" w:rsidRDefault="001D470B" w:rsidP="001D470B">
            <w:pPr>
              <w:rPr>
                <w:rFonts w:ascii="Gill Sans MT" w:hAnsi="Gill Sans MT"/>
              </w:rPr>
            </w:pPr>
          </w:p>
        </w:tc>
        <w:tc>
          <w:tcPr>
            <w:tcW w:w="2346" w:type="dxa"/>
          </w:tcPr>
          <w:p w14:paraId="6F991802" w14:textId="77777777" w:rsidR="001D470B" w:rsidRPr="00BE068B" w:rsidRDefault="001D470B" w:rsidP="001D470B">
            <w:pPr>
              <w:rPr>
                <w:rFonts w:ascii="Gill Sans MT" w:hAnsi="Gill Sans MT"/>
              </w:rPr>
            </w:pPr>
          </w:p>
        </w:tc>
        <w:tc>
          <w:tcPr>
            <w:tcW w:w="4215" w:type="dxa"/>
            <w:vMerge/>
          </w:tcPr>
          <w:p w14:paraId="12A7A445" w14:textId="524D03D6" w:rsidR="001D470B" w:rsidRPr="00BE068B" w:rsidRDefault="001D470B" w:rsidP="001D470B">
            <w:pPr>
              <w:rPr>
                <w:rFonts w:ascii="Gill Sans MT" w:hAnsi="Gill Sans MT"/>
              </w:rPr>
            </w:pPr>
          </w:p>
        </w:tc>
      </w:tr>
      <w:tr w:rsidR="001D470B" w:rsidRPr="00BE068B" w14:paraId="1EAD6B2C" w14:textId="77777777" w:rsidTr="001D470B">
        <w:tc>
          <w:tcPr>
            <w:tcW w:w="468" w:type="dxa"/>
          </w:tcPr>
          <w:p w14:paraId="230F136A" w14:textId="77777777" w:rsidR="001D470B" w:rsidRPr="00BE068B" w:rsidRDefault="001D470B" w:rsidP="001D470B">
            <w:pPr>
              <w:rPr>
                <w:rFonts w:ascii="Gill Sans MT" w:hAnsi="Gill Sans MT"/>
              </w:rPr>
            </w:pPr>
            <w:proofErr w:type="gramStart"/>
            <w:r w:rsidRPr="00BE068B">
              <w:rPr>
                <w:rFonts w:ascii="Gill Sans MT" w:hAnsi="Gill Sans MT"/>
              </w:rPr>
              <w:t>j</w:t>
            </w:r>
            <w:proofErr w:type="gramEnd"/>
          </w:p>
        </w:tc>
        <w:tc>
          <w:tcPr>
            <w:tcW w:w="2361" w:type="dxa"/>
          </w:tcPr>
          <w:p w14:paraId="14687D23" w14:textId="77777777" w:rsidR="001D470B" w:rsidRPr="00BE068B" w:rsidRDefault="001D470B" w:rsidP="001D470B">
            <w:pPr>
              <w:rPr>
                <w:rFonts w:ascii="Gill Sans MT" w:hAnsi="Gill Sans MT"/>
              </w:rPr>
            </w:pPr>
            <w:r w:rsidRPr="00BE068B">
              <w:rPr>
                <w:rFonts w:ascii="Gill Sans MT" w:hAnsi="Gill Sans MT"/>
              </w:rPr>
              <w:t>Plant medicines</w:t>
            </w:r>
          </w:p>
        </w:tc>
        <w:tc>
          <w:tcPr>
            <w:tcW w:w="1692" w:type="dxa"/>
          </w:tcPr>
          <w:p w14:paraId="079560F7" w14:textId="77777777" w:rsidR="001D470B" w:rsidRPr="00BE068B" w:rsidRDefault="001D470B" w:rsidP="001D470B">
            <w:pPr>
              <w:rPr>
                <w:rFonts w:ascii="Gill Sans MT" w:hAnsi="Gill Sans MT"/>
              </w:rPr>
            </w:pPr>
          </w:p>
        </w:tc>
        <w:tc>
          <w:tcPr>
            <w:tcW w:w="2346" w:type="dxa"/>
          </w:tcPr>
          <w:p w14:paraId="08B58E85" w14:textId="77777777" w:rsidR="001D470B" w:rsidRPr="00BE068B" w:rsidRDefault="001D470B" w:rsidP="001D470B">
            <w:pPr>
              <w:rPr>
                <w:rFonts w:ascii="Gill Sans MT" w:hAnsi="Gill Sans MT"/>
              </w:rPr>
            </w:pPr>
          </w:p>
        </w:tc>
        <w:tc>
          <w:tcPr>
            <w:tcW w:w="2346" w:type="dxa"/>
          </w:tcPr>
          <w:p w14:paraId="74B4E197" w14:textId="77777777" w:rsidR="001D470B" w:rsidRPr="00BE068B" w:rsidRDefault="001D470B" w:rsidP="001D470B">
            <w:pPr>
              <w:rPr>
                <w:rFonts w:ascii="Gill Sans MT" w:hAnsi="Gill Sans MT"/>
              </w:rPr>
            </w:pPr>
          </w:p>
        </w:tc>
        <w:tc>
          <w:tcPr>
            <w:tcW w:w="4215" w:type="dxa"/>
            <w:vMerge/>
          </w:tcPr>
          <w:p w14:paraId="38292CEE" w14:textId="5F3AFAD0" w:rsidR="001D470B" w:rsidRPr="00BE068B" w:rsidRDefault="001D470B" w:rsidP="001D470B">
            <w:pPr>
              <w:rPr>
                <w:rFonts w:ascii="Gill Sans MT" w:hAnsi="Gill Sans MT"/>
              </w:rPr>
            </w:pPr>
          </w:p>
        </w:tc>
      </w:tr>
      <w:tr w:rsidR="001D470B" w:rsidRPr="00BE068B" w14:paraId="1574C46A" w14:textId="77777777" w:rsidTr="001D470B">
        <w:tc>
          <w:tcPr>
            <w:tcW w:w="468" w:type="dxa"/>
          </w:tcPr>
          <w:p w14:paraId="7DF5401C" w14:textId="77777777" w:rsidR="001D470B" w:rsidRPr="00BE068B" w:rsidRDefault="001D470B" w:rsidP="001D470B">
            <w:pPr>
              <w:rPr>
                <w:rFonts w:ascii="Gill Sans MT" w:hAnsi="Gill Sans MT"/>
              </w:rPr>
            </w:pPr>
            <w:proofErr w:type="gramStart"/>
            <w:r w:rsidRPr="00BE068B">
              <w:rPr>
                <w:rFonts w:ascii="Gill Sans MT" w:hAnsi="Gill Sans MT"/>
              </w:rPr>
              <w:t>k</w:t>
            </w:r>
            <w:proofErr w:type="gramEnd"/>
          </w:p>
        </w:tc>
        <w:tc>
          <w:tcPr>
            <w:tcW w:w="2361" w:type="dxa"/>
          </w:tcPr>
          <w:p w14:paraId="44A97D2A" w14:textId="77777777" w:rsidR="001D470B" w:rsidRPr="00BE068B" w:rsidRDefault="001D470B" w:rsidP="001D470B">
            <w:pPr>
              <w:rPr>
                <w:rFonts w:ascii="Gill Sans MT" w:hAnsi="Gill Sans MT"/>
              </w:rPr>
            </w:pPr>
            <w:r w:rsidRPr="00BE068B">
              <w:rPr>
                <w:rFonts w:ascii="Gill Sans MT" w:hAnsi="Gill Sans MT"/>
              </w:rPr>
              <w:t>Herbs and spices</w:t>
            </w:r>
          </w:p>
        </w:tc>
        <w:tc>
          <w:tcPr>
            <w:tcW w:w="1692" w:type="dxa"/>
          </w:tcPr>
          <w:p w14:paraId="35338C00" w14:textId="77777777" w:rsidR="001D470B" w:rsidRPr="00BE068B" w:rsidRDefault="001D470B" w:rsidP="001D470B">
            <w:pPr>
              <w:rPr>
                <w:rFonts w:ascii="Gill Sans MT" w:hAnsi="Gill Sans MT"/>
              </w:rPr>
            </w:pPr>
          </w:p>
        </w:tc>
        <w:tc>
          <w:tcPr>
            <w:tcW w:w="2346" w:type="dxa"/>
          </w:tcPr>
          <w:p w14:paraId="158EAA61" w14:textId="77777777" w:rsidR="001D470B" w:rsidRPr="00BE068B" w:rsidRDefault="001D470B" w:rsidP="001D470B">
            <w:pPr>
              <w:rPr>
                <w:rFonts w:ascii="Gill Sans MT" w:hAnsi="Gill Sans MT"/>
              </w:rPr>
            </w:pPr>
          </w:p>
        </w:tc>
        <w:tc>
          <w:tcPr>
            <w:tcW w:w="2346" w:type="dxa"/>
          </w:tcPr>
          <w:p w14:paraId="4919F906" w14:textId="77777777" w:rsidR="001D470B" w:rsidRPr="00BE068B" w:rsidRDefault="001D470B" w:rsidP="001D470B">
            <w:pPr>
              <w:rPr>
                <w:rFonts w:ascii="Gill Sans MT" w:hAnsi="Gill Sans MT"/>
              </w:rPr>
            </w:pPr>
          </w:p>
        </w:tc>
        <w:tc>
          <w:tcPr>
            <w:tcW w:w="4215" w:type="dxa"/>
            <w:vMerge/>
          </w:tcPr>
          <w:p w14:paraId="1D2AFE91" w14:textId="5A3F4A80" w:rsidR="001D470B" w:rsidRPr="00BE068B" w:rsidRDefault="001D470B" w:rsidP="001D470B">
            <w:pPr>
              <w:rPr>
                <w:rFonts w:ascii="Gill Sans MT" w:hAnsi="Gill Sans MT"/>
              </w:rPr>
            </w:pPr>
          </w:p>
        </w:tc>
      </w:tr>
      <w:tr w:rsidR="001D470B" w:rsidRPr="00BE068B" w14:paraId="05B89B77" w14:textId="77777777" w:rsidTr="001D470B">
        <w:tc>
          <w:tcPr>
            <w:tcW w:w="468" w:type="dxa"/>
          </w:tcPr>
          <w:p w14:paraId="3B9FD1C7" w14:textId="77777777" w:rsidR="001D470B" w:rsidRPr="00BE068B" w:rsidRDefault="001D470B" w:rsidP="001D470B">
            <w:pPr>
              <w:rPr>
                <w:rFonts w:ascii="Gill Sans MT" w:hAnsi="Gill Sans MT"/>
              </w:rPr>
            </w:pPr>
            <w:proofErr w:type="gramStart"/>
            <w:r w:rsidRPr="00BE068B">
              <w:rPr>
                <w:rFonts w:ascii="Gill Sans MT" w:hAnsi="Gill Sans MT"/>
              </w:rPr>
              <w:t>l</w:t>
            </w:r>
            <w:proofErr w:type="gramEnd"/>
          </w:p>
        </w:tc>
        <w:tc>
          <w:tcPr>
            <w:tcW w:w="2361" w:type="dxa"/>
          </w:tcPr>
          <w:p w14:paraId="7D3F8CC4" w14:textId="77777777" w:rsidR="001D470B" w:rsidRPr="00BE068B" w:rsidRDefault="001D470B" w:rsidP="001D470B">
            <w:pPr>
              <w:rPr>
                <w:rFonts w:ascii="Gill Sans MT" w:hAnsi="Gill Sans MT"/>
              </w:rPr>
            </w:pPr>
            <w:r w:rsidRPr="00BE068B">
              <w:rPr>
                <w:rFonts w:ascii="Gill Sans MT" w:hAnsi="Gill Sans MT"/>
              </w:rPr>
              <w:t>Dying/tanning</w:t>
            </w:r>
          </w:p>
        </w:tc>
        <w:tc>
          <w:tcPr>
            <w:tcW w:w="1692" w:type="dxa"/>
          </w:tcPr>
          <w:p w14:paraId="0A08345E" w14:textId="77777777" w:rsidR="001D470B" w:rsidRPr="00BE068B" w:rsidRDefault="001D470B" w:rsidP="001D470B">
            <w:pPr>
              <w:rPr>
                <w:rFonts w:ascii="Gill Sans MT" w:hAnsi="Gill Sans MT"/>
              </w:rPr>
            </w:pPr>
          </w:p>
        </w:tc>
        <w:tc>
          <w:tcPr>
            <w:tcW w:w="2346" w:type="dxa"/>
          </w:tcPr>
          <w:p w14:paraId="77CDA2AE" w14:textId="77777777" w:rsidR="001D470B" w:rsidRPr="00BE068B" w:rsidRDefault="001D470B" w:rsidP="001D470B">
            <w:pPr>
              <w:rPr>
                <w:rFonts w:ascii="Gill Sans MT" w:hAnsi="Gill Sans MT"/>
              </w:rPr>
            </w:pPr>
          </w:p>
        </w:tc>
        <w:tc>
          <w:tcPr>
            <w:tcW w:w="2346" w:type="dxa"/>
          </w:tcPr>
          <w:p w14:paraId="5501D8C0" w14:textId="77777777" w:rsidR="001D470B" w:rsidRPr="00BE068B" w:rsidRDefault="001D470B" w:rsidP="001D470B">
            <w:pPr>
              <w:rPr>
                <w:rFonts w:ascii="Gill Sans MT" w:hAnsi="Gill Sans MT"/>
              </w:rPr>
            </w:pPr>
          </w:p>
        </w:tc>
        <w:tc>
          <w:tcPr>
            <w:tcW w:w="4215" w:type="dxa"/>
            <w:vMerge/>
          </w:tcPr>
          <w:p w14:paraId="26E6F7AE" w14:textId="047343EF" w:rsidR="001D470B" w:rsidRPr="00BE068B" w:rsidRDefault="001D470B" w:rsidP="001D470B">
            <w:pPr>
              <w:rPr>
                <w:rFonts w:ascii="Gill Sans MT" w:hAnsi="Gill Sans MT"/>
              </w:rPr>
            </w:pPr>
          </w:p>
        </w:tc>
      </w:tr>
      <w:tr w:rsidR="001D470B" w:rsidRPr="00BE068B" w14:paraId="2888E7B8" w14:textId="77777777" w:rsidTr="001D470B">
        <w:tc>
          <w:tcPr>
            <w:tcW w:w="468" w:type="dxa"/>
          </w:tcPr>
          <w:p w14:paraId="1630E220" w14:textId="77777777" w:rsidR="001D470B" w:rsidRPr="00BE068B" w:rsidRDefault="001D470B" w:rsidP="001D470B">
            <w:pPr>
              <w:rPr>
                <w:rFonts w:ascii="Gill Sans MT" w:hAnsi="Gill Sans MT"/>
              </w:rPr>
            </w:pPr>
            <w:proofErr w:type="gramStart"/>
            <w:r w:rsidRPr="00BE068B">
              <w:rPr>
                <w:rFonts w:ascii="Gill Sans MT" w:hAnsi="Gill Sans MT"/>
              </w:rPr>
              <w:t>m</w:t>
            </w:r>
            <w:proofErr w:type="gramEnd"/>
          </w:p>
        </w:tc>
        <w:tc>
          <w:tcPr>
            <w:tcW w:w="2361" w:type="dxa"/>
          </w:tcPr>
          <w:p w14:paraId="6C5F9A72" w14:textId="77777777" w:rsidR="001D470B" w:rsidRPr="00BE068B" w:rsidRDefault="001D470B" w:rsidP="001D470B">
            <w:pPr>
              <w:rPr>
                <w:rFonts w:ascii="Gill Sans MT" w:hAnsi="Gill Sans MT"/>
              </w:rPr>
            </w:pPr>
            <w:r w:rsidRPr="00BE068B">
              <w:rPr>
                <w:rFonts w:ascii="Gill Sans MT" w:hAnsi="Gill Sans MT"/>
              </w:rPr>
              <w:t>Seeds (for regeneration purposes)</w:t>
            </w:r>
          </w:p>
        </w:tc>
        <w:tc>
          <w:tcPr>
            <w:tcW w:w="1692" w:type="dxa"/>
          </w:tcPr>
          <w:p w14:paraId="2AB509CA" w14:textId="77777777" w:rsidR="001D470B" w:rsidRPr="00BE068B" w:rsidRDefault="001D470B" w:rsidP="001D470B">
            <w:pPr>
              <w:rPr>
                <w:rFonts w:ascii="Gill Sans MT" w:hAnsi="Gill Sans MT"/>
              </w:rPr>
            </w:pPr>
          </w:p>
        </w:tc>
        <w:tc>
          <w:tcPr>
            <w:tcW w:w="2346" w:type="dxa"/>
          </w:tcPr>
          <w:p w14:paraId="7E456651" w14:textId="77777777" w:rsidR="001D470B" w:rsidRPr="00BE068B" w:rsidRDefault="001D470B" w:rsidP="001D470B">
            <w:pPr>
              <w:rPr>
                <w:rFonts w:ascii="Gill Sans MT" w:hAnsi="Gill Sans MT"/>
              </w:rPr>
            </w:pPr>
          </w:p>
        </w:tc>
        <w:tc>
          <w:tcPr>
            <w:tcW w:w="2346" w:type="dxa"/>
          </w:tcPr>
          <w:p w14:paraId="6D4A850C" w14:textId="77777777" w:rsidR="001D470B" w:rsidRPr="00BE068B" w:rsidRDefault="001D470B" w:rsidP="001D470B">
            <w:pPr>
              <w:rPr>
                <w:rFonts w:ascii="Gill Sans MT" w:hAnsi="Gill Sans MT"/>
              </w:rPr>
            </w:pPr>
          </w:p>
        </w:tc>
        <w:tc>
          <w:tcPr>
            <w:tcW w:w="4215" w:type="dxa"/>
            <w:vMerge/>
          </w:tcPr>
          <w:p w14:paraId="47732CC2" w14:textId="42E52F0B" w:rsidR="001D470B" w:rsidRPr="00BE068B" w:rsidRDefault="001D470B" w:rsidP="001D470B">
            <w:pPr>
              <w:rPr>
                <w:rFonts w:ascii="Gill Sans MT" w:hAnsi="Gill Sans MT"/>
              </w:rPr>
            </w:pPr>
          </w:p>
        </w:tc>
      </w:tr>
      <w:tr w:rsidR="001D470B" w:rsidRPr="00BE068B" w14:paraId="436286EC" w14:textId="77777777" w:rsidTr="001D470B">
        <w:tc>
          <w:tcPr>
            <w:tcW w:w="468" w:type="dxa"/>
          </w:tcPr>
          <w:p w14:paraId="272E3E22" w14:textId="77777777" w:rsidR="001D470B" w:rsidRPr="00BE068B" w:rsidRDefault="001D470B" w:rsidP="001D470B">
            <w:pPr>
              <w:rPr>
                <w:rFonts w:ascii="Gill Sans MT" w:hAnsi="Gill Sans MT"/>
              </w:rPr>
            </w:pPr>
            <w:proofErr w:type="gramStart"/>
            <w:r w:rsidRPr="00BE068B">
              <w:rPr>
                <w:rFonts w:ascii="Gill Sans MT" w:hAnsi="Gill Sans MT"/>
              </w:rPr>
              <w:t>n</w:t>
            </w:r>
            <w:proofErr w:type="gramEnd"/>
          </w:p>
        </w:tc>
        <w:tc>
          <w:tcPr>
            <w:tcW w:w="2361" w:type="dxa"/>
          </w:tcPr>
          <w:p w14:paraId="34127259" w14:textId="77777777" w:rsidR="001D470B" w:rsidRPr="00BE068B" w:rsidRDefault="001D470B" w:rsidP="001D470B">
            <w:pPr>
              <w:rPr>
                <w:rFonts w:ascii="Gill Sans MT" w:hAnsi="Gill Sans MT"/>
              </w:rPr>
            </w:pPr>
            <w:proofErr w:type="spellStart"/>
            <w:r w:rsidRPr="00BE068B">
              <w:rPr>
                <w:rFonts w:ascii="Gill Sans MT" w:hAnsi="Gill Sans MT"/>
              </w:rPr>
              <w:t>Fibres</w:t>
            </w:r>
            <w:proofErr w:type="spellEnd"/>
            <w:r w:rsidRPr="00BE068B">
              <w:rPr>
                <w:rFonts w:ascii="Gill Sans MT" w:hAnsi="Gill Sans MT"/>
              </w:rPr>
              <w:t xml:space="preserve"> (for rope, </w:t>
            </w:r>
            <w:proofErr w:type="spellStart"/>
            <w:r w:rsidRPr="00BE068B">
              <w:rPr>
                <w:rFonts w:ascii="Gill Sans MT" w:hAnsi="Gill Sans MT"/>
              </w:rPr>
              <w:t>etc</w:t>
            </w:r>
            <w:proofErr w:type="spellEnd"/>
            <w:r w:rsidRPr="00BE068B">
              <w:rPr>
                <w:rFonts w:ascii="Gill Sans MT" w:hAnsi="Gill Sans MT"/>
              </w:rPr>
              <w:t>)</w:t>
            </w:r>
          </w:p>
        </w:tc>
        <w:tc>
          <w:tcPr>
            <w:tcW w:w="1692" w:type="dxa"/>
          </w:tcPr>
          <w:p w14:paraId="42B98B8F" w14:textId="77777777" w:rsidR="001D470B" w:rsidRPr="00BE068B" w:rsidRDefault="001D470B" w:rsidP="001D470B">
            <w:pPr>
              <w:rPr>
                <w:rFonts w:ascii="Gill Sans MT" w:hAnsi="Gill Sans MT"/>
              </w:rPr>
            </w:pPr>
          </w:p>
        </w:tc>
        <w:tc>
          <w:tcPr>
            <w:tcW w:w="2346" w:type="dxa"/>
          </w:tcPr>
          <w:p w14:paraId="632BD4DF" w14:textId="77777777" w:rsidR="001D470B" w:rsidRPr="00BE068B" w:rsidRDefault="001D470B" w:rsidP="001D470B">
            <w:pPr>
              <w:rPr>
                <w:rFonts w:ascii="Gill Sans MT" w:hAnsi="Gill Sans MT"/>
              </w:rPr>
            </w:pPr>
          </w:p>
        </w:tc>
        <w:tc>
          <w:tcPr>
            <w:tcW w:w="2346" w:type="dxa"/>
          </w:tcPr>
          <w:p w14:paraId="2CD7B92B" w14:textId="77777777" w:rsidR="001D470B" w:rsidRPr="00BE068B" w:rsidRDefault="001D470B" w:rsidP="001D470B">
            <w:pPr>
              <w:rPr>
                <w:rFonts w:ascii="Gill Sans MT" w:hAnsi="Gill Sans MT"/>
              </w:rPr>
            </w:pPr>
          </w:p>
        </w:tc>
        <w:tc>
          <w:tcPr>
            <w:tcW w:w="4215" w:type="dxa"/>
            <w:vMerge/>
          </w:tcPr>
          <w:p w14:paraId="23926CBE" w14:textId="5EDF0535" w:rsidR="001D470B" w:rsidRPr="00BE068B" w:rsidRDefault="001D470B" w:rsidP="001D470B">
            <w:pPr>
              <w:rPr>
                <w:rFonts w:ascii="Gill Sans MT" w:hAnsi="Gill Sans MT"/>
              </w:rPr>
            </w:pPr>
          </w:p>
        </w:tc>
      </w:tr>
      <w:tr w:rsidR="001D470B" w:rsidRPr="00BE068B" w14:paraId="32BFFB75" w14:textId="77777777" w:rsidTr="001D470B">
        <w:tc>
          <w:tcPr>
            <w:tcW w:w="468" w:type="dxa"/>
          </w:tcPr>
          <w:p w14:paraId="35DED3AB" w14:textId="77777777" w:rsidR="001D470B" w:rsidRPr="00BE068B" w:rsidRDefault="001D470B" w:rsidP="001D470B">
            <w:pPr>
              <w:rPr>
                <w:rFonts w:ascii="Gill Sans MT" w:hAnsi="Gill Sans MT"/>
              </w:rPr>
            </w:pPr>
            <w:proofErr w:type="gramStart"/>
            <w:r w:rsidRPr="00BE068B">
              <w:rPr>
                <w:rFonts w:ascii="Gill Sans MT" w:hAnsi="Gill Sans MT"/>
              </w:rPr>
              <w:t>o</w:t>
            </w:r>
            <w:proofErr w:type="gramEnd"/>
          </w:p>
        </w:tc>
        <w:tc>
          <w:tcPr>
            <w:tcW w:w="2361" w:type="dxa"/>
          </w:tcPr>
          <w:p w14:paraId="406B08FC" w14:textId="77777777" w:rsidR="001D470B" w:rsidRPr="00BE068B" w:rsidRDefault="001D470B" w:rsidP="001D470B">
            <w:pPr>
              <w:rPr>
                <w:rFonts w:ascii="Gill Sans MT" w:hAnsi="Gill Sans MT"/>
              </w:rPr>
            </w:pPr>
            <w:r w:rsidRPr="00BE068B">
              <w:rPr>
                <w:rFonts w:ascii="Gill Sans MT" w:hAnsi="Gill Sans MT"/>
              </w:rPr>
              <w:t>Other plant products</w:t>
            </w:r>
          </w:p>
        </w:tc>
        <w:tc>
          <w:tcPr>
            <w:tcW w:w="1692" w:type="dxa"/>
          </w:tcPr>
          <w:p w14:paraId="6544786C" w14:textId="77777777" w:rsidR="001D470B" w:rsidRPr="00BE068B" w:rsidRDefault="001D470B" w:rsidP="001D470B">
            <w:pPr>
              <w:rPr>
                <w:rFonts w:ascii="Gill Sans MT" w:hAnsi="Gill Sans MT"/>
              </w:rPr>
            </w:pPr>
          </w:p>
        </w:tc>
        <w:tc>
          <w:tcPr>
            <w:tcW w:w="2346" w:type="dxa"/>
          </w:tcPr>
          <w:p w14:paraId="0ECCAF03" w14:textId="77777777" w:rsidR="001D470B" w:rsidRPr="00BE068B" w:rsidRDefault="001D470B" w:rsidP="001D470B">
            <w:pPr>
              <w:rPr>
                <w:rFonts w:ascii="Gill Sans MT" w:hAnsi="Gill Sans MT"/>
              </w:rPr>
            </w:pPr>
          </w:p>
        </w:tc>
        <w:tc>
          <w:tcPr>
            <w:tcW w:w="2346" w:type="dxa"/>
          </w:tcPr>
          <w:p w14:paraId="49FC514B" w14:textId="77777777" w:rsidR="001D470B" w:rsidRPr="00BE068B" w:rsidRDefault="001D470B" w:rsidP="001D470B">
            <w:pPr>
              <w:rPr>
                <w:rFonts w:ascii="Gill Sans MT" w:hAnsi="Gill Sans MT"/>
              </w:rPr>
            </w:pPr>
          </w:p>
        </w:tc>
        <w:tc>
          <w:tcPr>
            <w:tcW w:w="4215" w:type="dxa"/>
            <w:vMerge/>
          </w:tcPr>
          <w:p w14:paraId="5D62CF85" w14:textId="6AE76436" w:rsidR="001D470B" w:rsidRPr="00BE068B" w:rsidRDefault="001D470B" w:rsidP="001D470B">
            <w:pPr>
              <w:rPr>
                <w:rFonts w:ascii="Gill Sans MT" w:hAnsi="Gill Sans MT"/>
              </w:rPr>
            </w:pPr>
          </w:p>
        </w:tc>
      </w:tr>
      <w:tr w:rsidR="001D470B" w:rsidRPr="00BE068B" w14:paraId="64BE0FC5" w14:textId="77777777" w:rsidTr="001D470B">
        <w:tc>
          <w:tcPr>
            <w:tcW w:w="468" w:type="dxa"/>
          </w:tcPr>
          <w:p w14:paraId="0A1E7EB0" w14:textId="77777777" w:rsidR="001D470B" w:rsidRPr="00BE068B" w:rsidRDefault="001D470B" w:rsidP="001D470B">
            <w:pPr>
              <w:rPr>
                <w:rFonts w:ascii="Gill Sans MT" w:hAnsi="Gill Sans MT"/>
              </w:rPr>
            </w:pPr>
            <w:proofErr w:type="gramStart"/>
            <w:r w:rsidRPr="00BE068B">
              <w:rPr>
                <w:rFonts w:ascii="Gill Sans MT" w:hAnsi="Gill Sans MT"/>
              </w:rPr>
              <w:t>p</w:t>
            </w:r>
            <w:proofErr w:type="gramEnd"/>
          </w:p>
        </w:tc>
        <w:tc>
          <w:tcPr>
            <w:tcW w:w="2361" w:type="dxa"/>
          </w:tcPr>
          <w:p w14:paraId="4EEEEED8" w14:textId="77777777" w:rsidR="001D470B" w:rsidRPr="00BE068B" w:rsidRDefault="001D470B" w:rsidP="001D470B">
            <w:pPr>
              <w:rPr>
                <w:rFonts w:ascii="Gill Sans MT" w:hAnsi="Gill Sans MT"/>
              </w:rPr>
            </w:pPr>
            <w:r w:rsidRPr="00BE068B">
              <w:rPr>
                <w:rFonts w:ascii="Gill Sans MT" w:hAnsi="Gill Sans MT"/>
              </w:rPr>
              <w:t xml:space="preserve">Wildlife (including </w:t>
            </w:r>
            <w:proofErr w:type="spellStart"/>
            <w:r w:rsidRPr="00BE068B">
              <w:rPr>
                <w:rFonts w:ascii="Gill Sans MT" w:hAnsi="Gill Sans MT"/>
              </w:rPr>
              <w:t>bushmeat</w:t>
            </w:r>
            <w:proofErr w:type="spellEnd"/>
            <w:r w:rsidRPr="00BE068B">
              <w:rPr>
                <w:rFonts w:ascii="Gill Sans MT" w:hAnsi="Gill Sans MT"/>
              </w:rPr>
              <w:t>)</w:t>
            </w:r>
          </w:p>
        </w:tc>
        <w:tc>
          <w:tcPr>
            <w:tcW w:w="1692" w:type="dxa"/>
          </w:tcPr>
          <w:p w14:paraId="3F4DA431" w14:textId="77777777" w:rsidR="001D470B" w:rsidRPr="00BE068B" w:rsidRDefault="001D470B" w:rsidP="001D470B">
            <w:pPr>
              <w:rPr>
                <w:rFonts w:ascii="Gill Sans MT" w:hAnsi="Gill Sans MT"/>
              </w:rPr>
            </w:pPr>
          </w:p>
        </w:tc>
        <w:tc>
          <w:tcPr>
            <w:tcW w:w="2346" w:type="dxa"/>
          </w:tcPr>
          <w:p w14:paraId="20A0CFD5" w14:textId="77777777" w:rsidR="001D470B" w:rsidRPr="00BE068B" w:rsidRDefault="001D470B" w:rsidP="001D470B">
            <w:pPr>
              <w:rPr>
                <w:rFonts w:ascii="Gill Sans MT" w:hAnsi="Gill Sans MT"/>
              </w:rPr>
            </w:pPr>
          </w:p>
        </w:tc>
        <w:tc>
          <w:tcPr>
            <w:tcW w:w="2346" w:type="dxa"/>
          </w:tcPr>
          <w:p w14:paraId="56F1B155" w14:textId="77777777" w:rsidR="001D470B" w:rsidRPr="00BE068B" w:rsidRDefault="001D470B" w:rsidP="001D470B">
            <w:pPr>
              <w:rPr>
                <w:rFonts w:ascii="Gill Sans MT" w:hAnsi="Gill Sans MT"/>
              </w:rPr>
            </w:pPr>
          </w:p>
        </w:tc>
        <w:tc>
          <w:tcPr>
            <w:tcW w:w="4215" w:type="dxa"/>
            <w:vMerge/>
          </w:tcPr>
          <w:p w14:paraId="5451E4A9" w14:textId="6FC796D1" w:rsidR="001D470B" w:rsidRPr="00BE068B" w:rsidRDefault="001D470B" w:rsidP="001D470B">
            <w:pPr>
              <w:rPr>
                <w:rFonts w:ascii="Gill Sans MT" w:hAnsi="Gill Sans MT"/>
              </w:rPr>
            </w:pPr>
          </w:p>
        </w:tc>
      </w:tr>
      <w:tr w:rsidR="001D470B" w:rsidRPr="00BE068B" w14:paraId="1D478512" w14:textId="77777777" w:rsidTr="001D470B">
        <w:tc>
          <w:tcPr>
            <w:tcW w:w="468" w:type="dxa"/>
          </w:tcPr>
          <w:p w14:paraId="6A6FD361" w14:textId="77777777" w:rsidR="001D470B" w:rsidRPr="00BE068B" w:rsidRDefault="001D470B" w:rsidP="001D470B">
            <w:pPr>
              <w:rPr>
                <w:rFonts w:ascii="Gill Sans MT" w:hAnsi="Gill Sans MT"/>
              </w:rPr>
            </w:pPr>
            <w:proofErr w:type="gramStart"/>
            <w:r w:rsidRPr="00BE068B">
              <w:rPr>
                <w:rFonts w:ascii="Gill Sans MT" w:hAnsi="Gill Sans MT"/>
              </w:rPr>
              <w:t>q</w:t>
            </w:r>
            <w:proofErr w:type="gramEnd"/>
          </w:p>
        </w:tc>
        <w:tc>
          <w:tcPr>
            <w:tcW w:w="2361" w:type="dxa"/>
          </w:tcPr>
          <w:p w14:paraId="5F0D0FC5" w14:textId="77777777" w:rsidR="001D470B" w:rsidRPr="00BE068B" w:rsidRDefault="001D470B" w:rsidP="001D470B">
            <w:pPr>
              <w:rPr>
                <w:rFonts w:ascii="Gill Sans MT" w:hAnsi="Gill Sans MT"/>
              </w:rPr>
            </w:pPr>
            <w:r w:rsidRPr="00BE068B">
              <w:rPr>
                <w:rFonts w:ascii="Gill Sans MT" w:hAnsi="Gill Sans MT"/>
              </w:rPr>
              <w:t xml:space="preserve">Beekeeping activities (e.g. honey) </w:t>
            </w:r>
          </w:p>
        </w:tc>
        <w:tc>
          <w:tcPr>
            <w:tcW w:w="1692" w:type="dxa"/>
          </w:tcPr>
          <w:p w14:paraId="1322E91D" w14:textId="77777777" w:rsidR="001D470B" w:rsidRPr="00BE068B" w:rsidRDefault="001D470B" w:rsidP="001D470B">
            <w:pPr>
              <w:rPr>
                <w:rFonts w:ascii="Gill Sans MT" w:hAnsi="Gill Sans MT"/>
              </w:rPr>
            </w:pPr>
          </w:p>
        </w:tc>
        <w:tc>
          <w:tcPr>
            <w:tcW w:w="2346" w:type="dxa"/>
          </w:tcPr>
          <w:p w14:paraId="3D55AA45" w14:textId="77777777" w:rsidR="001D470B" w:rsidRPr="00BE068B" w:rsidRDefault="001D470B" w:rsidP="001D470B">
            <w:pPr>
              <w:rPr>
                <w:rFonts w:ascii="Gill Sans MT" w:hAnsi="Gill Sans MT"/>
              </w:rPr>
            </w:pPr>
          </w:p>
        </w:tc>
        <w:tc>
          <w:tcPr>
            <w:tcW w:w="2346" w:type="dxa"/>
          </w:tcPr>
          <w:p w14:paraId="02EC52BA" w14:textId="77777777" w:rsidR="001D470B" w:rsidRPr="00BE068B" w:rsidRDefault="001D470B" w:rsidP="001D470B">
            <w:pPr>
              <w:rPr>
                <w:rFonts w:ascii="Gill Sans MT" w:hAnsi="Gill Sans MT"/>
              </w:rPr>
            </w:pPr>
          </w:p>
        </w:tc>
        <w:tc>
          <w:tcPr>
            <w:tcW w:w="4215" w:type="dxa"/>
            <w:vMerge/>
          </w:tcPr>
          <w:p w14:paraId="1A71DD67" w14:textId="112CE8D1" w:rsidR="001D470B" w:rsidRPr="00BE068B" w:rsidRDefault="001D470B" w:rsidP="001D470B">
            <w:pPr>
              <w:rPr>
                <w:rFonts w:ascii="Gill Sans MT" w:hAnsi="Gill Sans MT"/>
              </w:rPr>
            </w:pPr>
          </w:p>
        </w:tc>
      </w:tr>
      <w:tr w:rsidR="001D470B" w:rsidRPr="00BE068B" w14:paraId="24ABD582" w14:textId="77777777" w:rsidTr="001D470B">
        <w:tc>
          <w:tcPr>
            <w:tcW w:w="468" w:type="dxa"/>
          </w:tcPr>
          <w:p w14:paraId="5BC8D669" w14:textId="77777777" w:rsidR="001D470B" w:rsidRPr="00BE068B" w:rsidRDefault="001D470B" w:rsidP="001D470B">
            <w:pPr>
              <w:rPr>
                <w:rFonts w:ascii="Gill Sans MT" w:hAnsi="Gill Sans MT"/>
              </w:rPr>
            </w:pPr>
            <w:proofErr w:type="gramStart"/>
            <w:r w:rsidRPr="00BE068B">
              <w:rPr>
                <w:rFonts w:ascii="Gill Sans MT" w:hAnsi="Gill Sans MT"/>
              </w:rPr>
              <w:t>r</w:t>
            </w:r>
            <w:proofErr w:type="gramEnd"/>
          </w:p>
        </w:tc>
        <w:tc>
          <w:tcPr>
            <w:tcW w:w="2361" w:type="dxa"/>
          </w:tcPr>
          <w:p w14:paraId="42D64FF0" w14:textId="77777777" w:rsidR="001D470B" w:rsidRPr="00BE068B" w:rsidRDefault="001D470B" w:rsidP="001D470B">
            <w:pPr>
              <w:rPr>
                <w:rFonts w:ascii="Gill Sans MT" w:hAnsi="Gill Sans MT"/>
              </w:rPr>
            </w:pPr>
            <w:r w:rsidRPr="00BE068B">
              <w:rPr>
                <w:rFonts w:ascii="Gill Sans MT" w:hAnsi="Gill Sans MT"/>
              </w:rPr>
              <w:t>Caterpillar</w:t>
            </w:r>
          </w:p>
        </w:tc>
        <w:tc>
          <w:tcPr>
            <w:tcW w:w="1692" w:type="dxa"/>
          </w:tcPr>
          <w:p w14:paraId="32C58334" w14:textId="77777777" w:rsidR="001D470B" w:rsidRPr="00BE068B" w:rsidRDefault="001D470B" w:rsidP="001D470B">
            <w:pPr>
              <w:rPr>
                <w:rFonts w:ascii="Gill Sans MT" w:hAnsi="Gill Sans MT"/>
              </w:rPr>
            </w:pPr>
          </w:p>
        </w:tc>
        <w:tc>
          <w:tcPr>
            <w:tcW w:w="2346" w:type="dxa"/>
          </w:tcPr>
          <w:p w14:paraId="5E4733A3" w14:textId="77777777" w:rsidR="001D470B" w:rsidRPr="00BE068B" w:rsidRDefault="001D470B" w:rsidP="001D470B">
            <w:pPr>
              <w:rPr>
                <w:rFonts w:ascii="Gill Sans MT" w:hAnsi="Gill Sans MT"/>
              </w:rPr>
            </w:pPr>
          </w:p>
        </w:tc>
        <w:tc>
          <w:tcPr>
            <w:tcW w:w="2346" w:type="dxa"/>
          </w:tcPr>
          <w:p w14:paraId="6EE2BBFB" w14:textId="77777777" w:rsidR="001D470B" w:rsidRPr="00BE068B" w:rsidRDefault="001D470B" w:rsidP="001D470B">
            <w:pPr>
              <w:rPr>
                <w:rFonts w:ascii="Gill Sans MT" w:hAnsi="Gill Sans MT"/>
              </w:rPr>
            </w:pPr>
          </w:p>
        </w:tc>
        <w:tc>
          <w:tcPr>
            <w:tcW w:w="4215" w:type="dxa"/>
            <w:vMerge/>
          </w:tcPr>
          <w:p w14:paraId="6C94D492" w14:textId="3F2E50E8" w:rsidR="001D470B" w:rsidRPr="00BE068B" w:rsidRDefault="001D470B" w:rsidP="001D470B">
            <w:pPr>
              <w:rPr>
                <w:rFonts w:ascii="Gill Sans MT" w:hAnsi="Gill Sans MT"/>
              </w:rPr>
            </w:pPr>
          </w:p>
        </w:tc>
      </w:tr>
      <w:tr w:rsidR="001D470B" w:rsidRPr="00BE068B" w14:paraId="3D7B2D83" w14:textId="77777777" w:rsidTr="001D470B">
        <w:tc>
          <w:tcPr>
            <w:tcW w:w="468" w:type="dxa"/>
          </w:tcPr>
          <w:p w14:paraId="6F2AA86D" w14:textId="77777777" w:rsidR="001D470B" w:rsidRPr="00BE068B" w:rsidRDefault="001D470B" w:rsidP="001D470B">
            <w:pPr>
              <w:rPr>
                <w:rFonts w:ascii="Gill Sans MT" w:hAnsi="Gill Sans MT"/>
              </w:rPr>
            </w:pPr>
            <w:proofErr w:type="gramStart"/>
            <w:r w:rsidRPr="00BE068B">
              <w:rPr>
                <w:rFonts w:ascii="Gill Sans MT" w:hAnsi="Gill Sans MT"/>
              </w:rPr>
              <w:t>s</w:t>
            </w:r>
            <w:proofErr w:type="gramEnd"/>
          </w:p>
        </w:tc>
        <w:tc>
          <w:tcPr>
            <w:tcW w:w="2361" w:type="dxa"/>
          </w:tcPr>
          <w:p w14:paraId="528C5362" w14:textId="77777777" w:rsidR="001D470B" w:rsidRPr="00BE068B" w:rsidRDefault="001D470B" w:rsidP="001D470B">
            <w:pPr>
              <w:rPr>
                <w:rFonts w:ascii="Gill Sans MT" w:hAnsi="Gill Sans MT"/>
              </w:rPr>
            </w:pPr>
            <w:r w:rsidRPr="00BE068B">
              <w:rPr>
                <w:rFonts w:ascii="Gill Sans MT" w:hAnsi="Gill Sans MT"/>
              </w:rPr>
              <w:t xml:space="preserve">Other, specify </w:t>
            </w:r>
          </w:p>
        </w:tc>
        <w:tc>
          <w:tcPr>
            <w:tcW w:w="1692" w:type="dxa"/>
          </w:tcPr>
          <w:p w14:paraId="6C67C51E" w14:textId="77777777" w:rsidR="001D470B" w:rsidRPr="00BE068B" w:rsidRDefault="001D470B" w:rsidP="001D470B">
            <w:pPr>
              <w:rPr>
                <w:rFonts w:ascii="Gill Sans MT" w:hAnsi="Gill Sans MT"/>
              </w:rPr>
            </w:pPr>
          </w:p>
        </w:tc>
        <w:tc>
          <w:tcPr>
            <w:tcW w:w="2346" w:type="dxa"/>
          </w:tcPr>
          <w:p w14:paraId="64020D07" w14:textId="77777777" w:rsidR="001D470B" w:rsidRPr="00BE068B" w:rsidRDefault="001D470B" w:rsidP="001D470B">
            <w:pPr>
              <w:rPr>
                <w:rFonts w:ascii="Gill Sans MT" w:hAnsi="Gill Sans MT"/>
              </w:rPr>
            </w:pPr>
          </w:p>
        </w:tc>
        <w:tc>
          <w:tcPr>
            <w:tcW w:w="2346" w:type="dxa"/>
          </w:tcPr>
          <w:p w14:paraId="78D2246E" w14:textId="77777777" w:rsidR="001D470B" w:rsidRPr="00BE068B" w:rsidRDefault="001D470B" w:rsidP="001D470B">
            <w:pPr>
              <w:rPr>
                <w:rFonts w:ascii="Gill Sans MT" w:hAnsi="Gill Sans MT"/>
              </w:rPr>
            </w:pPr>
          </w:p>
        </w:tc>
        <w:tc>
          <w:tcPr>
            <w:tcW w:w="4215" w:type="dxa"/>
            <w:vMerge/>
          </w:tcPr>
          <w:p w14:paraId="3DBAAC92" w14:textId="0B528C04" w:rsidR="001D470B" w:rsidRPr="00BE068B" w:rsidRDefault="001D470B" w:rsidP="001D470B">
            <w:pPr>
              <w:rPr>
                <w:rFonts w:ascii="Gill Sans MT" w:hAnsi="Gill Sans MT"/>
              </w:rPr>
            </w:pPr>
          </w:p>
        </w:tc>
      </w:tr>
    </w:tbl>
    <w:p w14:paraId="151959BC" w14:textId="77777777" w:rsidR="00732114" w:rsidRPr="00BE068B" w:rsidRDefault="00732114" w:rsidP="001512DD">
      <w:pPr>
        <w:spacing w:after="0" w:line="240" w:lineRule="auto"/>
        <w:contextualSpacing/>
        <w:rPr>
          <w:rFonts w:ascii="Gill Sans MT" w:hAnsi="Gill Sans MT"/>
        </w:rPr>
      </w:pPr>
    </w:p>
    <w:p w14:paraId="08945140" w14:textId="77777777" w:rsidR="00732114" w:rsidRPr="00BE068B" w:rsidRDefault="00732114" w:rsidP="001512DD">
      <w:pPr>
        <w:spacing w:after="0" w:line="240" w:lineRule="auto"/>
        <w:contextualSpacing/>
        <w:rPr>
          <w:rFonts w:ascii="Gill Sans MT" w:hAnsi="Gill Sans MT"/>
        </w:rPr>
      </w:pPr>
    </w:p>
    <w:p w14:paraId="16DF71B1" w14:textId="77777777" w:rsidR="00732114" w:rsidRPr="00BE068B" w:rsidRDefault="00732114">
      <w:pPr>
        <w:rPr>
          <w:rFonts w:ascii="Gill Sans MT" w:hAnsi="Gill Sans MT"/>
        </w:rPr>
      </w:pPr>
    </w:p>
    <w:p w14:paraId="4EDA1FFA" w14:textId="2E8ACC07" w:rsidR="00297833" w:rsidRPr="00BE068B" w:rsidRDefault="00DC552F" w:rsidP="006E721F">
      <w:pPr>
        <w:rPr>
          <w:rFonts w:ascii="Gill Sans MT" w:hAnsi="Gill Sans MT"/>
        </w:rPr>
      </w:pPr>
      <w:r w:rsidRPr="00BE068B">
        <w:rPr>
          <w:rFonts w:ascii="Gill Sans MT" w:hAnsi="Gill Sans MT"/>
        </w:rPr>
        <w:br w:type="page"/>
      </w:r>
    </w:p>
    <w:p w14:paraId="4C8C3B57" w14:textId="77777777" w:rsidR="006E365E" w:rsidRPr="00BE068B" w:rsidRDefault="006E365E" w:rsidP="006E365E">
      <w:pPr>
        <w:spacing w:afterLines="20" w:after="48" w:line="240" w:lineRule="auto"/>
        <w:contextualSpacing/>
        <w:rPr>
          <w:rFonts w:ascii="Gill Sans MT" w:eastAsia="Times New Roman" w:hAnsi="Gill Sans MT" w:cs="Times New Roman"/>
          <w:b/>
          <w:bCs/>
        </w:rPr>
      </w:pPr>
    </w:p>
    <w:p w14:paraId="38E77D73" w14:textId="6DB6119F" w:rsidR="00F7697D" w:rsidRPr="00BE068B" w:rsidRDefault="00F7697D" w:rsidP="00F7697D">
      <w:pPr>
        <w:spacing w:after="0" w:line="240" w:lineRule="auto"/>
        <w:contextualSpacing/>
        <w:rPr>
          <w:rFonts w:ascii="Gill Sans MT" w:eastAsia="Times New Roman" w:hAnsi="Gill Sans MT" w:cs="Times New Roman"/>
          <w:b/>
          <w:bCs/>
        </w:rPr>
      </w:pPr>
      <w:commentRangeStart w:id="185"/>
      <w:commentRangeStart w:id="186"/>
      <w:r w:rsidRPr="00BE068B">
        <w:rPr>
          <w:rFonts w:ascii="Gill Sans MT" w:eastAsia="Times New Roman" w:hAnsi="Gill Sans MT" w:cs="Times New Roman"/>
          <w:b/>
          <w:bCs/>
        </w:rPr>
        <w:t>S</w:t>
      </w:r>
      <w:r w:rsidR="00CE542E" w:rsidRPr="00BE068B">
        <w:rPr>
          <w:rFonts w:ascii="Gill Sans MT" w:eastAsia="Times New Roman" w:hAnsi="Gill Sans MT" w:cs="Times New Roman"/>
          <w:b/>
          <w:bCs/>
        </w:rPr>
        <w:t>ECTION E</w:t>
      </w:r>
      <w:r w:rsidRPr="00BE068B">
        <w:rPr>
          <w:rFonts w:ascii="Gill Sans MT" w:eastAsia="Times New Roman" w:hAnsi="Gill Sans MT" w:cs="Times New Roman"/>
          <w:b/>
          <w:bCs/>
        </w:rPr>
        <w:t>. FOREST CONFLICT</w:t>
      </w:r>
      <w:commentRangeEnd w:id="185"/>
      <w:r w:rsidRPr="00BE068B">
        <w:rPr>
          <w:rStyle w:val="CommentReference"/>
          <w:rFonts w:ascii="Gill Sans MT" w:hAnsi="Gill Sans MT"/>
        </w:rPr>
        <w:commentReference w:id="185"/>
      </w:r>
      <w:commentRangeEnd w:id="186"/>
      <w:r w:rsidR="00300F1D" w:rsidRPr="00BE068B">
        <w:rPr>
          <w:rStyle w:val="CommentReference"/>
          <w:rFonts w:ascii="Gill Sans MT" w:hAnsi="Gill Sans MT"/>
        </w:rPr>
        <w:commentReference w:id="186"/>
      </w:r>
    </w:p>
    <w:tbl>
      <w:tblPr>
        <w:tblStyle w:val="TableGrid"/>
        <w:tblpPr w:leftFromText="180" w:rightFromText="180" w:vertAnchor="text" w:horzAnchor="page" w:tblpX="1110" w:tblpY="453"/>
        <w:tblW w:w="12925" w:type="dxa"/>
        <w:tblLayout w:type="fixed"/>
        <w:tblCellMar>
          <w:left w:w="29" w:type="dxa"/>
          <w:right w:w="29" w:type="dxa"/>
        </w:tblCellMar>
        <w:tblLook w:val="04A0" w:firstRow="1" w:lastRow="0" w:firstColumn="1" w:lastColumn="0" w:noHBand="0" w:noVBand="1"/>
      </w:tblPr>
      <w:tblGrid>
        <w:gridCol w:w="731"/>
        <w:gridCol w:w="810"/>
        <w:gridCol w:w="1548"/>
        <w:gridCol w:w="990"/>
        <w:gridCol w:w="1278"/>
        <w:gridCol w:w="1080"/>
        <w:gridCol w:w="1080"/>
        <w:gridCol w:w="1512"/>
        <w:gridCol w:w="1196"/>
        <w:gridCol w:w="1440"/>
        <w:gridCol w:w="1260"/>
      </w:tblGrid>
      <w:tr w:rsidR="00B12D76" w:rsidRPr="00BE068B" w14:paraId="2F459DC8" w14:textId="77777777" w:rsidTr="005856F5">
        <w:trPr>
          <w:trHeight w:val="350"/>
        </w:trPr>
        <w:tc>
          <w:tcPr>
            <w:tcW w:w="731" w:type="dxa"/>
          </w:tcPr>
          <w:p w14:paraId="20DB146C" w14:textId="77777777" w:rsidR="00B12D76" w:rsidRPr="00BE068B" w:rsidRDefault="00B12D76" w:rsidP="00CE542E">
            <w:pPr>
              <w:contextualSpacing/>
              <w:jc w:val="center"/>
              <w:rPr>
                <w:rFonts w:ascii="Gill Sans MT" w:hAnsi="Gill Sans MT"/>
                <w:b/>
                <w:sz w:val="20"/>
              </w:rPr>
            </w:pPr>
          </w:p>
        </w:tc>
        <w:tc>
          <w:tcPr>
            <w:tcW w:w="810" w:type="dxa"/>
          </w:tcPr>
          <w:p w14:paraId="0FAB2A4F" w14:textId="77777777" w:rsidR="00B12D76" w:rsidRPr="00BE068B" w:rsidRDefault="00B12D76" w:rsidP="00CE542E">
            <w:pPr>
              <w:contextualSpacing/>
              <w:jc w:val="center"/>
              <w:rPr>
                <w:rFonts w:ascii="Gill Sans MT" w:hAnsi="Gill Sans MT"/>
                <w:sz w:val="20"/>
              </w:rPr>
            </w:pPr>
          </w:p>
        </w:tc>
        <w:tc>
          <w:tcPr>
            <w:tcW w:w="1548" w:type="dxa"/>
          </w:tcPr>
          <w:p w14:paraId="3482DF95" w14:textId="1CC2CCE3" w:rsidR="00B12D76" w:rsidRPr="00BE068B" w:rsidRDefault="00B12D76" w:rsidP="00CE542E">
            <w:pPr>
              <w:contextualSpacing/>
              <w:jc w:val="center"/>
              <w:rPr>
                <w:rFonts w:ascii="Gill Sans MT" w:hAnsi="Gill Sans MT"/>
                <w:sz w:val="20"/>
              </w:rPr>
            </w:pPr>
            <w:r w:rsidRPr="00BE068B">
              <w:rPr>
                <w:rFonts w:ascii="Gill Sans MT" w:hAnsi="Gill Sans MT"/>
                <w:sz w:val="20"/>
              </w:rPr>
              <w:t>E.1</w:t>
            </w:r>
          </w:p>
        </w:tc>
        <w:tc>
          <w:tcPr>
            <w:tcW w:w="990" w:type="dxa"/>
          </w:tcPr>
          <w:p w14:paraId="1BC82A87" w14:textId="2076780F" w:rsidR="00B12D76" w:rsidRPr="00BE068B" w:rsidRDefault="005856F5" w:rsidP="00CE542E">
            <w:pPr>
              <w:contextualSpacing/>
              <w:jc w:val="center"/>
              <w:rPr>
                <w:rFonts w:ascii="Gill Sans MT" w:hAnsi="Gill Sans MT"/>
                <w:sz w:val="20"/>
                <w:szCs w:val="20"/>
              </w:rPr>
            </w:pPr>
            <w:r w:rsidRPr="00BE068B">
              <w:rPr>
                <w:rFonts w:ascii="Gill Sans MT" w:hAnsi="Gill Sans MT"/>
                <w:sz w:val="20"/>
                <w:szCs w:val="20"/>
              </w:rPr>
              <w:t>E.2</w:t>
            </w:r>
          </w:p>
        </w:tc>
        <w:tc>
          <w:tcPr>
            <w:tcW w:w="1278" w:type="dxa"/>
          </w:tcPr>
          <w:p w14:paraId="691436E3" w14:textId="7BE8884D" w:rsidR="00B12D76" w:rsidRPr="00BE068B" w:rsidRDefault="005856F5" w:rsidP="00CE542E">
            <w:pPr>
              <w:contextualSpacing/>
              <w:jc w:val="center"/>
              <w:rPr>
                <w:rFonts w:ascii="Gill Sans MT" w:hAnsi="Gill Sans MT"/>
                <w:sz w:val="20"/>
                <w:szCs w:val="20"/>
              </w:rPr>
            </w:pPr>
            <w:r w:rsidRPr="00BE068B">
              <w:rPr>
                <w:rFonts w:ascii="Gill Sans MT" w:hAnsi="Gill Sans MT"/>
                <w:sz w:val="20"/>
                <w:szCs w:val="20"/>
              </w:rPr>
              <w:t>E.3</w:t>
            </w:r>
          </w:p>
        </w:tc>
        <w:tc>
          <w:tcPr>
            <w:tcW w:w="1080" w:type="dxa"/>
          </w:tcPr>
          <w:p w14:paraId="478A84FF" w14:textId="22C1DC4C" w:rsidR="00B12D76" w:rsidRPr="00BE068B" w:rsidRDefault="005856F5" w:rsidP="00CE542E">
            <w:pPr>
              <w:contextualSpacing/>
              <w:jc w:val="center"/>
              <w:rPr>
                <w:rFonts w:ascii="Gill Sans MT" w:hAnsi="Gill Sans MT"/>
                <w:sz w:val="20"/>
                <w:szCs w:val="20"/>
              </w:rPr>
            </w:pPr>
            <w:r w:rsidRPr="00BE068B">
              <w:rPr>
                <w:rFonts w:ascii="Gill Sans MT" w:hAnsi="Gill Sans MT"/>
                <w:sz w:val="20"/>
                <w:szCs w:val="20"/>
              </w:rPr>
              <w:t>E.4</w:t>
            </w:r>
          </w:p>
        </w:tc>
        <w:tc>
          <w:tcPr>
            <w:tcW w:w="1080" w:type="dxa"/>
          </w:tcPr>
          <w:p w14:paraId="281CFF02" w14:textId="022D1FDD" w:rsidR="00B12D76" w:rsidRPr="00BE068B" w:rsidRDefault="005856F5" w:rsidP="00CE542E">
            <w:pPr>
              <w:contextualSpacing/>
              <w:jc w:val="center"/>
              <w:rPr>
                <w:rFonts w:ascii="Gill Sans MT" w:hAnsi="Gill Sans MT"/>
                <w:sz w:val="20"/>
                <w:szCs w:val="20"/>
              </w:rPr>
            </w:pPr>
            <w:r w:rsidRPr="00BE068B">
              <w:rPr>
                <w:rFonts w:ascii="Gill Sans MT" w:hAnsi="Gill Sans MT"/>
                <w:sz w:val="20"/>
                <w:szCs w:val="20"/>
              </w:rPr>
              <w:t>E.5</w:t>
            </w:r>
          </w:p>
        </w:tc>
        <w:tc>
          <w:tcPr>
            <w:tcW w:w="1512" w:type="dxa"/>
          </w:tcPr>
          <w:p w14:paraId="7B6FB76E" w14:textId="182C0301" w:rsidR="00B12D76" w:rsidRPr="00BE068B" w:rsidRDefault="005856F5" w:rsidP="00CE542E">
            <w:pPr>
              <w:contextualSpacing/>
              <w:jc w:val="center"/>
              <w:rPr>
                <w:rFonts w:ascii="Gill Sans MT" w:hAnsi="Gill Sans MT"/>
                <w:sz w:val="20"/>
              </w:rPr>
            </w:pPr>
            <w:r w:rsidRPr="00BE068B">
              <w:rPr>
                <w:rFonts w:ascii="Gill Sans MT" w:hAnsi="Gill Sans MT"/>
                <w:sz w:val="20"/>
              </w:rPr>
              <w:t>E.6</w:t>
            </w:r>
          </w:p>
        </w:tc>
        <w:tc>
          <w:tcPr>
            <w:tcW w:w="1196" w:type="dxa"/>
            <w:vAlign w:val="center"/>
          </w:tcPr>
          <w:p w14:paraId="07DCF0A6" w14:textId="6B7C0D29" w:rsidR="00B12D76" w:rsidRPr="00BE068B" w:rsidRDefault="005856F5" w:rsidP="00CE542E">
            <w:pPr>
              <w:contextualSpacing/>
              <w:jc w:val="center"/>
              <w:rPr>
                <w:rFonts w:ascii="Gill Sans MT" w:hAnsi="Gill Sans MT"/>
                <w:sz w:val="20"/>
              </w:rPr>
            </w:pPr>
            <w:r w:rsidRPr="00BE068B">
              <w:rPr>
                <w:rFonts w:ascii="Gill Sans MT" w:hAnsi="Gill Sans MT"/>
                <w:sz w:val="20"/>
              </w:rPr>
              <w:t>E.7</w:t>
            </w:r>
          </w:p>
        </w:tc>
        <w:tc>
          <w:tcPr>
            <w:tcW w:w="1440" w:type="dxa"/>
            <w:vAlign w:val="center"/>
          </w:tcPr>
          <w:p w14:paraId="4208C32E" w14:textId="191308FF" w:rsidR="00B12D76" w:rsidRPr="00BE068B" w:rsidRDefault="005856F5" w:rsidP="00CE542E">
            <w:pPr>
              <w:contextualSpacing/>
              <w:jc w:val="center"/>
              <w:rPr>
                <w:rFonts w:ascii="Gill Sans MT" w:hAnsi="Gill Sans MT"/>
                <w:sz w:val="20"/>
              </w:rPr>
            </w:pPr>
            <w:r w:rsidRPr="00BE068B">
              <w:rPr>
                <w:rFonts w:ascii="Gill Sans MT" w:hAnsi="Gill Sans MT"/>
                <w:sz w:val="20"/>
              </w:rPr>
              <w:t>E.8</w:t>
            </w:r>
          </w:p>
        </w:tc>
        <w:tc>
          <w:tcPr>
            <w:tcW w:w="1260" w:type="dxa"/>
            <w:vAlign w:val="center"/>
          </w:tcPr>
          <w:p w14:paraId="6534A25C" w14:textId="75C733B9" w:rsidR="00B12D76" w:rsidRPr="00BE068B" w:rsidRDefault="005856F5" w:rsidP="00CE542E">
            <w:pPr>
              <w:contextualSpacing/>
              <w:jc w:val="center"/>
              <w:rPr>
                <w:rFonts w:ascii="Gill Sans MT" w:hAnsi="Gill Sans MT"/>
                <w:sz w:val="20"/>
              </w:rPr>
            </w:pPr>
            <w:r w:rsidRPr="00BE068B">
              <w:rPr>
                <w:rFonts w:ascii="Gill Sans MT" w:hAnsi="Gill Sans MT"/>
                <w:sz w:val="20"/>
              </w:rPr>
              <w:t>E.9</w:t>
            </w:r>
          </w:p>
        </w:tc>
      </w:tr>
      <w:tr w:rsidR="00B12D76" w:rsidRPr="00BE068B" w14:paraId="66F01CAD" w14:textId="77777777" w:rsidTr="005856F5">
        <w:trPr>
          <w:trHeight w:val="2060"/>
        </w:trPr>
        <w:tc>
          <w:tcPr>
            <w:tcW w:w="731" w:type="dxa"/>
          </w:tcPr>
          <w:p w14:paraId="79315286" w14:textId="77777777" w:rsidR="00CE542E" w:rsidRPr="00BE068B" w:rsidRDefault="00CE542E" w:rsidP="005856F5">
            <w:pPr>
              <w:contextualSpacing/>
              <w:rPr>
                <w:rFonts w:ascii="Gill Sans MT" w:hAnsi="Gill Sans MT"/>
                <w:b/>
                <w:sz w:val="20"/>
              </w:rPr>
            </w:pPr>
            <w:r w:rsidRPr="00BE068B">
              <w:rPr>
                <w:rFonts w:ascii="Gill Sans MT" w:hAnsi="Gill Sans MT"/>
                <w:b/>
                <w:sz w:val="20"/>
              </w:rPr>
              <w:t>Forest</w:t>
            </w:r>
          </w:p>
          <w:p w14:paraId="7437CB8C" w14:textId="77777777" w:rsidR="00CE542E" w:rsidRPr="00BE068B" w:rsidRDefault="00CE542E" w:rsidP="005856F5">
            <w:pPr>
              <w:contextualSpacing/>
              <w:rPr>
                <w:rFonts w:ascii="Gill Sans MT" w:hAnsi="Gill Sans MT"/>
                <w:b/>
                <w:sz w:val="20"/>
              </w:rPr>
            </w:pPr>
            <w:proofErr w:type="gramStart"/>
            <w:r w:rsidRPr="00BE068B">
              <w:rPr>
                <w:rFonts w:ascii="Gill Sans MT" w:hAnsi="Gill Sans MT"/>
                <w:b/>
                <w:sz w:val="20"/>
              </w:rPr>
              <w:t>code</w:t>
            </w:r>
            <w:proofErr w:type="gramEnd"/>
          </w:p>
        </w:tc>
        <w:tc>
          <w:tcPr>
            <w:tcW w:w="810" w:type="dxa"/>
          </w:tcPr>
          <w:p w14:paraId="1B88B738" w14:textId="77777777" w:rsidR="00CE542E" w:rsidRPr="00BE068B" w:rsidRDefault="00CE542E" w:rsidP="005856F5">
            <w:pPr>
              <w:contextualSpacing/>
              <w:rPr>
                <w:rFonts w:ascii="Gill Sans MT" w:hAnsi="Gill Sans MT"/>
                <w:sz w:val="20"/>
              </w:rPr>
            </w:pPr>
            <w:r w:rsidRPr="00BE068B">
              <w:rPr>
                <w:rFonts w:ascii="Gill Sans MT" w:hAnsi="Gill Sans MT"/>
                <w:sz w:val="20"/>
              </w:rPr>
              <w:t>Name of the forest</w:t>
            </w:r>
          </w:p>
        </w:tc>
        <w:tc>
          <w:tcPr>
            <w:tcW w:w="1548" w:type="dxa"/>
          </w:tcPr>
          <w:p w14:paraId="66E98E79" w14:textId="783AE206" w:rsidR="00CE542E" w:rsidRPr="00BE068B" w:rsidRDefault="00CE542E" w:rsidP="005856F5">
            <w:pPr>
              <w:contextualSpacing/>
              <w:rPr>
                <w:rFonts w:ascii="Gill Sans MT" w:hAnsi="Gill Sans MT"/>
                <w:sz w:val="20"/>
              </w:rPr>
            </w:pPr>
            <w:r w:rsidRPr="00BE068B">
              <w:rPr>
                <w:rFonts w:ascii="Gill Sans MT" w:hAnsi="Gill Sans MT"/>
                <w:sz w:val="20"/>
              </w:rPr>
              <w:t>Have you ever experienced a conflict over use or access to this forest over the pa</w:t>
            </w:r>
            <w:r w:rsidR="00B12D76" w:rsidRPr="00BE068B">
              <w:rPr>
                <w:rFonts w:ascii="Gill Sans MT" w:hAnsi="Gill Sans MT"/>
                <w:sz w:val="20"/>
              </w:rPr>
              <w:t>st 12 months</w:t>
            </w:r>
            <w:r w:rsidRPr="00BE068B">
              <w:rPr>
                <w:rFonts w:ascii="Gill Sans MT" w:hAnsi="Gill Sans MT"/>
                <w:sz w:val="20"/>
              </w:rPr>
              <w:t xml:space="preserve">? </w:t>
            </w:r>
          </w:p>
          <w:p w14:paraId="290B9B77" w14:textId="77777777" w:rsidR="00CE542E" w:rsidRPr="00BE068B" w:rsidRDefault="00CE542E" w:rsidP="005856F5">
            <w:pPr>
              <w:contextualSpacing/>
              <w:rPr>
                <w:rFonts w:ascii="Gill Sans MT" w:hAnsi="Gill Sans MT"/>
                <w:sz w:val="20"/>
              </w:rPr>
            </w:pPr>
            <w:r w:rsidRPr="00BE068B">
              <w:rPr>
                <w:rFonts w:ascii="Gill Sans MT" w:hAnsi="Gill Sans MT"/>
                <w:sz w:val="20"/>
              </w:rPr>
              <w:t>0=No</w:t>
            </w:r>
          </w:p>
          <w:p w14:paraId="4129A4BC" w14:textId="77777777" w:rsidR="00CE542E" w:rsidRPr="00BE068B" w:rsidRDefault="00CE542E" w:rsidP="005856F5">
            <w:pPr>
              <w:contextualSpacing/>
              <w:rPr>
                <w:rFonts w:ascii="Gill Sans MT" w:hAnsi="Gill Sans MT"/>
                <w:sz w:val="20"/>
              </w:rPr>
            </w:pPr>
            <w:r w:rsidRPr="00BE068B">
              <w:rPr>
                <w:rFonts w:ascii="Gill Sans MT" w:hAnsi="Gill Sans MT"/>
                <w:sz w:val="20"/>
              </w:rPr>
              <w:t>1=Yes</w:t>
            </w:r>
          </w:p>
          <w:p w14:paraId="3D57E019" w14:textId="75A1A572" w:rsidR="005856F5" w:rsidRPr="00BE068B" w:rsidRDefault="005856F5" w:rsidP="005856F5">
            <w:pPr>
              <w:contextualSpacing/>
              <w:rPr>
                <w:rFonts w:ascii="Gill Sans MT" w:hAnsi="Gill Sans MT"/>
                <w:i/>
                <w:sz w:val="20"/>
              </w:rPr>
            </w:pPr>
            <w:r w:rsidRPr="00BE068B">
              <w:rPr>
                <w:rFonts w:ascii="Gill Sans MT" w:hAnsi="Gill Sans MT"/>
                <w:i/>
                <w:sz w:val="20"/>
              </w:rPr>
              <w:t>If 0, skip to next forest</w:t>
            </w:r>
          </w:p>
        </w:tc>
        <w:tc>
          <w:tcPr>
            <w:tcW w:w="990" w:type="dxa"/>
          </w:tcPr>
          <w:p w14:paraId="0D9D30F3" w14:textId="77777777" w:rsidR="00CE542E" w:rsidRDefault="00CE542E" w:rsidP="005856F5">
            <w:pPr>
              <w:contextualSpacing/>
              <w:rPr>
                <w:ins w:id="187" w:author="Heather Huntington" w:date="2014-11-17T20:29:00Z"/>
                <w:rFonts w:ascii="Gill Sans MT" w:hAnsi="Gill Sans MT"/>
                <w:sz w:val="20"/>
                <w:szCs w:val="20"/>
              </w:rPr>
            </w:pPr>
            <w:r w:rsidRPr="00BE068B">
              <w:rPr>
                <w:rFonts w:ascii="Gill Sans MT" w:hAnsi="Gill Sans MT"/>
                <w:sz w:val="20"/>
                <w:szCs w:val="20"/>
              </w:rPr>
              <w:t xml:space="preserve">What was this dispute </w:t>
            </w:r>
            <w:commentRangeStart w:id="188"/>
            <w:commentRangeStart w:id="189"/>
            <w:r w:rsidRPr="00BE068B">
              <w:rPr>
                <w:rFonts w:ascii="Gill Sans MT" w:hAnsi="Gill Sans MT"/>
                <w:sz w:val="20"/>
                <w:szCs w:val="20"/>
              </w:rPr>
              <w:t>about</w:t>
            </w:r>
            <w:commentRangeEnd w:id="188"/>
            <w:r w:rsidR="00DF2B2C">
              <w:rPr>
                <w:rStyle w:val="CommentReference"/>
              </w:rPr>
              <w:commentReference w:id="188"/>
            </w:r>
            <w:r w:rsidRPr="00BE068B">
              <w:rPr>
                <w:rFonts w:ascii="Gill Sans MT" w:hAnsi="Gill Sans MT"/>
                <w:sz w:val="20"/>
                <w:szCs w:val="20"/>
              </w:rPr>
              <w:t>?</w:t>
            </w:r>
            <w:commentRangeEnd w:id="189"/>
            <w:r w:rsidR="003B68F6">
              <w:rPr>
                <w:rStyle w:val="CommentReference"/>
              </w:rPr>
              <w:commentReference w:id="189"/>
            </w:r>
          </w:p>
          <w:p w14:paraId="6F3CFDF0" w14:textId="18F638C7" w:rsidR="003B68F6" w:rsidRPr="00BE068B" w:rsidRDefault="003B68F6" w:rsidP="005856F5">
            <w:pPr>
              <w:contextualSpacing/>
              <w:rPr>
                <w:rFonts w:ascii="Gill Sans MT" w:hAnsi="Gill Sans MT"/>
                <w:sz w:val="20"/>
                <w:szCs w:val="20"/>
              </w:rPr>
            </w:pPr>
            <w:ins w:id="190" w:author="Heather Huntington" w:date="2014-11-17T20:32:00Z">
              <w:r>
                <w:rPr>
                  <w:rFonts w:ascii="Gill Sans MT" w:hAnsi="Gill Sans MT"/>
                  <w:sz w:val="20"/>
                  <w:szCs w:val="20"/>
                </w:rPr>
                <w:t>PROBE AND CODE</w:t>
              </w:r>
            </w:ins>
          </w:p>
        </w:tc>
        <w:tc>
          <w:tcPr>
            <w:tcW w:w="1278" w:type="dxa"/>
          </w:tcPr>
          <w:p w14:paraId="05FDFDEA" w14:textId="77777777" w:rsidR="00CE542E" w:rsidRPr="00BE068B" w:rsidRDefault="00CE542E" w:rsidP="005856F5">
            <w:pPr>
              <w:rPr>
                <w:rFonts w:ascii="Gill Sans MT" w:hAnsi="Gill Sans MT"/>
                <w:sz w:val="20"/>
                <w:szCs w:val="20"/>
              </w:rPr>
            </w:pPr>
            <w:r w:rsidRPr="00BE068B">
              <w:rPr>
                <w:rFonts w:ascii="Gill Sans MT" w:hAnsi="Gill Sans MT"/>
                <w:sz w:val="20"/>
                <w:szCs w:val="20"/>
              </w:rPr>
              <w:t>Who was involved in the dispute?</w:t>
            </w:r>
          </w:p>
          <w:p w14:paraId="3D79850C" w14:textId="77777777" w:rsidR="00B12D76" w:rsidRPr="00BE068B" w:rsidRDefault="00B12D76" w:rsidP="005856F5">
            <w:pPr>
              <w:rPr>
                <w:rFonts w:ascii="Gill Sans MT" w:hAnsi="Gill Sans MT"/>
                <w:sz w:val="20"/>
                <w:szCs w:val="20"/>
              </w:rPr>
            </w:pPr>
          </w:p>
          <w:p w14:paraId="572142FB" w14:textId="701CA3CD" w:rsidR="00B12D76" w:rsidRPr="00BE068B" w:rsidRDefault="00B12D76" w:rsidP="005856F5">
            <w:pPr>
              <w:rPr>
                <w:rFonts w:ascii="Gill Sans MT" w:hAnsi="Gill Sans MT"/>
                <w:i/>
                <w:sz w:val="20"/>
                <w:szCs w:val="20"/>
              </w:rPr>
            </w:pPr>
            <w:r w:rsidRPr="00BE068B">
              <w:rPr>
                <w:rFonts w:ascii="Gill Sans MT" w:hAnsi="Gill Sans MT"/>
                <w:i/>
                <w:sz w:val="20"/>
                <w:szCs w:val="20"/>
              </w:rPr>
              <w:t xml:space="preserve">See codes 112- Select all that </w:t>
            </w:r>
            <w:proofErr w:type="gramStart"/>
            <w:r w:rsidRPr="00BE068B">
              <w:rPr>
                <w:rFonts w:ascii="Gill Sans MT" w:hAnsi="Gill Sans MT"/>
                <w:i/>
                <w:sz w:val="20"/>
                <w:szCs w:val="20"/>
              </w:rPr>
              <w:t xml:space="preserve">apply  </w:t>
            </w:r>
            <w:proofErr w:type="gramEnd"/>
          </w:p>
        </w:tc>
        <w:tc>
          <w:tcPr>
            <w:tcW w:w="1080" w:type="dxa"/>
          </w:tcPr>
          <w:p w14:paraId="32138A6D" w14:textId="15C4E45D" w:rsidR="00CE542E" w:rsidRPr="00BE068B" w:rsidRDefault="00B12D76" w:rsidP="005856F5">
            <w:pPr>
              <w:ind w:right="10"/>
              <w:contextualSpacing/>
              <w:rPr>
                <w:rFonts w:ascii="Gill Sans MT" w:hAnsi="Gill Sans MT"/>
                <w:sz w:val="20"/>
                <w:szCs w:val="20"/>
              </w:rPr>
            </w:pPr>
            <w:r w:rsidRPr="00BE068B">
              <w:rPr>
                <w:rFonts w:ascii="Gill Sans MT" w:hAnsi="Gill Sans MT"/>
                <w:sz w:val="20"/>
                <w:szCs w:val="20"/>
              </w:rPr>
              <w:t xml:space="preserve">Other, specify </w:t>
            </w:r>
          </w:p>
        </w:tc>
        <w:tc>
          <w:tcPr>
            <w:tcW w:w="1080" w:type="dxa"/>
          </w:tcPr>
          <w:p w14:paraId="7FC145FF" w14:textId="77777777" w:rsidR="00CE542E" w:rsidRDefault="00CE542E" w:rsidP="005856F5">
            <w:pPr>
              <w:contextualSpacing/>
              <w:rPr>
                <w:ins w:id="191" w:author="Heather Huntington" w:date="2014-11-17T20:28:00Z"/>
                <w:rFonts w:ascii="Gill Sans MT" w:hAnsi="Gill Sans MT"/>
                <w:sz w:val="20"/>
                <w:szCs w:val="20"/>
              </w:rPr>
            </w:pPr>
            <w:r w:rsidRPr="00BE068B">
              <w:rPr>
                <w:rFonts w:ascii="Gill Sans MT" w:hAnsi="Gill Sans MT"/>
                <w:sz w:val="20"/>
                <w:szCs w:val="20"/>
              </w:rPr>
              <w:t xml:space="preserve">Is the conflict </w:t>
            </w:r>
            <w:commentRangeStart w:id="192"/>
            <w:r w:rsidRPr="00BE068B">
              <w:rPr>
                <w:rFonts w:ascii="Gill Sans MT" w:hAnsi="Gill Sans MT"/>
                <w:sz w:val="20"/>
                <w:szCs w:val="20"/>
              </w:rPr>
              <w:t>resolved</w:t>
            </w:r>
            <w:commentRangeEnd w:id="192"/>
            <w:r w:rsidR="00DF2B2C">
              <w:rPr>
                <w:rStyle w:val="CommentReference"/>
              </w:rPr>
              <w:commentReference w:id="192"/>
            </w:r>
            <w:r w:rsidRPr="00BE068B">
              <w:rPr>
                <w:rFonts w:ascii="Gill Sans MT" w:hAnsi="Gill Sans MT"/>
                <w:sz w:val="20"/>
                <w:szCs w:val="20"/>
              </w:rPr>
              <w:t xml:space="preserve">? </w:t>
            </w:r>
          </w:p>
          <w:p w14:paraId="2150D126" w14:textId="77777777" w:rsidR="003B68F6" w:rsidRDefault="003B68F6" w:rsidP="005856F5">
            <w:pPr>
              <w:contextualSpacing/>
              <w:rPr>
                <w:ins w:id="193" w:author="Heather Huntington" w:date="2014-11-17T20:28:00Z"/>
                <w:rFonts w:ascii="Gill Sans MT" w:hAnsi="Gill Sans MT"/>
                <w:sz w:val="20"/>
                <w:szCs w:val="20"/>
              </w:rPr>
            </w:pPr>
            <w:ins w:id="194" w:author="Heather Huntington" w:date="2014-11-17T20:28:00Z">
              <w:r>
                <w:rPr>
                  <w:rFonts w:ascii="Gill Sans MT" w:hAnsi="Gill Sans MT"/>
                  <w:sz w:val="20"/>
                  <w:szCs w:val="20"/>
                </w:rPr>
                <w:t>0-No</w:t>
              </w:r>
            </w:ins>
          </w:p>
          <w:p w14:paraId="7D933B48" w14:textId="77777777" w:rsidR="003B68F6" w:rsidRDefault="003B68F6" w:rsidP="005856F5">
            <w:pPr>
              <w:contextualSpacing/>
              <w:rPr>
                <w:ins w:id="195" w:author="Heather Huntington" w:date="2014-11-17T20:28:00Z"/>
                <w:rFonts w:ascii="Gill Sans MT" w:hAnsi="Gill Sans MT"/>
                <w:sz w:val="20"/>
                <w:szCs w:val="20"/>
              </w:rPr>
            </w:pPr>
            <w:ins w:id="196" w:author="Heather Huntington" w:date="2014-11-17T20:28:00Z">
              <w:r>
                <w:rPr>
                  <w:rFonts w:ascii="Gill Sans MT" w:hAnsi="Gill Sans MT"/>
                  <w:sz w:val="20"/>
                  <w:szCs w:val="20"/>
                </w:rPr>
                <w:t>1-Yes</w:t>
              </w:r>
            </w:ins>
          </w:p>
          <w:p w14:paraId="32B23903" w14:textId="4FA54C2B" w:rsidR="003B68F6" w:rsidRPr="00BE068B" w:rsidRDefault="003B68F6" w:rsidP="005856F5">
            <w:pPr>
              <w:contextualSpacing/>
              <w:rPr>
                <w:rFonts w:ascii="Gill Sans MT" w:hAnsi="Gill Sans MT"/>
                <w:sz w:val="20"/>
                <w:szCs w:val="20"/>
              </w:rPr>
            </w:pPr>
            <w:ins w:id="197" w:author="Heather Huntington" w:date="2014-11-17T20:28:00Z">
              <w:r>
                <w:rPr>
                  <w:rFonts w:ascii="Gill Sans MT" w:hAnsi="Gill Sans MT"/>
                  <w:sz w:val="20"/>
                  <w:szCs w:val="20"/>
                </w:rPr>
                <w:t>888-Don’t know</w:t>
              </w:r>
            </w:ins>
          </w:p>
        </w:tc>
        <w:tc>
          <w:tcPr>
            <w:tcW w:w="1512" w:type="dxa"/>
          </w:tcPr>
          <w:p w14:paraId="7A41F184" w14:textId="77777777" w:rsidR="00CE542E" w:rsidRPr="00BE068B" w:rsidRDefault="00CE542E" w:rsidP="005856F5">
            <w:pPr>
              <w:contextualSpacing/>
              <w:rPr>
                <w:rFonts w:ascii="Gill Sans MT" w:hAnsi="Gill Sans MT"/>
                <w:sz w:val="20"/>
              </w:rPr>
            </w:pPr>
            <w:r w:rsidRPr="00BE068B">
              <w:rPr>
                <w:rFonts w:ascii="Gill Sans MT" w:hAnsi="Gill Sans MT"/>
                <w:sz w:val="20"/>
              </w:rPr>
              <w:t>H.22Where is the FIRST place this dispute was taken to be resolved?</w:t>
            </w:r>
          </w:p>
          <w:p w14:paraId="7E3A4C71" w14:textId="77777777" w:rsidR="005856F5" w:rsidRPr="00BE068B" w:rsidRDefault="005856F5" w:rsidP="005856F5">
            <w:pPr>
              <w:contextualSpacing/>
              <w:rPr>
                <w:rFonts w:ascii="Gill Sans MT" w:hAnsi="Gill Sans MT"/>
                <w:sz w:val="20"/>
              </w:rPr>
            </w:pPr>
          </w:p>
          <w:p w14:paraId="4EDB5574" w14:textId="26901F67" w:rsidR="00CE542E" w:rsidRPr="00BE068B" w:rsidRDefault="00CE542E" w:rsidP="005856F5">
            <w:pPr>
              <w:contextualSpacing/>
              <w:rPr>
                <w:rFonts w:ascii="Gill Sans MT" w:hAnsi="Gill Sans MT"/>
                <w:i/>
                <w:sz w:val="20"/>
                <w:szCs w:val="20"/>
              </w:rPr>
            </w:pPr>
            <w:r w:rsidRPr="00BE068B">
              <w:rPr>
                <w:rFonts w:ascii="Gill Sans MT" w:hAnsi="Gill Sans MT"/>
                <w:i/>
                <w:sz w:val="20"/>
              </w:rPr>
              <w:t xml:space="preserve">(See Code </w:t>
            </w:r>
            <w:r w:rsidR="005856F5" w:rsidRPr="00BE068B">
              <w:rPr>
                <w:rFonts w:ascii="Gill Sans MT" w:hAnsi="Gill Sans MT"/>
                <w:i/>
                <w:sz w:val="20"/>
              </w:rPr>
              <w:t xml:space="preserve">114 </w:t>
            </w:r>
            <w:r w:rsidRPr="00BE068B">
              <w:rPr>
                <w:rFonts w:ascii="Gill Sans MT" w:hAnsi="Gill Sans MT"/>
                <w:i/>
                <w:sz w:val="20"/>
              </w:rPr>
              <w:t>Below)</w:t>
            </w:r>
          </w:p>
        </w:tc>
        <w:tc>
          <w:tcPr>
            <w:tcW w:w="1196" w:type="dxa"/>
          </w:tcPr>
          <w:p w14:paraId="4F6A30C3" w14:textId="77777777" w:rsidR="00CE542E" w:rsidRPr="00BE068B" w:rsidRDefault="00CE542E" w:rsidP="005856F5">
            <w:pPr>
              <w:contextualSpacing/>
              <w:rPr>
                <w:rFonts w:ascii="Gill Sans MT" w:hAnsi="Gill Sans MT"/>
                <w:sz w:val="20"/>
                <w:szCs w:val="20"/>
              </w:rPr>
            </w:pPr>
            <w:r w:rsidRPr="00BE068B">
              <w:rPr>
                <w:rFonts w:ascii="Gill Sans MT" w:hAnsi="Gill Sans MT"/>
                <w:sz w:val="20"/>
              </w:rPr>
              <w:t xml:space="preserve">Are there any other places that the dispute was taken for resolution? </w:t>
            </w:r>
          </w:p>
        </w:tc>
        <w:tc>
          <w:tcPr>
            <w:tcW w:w="1440" w:type="dxa"/>
          </w:tcPr>
          <w:p w14:paraId="37DD78B7" w14:textId="305F2E16" w:rsidR="00CE542E" w:rsidRPr="00BE068B" w:rsidRDefault="00CE542E" w:rsidP="005856F5">
            <w:pPr>
              <w:contextualSpacing/>
              <w:rPr>
                <w:rFonts w:ascii="Gill Sans MT" w:hAnsi="Gill Sans MT"/>
                <w:sz w:val="20"/>
              </w:rPr>
            </w:pPr>
            <w:r w:rsidRPr="00BE068B">
              <w:rPr>
                <w:rFonts w:ascii="Gill Sans MT" w:hAnsi="Gill Sans MT"/>
                <w:sz w:val="20"/>
              </w:rPr>
              <w:t>How long did it take for the dispute to be resolved?</w:t>
            </w:r>
          </w:p>
          <w:p w14:paraId="1D9390E0" w14:textId="77777777" w:rsidR="005856F5" w:rsidRPr="00BE068B" w:rsidRDefault="005856F5" w:rsidP="005856F5">
            <w:pPr>
              <w:contextualSpacing/>
              <w:rPr>
                <w:rFonts w:ascii="Gill Sans MT" w:hAnsi="Gill Sans MT"/>
                <w:sz w:val="20"/>
              </w:rPr>
            </w:pPr>
          </w:p>
          <w:p w14:paraId="466CD015" w14:textId="0A4CF0FD" w:rsidR="00CE542E" w:rsidRPr="00BE068B" w:rsidRDefault="00CE542E" w:rsidP="005856F5">
            <w:pPr>
              <w:contextualSpacing/>
              <w:rPr>
                <w:rFonts w:ascii="Gill Sans MT" w:hAnsi="Gill Sans MT"/>
                <w:i/>
                <w:sz w:val="20"/>
                <w:szCs w:val="20"/>
              </w:rPr>
            </w:pPr>
            <w:r w:rsidRPr="00BE068B">
              <w:rPr>
                <w:rFonts w:ascii="Gill Sans MT" w:hAnsi="Gill Sans MT"/>
                <w:i/>
                <w:sz w:val="20"/>
              </w:rPr>
              <w:t xml:space="preserve">(See code </w:t>
            </w:r>
            <w:r w:rsidR="005856F5" w:rsidRPr="00BE068B">
              <w:rPr>
                <w:rFonts w:ascii="Gill Sans MT" w:hAnsi="Gill Sans MT"/>
                <w:i/>
                <w:sz w:val="20"/>
              </w:rPr>
              <w:t xml:space="preserve">113 </w:t>
            </w:r>
            <w:r w:rsidRPr="00BE068B">
              <w:rPr>
                <w:rFonts w:ascii="Gill Sans MT" w:hAnsi="Gill Sans MT"/>
                <w:i/>
                <w:sz w:val="20"/>
              </w:rPr>
              <w:t>below)</w:t>
            </w:r>
          </w:p>
        </w:tc>
        <w:tc>
          <w:tcPr>
            <w:tcW w:w="1260" w:type="dxa"/>
          </w:tcPr>
          <w:p w14:paraId="57779A08" w14:textId="4E77C49A" w:rsidR="00CE542E" w:rsidRPr="00BE068B" w:rsidRDefault="00CE542E" w:rsidP="005856F5">
            <w:pPr>
              <w:contextualSpacing/>
              <w:rPr>
                <w:rFonts w:ascii="Gill Sans MT" w:hAnsi="Gill Sans MT"/>
                <w:sz w:val="20"/>
              </w:rPr>
            </w:pPr>
            <w:r w:rsidRPr="00BE068B">
              <w:rPr>
                <w:rFonts w:ascii="Gill Sans MT" w:hAnsi="Gill Sans MT"/>
                <w:sz w:val="20"/>
              </w:rPr>
              <w:t>How satisfied were you with the outcome?</w:t>
            </w:r>
          </w:p>
          <w:p w14:paraId="67CEA91B" w14:textId="77777777" w:rsidR="005856F5" w:rsidRPr="00BE068B" w:rsidRDefault="005856F5" w:rsidP="005856F5">
            <w:pPr>
              <w:contextualSpacing/>
              <w:rPr>
                <w:rFonts w:ascii="Gill Sans MT" w:hAnsi="Gill Sans MT"/>
                <w:sz w:val="20"/>
              </w:rPr>
            </w:pPr>
          </w:p>
          <w:p w14:paraId="225D0E08" w14:textId="713A5998" w:rsidR="00CE542E" w:rsidRPr="00BE068B" w:rsidRDefault="00CE542E" w:rsidP="005856F5">
            <w:pPr>
              <w:contextualSpacing/>
              <w:rPr>
                <w:rFonts w:ascii="Gill Sans MT" w:hAnsi="Gill Sans MT"/>
                <w:i/>
                <w:sz w:val="20"/>
                <w:szCs w:val="20"/>
              </w:rPr>
            </w:pPr>
            <w:r w:rsidRPr="00BE068B">
              <w:rPr>
                <w:rFonts w:ascii="Gill Sans MT" w:hAnsi="Gill Sans MT"/>
                <w:i/>
                <w:sz w:val="20"/>
              </w:rPr>
              <w:t xml:space="preserve">(See Code </w:t>
            </w:r>
            <w:r w:rsidR="005856F5" w:rsidRPr="00BE068B">
              <w:rPr>
                <w:rFonts w:ascii="Gill Sans MT" w:hAnsi="Gill Sans MT"/>
                <w:i/>
                <w:sz w:val="20"/>
              </w:rPr>
              <w:t xml:space="preserve">115 </w:t>
            </w:r>
            <w:r w:rsidRPr="00BE068B">
              <w:rPr>
                <w:rFonts w:ascii="Gill Sans MT" w:hAnsi="Gill Sans MT"/>
                <w:i/>
                <w:sz w:val="20"/>
              </w:rPr>
              <w:t>Below)</w:t>
            </w:r>
          </w:p>
        </w:tc>
      </w:tr>
      <w:tr w:rsidR="005856F5" w:rsidRPr="00BE068B" w14:paraId="25AEBCB3" w14:textId="77777777" w:rsidTr="005856F5">
        <w:trPr>
          <w:trHeight w:val="503"/>
        </w:trPr>
        <w:tc>
          <w:tcPr>
            <w:tcW w:w="731" w:type="dxa"/>
          </w:tcPr>
          <w:p w14:paraId="4CA93FE0" w14:textId="145624FB" w:rsidR="005856F5" w:rsidRPr="00BE068B" w:rsidRDefault="005856F5" w:rsidP="005856F5">
            <w:pPr>
              <w:contextualSpacing/>
              <w:rPr>
                <w:rFonts w:ascii="Gill Sans MT" w:hAnsi="Gill Sans MT"/>
                <w:b/>
                <w:sz w:val="20"/>
              </w:rPr>
            </w:pPr>
          </w:p>
        </w:tc>
        <w:tc>
          <w:tcPr>
            <w:tcW w:w="810" w:type="dxa"/>
          </w:tcPr>
          <w:p w14:paraId="14044095" w14:textId="77777777" w:rsidR="005856F5" w:rsidRPr="00BE068B" w:rsidRDefault="005856F5" w:rsidP="005856F5">
            <w:pPr>
              <w:contextualSpacing/>
              <w:rPr>
                <w:rFonts w:ascii="Gill Sans MT" w:hAnsi="Gill Sans MT"/>
                <w:sz w:val="20"/>
              </w:rPr>
            </w:pPr>
          </w:p>
        </w:tc>
        <w:tc>
          <w:tcPr>
            <w:tcW w:w="1548" w:type="dxa"/>
          </w:tcPr>
          <w:p w14:paraId="022E3D32" w14:textId="77777777" w:rsidR="005856F5" w:rsidRPr="00BE068B" w:rsidRDefault="005856F5" w:rsidP="005856F5">
            <w:pPr>
              <w:contextualSpacing/>
              <w:rPr>
                <w:rFonts w:ascii="Gill Sans MT" w:hAnsi="Gill Sans MT"/>
                <w:sz w:val="20"/>
              </w:rPr>
            </w:pPr>
          </w:p>
        </w:tc>
        <w:tc>
          <w:tcPr>
            <w:tcW w:w="990" w:type="dxa"/>
          </w:tcPr>
          <w:p w14:paraId="42EE48F5" w14:textId="77777777" w:rsidR="005856F5" w:rsidRPr="00BE068B" w:rsidRDefault="005856F5" w:rsidP="005856F5">
            <w:pPr>
              <w:contextualSpacing/>
              <w:rPr>
                <w:rFonts w:ascii="Gill Sans MT" w:hAnsi="Gill Sans MT"/>
                <w:sz w:val="20"/>
                <w:szCs w:val="20"/>
              </w:rPr>
            </w:pPr>
          </w:p>
        </w:tc>
        <w:tc>
          <w:tcPr>
            <w:tcW w:w="1278" w:type="dxa"/>
          </w:tcPr>
          <w:p w14:paraId="4A71B5C6" w14:textId="77777777" w:rsidR="005856F5" w:rsidRPr="00BE068B" w:rsidRDefault="005856F5" w:rsidP="005856F5">
            <w:pPr>
              <w:rPr>
                <w:rFonts w:ascii="Gill Sans MT" w:hAnsi="Gill Sans MT"/>
                <w:sz w:val="20"/>
                <w:szCs w:val="20"/>
              </w:rPr>
            </w:pPr>
          </w:p>
        </w:tc>
        <w:tc>
          <w:tcPr>
            <w:tcW w:w="1080" w:type="dxa"/>
          </w:tcPr>
          <w:p w14:paraId="07574473" w14:textId="77777777" w:rsidR="005856F5" w:rsidRPr="00BE068B" w:rsidRDefault="005856F5" w:rsidP="005856F5">
            <w:pPr>
              <w:ind w:right="10"/>
              <w:contextualSpacing/>
              <w:rPr>
                <w:rFonts w:ascii="Gill Sans MT" w:hAnsi="Gill Sans MT"/>
                <w:sz w:val="20"/>
                <w:szCs w:val="20"/>
              </w:rPr>
            </w:pPr>
          </w:p>
        </w:tc>
        <w:tc>
          <w:tcPr>
            <w:tcW w:w="1080" w:type="dxa"/>
          </w:tcPr>
          <w:p w14:paraId="39E9A93F" w14:textId="77777777" w:rsidR="005856F5" w:rsidRPr="00BE068B" w:rsidRDefault="005856F5" w:rsidP="005856F5">
            <w:pPr>
              <w:contextualSpacing/>
              <w:rPr>
                <w:rFonts w:ascii="Gill Sans MT" w:hAnsi="Gill Sans MT"/>
                <w:sz w:val="20"/>
                <w:szCs w:val="20"/>
              </w:rPr>
            </w:pPr>
          </w:p>
        </w:tc>
        <w:tc>
          <w:tcPr>
            <w:tcW w:w="1512" w:type="dxa"/>
          </w:tcPr>
          <w:p w14:paraId="540EBBF0" w14:textId="77777777" w:rsidR="005856F5" w:rsidRPr="00BE068B" w:rsidRDefault="005856F5" w:rsidP="005856F5">
            <w:pPr>
              <w:contextualSpacing/>
              <w:rPr>
                <w:rFonts w:ascii="Gill Sans MT" w:hAnsi="Gill Sans MT"/>
                <w:sz w:val="20"/>
              </w:rPr>
            </w:pPr>
          </w:p>
        </w:tc>
        <w:tc>
          <w:tcPr>
            <w:tcW w:w="1196" w:type="dxa"/>
          </w:tcPr>
          <w:p w14:paraId="544CCF29" w14:textId="77777777" w:rsidR="005856F5" w:rsidRPr="00BE068B" w:rsidRDefault="005856F5" w:rsidP="005856F5">
            <w:pPr>
              <w:contextualSpacing/>
              <w:rPr>
                <w:rFonts w:ascii="Gill Sans MT" w:hAnsi="Gill Sans MT"/>
                <w:sz w:val="20"/>
              </w:rPr>
            </w:pPr>
          </w:p>
        </w:tc>
        <w:tc>
          <w:tcPr>
            <w:tcW w:w="1440" w:type="dxa"/>
          </w:tcPr>
          <w:p w14:paraId="21B44418" w14:textId="77777777" w:rsidR="005856F5" w:rsidRPr="00BE068B" w:rsidRDefault="005856F5" w:rsidP="005856F5">
            <w:pPr>
              <w:contextualSpacing/>
              <w:rPr>
                <w:rFonts w:ascii="Gill Sans MT" w:hAnsi="Gill Sans MT"/>
                <w:sz w:val="20"/>
              </w:rPr>
            </w:pPr>
          </w:p>
        </w:tc>
        <w:tc>
          <w:tcPr>
            <w:tcW w:w="1260" w:type="dxa"/>
          </w:tcPr>
          <w:p w14:paraId="1BA50B49" w14:textId="77777777" w:rsidR="005856F5" w:rsidRPr="00BE068B" w:rsidRDefault="005856F5" w:rsidP="005856F5">
            <w:pPr>
              <w:contextualSpacing/>
              <w:rPr>
                <w:rFonts w:ascii="Gill Sans MT" w:hAnsi="Gill Sans MT"/>
                <w:sz w:val="20"/>
              </w:rPr>
            </w:pPr>
          </w:p>
        </w:tc>
      </w:tr>
      <w:tr w:rsidR="005856F5" w:rsidRPr="00BE068B" w14:paraId="400CCB59" w14:textId="77777777" w:rsidTr="005856F5">
        <w:trPr>
          <w:trHeight w:val="503"/>
        </w:trPr>
        <w:tc>
          <w:tcPr>
            <w:tcW w:w="731" w:type="dxa"/>
          </w:tcPr>
          <w:p w14:paraId="2B5FDF97" w14:textId="710D3738" w:rsidR="005856F5" w:rsidRPr="00BE068B" w:rsidRDefault="005856F5" w:rsidP="005856F5">
            <w:pPr>
              <w:contextualSpacing/>
              <w:rPr>
                <w:rFonts w:ascii="Gill Sans MT" w:hAnsi="Gill Sans MT"/>
                <w:b/>
                <w:sz w:val="20"/>
              </w:rPr>
            </w:pPr>
            <w:r w:rsidRPr="00BE068B">
              <w:rPr>
                <w:rFonts w:ascii="Gill Sans MT" w:hAnsi="Gill Sans MT"/>
                <w:b/>
                <w:sz w:val="20"/>
              </w:rPr>
              <w:t>1</w:t>
            </w:r>
          </w:p>
        </w:tc>
        <w:tc>
          <w:tcPr>
            <w:tcW w:w="810" w:type="dxa"/>
          </w:tcPr>
          <w:p w14:paraId="18117ADA" w14:textId="77777777" w:rsidR="005856F5" w:rsidRPr="00BE068B" w:rsidRDefault="005856F5" w:rsidP="005856F5">
            <w:pPr>
              <w:contextualSpacing/>
              <w:rPr>
                <w:rFonts w:ascii="Gill Sans MT" w:hAnsi="Gill Sans MT"/>
                <w:sz w:val="20"/>
              </w:rPr>
            </w:pPr>
          </w:p>
        </w:tc>
        <w:tc>
          <w:tcPr>
            <w:tcW w:w="1548" w:type="dxa"/>
          </w:tcPr>
          <w:p w14:paraId="71A2AC3F" w14:textId="77777777" w:rsidR="005856F5" w:rsidRPr="00BE068B" w:rsidRDefault="005856F5" w:rsidP="005856F5">
            <w:pPr>
              <w:contextualSpacing/>
              <w:rPr>
                <w:rFonts w:ascii="Gill Sans MT" w:hAnsi="Gill Sans MT"/>
                <w:sz w:val="20"/>
              </w:rPr>
            </w:pPr>
          </w:p>
        </w:tc>
        <w:tc>
          <w:tcPr>
            <w:tcW w:w="990" w:type="dxa"/>
          </w:tcPr>
          <w:p w14:paraId="08B6EFCA" w14:textId="77777777" w:rsidR="005856F5" w:rsidRPr="00BE068B" w:rsidRDefault="005856F5" w:rsidP="005856F5">
            <w:pPr>
              <w:contextualSpacing/>
              <w:rPr>
                <w:rFonts w:ascii="Gill Sans MT" w:hAnsi="Gill Sans MT"/>
                <w:sz w:val="20"/>
                <w:szCs w:val="20"/>
              </w:rPr>
            </w:pPr>
          </w:p>
        </w:tc>
        <w:tc>
          <w:tcPr>
            <w:tcW w:w="1278" w:type="dxa"/>
          </w:tcPr>
          <w:p w14:paraId="6D19D872" w14:textId="77777777" w:rsidR="005856F5" w:rsidRPr="00BE068B" w:rsidRDefault="005856F5" w:rsidP="005856F5">
            <w:pPr>
              <w:rPr>
                <w:rFonts w:ascii="Gill Sans MT" w:hAnsi="Gill Sans MT"/>
                <w:sz w:val="20"/>
                <w:szCs w:val="20"/>
              </w:rPr>
            </w:pPr>
          </w:p>
        </w:tc>
        <w:tc>
          <w:tcPr>
            <w:tcW w:w="1080" w:type="dxa"/>
          </w:tcPr>
          <w:p w14:paraId="139172DF" w14:textId="77777777" w:rsidR="005856F5" w:rsidRPr="00BE068B" w:rsidRDefault="005856F5" w:rsidP="005856F5">
            <w:pPr>
              <w:ind w:right="10"/>
              <w:contextualSpacing/>
              <w:rPr>
                <w:rFonts w:ascii="Gill Sans MT" w:hAnsi="Gill Sans MT"/>
                <w:sz w:val="20"/>
                <w:szCs w:val="20"/>
              </w:rPr>
            </w:pPr>
          </w:p>
        </w:tc>
        <w:tc>
          <w:tcPr>
            <w:tcW w:w="1080" w:type="dxa"/>
          </w:tcPr>
          <w:p w14:paraId="4DF08664" w14:textId="77777777" w:rsidR="005856F5" w:rsidRPr="00BE068B" w:rsidRDefault="005856F5" w:rsidP="005856F5">
            <w:pPr>
              <w:contextualSpacing/>
              <w:rPr>
                <w:rFonts w:ascii="Gill Sans MT" w:hAnsi="Gill Sans MT"/>
                <w:sz w:val="20"/>
                <w:szCs w:val="20"/>
              </w:rPr>
            </w:pPr>
          </w:p>
        </w:tc>
        <w:tc>
          <w:tcPr>
            <w:tcW w:w="1512" w:type="dxa"/>
          </w:tcPr>
          <w:p w14:paraId="1F6078B5" w14:textId="77777777" w:rsidR="005856F5" w:rsidRPr="00BE068B" w:rsidRDefault="005856F5" w:rsidP="005856F5">
            <w:pPr>
              <w:contextualSpacing/>
              <w:rPr>
                <w:rFonts w:ascii="Gill Sans MT" w:hAnsi="Gill Sans MT"/>
                <w:sz w:val="20"/>
              </w:rPr>
            </w:pPr>
          </w:p>
        </w:tc>
        <w:tc>
          <w:tcPr>
            <w:tcW w:w="1196" w:type="dxa"/>
          </w:tcPr>
          <w:p w14:paraId="53036B14" w14:textId="77777777" w:rsidR="005856F5" w:rsidRPr="00BE068B" w:rsidRDefault="005856F5" w:rsidP="005856F5">
            <w:pPr>
              <w:contextualSpacing/>
              <w:rPr>
                <w:rFonts w:ascii="Gill Sans MT" w:hAnsi="Gill Sans MT"/>
                <w:sz w:val="20"/>
              </w:rPr>
            </w:pPr>
          </w:p>
        </w:tc>
        <w:tc>
          <w:tcPr>
            <w:tcW w:w="1440" w:type="dxa"/>
          </w:tcPr>
          <w:p w14:paraId="452FC85D" w14:textId="77777777" w:rsidR="005856F5" w:rsidRPr="00BE068B" w:rsidRDefault="005856F5" w:rsidP="005856F5">
            <w:pPr>
              <w:contextualSpacing/>
              <w:rPr>
                <w:rFonts w:ascii="Gill Sans MT" w:hAnsi="Gill Sans MT"/>
                <w:sz w:val="20"/>
              </w:rPr>
            </w:pPr>
          </w:p>
        </w:tc>
        <w:tc>
          <w:tcPr>
            <w:tcW w:w="1260" w:type="dxa"/>
          </w:tcPr>
          <w:p w14:paraId="5526796A" w14:textId="77777777" w:rsidR="005856F5" w:rsidRPr="00BE068B" w:rsidRDefault="005856F5" w:rsidP="005856F5">
            <w:pPr>
              <w:contextualSpacing/>
              <w:rPr>
                <w:rFonts w:ascii="Gill Sans MT" w:hAnsi="Gill Sans MT"/>
                <w:sz w:val="20"/>
              </w:rPr>
            </w:pPr>
          </w:p>
        </w:tc>
      </w:tr>
      <w:tr w:rsidR="005856F5" w:rsidRPr="00BE068B" w14:paraId="0EEF6965" w14:textId="77777777" w:rsidTr="005856F5">
        <w:trPr>
          <w:trHeight w:val="503"/>
        </w:trPr>
        <w:tc>
          <w:tcPr>
            <w:tcW w:w="731" w:type="dxa"/>
          </w:tcPr>
          <w:p w14:paraId="7A2C8CE2" w14:textId="230C5129" w:rsidR="005856F5" w:rsidRPr="00BE068B" w:rsidRDefault="005856F5" w:rsidP="005856F5">
            <w:pPr>
              <w:contextualSpacing/>
              <w:rPr>
                <w:rFonts w:ascii="Gill Sans MT" w:hAnsi="Gill Sans MT"/>
                <w:b/>
                <w:sz w:val="20"/>
              </w:rPr>
            </w:pPr>
            <w:r w:rsidRPr="00BE068B">
              <w:rPr>
                <w:rFonts w:ascii="Gill Sans MT" w:hAnsi="Gill Sans MT"/>
                <w:b/>
                <w:sz w:val="20"/>
              </w:rPr>
              <w:t>2</w:t>
            </w:r>
          </w:p>
        </w:tc>
        <w:tc>
          <w:tcPr>
            <w:tcW w:w="810" w:type="dxa"/>
          </w:tcPr>
          <w:p w14:paraId="1A25BB5B" w14:textId="77777777" w:rsidR="005856F5" w:rsidRPr="00BE068B" w:rsidRDefault="005856F5" w:rsidP="005856F5">
            <w:pPr>
              <w:contextualSpacing/>
              <w:rPr>
                <w:rFonts w:ascii="Gill Sans MT" w:hAnsi="Gill Sans MT"/>
                <w:sz w:val="20"/>
              </w:rPr>
            </w:pPr>
          </w:p>
        </w:tc>
        <w:tc>
          <w:tcPr>
            <w:tcW w:w="1548" w:type="dxa"/>
          </w:tcPr>
          <w:p w14:paraId="34915246" w14:textId="77777777" w:rsidR="005856F5" w:rsidRPr="00BE068B" w:rsidRDefault="005856F5" w:rsidP="005856F5">
            <w:pPr>
              <w:contextualSpacing/>
              <w:rPr>
                <w:rFonts w:ascii="Gill Sans MT" w:hAnsi="Gill Sans MT"/>
                <w:sz w:val="20"/>
              </w:rPr>
            </w:pPr>
          </w:p>
        </w:tc>
        <w:tc>
          <w:tcPr>
            <w:tcW w:w="990" w:type="dxa"/>
          </w:tcPr>
          <w:p w14:paraId="460E1475" w14:textId="77777777" w:rsidR="005856F5" w:rsidRPr="00BE068B" w:rsidRDefault="005856F5" w:rsidP="005856F5">
            <w:pPr>
              <w:contextualSpacing/>
              <w:rPr>
                <w:rFonts w:ascii="Gill Sans MT" w:hAnsi="Gill Sans MT"/>
                <w:sz w:val="20"/>
                <w:szCs w:val="20"/>
              </w:rPr>
            </w:pPr>
          </w:p>
        </w:tc>
        <w:tc>
          <w:tcPr>
            <w:tcW w:w="1278" w:type="dxa"/>
          </w:tcPr>
          <w:p w14:paraId="25339BDB" w14:textId="77777777" w:rsidR="005856F5" w:rsidRPr="00BE068B" w:rsidRDefault="005856F5" w:rsidP="005856F5">
            <w:pPr>
              <w:rPr>
                <w:rFonts w:ascii="Gill Sans MT" w:hAnsi="Gill Sans MT"/>
                <w:sz w:val="20"/>
                <w:szCs w:val="20"/>
              </w:rPr>
            </w:pPr>
          </w:p>
        </w:tc>
        <w:tc>
          <w:tcPr>
            <w:tcW w:w="1080" w:type="dxa"/>
          </w:tcPr>
          <w:p w14:paraId="47EEE1BF" w14:textId="77777777" w:rsidR="005856F5" w:rsidRPr="00BE068B" w:rsidRDefault="005856F5" w:rsidP="005856F5">
            <w:pPr>
              <w:ind w:right="10"/>
              <w:contextualSpacing/>
              <w:rPr>
                <w:rFonts w:ascii="Gill Sans MT" w:hAnsi="Gill Sans MT"/>
                <w:sz w:val="20"/>
                <w:szCs w:val="20"/>
              </w:rPr>
            </w:pPr>
          </w:p>
        </w:tc>
        <w:tc>
          <w:tcPr>
            <w:tcW w:w="1080" w:type="dxa"/>
          </w:tcPr>
          <w:p w14:paraId="32573747" w14:textId="77777777" w:rsidR="005856F5" w:rsidRPr="00BE068B" w:rsidRDefault="005856F5" w:rsidP="005856F5">
            <w:pPr>
              <w:contextualSpacing/>
              <w:rPr>
                <w:rFonts w:ascii="Gill Sans MT" w:hAnsi="Gill Sans MT"/>
                <w:sz w:val="20"/>
                <w:szCs w:val="20"/>
              </w:rPr>
            </w:pPr>
          </w:p>
        </w:tc>
        <w:tc>
          <w:tcPr>
            <w:tcW w:w="1512" w:type="dxa"/>
          </w:tcPr>
          <w:p w14:paraId="56F05EEE" w14:textId="77777777" w:rsidR="005856F5" w:rsidRPr="00BE068B" w:rsidRDefault="005856F5" w:rsidP="005856F5">
            <w:pPr>
              <w:contextualSpacing/>
              <w:rPr>
                <w:rFonts w:ascii="Gill Sans MT" w:hAnsi="Gill Sans MT"/>
                <w:sz w:val="20"/>
              </w:rPr>
            </w:pPr>
          </w:p>
        </w:tc>
        <w:tc>
          <w:tcPr>
            <w:tcW w:w="1196" w:type="dxa"/>
          </w:tcPr>
          <w:p w14:paraId="5E76BCE1" w14:textId="77777777" w:rsidR="005856F5" w:rsidRPr="00BE068B" w:rsidRDefault="005856F5" w:rsidP="005856F5">
            <w:pPr>
              <w:contextualSpacing/>
              <w:rPr>
                <w:rFonts w:ascii="Gill Sans MT" w:hAnsi="Gill Sans MT"/>
                <w:sz w:val="20"/>
              </w:rPr>
            </w:pPr>
          </w:p>
        </w:tc>
        <w:tc>
          <w:tcPr>
            <w:tcW w:w="1440" w:type="dxa"/>
          </w:tcPr>
          <w:p w14:paraId="0C38FD93" w14:textId="77777777" w:rsidR="005856F5" w:rsidRPr="00BE068B" w:rsidRDefault="005856F5" w:rsidP="005856F5">
            <w:pPr>
              <w:contextualSpacing/>
              <w:rPr>
                <w:rFonts w:ascii="Gill Sans MT" w:hAnsi="Gill Sans MT"/>
                <w:sz w:val="20"/>
              </w:rPr>
            </w:pPr>
          </w:p>
        </w:tc>
        <w:tc>
          <w:tcPr>
            <w:tcW w:w="1260" w:type="dxa"/>
          </w:tcPr>
          <w:p w14:paraId="0164B138" w14:textId="77777777" w:rsidR="005856F5" w:rsidRPr="00BE068B" w:rsidRDefault="005856F5" w:rsidP="005856F5">
            <w:pPr>
              <w:contextualSpacing/>
              <w:rPr>
                <w:rFonts w:ascii="Gill Sans MT" w:hAnsi="Gill Sans MT"/>
                <w:sz w:val="20"/>
              </w:rPr>
            </w:pPr>
          </w:p>
        </w:tc>
      </w:tr>
      <w:tr w:rsidR="005856F5" w:rsidRPr="00BE068B" w14:paraId="1D627E64" w14:textId="77777777" w:rsidTr="005856F5">
        <w:trPr>
          <w:trHeight w:val="503"/>
        </w:trPr>
        <w:tc>
          <w:tcPr>
            <w:tcW w:w="731" w:type="dxa"/>
          </w:tcPr>
          <w:p w14:paraId="36A65955" w14:textId="2A926870" w:rsidR="005856F5" w:rsidRPr="00BE068B" w:rsidRDefault="005856F5" w:rsidP="005856F5">
            <w:pPr>
              <w:contextualSpacing/>
              <w:rPr>
                <w:rFonts w:ascii="Gill Sans MT" w:hAnsi="Gill Sans MT"/>
                <w:b/>
                <w:sz w:val="20"/>
              </w:rPr>
            </w:pPr>
            <w:r w:rsidRPr="00BE068B">
              <w:rPr>
                <w:rFonts w:ascii="Gill Sans MT" w:hAnsi="Gill Sans MT"/>
                <w:b/>
                <w:sz w:val="20"/>
              </w:rPr>
              <w:t>3</w:t>
            </w:r>
          </w:p>
        </w:tc>
        <w:tc>
          <w:tcPr>
            <w:tcW w:w="810" w:type="dxa"/>
          </w:tcPr>
          <w:p w14:paraId="26BDF490" w14:textId="77777777" w:rsidR="005856F5" w:rsidRPr="00BE068B" w:rsidRDefault="005856F5" w:rsidP="005856F5">
            <w:pPr>
              <w:contextualSpacing/>
              <w:rPr>
                <w:rFonts w:ascii="Gill Sans MT" w:hAnsi="Gill Sans MT"/>
                <w:sz w:val="20"/>
              </w:rPr>
            </w:pPr>
          </w:p>
        </w:tc>
        <w:tc>
          <w:tcPr>
            <w:tcW w:w="1548" w:type="dxa"/>
          </w:tcPr>
          <w:p w14:paraId="605C0B42" w14:textId="77777777" w:rsidR="005856F5" w:rsidRPr="00BE068B" w:rsidRDefault="005856F5" w:rsidP="005856F5">
            <w:pPr>
              <w:contextualSpacing/>
              <w:rPr>
                <w:rFonts w:ascii="Gill Sans MT" w:hAnsi="Gill Sans MT"/>
                <w:sz w:val="20"/>
              </w:rPr>
            </w:pPr>
          </w:p>
        </w:tc>
        <w:tc>
          <w:tcPr>
            <w:tcW w:w="990" w:type="dxa"/>
          </w:tcPr>
          <w:p w14:paraId="4628BFBD" w14:textId="77777777" w:rsidR="005856F5" w:rsidRPr="00BE068B" w:rsidRDefault="005856F5" w:rsidP="005856F5">
            <w:pPr>
              <w:contextualSpacing/>
              <w:rPr>
                <w:rFonts w:ascii="Gill Sans MT" w:hAnsi="Gill Sans MT"/>
                <w:sz w:val="20"/>
                <w:szCs w:val="20"/>
              </w:rPr>
            </w:pPr>
          </w:p>
        </w:tc>
        <w:tc>
          <w:tcPr>
            <w:tcW w:w="1278" w:type="dxa"/>
          </w:tcPr>
          <w:p w14:paraId="24508A8E" w14:textId="77777777" w:rsidR="005856F5" w:rsidRPr="00BE068B" w:rsidRDefault="005856F5" w:rsidP="005856F5">
            <w:pPr>
              <w:rPr>
                <w:rFonts w:ascii="Gill Sans MT" w:hAnsi="Gill Sans MT"/>
                <w:sz w:val="20"/>
                <w:szCs w:val="20"/>
              </w:rPr>
            </w:pPr>
          </w:p>
        </w:tc>
        <w:tc>
          <w:tcPr>
            <w:tcW w:w="1080" w:type="dxa"/>
          </w:tcPr>
          <w:p w14:paraId="40E03BB5" w14:textId="77777777" w:rsidR="005856F5" w:rsidRPr="00BE068B" w:rsidRDefault="005856F5" w:rsidP="005856F5">
            <w:pPr>
              <w:ind w:right="10"/>
              <w:contextualSpacing/>
              <w:rPr>
                <w:rFonts w:ascii="Gill Sans MT" w:hAnsi="Gill Sans MT"/>
                <w:sz w:val="20"/>
                <w:szCs w:val="20"/>
              </w:rPr>
            </w:pPr>
          </w:p>
        </w:tc>
        <w:tc>
          <w:tcPr>
            <w:tcW w:w="1080" w:type="dxa"/>
          </w:tcPr>
          <w:p w14:paraId="755F6B96" w14:textId="77777777" w:rsidR="005856F5" w:rsidRPr="00BE068B" w:rsidRDefault="005856F5" w:rsidP="005856F5">
            <w:pPr>
              <w:contextualSpacing/>
              <w:rPr>
                <w:rFonts w:ascii="Gill Sans MT" w:hAnsi="Gill Sans MT"/>
                <w:sz w:val="20"/>
                <w:szCs w:val="20"/>
              </w:rPr>
            </w:pPr>
          </w:p>
        </w:tc>
        <w:tc>
          <w:tcPr>
            <w:tcW w:w="1512" w:type="dxa"/>
          </w:tcPr>
          <w:p w14:paraId="68AF5BB7" w14:textId="77777777" w:rsidR="005856F5" w:rsidRPr="00BE068B" w:rsidRDefault="005856F5" w:rsidP="005856F5">
            <w:pPr>
              <w:contextualSpacing/>
              <w:rPr>
                <w:rFonts w:ascii="Gill Sans MT" w:hAnsi="Gill Sans MT"/>
                <w:sz w:val="20"/>
              </w:rPr>
            </w:pPr>
          </w:p>
        </w:tc>
        <w:tc>
          <w:tcPr>
            <w:tcW w:w="1196" w:type="dxa"/>
          </w:tcPr>
          <w:p w14:paraId="2A5E6FFF" w14:textId="77777777" w:rsidR="005856F5" w:rsidRPr="00BE068B" w:rsidRDefault="005856F5" w:rsidP="005856F5">
            <w:pPr>
              <w:contextualSpacing/>
              <w:rPr>
                <w:rFonts w:ascii="Gill Sans MT" w:hAnsi="Gill Sans MT"/>
                <w:sz w:val="20"/>
              </w:rPr>
            </w:pPr>
          </w:p>
        </w:tc>
        <w:tc>
          <w:tcPr>
            <w:tcW w:w="1440" w:type="dxa"/>
          </w:tcPr>
          <w:p w14:paraId="03FB4E6D" w14:textId="77777777" w:rsidR="005856F5" w:rsidRPr="00BE068B" w:rsidRDefault="005856F5" w:rsidP="005856F5">
            <w:pPr>
              <w:contextualSpacing/>
              <w:rPr>
                <w:rFonts w:ascii="Gill Sans MT" w:hAnsi="Gill Sans MT"/>
                <w:sz w:val="20"/>
              </w:rPr>
            </w:pPr>
          </w:p>
        </w:tc>
        <w:tc>
          <w:tcPr>
            <w:tcW w:w="1260" w:type="dxa"/>
          </w:tcPr>
          <w:p w14:paraId="5AFC5555" w14:textId="77777777" w:rsidR="005856F5" w:rsidRPr="00BE068B" w:rsidRDefault="005856F5" w:rsidP="005856F5">
            <w:pPr>
              <w:contextualSpacing/>
              <w:rPr>
                <w:rFonts w:ascii="Gill Sans MT" w:hAnsi="Gill Sans MT"/>
                <w:sz w:val="20"/>
              </w:rPr>
            </w:pPr>
          </w:p>
        </w:tc>
      </w:tr>
      <w:tr w:rsidR="005856F5" w:rsidRPr="00BE068B" w14:paraId="117FDB50" w14:textId="77777777" w:rsidTr="005856F5">
        <w:trPr>
          <w:trHeight w:val="503"/>
        </w:trPr>
        <w:tc>
          <w:tcPr>
            <w:tcW w:w="731" w:type="dxa"/>
          </w:tcPr>
          <w:p w14:paraId="6236A482" w14:textId="4DBD62A9" w:rsidR="005856F5" w:rsidRPr="00BE068B" w:rsidRDefault="005856F5" w:rsidP="005856F5">
            <w:pPr>
              <w:contextualSpacing/>
              <w:rPr>
                <w:rFonts w:ascii="Gill Sans MT" w:hAnsi="Gill Sans MT"/>
                <w:b/>
                <w:sz w:val="20"/>
              </w:rPr>
            </w:pPr>
            <w:r w:rsidRPr="00BE068B">
              <w:rPr>
                <w:rFonts w:ascii="Gill Sans MT" w:hAnsi="Gill Sans MT"/>
                <w:b/>
                <w:sz w:val="20"/>
              </w:rPr>
              <w:t>4</w:t>
            </w:r>
          </w:p>
        </w:tc>
        <w:tc>
          <w:tcPr>
            <w:tcW w:w="810" w:type="dxa"/>
          </w:tcPr>
          <w:p w14:paraId="6551FB59" w14:textId="77777777" w:rsidR="005856F5" w:rsidRPr="00BE068B" w:rsidRDefault="005856F5" w:rsidP="005856F5">
            <w:pPr>
              <w:contextualSpacing/>
              <w:rPr>
                <w:rFonts w:ascii="Gill Sans MT" w:hAnsi="Gill Sans MT"/>
                <w:sz w:val="20"/>
              </w:rPr>
            </w:pPr>
          </w:p>
        </w:tc>
        <w:tc>
          <w:tcPr>
            <w:tcW w:w="1548" w:type="dxa"/>
          </w:tcPr>
          <w:p w14:paraId="1524634C" w14:textId="77777777" w:rsidR="005856F5" w:rsidRPr="00BE068B" w:rsidRDefault="005856F5" w:rsidP="005856F5">
            <w:pPr>
              <w:contextualSpacing/>
              <w:rPr>
                <w:rFonts w:ascii="Gill Sans MT" w:hAnsi="Gill Sans MT"/>
                <w:sz w:val="20"/>
              </w:rPr>
            </w:pPr>
          </w:p>
        </w:tc>
        <w:tc>
          <w:tcPr>
            <w:tcW w:w="990" w:type="dxa"/>
          </w:tcPr>
          <w:p w14:paraId="3002058B" w14:textId="77777777" w:rsidR="005856F5" w:rsidRPr="00BE068B" w:rsidRDefault="005856F5" w:rsidP="005856F5">
            <w:pPr>
              <w:contextualSpacing/>
              <w:rPr>
                <w:rFonts w:ascii="Gill Sans MT" w:hAnsi="Gill Sans MT"/>
                <w:sz w:val="20"/>
                <w:szCs w:val="20"/>
              </w:rPr>
            </w:pPr>
          </w:p>
        </w:tc>
        <w:tc>
          <w:tcPr>
            <w:tcW w:w="1278" w:type="dxa"/>
          </w:tcPr>
          <w:p w14:paraId="589B8268" w14:textId="77777777" w:rsidR="005856F5" w:rsidRPr="00BE068B" w:rsidRDefault="005856F5" w:rsidP="005856F5">
            <w:pPr>
              <w:rPr>
                <w:rFonts w:ascii="Gill Sans MT" w:hAnsi="Gill Sans MT"/>
                <w:sz w:val="20"/>
                <w:szCs w:val="20"/>
              </w:rPr>
            </w:pPr>
          </w:p>
        </w:tc>
        <w:tc>
          <w:tcPr>
            <w:tcW w:w="1080" w:type="dxa"/>
          </w:tcPr>
          <w:p w14:paraId="60E6B29C" w14:textId="77777777" w:rsidR="005856F5" w:rsidRPr="00BE068B" w:rsidRDefault="005856F5" w:rsidP="005856F5">
            <w:pPr>
              <w:ind w:right="10"/>
              <w:contextualSpacing/>
              <w:rPr>
                <w:rFonts w:ascii="Gill Sans MT" w:hAnsi="Gill Sans MT"/>
                <w:sz w:val="20"/>
                <w:szCs w:val="20"/>
              </w:rPr>
            </w:pPr>
          </w:p>
        </w:tc>
        <w:tc>
          <w:tcPr>
            <w:tcW w:w="1080" w:type="dxa"/>
          </w:tcPr>
          <w:p w14:paraId="0D5EFAEB" w14:textId="77777777" w:rsidR="005856F5" w:rsidRPr="00BE068B" w:rsidRDefault="005856F5" w:rsidP="005856F5">
            <w:pPr>
              <w:contextualSpacing/>
              <w:rPr>
                <w:rFonts w:ascii="Gill Sans MT" w:hAnsi="Gill Sans MT"/>
                <w:sz w:val="20"/>
                <w:szCs w:val="20"/>
              </w:rPr>
            </w:pPr>
          </w:p>
        </w:tc>
        <w:tc>
          <w:tcPr>
            <w:tcW w:w="1512" w:type="dxa"/>
          </w:tcPr>
          <w:p w14:paraId="0FCCC099" w14:textId="77777777" w:rsidR="005856F5" w:rsidRPr="00BE068B" w:rsidRDefault="005856F5" w:rsidP="005856F5">
            <w:pPr>
              <w:contextualSpacing/>
              <w:rPr>
                <w:rFonts w:ascii="Gill Sans MT" w:hAnsi="Gill Sans MT"/>
                <w:sz w:val="20"/>
              </w:rPr>
            </w:pPr>
          </w:p>
        </w:tc>
        <w:tc>
          <w:tcPr>
            <w:tcW w:w="1196" w:type="dxa"/>
          </w:tcPr>
          <w:p w14:paraId="3D055C0A" w14:textId="77777777" w:rsidR="005856F5" w:rsidRPr="00BE068B" w:rsidRDefault="005856F5" w:rsidP="005856F5">
            <w:pPr>
              <w:contextualSpacing/>
              <w:rPr>
                <w:rFonts w:ascii="Gill Sans MT" w:hAnsi="Gill Sans MT"/>
                <w:sz w:val="20"/>
              </w:rPr>
            </w:pPr>
          </w:p>
        </w:tc>
        <w:tc>
          <w:tcPr>
            <w:tcW w:w="1440" w:type="dxa"/>
          </w:tcPr>
          <w:p w14:paraId="11A8B6CA" w14:textId="77777777" w:rsidR="005856F5" w:rsidRPr="00BE068B" w:rsidRDefault="005856F5" w:rsidP="005856F5">
            <w:pPr>
              <w:contextualSpacing/>
              <w:rPr>
                <w:rFonts w:ascii="Gill Sans MT" w:hAnsi="Gill Sans MT"/>
                <w:sz w:val="20"/>
              </w:rPr>
            </w:pPr>
          </w:p>
        </w:tc>
        <w:tc>
          <w:tcPr>
            <w:tcW w:w="1260" w:type="dxa"/>
          </w:tcPr>
          <w:p w14:paraId="10791DFB" w14:textId="77777777" w:rsidR="005856F5" w:rsidRPr="00BE068B" w:rsidRDefault="005856F5" w:rsidP="005856F5">
            <w:pPr>
              <w:contextualSpacing/>
              <w:rPr>
                <w:rFonts w:ascii="Gill Sans MT" w:hAnsi="Gill Sans MT"/>
                <w:sz w:val="20"/>
              </w:rPr>
            </w:pPr>
          </w:p>
        </w:tc>
      </w:tr>
      <w:tr w:rsidR="005856F5" w:rsidRPr="00BE068B" w14:paraId="52D83E2C" w14:textId="77777777" w:rsidTr="005856F5">
        <w:trPr>
          <w:trHeight w:val="503"/>
        </w:trPr>
        <w:tc>
          <w:tcPr>
            <w:tcW w:w="731" w:type="dxa"/>
          </w:tcPr>
          <w:p w14:paraId="707E72B3" w14:textId="4CD607DC" w:rsidR="005856F5" w:rsidRPr="00BE068B" w:rsidRDefault="005856F5" w:rsidP="005856F5">
            <w:pPr>
              <w:contextualSpacing/>
              <w:rPr>
                <w:rFonts w:ascii="Gill Sans MT" w:hAnsi="Gill Sans MT"/>
                <w:b/>
                <w:sz w:val="20"/>
              </w:rPr>
            </w:pPr>
            <w:r w:rsidRPr="00BE068B">
              <w:rPr>
                <w:rFonts w:ascii="Gill Sans MT" w:hAnsi="Gill Sans MT"/>
                <w:b/>
                <w:sz w:val="20"/>
              </w:rPr>
              <w:t>5</w:t>
            </w:r>
          </w:p>
        </w:tc>
        <w:tc>
          <w:tcPr>
            <w:tcW w:w="810" w:type="dxa"/>
          </w:tcPr>
          <w:p w14:paraId="3E032BFF" w14:textId="77777777" w:rsidR="005856F5" w:rsidRPr="00BE068B" w:rsidRDefault="005856F5" w:rsidP="005856F5">
            <w:pPr>
              <w:contextualSpacing/>
              <w:rPr>
                <w:rFonts w:ascii="Gill Sans MT" w:hAnsi="Gill Sans MT"/>
                <w:sz w:val="20"/>
              </w:rPr>
            </w:pPr>
          </w:p>
        </w:tc>
        <w:tc>
          <w:tcPr>
            <w:tcW w:w="1548" w:type="dxa"/>
          </w:tcPr>
          <w:p w14:paraId="1ABBAFEE" w14:textId="77777777" w:rsidR="005856F5" w:rsidRPr="00BE068B" w:rsidRDefault="005856F5" w:rsidP="005856F5">
            <w:pPr>
              <w:contextualSpacing/>
              <w:rPr>
                <w:rFonts w:ascii="Gill Sans MT" w:hAnsi="Gill Sans MT"/>
                <w:sz w:val="20"/>
              </w:rPr>
            </w:pPr>
          </w:p>
        </w:tc>
        <w:tc>
          <w:tcPr>
            <w:tcW w:w="990" w:type="dxa"/>
          </w:tcPr>
          <w:p w14:paraId="2D58EC38" w14:textId="77777777" w:rsidR="005856F5" w:rsidRPr="00BE068B" w:rsidRDefault="005856F5" w:rsidP="005856F5">
            <w:pPr>
              <w:contextualSpacing/>
              <w:rPr>
                <w:rFonts w:ascii="Gill Sans MT" w:hAnsi="Gill Sans MT"/>
                <w:sz w:val="20"/>
                <w:szCs w:val="20"/>
              </w:rPr>
            </w:pPr>
          </w:p>
        </w:tc>
        <w:tc>
          <w:tcPr>
            <w:tcW w:w="1278" w:type="dxa"/>
          </w:tcPr>
          <w:p w14:paraId="476AE102" w14:textId="77777777" w:rsidR="005856F5" w:rsidRPr="00BE068B" w:rsidRDefault="005856F5" w:rsidP="005856F5">
            <w:pPr>
              <w:rPr>
                <w:rFonts w:ascii="Gill Sans MT" w:hAnsi="Gill Sans MT"/>
                <w:sz w:val="20"/>
                <w:szCs w:val="20"/>
              </w:rPr>
            </w:pPr>
          </w:p>
        </w:tc>
        <w:tc>
          <w:tcPr>
            <w:tcW w:w="1080" w:type="dxa"/>
          </w:tcPr>
          <w:p w14:paraId="6A46DA33" w14:textId="77777777" w:rsidR="005856F5" w:rsidRPr="00BE068B" w:rsidRDefault="005856F5" w:rsidP="005856F5">
            <w:pPr>
              <w:ind w:right="10"/>
              <w:contextualSpacing/>
              <w:rPr>
                <w:rFonts w:ascii="Gill Sans MT" w:hAnsi="Gill Sans MT"/>
                <w:sz w:val="20"/>
                <w:szCs w:val="20"/>
              </w:rPr>
            </w:pPr>
          </w:p>
        </w:tc>
        <w:tc>
          <w:tcPr>
            <w:tcW w:w="1080" w:type="dxa"/>
          </w:tcPr>
          <w:p w14:paraId="3B2DB384" w14:textId="77777777" w:rsidR="005856F5" w:rsidRPr="00BE068B" w:rsidRDefault="005856F5" w:rsidP="005856F5">
            <w:pPr>
              <w:contextualSpacing/>
              <w:rPr>
                <w:rFonts w:ascii="Gill Sans MT" w:hAnsi="Gill Sans MT"/>
                <w:sz w:val="20"/>
                <w:szCs w:val="20"/>
              </w:rPr>
            </w:pPr>
          </w:p>
        </w:tc>
        <w:tc>
          <w:tcPr>
            <w:tcW w:w="1512" w:type="dxa"/>
          </w:tcPr>
          <w:p w14:paraId="634C9263" w14:textId="77777777" w:rsidR="005856F5" w:rsidRPr="00BE068B" w:rsidRDefault="005856F5" w:rsidP="005856F5">
            <w:pPr>
              <w:contextualSpacing/>
              <w:rPr>
                <w:rFonts w:ascii="Gill Sans MT" w:hAnsi="Gill Sans MT"/>
                <w:sz w:val="20"/>
              </w:rPr>
            </w:pPr>
          </w:p>
        </w:tc>
        <w:tc>
          <w:tcPr>
            <w:tcW w:w="1196" w:type="dxa"/>
          </w:tcPr>
          <w:p w14:paraId="0B98CC17" w14:textId="77777777" w:rsidR="005856F5" w:rsidRPr="00BE068B" w:rsidRDefault="005856F5" w:rsidP="005856F5">
            <w:pPr>
              <w:contextualSpacing/>
              <w:rPr>
                <w:rFonts w:ascii="Gill Sans MT" w:hAnsi="Gill Sans MT"/>
                <w:sz w:val="20"/>
              </w:rPr>
            </w:pPr>
          </w:p>
        </w:tc>
        <w:tc>
          <w:tcPr>
            <w:tcW w:w="1440" w:type="dxa"/>
          </w:tcPr>
          <w:p w14:paraId="7FDA45F3" w14:textId="77777777" w:rsidR="005856F5" w:rsidRPr="00BE068B" w:rsidRDefault="005856F5" w:rsidP="005856F5">
            <w:pPr>
              <w:contextualSpacing/>
              <w:rPr>
                <w:rFonts w:ascii="Gill Sans MT" w:hAnsi="Gill Sans MT"/>
                <w:sz w:val="20"/>
              </w:rPr>
            </w:pPr>
          </w:p>
        </w:tc>
        <w:tc>
          <w:tcPr>
            <w:tcW w:w="1260" w:type="dxa"/>
          </w:tcPr>
          <w:p w14:paraId="73BA72EF" w14:textId="77777777" w:rsidR="005856F5" w:rsidRPr="00BE068B" w:rsidRDefault="005856F5" w:rsidP="005856F5">
            <w:pPr>
              <w:contextualSpacing/>
              <w:rPr>
                <w:rFonts w:ascii="Gill Sans MT" w:hAnsi="Gill Sans MT"/>
                <w:sz w:val="20"/>
              </w:rPr>
            </w:pPr>
          </w:p>
        </w:tc>
      </w:tr>
    </w:tbl>
    <w:p w14:paraId="454878EA"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08537EA8"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062E97C0"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44805460"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0A31C67D"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032D3BA4" w14:textId="77777777" w:rsidR="002954A7" w:rsidRPr="00BE068B" w:rsidRDefault="002954A7" w:rsidP="00F7697D">
      <w:pPr>
        <w:spacing w:after="0" w:line="240" w:lineRule="auto"/>
        <w:contextualSpacing/>
        <w:rPr>
          <w:rFonts w:ascii="Gill Sans MT" w:eastAsia="Times New Roman" w:hAnsi="Gill Sans MT" w:cs="Times New Roman"/>
          <w:b/>
          <w:bCs/>
        </w:rPr>
      </w:pPr>
    </w:p>
    <w:p w14:paraId="32985432"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18E2D124"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0C0F96A4"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45C89524" w14:textId="77777777" w:rsidR="00F7697D" w:rsidRPr="00BE068B" w:rsidRDefault="00F7697D" w:rsidP="00F7697D">
      <w:pPr>
        <w:spacing w:after="0" w:line="240" w:lineRule="auto"/>
        <w:contextualSpacing/>
        <w:rPr>
          <w:rFonts w:ascii="Gill Sans MT" w:eastAsia="SimSun" w:hAnsi="Gill Sans MT"/>
        </w:rPr>
      </w:pPr>
    </w:p>
    <w:tbl>
      <w:tblPr>
        <w:tblStyle w:val="TableGrid2"/>
        <w:tblpPr w:leftFromText="180" w:rightFromText="180" w:vertAnchor="page" w:horzAnchor="page" w:tblpX="1110" w:tblpY="8281"/>
        <w:tblW w:w="12629" w:type="dxa"/>
        <w:tblCellMar>
          <w:left w:w="29" w:type="dxa"/>
          <w:right w:w="29" w:type="dxa"/>
        </w:tblCellMar>
        <w:tblLook w:val="04A0" w:firstRow="1" w:lastRow="0" w:firstColumn="1" w:lastColumn="0" w:noHBand="0" w:noVBand="1"/>
      </w:tblPr>
      <w:tblGrid>
        <w:gridCol w:w="3200"/>
        <w:gridCol w:w="1817"/>
        <w:gridCol w:w="5329"/>
        <w:gridCol w:w="2283"/>
      </w:tblGrid>
      <w:tr w:rsidR="00B12D76" w:rsidRPr="00BE068B" w14:paraId="47435BDA" w14:textId="77777777" w:rsidTr="005856F5">
        <w:tc>
          <w:tcPr>
            <w:tcW w:w="3269" w:type="dxa"/>
          </w:tcPr>
          <w:p w14:paraId="05C0BD52" w14:textId="77777777" w:rsidR="00B12D76" w:rsidRPr="00BE068B" w:rsidRDefault="00B12D76" w:rsidP="00B12D76">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112- Involved in conflict</w:t>
            </w:r>
          </w:p>
        </w:tc>
        <w:tc>
          <w:tcPr>
            <w:tcW w:w="1957" w:type="dxa"/>
          </w:tcPr>
          <w:p w14:paraId="4E2BB267" w14:textId="3068CFE7" w:rsidR="00B12D76" w:rsidRPr="00BE068B" w:rsidRDefault="005856F5" w:rsidP="005856F5">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 xml:space="preserve">113- </w:t>
            </w:r>
            <w:r w:rsidR="00B12D76" w:rsidRPr="00BE068B">
              <w:rPr>
                <w:rFonts w:ascii="Gill Sans MT" w:hAnsi="Gill Sans MT" w:cs="Times New Roman"/>
                <w:b/>
                <w:sz w:val="20"/>
              </w:rPr>
              <w:t xml:space="preserve">Time Period </w:t>
            </w:r>
          </w:p>
        </w:tc>
        <w:tc>
          <w:tcPr>
            <w:tcW w:w="5855" w:type="dxa"/>
          </w:tcPr>
          <w:p w14:paraId="7D67FB6C" w14:textId="72815CB6" w:rsidR="00B12D76" w:rsidRPr="00BE068B" w:rsidRDefault="005856F5" w:rsidP="00B12D76">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 xml:space="preserve">114- Dispute Place </w:t>
            </w:r>
          </w:p>
        </w:tc>
        <w:tc>
          <w:tcPr>
            <w:tcW w:w="1548" w:type="dxa"/>
          </w:tcPr>
          <w:p w14:paraId="19254E8E" w14:textId="785F4EFF" w:rsidR="00B12D76" w:rsidRPr="00BE068B" w:rsidRDefault="005856F5" w:rsidP="005856F5">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 xml:space="preserve">115- </w:t>
            </w:r>
            <w:del w:id="198" w:author="usaiduser" w:date="2014-11-09T10:46:00Z">
              <w:r w:rsidRPr="00BE068B" w:rsidDel="00DF2B2C">
                <w:rPr>
                  <w:rFonts w:ascii="Gill Sans MT" w:hAnsi="Gill Sans MT" w:cs="Times New Roman"/>
                  <w:b/>
                  <w:sz w:val="20"/>
                </w:rPr>
                <w:delText>Satisfication</w:delText>
              </w:r>
            </w:del>
            <w:ins w:id="199" w:author="usaiduser" w:date="2014-11-09T10:46:00Z">
              <w:r w:rsidR="00DF2B2C" w:rsidRPr="00BE068B">
                <w:rPr>
                  <w:rFonts w:ascii="Gill Sans MT" w:hAnsi="Gill Sans MT" w:cs="Times New Roman"/>
                  <w:b/>
                  <w:sz w:val="20"/>
                </w:rPr>
                <w:t>Satisfaction</w:t>
              </w:r>
            </w:ins>
          </w:p>
        </w:tc>
      </w:tr>
      <w:tr w:rsidR="00B12D76" w:rsidRPr="00BE068B" w14:paraId="7CA60C24" w14:textId="77777777" w:rsidTr="005856F5">
        <w:tc>
          <w:tcPr>
            <w:tcW w:w="3269" w:type="dxa"/>
          </w:tcPr>
          <w:p w14:paraId="7E2791DC"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1=Official or leader from your village</w:t>
            </w:r>
          </w:p>
          <w:p w14:paraId="4F1392B1"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2=Official or leader from outside your village</w:t>
            </w:r>
          </w:p>
          <w:p w14:paraId="3CEF6E30"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3=Household/Strangers/migrants from another village </w:t>
            </w:r>
          </w:p>
          <w:p w14:paraId="4862F1C4"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4=Chief or other higher authority figure</w:t>
            </w:r>
          </w:p>
          <w:p w14:paraId="16E1CD3D"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5=Forest service</w:t>
            </w:r>
          </w:p>
          <w:p w14:paraId="6F8B5940"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6=ZAWA</w:t>
            </w:r>
          </w:p>
          <w:p w14:paraId="4FEBE003"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97=Other, </w:t>
            </w:r>
            <w:proofErr w:type="spellStart"/>
            <w:r w:rsidRPr="00BE068B">
              <w:rPr>
                <w:rFonts w:ascii="Gill Sans MT" w:hAnsi="Gill Sans MT" w:cs="Times New Roman"/>
                <w:sz w:val="20"/>
              </w:rPr>
              <w:t>speciy</w:t>
            </w:r>
            <w:proofErr w:type="spellEnd"/>
            <w:r w:rsidRPr="00BE068B">
              <w:rPr>
                <w:rFonts w:ascii="Gill Sans MT" w:hAnsi="Gill Sans MT" w:cs="Times New Roman"/>
                <w:sz w:val="20"/>
              </w:rPr>
              <w:t xml:space="preserve"> </w:t>
            </w:r>
          </w:p>
        </w:tc>
        <w:tc>
          <w:tcPr>
            <w:tcW w:w="1957" w:type="dxa"/>
          </w:tcPr>
          <w:p w14:paraId="26FDC55B"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1=A couple days</w:t>
            </w:r>
          </w:p>
          <w:p w14:paraId="70890DF8"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2=About 1 week</w:t>
            </w:r>
          </w:p>
          <w:p w14:paraId="54E9E219"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3=Several weeks</w:t>
            </w:r>
          </w:p>
          <w:p w14:paraId="2B93AE6D"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4=About one month</w:t>
            </w:r>
          </w:p>
          <w:p w14:paraId="5B97612A"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5=Several month</w:t>
            </w:r>
          </w:p>
          <w:p w14:paraId="597772BB"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6=About one year</w:t>
            </w:r>
          </w:p>
          <w:p w14:paraId="56794E0B"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7=2-3 years</w:t>
            </w:r>
          </w:p>
          <w:p w14:paraId="06B3DB3C"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8=More than 3 years</w:t>
            </w:r>
          </w:p>
        </w:tc>
        <w:tc>
          <w:tcPr>
            <w:tcW w:w="5855" w:type="dxa"/>
          </w:tcPr>
          <w:p w14:paraId="3CEE3B1A"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1=Headman/woman</w:t>
            </w:r>
          </w:p>
          <w:p w14:paraId="1A5E3807"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2=NGO </w:t>
            </w:r>
          </w:p>
          <w:p w14:paraId="2B982761"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3=Cooperative farmer group</w:t>
            </w:r>
          </w:p>
          <w:p w14:paraId="072B8EFB"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w:t>
            </w:r>
            <w:proofErr w:type="spellStart"/>
            <w:proofErr w:type="gramStart"/>
            <w:r w:rsidRPr="00BE068B">
              <w:rPr>
                <w:rFonts w:ascii="Gill Sans MT" w:hAnsi="Gill Sans MT" w:cs="Times New Roman"/>
                <w:sz w:val="20"/>
              </w:rPr>
              <w:t>Chipata</w:t>
            </w:r>
            <w:proofErr w:type="spellEnd"/>
            <w:r w:rsidRPr="00BE068B">
              <w:rPr>
                <w:rFonts w:ascii="Gill Sans MT" w:hAnsi="Gill Sans MT" w:cs="Times New Roman"/>
                <w:sz w:val="20"/>
              </w:rPr>
              <w:t xml:space="preserve">  District</w:t>
            </w:r>
            <w:proofErr w:type="gramEnd"/>
            <w:r w:rsidRPr="00BE068B">
              <w:rPr>
                <w:rFonts w:ascii="Gill Sans MT" w:hAnsi="Gill Sans MT" w:cs="Times New Roman"/>
                <w:sz w:val="20"/>
              </w:rPr>
              <w:t xml:space="preserve"> Land Alliance</w:t>
            </w:r>
          </w:p>
          <w:p w14:paraId="2D18E563"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5=Village Land Committee</w:t>
            </w:r>
          </w:p>
          <w:p w14:paraId="2F24D544"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6=Neighbor</w:t>
            </w:r>
          </w:p>
          <w:p w14:paraId="3316646D"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7=YGL</w:t>
            </w:r>
          </w:p>
          <w:p w14:paraId="7D177173"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8=Chief or other higher authority</w:t>
            </w:r>
          </w:p>
          <w:p w14:paraId="07685067"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w:t>
            </w:r>
            <w:proofErr w:type="spellStart"/>
            <w:r w:rsidRPr="00BE068B">
              <w:rPr>
                <w:rFonts w:ascii="Gill Sans MT" w:hAnsi="Gill Sans MT" w:cs="Times New Roman"/>
                <w:sz w:val="20"/>
              </w:rPr>
              <w:t>Induna</w:t>
            </w:r>
            <w:proofErr w:type="spellEnd"/>
          </w:p>
          <w:p w14:paraId="47E12A34"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10=Resolved myself</w:t>
            </w:r>
          </w:p>
          <w:p w14:paraId="241CDBDE"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 specify</w:t>
            </w:r>
          </w:p>
        </w:tc>
        <w:tc>
          <w:tcPr>
            <w:tcW w:w="1548" w:type="dxa"/>
          </w:tcPr>
          <w:p w14:paraId="022B985D"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1=Very satisfied</w:t>
            </w:r>
          </w:p>
          <w:p w14:paraId="5D80CA8D"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2=Satisfied</w:t>
            </w:r>
          </w:p>
          <w:p w14:paraId="30E767DB"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3=Neutral</w:t>
            </w:r>
          </w:p>
          <w:p w14:paraId="388804DD"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4=Dissatisfied</w:t>
            </w:r>
          </w:p>
          <w:p w14:paraId="552F76FD"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5=Very dissatisfied</w:t>
            </w:r>
          </w:p>
          <w:p w14:paraId="18F4A68C"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6=Prefer not to answer</w:t>
            </w:r>
          </w:p>
        </w:tc>
      </w:tr>
    </w:tbl>
    <w:p w14:paraId="6DE2BAB4" w14:textId="77777777" w:rsidR="00F7697D" w:rsidRPr="00BE068B" w:rsidRDefault="00F7697D" w:rsidP="00F7697D">
      <w:pPr>
        <w:spacing w:after="0" w:line="240" w:lineRule="auto"/>
        <w:contextualSpacing/>
        <w:rPr>
          <w:rFonts w:ascii="Gill Sans MT" w:eastAsia="SimSun" w:hAnsi="Gill Sans MT"/>
        </w:rPr>
      </w:pPr>
    </w:p>
    <w:p w14:paraId="184ACA9C" w14:textId="77777777" w:rsidR="006E365E" w:rsidRPr="00BE068B" w:rsidRDefault="006E365E">
      <w:pPr>
        <w:rPr>
          <w:rFonts w:ascii="Gill Sans MT" w:eastAsia="Times New Roman" w:hAnsi="Gill Sans MT" w:cs="Times New Roman"/>
          <w:b/>
          <w:bCs/>
        </w:rPr>
        <w:sectPr w:rsidR="006E365E" w:rsidRPr="00BE068B" w:rsidSect="006E365E">
          <w:type w:val="continuous"/>
          <w:pgSz w:w="15840" w:h="12240" w:orient="landscape"/>
          <w:pgMar w:top="720" w:right="720" w:bottom="1080" w:left="720" w:header="720" w:footer="84" w:gutter="0"/>
          <w:cols w:space="720"/>
          <w:docGrid w:linePitch="360"/>
        </w:sectPr>
        <w:pPrChange w:id="200" w:author="Aleta Haflett" w:date="2014-11-03T16:31:00Z">
          <w:pPr>
            <w:spacing w:afterLines="20" w:after="48" w:line="240" w:lineRule="auto"/>
            <w:contextualSpacing/>
          </w:pPr>
        </w:pPrChange>
      </w:pPr>
    </w:p>
    <w:p w14:paraId="378859D5" w14:textId="77777777" w:rsidR="00297833" w:rsidRPr="00B87173" w:rsidRDefault="00297833" w:rsidP="00297833">
      <w:pPr>
        <w:rPr>
          <w:rFonts w:ascii="Gill Sans MT" w:hAnsi="Gill Sans MT"/>
          <w:b/>
          <w:color w:val="000000" w:themeColor="text1"/>
          <w:sz w:val="20"/>
          <w:szCs w:val="20"/>
        </w:rPr>
      </w:pPr>
      <w:r w:rsidRPr="00F71A9A">
        <w:rPr>
          <w:rFonts w:ascii="Gill Sans MT" w:hAnsi="Gill Sans MT"/>
          <w:b/>
          <w:color w:val="000000" w:themeColor="text1"/>
          <w:sz w:val="20"/>
          <w:szCs w:val="20"/>
        </w:rPr>
        <w:lastRenderedPageBreak/>
        <w:t xml:space="preserve">DEFORESTATION &amp; CLIMATE CHANGE </w:t>
      </w:r>
    </w:p>
    <w:tbl>
      <w:tblPr>
        <w:tblW w:w="11080" w:type="dxa"/>
        <w:tblInd w:w="-5" w:type="dxa"/>
        <w:tblLayout w:type="fixed"/>
        <w:tblCellMar>
          <w:left w:w="0" w:type="dxa"/>
          <w:right w:w="0" w:type="dxa"/>
        </w:tblCellMar>
        <w:tblLook w:val="0000" w:firstRow="0" w:lastRow="0" w:firstColumn="0" w:lastColumn="0" w:noHBand="0" w:noVBand="0"/>
      </w:tblPr>
      <w:tblGrid>
        <w:gridCol w:w="190"/>
        <w:gridCol w:w="5490"/>
        <w:gridCol w:w="4590"/>
        <w:gridCol w:w="810"/>
      </w:tblGrid>
      <w:tr w:rsidR="00297833" w:rsidRPr="00F71A9A" w14:paraId="6A996BC1" w14:textId="77777777" w:rsidTr="00297833">
        <w:trPr>
          <w:trHeight w:val="20"/>
        </w:trPr>
        <w:tc>
          <w:tcPr>
            <w:tcW w:w="190" w:type="dxa"/>
            <w:tcBorders>
              <w:top w:val="single" w:sz="4" w:space="0" w:color="000000"/>
              <w:left w:val="single" w:sz="4" w:space="0" w:color="000000"/>
              <w:bottom w:val="single" w:sz="4" w:space="0" w:color="000000"/>
              <w:right w:val="single" w:sz="4" w:space="0" w:color="000000"/>
            </w:tcBorders>
          </w:tcPr>
          <w:p w14:paraId="04EB199F" w14:textId="77777777" w:rsidR="00297833" w:rsidRPr="00F71A9A" w:rsidRDefault="00297833" w:rsidP="00297833">
            <w:pPr>
              <w:spacing w:line="240" w:lineRule="auto"/>
              <w:contextualSpacing/>
              <w:rPr>
                <w:rFonts w:ascii="Gill Sans MT" w:eastAsia="Calibri" w:hAnsi="Gill Sans MT" w:cs="Times New Roman"/>
                <w:sz w:val="20"/>
                <w:szCs w:val="20"/>
              </w:rPr>
            </w:pPr>
          </w:p>
        </w:tc>
        <w:tc>
          <w:tcPr>
            <w:tcW w:w="5490" w:type="dxa"/>
            <w:tcBorders>
              <w:top w:val="single" w:sz="4" w:space="0" w:color="000000"/>
              <w:left w:val="single" w:sz="4" w:space="0" w:color="000000"/>
              <w:bottom w:val="single" w:sz="4" w:space="0" w:color="000000"/>
            </w:tcBorders>
          </w:tcPr>
          <w:p w14:paraId="4A42A90D" w14:textId="77777777" w:rsidR="00297833" w:rsidRPr="00F71A9A" w:rsidRDefault="00297833" w:rsidP="00297833">
            <w:pPr>
              <w:spacing w:line="240" w:lineRule="auto"/>
              <w:ind w:right="-108"/>
              <w:contextualSpacing/>
              <w:rPr>
                <w:rFonts w:ascii="Gill Sans MT" w:hAnsi="Gill Sans MT"/>
                <w:sz w:val="20"/>
                <w:szCs w:val="20"/>
              </w:rPr>
            </w:pPr>
            <w:r w:rsidRPr="00F71A9A">
              <w:rPr>
                <w:rFonts w:ascii="Gill Sans MT" w:hAnsi="Gill Sans MT" w:cs="Arial"/>
                <w:sz w:val="20"/>
                <w:szCs w:val="20"/>
              </w:rPr>
              <w:t xml:space="preserve">In the past 5 years, have you observed any of the following changes in your community? </w:t>
            </w:r>
          </w:p>
          <w:p w14:paraId="7A5C2BB7" w14:textId="77777777" w:rsidR="00297833" w:rsidRPr="00F71A9A" w:rsidRDefault="00297833" w:rsidP="00297833">
            <w:pPr>
              <w:spacing w:line="240" w:lineRule="auto"/>
              <w:contextualSpacing/>
              <w:rPr>
                <w:rFonts w:ascii="Gill Sans MT" w:hAnsi="Gill Sans MT"/>
                <w:sz w:val="20"/>
                <w:szCs w:val="20"/>
              </w:rPr>
            </w:pPr>
          </w:p>
        </w:tc>
        <w:tc>
          <w:tcPr>
            <w:tcW w:w="4590" w:type="dxa"/>
            <w:tcBorders>
              <w:top w:val="single" w:sz="4" w:space="0" w:color="000000"/>
              <w:bottom w:val="single" w:sz="4" w:space="0" w:color="000000"/>
              <w:right w:val="single" w:sz="18" w:space="0" w:color="000000"/>
            </w:tcBorders>
          </w:tcPr>
          <w:p w14:paraId="3D05FD12" w14:textId="77777777" w:rsidR="00297833" w:rsidRPr="00F71A9A" w:rsidRDefault="00297833" w:rsidP="00297833">
            <w:pPr>
              <w:spacing w:line="240" w:lineRule="auto"/>
              <w:ind w:right="-115"/>
              <w:contextualSpacing/>
              <w:rPr>
                <w:rFonts w:ascii="Gill Sans MT" w:hAnsi="Gill Sans MT"/>
                <w:sz w:val="20"/>
                <w:szCs w:val="20"/>
              </w:rPr>
            </w:pPr>
            <w:r w:rsidRPr="00F71A9A">
              <w:rPr>
                <w:rFonts w:ascii="Gill Sans MT" w:hAnsi="Gill Sans MT" w:cs="Arial"/>
                <w:sz w:val="20"/>
                <w:szCs w:val="20"/>
              </w:rPr>
              <w:t>1=Reduced rainfall</w:t>
            </w:r>
            <w:r w:rsidRPr="00F71A9A">
              <w:rPr>
                <w:rFonts w:ascii="Gill Sans MT" w:eastAsia="MS Gothic" w:hAnsi="Gill Sans MT" w:cs="MS Gothic"/>
                <w:sz w:val="20"/>
                <w:szCs w:val="20"/>
              </w:rPr>
              <w:t> </w:t>
            </w:r>
          </w:p>
          <w:p w14:paraId="29CA8377" w14:textId="77777777" w:rsidR="00297833" w:rsidRPr="00F71A9A" w:rsidRDefault="00297833" w:rsidP="00297833">
            <w:pPr>
              <w:spacing w:line="240" w:lineRule="auto"/>
              <w:ind w:right="-115"/>
              <w:contextualSpacing/>
              <w:rPr>
                <w:rFonts w:ascii="Gill Sans MT" w:hAnsi="Gill Sans MT" w:cs="Arial"/>
                <w:sz w:val="20"/>
                <w:szCs w:val="20"/>
              </w:rPr>
            </w:pPr>
            <w:r w:rsidRPr="00F71A9A">
              <w:rPr>
                <w:rFonts w:ascii="Gill Sans MT" w:hAnsi="Gill Sans MT" w:cs="Arial"/>
                <w:sz w:val="20"/>
                <w:szCs w:val="20"/>
              </w:rPr>
              <w:t>2=Increased rainfall</w:t>
            </w:r>
          </w:p>
          <w:p w14:paraId="59224398" w14:textId="77777777" w:rsidR="00297833" w:rsidRPr="00F71A9A" w:rsidRDefault="00297833" w:rsidP="00297833">
            <w:pPr>
              <w:spacing w:line="240" w:lineRule="auto"/>
              <w:ind w:right="-115"/>
              <w:contextualSpacing/>
              <w:rPr>
                <w:rFonts w:ascii="Gill Sans MT" w:hAnsi="Gill Sans MT"/>
                <w:sz w:val="20"/>
                <w:szCs w:val="20"/>
              </w:rPr>
            </w:pPr>
            <w:r w:rsidRPr="00F71A9A">
              <w:rPr>
                <w:rFonts w:ascii="Gill Sans MT" w:hAnsi="Gill Sans MT"/>
                <w:sz w:val="20"/>
                <w:szCs w:val="20"/>
              </w:rPr>
              <w:t>3=</w:t>
            </w:r>
            <w:r w:rsidRPr="00F71A9A">
              <w:rPr>
                <w:rFonts w:ascii="Gill Sans MT" w:hAnsi="Gill Sans MT" w:cs="Arial"/>
                <w:sz w:val="20"/>
                <w:szCs w:val="20"/>
              </w:rPr>
              <w:t xml:space="preserve">Changes in seasonal patterns (when rainy and dry seasons occur) </w:t>
            </w:r>
          </w:p>
          <w:p w14:paraId="1288167B" w14:textId="77777777" w:rsidR="00297833" w:rsidRPr="00F71A9A" w:rsidRDefault="00297833" w:rsidP="00297833">
            <w:pPr>
              <w:spacing w:line="240" w:lineRule="auto"/>
              <w:ind w:right="-115"/>
              <w:contextualSpacing/>
              <w:rPr>
                <w:rFonts w:ascii="Gill Sans MT" w:hAnsi="Gill Sans MT"/>
                <w:sz w:val="20"/>
                <w:szCs w:val="20"/>
              </w:rPr>
            </w:pPr>
            <w:r w:rsidRPr="00F71A9A">
              <w:rPr>
                <w:rFonts w:ascii="Gill Sans MT" w:hAnsi="Gill Sans MT" w:cs="Arial"/>
                <w:sz w:val="20"/>
                <w:szCs w:val="20"/>
              </w:rPr>
              <w:t>4=Drought</w:t>
            </w:r>
            <w:r w:rsidRPr="00F71A9A">
              <w:rPr>
                <w:rFonts w:ascii="Gill Sans MT" w:eastAsia="MS Gothic" w:hAnsi="Gill Sans MT" w:cs="MS Gothic"/>
                <w:sz w:val="20"/>
                <w:szCs w:val="20"/>
              </w:rPr>
              <w:t> </w:t>
            </w:r>
          </w:p>
          <w:p w14:paraId="09D3349E" w14:textId="77777777" w:rsidR="00297833" w:rsidRPr="00F71A9A" w:rsidRDefault="00297833" w:rsidP="00297833">
            <w:pPr>
              <w:spacing w:line="240" w:lineRule="auto"/>
              <w:ind w:right="-115"/>
              <w:contextualSpacing/>
              <w:rPr>
                <w:rFonts w:ascii="Gill Sans MT" w:hAnsi="Gill Sans MT"/>
                <w:sz w:val="20"/>
                <w:szCs w:val="20"/>
              </w:rPr>
            </w:pPr>
            <w:r w:rsidRPr="00F71A9A">
              <w:rPr>
                <w:rFonts w:ascii="Gill Sans MT" w:hAnsi="Gill Sans MT" w:cs="Arial"/>
                <w:sz w:val="20"/>
                <w:szCs w:val="20"/>
              </w:rPr>
              <w:t>5=Flooding/landslides</w:t>
            </w:r>
            <w:r w:rsidRPr="00F71A9A">
              <w:rPr>
                <w:rFonts w:ascii="Gill Sans MT" w:eastAsia="MS Gothic" w:hAnsi="Gill Sans MT" w:cs="MS Gothic"/>
                <w:sz w:val="20"/>
                <w:szCs w:val="20"/>
              </w:rPr>
              <w:t> </w:t>
            </w:r>
          </w:p>
          <w:p w14:paraId="06965344" w14:textId="77777777" w:rsidR="00297833" w:rsidRPr="00F71A9A" w:rsidRDefault="00297833" w:rsidP="00297833">
            <w:pPr>
              <w:spacing w:line="240" w:lineRule="auto"/>
              <w:ind w:right="-115"/>
              <w:contextualSpacing/>
              <w:rPr>
                <w:rFonts w:ascii="Gill Sans MT" w:hAnsi="Gill Sans MT"/>
                <w:sz w:val="20"/>
                <w:szCs w:val="20"/>
              </w:rPr>
            </w:pPr>
            <w:r w:rsidRPr="00F71A9A">
              <w:rPr>
                <w:rFonts w:ascii="Gill Sans MT" w:hAnsi="Gill Sans MT" w:cs="Arial"/>
                <w:sz w:val="20"/>
                <w:szCs w:val="20"/>
              </w:rPr>
              <w:t>6=Other (specify)</w:t>
            </w:r>
          </w:p>
        </w:tc>
        <w:tc>
          <w:tcPr>
            <w:tcW w:w="810" w:type="dxa"/>
            <w:tcBorders>
              <w:top w:val="single" w:sz="18" w:space="0" w:color="000000"/>
              <w:left w:val="single" w:sz="18" w:space="0" w:color="000000"/>
              <w:bottom w:val="single" w:sz="18" w:space="0" w:color="000000"/>
              <w:right w:val="single" w:sz="18" w:space="0" w:color="000000"/>
            </w:tcBorders>
          </w:tcPr>
          <w:p w14:paraId="5004FE37" w14:textId="77777777" w:rsidR="00297833" w:rsidRPr="00F71A9A" w:rsidRDefault="00297833" w:rsidP="00297833">
            <w:pPr>
              <w:spacing w:line="240" w:lineRule="auto"/>
              <w:contextualSpacing/>
              <w:rPr>
                <w:rFonts w:ascii="Gill Sans MT" w:eastAsia="Calibri" w:hAnsi="Gill Sans MT" w:cs="Times New Roman"/>
                <w:i/>
                <w:color w:val="A6A6A6"/>
                <w:sz w:val="20"/>
                <w:szCs w:val="20"/>
              </w:rPr>
            </w:pPr>
          </w:p>
        </w:tc>
      </w:tr>
      <w:tr w:rsidR="00297833" w:rsidRPr="00F71A9A" w14:paraId="66FD6E5A" w14:textId="77777777" w:rsidTr="00297833">
        <w:trPr>
          <w:trHeight w:val="20"/>
        </w:trPr>
        <w:tc>
          <w:tcPr>
            <w:tcW w:w="190" w:type="dxa"/>
            <w:tcBorders>
              <w:top w:val="single" w:sz="4" w:space="0" w:color="000000"/>
              <w:left w:val="single" w:sz="4" w:space="0" w:color="000000"/>
              <w:bottom w:val="single" w:sz="4" w:space="0" w:color="000000"/>
              <w:right w:val="single" w:sz="4" w:space="0" w:color="000000"/>
            </w:tcBorders>
          </w:tcPr>
          <w:p w14:paraId="1AC7BAE9" w14:textId="77777777" w:rsidR="00297833" w:rsidRPr="00F71A9A" w:rsidRDefault="00297833" w:rsidP="00297833">
            <w:pPr>
              <w:spacing w:line="240" w:lineRule="auto"/>
              <w:contextualSpacing/>
              <w:rPr>
                <w:rFonts w:ascii="Gill Sans MT" w:eastAsia="Calibri" w:hAnsi="Gill Sans MT" w:cs="Times New Roman"/>
                <w:sz w:val="20"/>
                <w:szCs w:val="20"/>
              </w:rPr>
            </w:pPr>
          </w:p>
        </w:tc>
        <w:tc>
          <w:tcPr>
            <w:tcW w:w="5490" w:type="dxa"/>
            <w:tcBorders>
              <w:top w:val="single" w:sz="4" w:space="0" w:color="000000"/>
              <w:left w:val="single" w:sz="4" w:space="0" w:color="000000"/>
              <w:bottom w:val="single" w:sz="4" w:space="0" w:color="000000"/>
            </w:tcBorders>
          </w:tcPr>
          <w:p w14:paraId="7B5A306B"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 xml:space="preserve">In the past 5 years, have you observed any of the following changes in the forest area that you think are due to change in temperature or rainfall patterns? </w:t>
            </w:r>
          </w:p>
          <w:p w14:paraId="4E00666A" w14:textId="77777777" w:rsidR="00297833" w:rsidRPr="00F71A9A" w:rsidRDefault="00297833" w:rsidP="00297833">
            <w:pPr>
              <w:spacing w:line="240" w:lineRule="auto"/>
              <w:ind w:right="-108"/>
              <w:contextualSpacing/>
              <w:rPr>
                <w:rFonts w:ascii="Gill Sans MT" w:hAnsi="Gill Sans MT" w:cs="Arial"/>
                <w:sz w:val="20"/>
                <w:szCs w:val="20"/>
              </w:rPr>
            </w:pPr>
          </w:p>
        </w:tc>
        <w:tc>
          <w:tcPr>
            <w:tcW w:w="4590" w:type="dxa"/>
            <w:tcBorders>
              <w:top w:val="single" w:sz="4" w:space="0" w:color="000000"/>
              <w:bottom w:val="single" w:sz="4" w:space="0" w:color="000000"/>
              <w:right w:val="single" w:sz="18" w:space="0" w:color="000000"/>
            </w:tcBorders>
          </w:tcPr>
          <w:p w14:paraId="0065DFEE"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 xml:space="preserve">1=Decline in abundance of game and non-timber forest products </w:t>
            </w:r>
          </w:p>
          <w:p w14:paraId="5F4C64C2"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2=Decline in productivity or health of fisheries</w:t>
            </w:r>
            <w:r w:rsidRPr="00F71A9A">
              <w:rPr>
                <w:rFonts w:ascii="Gill Sans MT" w:eastAsia="MS Gothic" w:hAnsi="Gill Sans MT" w:cs="MS Gothic"/>
                <w:sz w:val="20"/>
                <w:szCs w:val="20"/>
              </w:rPr>
              <w:t> </w:t>
            </w:r>
          </w:p>
          <w:p w14:paraId="10C24245"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3=Change in seasons of flowering or fruiting</w:t>
            </w:r>
            <w:r w:rsidRPr="00F71A9A">
              <w:rPr>
                <w:rFonts w:ascii="Gill Sans MT" w:eastAsia="MS Gothic" w:hAnsi="Gill Sans MT" w:cs="MS Gothic"/>
                <w:sz w:val="20"/>
                <w:szCs w:val="20"/>
              </w:rPr>
              <w:t> </w:t>
            </w:r>
          </w:p>
          <w:p w14:paraId="07750020"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4=Decline in crops/harvest cycles</w:t>
            </w:r>
          </w:p>
          <w:p w14:paraId="2E9281CD"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 xml:space="preserve">5=Other (specify): </w:t>
            </w:r>
          </w:p>
        </w:tc>
        <w:tc>
          <w:tcPr>
            <w:tcW w:w="810" w:type="dxa"/>
            <w:tcBorders>
              <w:top w:val="single" w:sz="18" w:space="0" w:color="000000"/>
              <w:left w:val="single" w:sz="18" w:space="0" w:color="000000"/>
              <w:bottom w:val="single" w:sz="18" w:space="0" w:color="000000"/>
              <w:right w:val="single" w:sz="18" w:space="0" w:color="000000"/>
            </w:tcBorders>
          </w:tcPr>
          <w:p w14:paraId="458A5576" w14:textId="77777777" w:rsidR="00297833" w:rsidRPr="00F71A9A" w:rsidRDefault="00297833" w:rsidP="00297833">
            <w:pPr>
              <w:spacing w:line="240" w:lineRule="auto"/>
              <w:contextualSpacing/>
              <w:rPr>
                <w:rFonts w:ascii="Gill Sans MT" w:eastAsia="Calibri" w:hAnsi="Gill Sans MT" w:cs="Times New Roman"/>
                <w:i/>
                <w:color w:val="A6A6A6"/>
                <w:sz w:val="20"/>
                <w:szCs w:val="20"/>
              </w:rPr>
            </w:pPr>
          </w:p>
        </w:tc>
      </w:tr>
    </w:tbl>
    <w:p w14:paraId="237F4E69" w14:textId="77777777" w:rsidR="00297833" w:rsidRPr="00F71A9A" w:rsidRDefault="00297833" w:rsidP="00297833">
      <w:pPr>
        <w:rPr>
          <w:ins w:id="201" w:author="Aleta Haflett" w:date="2014-11-04T15:54:00Z"/>
          <w:rFonts w:ascii="Gill Sans MT" w:eastAsia="Times New Roman" w:hAnsi="Gill Sans MT" w:cs="Times New Roman"/>
          <w:b/>
          <w:bCs/>
          <w:color w:val="000000"/>
          <w:sz w:val="20"/>
          <w:szCs w:val="20"/>
        </w:rPr>
      </w:pPr>
    </w:p>
    <w:tbl>
      <w:tblPr>
        <w:tblW w:w="11080" w:type="dxa"/>
        <w:tblInd w:w="-5" w:type="dxa"/>
        <w:tblLayout w:type="fixed"/>
        <w:tblCellMar>
          <w:left w:w="0" w:type="dxa"/>
          <w:right w:w="0" w:type="dxa"/>
        </w:tblCellMar>
        <w:tblLook w:val="0000" w:firstRow="0" w:lastRow="0" w:firstColumn="0" w:lastColumn="0" w:noHBand="0" w:noVBand="0"/>
      </w:tblPr>
      <w:tblGrid>
        <w:gridCol w:w="370"/>
        <w:gridCol w:w="4500"/>
        <w:gridCol w:w="3150"/>
        <w:gridCol w:w="3060"/>
      </w:tblGrid>
      <w:tr w:rsidR="00297833" w:rsidRPr="00F71A9A" w14:paraId="43B57D1E" w14:textId="77777777" w:rsidTr="00297833">
        <w:trPr>
          <w:trHeight w:val="20"/>
        </w:trPr>
        <w:tc>
          <w:tcPr>
            <w:tcW w:w="370" w:type="dxa"/>
            <w:tcBorders>
              <w:top w:val="single" w:sz="4" w:space="0" w:color="000000"/>
              <w:left w:val="single" w:sz="4" w:space="0" w:color="000000"/>
              <w:bottom w:val="single" w:sz="4" w:space="0" w:color="000000"/>
              <w:right w:val="single" w:sz="4" w:space="0" w:color="auto"/>
            </w:tcBorders>
          </w:tcPr>
          <w:p w14:paraId="65EFD235" w14:textId="77777777" w:rsidR="00297833" w:rsidRPr="00F71A9A" w:rsidRDefault="00297833" w:rsidP="00297833">
            <w:pPr>
              <w:spacing w:after="0" w:line="240" w:lineRule="auto"/>
              <w:contextualSpacing/>
              <w:rPr>
                <w:rFonts w:ascii="Gill Sans MT" w:hAnsi="Gill Sans MT"/>
                <w:w w:val="105"/>
                <w:sz w:val="20"/>
                <w:szCs w:val="20"/>
              </w:rPr>
            </w:pPr>
          </w:p>
        </w:tc>
        <w:tc>
          <w:tcPr>
            <w:tcW w:w="4500" w:type="dxa"/>
            <w:tcBorders>
              <w:top w:val="single" w:sz="4" w:space="0" w:color="000000"/>
              <w:left w:val="single" w:sz="4" w:space="0" w:color="auto"/>
              <w:bottom w:val="single" w:sz="4" w:space="0" w:color="000000"/>
              <w:right w:val="single" w:sz="18" w:space="0" w:color="000000"/>
            </w:tcBorders>
          </w:tcPr>
          <w:p w14:paraId="3C6020B5" w14:textId="77777777" w:rsidR="00297833" w:rsidRPr="00F71A9A" w:rsidRDefault="00297833" w:rsidP="00297833">
            <w:pPr>
              <w:spacing w:after="0" w:line="240" w:lineRule="auto"/>
              <w:contextualSpacing/>
              <w:rPr>
                <w:rFonts w:ascii="Gill Sans MT" w:hAnsi="Gill Sans MT"/>
                <w:i/>
                <w:color w:val="000000"/>
                <w:sz w:val="20"/>
                <w:szCs w:val="20"/>
              </w:rPr>
            </w:pPr>
            <w:r w:rsidRPr="00F71A9A">
              <w:rPr>
                <w:rFonts w:ascii="Gill Sans MT" w:hAnsi="Gill Sans MT"/>
                <w:color w:val="000000"/>
                <w:sz w:val="20"/>
                <w:szCs w:val="20"/>
              </w:rPr>
              <w:t xml:space="preserve">In your opinion, what other benefits does the nearby forest, wooded area, or trees provide, apart from products that are harvested?  </w:t>
            </w:r>
            <w:r w:rsidRPr="00F71A9A">
              <w:rPr>
                <w:rFonts w:ascii="Gill Sans MT" w:hAnsi="Gill Sans MT"/>
                <w:i/>
                <w:color w:val="000000"/>
                <w:sz w:val="20"/>
                <w:szCs w:val="20"/>
              </w:rPr>
              <w:t>Please rank the top three</w:t>
            </w:r>
          </w:p>
        </w:tc>
        <w:tc>
          <w:tcPr>
            <w:tcW w:w="3150" w:type="dxa"/>
            <w:tcBorders>
              <w:top w:val="single" w:sz="4" w:space="0" w:color="000000"/>
              <w:left w:val="single" w:sz="4" w:space="0" w:color="auto"/>
              <w:bottom w:val="single" w:sz="4" w:space="0" w:color="000000"/>
            </w:tcBorders>
          </w:tcPr>
          <w:p w14:paraId="4ED39758"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1=None</w:t>
            </w:r>
          </w:p>
          <w:p w14:paraId="2661F1C6"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2=Soil protected</w:t>
            </w:r>
          </w:p>
          <w:p w14:paraId="1684F480"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3=Soil fertility</w:t>
            </w:r>
          </w:p>
          <w:p w14:paraId="05A4957D"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4=Area for grazing areas</w:t>
            </w:r>
          </w:p>
          <w:p w14:paraId="16079EB9"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5=Water conservation </w:t>
            </w:r>
          </w:p>
          <w:p w14:paraId="3D60EF88"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6=Water purification</w:t>
            </w:r>
          </w:p>
          <w:p w14:paraId="4AD20375"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7=Climate regulation</w:t>
            </w:r>
          </w:p>
          <w:p w14:paraId="75DB6B2E"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8=Disease control </w:t>
            </w:r>
          </w:p>
          <w:p w14:paraId="7DABAF14"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9=Windbreak</w:t>
            </w:r>
          </w:p>
          <w:p w14:paraId="3E689DB5"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10=Shade</w:t>
            </w:r>
          </w:p>
        </w:tc>
        <w:tc>
          <w:tcPr>
            <w:tcW w:w="3060" w:type="dxa"/>
            <w:tcBorders>
              <w:top w:val="single" w:sz="18" w:space="0" w:color="000000"/>
              <w:bottom w:val="single" w:sz="18" w:space="0" w:color="000000"/>
              <w:right w:val="single" w:sz="18" w:space="0" w:color="000000"/>
            </w:tcBorders>
          </w:tcPr>
          <w:p w14:paraId="4E7703F1"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11=Religious/spiritual</w:t>
            </w:r>
          </w:p>
          <w:p w14:paraId="46DF1090"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12=Cultural heritage</w:t>
            </w:r>
          </w:p>
          <w:p w14:paraId="768B403F"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13=Recreation/tourism</w:t>
            </w:r>
          </w:p>
          <w:p w14:paraId="572CAC38"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14=Aesthetic</w:t>
            </w:r>
          </w:p>
          <w:p w14:paraId="67D7B995"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15=Education/scientific studies</w:t>
            </w:r>
          </w:p>
          <w:p w14:paraId="59F76FC8"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16=Employment</w:t>
            </w:r>
          </w:p>
          <w:p w14:paraId="04881FA8"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17=Other</w:t>
            </w:r>
          </w:p>
          <w:p w14:paraId="753314E5"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999=Not applicable</w:t>
            </w:r>
          </w:p>
        </w:tc>
      </w:tr>
      <w:tr w:rsidR="00297833" w:rsidRPr="00F71A9A" w14:paraId="6D8AA5E0" w14:textId="77777777" w:rsidTr="00297833">
        <w:trPr>
          <w:trHeight w:val="20"/>
        </w:trPr>
        <w:tc>
          <w:tcPr>
            <w:tcW w:w="370" w:type="dxa"/>
            <w:tcBorders>
              <w:top w:val="single" w:sz="4" w:space="0" w:color="000000"/>
              <w:left w:val="single" w:sz="4" w:space="0" w:color="000000"/>
              <w:bottom w:val="single" w:sz="4" w:space="0" w:color="000000"/>
              <w:right w:val="single" w:sz="4" w:space="0" w:color="auto"/>
            </w:tcBorders>
          </w:tcPr>
          <w:p w14:paraId="248DBF57" w14:textId="77777777" w:rsidR="00297833" w:rsidRPr="00F71A9A" w:rsidRDefault="00297833" w:rsidP="00297833">
            <w:pPr>
              <w:spacing w:after="0" w:line="240" w:lineRule="auto"/>
              <w:contextualSpacing/>
              <w:rPr>
                <w:rFonts w:ascii="Gill Sans MT" w:hAnsi="Gill Sans MT"/>
                <w:w w:val="105"/>
                <w:sz w:val="20"/>
                <w:szCs w:val="20"/>
              </w:rPr>
            </w:pPr>
            <w:r w:rsidRPr="00F71A9A">
              <w:rPr>
                <w:rFonts w:ascii="Gill Sans MT" w:hAnsi="Gill Sans MT"/>
                <w:w w:val="105"/>
                <w:sz w:val="20"/>
                <w:szCs w:val="20"/>
              </w:rPr>
              <w:t>F1a</w:t>
            </w:r>
          </w:p>
        </w:tc>
        <w:tc>
          <w:tcPr>
            <w:tcW w:w="7650" w:type="dxa"/>
            <w:gridSpan w:val="2"/>
            <w:tcBorders>
              <w:top w:val="single" w:sz="4" w:space="0" w:color="000000"/>
              <w:left w:val="single" w:sz="4" w:space="0" w:color="auto"/>
              <w:bottom w:val="single" w:sz="4" w:space="0" w:color="000000"/>
              <w:right w:val="single" w:sz="18" w:space="0" w:color="000000"/>
            </w:tcBorders>
          </w:tcPr>
          <w:p w14:paraId="6CF24578"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1st</w:t>
            </w:r>
          </w:p>
        </w:tc>
        <w:tc>
          <w:tcPr>
            <w:tcW w:w="3060" w:type="dxa"/>
            <w:tcBorders>
              <w:top w:val="single" w:sz="18" w:space="0" w:color="000000"/>
              <w:left w:val="single" w:sz="18" w:space="0" w:color="000000"/>
              <w:bottom w:val="single" w:sz="18" w:space="0" w:color="000000"/>
              <w:right w:val="single" w:sz="18" w:space="0" w:color="000000"/>
            </w:tcBorders>
          </w:tcPr>
          <w:p w14:paraId="255FF6C5" w14:textId="77777777" w:rsidR="00297833" w:rsidRPr="00F71A9A" w:rsidRDefault="00297833" w:rsidP="00297833">
            <w:pPr>
              <w:spacing w:after="0" w:line="240" w:lineRule="auto"/>
              <w:contextualSpacing/>
              <w:rPr>
                <w:rFonts w:ascii="Gill Sans MT" w:hAnsi="Gill Sans MT"/>
                <w:i/>
                <w:color w:val="A6A6A6" w:themeColor="background1" w:themeShade="A6"/>
                <w:sz w:val="20"/>
                <w:szCs w:val="20"/>
              </w:rPr>
            </w:pPr>
          </w:p>
        </w:tc>
      </w:tr>
      <w:tr w:rsidR="00297833" w:rsidRPr="00F71A9A" w14:paraId="60887E9C" w14:textId="77777777" w:rsidTr="00297833">
        <w:trPr>
          <w:trHeight w:val="20"/>
        </w:trPr>
        <w:tc>
          <w:tcPr>
            <w:tcW w:w="370" w:type="dxa"/>
            <w:tcBorders>
              <w:top w:val="single" w:sz="4" w:space="0" w:color="000000"/>
              <w:left w:val="single" w:sz="4" w:space="0" w:color="000000"/>
              <w:bottom w:val="single" w:sz="4" w:space="0" w:color="000000"/>
              <w:right w:val="single" w:sz="4" w:space="0" w:color="auto"/>
            </w:tcBorders>
          </w:tcPr>
          <w:p w14:paraId="7B0A790F" w14:textId="77777777" w:rsidR="00297833" w:rsidRPr="00F71A9A" w:rsidRDefault="00297833" w:rsidP="00297833">
            <w:pPr>
              <w:spacing w:after="0" w:line="240" w:lineRule="auto"/>
              <w:contextualSpacing/>
              <w:rPr>
                <w:rFonts w:ascii="Gill Sans MT" w:hAnsi="Gill Sans MT"/>
                <w:w w:val="105"/>
                <w:sz w:val="20"/>
                <w:szCs w:val="20"/>
              </w:rPr>
            </w:pPr>
            <w:r w:rsidRPr="00F71A9A">
              <w:rPr>
                <w:rFonts w:ascii="Gill Sans MT" w:hAnsi="Gill Sans MT"/>
                <w:w w:val="105"/>
                <w:sz w:val="20"/>
                <w:szCs w:val="20"/>
              </w:rPr>
              <w:t>F1b</w:t>
            </w:r>
          </w:p>
        </w:tc>
        <w:tc>
          <w:tcPr>
            <w:tcW w:w="7650" w:type="dxa"/>
            <w:gridSpan w:val="2"/>
            <w:tcBorders>
              <w:top w:val="single" w:sz="4" w:space="0" w:color="000000"/>
              <w:left w:val="single" w:sz="4" w:space="0" w:color="auto"/>
              <w:bottom w:val="single" w:sz="4" w:space="0" w:color="000000"/>
              <w:right w:val="single" w:sz="18" w:space="0" w:color="000000"/>
            </w:tcBorders>
          </w:tcPr>
          <w:p w14:paraId="5BD329DC"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2nd</w:t>
            </w:r>
          </w:p>
        </w:tc>
        <w:tc>
          <w:tcPr>
            <w:tcW w:w="3060" w:type="dxa"/>
            <w:tcBorders>
              <w:top w:val="single" w:sz="18" w:space="0" w:color="000000"/>
              <w:left w:val="single" w:sz="18" w:space="0" w:color="000000"/>
              <w:bottom w:val="single" w:sz="18" w:space="0" w:color="000000"/>
              <w:right w:val="single" w:sz="18" w:space="0" w:color="000000"/>
            </w:tcBorders>
          </w:tcPr>
          <w:p w14:paraId="4EF9CF09" w14:textId="77777777" w:rsidR="00297833" w:rsidRPr="00F71A9A" w:rsidRDefault="00297833" w:rsidP="00297833">
            <w:pPr>
              <w:spacing w:after="0" w:line="240" w:lineRule="auto"/>
              <w:contextualSpacing/>
              <w:rPr>
                <w:rFonts w:ascii="Gill Sans MT" w:hAnsi="Gill Sans MT"/>
                <w:i/>
                <w:color w:val="A6A6A6" w:themeColor="background1" w:themeShade="A6"/>
                <w:sz w:val="20"/>
                <w:szCs w:val="20"/>
              </w:rPr>
            </w:pPr>
          </w:p>
        </w:tc>
      </w:tr>
      <w:tr w:rsidR="00297833" w:rsidRPr="00F71A9A" w14:paraId="39B8094B" w14:textId="77777777" w:rsidTr="00297833">
        <w:trPr>
          <w:trHeight w:val="20"/>
        </w:trPr>
        <w:tc>
          <w:tcPr>
            <w:tcW w:w="370" w:type="dxa"/>
            <w:tcBorders>
              <w:top w:val="single" w:sz="4" w:space="0" w:color="000000"/>
              <w:left w:val="single" w:sz="4" w:space="0" w:color="000000"/>
              <w:bottom w:val="single" w:sz="4" w:space="0" w:color="000000"/>
              <w:right w:val="single" w:sz="4" w:space="0" w:color="auto"/>
            </w:tcBorders>
          </w:tcPr>
          <w:p w14:paraId="6F6E078D" w14:textId="77777777" w:rsidR="00297833" w:rsidRPr="00F71A9A" w:rsidRDefault="00297833" w:rsidP="00297833">
            <w:pPr>
              <w:spacing w:after="0" w:line="240" w:lineRule="auto"/>
              <w:contextualSpacing/>
              <w:rPr>
                <w:rFonts w:ascii="Gill Sans MT" w:hAnsi="Gill Sans MT"/>
                <w:w w:val="105"/>
                <w:sz w:val="20"/>
                <w:szCs w:val="20"/>
              </w:rPr>
            </w:pPr>
            <w:r w:rsidRPr="00F71A9A">
              <w:rPr>
                <w:rFonts w:ascii="Gill Sans MT" w:hAnsi="Gill Sans MT"/>
                <w:w w:val="105"/>
                <w:sz w:val="20"/>
                <w:szCs w:val="20"/>
              </w:rPr>
              <w:t>F1c</w:t>
            </w:r>
          </w:p>
        </w:tc>
        <w:tc>
          <w:tcPr>
            <w:tcW w:w="7650" w:type="dxa"/>
            <w:gridSpan w:val="2"/>
            <w:tcBorders>
              <w:top w:val="single" w:sz="4" w:space="0" w:color="000000"/>
              <w:left w:val="single" w:sz="4" w:space="0" w:color="auto"/>
              <w:bottom w:val="single" w:sz="4" w:space="0" w:color="000000"/>
              <w:right w:val="single" w:sz="18" w:space="0" w:color="000000"/>
            </w:tcBorders>
          </w:tcPr>
          <w:p w14:paraId="6B24A71A"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3rd</w:t>
            </w:r>
          </w:p>
        </w:tc>
        <w:tc>
          <w:tcPr>
            <w:tcW w:w="3060" w:type="dxa"/>
            <w:tcBorders>
              <w:top w:val="single" w:sz="18" w:space="0" w:color="000000"/>
              <w:left w:val="single" w:sz="18" w:space="0" w:color="000000"/>
              <w:bottom w:val="single" w:sz="18" w:space="0" w:color="000000"/>
              <w:right w:val="single" w:sz="18" w:space="0" w:color="000000"/>
            </w:tcBorders>
          </w:tcPr>
          <w:p w14:paraId="782B8C73" w14:textId="77777777" w:rsidR="00297833" w:rsidRPr="00F71A9A" w:rsidRDefault="00297833" w:rsidP="00297833">
            <w:pPr>
              <w:spacing w:after="0" w:line="240" w:lineRule="auto"/>
              <w:contextualSpacing/>
              <w:rPr>
                <w:rFonts w:ascii="Gill Sans MT" w:hAnsi="Gill Sans MT"/>
                <w:i/>
                <w:color w:val="A6A6A6" w:themeColor="background1" w:themeShade="A6"/>
                <w:sz w:val="20"/>
                <w:szCs w:val="20"/>
              </w:rPr>
            </w:pPr>
          </w:p>
        </w:tc>
      </w:tr>
    </w:tbl>
    <w:p w14:paraId="64496347" w14:textId="77777777" w:rsidR="00297833" w:rsidRPr="00F71A9A" w:rsidRDefault="00297833" w:rsidP="00297833">
      <w:pPr>
        <w:rPr>
          <w:rFonts w:ascii="Gill Sans MT" w:hAnsi="Gill Sans MT"/>
          <w:sz w:val="20"/>
          <w:szCs w:val="20"/>
        </w:rPr>
      </w:pPr>
    </w:p>
    <w:tbl>
      <w:tblPr>
        <w:tblW w:w="11104" w:type="dxa"/>
        <w:tblInd w:w="-5" w:type="dxa"/>
        <w:tblLayout w:type="fixed"/>
        <w:tblCellMar>
          <w:left w:w="29" w:type="dxa"/>
          <w:right w:w="29" w:type="dxa"/>
        </w:tblCellMar>
        <w:tblLook w:val="0000" w:firstRow="0" w:lastRow="0" w:firstColumn="0" w:lastColumn="0" w:noHBand="0" w:noVBand="0"/>
      </w:tblPr>
      <w:tblGrid>
        <w:gridCol w:w="664"/>
        <w:gridCol w:w="4895"/>
        <w:gridCol w:w="3475"/>
        <w:gridCol w:w="810"/>
        <w:gridCol w:w="1260"/>
      </w:tblGrid>
      <w:tr w:rsidR="00297833" w:rsidRPr="00F71A9A" w14:paraId="1E58F9F5" w14:textId="77777777" w:rsidTr="00297833">
        <w:trPr>
          <w:trHeight w:hRule="exact" w:val="810"/>
        </w:trPr>
        <w:tc>
          <w:tcPr>
            <w:tcW w:w="664" w:type="dxa"/>
            <w:tcBorders>
              <w:top w:val="single" w:sz="4" w:space="0" w:color="000000"/>
              <w:left w:val="single" w:sz="4" w:space="0" w:color="000000"/>
              <w:bottom w:val="single" w:sz="4" w:space="0" w:color="000000"/>
              <w:right w:val="single" w:sz="4" w:space="0" w:color="auto"/>
            </w:tcBorders>
          </w:tcPr>
          <w:p w14:paraId="6E727D3F" w14:textId="77777777" w:rsidR="00297833" w:rsidRPr="00F71A9A" w:rsidRDefault="00297833" w:rsidP="00297833">
            <w:pPr>
              <w:rPr>
                <w:rFonts w:ascii="Gill Sans MT" w:hAnsi="Gill Sans MT"/>
                <w:w w:val="105"/>
                <w:sz w:val="20"/>
                <w:szCs w:val="20"/>
              </w:rPr>
            </w:pPr>
            <w:r w:rsidRPr="00F71A9A">
              <w:rPr>
                <w:rFonts w:ascii="Gill Sans MT" w:hAnsi="Gill Sans MT"/>
                <w:w w:val="105"/>
                <w:sz w:val="20"/>
                <w:szCs w:val="20"/>
              </w:rPr>
              <w:t>F.2</w:t>
            </w:r>
          </w:p>
        </w:tc>
        <w:tc>
          <w:tcPr>
            <w:tcW w:w="9180" w:type="dxa"/>
            <w:gridSpan w:val="3"/>
            <w:tcBorders>
              <w:top w:val="single" w:sz="4" w:space="0" w:color="000000"/>
              <w:left w:val="single" w:sz="4" w:space="0" w:color="auto"/>
              <w:bottom w:val="single" w:sz="4" w:space="0" w:color="000000"/>
              <w:right w:val="single" w:sz="18" w:space="0" w:color="000000"/>
            </w:tcBorders>
          </w:tcPr>
          <w:p w14:paraId="393BCDA7" w14:textId="7E6D42FE" w:rsidR="00297833" w:rsidRPr="00F71A9A" w:rsidRDefault="00297833" w:rsidP="00297833">
            <w:pPr>
              <w:spacing w:after="0"/>
              <w:rPr>
                <w:rFonts w:ascii="Gill Sans MT" w:hAnsi="Gill Sans MT"/>
                <w:w w:val="105"/>
                <w:sz w:val="20"/>
                <w:szCs w:val="20"/>
              </w:rPr>
            </w:pPr>
            <w:commentRangeStart w:id="202"/>
            <w:r w:rsidRPr="00F71A9A">
              <w:rPr>
                <w:rFonts w:ascii="Gill Sans MT" w:hAnsi="Gill Sans MT" w:cs="Arial"/>
                <w:sz w:val="20"/>
                <w:szCs w:val="20"/>
              </w:rPr>
              <w:t xml:space="preserve">What do you think is the </w:t>
            </w:r>
            <w:commentRangeStart w:id="203"/>
            <w:r w:rsidRPr="00F71A9A">
              <w:rPr>
                <w:rFonts w:ascii="Gill Sans MT" w:hAnsi="Gill Sans MT" w:cs="Arial"/>
                <w:sz w:val="20"/>
                <w:szCs w:val="20"/>
              </w:rPr>
              <w:t xml:space="preserve">value of all the trees </w:t>
            </w:r>
            <w:commentRangeEnd w:id="203"/>
            <w:r w:rsidR="00116982">
              <w:rPr>
                <w:rStyle w:val="CommentReference"/>
              </w:rPr>
              <w:commentReference w:id="203"/>
            </w:r>
            <w:r w:rsidRPr="00F71A9A">
              <w:rPr>
                <w:rFonts w:ascii="Gill Sans MT" w:hAnsi="Gill Sans MT" w:cs="Arial"/>
                <w:sz w:val="20"/>
                <w:szCs w:val="20"/>
              </w:rPr>
              <w:t xml:space="preserve">on a well-forested </w:t>
            </w:r>
            <w:ins w:id="204" w:author="Heather Huntington" w:date="2014-11-17T22:16:00Z">
              <w:r w:rsidR="006377FC">
                <w:rPr>
                  <w:rFonts w:ascii="Gill Sans MT" w:hAnsi="Gill Sans MT" w:cs="Arial"/>
                  <w:sz w:val="20"/>
                  <w:szCs w:val="20"/>
                </w:rPr>
                <w:t>acre</w:t>
              </w:r>
            </w:ins>
            <w:del w:id="205" w:author="Heather Huntington" w:date="2014-11-17T22:16:00Z">
              <w:r w:rsidRPr="00F71A9A" w:rsidDel="006377FC">
                <w:rPr>
                  <w:rFonts w:ascii="Gill Sans MT" w:hAnsi="Gill Sans MT" w:cs="Arial"/>
                  <w:sz w:val="20"/>
                  <w:szCs w:val="20"/>
                </w:rPr>
                <w:delText>ha</w:delText>
              </w:r>
            </w:del>
            <w:r w:rsidRPr="00F71A9A">
              <w:rPr>
                <w:rFonts w:ascii="Gill Sans MT" w:hAnsi="Gill Sans MT" w:cs="Arial"/>
                <w:sz w:val="20"/>
                <w:szCs w:val="20"/>
              </w:rPr>
              <w:t xml:space="preserve"> of your community land?</w:t>
            </w:r>
            <w:commentRangeEnd w:id="202"/>
            <w:r w:rsidR="006377FC">
              <w:rPr>
                <w:rStyle w:val="CommentReference"/>
              </w:rPr>
              <w:commentReference w:id="202"/>
            </w:r>
          </w:p>
        </w:tc>
        <w:tc>
          <w:tcPr>
            <w:tcW w:w="1260" w:type="dxa"/>
            <w:tcBorders>
              <w:top w:val="single" w:sz="18" w:space="0" w:color="000000"/>
              <w:left w:val="single" w:sz="18" w:space="0" w:color="000000"/>
              <w:bottom w:val="single" w:sz="18" w:space="0" w:color="000000"/>
              <w:right w:val="single" w:sz="18" w:space="0" w:color="000000"/>
            </w:tcBorders>
          </w:tcPr>
          <w:p w14:paraId="464D4B92" w14:textId="77777777" w:rsidR="00297833" w:rsidRPr="00F71A9A" w:rsidRDefault="00297833" w:rsidP="00297833">
            <w:pPr>
              <w:spacing w:after="0"/>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297833" w:rsidRPr="00F71A9A" w14:paraId="74E13532" w14:textId="77777777" w:rsidTr="00297833">
        <w:trPr>
          <w:trHeight w:val="20"/>
        </w:trPr>
        <w:tc>
          <w:tcPr>
            <w:tcW w:w="5559" w:type="dxa"/>
            <w:gridSpan w:val="2"/>
            <w:tcBorders>
              <w:top w:val="single" w:sz="4" w:space="0" w:color="000000"/>
              <w:left w:val="single" w:sz="4" w:space="0" w:color="000000"/>
              <w:bottom w:val="single" w:sz="4" w:space="0" w:color="000000"/>
            </w:tcBorders>
          </w:tcPr>
          <w:p w14:paraId="5679DE48"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Now I am going to read you a series of statements. Please tell me how much you agree or disagree with the following.</w:t>
            </w:r>
          </w:p>
        </w:tc>
        <w:tc>
          <w:tcPr>
            <w:tcW w:w="5545" w:type="dxa"/>
            <w:gridSpan w:val="3"/>
            <w:tcBorders>
              <w:top w:val="single" w:sz="4" w:space="0" w:color="000000"/>
              <w:bottom w:val="single" w:sz="4" w:space="0" w:color="000000"/>
              <w:right w:val="single" w:sz="18" w:space="0" w:color="000000"/>
            </w:tcBorders>
          </w:tcPr>
          <w:p w14:paraId="1C51456D" w14:textId="77777777" w:rsidR="00297833" w:rsidRPr="00F71A9A" w:rsidRDefault="00297833" w:rsidP="00297833">
            <w:pPr>
              <w:spacing w:after="0"/>
              <w:rPr>
                <w:rFonts w:ascii="Gill Sans MT" w:eastAsia="Calibri" w:hAnsi="Gill Sans MT" w:cs="Times New Roman"/>
                <w:i/>
                <w:color w:val="A6A6A6"/>
                <w:sz w:val="20"/>
                <w:szCs w:val="20"/>
              </w:rPr>
            </w:pPr>
          </w:p>
        </w:tc>
      </w:tr>
      <w:tr w:rsidR="00297833" w:rsidRPr="00F71A9A" w14:paraId="15D0E2A8" w14:textId="77777777" w:rsidTr="00297833">
        <w:trPr>
          <w:trHeight w:val="20"/>
        </w:trPr>
        <w:tc>
          <w:tcPr>
            <w:tcW w:w="664" w:type="dxa"/>
            <w:tcBorders>
              <w:top w:val="single" w:sz="4" w:space="0" w:color="000000"/>
              <w:left w:val="single" w:sz="4" w:space="0" w:color="000000"/>
              <w:bottom w:val="single" w:sz="4" w:space="0" w:color="000000"/>
              <w:right w:val="single" w:sz="4" w:space="0" w:color="auto"/>
            </w:tcBorders>
          </w:tcPr>
          <w:p w14:paraId="7EC2ADC1" w14:textId="77777777" w:rsidR="00297833" w:rsidRPr="00F71A9A" w:rsidRDefault="00297833" w:rsidP="00297833">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0D90C937"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Forest degradation is a big problem facing this community.</w:t>
            </w:r>
            <w:ins w:id="206" w:author="Vanessa Retana" w:date="2014-11-05T20:35:00Z">
              <w:r w:rsidRPr="00F71A9A">
                <w:rPr>
                  <w:rFonts w:ascii="Gill Sans MT" w:hAnsi="Gill Sans MT" w:cs="Arial"/>
                  <w:sz w:val="20"/>
                  <w:szCs w:val="20"/>
                </w:rPr>
                <w:t xml:space="preserve"> </w:t>
              </w:r>
            </w:ins>
          </w:p>
          <w:p w14:paraId="0683FF74" w14:textId="77777777" w:rsidR="00297833" w:rsidRPr="00F71A9A" w:rsidRDefault="00297833" w:rsidP="00297833">
            <w:pPr>
              <w:spacing w:after="0"/>
              <w:rPr>
                <w:rFonts w:ascii="Gill Sans MT" w:hAnsi="Gill Sans MT" w:cs="Arial"/>
                <w:sz w:val="20"/>
                <w:szCs w:val="20"/>
              </w:rPr>
            </w:pPr>
          </w:p>
          <w:p w14:paraId="10EBA8A9"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ALTERNATIVE WORDING: Reduction in the amount and quality of products (wildlife, wood, etc.) obtained from forests is a big problem facing this community.</w:t>
            </w:r>
          </w:p>
        </w:tc>
        <w:tc>
          <w:tcPr>
            <w:tcW w:w="3475" w:type="dxa"/>
            <w:tcBorders>
              <w:top w:val="single" w:sz="4" w:space="0" w:color="000000"/>
              <w:bottom w:val="single" w:sz="4" w:space="0" w:color="000000"/>
              <w:right w:val="single" w:sz="18" w:space="0" w:color="000000"/>
            </w:tcBorders>
          </w:tcPr>
          <w:p w14:paraId="3BB2129E"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1=Strongly agree</w:t>
            </w:r>
          </w:p>
          <w:p w14:paraId="39810C38"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2=Agree</w:t>
            </w:r>
          </w:p>
          <w:p w14:paraId="26BE8B80"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3=Neither agree nor disagree</w:t>
            </w:r>
          </w:p>
          <w:p w14:paraId="76FA6817"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7F783C34"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5=Strongly disagree</w:t>
            </w:r>
          </w:p>
          <w:p w14:paraId="42AA8EDA"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888=Don't know</w:t>
            </w:r>
          </w:p>
          <w:p w14:paraId="243713B2"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999=Prefer not to respond</w:t>
            </w:r>
          </w:p>
        </w:tc>
        <w:tc>
          <w:tcPr>
            <w:tcW w:w="2070" w:type="dxa"/>
            <w:gridSpan w:val="2"/>
            <w:tcBorders>
              <w:top w:val="single" w:sz="18" w:space="0" w:color="000000"/>
              <w:left w:val="single" w:sz="18" w:space="0" w:color="000000"/>
              <w:bottom w:val="single" w:sz="18" w:space="0" w:color="000000"/>
              <w:right w:val="single" w:sz="18" w:space="0" w:color="000000"/>
            </w:tcBorders>
          </w:tcPr>
          <w:p w14:paraId="6FFB469D" w14:textId="77777777" w:rsidR="00297833" w:rsidRPr="00F71A9A" w:rsidRDefault="00297833" w:rsidP="00297833">
            <w:pPr>
              <w:spacing w:after="0"/>
              <w:rPr>
                <w:rFonts w:ascii="Gill Sans MT" w:eastAsia="Calibri" w:hAnsi="Gill Sans MT" w:cs="Times New Roman"/>
                <w:i/>
                <w:color w:val="A6A6A6"/>
                <w:sz w:val="20"/>
                <w:szCs w:val="20"/>
              </w:rPr>
            </w:pPr>
          </w:p>
        </w:tc>
      </w:tr>
      <w:tr w:rsidR="00297833" w:rsidRPr="00F71A9A" w14:paraId="1C868E7E" w14:textId="77777777" w:rsidTr="00297833">
        <w:trPr>
          <w:trHeight w:val="20"/>
        </w:trPr>
        <w:tc>
          <w:tcPr>
            <w:tcW w:w="664" w:type="dxa"/>
            <w:tcBorders>
              <w:top w:val="single" w:sz="4" w:space="0" w:color="000000"/>
              <w:left w:val="single" w:sz="4" w:space="0" w:color="000000"/>
              <w:bottom w:val="single" w:sz="4" w:space="0" w:color="000000"/>
              <w:right w:val="single" w:sz="4" w:space="0" w:color="auto"/>
            </w:tcBorders>
          </w:tcPr>
          <w:p w14:paraId="099416FC" w14:textId="77777777" w:rsidR="00297833" w:rsidRPr="00F71A9A" w:rsidRDefault="00297833" w:rsidP="00297833">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11426DC2"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It is important to take steps reduce deforestation and the degradation of forest resources.</w:t>
            </w:r>
          </w:p>
        </w:tc>
        <w:tc>
          <w:tcPr>
            <w:tcW w:w="3475" w:type="dxa"/>
            <w:tcBorders>
              <w:top w:val="single" w:sz="4" w:space="0" w:color="000000"/>
              <w:bottom w:val="single" w:sz="4" w:space="0" w:color="000000"/>
              <w:right w:val="single" w:sz="18" w:space="0" w:color="000000"/>
            </w:tcBorders>
          </w:tcPr>
          <w:p w14:paraId="3C796566"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1=Strongly agree</w:t>
            </w:r>
          </w:p>
          <w:p w14:paraId="1833BD31"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2=Agree</w:t>
            </w:r>
          </w:p>
          <w:p w14:paraId="13EDD10D"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3=Neither agree nor disagree</w:t>
            </w:r>
          </w:p>
          <w:p w14:paraId="2579A7CE"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472759A2"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5=Strongly disagree</w:t>
            </w:r>
          </w:p>
          <w:p w14:paraId="4BA686D9"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888=Don't know</w:t>
            </w:r>
          </w:p>
          <w:p w14:paraId="4E901B5B"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lastRenderedPageBreak/>
              <w:t>999=Prefer not to respond</w:t>
            </w:r>
          </w:p>
        </w:tc>
        <w:tc>
          <w:tcPr>
            <w:tcW w:w="2070" w:type="dxa"/>
            <w:gridSpan w:val="2"/>
            <w:tcBorders>
              <w:top w:val="single" w:sz="18" w:space="0" w:color="000000"/>
              <w:left w:val="single" w:sz="18" w:space="0" w:color="000000"/>
              <w:bottom w:val="single" w:sz="18" w:space="0" w:color="000000"/>
              <w:right w:val="single" w:sz="18" w:space="0" w:color="000000"/>
            </w:tcBorders>
          </w:tcPr>
          <w:p w14:paraId="09765AD0" w14:textId="77777777" w:rsidR="00297833" w:rsidRPr="00F71A9A" w:rsidRDefault="00297833" w:rsidP="00297833">
            <w:pPr>
              <w:spacing w:after="0"/>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lastRenderedPageBreak/>
              <w:t>(Code)</w:t>
            </w:r>
          </w:p>
        </w:tc>
      </w:tr>
      <w:tr w:rsidR="00297833" w:rsidRPr="00F71A9A" w14:paraId="4A8480CE" w14:textId="77777777" w:rsidTr="00297833">
        <w:trPr>
          <w:trHeight w:val="20"/>
        </w:trPr>
        <w:tc>
          <w:tcPr>
            <w:tcW w:w="664" w:type="dxa"/>
            <w:tcBorders>
              <w:top w:val="single" w:sz="4" w:space="0" w:color="000000"/>
              <w:left w:val="single" w:sz="4" w:space="0" w:color="000000"/>
              <w:bottom w:val="single" w:sz="4" w:space="0" w:color="000000"/>
              <w:right w:val="single" w:sz="4" w:space="0" w:color="auto"/>
            </w:tcBorders>
          </w:tcPr>
          <w:p w14:paraId="711542B3" w14:textId="77777777" w:rsidR="00297833" w:rsidRPr="00F71A9A" w:rsidRDefault="00297833" w:rsidP="00297833">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57ACBF71"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Changes in temperature and rainfall patterns are a big problem facing this community.</w:t>
            </w:r>
          </w:p>
        </w:tc>
        <w:tc>
          <w:tcPr>
            <w:tcW w:w="3475" w:type="dxa"/>
            <w:tcBorders>
              <w:top w:val="single" w:sz="4" w:space="0" w:color="000000"/>
              <w:bottom w:val="single" w:sz="4" w:space="0" w:color="000000"/>
              <w:right w:val="single" w:sz="18" w:space="0" w:color="000000"/>
            </w:tcBorders>
          </w:tcPr>
          <w:p w14:paraId="193939FB"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1=Strongly agree</w:t>
            </w:r>
          </w:p>
          <w:p w14:paraId="43720330"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2=Agree</w:t>
            </w:r>
          </w:p>
          <w:p w14:paraId="07F11A56"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3=Neither agree nor disagree</w:t>
            </w:r>
          </w:p>
          <w:p w14:paraId="478C1D2C"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65480935"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5=Strongly disagree</w:t>
            </w:r>
          </w:p>
          <w:p w14:paraId="1796297F"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888=Don't know</w:t>
            </w:r>
          </w:p>
          <w:p w14:paraId="76C2AE8C"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999=Prefer not to respond</w:t>
            </w:r>
          </w:p>
        </w:tc>
        <w:tc>
          <w:tcPr>
            <w:tcW w:w="2070" w:type="dxa"/>
            <w:gridSpan w:val="2"/>
            <w:tcBorders>
              <w:top w:val="single" w:sz="18" w:space="0" w:color="000000"/>
              <w:left w:val="single" w:sz="18" w:space="0" w:color="000000"/>
              <w:bottom w:val="single" w:sz="18" w:space="0" w:color="000000"/>
              <w:right w:val="single" w:sz="18" w:space="0" w:color="000000"/>
            </w:tcBorders>
          </w:tcPr>
          <w:p w14:paraId="25AF20A8" w14:textId="77777777" w:rsidR="00297833" w:rsidRPr="00F71A9A" w:rsidRDefault="00297833" w:rsidP="00297833">
            <w:pPr>
              <w:spacing w:after="0"/>
              <w:rPr>
                <w:rFonts w:ascii="Gill Sans MT" w:eastAsia="Calibri" w:hAnsi="Gill Sans MT" w:cs="Times New Roman"/>
                <w:i/>
                <w:color w:val="A6A6A6"/>
                <w:sz w:val="20"/>
                <w:szCs w:val="20"/>
              </w:rPr>
            </w:pPr>
          </w:p>
        </w:tc>
      </w:tr>
      <w:tr w:rsidR="00297833" w:rsidRPr="00F71A9A" w14:paraId="6BFD3168" w14:textId="77777777" w:rsidTr="00297833">
        <w:trPr>
          <w:trHeight w:val="20"/>
        </w:trPr>
        <w:tc>
          <w:tcPr>
            <w:tcW w:w="664" w:type="dxa"/>
            <w:tcBorders>
              <w:top w:val="single" w:sz="4" w:space="0" w:color="000000"/>
              <w:left w:val="single" w:sz="4" w:space="0" w:color="000000"/>
              <w:bottom w:val="single" w:sz="4" w:space="0" w:color="000000"/>
              <w:right w:val="single" w:sz="4" w:space="0" w:color="auto"/>
            </w:tcBorders>
          </w:tcPr>
          <w:p w14:paraId="584E4C61" w14:textId="77777777" w:rsidR="00297833" w:rsidRPr="00F71A9A" w:rsidRDefault="00297833" w:rsidP="00297833">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4ED51482"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 xml:space="preserve">It is important for the community to take steps to protect themselves from these changes in temperature and rainfall patterns. </w:t>
            </w:r>
          </w:p>
        </w:tc>
        <w:tc>
          <w:tcPr>
            <w:tcW w:w="3475" w:type="dxa"/>
            <w:tcBorders>
              <w:top w:val="single" w:sz="4" w:space="0" w:color="000000"/>
              <w:bottom w:val="single" w:sz="4" w:space="0" w:color="000000"/>
              <w:right w:val="single" w:sz="18" w:space="0" w:color="000000"/>
            </w:tcBorders>
          </w:tcPr>
          <w:p w14:paraId="5F808EF3"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1=Strongly agree</w:t>
            </w:r>
          </w:p>
          <w:p w14:paraId="61F8E44E"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2=Agree</w:t>
            </w:r>
          </w:p>
          <w:p w14:paraId="245B70FC"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3=Neither agree nor disagree</w:t>
            </w:r>
          </w:p>
          <w:p w14:paraId="630A358F"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19B589C4"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5=Strongly disagree</w:t>
            </w:r>
          </w:p>
          <w:p w14:paraId="6472DD5F"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888=Don't know</w:t>
            </w:r>
          </w:p>
          <w:p w14:paraId="25A3760E"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999=Prefer not to respond</w:t>
            </w:r>
          </w:p>
        </w:tc>
        <w:tc>
          <w:tcPr>
            <w:tcW w:w="2070" w:type="dxa"/>
            <w:gridSpan w:val="2"/>
            <w:tcBorders>
              <w:top w:val="single" w:sz="18" w:space="0" w:color="000000"/>
              <w:left w:val="single" w:sz="18" w:space="0" w:color="000000"/>
              <w:bottom w:val="single" w:sz="18" w:space="0" w:color="000000"/>
              <w:right w:val="single" w:sz="18" w:space="0" w:color="000000"/>
            </w:tcBorders>
          </w:tcPr>
          <w:p w14:paraId="0AF4CA2F" w14:textId="77777777" w:rsidR="00297833" w:rsidRPr="00F71A9A" w:rsidRDefault="00297833" w:rsidP="00297833">
            <w:pPr>
              <w:spacing w:after="0"/>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297833" w:rsidRPr="00F71A9A" w14:paraId="07943605" w14:textId="77777777" w:rsidTr="00297833">
        <w:trPr>
          <w:trHeight w:val="20"/>
        </w:trPr>
        <w:tc>
          <w:tcPr>
            <w:tcW w:w="664" w:type="dxa"/>
            <w:tcBorders>
              <w:top w:val="single" w:sz="4" w:space="0" w:color="000000"/>
              <w:left w:val="single" w:sz="4" w:space="0" w:color="000000"/>
              <w:bottom w:val="single" w:sz="4" w:space="0" w:color="000000"/>
              <w:right w:val="single" w:sz="4" w:space="0" w:color="auto"/>
            </w:tcBorders>
          </w:tcPr>
          <w:p w14:paraId="6B5D55CB" w14:textId="77777777" w:rsidR="00297833" w:rsidRPr="00F71A9A" w:rsidRDefault="00297833" w:rsidP="00297833">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76B1460D"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I believe it is important to protect the forests in my community.</w:t>
            </w:r>
          </w:p>
        </w:tc>
        <w:tc>
          <w:tcPr>
            <w:tcW w:w="3475" w:type="dxa"/>
            <w:tcBorders>
              <w:top w:val="single" w:sz="4" w:space="0" w:color="000000"/>
              <w:bottom w:val="single" w:sz="4" w:space="0" w:color="000000"/>
              <w:right w:val="single" w:sz="18" w:space="0" w:color="000000"/>
            </w:tcBorders>
          </w:tcPr>
          <w:p w14:paraId="09D963ED"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1=Strongly agree</w:t>
            </w:r>
          </w:p>
          <w:p w14:paraId="73DB30AB"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2=Agree</w:t>
            </w:r>
          </w:p>
          <w:p w14:paraId="3AE70B74"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3=Neither agree nor disagree</w:t>
            </w:r>
          </w:p>
          <w:p w14:paraId="4CAF3A61"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795F81E3"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5=Strongly disagree</w:t>
            </w:r>
          </w:p>
          <w:p w14:paraId="6006DBD2"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888=Don't know</w:t>
            </w:r>
          </w:p>
          <w:p w14:paraId="022BF8F6"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999=Prefer not to respond</w:t>
            </w:r>
          </w:p>
        </w:tc>
        <w:tc>
          <w:tcPr>
            <w:tcW w:w="2070" w:type="dxa"/>
            <w:gridSpan w:val="2"/>
            <w:tcBorders>
              <w:top w:val="single" w:sz="18" w:space="0" w:color="000000"/>
              <w:left w:val="single" w:sz="18" w:space="0" w:color="000000"/>
              <w:bottom w:val="single" w:sz="18" w:space="0" w:color="000000"/>
              <w:right w:val="single" w:sz="18" w:space="0" w:color="000000"/>
            </w:tcBorders>
          </w:tcPr>
          <w:p w14:paraId="6BFA9788" w14:textId="77777777" w:rsidR="00297833" w:rsidRPr="00F71A9A" w:rsidRDefault="00297833" w:rsidP="00297833">
            <w:pPr>
              <w:spacing w:after="0"/>
              <w:rPr>
                <w:rFonts w:ascii="Gill Sans MT" w:eastAsia="Calibri" w:hAnsi="Gill Sans MT" w:cs="Times New Roman"/>
                <w:i/>
                <w:color w:val="A6A6A6"/>
                <w:sz w:val="20"/>
                <w:szCs w:val="20"/>
              </w:rPr>
            </w:pPr>
          </w:p>
        </w:tc>
      </w:tr>
    </w:tbl>
    <w:p w14:paraId="5BE920BA" w14:textId="77777777" w:rsidR="00297833" w:rsidRPr="00F71A9A" w:rsidRDefault="00297833" w:rsidP="00297833">
      <w:pPr>
        <w:rPr>
          <w:rFonts w:ascii="Gill Sans MT" w:hAnsi="Gill Sans MT"/>
          <w:sz w:val="20"/>
          <w:szCs w:val="20"/>
        </w:rPr>
      </w:pPr>
    </w:p>
    <w:p w14:paraId="75C559DC" w14:textId="17BEE003" w:rsidR="005856F5" w:rsidRPr="00BE068B" w:rsidRDefault="005856F5" w:rsidP="009559BE">
      <w:pPr>
        <w:spacing w:after="0" w:line="240" w:lineRule="auto"/>
        <w:rPr>
          <w:rFonts w:ascii="Gill Sans MT" w:hAnsi="Gill Sans MT" w:cs="Arial"/>
          <w:b/>
        </w:rPr>
      </w:pPr>
      <w:r w:rsidRPr="00BE068B">
        <w:rPr>
          <w:rFonts w:ascii="Gill Sans MT" w:hAnsi="Gill Sans MT" w:cs="Arial"/>
          <w:b/>
        </w:rPr>
        <w:t xml:space="preserve">Section F: Forest Valuation part 2 </w:t>
      </w:r>
    </w:p>
    <w:p w14:paraId="5607C085" w14:textId="4C64256E" w:rsidR="00152B2F" w:rsidRPr="00BE068B" w:rsidRDefault="009559BE" w:rsidP="009559BE">
      <w:pPr>
        <w:spacing w:after="0" w:line="240" w:lineRule="auto"/>
        <w:rPr>
          <w:rFonts w:ascii="Gill Sans MT" w:hAnsi="Gill Sans MT"/>
        </w:rPr>
      </w:pPr>
      <w:commentRangeStart w:id="207"/>
      <w:commentRangeStart w:id="208"/>
      <w:commentRangeStart w:id="209"/>
      <w:r w:rsidRPr="00BE068B">
        <w:rPr>
          <w:rFonts w:ascii="Gill Sans MT" w:hAnsi="Gill Sans MT" w:cs="Arial"/>
        </w:rPr>
        <w:t>Please rank/ grade the following list of assets/resources</w:t>
      </w:r>
      <w:r w:rsidRPr="00BE068B">
        <w:rPr>
          <w:rFonts w:ascii="Gill Sans MT" w:hAnsi="Gill Sans MT" w:cs="Arial"/>
          <w:b/>
        </w:rPr>
        <w:t xml:space="preserve">/ </w:t>
      </w:r>
      <w:r w:rsidRPr="00BE068B">
        <w:rPr>
          <w:rFonts w:ascii="Gill Sans MT" w:hAnsi="Gill Sans MT" w:cs="Arial"/>
        </w:rPr>
        <w:t xml:space="preserve">properties in terms of most important to least important for the future/development of your community from first to third most </w:t>
      </w:r>
      <w:commentRangeStart w:id="210"/>
      <w:r w:rsidRPr="00BE068B">
        <w:rPr>
          <w:rFonts w:ascii="Gill Sans MT" w:hAnsi="Gill Sans MT" w:cs="Arial"/>
        </w:rPr>
        <w:t>important</w:t>
      </w:r>
      <w:commentRangeEnd w:id="210"/>
      <w:r w:rsidR="00DF2B2C">
        <w:rPr>
          <w:rStyle w:val="CommentReference"/>
        </w:rPr>
        <w:commentReference w:id="210"/>
      </w:r>
      <w:r w:rsidRPr="00BE068B">
        <w:rPr>
          <w:rFonts w:ascii="Gill Sans MT" w:hAnsi="Gill Sans MT" w:cs="Arial"/>
        </w:rPr>
        <w:t>.</w:t>
      </w:r>
      <w:commentRangeEnd w:id="207"/>
      <w:r w:rsidR="00736B28" w:rsidRPr="00BE068B">
        <w:rPr>
          <w:rStyle w:val="CommentReference"/>
          <w:rFonts w:ascii="Gill Sans MT" w:hAnsi="Gill Sans MT"/>
        </w:rPr>
        <w:commentReference w:id="207"/>
      </w:r>
      <w:commentRangeEnd w:id="208"/>
      <w:r w:rsidR="00FA5477" w:rsidRPr="00BE068B">
        <w:rPr>
          <w:rStyle w:val="CommentReference"/>
          <w:rFonts w:ascii="Gill Sans MT" w:hAnsi="Gill Sans MT"/>
        </w:rPr>
        <w:commentReference w:id="208"/>
      </w:r>
      <w:commentRangeEnd w:id="209"/>
      <w:r w:rsidR="006377FC">
        <w:rPr>
          <w:rStyle w:val="CommentReference"/>
        </w:rPr>
        <w:commentReference w:id="209"/>
      </w:r>
    </w:p>
    <w:tbl>
      <w:tblPr>
        <w:tblW w:w="9844" w:type="dxa"/>
        <w:tblInd w:w="-5" w:type="dxa"/>
        <w:tblLayout w:type="fixed"/>
        <w:tblCellMar>
          <w:left w:w="29" w:type="dxa"/>
          <w:right w:w="29" w:type="dxa"/>
        </w:tblCellMar>
        <w:tblLook w:val="0000" w:firstRow="0" w:lastRow="0" w:firstColumn="0" w:lastColumn="0" w:noHBand="0" w:noVBand="0"/>
      </w:tblPr>
      <w:tblGrid>
        <w:gridCol w:w="664"/>
        <w:gridCol w:w="7261"/>
        <w:gridCol w:w="1919"/>
      </w:tblGrid>
      <w:tr w:rsidR="009559BE" w:rsidRPr="00BE068B" w14:paraId="42DF92B2"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4CFB3B5" w14:textId="16D4BF2E" w:rsidR="009559BE" w:rsidRPr="00BE068B" w:rsidRDefault="005856F5" w:rsidP="006D5C10">
            <w:pPr>
              <w:rPr>
                <w:rFonts w:ascii="Gill Sans MT" w:hAnsi="Gill Sans MT"/>
                <w:w w:val="105"/>
              </w:rPr>
            </w:pPr>
            <w:r w:rsidRPr="00BE068B">
              <w:rPr>
                <w:rFonts w:ascii="Gill Sans MT" w:hAnsi="Gill Sans MT"/>
                <w:w w:val="105"/>
              </w:rPr>
              <w:t>F.1a</w:t>
            </w:r>
          </w:p>
        </w:tc>
        <w:tc>
          <w:tcPr>
            <w:tcW w:w="7261" w:type="dxa"/>
            <w:tcBorders>
              <w:top w:val="single" w:sz="4" w:space="0" w:color="000000"/>
              <w:left w:val="single" w:sz="4" w:space="0" w:color="auto"/>
              <w:bottom w:val="single" w:sz="4" w:space="0" w:color="000000"/>
              <w:right w:val="single" w:sz="18" w:space="0" w:color="000000"/>
            </w:tcBorders>
          </w:tcPr>
          <w:p w14:paraId="5F2E1A38" w14:textId="368D4277" w:rsidR="009559BE" w:rsidRPr="00BE068B" w:rsidRDefault="009559BE" w:rsidP="006D5C10">
            <w:pPr>
              <w:spacing w:after="0"/>
              <w:rPr>
                <w:rFonts w:ascii="Gill Sans MT" w:hAnsi="Gill Sans MT"/>
                <w:w w:val="105"/>
              </w:rPr>
            </w:pPr>
            <w:r w:rsidRPr="00BE068B">
              <w:rPr>
                <w:rFonts w:ascii="Gill Sans MT" w:hAnsi="Gill Sans MT"/>
                <w:w w:val="105"/>
              </w:rPr>
              <w:t>Health Clinic</w:t>
            </w:r>
          </w:p>
        </w:tc>
        <w:tc>
          <w:tcPr>
            <w:tcW w:w="1919" w:type="dxa"/>
            <w:tcBorders>
              <w:top w:val="single" w:sz="18" w:space="0" w:color="000000"/>
              <w:left w:val="single" w:sz="18" w:space="0" w:color="000000"/>
              <w:bottom w:val="single" w:sz="18" w:space="0" w:color="000000"/>
              <w:right w:val="single" w:sz="18" w:space="0" w:color="000000"/>
            </w:tcBorders>
          </w:tcPr>
          <w:p w14:paraId="06B0ACBD"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7CE38ED1"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160B8DCF" w14:textId="5D3BBF27" w:rsidR="009559BE" w:rsidRPr="00BE068B" w:rsidRDefault="005856F5" w:rsidP="006D5C10">
            <w:pPr>
              <w:rPr>
                <w:rFonts w:ascii="Gill Sans MT" w:hAnsi="Gill Sans MT"/>
                <w:w w:val="105"/>
              </w:rPr>
            </w:pPr>
            <w:r w:rsidRPr="00BE068B">
              <w:rPr>
                <w:rFonts w:ascii="Gill Sans MT" w:hAnsi="Gill Sans MT"/>
                <w:w w:val="105"/>
              </w:rPr>
              <w:t>F.1b</w:t>
            </w:r>
          </w:p>
        </w:tc>
        <w:tc>
          <w:tcPr>
            <w:tcW w:w="7261" w:type="dxa"/>
            <w:tcBorders>
              <w:top w:val="single" w:sz="4" w:space="0" w:color="000000"/>
              <w:left w:val="single" w:sz="4" w:space="0" w:color="auto"/>
              <w:bottom w:val="single" w:sz="4" w:space="0" w:color="000000"/>
              <w:right w:val="single" w:sz="18" w:space="0" w:color="000000"/>
            </w:tcBorders>
          </w:tcPr>
          <w:p w14:paraId="544BFB31" w14:textId="643BA253" w:rsidR="009559BE" w:rsidRPr="00BE068B" w:rsidRDefault="009559BE" w:rsidP="006D5C10">
            <w:pPr>
              <w:spacing w:after="0"/>
              <w:rPr>
                <w:rFonts w:ascii="Gill Sans MT" w:hAnsi="Gill Sans MT"/>
                <w:w w:val="105"/>
              </w:rPr>
            </w:pPr>
            <w:r w:rsidRPr="00BE068B">
              <w:rPr>
                <w:rFonts w:ascii="Gill Sans MT" w:hAnsi="Gill Sans MT"/>
                <w:w w:val="105"/>
              </w:rPr>
              <w:t>Enough land to farm on</w:t>
            </w:r>
          </w:p>
        </w:tc>
        <w:tc>
          <w:tcPr>
            <w:tcW w:w="1919" w:type="dxa"/>
            <w:tcBorders>
              <w:top w:val="single" w:sz="18" w:space="0" w:color="000000"/>
              <w:left w:val="single" w:sz="18" w:space="0" w:color="000000"/>
              <w:bottom w:val="single" w:sz="18" w:space="0" w:color="000000"/>
              <w:right w:val="single" w:sz="18" w:space="0" w:color="000000"/>
            </w:tcBorders>
          </w:tcPr>
          <w:p w14:paraId="01F05B19"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54378230"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40EAE5BC" w14:textId="0C01136E" w:rsidR="009559BE" w:rsidRPr="00BE068B" w:rsidRDefault="005856F5" w:rsidP="006D5C10">
            <w:pPr>
              <w:rPr>
                <w:rFonts w:ascii="Gill Sans MT" w:hAnsi="Gill Sans MT"/>
                <w:w w:val="105"/>
              </w:rPr>
            </w:pPr>
            <w:r w:rsidRPr="00BE068B">
              <w:rPr>
                <w:rFonts w:ascii="Gill Sans MT" w:hAnsi="Gill Sans MT"/>
                <w:w w:val="105"/>
              </w:rPr>
              <w:t>F.1c</w:t>
            </w:r>
          </w:p>
        </w:tc>
        <w:tc>
          <w:tcPr>
            <w:tcW w:w="7261" w:type="dxa"/>
            <w:tcBorders>
              <w:top w:val="single" w:sz="4" w:space="0" w:color="000000"/>
              <w:left w:val="single" w:sz="4" w:space="0" w:color="auto"/>
              <w:bottom w:val="single" w:sz="4" w:space="0" w:color="000000"/>
              <w:right w:val="single" w:sz="18" w:space="0" w:color="000000"/>
            </w:tcBorders>
          </w:tcPr>
          <w:p w14:paraId="0E7C26CE" w14:textId="5ECF34D9" w:rsidR="009559BE" w:rsidRPr="00BE068B" w:rsidRDefault="009559BE" w:rsidP="006D5C10">
            <w:pPr>
              <w:spacing w:after="0"/>
              <w:rPr>
                <w:rFonts w:ascii="Gill Sans MT" w:hAnsi="Gill Sans MT"/>
                <w:w w:val="105"/>
              </w:rPr>
            </w:pPr>
            <w:r w:rsidRPr="00BE068B">
              <w:rPr>
                <w:rFonts w:ascii="Gill Sans MT" w:hAnsi="Gill Sans MT"/>
                <w:w w:val="105"/>
              </w:rPr>
              <w:t>New school</w:t>
            </w:r>
          </w:p>
        </w:tc>
        <w:tc>
          <w:tcPr>
            <w:tcW w:w="1919" w:type="dxa"/>
            <w:tcBorders>
              <w:top w:val="single" w:sz="18" w:space="0" w:color="000000"/>
              <w:left w:val="single" w:sz="18" w:space="0" w:color="000000"/>
              <w:bottom w:val="single" w:sz="18" w:space="0" w:color="000000"/>
              <w:right w:val="single" w:sz="18" w:space="0" w:color="000000"/>
            </w:tcBorders>
          </w:tcPr>
          <w:p w14:paraId="4BE96794"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3C4718DD"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08A5B14" w14:textId="20532846" w:rsidR="009559BE" w:rsidRPr="00BE068B" w:rsidRDefault="005856F5" w:rsidP="006D5C10">
            <w:pPr>
              <w:rPr>
                <w:rFonts w:ascii="Gill Sans MT" w:hAnsi="Gill Sans MT"/>
                <w:w w:val="105"/>
              </w:rPr>
            </w:pPr>
            <w:r w:rsidRPr="00BE068B">
              <w:rPr>
                <w:rFonts w:ascii="Gill Sans MT" w:hAnsi="Gill Sans MT"/>
                <w:w w:val="105"/>
              </w:rPr>
              <w:t>F.1d</w:t>
            </w:r>
          </w:p>
        </w:tc>
        <w:tc>
          <w:tcPr>
            <w:tcW w:w="7261" w:type="dxa"/>
            <w:tcBorders>
              <w:top w:val="single" w:sz="4" w:space="0" w:color="000000"/>
              <w:left w:val="single" w:sz="4" w:space="0" w:color="auto"/>
              <w:bottom w:val="single" w:sz="4" w:space="0" w:color="000000"/>
              <w:right w:val="single" w:sz="18" w:space="0" w:color="000000"/>
            </w:tcBorders>
          </w:tcPr>
          <w:p w14:paraId="06D500D6" w14:textId="7CC3DD2E" w:rsidR="009559BE" w:rsidRPr="00BE068B" w:rsidRDefault="009559BE" w:rsidP="006D5C10">
            <w:pPr>
              <w:spacing w:after="0"/>
              <w:rPr>
                <w:rFonts w:ascii="Gill Sans MT" w:hAnsi="Gill Sans MT"/>
                <w:w w:val="105"/>
              </w:rPr>
            </w:pPr>
            <w:r w:rsidRPr="00BE068B">
              <w:rPr>
                <w:rFonts w:ascii="Gill Sans MT" w:hAnsi="Gill Sans MT"/>
                <w:w w:val="105"/>
              </w:rPr>
              <w:t>Paved roads</w:t>
            </w:r>
          </w:p>
        </w:tc>
        <w:tc>
          <w:tcPr>
            <w:tcW w:w="1919" w:type="dxa"/>
            <w:tcBorders>
              <w:top w:val="single" w:sz="18" w:space="0" w:color="000000"/>
              <w:left w:val="single" w:sz="18" w:space="0" w:color="000000"/>
              <w:bottom w:val="single" w:sz="18" w:space="0" w:color="000000"/>
              <w:right w:val="single" w:sz="18" w:space="0" w:color="000000"/>
            </w:tcBorders>
          </w:tcPr>
          <w:p w14:paraId="348DBAE1"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5E6098C2"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0E91A8EF" w14:textId="313CB995" w:rsidR="009559BE" w:rsidRPr="00BE068B" w:rsidRDefault="005856F5" w:rsidP="006D5C10">
            <w:pPr>
              <w:rPr>
                <w:rFonts w:ascii="Gill Sans MT" w:hAnsi="Gill Sans MT"/>
                <w:w w:val="105"/>
              </w:rPr>
            </w:pPr>
            <w:r w:rsidRPr="00BE068B">
              <w:rPr>
                <w:rFonts w:ascii="Gill Sans MT" w:hAnsi="Gill Sans MT"/>
                <w:w w:val="105"/>
              </w:rPr>
              <w:t>F.1e</w:t>
            </w:r>
          </w:p>
        </w:tc>
        <w:tc>
          <w:tcPr>
            <w:tcW w:w="7261" w:type="dxa"/>
            <w:tcBorders>
              <w:top w:val="single" w:sz="4" w:space="0" w:color="000000"/>
              <w:left w:val="single" w:sz="4" w:space="0" w:color="auto"/>
              <w:bottom w:val="single" w:sz="4" w:space="0" w:color="000000"/>
              <w:right w:val="single" w:sz="18" w:space="0" w:color="000000"/>
            </w:tcBorders>
          </w:tcPr>
          <w:p w14:paraId="050A99B7" w14:textId="01092D2B" w:rsidR="009559BE" w:rsidRPr="00BE068B" w:rsidRDefault="009559BE" w:rsidP="006D5C10">
            <w:pPr>
              <w:spacing w:after="0"/>
              <w:rPr>
                <w:rFonts w:ascii="Gill Sans MT" w:hAnsi="Gill Sans MT"/>
                <w:w w:val="105"/>
              </w:rPr>
            </w:pPr>
            <w:r w:rsidRPr="00BE068B">
              <w:rPr>
                <w:rFonts w:ascii="Gill Sans MT" w:hAnsi="Gill Sans MT"/>
                <w:w w:val="105"/>
              </w:rPr>
              <w:t>Forest resources</w:t>
            </w:r>
          </w:p>
        </w:tc>
        <w:tc>
          <w:tcPr>
            <w:tcW w:w="1919" w:type="dxa"/>
            <w:tcBorders>
              <w:top w:val="single" w:sz="18" w:space="0" w:color="000000"/>
              <w:left w:val="single" w:sz="18" w:space="0" w:color="000000"/>
              <w:bottom w:val="single" w:sz="18" w:space="0" w:color="000000"/>
              <w:right w:val="single" w:sz="18" w:space="0" w:color="000000"/>
            </w:tcBorders>
          </w:tcPr>
          <w:p w14:paraId="02B7C080"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49CDA3D9"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3AD13567" w14:textId="01A84CCB" w:rsidR="009559BE" w:rsidRPr="00BE068B" w:rsidRDefault="005856F5" w:rsidP="006D5C10">
            <w:pPr>
              <w:rPr>
                <w:rFonts w:ascii="Gill Sans MT" w:hAnsi="Gill Sans MT"/>
                <w:w w:val="105"/>
              </w:rPr>
            </w:pPr>
            <w:r w:rsidRPr="00BE068B">
              <w:rPr>
                <w:rFonts w:ascii="Gill Sans MT" w:hAnsi="Gill Sans MT"/>
                <w:w w:val="105"/>
              </w:rPr>
              <w:t>F.1f</w:t>
            </w:r>
          </w:p>
        </w:tc>
        <w:tc>
          <w:tcPr>
            <w:tcW w:w="7261" w:type="dxa"/>
            <w:tcBorders>
              <w:top w:val="single" w:sz="4" w:space="0" w:color="000000"/>
              <w:left w:val="single" w:sz="4" w:space="0" w:color="auto"/>
              <w:bottom w:val="single" w:sz="4" w:space="0" w:color="000000"/>
              <w:right w:val="single" w:sz="18" w:space="0" w:color="000000"/>
            </w:tcBorders>
          </w:tcPr>
          <w:p w14:paraId="06FA829E" w14:textId="58167D0C" w:rsidR="009559BE" w:rsidRPr="00BE068B" w:rsidRDefault="009559BE" w:rsidP="006D5C10">
            <w:pPr>
              <w:spacing w:after="0"/>
              <w:rPr>
                <w:rFonts w:ascii="Gill Sans MT" w:hAnsi="Gill Sans MT"/>
                <w:w w:val="105"/>
              </w:rPr>
            </w:pPr>
            <w:r w:rsidRPr="00BE068B">
              <w:rPr>
                <w:rFonts w:ascii="Gill Sans MT" w:hAnsi="Gill Sans MT"/>
                <w:w w:val="105"/>
              </w:rPr>
              <w:t>Electricity</w:t>
            </w:r>
          </w:p>
        </w:tc>
        <w:tc>
          <w:tcPr>
            <w:tcW w:w="1919" w:type="dxa"/>
            <w:tcBorders>
              <w:top w:val="single" w:sz="18" w:space="0" w:color="000000"/>
              <w:left w:val="single" w:sz="18" w:space="0" w:color="000000"/>
              <w:bottom w:val="single" w:sz="18" w:space="0" w:color="000000"/>
              <w:right w:val="single" w:sz="18" w:space="0" w:color="000000"/>
            </w:tcBorders>
          </w:tcPr>
          <w:p w14:paraId="5371A4D7"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4CA878CE"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1138A34" w14:textId="3096BC0C" w:rsidR="009559BE" w:rsidRPr="00BE068B" w:rsidRDefault="005856F5" w:rsidP="006D5C10">
            <w:pPr>
              <w:rPr>
                <w:rFonts w:ascii="Gill Sans MT" w:hAnsi="Gill Sans MT"/>
                <w:w w:val="105"/>
              </w:rPr>
            </w:pPr>
            <w:r w:rsidRPr="00BE068B">
              <w:rPr>
                <w:rFonts w:ascii="Gill Sans MT" w:hAnsi="Gill Sans MT"/>
                <w:w w:val="105"/>
              </w:rPr>
              <w:t>F.1g</w:t>
            </w:r>
          </w:p>
        </w:tc>
        <w:tc>
          <w:tcPr>
            <w:tcW w:w="7261" w:type="dxa"/>
            <w:tcBorders>
              <w:top w:val="single" w:sz="4" w:space="0" w:color="000000"/>
              <w:left w:val="single" w:sz="4" w:space="0" w:color="auto"/>
              <w:bottom w:val="single" w:sz="4" w:space="0" w:color="000000"/>
              <w:right w:val="single" w:sz="18" w:space="0" w:color="000000"/>
            </w:tcBorders>
          </w:tcPr>
          <w:p w14:paraId="15A9ECF2" w14:textId="71C81890" w:rsidR="009559BE" w:rsidRPr="00BE068B" w:rsidRDefault="009559BE" w:rsidP="006D5C10">
            <w:pPr>
              <w:spacing w:after="0"/>
              <w:rPr>
                <w:rFonts w:ascii="Gill Sans MT" w:hAnsi="Gill Sans MT"/>
                <w:w w:val="105"/>
              </w:rPr>
            </w:pPr>
            <w:r w:rsidRPr="00BE068B">
              <w:rPr>
                <w:rFonts w:ascii="Gill Sans MT" w:hAnsi="Gill Sans MT"/>
                <w:w w:val="105"/>
              </w:rPr>
              <w:t>Clean water</w:t>
            </w:r>
          </w:p>
        </w:tc>
        <w:tc>
          <w:tcPr>
            <w:tcW w:w="1919" w:type="dxa"/>
            <w:tcBorders>
              <w:top w:val="single" w:sz="18" w:space="0" w:color="000000"/>
              <w:left w:val="single" w:sz="18" w:space="0" w:color="000000"/>
              <w:bottom w:val="single" w:sz="18" w:space="0" w:color="000000"/>
              <w:right w:val="single" w:sz="18" w:space="0" w:color="000000"/>
            </w:tcBorders>
          </w:tcPr>
          <w:p w14:paraId="32F3C3BA"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79C931ED" w14:textId="77777777" w:rsidTr="005856F5">
        <w:trPr>
          <w:trHeight w:hRule="exact" w:val="453"/>
        </w:trPr>
        <w:tc>
          <w:tcPr>
            <w:tcW w:w="664" w:type="dxa"/>
            <w:tcBorders>
              <w:top w:val="single" w:sz="4" w:space="0" w:color="000000"/>
              <w:left w:val="single" w:sz="4" w:space="0" w:color="000000"/>
              <w:bottom w:val="single" w:sz="4" w:space="0" w:color="auto"/>
              <w:right w:val="single" w:sz="4" w:space="0" w:color="auto"/>
            </w:tcBorders>
          </w:tcPr>
          <w:p w14:paraId="762F668D" w14:textId="21B8E9F6" w:rsidR="009559BE" w:rsidRPr="00BE068B" w:rsidRDefault="005856F5" w:rsidP="006D5C10">
            <w:pPr>
              <w:rPr>
                <w:rFonts w:ascii="Gill Sans MT" w:hAnsi="Gill Sans MT"/>
                <w:w w:val="105"/>
              </w:rPr>
            </w:pPr>
            <w:r w:rsidRPr="00BE068B">
              <w:rPr>
                <w:rFonts w:ascii="Gill Sans MT" w:hAnsi="Gill Sans MT"/>
                <w:w w:val="105"/>
              </w:rPr>
              <w:t>F.1h</w:t>
            </w:r>
          </w:p>
        </w:tc>
        <w:tc>
          <w:tcPr>
            <w:tcW w:w="7261" w:type="dxa"/>
            <w:tcBorders>
              <w:top w:val="single" w:sz="4" w:space="0" w:color="000000"/>
              <w:left w:val="single" w:sz="4" w:space="0" w:color="auto"/>
              <w:bottom w:val="single" w:sz="4" w:space="0" w:color="auto"/>
              <w:right w:val="single" w:sz="18" w:space="0" w:color="000000"/>
            </w:tcBorders>
          </w:tcPr>
          <w:p w14:paraId="7FCF883E" w14:textId="59B42E92" w:rsidR="00EC091D" w:rsidRPr="00BE068B" w:rsidRDefault="009559BE" w:rsidP="006D5C10">
            <w:pPr>
              <w:spacing w:after="0"/>
              <w:rPr>
                <w:rFonts w:ascii="Gill Sans MT" w:hAnsi="Gill Sans MT"/>
                <w:w w:val="105"/>
              </w:rPr>
            </w:pPr>
            <w:r w:rsidRPr="00BE068B">
              <w:rPr>
                <w:rFonts w:ascii="Gill Sans MT" w:hAnsi="Gill Sans MT"/>
                <w:w w:val="105"/>
              </w:rPr>
              <w:t>Salary jobs</w:t>
            </w:r>
          </w:p>
          <w:p w14:paraId="57AAAEAE" w14:textId="77777777" w:rsidR="00EC091D" w:rsidRPr="00BE068B" w:rsidRDefault="00EC091D" w:rsidP="006D5C10">
            <w:pPr>
              <w:spacing w:after="0"/>
              <w:rPr>
                <w:rFonts w:ascii="Gill Sans MT" w:hAnsi="Gill Sans MT"/>
                <w:w w:val="105"/>
              </w:rPr>
            </w:pPr>
          </w:p>
          <w:p w14:paraId="6B2183F0" w14:textId="77777777" w:rsidR="00EC091D" w:rsidRPr="00BE068B" w:rsidRDefault="00EC091D" w:rsidP="006D5C10">
            <w:pPr>
              <w:spacing w:after="0"/>
              <w:rPr>
                <w:rFonts w:ascii="Gill Sans MT" w:hAnsi="Gill Sans MT"/>
                <w:w w:val="105"/>
              </w:rPr>
            </w:pPr>
          </w:p>
          <w:p w14:paraId="137E28C2" w14:textId="24634480" w:rsidR="00EC091D" w:rsidRPr="00BE068B" w:rsidRDefault="00EC091D" w:rsidP="006D5C10">
            <w:pPr>
              <w:spacing w:after="0"/>
              <w:rPr>
                <w:rFonts w:ascii="Gill Sans MT" w:hAnsi="Gill Sans MT"/>
                <w:w w:val="105"/>
              </w:rPr>
            </w:pPr>
          </w:p>
        </w:tc>
        <w:tc>
          <w:tcPr>
            <w:tcW w:w="1919" w:type="dxa"/>
            <w:tcBorders>
              <w:top w:val="single" w:sz="18" w:space="0" w:color="000000"/>
              <w:left w:val="single" w:sz="18" w:space="0" w:color="000000"/>
              <w:bottom w:val="single" w:sz="4" w:space="0" w:color="auto"/>
              <w:right w:val="single" w:sz="18" w:space="0" w:color="000000"/>
            </w:tcBorders>
          </w:tcPr>
          <w:p w14:paraId="69EE65ED"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EC091D" w:rsidRPr="00BE068B" w14:paraId="0D730151" w14:textId="77777777" w:rsidTr="005856F5">
        <w:trPr>
          <w:trHeight w:hRule="exact" w:val="550"/>
        </w:trPr>
        <w:tc>
          <w:tcPr>
            <w:tcW w:w="664" w:type="dxa"/>
            <w:tcBorders>
              <w:top w:val="single" w:sz="4" w:space="0" w:color="auto"/>
              <w:left w:val="single" w:sz="4" w:space="0" w:color="000000"/>
              <w:bottom w:val="single" w:sz="4" w:space="0" w:color="000000"/>
              <w:right w:val="single" w:sz="4" w:space="0" w:color="auto"/>
            </w:tcBorders>
          </w:tcPr>
          <w:p w14:paraId="4612A6F3" w14:textId="4DF439ED" w:rsidR="00EC091D" w:rsidRPr="00BE068B" w:rsidRDefault="005856F5" w:rsidP="006D5C10">
            <w:pPr>
              <w:rPr>
                <w:rFonts w:ascii="Gill Sans MT" w:hAnsi="Gill Sans MT"/>
                <w:w w:val="105"/>
              </w:rPr>
            </w:pPr>
            <w:proofErr w:type="gramStart"/>
            <w:r w:rsidRPr="00BE068B">
              <w:rPr>
                <w:rFonts w:ascii="Gill Sans MT" w:hAnsi="Gill Sans MT"/>
                <w:w w:val="105"/>
              </w:rPr>
              <w:t>f</w:t>
            </w:r>
            <w:proofErr w:type="gramEnd"/>
            <w:r w:rsidRPr="00BE068B">
              <w:rPr>
                <w:rFonts w:ascii="Gill Sans MT" w:hAnsi="Gill Sans MT"/>
                <w:w w:val="105"/>
              </w:rPr>
              <w:t xml:space="preserve">.1i </w:t>
            </w:r>
          </w:p>
        </w:tc>
        <w:tc>
          <w:tcPr>
            <w:tcW w:w="7261" w:type="dxa"/>
            <w:tcBorders>
              <w:top w:val="single" w:sz="4" w:space="0" w:color="auto"/>
              <w:left w:val="single" w:sz="4" w:space="0" w:color="auto"/>
              <w:bottom w:val="single" w:sz="4" w:space="0" w:color="000000"/>
              <w:right w:val="single" w:sz="18" w:space="0" w:color="000000"/>
            </w:tcBorders>
          </w:tcPr>
          <w:p w14:paraId="549BA4B3" w14:textId="153B26B8" w:rsidR="00EC091D" w:rsidRPr="00BE068B" w:rsidRDefault="0076042F" w:rsidP="0086308D">
            <w:pPr>
              <w:spacing w:after="0"/>
              <w:rPr>
                <w:rFonts w:ascii="Gill Sans MT" w:hAnsi="Gill Sans MT"/>
                <w:w w:val="105"/>
              </w:rPr>
            </w:pPr>
            <w:r w:rsidRPr="00BE068B">
              <w:rPr>
                <w:rFonts w:ascii="Gill Sans MT" w:hAnsi="Gill Sans MT"/>
                <w:w w:val="105"/>
              </w:rPr>
              <w:t>Enhanced a</w:t>
            </w:r>
            <w:r w:rsidR="00EC091D" w:rsidRPr="00BE068B">
              <w:rPr>
                <w:rFonts w:ascii="Gill Sans MT" w:hAnsi="Gill Sans MT"/>
                <w:w w:val="105"/>
              </w:rPr>
              <w:t xml:space="preserve">ccess to markets </w:t>
            </w:r>
          </w:p>
        </w:tc>
        <w:tc>
          <w:tcPr>
            <w:tcW w:w="1919" w:type="dxa"/>
            <w:tcBorders>
              <w:top w:val="single" w:sz="4" w:space="0" w:color="auto"/>
              <w:left w:val="single" w:sz="18" w:space="0" w:color="000000"/>
              <w:bottom w:val="single" w:sz="18" w:space="0" w:color="000000"/>
              <w:right w:val="single" w:sz="18" w:space="0" w:color="000000"/>
            </w:tcBorders>
          </w:tcPr>
          <w:p w14:paraId="720A3A7F" w14:textId="77777777" w:rsidR="00EC091D" w:rsidRPr="00BE068B" w:rsidRDefault="00EC091D" w:rsidP="006D5C10">
            <w:pPr>
              <w:spacing w:after="0"/>
              <w:rPr>
                <w:rFonts w:ascii="Gill Sans MT" w:hAnsi="Gill Sans MT"/>
                <w:i/>
                <w:color w:val="A6A6A6" w:themeColor="background1" w:themeShade="A6"/>
              </w:rPr>
            </w:pPr>
          </w:p>
        </w:tc>
      </w:tr>
    </w:tbl>
    <w:p w14:paraId="5D272309" w14:textId="77777777" w:rsidR="00C52F57" w:rsidRPr="00BE068B" w:rsidRDefault="00C52F57" w:rsidP="009559BE">
      <w:pPr>
        <w:spacing w:after="0" w:line="240" w:lineRule="auto"/>
        <w:rPr>
          <w:rFonts w:ascii="Gill Sans MT" w:hAnsi="Gill Sans MT"/>
        </w:rPr>
      </w:pPr>
    </w:p>
    <w:p w14:paraId="4178036F" w14:textId="77777777" w:rsidR="00C52F57" w:rsidRPr="00BE068B" w:rsidRDefault="00C52F57" w:rsidP="009559BE">
      <w:pPr>
        <w:spacing w:after="0" w:line="240" w:lineRule="auto"/>
        <w:rPr>
          <w:rFonts w:ascii="Gill Sans MT" w:hAnsi="Gill Sans MT"/>
        </w:rPr>
      </w:pPr>
    </w:p>
    <w:p w14:paraId="6512A5AA" w14:textId="24C4FF1B" w:rsidR="00DA7C5C" w:rsidRPr="00BE068B" w:rsidRDefault="00BF7C36" w:rsidP="00BF7C36">
      <w:pPr>
        <w:rPr>
          <w:rFonts w:ascii="Gill Sans MT" w:eastAsia="Times New Roman" w:hAnsi="Gill Sans MT" w:cs="Times New Roman"/>
          <w:b/>
          <w:bCs/>
        </w:rPr>
      </w:pPr>
      <w:r w:rsidRPr="00BE068B">
        <w:rPr>
          <w:rFonts w:ascii="Gill Sans MT" w:eastAsia="Times New Roman" w:hAnsi="Gill Sans MT" w:cs="Times New Roman"/>
          <w:b/>
          <w:bCs/>
        </w:rPr>
        <w:t>G</w:t>
      </w:r>
      <w:r w:rsidR="00DA7C5C" w:rsidRPr="00BE068B">
        <w:rPr>
          <w:rFonts w:ascii="Gill Sans MT" w:eastAsia="Times New Roman" w:hAnsi="Gill Sans MT" w:cs="Times New Roman"/>
          <w:b/>
          <w:bCs/>
        </w:rPr>
        <w:t>. GOVERNANCE AND ACCOUNTABILITY</w:t>
      </w:r>
    </w:p>
    <w:p w14:paraId="176A6126" w14:textId="48BEE144" w:rsidR="00D437F1" w:rsidRPr="00BE068B" w:rsidRDefault="00DA7C5C" w:rsidP="001512DD">
      <w:pPr>
        <w:pStyle w:val="TableParagraph"/>
        <w:autoSpaceDE/>
        <w:autoSpaceDN/>
        <w:adjustRightInd/>
        <w:spacing w:afterLines="20" w:after="48"/>
        <w:contextualSpacing/>
        <w:rPr>
          <w:rFonts w:ascii="Gill Sans MT" w:eastAsia="Times New Roman" w:hAnsi="Gill Sans MT"/>
          <w:sz w:val="22"/>
          <w:szCs w:val="22"/>
          <w:lang w:eastAsia="zh-CN"/>
        </w:rPr>
      </w:pPr>
      <w:r w:rsidRPr="00BE068B">
        <w:rPr>
          <w:rFonts w:ascii="Gill Sans MT" w:eastAsia="Times New Roman" w:hAnsi="Gill Sans MT"/>
          <w:sz w:val="22"/>
          <w:szCs w:val="22"/>
          <w:lang w:eastAsia="zh-CN"/>
        </w:rPr>
        <w:t xml:space="preserve">Now I am going to ask you some questions about decision-making about </w:t>
      </w:r>
      <w:r w:rsidR="00FE537B" w:rsidRPr="00BE068B">
        <w:rPr>
          <w:rFonts w:ascii="Gill Sans MT" w:eastAsia="Times New Roman" w:hAnsi="Gill Sans MT"/>
          <w:sz w:val="22"/>
          <w:szCs w:val="22"/>
          <w:lang w:eastAsia="zh-CN"/>
        </w:rPr>
        <w:t>forest-</w:t>
      </w:r>
      <w:r w:rsidRPr="00BE068B">
        <w:rPr>
          <w:rFonts w:ascii="Gill Sans MT" w:eastAsia="Times New Roman" w:hAnsi="Gill Sans MT"/>
          <w:sz w:val="22"/>
          <w:szCs w:val="22"/>
          <w:lang w:eastAsia="zh-CN"/>
        </w:rPr>
        <w:t>related issues in your village.</w:t>
      </w:r>
    </w:p>
    <w:tbl>
      <w:tblPr>
        <w:tblW w:w="10296" w:type="dxa"/>
        <w:tblInd w:w="-5" w:type="dxa"/>
        <w:tblLayout w:type="fixed"/>
        <w:tblCellMar>
          <w:left w:w="29" w:type="dxa"/>
          <w:right w:w="29" w:type="dxa"/>
        </w:tblCellMar>
        <w:tblLook w:val="0000" w:firstRow="0" w:lastRow="0" w:firstColumn="0" w:lastColumn="0" w:noHBand="0" w:noVBand="0"/>
      </w:tblPr>
      <w:tblGrid>
        <w:gridCol w:w="573"/>
        <w:gridCol w:w="4771"/>
        <w:gridCol w:w="3995"/>
        <w:gridCol w:w="235"/>
        <w:gridCol w:w="714"/>
        <w:gridCol w:w="8"/>
      </w:tblGrid>
      <w:tr w:rsidR="00A34F12" w:rsidRPr="00BE068B" w14:paraId="1B2ECD91" w14:textId="77777777" w:rsidTr="00BF7C36">
        <w:trPr>
          <w:trHeight w:val="20"/>
        </w:trPr>
        <w:tc>
          <w:tcPr>
            <w:tcW w:w="573" w:type="dxa"/>
            <w:tcBorders>
              <w:top w:val="single" w:sz="4" w:space="0" w:color="000000"/>
              <w:left w:val="single" w:sz="4" w:space="0" w:color="000000"/>
              <w:bottom w:val="single" w:sz="4" w:space="0" w:color="000000"/>
              <w:right w:val="single" w:sz="4" w:space="0" w:color="auto"/>
            </w:tcBorders>
          </w:tcPr>
          <w:p w14:paraId="54D5481B" w14:textId="347B6296" w:rsidR="00A34F12" w:rsidRPr="00BE068B" w:rsidRDefault="00BF7C36" w:rsidP="00A34F12">
            <w:pPr>
              <w:spacing w:after="0"/>
              <w:rPr>
                <w:rFonts w:ascii="Gill Sans MT" w:eastAsia="Calibri" w:hAnsi="Gill Sans MT" w:cs="Times New Roman"/>
                <w:w w:val="105"/>
              </w:rPr>
            </w:pPr>
            <w:r w:rsidRPr="00BE068B">
              <w:rPr>
                <w:rFonts w:ascii="Gill Sans MT" w:eastAsia="Calibri" w:hAnsi="Gill Sans MT" w:cs="Times New Roman"/>
                <w:w w:val="105"/>
              </w:rPr>
              <w:t>G.1</w:t>
            </w:r>
          </w:p>
        </w:tc>
        <w:tc>
          <w:tcPr>
            <w:tcW w:w="4771" w:type="dxa"/>
            <w:tcBorders>
              <w:top w:val="single" w:sz="4" w:space="0" w:color="000000"/>
              <w:left w:val="single" w:sz="4" w:space="0" w:color="auto"/>
              <w:bottom w:val="single" w:sz="4" w:space="0" w:color="000000"/>
            </w:tcBorders>
          </w:tcPr>
          <w:p w14:paraId="153C1A77" w14:textId="1CD544C1" w:rsidR="00A34F12" w:rsidRPr="00BE068B" w:rsidRDefault="00764E8A" w:rsidP="00A34F12">
            <w:pPr>
              <w:spacing w:after="0"/>
              <w:rPr>
                <w:rFonts w:ascii="Gill Sans MT" w:eastAsia="Calibri" w:hAnsi="Gill Sans MT" w:cs="Times New Roman"/>
                <w:w w:val="105"/>
              </w:rPr>
            </w:pPr>
            <w:r w:rsidRPr="00BE068B">
              <w:rPr>
                <w:rFonts w:ascii="Gill Sans MT" w:hAnsi="Gill Sans MT"/>
                <w:w w:val="105"/>
              </w:rPr>
              <w:t xml:space="preserve"> In your village, what person or group</w:t>
            </w:r>
            <w:r w:rsidR="00A34F12" w:rsidRPr="00BE068B">
              <w:rPr>
                <w:rFonts w:ascii="Gill Sans MT" w:hAnsi="Gill Sans MT"/>
                <w:w w:val="105"/>
              </w:rPr>
              <w:t xml:space="preserve"> is the most imp</w:t>
            </w:r>
            <w:r w:rsidR="0086308D" w:rsidRPr="00BE068B">
              <w:rPr>
                <w:rFonts w:ascii="Gill Sans MT" w:hAnsi="Gill Sans MT"/>
                <w:w w:val="105"/>
              </w:rPr>
              <w:t>ortant decisio</w:t>
            </w:r>
            <w:r w:rsidRPr="00BE068B">
              <w:rPr>
                <w:rFonts w:ascii="Gill Sans MT" w:hAnsi="Gill Sans MT"/>
                <w:w w:val="105"/>
              </w:rPr>
              <w:t xml:space="preserve">n maker about the forests that </w:t>
            </w:r>
            <w:r w:rsidRPr="00BE068B">
              <w:rPr>
                <w:rFonts w:ascii="Gill Sans MT" w:hAnsi="Gill Sans MT"/>
                <w:w w:val="105"/>
              </w:rPr>
              <w:lastRenderedPageBreak/>
              <w:t>your community uses</w:t>
            </w:r>
            <w:r w:rsidR="00A34F12" w:rsidRPr="00BE068B">
              <w:rPr>
                <w:rFonts w:ascii="Gill Sans MT" w:hAnsi="Gill Sans MT"/>
                <w:w w:val="105"/>
              </w:rPr>
              <w:t>? (</w:t>
            </w:r>
            <w:proofErr w:type="spellStart"/>
            <w:proofErr w:type="gramStart"/>
            <w:r w:rsidR="0086308D" w:rsidRPr="00BE068B">
              <w:rPr>
                <w:rFonts w:ascii="Gill Sans MT" w:hAnsi="Gill Sans MT"/>
                <w:b/>
                <w:w w:val="105"/>
              </w:rPr>
              <w:t>forest</w:t>
            </w:r>
            <w:proofErr w:type="gramEnd"/>
            <w:r w:rsidR="00A34F12" w:rsidRPr="00BE068B">
              <w:rPr>
                <w:rFonts w:ascii="Gill Sans MT" w:hAnsi="Gill Sans MT"/>
                <w:b/>
                <w:w w:val="105"/>
              </w:rPr>
              <w:t>_leaders</w:t>
            </w:r>
            <w:proofErr w:type="spellEnd"/>
            <w:r w:rsidR="00A34F12" w:rsidRPr="00BE068B">
              <w:rPr>
                <w:rFonts w:ascii="Gill Sans MT" w:hAnsi="Gill Sans MT"/>
                <w:w w:val="105"/>
              </w:rPr>
              <w:t>)</w:t>
            </w:r>
          </w:p>
        </w:tc>
        <w:tc>
          <w:tcPr>
            <w:tcW w:w="3995" w:type="dxa"/>
            <w:tcBorders>
              <w:top w:val="single" w:sz="4" w:space="0" w:color="000000"/>
              <w:bottom w:val="single" w:sz="4" w:space="0" w:color="000000"/>
              <w:right w:val="single" w:sz="18" w:space="0" w:color="000000"/>
            </w:tcBorders>
          </w:tcPr>
          <w:p w14:paraId="3DCFF4DD" w14:textId="0B801288" w:rsidR="00A34F12" w:rsidRPr="00BE068B" w:rsidRDefault="00A34F12" w:rsidP="00A34F12">
            <w:pPr>
              <w:spacing w:after="0"/>
              <w:rPr>
                <w:rFonts w:ascii="Gill Sans MT" w:hAnsi="Gill Sans MT"/>
              </w:rPr>
            </w:pPr>
            <w:r w:rsidRPr="00BE068B">
              <w:rPr>
                <w:rFonts w:ascii="Gill Sans MT" w:hAnsi="Gill Sans MT"/>
              </w:rPr>
              <w:lastRenderedPageBreak/>
              <w:t>1=Headman</w:t>
            </w:r>
          </w:p>
          <w:p w14:paraId="6DF18D83" w14:textId="4B539E22" w:rsidR="00A34F12" w:rsidRPr="00BE068B" w:rsidRDefault="00A34F12" w:rsidP="00A34F12">
            <w:pPr>
              <w:spacing w:after="0"/>
              <w:rPr>
                <w:rFonts w:ascii="Gill Sans MT" w:hAnsi="Gill Sans MT"/>
              </w:rPr>
            </w:pPr>
            <w:r w:rsidRPr="00BE068B">
              <w:rPr>
                <w:rFonts w:ascii="Gill Sans MT" w:hAnsi="Gill Sans MT"/>
              </w:rPr>
              <w:t>2=</w:t>
            </w:r>
            <w:proofErr w:type="spellStart"/>
            <w:r w:rsidRPr="00BE068B">
              <w:rPr>
                <w:rFonts w:ascii="Gill Sans MT" w:hAnsi="Gill Sans MT"/>
              </w:rPr>
              <w:t>Induna</w:t>
            </w:r>
            <w:proofErr w:type="spellEnd"/>
          </w:p>
          <w:p w14:paraId="25091965" w14:textId="0800E7B2" w:rsidR="00A34F12" w:rsidRPr="00BE068B" w:rsidRDefault="00A34F12" w:rsidP="00A34F12">
            <w:pPr>
              <w:spacing w:after="0"/>
              <w:rPr>
                <w:rFonts w:ascii="Gill Sans MT" w:hAnsi="Gill Sans MT"/>
              </w:rPr>
            </w:pPr>
            <w:r w:rsidRPr="00BE068B">
              <w:rPr>
                <w:rFonts w:ascii="Gill Sans MT" w:hAnsi="Gill Sans MT"/>
              </w:rPr>
              <w:lastRenderedPageBreak/>
              <w:t>3=Chief</w:t>
            </w:r>
          </w:p>
          <w:p w14:paraId="2FD85814" w14:textId="3787836D" w:rsidR="00A34F12" w:rsidRPr="00BE068B" w:rsidRDefault="00E94596" w:rsidP="00A34F12">
            <w:pPr>
              <w:spacing w:after="0"/>
              <w:rPr>
                <w:rFonts w:ascii="Gill Sans MT" w:hAnsi="Gill Sans MT"/>
              </w:rPr>
            </w:pPr>
            <w:r w:rsidRPr="00BE068B">
              <w:rPr>
                <w:rFonts w:ascii="Gill Sans MT" w:hAnsi="Gill Sans MT"/>
              </w:rPr>
              <w:t>4</w:t>
            </w:r>
            <w:r w:rsidR="00A34F12" w:rsidRPr="00BE068B">
              <w:rPr>
                <w:rFonts w:ascii="Gill Sans MT" w:hAnsi="Gill Sans MT"/>
              </w:rPr>
              <w:t>=</w:t>
            </w:r>
            <w:r w:rsidR="00F554F5" w:rsidRPr="00BE068B">
              <w:rPr>
                <w:rFonts w:ascii="Gill Sans MT" w:hAnsi="Gill Sans MT"/>
              </w:rPr>
              <w:t xml:space="preserve">Council of </w:t>
            </w:r>
            <w:r w:rsidR="00A34F12" w:rsidRPr="00BE068B">
              <w:rPr>
                <w:rFonts w:ascii="Gill Sans MT" w:hAnsi="Gill Sans MT"/>
              </w:rPr>
              <w:t>Elders</w:t>
            </w:r>
          </w:p>
          <w:p w14:paraId="0CB9EB25" w14:textId="7BD05D12" w:rsidR="00764E8A" w:rsidRPr="00BE068B" w:rsidRDefault="00E94596" w:rsidP="00A34F12">
            <w:pPr>
              <w:spacing w:after="0"/>
              <w:rPr>
                <w:rFonts w:ascii="Gill Sans MT" w:hAnsi="Gill Sans MT"/>
              </w:rPr>
            </w:pPr>
            <w:r w:rsidRPr="00BE068B">
              <w:rPr>
                <w:rFonts w:ascii="Gill Sans MT" w:hAnsi="Gill Sans MT"/>
              </w:rPr>
              <w:t>5</w:t>
            </w:r>
            <w:r w:rsidR="00764E8A" w:rsidRPr="00BE068B">
              <w:rPr>
                <w:rFonts w:ascii="Gill Sans MT" w:hAnsi="Gill Sans MT"/>
              </w:rPr>
              <w:t>=Community Resource Board</w:t>
            </w:r>
          </w:p>
          <w:p w14:paraId="18FE9F2F" w14:textId="30F2CC23" w:rsidR="00764E8A" w:rsidRPr="00BE068B" w:rsidRDefault="00E94596" w:rsidP="00A34F12">
            <w:pPr>
              <w:spacing w:after="0"/>
              <w:rPr>
                <w:rFonts w:ascii="Gill Sans MT" w:hAnsi="Gill Sans MT"/>
              </w:rPr>
            </w:pPr>
            <w:r w:rsidRPr="00BE068B">
              <w:rPr>
                <w:rFonts w:ascii="Gill Sans MT" w:hAnsi="Gill Sans MT"/>
              </w:rPr>
              <w:t>6</w:t>
            </w:r>
            <w:r w:rsidR="00764E8A" w:rsidRPr="00BE068B">
              <w:rPr>
                <w:rFonts w:ascii="Gill Sans MT" w:hAnsi="Gill Sans MT"/>
              </w:rPr>
              <w:t>=Local government</w:t>
            </w:r>
          </w:p>
          <w:p w14:paraId="7B2D9926" w14:textId="0033036A" w:rsidR="00764E8A" w:rsidRPr="00BE068B" w:rsidRDefault="00E94596" w:rsidP="00A34F12">
            <w:pPr>
              <w:spacing w:after="0"/>
              <w:rPr>
                <w:rFonts w:ascii="Gill Sans MT" w:hAnsi="Gill Sans MT"/>
              </w:rPr>
            </w:pPr>
            <w:r w:rsidRPr="00BE068B">
              <w:rPr>
                <w:rFonts w:ascii="Gill Sans MT" w:hAnsi="Gill Sans MT"/>
              </w:rPr>
              <w:t>7</w:t>
            </w:r>
            <w:r w:rsidR="00764E8A" w:rsidRPr="00BE068B">
              <w:rPr>
                <w:rFonts w:ascii="Gill Sans MT" w:hAnsi="Gill Sans MT"/>
              </w:rPr>
              <w:t>=DFO</w:t>
            </w:r>
          </w:p>
          <w:p w14:paraId="022AAA22" w14:textId="04E91C47" w:rsidR="00A34F12" w:rsidRPr="00BE068B" w:rsidRDefault="00A34F12" w:rsidP="00A34F12">
            <w:pPr>
              <w:spacing w:after="0"/>
              <w:rPr>
                <w:rFonts w:ascii="Gill Sans MT" w:hAnsi="Gill Sans MT"/>
              </w:rPr>
            </w:pPr>
            <w:r w:rsidRPr="00BE068B">
              <w:rPr>
                <w:rFonts w:ascii="Gill Sans MT" w:hAnsi="Gill Sans MT"/>
              </w:rPr>
              <w:t>97=Other, please specify</w:t>
            </w:r>
          </w:p>
        </w:tc>
        <w:tc>
          <w:tcPr>
            <w:tcW w:w="957" w:type="dxa"/>
            <w:gridSpan w:val="3"/>
            <w:tcBorders>
              <w:top w:val="single" w:sz="18" w:space="0" w:color="000000"/>
              <w:left w:val="single" w:sz="18" w:space="0" w:color="000000"/>
              <w:bottom w:val="single" w:sz="18" w:space="0" w:color="000000"/>
              <w:right w:val="single" w:sz="18" w:space="0" w:color="000000"/>
            </w:tcBorders>
          </w:tcPr>
          <w:p w14:paraId="39CD7C85" w14:textId="77777777" w:rsidR="00A34F12" w:rsidRPr="00BE068B" w:rsidRDefault="00A34F12" w:rsidP="00A34F12">
            <w:pPr>
              <w:spacing w:after="0"/>
              <w:rPr>
                <w:rFonts w:ascii="Gill Sans MT" w:eastAsia="Calibri" w:hAnsi="Gill Sans MT" w:cs="Times New Roman"/>
                <w:i/>
                <w:color w:val="A6A6A6"/>
              </w:rPr>
            </w:pPr>
            <w:r w:rsidRPr="00BE068B">
              <w:rPr>
                <w:rFonts w:ascii="Gill Sans MT" w:eastAsia="Calibri" w:hAnsi="Gill Sans MT" w:cs="Times New Roman"/>
                <w:i/>
                <w:color w:val="A6A6A6"/>
              </w:rPr>
              <w:lastRenderedPageBreak/>
              <w:t>(Code)</w:t>
            </w:r>
          </w:p>
        </w:tc>
      </w:tr>
      <w:tr w:rsidR="00A34F12" w:rsidRPr="00BE068B" w14:paraId="4DE62A22" w14:textId="77777777" w:rsidTr="00BF7C3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5671E46C" w14:textId="3CBB6FEA" w:rsidR="00A34F12" w:rsidRPr="00BE068B" w:rsidRDefault="00BF7C36" w:rsidP="00A34F12">
            <w:pPr>
              <w:spacing w:after="0"/>
              <w:rPr>
                <w:rFonts w:ascii="Gill Sans MT" w:hAnsi="Gill Sans MT"/>
              </w:rPr>
            </w:pPr>
            <w:r w:rsidRPr="00BE068B">
              <w:rPr>
                <w:rFonts w:ascii="Gill Sans MT" w:hAnsi="Gill Sans MT"/>
              </w:rPr>
              <w:lastRenderedPageBreak/>
              <w:t>G.1b</w:t>
            </w:r>
          </w:p>
        </w:tc>
        <w:tc>
          <w:tcPr>
            <w:tcW w:w="4771" w:type="dxa"/>
            <w:tcBorders>
              <w:left w:val="single" w:sz="4" w:space="0" w:color="auto"/>
              <w:right w:val="single" w:sz="18" w:space="0" w:color="000000"/>
            </w:tcBorders>
          </w:tcPr>
          <w:p w14:paraId="6A54D8BA" w14:textId="3254154B" w:rsidR="00A34F12" w:rsidRPr="00BE068B" w:rsidRDefault="00A34F12" w:rsidP="00A34F12">
            <w:pPr>
              <w:spacing w:after="0"/>
              <w:rPr>
                <w:rFonts w:ascii="Gill Sans MT" w:hAnsi="Gill Sans MT"/>
                <w:w w:val="105"/>
              </w:rPr>
            </w:pPr>
            <w:r w:rsidRPr="00BE068B">
              <w:rPr>
                <w:rFonts w:ascii="Gill Sans MT" w:hAnsi="Gill Sans MT"/>
                <w:w w:val="105"/>
              </w:rPr>
              <w:t>If other, please specify</w:t>
            </w:r>
            <w:r w:rsidR="00BF7C36" w:rsidRPr="00BE068B">
              <w:rPr>
                <w:rFonts w:ascii="Gill Sans MT" w:hAnsi="Gill Sans MT"/>
                <w:w w:val="105"/>
              </w:rPr>
              <w:t xml:space="preserve"> </w:t>
            </w:r>
            <w:r w:rsidRPr="00BE068B">
              <w:rPr>
                <w:rFonts w:ascii="Gill Sans MT" w:hAnsi="Gill Sans MT"/>
                <w:w w:val="105"/>
              </w:rPr>
              <w:t>(</w:t>
            </w:r>
            <w:proofErr w:type="spellStart"/>
            <w:r w:rsidR="00E94596" w:rsidRPr="00BE068B">
              <w:rPr>
                <w:rFonts w:ascii="Gill Sans MT" w:hAnsi="Gill Sans MT"/>
                <w:b/>
                <w:w w:val="105"/>
              </w:rPr>
              <w:t>forest</w:t>
            </w:r>
            <w:r w:rsidRPr="00BE068B">
              <w:rPr>
                <w:rFonts w:ascii="Gill Sans MT" w:hAnsi="Gill Sans MT"/>
                <w:b/>
                <w:w w:val="105"/>
              </w:rPr>
              <w:t>_leaderso</w:t>
            </w:r>
            <w:proofErr w:type="spellEnd"/>
            <w:r w:rsidRPr="00BE068B">
              <w:rPr>
                <w:rFonts w:ascii="Gill Sans MT" w:hAnsi="Gill Sans MT"/>
                <w:w w:val="105"/>
              </w:rPr>
              <w:t>)</w:t>
            </w:r>
          </w:p>
        </w:tc>
        <w:tc>
          <w:tcPr>
            <w:tcW w:w="4952" w:type="dxa"/>
            <w:gridSpan w:val="4"/>
            <w:tcBorders>
              <w:top w:val="single" w:sz="18" w:space="0" w:color="000000"/>
              <w:left w:val="single" w:sz="18" w:space="0" w:color="000000"/>
              <w:bottom w:val="single" w:sz="18" w:space="0" w:color="000000"/>
              <w:right w:val="single" w:sz="18" w:space="0" w:color="000000"/>
            </w:tcBorders>
          </w:tcPr>
          <w:p w14:paraId="540B3B13" w14:textId="77777777" w:rsidR="00A34F12" w:rsidRPr="00BE068B" w:rsidRDefault="00A34F12" w:rsidP="00A34F12">
            <w:pPr>
              <w:spacing w:after="0"/>
              <w:rPr>
                <w:rFonts w:ascii="Gill Sans MT" w:hAnsi="Gill Sans MT"/>
                <w:w w:val="105"/>
              </w:rPr>
            </w:pPr>
            <w:r w:rsidRPr="00BE068B">
              <w:rPr>
                <w:rFonts w:ascii="Gill Sans MT" w:hAnsi="Gill Sans MT"/>
                <w:i/>
                <w:color w:val="A6A6A6" w:themeColor="background1" w:themeShade="A6"/>
              </w:rPr>
              <w:t>(Text)</w:t>
            </w:r>
          </w:p>
        </w:tc>
      </w:tr>
      <w:tr w:rsidR="00BF7C36" w:rsidRPr="00BE068B" w14:paraId="7DF0D645" w14:textId="77777777" w:rsidTr="00BE781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760"/>
        </w:trPr>
        <w:tc>
          <w:tcPr>
            <w:tcW w:w="573" w:type="dxa"/>
            <w:tcBorders>
              <w:top w:val="single" w:sz="4" w:space="0" w:color="000000"/>
              <w:left w:val="single" w:sz="4" w:space="0" w:color="auto"/>
              <w:bottom w:val="single" w:sz="4" w:space="0" w:color="auto"/>
              <w:right w:val="single" w:sz="4" w:space="0" w:color="auto"/>
            </w:tcBorders>
          </w:tcPr>
          <w:p w14:paraId="5611FF6C" w14:textId="3C1DCB14" w:rsidR="00BF7C36" w:rsidRPr="00BE068B" w:rsidRDefault="00BF7C36" w:rsidP="00A34F12">
            <w:pPr>
              <w:spacing w:after="0"/>
              <w:rPr>
                <w:rFonts w:ascii="Gill Sans MT" w:hAnsi="Gill Sans MT"/>
              </w:rPr>
            </w:pPr>
            <w:r w:rsidRPr="00BE068B">
              <w:rPr>
                <w:rFonts w:ascii="Gill Sans MT" w:hAnsi="Gill Sans MT"/>
              </w:rPr>
              <w:t>G.2</w:t>
            </w:r>
          </w:p>
        </w:tc>
        <w:tc>
          <w:tcPr>
            <w:tcW w:w="4771" w:type="dxa"/>
            <w:tcBorders>
              <w:top w:val="single" w:sz="4" w:space="0" w:color="000000"/>
              <w:left w:val="single" w:sz="4" w:space="0" w:color="auto"/>
              <w:bottom w:val="single" w:sz="4" w:space="0" w:color="auto"/>
              <w:right w:val="nil"/>
            </w:tcBorders>
          </w:tcPr>
          <w:p w14:paraId="3F1FA66E" w14:textId="21F56DF2" w:rsidR="00BF7C36" w:rsidRPr="00BE068B" w:rsidRDefault="00BF7C36" w:rsidP="00A34F12">
            <w:pPr>
              <w:spacing w:after="0"/>
              <w:rPr>
                <w:rFonts w:ascii="Gill Sans MT" w:hAnsi="Gill Sans MT"/>
                <w:w w:val="105"/>
              </w:rPr>
            </w:pPr>
            <w:r w:rsidRPr="00BE068B">
              <w:rPr>
                <w:rFonts w:ascii="Gill Sans MT" w:hAnsi="Gill Sans MT"/>
                <w:w w:val="105"/>
              </w:rPr>
              <w:t>How satisfied are you with how forests are managed in this village? (</w:t>
            </w:r>
            <w:proofErr w:type="spellStart"/>
            <w:proofErr w:type="gramStart"/>
            <w:r w:rsidRPr="00BE068B">
              <w:rPr>
                <w:rFonts w:ascii="Gill Sans MT" w:hAnsi="Gill Sans MT"/>
                <w:b/>
                <w:w w:val="105"/>
              </w:rPr>
              <w:t>forest</w:t>
            </w:r>
            <w:proofErr w:type="gramEnd"/>
            <w:r w:rsidRPr="00BE068B">
              <w:rPr>
                <w:rFonts w:ascii="Gill Sans MT" w:hAnsi="Gill Sans MT"/>
                <w:b/>
                <w:w w:val="105"/>
              </w:rPr>
              <w:t>_satisfied</w:t>
            </w:r>
            <w:proofErr w:type="spellEnd"/>
            <w:r w:rsidRPr="00BE068B">
              <w:rPr>
                <w:rFonts w:ascii="Gill Sans MT" w:hAnsi="Gill Sans MT"/>
                <w:w w:val="105"/>
              </w:rPr>
              <w:t>)</w:t>
            </w:r>
          </w:p>
          <w:p w14:paraId="68DCABE1" w14:textId="77777777" w:rsidR="00BF7C36" w:rsidRPr="00BE068B" w:rsidRDefault="00BF7C36" w:rsidP="00A34F12">
            <w:pPr>
              <w:spacing w:after="0"/>
              <w:rPr>
                <w:rFonts w:ascii="Gill Sans MT" w:hAnsi="Gill Sans MT"/>
                <w:w w:val="105"/>
              </w:rPr>
            </w:pPr>
          </w:p>
          <w:p w14:paraId="4F13283E" w14:textId="7D99AC66" w:rsidR="00BF7C36" w:rsidRPr="00BE068B" w:rsidRDefault="00BF7C36" w:rsidP="00E94596">
            <w:pPr>
              <w:spacing w:after="0"/>
              <w:rPr>
                <w:rFonts w:ascii="Gill Sans MT" w:hAnsi="Gill Sans MT" w:cs="Times New Roman"/>
                <w:w w:val="105"/>
              </w:rPr>
            </w:pPr>
          </w:p>
        </w:tc>
        <w:tc>
          <w:tcPr>
            <w:tcW w:w="4230" w:type="dxa"/>
            <w:gridSpan w:val="2"/>
            <w:tcBorders>
              <w:top w:val="single" w:sz="4" w:space="0" w:color="000000"/>
              <w:left w:val="nil"/>
              <w:bottom w:val="single" w:sz="4" w:space="0" w:color="auto"/>
              <w:right w:val="single" w:sz="18" w:space="0" w:color="000000"/>
            </w:tcBorders>
          </w:tcPr>
          <w:p w14:paraId="0B77CBDB" w14:textId="77777777" w:rsidR="00BF7C36" w:rsidRPr="00BE068B" w:rsidRDefault="00BF7C36" w:rsidP="00BF7C36">
            <w:pPr>
              <w:spacing w:after="0"/>
              <w:rPr>
                <w:rFonts w:ascii="Gill Sans MT" w:hAnsi="Gill Sans MT" w:cs="Times New Roman"/>
                <w:w w:val="105"/>
              </w:rPr>
            </w:pPr>
            <w:r w:rsidRPr="00BE068B">
              <w:rPr>
                <w:rFonts w:ascii="Gill Sans MT" w:hAnsi="Gill Sans MT" w:cs="Times New Roman"/>
                <w:w w:val="105"/>
              </w:rPr>
              <w:t>1=Very satisfied</w:t>
            </w:r>
          </w:p>
          <w:p w14:paraId="2CFBBC40" w14:textId="0DD43B59" w:rsidR="00BF7C36" w:rsidRPr="00BE068B" w:rsidRDefault="00BF7C36" w:rsidP="00BF7C36">
            <w:pPr>
              <w:spacing w:after="0"/>
              <w:rPr>
                <w:rFonts w:ascii="Gill Sans MT" w:hAnsi="Gill Sans MT" w:cs="Times New Roman"/>
                <w:w w:val="105"/>
              </w:rPr>
            </w:pPr>
            <w:r w:rsidRPr="00BE068B">
              <w:rPr>
                <w:rFonts w:ascii="Gill Sans MT" w:hAnsi="Gill Sans MT" w:cs="Times New Roman"/>
                <w:w w:val="105"/>
              </w:rPr>
              <w:t>2=Satisfied</w:t>
            </w:r>
          </w:p>
          <w:p w14:paraId="10FB56B7" w14:textId="7DAC1E4B" w:rsidR="00BF7C36" w:rsidRPr="00BE068B" w:rsidRDefault="00BF7C36" w:rsidP="00E94596">
            <w:pPr>
              <w:spacing w:after="0"/>
              <w:rPr>
                <w:rFonts w:ascii="Gill Sans MT" w:hAnsi="Gill Sans MT" w:cs="Times New Roman"/>
                <w:w w:val="105"/>
              </w:rPr>
            </w:pPr>
            <w:r w:rsidRPr="00BE068B">
              <w:rPr>
                <w:rFonts w:ascii="Gill Sans MT" w:hAnsi="Gill Sans MT" w:cs="Times New Roman"/>
                <w:w w:val="105"/>
              </w:rPr>
              <w:t>3=Neutral</w:t>
            </w:r>
          </w:p>
          <w:p w14:paraId="153A6F31" w14:textId="77777777" w:rsidR="00BF7C36" w:rsidRPr="00BE068B" w:rsidRDefault="00BF7C36" w:rsidP="00E94596">
            <w:pPr>
              <w:spacing w:after="0"/>
              <w:rPr>
                <w:rFonts w:ascii="Gill Sans MT" w:hAnsi="Gill Sans MT" w:cs="Times New Roman"/>
                <w:w w:val="105"/>
              </w:rPr>
            </w:pPr>
            <w:r w:rsidRPr="00BE068B">
              <w:rPr>
                <w:rFonts w:ascii="Gill Sans MT" w:hAnsi="Gill Sans MT" w:cs="Times New Roman"/>
                <w:w w:val="105"/>
              </w:rPr>
              <w:t>4=Dissatisfied</w:t>
            </w:r>
          </w:p>
          <w:p w14:paraId="7DC873ED" w14:textId="77777777" w:rsidR="00BF7C36" w:rsidRPr="00BE068B" w:rsidRDefault="00BF7C36" w:rsidP="00E94596">
            <w:pPr>
              <w:spacing w:after="0"/>
              <w:rPr>
                <w:rFonts w:ascii="Gill Sans MT" w:hAnsi="Gill Sans MT" w:cs="Times New Roman"/>
                <w:w w:val="105"/>
              </w:rPr>
            </w:pPr>
            <w:r w:rsidRPr="00BE068B">
              <w:rPr>
                <w:rFonts w:ascii="Gill Sans MT" w:hAnsi="Gill Sans MT" w:cs="Times New Roman"/>
                <w:w w:val="105"/>
              </w:rPr>
              <w:t>5=Very dissatisfied</w:t>
            </w:r>
          </w:p>
          <w:p w14:paraId="0B80C51A" w14:textId="3D378819" w:rsidR="00BF7C36" w:rsidRPr="00BE068B" w:rsidRDefault="00BF7C36" w:rsidP="00A34F12">
            <w:pPr>
              <w:spacing w:after="0"/>
              <w:rPr>
                <w:rFonts w:ascii="Gill Sans MT" w:hAnsi="Gill Sans MT"/>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4" w:space="0" w:color="auto"/>
              <w:right w:val="single" w:sz="18" w:space="0" w:color="000000"/>
            </w:tcBorders>
          </w:tcPr>
          <w:p w14:paraId="00647495" w14:textId="743D22CD" w:rsidR="00BF7C36" w:rsidRPr="00BE068B" w:rsidRDefault="00BF7C36" w:rsidP="00A34F12">
            <w:pPr>
              <w:spacing w:after="0"/>
              <w:rPr>
                <w:rFonts w:ascii="Gill Sans MT" w:hAnsi="Gill Sans MT"/>
                <w:i/>
                <w:color w:val="A6A6A6" w:themeColor="background1" w:themeShade="A6"/>
              </w:rPr>
            </w:pPr>
            <w:r w:rsidRPr="00BE068B">
              <w:rPr>
                <w:rFonts w:ascii="Gill Sans MT" w:eastAsia="Calibri" w:hAnsi="Gill Sans MT" w:cs="Times New Roman"/>
                <w:i/>
                <w:color w:val="A6A6A6"/>
              </w:rPr>
              <w:t>(Code)</w:t>
            </w:r>
          </w:p>
          <w:p w14:paraId="28D91A5F" w14:textId="77777777" w:rsidR="00BF7C36" w:rsidRPr="00BE068B" w:rsidRDefault="00BF7C36" w:rsidP="00A34F12">
            <w:pPr>
              <w:spacing w:after="0"/>
              <w:rPr>
                <w:rFonts w:ascii="Gill Sans MT" w:hAnsi="Gill Sans MT"/>
                <w:i/>
                <w:color w:val="A6A6A6" w:themeColor="background1" w:themeShade="A6"/>
              </w:rPr>
            </w:pPr>
          </w:p>
          <w:p w14:paraId="66163B61" w14:textId="7B4D556E" w:rsidR="00BF7C36" w:rsidRPr="00BE068B" w:rsidRDefault="00BF7C36" w:rsidP="00A34F12">
            <w:pPr>
              <w:spacing w:after="0"/>
              <w:rPr>
                <w:rFonts w:ascii="Gill Sans MT" w:hAnsi="Gill Sans MT"/>
                <w:i/>
                <w:color w:val="A6A6A6" w:themeColor="background1" w:themeShade="A6"/>
              </w:rPr>
            </w:pPr>
          </w:p>
        </w:tc>
      </w:tr>
      <w:tr w:rsidR="00E94596" w:rsidRPr="00BE068B" w14:paraId="3D3DA340" w14:textId="77777777" w:rsidTr="00BE781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692"/>
        </w:trPr>
        <w:tc>
          <w:tcPr>
            <w:tcW w:w="573" w:type="dxa"/>
            <w:tcBorders>
              <w:top w:val="single" w:sz="4" w:space="0" w:color="auto"/>
              <w:left w:val="single" w:sz="4" w:space="0" w:color="auto"/>
              <w:bottom w:val="single" w:sz="4" w:space="0" w:color="000000"/>
              <w:right w:val="single" w:sz="4" w:space="0" w:color="auto"/>
            </w:tcBorders>
          </w:tcPr>
          <w:p w14:paraId="2BFA1DB5" w14:textId="5E0497F4" w:rsidR="00E94596" w:rsidRPr="00BE068B" w:rsidRDefault="00BF7C36" w:rsidP="00A34F12">
            <w:pPr>
              <w:spacing w:after="0"/>
              <w:rPr>
                <w:rFonts w:ascii="Gill Sans MT" w:hAnsi="Gill Sans MT"/>
              </w:rPr>
            </w:pPr>
            <w:r w:rsidRPr="00BE068B">
              <w:rPr>
                <w:rFonts w:ascii="Gill Sans MT" w:hAnsi="Gill Sans MT"/>
              </w:rPr>
              <w:t>G.3</w:t>
            </w:r>
          </w:p>
        </w:tc>
        <w:tc>
          <w:tcPr>
            <w:tcW w:w="9001" w:type="dxa"/>
            <w:gridSpan w:val="3"/>
            <w:tcBorders>
              <w:top w:val="single" w:sz="4" w:space="0" w:color="auto"/>
              <w:left w:val="single" w:sz="4" w:space="0" w:color="auto"/>
              <w:bottom w:val="single" w:sz="4" w:space="0" w:color="000000"/>
              <w:right w:val="single" w:sz="18" w:space="0" w:color="000000"/>
            </w:tcBorders>
          </w:tcPr>
          <w:p w14:paraId="355267D8" w14:textId="0E25EDAD" w:rsidR="00E94596" w:rsidRPr="00BE068B" w:rsidRDefault="00E94596" w:rsidP="000D7BE9">
            <w:pPr>
              <w:spacing w:after="0"/>
              <w:rPr>
                <w:rFonts w:ascii="Gill Sans MT" w:hAnsi="Gill Sans MT"/>
                <w:w w:val="105"/>
              </w:rPr>
            </w:pPr>
            <w:r w:rsidRPr="00BE068B">
              <w:rPr>
                <w:rFonts w:ascii="Gill Sans MT" w:hAnsi="Gill Sans MT"/>
                <w:w w:val="105"/>
              </w:rPr>
              <w:t>In the past year, how many meetings were held about forest related issues in your village</w:t>
            </w:r>
            <w:ins w:id="211" w:author="Vanessa Retana" w:date="2014-11-05T18:23:00Z">
              <w:r w:rsidR="00E53EF1" w:rsidRPr="00BE068B">
                <w:rPr>
                  <w:rFonts w:ascii="Gill Sans MT" w:hAnsi="Gill Sans MT"/>
                  <w:w w:val="105"/>
                </w:rPr>
                <w:t xml:space="preserve">, </w:t>
              </w:r>
            </w:ins>
            <w:r w:rsidR="00E53EF1" w:rsidRPr="00BE068B">
              <w:rPr>
                <w:rFonts w:ascii="Gill Sans MT" w:hAnsi="Gill Sans MT"/>
                <w:w w:val="105"/>
              </w:rPr>
              <w:t xml:space="preserve">including </w:t>
            </w:r>
            <w:r w:rsidR="000D7BE9" w:rsidRPr="00BE068B">
              <w:rPr>
                <w:rFonts w:ascii="Gill Sans MT" w:hAnsi="Gill Sans MT"/>
                <w:w w:val="105"/>
              </w:rPr>
              <w:t>meetings on land or natural resources where forests were discussed</w:t>
            </w:r>
            <w:r w:rsidRPr="00BE068B">
              <w:rPr>
                <w:rFonts w:ascii="Gill Sans MT" w:hAnsi="Gill Sans MT"/>
                <w:w w:val="105"/>
              </w:rPr>
              <w:t>? (</w:t>
            </w:r>
            <w:proofErr w:type="spellStart"/>
            <w:proofErr w:type="gramStart"/>
            <w:r w:rsidRPr="00BE068B">
              <w:rPr>
                <w:rFonts w:ascii="Gill Sans MT" w:hAnsi="Gill Sans MT"/>
                <w:b/>
                <w:w w:val="105"/>
              </w:rPr>
              <w:t>forest</w:t>
            </w:r>
            <w:proofErr w:type="gramEnd"/>
            <w:r w:rsidRPr="00BE068B">
              <w:rPr>
                <w:rFonts w:ascii="Gill Sans MT" w:hAnsi="Gill Sans MT"/>
                <w:b/>
                <w:w w:val="105"/>
              </w:rPr>
              <w:t>_meetings</w:t>
            </w:r>
            <w:proofErr w:type="spellEnd"/>
            <w:r w:rsidRPr="00BE068B">
              <w:rPr>
                <w:rFonts w:ascii="Gill Sans MT" w:hAnsi="Gill Sans MT"/>
                <w:w w:val="105"/>
              </w:rPr>
              <w:t>)</w:t>
            </w:r>
          </w:p>
        </w:tc>
        <w:tc>
          <w:tcPr>
            <w:tcW w:w="722" w:type="dxa"/>
            <w:gridSpan w:val="2"/>
            <w:tcBorders>
              <w:top w:val="single" w:sz="4" w:space="0" w:color="auto"/>
              <w:left w:val="single" w:sz="18" w:space="0" w:color="000000"/>
              <w:bottom w:val="single" w:sz="18" w:space="0" w:color="000000"/>
              <w:right w:val="single" w:sz="18" w:space="0" w:color="000000"/>
            </w:tcBorders>
          </w:tcPr>
          <w:p w14:paraId="11720319" w14:textId="77777777" w:rsidR="00E94596" w:rsidRPr="00BE068B" w:rsidRDefault="00E94596" w:rsidP="00A34F12">
            <w:pPr>
              <w:spacing w:after="0"/>
              <w:rPr>
                <w:rFonts w:ascii="Gill Sans MT" w:hAnsi="Gill Sans MT"/>
                <w:i/>
                <w:color w:val="A6A6A6" w:themeColor="background1" w:themeShade="A6"/>
              </w:rPr>
            </w:pPr>
          </w:p>
          <w:p w14:paraId="3566A110" w14:textId="5DED7FD1" w:rsidR="00E94596" w:rsidRPr="00BE068B" w:rsidRDefault="00E94596" w:rsidP="00A34F12">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A34F12" w:rsidRPr="00BE068B" w14:paraId="0D5B2755" w14:textId="77777777" w:rsidTr="00BE781E">
        <w:trPr>
          <w:trHeight w:val="2319"/>
        </w:trPr>
        <w:tc>
          <w:tcPr>
            <w:tcW w:w="573" w:type="dxa"/>
            <w:tcBorders>
              <w:top w:val="single" w:sz="4" w:space="0" w:color="000000"/>
              <w:left w:val="single" w:sz="4" w:space="0" w:color="000000"/>
              <w:bottom w:val="single" w:sz="4" w:space="0" w:color="auto"/>
              <w:right w:val="single" w:sz="4" w:space="0" w:color="000000"/>
            </w:tcBorders>
          </w:tcPr>
          <w:p w14:paraId="00F2670F" w14:textId="714655BD" w:rsidR="00A34F12" w:rsidRPr="00BE068B" w:rsidRDefault="00BF7C36" w:rsidP="00A34F12">
            <w:pPr>
              <w:spacing w:after="0"/>
              <w:rPr>
                <w:rFonts w:ascii="Gill Sans MT" w:eastAsia="Calibri" w:hAnsi="Gill Sans MT" w:cs="Times New Roman"/>
              </w:rPr>
            </w:pPr>
            <w:r w:rsidRPr="00BE068B">
              <w:rPr>
                <w:rFonts w:ascii="Gill Sans MT" w:eastAsia="Calibri" w:hAnsi="Gill Sans MT" w:cs="Times New Roman"/>
              </w:rPr>
              <w:t xml:space="preserve">G.4 </w:t>
            </w:r>
          </w:p>
        </w:tc>
        <w:tc>
          <w:tcPr>
            <w:tcW w:w="4771" w:type="dxa"/>
            <w:tcBorders>
              <w:top w:val="single" w:sz="4" w:space="0" w:color="000000"/>
              <w:left w:val="single" w:sz="4" w:space="0" w:color="000000"/>
              <w:bottom w:val="single" w:sz="4" w:space="0" w:color="auto"/>
            </w:tcBorders>
          </w:tcPr>
          <w:p w14:paraId="08FF6AA8" w14:textId="2EBDE23E" w:rsidR="00A34F12" w:rsidRPr="00BE068B" w:rsidRDefault="00A34F12" w:rsidP="00A34F12">
            <w:pPr>
              <w:kinsoku w:val="0"/>
              <w:overflowPunct w:val="0"/>
              <w:spacing w:afterLines="20" w:after="48" w:line="240" w:lineRule="auto"/>
              <w:contextualSpacing/>
              <w:rPr>
                <w:rFonts w:ascii="Gill Sans MT" w:hAnsi="Gill Sans MT"/>
                <w:w w:val="105"/>
              </w:rPr>
            </w:pPr>
            <w:r w:rsidRPr="00BE068B">
              <w:rPr>
                <w:rFonts w:ascii="Gill Sans MT" w:hAnsi="Gill Sans MT"/>
                <w:w w:val="105"/>
              </w:rPr>
              <w:t>How often did you or anyone in your household a</w:t>
            </w:r>
            <w:r w:rsidR="00E94596" w:rsidRPr="00BE068B">
              <w:rPr>
                <w:rFonts w:ascii="Gill Sans MT" w:hAnsi="Gill Sans MT"/>
                <w:w w:val="105"/>
              </w:rPr>
              <w:t>ttend meetings about forest use, management,</w:t>
            </w:r>
            <w:r w:rsidRPr="00BE068B">
              <w:rPr>
                <w:rFonts w:ascii="Gill Sans MT" w:hAnsi="Gill Sans MT"/>
                <w:w w:val="105"/>
              </w:rPr>
              <w:t xml:space="preserve"> conflicts or resolution of disputes? (</w:t>
            </w:r>
            <w:proofErr w:type="spellStart"/>
            <w:proofErr w:type="gramStart"/>
            <w:r w:rsidR="00E94596" w:rsidRPr="00BE068B">
              <w:rPr>
                <w:rFonts w:ascii="Gill Sans MT" w:hAnsi="Gill Sans MT"/>
                <w:b/>
                <w:w w:val="105"/>
              </w:rPr>
              <w:t>forest</w:t>
            </w:r>
            <w:proofErr w:type="gramEnd"/>
            <w:r w:rsidRPr="00BE068B">
              <w:rPr>
                <w:rFonts w:ascii="Gill Sans MT" w:hAnsi="Gill Sans MT"/>
                <w:b/>
                <w:w w:val="105"/>
              </w:rPr>
              <w:t>_participate</w:t>
            </w:r>
            <w:proofErr w:type="spellEnd"/>
            <w:r w:rsidRPr="00BE068B">
              <w:rPr>
                <w:rFonts w:ascii="Gill Sans MT" w:hAnsi="Gill Sans MT"/>
                <w:w w:val="105"/>
              </w:rPr>
              <w:t>)</w:t>
            </w:r>
          </w:p>
          <w:p w14:paraId="49AB67AD" w14:textId="77777777" w:rsidR="00A34F12" w:rsidRPr="00BE068B" w:rsidRDefault="00A34F12" w:rsidP="00A34F12">
            <w:pPr>
              <w:kinsoku w:val="0"/>
              <w:overflowPunct w:val="0"/>
              <w:spacing w:afterLines="20" w:after="48" w:line="240" w:lineRule="auto"/>
              <w:contextualSpacing/>
              <w:rPr>
                <w:rFonts w:ascii="Gill Sans MT" w:hAnsi="Gill Sans MT"/>
                <w:w w:val="105"/>
              </w:rPr>
            </w:pPr>
          </w:p>
          <w:p w14:paraId="6E685FA5" w14:textId="2D05A2C7" w:rsidR="00A34F12" w:rsidRPr="00BE068B" w:rsidRDefault="00A34F12" w:rsidP="00BF7C36">
            <w:pPr>
              <w:spacing w:after="0"/>
              <w:rPr>
                <w:rFonts w:ascii="Gill Sans MT" w:hAnsi="Gill Sans MT"/>
                <w:color w:val="000000"/>
              </w:rPr>
            </w:pPr>
            <w:r w:rsidRPr="00BE068B">
              <w:rPr>
                <w:rFonts w:ascii="Gill Sans MT" w:hAnsi="Gill Sans MT"/>
                <w:i/>
                <w:w w:val="105"/>
              </w:rPr>
              <w:t xml:space="preserve">If </w:t>
            </w:r>
            <w:r w:rsidR="00BF7C36" w:rsidRPr="00BE068B">
              <w:rPr>
                <w:rFonts w:ascii="Gill Sans MT" w:hAnsi="Gill Sans MT"/>
                <w:i/>
                <w:w w:val="105"/>
              </w:rPr>
              <w:t>G.4=5, ask G5</w:t>
            </w:r>
          </w:p>
        </w:tc>
        <w:tc>
          <w:tcPr>
            <w:tcW w:w="4230" w:type="dxa"/>
            <w:gridSpan w:val="2"/>
            <w:tcBorders>
              <w:top w:val="single" w:sz="4" w:space="0" w:color="000000"/>
              <w:bottom w:val="single" w:sz="4" w:space="0" w:color="auto"/>
              <w:right w:val="single" w:sz="18" w:space="0" w:color="000000"/>
            </w:tcBorders>
          </w:tcPr>
          <w:p w14:paraId="352A3BCC" w14:textId="77176966"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1=Always or nearly every time one was held</w:t>
            </w:r>
          </w:p>
          <w:p w14:paraId="3044D40E" w14:textId="58335621"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2=Often</w:t>
            </w:r>
          </w:p>
          <w:p w14:paraId="5B87F9D9" w14:textId="447C155E"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3=A few times</w:t>
            </w:r>
          </w:p>
          <w:p w14:paraId="0A88CEBB" w14:textId="674C87C5"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4=Once or twice</w:t>
            </w:r>
          </w:p>
          <w:p w14:paraId="7D3BCBEA" w14:textId="19EB4BF8" w:rsidR="00A34F12" w:rsidRPr="00BE068B" w:rsidRDefault="00A34F12" w:rsidP="00A34F12">
            <w:pPr>
              <w:spacing w:after="0"/>
              <w:rPr>
                <w:rFonts w:ascii="Gill Sans MT" w:hAnsi="Gill Sans MT"/>
              </w:rPr>
            </w:pPr>
            <w:r w:rsidRPr="00BE068B">
              <w:rPr>
                <w:rFonts w:ascii="Gill Sans MT" w:hAnsi="Gill Sans MT" w:cs="Times New Roman"/>
                <w:w w:val="105"/>
              </w:rPr>
              <w:t>5=Never</w:t>
            </w:r>
          </w:p>
          <w:p w14:paraId="7A0ABB27" w14:textId="77777777"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888=Don't know</w:t>
            </w:r>
          </w:p>
          <w:p w14:paraId="08BABDC8" w14:textId="1256DFCF" w:rsidR="00BE781E" w:rsidRPr="00BE068B" w:rsidRDefault="00A34F12" w:rsidP="00A34F12">
            <w:pPr>
              <w:spacing w:after="0"/>
              <w:rPr>
                <w:rFonts w:ascii="Gill Sans MT" w:hAnsi="Gill Sans MT" w:cs="Times New Roman"/>
                <w:i/>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4" w:space="0" w:color="auto"/>
              <w:right w:val="single" w:sz="18" w:space="0" w:color="000000"/>
            </w:tcBorders>
          </w:tcPr>
          <w:p w14:paraId="7F0F69CF" w14:textId="77777777" w:rsidR="00A34F12" w:rsidRPr="00BE068B" w:rsidRDefault="00A34F12" w:rsidP="00A34F12">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E781E" w:rsidRPr="00BE068B" w14:paraId="7A05BBD7" w14:textId="77777777" w:rsidTr="00BE781E">
        <w:trPr>
          <w:trHeight w:val="621"/>
        </w:trPr>
        <w:tc>
          <w:tcPr>
            <w:tcW w:w="573" w:type="dxa"/>
            <w:tcBorders>
              <w:top w:val="single" w:sz="4" w:space="0" w:color="auto"/>
              <w:left w:val="single" w:sz="4" w:space="0" w:color="000000"/>
              <w:bottom w:val="single" w:sz="4" w:space="0" w:color="000000"/>
              <w:right w:val="single" w:sz="4" w:space="0" w:color="000000"/>
            </w:tcBorders>
          </w:tcPr>
          <w:p w14:paraId="2144B65C" w14:textId="77777777" w:rsidR="00BE781E" w:rsidRPr="00BE068B" w:rsidRDefault="00BE781E" w:rsidP="00A34F12">
            <w:pPr>
              <w:spacing w:after="0"/>
              <w:rPr>
                <w:rFonts w:ascii="Gill Sans MT" w:eastAsia="Calibri" w:hAnsi="Gill Sans MT" w:cs="Times New Roman"/>
              </w:rPr>
            </w:pPr>
          </w:p>
        </w:tc>
        <w:tc>
          <w:tcPr>
            <w:tcW w:w="4771" w:type="dxa"/>
            <w:tcBorders>
              <w:top w:val="single" w:sz="4" w:space="0" w:color="auto"/>
              <w:left w:val="single" w:sz="4" w:space="0" w:color="000000"/>
              <w:bottom w:val="single" w:sz="4" w:space="0" w:color="000000"/>
            </w:tcBorders>
          </w:tcPr>
          <w:p w14:paraId="684CC29A" w14:textId="77777777" w:rsidR="00BE781E" w:rsidRDefault="00BE781E" w:rsidP="00BF7C36">
            <w:pPr>
              <w:spacing w:after="0"/>
              <w:rPr>
                <w:rFonts w:ascii="Gill Sans MT" w:hAnsi="Gill Sans MT"/>
                <w:w w:val="105"/>
              </w:rPr>
            </w:pPr>
            <w:r>
              <w:rPr>
                <w:rFonts w:ascii="Gill Sans MT" w:hAnsi="Gill Sans MT"/>
                <w:w w:val="105"/>
              </w:rPr>
              <w:t xml:space="preserve">Who in the household attends these meetings? </w:t>
            </w:r>
          </w:p>
          <w:p w14:paraId="6414A469" w14:textId="1AF76D0A" w:rsidR="00BE781E" w:rsidRPr="00BE781E" w:rsidRDefault="00BE781E" w:rsidP="00BF7C36">
            <w:pPr>
              <w:spacing w:after="0"/>
              <w:rPr>
                <w:rFonts w:ascii="Gill Sans MT" w:hAnsi="Gill Sans MT"/>
                <w:i/>
                <w:w w:val="105"/>
              </w:rPr>
            </w:pPr>
            <w:r>
              <w:rPr>
                <w:rFonts w:ascii="Gill Sans MT" w:hAnsi="Gill Sans MT"/>
                <w:i/>
                <w:w w:val="105"/>
              </w:rPr>
              <w:t xml:space="preserve">Enumerator – please refer to the HH roster </w:t>
            </w:r>
          </w:p>
        </w:tc>
        <w:tc>
          <w:tcPr>
            <w:tcW w:w="4230" w:type="dxa"/>
            <w:gridSpan w:val="2"/>
            <w:tcBorders>
              <w:top w:val="single" w:sz="4" w:space="0" w:color="auto"/>
              <w:bottom w:val="single" w:sz="4" w:space="0" w:color="000000"/>
              <w:right w:val="single" w:sz="18" w:space="0" w:color="000000"/>
            </w:tcBorders>
          </w:tcPr>
          <w:p w14:paraId="4DC1794A" w14:textId="77777777" w:rsidR="00BE781E" w:rsidRDefault="00BE781E" w:rsidP="00A34F12">
            <w:pPr>
              <w:spacing w:after="0"/>
              <w:rPr>
                <w:rFonts w:ascii="Gill Sans MT" w:hAnsi="Gill Sans MT" w:cs="Times New Roman"/>
                <w:w w:val="105"/>
              </w:rPr>
            </w:pPr>
          </w:p>
          <w:p w14:paraId="06F44ACE" w14:textId="77777777" w:rsidR="00BE781E" w:rsidRPr="00BE068B" w:rsidRDefault="00BE781E" w:rsidP="00A34F12">
            <w:pPr>
              <w:spacing w:after="0"/>
              <w:rPr>
                <w:rFonts w:ascii="Gill Sans MT" w:hAnsi="Gill Sans MT" w:cs="Times New Roman"/>
                <w:w w:val="105"/>
              </w:rPr>
            </w:pPr>
          </w:p>
        </w:tc>
        <w:tc>
          <w:tcPr>
            <w:tcW w:w="722" w:type="dxa"/>
            <w:gridSpan w:val="2"/>
            <w:tcBorders>
              <w:top w:val="single" w:sz="4" w:space="0" w:color="auto"/>
              <w:left w:val="single" w:sz="18" w:space="0" w:color="000000"/>
              <w:bottom w:val="single" w:sz="18" w:space="0" w:color="000000"/>
              <w:right w:val="single" w:sz="18" w:space="0" w:color="000000"/>
            </w:tcBorders>
          </w:tcPr>
          <w:p w14:paraId="64E68192" w14:textId="77777777" w:rsidR="00BE781E" w:rsidRPr="00BE068B" w:rsidRDefault="00BE781E" w:rsidP="00A34F12">
            <w:pPr>
              <w:spacing w:after="0"/>
              <w:rPr>
                <w:rFonts w:ascii="Gill Sans MT" w:eastAsia="Calibri" w:hAnsi="Gill Sans MT" w:cs="Times New Roman"/>
                <w:i/>
                <w:color w:val="A6A6A6"/>
              </w:rPr>
            </w:pPr>
          </w:p>
        </w:tc>
      </w:tr>
      <w:tr w:rsidR="00A34F12" w:rsidRPr="00BE068B" w14:paraId="5E6D0AA6" w14:textId="77777777" w:rsidTr="00BE781E">
        <w:trPr>
          <w:trHeight w:val="20"/>
        </w:trPr>
        <w:tc>
          <w:tcPr>
            <w:tcW w:w="573" w:type="dxa"/>
            <w:tcBorders>
              <w:top w:val="single" w:sz="4" w:space="0" w:color="000000"/>
              <w:left w:val="single" w:sz="4" w:space="0" w:color="000000"/>
              <w:bottom w:val="single" w:sz="4" w:space="0" w:color="000000"/>
              <w:right w:val="single" w:sz="4" w:space="0" w:color="000000"/>
            </w:tcBorders>
          </w:tcPr>
          <w:p w14:paraId="7D00A88A" w14:textId="63D28F32" w:rsidR="00A34F12" w:rsidRPr="00BE068B" w:rsidRDefault="00BF7C36" w:rsidP="00A34F12">
            <w:pPr>
              <w:spacing w:after="0"/>
              <w:rPr>
                <w:rFonts w:ascii="Gill Sans MT" w:eastAsia="Calibri" w:hAnsi="Gill Sans MT" w:cs="Times New Roman"/>
              </w:rPr>
            </w:pPr>
            <w:r w:rsidRPr="00BE068B">
              <w:rPr>
                <w:rFonts w:ascii="Gill Sans MT" w:eastAsia="Calibri" w:hAnsi="Gill Sans MT" w:cs="Times New Roman"/>
              </w:rPr>
              <w:t>G.5</w:t>
            </w:r>
          </w:p>
        </w:tc>
        <w:tc>
          <w:tcPr>
            <w:tcW w:w="4771" w:type="dxa"/>
            <w:tcBorders>
              <w:top w:val="single" w:sz="4" w:space="0" w:color="000000"/>
              <w:left w:val="single" w:sz="4" w:space="0" w:color="000000"/>
              <w:bottom w:val="single" w:sz="4" w:space="0" w:color="000000"/>
            </w:tcBorders>
          </w:tcPr>
          <w:p w14:paraId="2361E9D2" w14:textId="459D3C44" w:rsidR="00E4165E" w:rsidRPr="00BE068B" w:rsidRDefault="00E4165E" w:rsidP="00E4165E">
            <w:pPr>
              <w:spacing w:after="0"/>
              <w:rPr>
                <w:rFonts w:ascii="Gill Sans MT" w:hAnsi="Gill Sans MT"/>
                <w:color w:val="000000"/>
              </w:rPr>
            </w:pPr>
            <w:r w:rsidRPr="00BE068B">
              <w:rPr>
                <w:rFonts w:ascii="Gill Sans MT" w:hAnsi="Gill Sans MT"/>
                <w:color w:val="000000"/>
              </w:rPr>
              <w:t>Why did you not attend these meetings? (</w:t>
            </w:r>
            <w:proofErr w:type="spellStart"/>
            <w:proofErr w:type="gramStart"/>
            <w:r w:rsidR="00E94596" w:rsidRPr="00BE068B">
              <w:rPr>
                <w:rFonts w:ascii="Gill Sans MT" w:hAnsi="Gill Sans MT"/>
                <w:b/>
                <w:color w:val="000000"/>
              </w:rPr>
              <w:t>forest</w:t>
            </w:r>
            <w:proofErr w:type="gramEnd"/>
            <w:r w:rsidRPr="00BE068B">
              <w:rPr>
                <w:rFonts w:ascii="Gill Sans MT" w:hAnsi="Gill Sans MT"/>
                <w:b/>
                <w:color w:val="000000"/>
              </w:rPr>
              <w:t>_noparticipate</w:t>
            </w:r>
            <w:proofErr w:type="spellEnd"/>
            <w:r w:rsidRPr="00BE068B">
              <w:rPr>
                <w:rFonts w:ascii="Gill Sans MT" w:hAnsi="Gill Sans MT"/>
                <w:color w:val="000000"/>
              </w:rPr>
              <w:t>)</w:t>
            </w:r>
          </w:p>
          <w:p w14:paraId="1D4EACF9" w14:textId="46E88AE0" w:rsidR="00A34F12" w:rsidRPr="00BE068B" w:rsidRDefault="00E4165E" w:rsidP="00E4165E">
            <w:pPr>
              <w:spacing w:after="0"/>
              <w:rPr>
                <w:rFonts w:ascii="Gill Sans MT" w:hAnsi="Gill Sans MT"/>
                <w:i/>
                <w:color w:val="000000"/>
              </w:rPr>
            </w:pPr>
            <w:r w:rsidRPr="00BE068B">
              <w:rPr>
                <w:rFonts w:ascii="Gill Sans MT" w:hAnsi="Gill Sans MT"/>
                <w:i/>
                <w:color w:val="000000"/>
              </w:rPr>
              <w:t>Probe and code</w:t>
            </w:r>
            <w:r w:rsidR="00BF7C36" w:rsidRPr="00BE068B">
              <w:rPr>
                <w:rFonts w:ascii="Gill Sans MT" w:hAnsi="Gill Sans MT"/>
                <w:i/>
                <w:color w:val="000000"/>
              </w:rPr>
              <w:t xml:space="preserve">. </w:t>
            </w:r>
          </w:p>
        </w:tc>
        <w:tc>
          <w:tcPr>
            <w:tcW w:w="4230" w:type="dxa"/>
            <w:gridSpan w:val="2"/>
            <w:tcBorders>
              <w:top w:val="single" w:sz="4" w:space="0" w:color="000000"/>
              <w:bottom w:val="single" w:sz="4" w:space="0" w:color="000000"/>
              <w:right w:val="single" w:sz="18" w:space="0" w:color="000000"/>
            </w:tcBorders>
          </w:tcPr>
          <w:p w14:paraId="6E4E833A" w14:textId="1618A9AB"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1=Not interested</w:t>
            </w:r>
          </w:p>
          <w:p w14:paraId="550D3FCE" w14:textId="4B31CE2D"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2=Feel they are not useful</w:t>
            </w:r>
          </w:p>
          <w:p w14:paraId="7855A5DD" w14:textId="2E5298FD"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3=Was no informed/did not know about the meeting</w:t>
            </w:r>
          </w:p>
          <w:p w14:paraId="08C8FBEF" w14:textId="31C3DCE1"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4=No meetings were held on these issues</w:t>
            </w:r>
          </w:p>
          <w:p w14:paraId="41FD7BB4" w14:textId="48C47A6C"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5=Busy working/traveling</w:t>
            </w:r>
          </w:p>
          <w:p w14:paraId="629849D2" w14:textId="0754E36C" w:rsidR="00BF7C36" w:rsidRPr="00BE068B" w:rsidRDefault="00BF7C36" w:rsidP="00A34F12">
            <w:pPr>
              <w:spacing w:after="0"/>
              <w:rPr>
                <w:rFonts w:ascii="Gill Sans MT" w:hAnsi="Gill Sans MT" w:cs="Times New Roman"/>
                <w:w w:val="105"/>
              </w:rPr>
            </w:pPr>
            <w:r w:rsidRPr="00BE068B">
              <w:rPr>
                <w:rFonts w:ascii="Gill Sans MT" w:hAnsi="Gill Sans MT" w:cs="Times New Roman"/>
                <w:w w:val="105"/>
              </w:rPr>
              <w:t>6=Was not invited to the meeting/people like me do not attend these meetings</w:t>
            </w:r>
          </w:p>
          <w:p w14:paraId="20A0B8F4" w14:textId="26F44379"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97=Other, please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50E4390A" w14:textId="77777777" w:rsidR="00A34F12" w:rsidRPr="00BE068B" w:rsidRDefault="00A34F12" w:rsidP="00A34F12">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34F12" w:rsidRPr="00BE068B" w14:paraId="296645D6" w14:textId="77777777" w:rsidTr="00BF7C3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8" w:type="dxa"/>
          <w:trHeight w:val="20"/>
        </w:trPr>
        <w:tc>
          <w:tcPr>
            <w:tcW w:w="573" w:type="dxa"/>
            <w:tcBorders>
              <w:top w:val="single" w:sz="4" w:space="0" w:color="000000"/>
              <w:left w:val="single" w:sz="4" w:space="0" w:color="auto"/>
              <w:bottom w:val="single" w:sz="4" w:space="0" w:color="000000"/>
              <w:right w:val="single" w:sz="4" w:space="0" w:color="auto"/>
            </w:tcBorders>
          </w:tcPr>
          <w:p w14:paraId="01D1E2CD" w14:textId="3B56F3CD" w:rsidR="00A34F12" w:rsidRPr="00BE068B" w:rsidRDefault="00BF7C36" w:rsidP="00A34F12">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G</w:t>
            </w:r>
            <w:r w:rsidR="00A405FF" w:rsidRPr="00BE068B">
              <w:rPr>
                <w:rFonts w:ascii="Gill Sans MT" w:eastAsiaTheme="minorEastAsia" w:hAnsi="Gill Sans MT"/>
                <w:lang w:eastAsia="zh-CN"/>
              </w:rPr>
              <w:t>5b</w:t>
            </w:r>
          </w:p>
        </w:tc>
        <w:tc>
          <w:tcPr>
            <w:tcW w:w="4771" w:type="dxa"/>
            <w:tcBorders>
              <w:top w:val="single" w:sz="4" w:space="0" w:color="000000"/>
              <w:left w:val="single" w:sz="4" w:space="0" w:color="auto"/>
              <w:bottom w:val="single" w:sz="4" w:space="0" w:color="000000"/>
              <w:right w:val="single" w:sz="18" w:space="0" w:color="000000"/>
            </w:tcBorders>
          </w:tcPr>
          <w:p w14:paraId="6BF67A2F" w14:textId="2D54ACB8" w:rsidR="00A34F12" w:rsidRPr="00BE068B" w:rsidRDefault="00A34F12" w:rsidP="00A34F12">
            <w:pPr>
              <w:spacing w:after="0" w:line="240" w:lineRule="auto"/>
              <w:contextualSpacing/>
              <w:rPr>
                <w:rFonts w:ascii="Gill Sans MT" w:eastAsiaTheme="minorEastAsia" w:hAnsi="Gill Sans MT"/>
                <w:w w:val="105"/>
                <w:lang w:eastAsia="zh-CN"/>
              </w:rPr>
            </w:pPr>
            <w:r w:rsidRPr="00BE068B">
              <w:rPr>
                <w:rFonts w:ascii="Gill Sans MT" w:hAnsi="Gill Sans MT"/>
                <w:w w:val="105"/>
              </w:rPr>
              <w:t xml:space="preserve">If other, please specify </w:t>
            </w:r>
          </w:p>
        </w:tc>
        <w:tc>
          <w:tcPr>
            <w:tcW w:w="4944" w:type="dxa"/>
            <w:gridSpan w:val="3"/>
            <w:tcBorders>
              <w:top w:val="single" w:sz="18" w:space="0" w:color="000000"/>
              <w:left w:val="single" w:sz="18" w:space="0" w:color="000000"/>
              <w:bottom w:val="single" w:sz="18" w:space="0" w:color="000000"/>
              <w:right w:val="single" w:sz="18" w:space="0" w:color="000000"/>
            </w:tcBorders>
          </w:tcPr>
          <w:p w14:paraId="69BA4141" w14:textId="77777777" w:rsidR="00A34F12" w:rsidRPr="00BE068B" w:rsidRDefault="00A34F12" w:rsidP="00A34F12">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bl>
    <w:p w14:paraId="671DA1FB" w14:textId="77777777" w:rsidR="00D437F1" w:rsidRPr="00BE068B" w:rsidRDefault="00D437F1" w:rsidP="001512DD">
      <w:pPr>
        <w:pStyle w:val="TableParagraph"/>
        <w:autoSpaceDE/>
        <w:autoSpaceDN/>
        <w:adjustRightInd/>
        <w:spacing w:afterLines="20" w:after="48"/>
        <w:contextualSpacing/>
        <w:rPr>
          <w:rFonts w:ascii="Gill Sans MT" w:eastAsia="Times New Roman" w:hAnsi="Gill Sans MT"/>
          <w:sz w:val="22"/>
          <w:szCs w:val="22"/>
          <w:lang w:eastAsia="zh-CN"/>
        </w:rPr>
      </w:pPr>
    </w:p>
    <w:p w14:paraId="3BFD9880" w14:textId="77777777" w:rsidR="00A405FF" w:rsidRPr="00BE068B" w:rsidRDefault="00A405FF" w:rsidP="001512DD">
      <w:pPr>
        <w:pStyle w:val="TableParagraph"/>
        <w:autoSpaceDE/>
        <w:autoSpaceDN/>
        <w:adjustRightInd/>
        <w:spacing w:afterLines="20" w:after="48"/>
        <w:contextualSpacing/>
        <w:rPr>
          <w:rFonts w:ascii="Gill Sans MT" w:eastAsia="Times New Roman" w:hAnsi="Gill Sans MT"/>
          <w:sz w:val="22"/>
          <w:szCs w:val="22"/>
          <w:lang w:eastAsia="zh-CN"/>
        </w:rPr>
      </w:pPr>
    </w:p>
    <w:p w14:paraId="0AD03028" w14:textId="77777777" w:rsidR="00A405FF" w:rsidRPr="00BE068B" w:rsidRDefault="00A405FF" w:rsidP="001512DD">
      <w:pPr>
        <w:pStyle w:val="TableParagraph"/>
        <w:autoSpaceDE/>
        <w:autoSpaceDN/>
        <w:adjustRightInd/>
        <w:spacing w:afterLines="20" w:after="48"/>
        <w:contextualSpacing/>
        <w:rPr>
          <w:rFonts w:ascii="Gill Sans MT" w:eastAsia="Times New Roman" w:hAnsi="Gill Sans MT"/>
          <w:sz w:val="22"/>
          <w:szCs w:val="22"/>
          <w:lang w:eastAsia="zh-CN"/>
        </w:rPr>
      </w:pPr>
    </w:p>
    <w:p w14:paraId="5F9F7AE0" w14:textId="6241668C" w:rsidR="00DA7C5C" w:rsidRPr="00BE068B" w:rsidRDefault="00DA7C5C" w:rsidP="001512DD">
      <w:pPr>
        <w:pStyle w:val="TableParagraph"/>
        <w:autoSpaceDE/>
        <w:autoSpaceDN/>
        <w:adjustRightInd/>
        <w:spacing w:afterLines="20" w:after="48"/>
        <w:contextualSpacing/>
        <w:rPr>
          <w:rFonts w:ascii="Gill Sans MT" w:eastAsia="Times New Roman" w:hAnsi="Gill Sans MT"/>
          <w:sz w:val="22"/>
          <w:szCs w:val="22"/>
          <w:lang w:eastAsia="zh-CN"/>
        </w:rPr>
      </w:pPr>
      <w:r w:rsidRPr="00BE068B">
        <w:rPr>
          <w:rFonts w:ascii="Gill Sans MT" w:eastAsia="Times New Roman" w:hAnsi="Gill Sans MT"/>
          <w:sz w:val="22"/>
          <w:szCs w:val="22"/>
          <w:lang w:eastAsia="zh-CN"/>
        </w:rPr>
        <w:t xml:space="preserve">Now I am going to read some </w:t>
      </w:r>
      <w:r w:rsidR="00E94596" w:rsidRPr="00BE068B">
        <w:rPr>
          <w:rFonts w:ascii="Gill Sans MT" w:eastAsia="Times New Roman" w:hAnsi="Gill Sans MT"/>
          <w:sz w:val="22"/>
          <w:szCs w:val="22"/>
          <w:lang w:eastAsia="zh-CN"/>
        </w:rPr>
        <w:t>statements about forest</w:t>
      </w:r>
      <w:r w:rsidRPr="00BE068B">
        <w:rPr>
          <w:rFonts w:ascii="Gill Sans MT" w:eastAsia="Times New Roman" w:hAnsi="Gill Sans MT"/>
          <w:sz w:val="22"/>
          <w:szCs w:val="22"/>
          <w:lang w:eastAsia="zh-CN"/>
        </w:rPr>
        <w:t xml:space="preserve"> management in your village. Please tell me how much you agree or disagree.</w:t>
      </w:r>
    </w:p>
    <w:tbl>
      <w:tblPr>
        <w:tblW w:w="1009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000" w:firstRow="0" w:lastRow="0" w:firstColumn="0" w:lastColumn="0" w:noHBand="0" w:noVBand="0"/>
      </w:tblPr>
      <w:tblGrid>
        <w:gridCol w:w="574"/>
        <w:gridCol w:w="4467"/>
        <w:gridCol w:w="2161"/>
        <w:gridCol w:w="2167"/>
        <w:gridCol w:w="721"/>
      </w:tblGrid>
      <w:tr w:rsidR="001949A5" w:rsidRPr="00BE068B" w14:paraId="5B07D742"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D2C41AF" w14:textId="317F1CEF" w:rsidR="001949A5" w:rsidRPr="00BE068B" w:rsidRDefault="00A405FF" w:rsidP="001949A5">
            <w:pPr>
              <w:spacing w:after="0"/>
              <w:rPr>
                <w:rFonts w:ascii="Gill Sans MT" w:hAnsi="Gill Sans MT"/>
                <w:w w:val="105"/>
              </w:rPr>
            </w:pPr>
            <w:r w:rsidRPr="00BE068B">
              <w:rPr>
                <w:rFonts w:ascii="Gill Sans MT" w:hAnsi="Gill Sans MT"/>
                <w:w w:val="105"/>
              </w:rPr>
              <w:t>G6</w:t>
            </w:r>
          </w:p>
        </w:tc>
        <w:tc>
          <w:tcPr>
            <w:tcW w:w="4467" w:type="dxa"/>
            <w:tcBorders>
              <w:top w:val="single" w:sz="4" w:space="0" w:color="000000"/>
              <w:left w:val="single" w:sz="4" w:space="0" w:color="auto"/>
              <w:bottom w:val="single" w:sz="4" w:space="0" w:color="000000"/>
              <w:right w:val="nil"/>
            </w:tcBorders>
          </w:tcPr>
          <w:p w14:paraId="277A84E7" w14:textId="11D3C994" w:rsidR="001949A5" w:rsidRPr="00BE068B" w:rsidRDefault="00E94596" w:rsidP="001949A5">
            <w:pPr>
              <w:spacing w:after="0"/>
              <w:rPr>
                <w:rFonts w:ascii="Gill Sans MT" w:hAnsi="Gill Sans MT"/>
              </w:rPr>
            </w:pPr>
            <w:r w:rsidRPr="00BE068B">
              <w:rPr>
                <w:rFonts w:ascii="Gill Sans MT" w:hAnsi="Gill Sans MT"/>
                <w:w w:val="105"/>
              </w:rPr>
              <w:t xml:space="preserve">The village leaders in charge of forest management </w:t>
            </w:r>
            <w:r w:rsidR="001949A5" w:rsidRPr="00BE068B">
              <w:rPr>
                <w:rFonts w:ascii="Gill Sans MT" w:hAnsi="Gill Sans MT"/>
                <w:w w:val="105"/>
              </w:rPr>
              <w:t xml:space="preserve">are trusted and honest. </w:t>
            </w:r>
            <w:r w:rsidR="001949A5" w:rsidRPr="00BE068B">
              <w:rPr>
                <w:rFonts w:ascii="Gill Sans MT" w:hAnsi="Gill Sans MT"/>
                <w:w w:val="105"/>
              </w:rPr>
              <w:lastRenderedPageBreak/>
              <w:t>(</w:t>
            </w:r>
            <w:proofErr w:type="spellStart"/>
            <w:proofErr w:type="gramStart"/>
            <w:r w:rsidR="001949A5" w:rsidRPr="00BE068B">
              <w:rPr>
                <w:rFonts w:ascii="Gill Sans MT" w:hAnsi="Gill Sans MT"/>
                <w:b/>
                <w:w w:val="105"/>
              </w:rPr>
              <w:t>leader</w:t>
            </w:r>
            <w:proofErr w:type="gramEnd"/>
            <w:r w:rsidR="001949A5" w:rsidRPr="00BE068B">
              <w:rPr>
                <w:rFonts w:ascii="Gill Sans MT" w:hAnsi="Gill Sans MT"/>
                <w:b/>
                <w:w w:val="105"/>
              </w:rPr>
              <w:t>_trust</w:t>
            </w:r>
            <w:proofErr w:type="spellEnd"/>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66DCDB30" w14:textId="77777777" w:rsidR="001949A5" w:rsidRPr="00BE068B" w:rsidRDefault="001949A5" w:rsidP="001949A5">
            <w:pPr>
              <w:spacing w:after="0"/>
              <w:rPr>
                <w:rFonts w:ascii="Gill Sans MT" w:hAnsi="Gill Sans MT"/>
              </w:rPr>
            </w:pPr>
            <w:r w:rsidRPr="00BE068B">
              <w:rPr>
                <w:rFonts w:ascii="Gill Sans MT" w:hAnsi="Gill Sans MT"/>
              </w:rPr>
              <w:lastRenderedPageBreak/>
              <w:t>1=Strongly agree</w:t>
            </w:r>
          </w:p>
          <w:p w14:paraId="41D1BDFB" w14:textId="77777777" w:rsidR="001949A5" w:rsidRPr="00BE068B" w:rsidRDefault="001949A5" w:rsidP="001949A5">
            <w:pPr>
              <w:spacing w:after="0"/>
              <w:rPr>
                <w:rFonts w:ascii="Gill Sans MT" w:hAnsi="Gill Sans MT"/>
              </w:rPr>
            </w:pPr>
            <w:r w:rsidRPr="00BE068B">
              <w:rPr>
                <w:rFonts w:ascii="Gill Sans MT" w:hAnsi="Gill Sans MT"/>
              </w:rPr>
              <w:t>2=Agree</w:t>
            </w:r>
          </w:p>
          <w:p w14:paraId="267219CE" w14:textId="77777777" w:rsidR="001949A5" w:rsidRPr="00BE068B" w:rsidRDefault="001949A5" w:rsidP="001949A5">
            <w:pPr>
              <w:spacing w:after="0"/>
              <w:rPr>
                <w:rFonts w:ascii="Gill Sans MT" w:hAnsi="Gill Sans MT"/>
              </w:rPr>
            </w:pPr>
            <w:r w:rsidRPr="00BE068B">
              <w:rPr>
                <w:rFonts w:ascii="Gill Sans MT" w:hAnsi="Gill Sans MT"/>
              </w:rPr>
              <w:lastRenderedPageBreak/>
              <w:t>3=Neither agree nor disagree</w:t>
            </w:r>
          </w:p>
          <w:p w14:paraId="0254C297"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08B9CAAA" w14:textId="77777777" w:rsidR="001949A5" w:rsidRPr="00BE068B" w:rsidRDefault="001949A5" w:rsidP="001949A5">
            <w:pPr>
              <w:spacing w:after="0"/>
              <w:rPr>
                <w:rFonts w:ascii="Gill Sans MT" w:hAnsi="Gill Sans MT"/>
              </w:rPr>
            </w:pPr>
            <w:r w:rsidRPr="00BE068B">
              <w:rPr>
                <w:rFonts w:ascii="Gill Sans MT" w:hAnsi="Gill Sans MT"/>
              </w:rPr>
              <w:lastRenderedPageBreak/>
              <w:t>5=Strongly disagree</w:t>
            </w:r>
          </w:p>
          <w:p w14:paraId="5AA08AE4" w14:textId="77777777" w:rsidR="001949A5" w:rsidRPr="00BE068B" w:rsidRDefault="001949A5" w:rsidP="001949A5">
            <w:pPr>
              <w:spacing w:after="0"/>
              <w:rPr>
                <w:rFonts w:ascii="Gill Sans MT" w:hAnsi="Gill Sans MT" w:cs="Times New Roman"/>
                <w:w w:val="105"/>
              </w:rPr>
            </w:pPr>
            <w:r w:rsidRPr="00BE068B">
              <w:rPr>
                <w:rFonts w:ascii="Gill Sans MT" w:hAnsi="Gill Sans MT" w:cs="Times New Roman"/>
                <w:w w:val="105"/>
              </w:rPr>
              <w:t>888=Don't know</w:t>
            </w:r>
          </w:p>
          <w:p w14:paraId="5BFD20F6" w14:textId="77777777" w:rsidR="001949A5" w:rsidRPr="00BE068B" w:rsidRDefault="001949A5" w:rsidP="001949A5">
            <w:pPr>
              <w:spacing w:after="0"/>
              <w:rPr>
                <w:rFonts w:ascii="Gill Sans MT" w:hAnsi="Gill Sans MT"/>
              </w:rPr>
            </w:pPr>
            <w:r w:rsidRPr="00BE068B">
              <w:rPr>
                <w:rFonts w:ascii="Gill Sans MT" w:hAnsi="Gill Sans MT" w:cs="Times New Roman"/>
                <w:w w:val="105"/>
              </w:rPr>
              <w:lastRenderedPageBreak/>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8E66D9D" w14:textId="77777777" w:rsidR="001949A5" w:rsidRPr="00BE068B" w:rsidRDefault="001949A5" w:rsidP="001949A5">
            <w:pPr>
              <w:spacing w:after="0"/>
              <w:rPr>
                <w:rFonts w:ascii="Gill Sans MT" w:hAnsi="Gill Sans MT"/>
              </w:rPr>
            </w:pPr>
            <w:r w:rsidRPr="00BE068B">
              <w:rPr>
                <w:rFonts w:ascii="Gill Sans MT" w:hAnsi="Gill Sans MT"/>
              </w:rPr>
              <w:lastRenderedPageBreak/>
              <w:t>(Code)</w:t>
            </w:r>
          </w:p>
        </w:tc>
      </w:tr>
      <w:tr w:rsidR="001949A5" w:rsidRPr="00BE068B" w14:paraId="3B9869BC"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56D9D3CB" w14:textId="7485BAB6" w:rsidR="001949A5" w:rsidRPr="00BE068B" w:rsidRDefault="00A405FF" w:rsidP="001949A5">
            <w:pPr>
              <w:spacing w:after="0"/>
              <w:rPr>
                <w:rFonts w:ascii="Gill Sans MT" w:hAnsi="Gill Sans MT"/>
                <w:w w:val="105"/>
              </w:rPr>
            </w:pPr>
            <w:r w:rsidRPr="00BE068B">
              <w:rPr>
                <w:rFonts w:ascii="Gill Sans MT" w:hAnsi="Gill Sans MT"/>
                <w:w w:val="105"/>
              </w:rPr>
              <w:lastRenderedPageBreak/>
              <w:t>G7</w:t>
            </w:r>
          </w:p>
        </w:tc>
        <w:tc>
          <w:tcPr>
            <w:tcW w:w="4467" w:type="dxa"/>
            <w:tcBorders>
              <w:top w:val="single" w:sz="4" w:space="0" w:color="000000"/>
              <w:left w:val="single" w:sz="4" w:space="0" w:color="auto"/>
              <w:bottom w:val="single" w:sz="4" w:space="0" w:color="000000"/>
              <w:right w:val="nil"/>
            </w:tcBorders>
          </w:tcPr>
          <w:p w14:paraId="73D1F900" w14:textId="79875FA5" w:rsidR="001949A5" w:rsidRPr="00BE068B" w:rsidRDefault="00A405FF" w:rsidP="001949A5">
            <w:pPr>
              <w:spacing w:after="0"/>
              <w:rPr>
                <w:rFonts w:ascii="Gill Sans MT" w:hAnsi="Gill Sans MT"/>
              </w:rPr>
            </w:pPr>
            <w:r w:rsidRPr="00BE068B">
              <w:rPr>
                <w:rFonts w:ascii="Gill Sans MT" w:hAnsi="Gill Sans MT"/>
                <w:w w:val="105"/>
              </w:rPr>
              <w:t>The</w:t>
            </w:r>
            <w:r w:rsidR="00E94596" w:rsidRPr="00BE068B">
              <w:rPr>
                <w:rFonts w:ascii="Gill Sans MT" w:hAnsi="Gill Sans MT"/>
                <w:w w:val="105"/>
              </w:rPr>
              <w:t xml:space="preserve"> village leaders protect shared community forests</w:t>
            </w:r>
            <w:r w:rsidR="001949A5" w:rsidRPr="00BE068B">
              <w:rPr>
                <w:rFonts w:ascii="Gill Sans MT" w:hAnsi="Gill Sans MT"/>
                <w:w w:val="105"/>
              </w:rPr>
              <w:t xml:space="preserve"> from being taken or encroached upon. (</w:t>
            </w:r>
            <w:proofErr w:type="spellStart"/>
            <w:proofErr w:type="gramStart"/>
            <w:r w:rsidR="001949A5" w:rsidRPr="00BE068B">
              <w:rPr>
                <w:rFonts w:ascii="Gill Sans MT" w:hAnsi="Gill Sans MT"/>
                <w:b/>
                <w:w w:val="105"/>
              </w:rPr>
              <w:t>leader</w:t>
            </w:r>
            <w:proofErr w:type="gramEnd"/>
            <w:r w:rsidR="001949A5" w:rsidRPr="00BE068B">
              <w:rPr>
                <w:rFonts w:ascii="Gill Sans MT" w:hAnsi="Gill Sans MT"/>
                <w:b/>
                <w:w w:val="105"/>
              </w:rPr>
              <w:t>_protect</w:t>
            </w:r>
            <w:proofErr w:type="spellEnd"/>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58735F4C"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5D1BC23F" w14:textId="77777777" w:rsidR="001949A5" w:rsidRPr="00BE068B" w:rsidRDefault="001949A5" w:rsidP="001949A5">
            <w:pPr>
              <w:spacing w:after="0"/>
              <w:rPr>
                <w:rFonts w:ascii="Gill Sans MT" w:hAnsi="Gill Sans MT"/>
              </w:rPr>
            </w:pPr>
            <w:r w:rsidRPr="00BE068B">
              <w:rPr>
                <w:rFonts w:ascii="Gill Sans MT" w:hAnsi="Gill Sans MT"/>
              </w:rPr>
              <w:t>2=Agree</w:t>
            </w:r>
          </w:p>
          <w:p w14:paraId="0CF7CA59"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191A7B8C"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28025AB7"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7D5EE270"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3C21D93A"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9974754"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4698955E"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611D33D3" w14:textId="4958D9AB" w:rsidR="001949A5" w:rsidRPr="00BE068B" w:rsidRDefault="00A405FF" w:rsidP="001949A5">
            <w:pPr>
              <w:spacing w:after="0"/>
              <w:rPr>
                <w:rFonts w:ascii="Gill Sans MT" w:hAnsi="Gill Sans MT"/>
                <w:w w:val="105"/>
              </w:rPr>
            </w:pPr>
            <w:r w:rsidRPr="00BE068B">
              <w:rPr>
                <w:rFonts w:ascii="Gill Sans MT" w:hAnsi="Gill Sans MT"/>
                <w:w w:val="105"/>
              </w:rPr>
              <w:t>G8</w:t>
            </w:r>
          </w:p>
        </w:tc>
        <w:tc>
          <w:tcPr>
            <w:tcW w:w="4467" w:type="dxa"/>
            <w:tcBorders>
              <w:top w:val="single" w:sz="4" w:space="0" w:color="000000"/>
              <w:left w:val="single" w:sz="4" w:space="0" w:color="auto"/>
              <w:bottom w:val="single" w:sz="4" w:space="0" w:color="000000"/>
              <w:right w:val="nil"/>
            </w:tcBorders>
          </w:tcPr>
          <w:p w14:paraId="1950F420" w14:textId="4CC73DAC" w:rsidR="001949A5" w:rsidRPr="00BE068B" w:rsidRDefault="00E94596" w:rsidP="00E94596">
            <w:pPr>
              <w:spacing w:after="0"/>
              <w:rPr>
                <w:rFonts w:ascii="Gill Sans MT" w:hAnsi="Gill Sans MT"/>
              </w:rPr>
            </w:pPr>
            <w:r w:rsidRPr="00BE068B">
              <w:rPr>
                <w:rFonts w:ascii="Gill Sans MT" w:hAnsi="Gill Sans MT"/>
                <w:w w:val="105"/>
              </w:rPr>
              <w:t xml:space="preserve">The village leaders allow fair access to the forest and forest products </w:t>
            </w:r>
            <w:r w:rsidR="001949A5" w:rsidRPr="00BE068B">
              <w:rPr>
                <w:rFonts w:ascii="Gill Sans MT" w:hAnsi="Gill Sans MT"/>
                <w:w w:val="105"/>
              </w:rPr>
              <w:t>(</w:t>
            </w:r>
            <w:proofErr w:type="spellStart"/>
            <w:r w:rsidR="001949A5" w:rsidRPr="00BE068B">
              <w:rPr>
                <w:rFonts w:ascii="Gill Sans MT" w:hAnsi="Gill Sans MT"/>
                <w:b/>
                <w:w w:val="105"/>
              </w:rPr>
              <w:t>leader_fair</w:t>
            </w:r>
            <w:proofErr w:type="spellEnd"/>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74993DAB"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35DFC2CE" w14:textId="77777777" w:rsidR="001949A5" w:rsidRPr="00BE068B" w:rsidRDefault="001949A5" w:rsidP="001949A5">
            <w:pPr>
              <w:spacing w:after="0"/>
              <w:rPr>
                <w:rFonts w:ascii="Gill Sans MT" w:hAnsi="Gill Sans MT"/>
              </w:rPr>
            </w:pPr>
            <w:r w:rsidRPr="00BE068B">
              <w:rPr>
                <w:rFonts w:ascii="Gill Sans MT" w:hAnsi="Gill Sans MT"/>
              </w:rPr>
              <w:t>2=Agree</w:t>
            </w:r>
          </w:p>
          <w:p w14:paraId="64413213"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342AE98E"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6D4EC094"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013EDF5C"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640B8DFB"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2A52D3EB"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68CD20A0"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66A71D6C" w14:textId="70A35135" w:rsidR="001949A5" w:rsidRPr="00BE068B" w:rsidRDefault="00A405FF" w:rsidP="001949A5">
            <w:pPr>
              <w:spacing w:after="0"/>
              <w:rPr>
                <w:rFonts w:ascii="Gill Sans MT" w:hAnsi="Gill Sans MT"/>
                <w:w w:val="105"/>
              </w:rPr>
            </w:pPr>
            <w:r w:rsidRPr="00BE068B">
              <w:rPr>
                <w:rFonts w:ascii="Gill Sans MT" w:hAnsi="Gill Sans MT"/>
                <w:w w:val="105"/>
              </w:rPr>
              <w:t>G9</w:t>
            </w:r>
          </w:p>
        </w:tc>
        <w:tc>
          <w:tcPr>
            <w:tcW w:w="4467" w:type="dxa"/>
            <w:tcBorders>
              <w:top w:val="single" w:sz="4" w:space="0" w:color="000000"/>
              <w:left w:val="single" w:sz="4" w:space="0" w:color="auto"/>
              <w:bottom w:val="single" w:sz="4" w:space="0" w:color="000000"/>
              <w:right w:val="nil"/>
            </w:tcBorders>
          </w:tcPr>
          <w:p w14:paraId="3AD1046B" w14:textId="1C1D7786" w:rsidR="001949A5" w:rsidRPr="00BE068B" w:rsidRDefault="00E94596" w:rsidP="001949A5">
            <w:pPr>
              <w:spacing w:after="0"/>
              <w:rPr>
                <w:rFonts w:ascii="Gill Sans MT" w:hAnsi="Gill Sans MT"/>
              </w:rPr>
            </w:pPr>
            <w:r w:rsidRPr="00BE068B">
              <w:rPr>
                <w:rFonts w:ascii="Gill Sans MT" w:hAnsi="Gill Sans MT"/>
                <w:w w:val="105"/>
              </w:rPr>
              <w:t xml:space="preserve">The village leaders </w:t>
            </w:r>
            <w:r w:rsidR="001949A5" w:rsidRPr="00BE068B">
              <w:rPr>
                <w:rFonts w:ascii="Gill Sans MT" w:hAnsi="Gill Sans MT"/>
                <w:w w:val="105"/>
              </w:rPr>
              <w:t>work hard</w:t>
            </w:r>
            <w:r w:rsidRPr="00BE068B">
              <w:rPr>
                <w:rFonts w:ascii="Gill Sans MT" w:hAnsi="Gill Sans MT"/>
                <w:w w:val="105"/>
              </w:rPr>
              <w:t xml:space="preserve"> to protect the forests and forest resources</w:t>
            </w:r>
            <w:r w:rsidR="001949A5" w:rsidRPr="00BE068B">
              <w:rPr>
                <w:rFonts w:ascii="Gill Sans MT" w:hAnsi="Gill Sans MT"/>
                <w:w w:val="105"/>
              </w:rPr>
              <w:t>. (</w:t>
            </w:r>
            <w:proofErr w:type="spellStart"/>
            <w:proofErr w:type="gramStart"/>
            <w:r w:rsidR="001949A5" w:rsidRPr="00BE068B">
              <w:rPr>
                <w:rFonts w:ascii="Gill Sans MT" w:hAnsi="Gill Sans MT"/>
                <w:b/>
                <w:w w:val="105"/>
              </w:rPr>
              <w:t>leader</w:t>
            </w:r>
            <w:proofErr w:type="gramEnd"/>
            <w:r w:rsidR="001949A5" w:rsidRPr="00BE068B">
              <w:rPr>
                <w:rFonts w:ascii="Gill Sans MT" w:hAnsi="Gill Sans MT"/>
                <w:b/>
                <w:w w:val="105"/>
              </w:rPr>
              <w:t>_work</w:t>
            </w:r>
            <w:proofErr w:type="spellEnd"/>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65F7565E"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5CB93A33" w14:textId="77777777" w:rsidR="001949A5" w:rsidRPr="00BE068B" w:rsidRDefault="001949A5" w:rsidP="001949A5">
            <w:pPr>
              <w:spacing w:after="0"/>
              <w:rPr>
                <w:rFonts w:ascii="Gill Sans MT" w:hAnsi="Gill Sans MT"/>
              </w:rPr>
            </w:pPr>
            <w:r w:rsidRPr="00BE068B">
              <w:rPr>
                <w:rFonts w:ascii="Gill Sans MT" w:hAnsi="Gill Sans MT"/>
              </w:rPr>
              <w:t>2=Agree</w:t>
            </w:r>
          </w:p>
          <w:p w14:paraId="48FA9F80"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51C5DDB2"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2ED6DA98"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038CC666"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4AA3EDFA"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DED6F22"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3976E96B"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0697996" w14:textId="446F4129" w:rsidR="001949A5" w:rsidRPr="00BE068B" w:rsidRDefault="00A405FF" w:rsidP="001949A5">
            <w:pPr>
              <w:spacing w:after="0"/>
              <w:rPr>
                <w:rFonts w:ascii="Gill Sans MT" w:hAnsi="Gill Sans MT"/>
                <w:w w:val="105"/>
              </w:rPr>
            </w:pPr>
            <w:r w:rsidRPr="00BE068B">
              <w:rPr>
                <w:rFonts w:ascii="Gill Sans MT" w:hAnsi="Gill Sans MT"/>
                <w:w w:val="105"/>
              </w:rPr>
              <w:t>G10</w:t>
            </w:r>
          </w:p>
        </w:tc>
        <w:tc>
          <w:tcPr>
            <w:tcW w:w="4467" w:type="dxa"/>
            <w:tcBorders>
              <w:top w:val="single" w:sz="4" w:space="0" w:color="000000"/>
              <w:left w:val="single" w:sz="4" w:space="0" w:color="auto"/>
              <w:bottom w:val="single" w:sz="4" w:space="0" w:color="000000"/>
              <w:right w:val="nil"/>
            </w:tcBorders>
          </w:tcPr>
          <w:p w14:paraId="37DDBA51" w14:textId="11966D98" w:rsidR="001949A5" w:rsidRPr="00BE068B" w:rsidRDefault="00A405FF" w:rsidP="001949A5">
            <w:pPr>
              <w:spacing w:after="0"/>
              <w:rPr>
                <w:rFonts w:ascii="Gill Sans MT" w:hAnsi="Gill Sans MT"/>
              </w:rPr>
            </w:pPr>
            <w:r w:rsidRPr="00BE068B">
              <w:rPr>
                <w:rFonts w:ascii="Gill Sans MT" w:hAnsi="Gill Sans MT"/>
                <w:w w:val="105"/>
              </w:rPr>
              <w:t>T</w:t>
            </w:r>
            <w:r w:rsidR="00E94596" w:rsidRPr="00BE068B">
              <w:rPr>
                <w:rFonts w:ascii="Gill Sans MT" w:hAnsi="Gill Sans MT"/>
                <w:w w:val="105"/>
              </w:rPr>
              <w:t xml:space="preserve">he village leaders </w:t>
            </w:r>
            <w:r w:rsidR="001949A5" w:rsidRPr="00BE068B">
              <w:rPr>
                <w:rFonts w:ascii="Gill Sans MT" w:hAnsi="Gill Sans MT"/>
                <w:w w:val="105"/>
              </w:rPr>
              <w:t>do not take bribes. (</w:t>
            </w:r>
            <w:proofErr w:type="spellStart"/>
            <w:proofErr w:type="gramStart"/>
            <w:r w:rsidR="001949A5" w:rsidRPr="00BE068B">
              <w:rPr>
                <w:rFonts w:ascii="Gill Sans MT" w:hAnsi="Gill Sans MT"/>
                <w:b/>
                <w:w w:val="105"/>
              </w:rPr>
              <w:t>leader</w:t>
            </w:r>
            <w:proofErr w:type="gramEnd"/>
            <w:r w:rsidR="001949A5" w:rsidRPr="00BE068B">
              <w:rPr>
                <w:rFonts w:ascii="Gill Sans MT" w:hAnsi="Gill Sans MT"/>
                <w:b/>
                <w:w w:val="105"/>
              </w:rPr>
              <w:t>_bribes</w:t>
            </w:r>
            <w:proofErr w:type="spellEnd"/>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4A27FA9B"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7AC5F6A1" w14:textId="77777777" w:rsidR="001949A5" w:rsidRPr="00BE068B" w:rsidRDefault="001949A5" w:rsidP="001949A5">
            <w:pPr>
              <w:spacing w:after="0"/>
              <w:rPr>
                <w:rFonts w:ascii="Gill Sans MT" w:hAnsi="Gill Sans MT"/>
              </w:rPr>
            </w:pPr>
            <w:r w:rsidRPr="00BE068B">
              <w:rPr>
                <w:rFonts w:ascii="Gill Sans MT" w:hAnsi="Gill Sans MT"/>
              </w:rPr>
              <w:t>2=Agree</w:t>
            </w:r>
          </w:p>
          <w:p w14:paraId="17937507"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0EFD4ECF"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26C516B2"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720466AE"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2DE40E02"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20FA32AD"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066A4660"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1E58E28" w14:textId="7B2392BD" w:rsidR="001949A5" w:rsidRPr="00BE068B" w:rsidRDefault="00A405FF" w:rsidP="001949A5">
            <w:pPr>
              <w:spacing w:after="0"/>
              <w:rPr>
                <w:rFonts w:ascii="Gill Sans MT" w:hAnsi="Gill Sans MT"/>
                <w:w w:val="105"/>
              </w:rPr>
            </w:pPr>
            <w:r w:rsidRPr="00BE068B">
              <w:rPr>
                <w:rFonts w:ascii="Gill Sans MT" w:hAnsi="Gill Sans MT"/>
                <w:w w:val="105"/>
              </w:rPr>
              <w:t>G11</w:t>
            </w:r>
          </w:p>
        </w:tc>
        <w:tc>
          <w:tcPr>
            <w:tcW w:w="4467" w:type="dxa"/>
            <w:tcBorders>
              <w:top w:val="single" w:sz="4" w:space="0" w:color="000000"/>
              <w:left w:val="single" w:sz="4" w:space="0" w:color="auto"/>
              <w:bottom w:val="single" w:sz="4" w:space="0" w:color="000000"/>
              <w:right w:val="nil"/>
            </w:tcBorders>
          </w:tcPr>
          <w:p w14:paraId="7CB205ED" w14:textId="6B11CCF7" w:rsidR="001949A5" w:rsidRPr="00BE068B" w:rsidRDefault="00E94596" w:rsidP="001949A5">
            <w:pPr>
              <w:spacing w:after="0"/>
              <w:rPr>
                <w:rFonts w:ascii="Gill Sans MT" w:hAnsi="Gill Sans MT"/>
              </w:rPr>
            </w:pPr>
            <w:r w:rsidRPr="00BE068B">
              <w:rPr>
                <w:rFonts w:ascii="Gill Sans MT" w:hAnsi="Gill Sans MT"/>
                <w:w w:val="105"/>
              </w:rPr>
              <w:t xml:space="preserve">The village leaders </w:t>
            </w:r>
            <w:r w:rsidR="001949A5" w:rsidRPr="00BE068B">
              <w:rPr>
                <w:rFonts w:ascii="Gill Sans MT" w:hAnsi="Gill Sans MT"/>
                <w:w w:val="105"/>
              </w:rPr>
              <w:t>do not act in secret; they are open with the community about their decisions. (</w:t>
            </w:r>
            <w:proofErr w:type="spellStart"/>
            <w:proofErr w:type="gramStart"/>
            <w:r w:rsidR="001949A5" w:rsidRPr="00BE068B">
              <w:rPr>
                <w:rFonts w:ascii="Gill Sans MT" w:hAnsi="Gill Sans MT"/>
                <w:b/>
                <w:w w:val="105"/>
              </w:rPr>
              <w:t>leader</w:t>
            </w:r>
            <w:proofErr w:type="gramEnd"/>
            <w:r w:rsidR="001949A5" w:rsidRPr="00BE068B">
              <w:rPr>
                <w:rFonts w:ascii="Gill Sans MT" w:hAnsi="Gill Sans MT"/>
                <w:b/>
                <w:w w:val="105"/>
              </w:rPr>
              <w:t>_transparent</w:t>
            </w:r>
            <w:proofErr w:type="spellEnd"/>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42AF0B5F"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505403AB" w14:textId="77777777" w:rsidR="001949A5" w:rsidRPr="00BE068B" w:rsidRDefault="001949A5" w:rsidP="001949A5">
            <w:pPr>
              <w:spacing w:after="0"/>
              <w:rPr>
                <w:rFonts w:ascii="Gill Sans MT" w:hAnsi="Gill Sans MT"/>
              </w:rPr>
            </w:pPr>
            <w:r w:rsidRPr="00BE068B">
              <w:rPr>
                <w:rFonts w:ascii="Gill Sans MT" w:hAnsi="Gill Sans MT"/>
              </w:rPr>
              <w:t>2=Agree</w:t>
            </w:r>
          </w:p>
          <w:p w14:paraId="421D8DE3"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02D92458"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5F540681"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358A6818"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19C83A69"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17591E2"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607CA3BC"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361A77FD" w14:textId="1EC15C7D" w:rsidR="001949A5" w:rsidRPr="00BE068B" w:rsidRDefault="00A405FF" w:rsidP="001949A5">
            <w:pPr>
              <w:spacing w:after="0"/>
              <w:rPr>
                <w:rFonts w:ascii="Gill Sans MT" w:hAnsi="Gill Sans MT"/>
                <w:w w:val="105"/>
              </w:rPr>
            </w:pPr>
            <w:r w:rsidRPr="00BE068B">
              <w:rPr>
                <w:rFonts w:ascii="Gill Sans MT" w:hAnsi="Gill Sans MT"/>
                <w:w w:val="105"/>
              </w:rPr>
              <w:t>G12</w:t>
            </w:r>
          </w:p>
        </w:tc>
        <w:tc>
          <w:tcPr>
            <w:tcW w:w="4467" w:type="dxa"/>
            <w:tcBorders>
              <w:top w:val="single" w:sz="4" w:space="0" w:color="000000"/>
              <w:left w:val="single" w:sz="4" w:space="0" w:color="auto"/>
              <w:bottom w:val="single" w:sz="4" w:space="0" w:color="000000"/>
              <w:right w:val="nil"/>
            </w:tcBorders>
          </w:tcPr>
          <w:p w14:paraId="3E460E0D" w14:textId="4D833243" w:rsidR="001949A5" w:rsidRPr="00BE068B" w:rsidRDefault="001949A5" w:rsidP="00236681">
            <w:pPr>
              <w:spacing w:after="0"/>
              <w:rPr>
                <w:rFonts w:ascii="Gill Sans MT" w:hAnsi="Gill Sans MT"/>
              </w:rPr>
            </w:pPr>
            <w:r w:rsidRPr="00BE068B">
              <w:rPr>
                <w:rFonts w:ascii="Gill Sans MT" w:hAnsi="Gill Sans MT"/>
                <w:w w:val="105"/>
              </w:rPr>
              <w:t xml:space="preserve">I feel that rules about </w:t>
            </w:r>
            <w:r w:rsidR="00236681" w:rsidRPr="00BE068B">
              <w:rPr>
                <w:rFonts w:ascii="Gill Sans MT" w:hAnsi="Gill Sans MT"/>
                <w:w w:val="105"/>
              </w:rPr>
              <w:t>forest access and use are easy to understand</w:t>
            </w:r>
            <w:r w:rsidRPr="00BE068B">
              <w:rPr>
                <w:rFonts w:ascii="Gill Sans MT" w:hAnsi="Gill Sans MT"/>
                <w:w w:val="105"/>
              </w:rPr>
              <w:t>. (</w:t>
            </w:r>
            <w:proofErr w:type="spellStart"/>
            <w:proofErr w:type="gramStart"/>
            <w:r w:rsidRPr="00BE068B">
              <w:rPr>
                <w:rFonts w:ascii="Gill Sans MT" w:hAnsi="Gill Sans MT"/>
                <w:b/>
                <w:w w:val="105"/>
              </w:rPr>
              <w:t>rules</w:t>
            </w:r>
            <w:proofErr w:type="gramEnd"/>
            <w:r w:rsidRPr="00BE068B">
              <w:rPr>
                <w:rFonts w:ascii="Gill Sans MT" w:hAnsi="Gill Sans MT"/>
                <w:b/>
                <w:w w:val="105"/>
              </w:rPr>
              <w:t>_clear</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5220A994"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4A166FE7" w14:textId="77777777" w:rsidR="001949A5" w:rsidRPr="00BE068B" w:rsidRDefault="001949A5" w:rsidP="001949A5">
            <w:pPr>
              <w:spacing w:after="0"/>
              <w:rPr>
                <w:rFonts w:ascii="Gill Sans MT" w:hAnsi="Gill Sans MT"/>
              </w:rPr>
            </w:pPr>
            <w:r w:rsidRPr="00BE068B">
              <w:rPr>
                <w:rFonts w:ascii="Gill Sans MT" w:hAnsi="Gill Sans MT"/>
              </w:rPr>
              <w:t>2=Agree</w:t>
            </w:r>
          </w:p>
          <w:p w14:paraId="59CFC24A"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125D74C4"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26553B8D"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2EDA5A7A"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09CDD463"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8599A2E"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08F2044B"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8A25903" w14:textId="7B05FCC0" w:rsidR="001949A5" w:rsidRPr="00BE068B" w:rsidRDefault="00A405FF" w:rsidP="001949A5">
            <w:pPr>
              <w:spacing w:after="0"/>
              <w:rPr>
                <w:rFonts w:ascii="Gill Sans MT" w:hAnsi="Gill Sans MT"/>
                <w:w w:val="105"/>
              </w:rPr>
            </w:pPr>
            <w:r w:rsidRPr="00BE068B">
              <w:rPr>
                <w:rFonts w:ascii="Gill Sans MT" w:hAnsi="Gill Sans MT"/>
                <w:w w:val="105"/>
              </w:rPr>
              <w:t>G13</w:t>
            </w:r>
          </w:p>
        </w:tc>
        <w:tc>
          <w:tcPr>
            <w:tcW w:w="4467" w:type="dxa"/>
            <w:tcBorders>
              <w:top w:val="single" w:sz="4" w:space="0" w:color="000000"/>
              <w:left w:val="single" w:sz="4" w:space="0" w:color="auto"/>
              <w:bottom w:val="single" w:sz="4" w:space="0" w:color="000000"/>
              <w:right w:val="nil"/>
            </w:tcBorders>
          </w:tcPr>
          <w:p w14:paraId="2EA07CD3" w14:textId="392CE9EC" w:rsidR="001949A5" w:rsidRPr="00BE068B" w:rsidRDefault="00236681" w:rsidP="001949A5">
            <w:pPr>
              <w:spacing w:after="0"/>
              <w:rPr>
                <w:rFonts w:ascii="Gill Sans MT" w:hAnsi="Gill Sans MT"/>
              </w:rPr>
            </w:pPr>
            <w:r w:rsidRPr="00BE068B">
              <w:rPr>
                <w:rFonts w:ascii="Gill Sans MT" w:hAnsi="Gill Sans MT"/>
                <w:w w:val="105"/>
              </w:rPr>
              <w:t xml:space="preserve">I feel that rules about forest access and use are </w:t>
            </w:r>
            <w:proofErr w:type="gramStart"/>
            <w:r w:rsidRPr="00BE068B">
              <w:rPr>
                <w:rFonts w:ascii="Gill Sans MT" w:hAnsi="Gill Sans MT"/>
                <w:w w:val="105"/>
              </w:rPr>
              <w:t>well-know</w:t>
            </w:r>
            <w:ins w:id="212" w:author="usaiduser" w:date="2014-11-09T10:51:00Z">
              <w:r w:rsidR="00D11B9E">
                <w:rPr>
                  <w:rFonts w:ascii="Gill Sans MT" w:hAnsi="Gill Sans MT"/>
                  <w:w w:val="105"/>
                </w:rPr>
                <w:t>n</w:t>
              </w:r>
            </w:ins>
            <w:proofErr w:type="gramEnd"/>
            <w:r w:rsidRPr="00BE068B">
              <w:rPr>
                <w:rFonts w:ascii="Gill Sans MT" w:hAnsi="Gill Sans MT"/>
                <w:w w:val="105"/>
              </w:rPr>
              <w:t xml:space="preserve"> by most people in the community. (</w:t>
            </w:r>
            <w:proofErr w:type="spellStart"/>
            <w:proofErr w:type="gramStart"/>
            <w:r w:rsidRPr="00BE068B">
              <w:rPr>
                <w:rFonts w:ascii="Gill Sans MT" w:hAnsi="Gill Sans MT"/>
                <w:b/>
                <w:w w:val="105"/>
              </w:rPr>
              <w:t>rules</w:t>
            </w:r>
            <w:proofErr w:type="gramEnd"/>
            <w:r w:rsidRPr="00BE068B">
              <w:rPr>
                <w:rFonts w:ascii="Gill Sans MT" w:hAnsi="Gill Sans MT"/>
                <w:b/>
                <w:w w:val="105"/>
              </w:rPr>
              <w:t>_known</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0EC843AF"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33D950CA" w14:textId="77777777" w:rsidR="001949A5" w:rsidRPr="00BE068B" w:rsidRDefault="001949A5" w:rsidP="001949A5">
            <w:pPr>
              <w:spacing w:after="0"/>
              <w:rPr>
                <w:rFonts w:ascii="Gill Sans MT" w:hAnsi="Gill Sans MT"/>
              </w:rPr>
            </w:pPr>
            <w:r w:rsidRPr="00BE068B">
              <w:rPr>
                <w:rFonts w:ascii="Gill Sans MT" w:hAnsi="Gill Sans MT"/>
              </w:rPr>
              <w:t>2=Agree</w:t>
            </w:r>
          </w:p>
          <w:p w14:paraId="32FD2269"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341DE57F"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79F9FA52"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06051D0B"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0D37EF37"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5E0B7A5"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4E87D5D7"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79B726F" w14:textId="423EEBEC" w:rsidR="001949A5" w:rsidRPr="00BE068B" w:rsidRDefault="00A405FF" w:rsidP="001949A5">
            <w:pPr>
              <w:spacing w:after="0"/>
              <w:rPr>
                <w:rFonts w:ascii="Gill Sans MT" w:hAnsi="Gill Sans MT"/>
                <w:w w:val="105"/>
              </w:rPr>
            </w:pPr>
            <w:r w:rsidRPr="00BE068B">
              <w:rPr>
                <w:rFonts w:ascii="Gill Sans MT" w:hAnsi="Gill Sans MT"/>
                <w:w w:val="105"/>
              </w:rPr>
              <w:t>G14</w:t>
            </w:r>
          </w:p>
        </w:tc>
        <w:tc>
          <w:tcPr>
            <w:tcW w:w="4467" w:type="dxa"/>
            <w:tcBorders>
              <w:top w:val="single" w:sz="4" w:space="0" w:color="000000"/>
              <w:left w:val="single" w:sz="4" w:space="0" w:color="auto"/>
              <w:bottom w:val="single" w:sz="4" w:space="0" w:color="000000"/>
              <w:right w:val="nil"/>
            </w:tcBorders>
          </w:tcPr>
          <w:p w14:paraId="2F514B32" w14:textId="7296049C" w:rsidR="001949A5" w:rsidRPr="00BE068B" w:rsidRDefault="001949A5" w:rsidP="001949A5">
            <w:pPr>
              <w:spacing w:after="0"/>
              <w:rPr>
                <w:rFonts w:ascii="Gill Sans MT" w:hAnsi="Gill Sans MT"/>
              </w:rPr>
            </w:pPr>
            <w:r w:rsidRPr="00BE068B">
              <w:rPr>
                <w:rFonts w:ascii="Gill Sans MT" w:hAnsi="Gill Sans MT"/>
                <w:w w:val="105"/>
              </w:rPr>
              <w:t>I feel that decisions</w:t>
            </w:r>
            <w:r w:rsidR="00236681" w:rsidRPr="00BE068B">
              <w:rPr>
                <w:rFonts w:ascii="Gill Sans MT" w:hAnsi="Gill Sans MT"/>
                <w:w w:val="105"/>
              </w:rPr>
              <w:t xml:space="preserve"> about forest use</w:t>
            </w:r>
            <w:r w:rsidR="00492CDC" w:rsidRPr="00BE068B">
              <w:rPr>
                <w:rFonts w:ascii="Gill Sans MT" w:hAnsi="Gill Sans MT"/>
                <w:w w:val="105"/>
              </w:rPr>
              <w:t xml:space="preserve"> and access</w:t>
            </w:r>
            <w:r w:rsidRPr="00BE068B">
              <w:rPr>
                <w:rFonts w:ascii="Gill Sans MT" w:hAnsi="Gill Sans MT"/>
                <w:w w:val="105"/>
              </w:rPr>
              <w:t xml:space="preserve"> are fair. (</w:t>
            </w:r>
            <w:proofErr w:type="spellStart"/>
            <w:proofErr w:type="gramStart"/>
            <w:r w:rsidRPr="00BE068B">
              <w:rPr>
                <w:rFonts w:ascii="Gill Sans MT" w:hAnsi="Gill Sans MT"/>
                <w:b/>
                <w:w w:val="105"/>
              </w:rPr>
              <w:t>decisions</w:t>
            </w:r>
            <w:proofErr w:type="gramEnd"/>
            <w:r w:rsidRPr="00BE068B">
              <w:rPr>
                <w:rFonts w:ascii="Gill Sans MT" w:hAnsi="Gill Sans MT"/>
                <w:b/>
                <w:w w:val="105"/>
              </w:rPr>
              <w:t>_fair</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5F8FE91E"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2EEF1052" w14:textId="77777777" w:rsidR="001949A5" w:rsidRPr="00BE068B" w:rsidRDefault="001949A5" w:rsidP="001949A5">
            <w:pPr>
              <w:spacing w:after="0"/>
              <w:rPr>
                <w:rFonts w:ascii="Gill Sans MT" w:hAnsi="Gill Sans MT"/>
              </w:rPr>
            </w:pPr>
            <w:r w:rsidRPr="00BE068B">
              <w:rPr>
                <w:rFonts w:ascii="Gill Sans MT" w:hAnsi="Gill Sans MT"/>
              </w:rPr>
              <w:t>2=Agree</w:t>
            </w:r>
          </w:p>
          <w:p w14:paraId="2451ED43"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7607E426" w14:textId="77777777" w:rsidR="001949A5" w:rsidRPr="00BE068B" w:rsidRDefault="001949A5" w:rsidP="001949A5">
            <w:pPr>
              <w:spacing w:after="0"/>
              <w:rPr>
                <w:rFonts w:ascii="Gill Sans MT" w:hAnsi="Gill Sans MT"/>
              </w:rPr>
            </w:pPr>
            <w:r w:rsidRPr="00BE068B">
              <w:rPr>
                <w:rFonts w:ascii="Gill Sans MT" w:hAnsi="Gill Sans MT"/>
              </w:rPr>
              <w:lastRenderedPageBreak/>
              <w:t>4=Disagree</w:t>
            </w:r>
          </w:p>
        </w:tc>
        <w:tc>
          <w:tcPr>
            <w:tcW w:w="2167" w:type="dxa"/>
            <w:tcBorders>
              <w:top w:val="single" w:sz="4" w:space="0" w:color="000000"/>
              <w:left w:val="nil"/>
              <w:bottom w:val="single" w:sz="4" w:space="0" w:color="000000"/>
              <w:right w:val="single" w:sz="18" w:space="0" w:color="auto"/>
            </w:tcBorders>
          </w:tcPr>
          <w:p w14:paraId="27C88A94" w14:textId="77777777" w:rsidR="001949A5" w:rsidRPr="00BE068B" w:rsidRDefault="001949A5" w:rsidP="001949A5">
            <w:pPr>
              <w:spacing w:after="0"/>
              <w:rPr>
                <w:rFonts w:ascii="Gill Sans MT" w:hAnsi="Gill Sans MT"/>
              </w:rPr>
            </w:pPr>
            <w:r w:rsidRPr="00BE068B">
              <w:rPr>
                <w:rFonts w:ascii="Gill Sans MT" w:hAnsi="Gill Sans MT"/>
              </w:rPr>
              <w:lastRenderedPageBreak/>
              <w:t>5=Strongly disagree</w:t>
            </w:r>
          </w:p>
          <w:p w14:paraId="53792482"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697A79C6"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A9E8603"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3B649FE7"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C236E26" w14:textId="02ED8D49" w:rsidR="001949A5" w:rsidRPr="00BE068B" w:rsidRDefault="00A405FF" w:rsidP="001949A5">
            <w:pPr>
              <w:spacing w:after="0"/>
              <w:rPr>
                <w:rFonts w:ascii="Gill Sans MT" w:hAnsi="Gill Sans MT"/>
                <w:w w:val="105"/>
              </w:rPr>
            </w:pPr>
            <w:r w:rsidRPr="00BE068B">
              <w:rPr>
                <w:rFonts w:ascii="Gill Sans MT" w:hAnsi="Gill Sans MT"/>
                <w:w w:val="105"/>
              </w:rPr>
              <w:lastRenderedPageBreak/>
              <w:t>G15</w:t>
            </w:r>
          </w:p>
        </w:tc>
        <w:tc>
          <w:tcPr>
            <w:tcW w:w="4467" w:type="dxa"/>
            <w:tcBorders>
              <w:top w:val="single" w:sz="4" w:space="0" w:color="000000"/>
              <w:left w:val="single" w:sz="4" w:space="0" w:color="auto"/>
              <w:bottom w:val="single" w:sz="4" w:space="0" w:color="000000"/>
              <w:right w:val="nil"/>
            </w:tcBorders>
          </w:tcPr>
          <w:p w14:paraId="174C2C2F" w14:textId="2FD3FCCD" w:rsidR="001949A5" w:rsidRPr="00BE068B" w:rsidRDefault="001949A5" w:rsidP="001949A5">
            <w:pPr>
              <w:spacing w:after="0"/>
              <w:rPr>
                <w:rFonts w:ascii="Gill Sans MT" w:hAnsi="Gill Sans MT"/>
              </w:rPr>
            </w:pPr>
            <w:r w:rsidRPr="00BE068B">
              <w:rPr>
                <w:rFonts w:ascii="Gill Sans MT" w:hAnsi="Gill Sans MT"/>
                <w:w w:val="105"/>
              </w:rPr>
              <w:t>I feel that women have been disadvantaged in</w:t>
            </w:r>
            <w:r w:rsidR="00492CDC" w:rsidRPr="00BE068B">
              <w:rPr>
                <w:rFonts w:ascii="Gill Sans MT" w:hAnsi="Gill Sans MT"/>
                <w:w w:val="105"/>
              </w:rPr>
              <w:t xml:space="preserve"> decisions about forest use and access</w:t>
            </w:r>
            <w:r w:rsidRPr="00BE068B">
              <w:rPr>
                <w:rFonts w:ascii="Gill Sans MT" w:hAnsi="Gill Sans MT"/>
                <w:w w:val="105"/>
              </w:rPr>
              <w:t>. (</w:t>
            </w:r>
            <w:proofErr w:type="spellStart"/>
            <w:proofErr w:type="gramStart"/>
            <w:r w:rsidRPr="00BE068B">
              <w:rPr>
                <w:rFonts w:ascii="Gill Sans MT" w:hAnsi="Gill Sans MT"/>
                <w:b/>
                <w:w w:val="105"/>
              </w:rPr>
              <w:t>women</w:t>
            </w:r>
            <w:proofErr w:type="gramEnd"/>
            <w:r w:rsidRPr="00BE068B">
              <w:rPr>
                <w:rFonts w:ascii="Gill Sans MT" w:hAnsi="Gill Sans MT"/>
                <w:b/>
                <w:w w:val="105"/>
              </w:rPr>
              <w:t>_status</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3479FDE1"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470D7D59" w14:textId="77777777" w:rsidR="001949A5" w:rsidRPr="00BE068B" w:rsidRDefault="001949A5" w:rsidP="001949A5">
            <w:pPr>
              <w:spacing w:after="0"/>
              <w:rPr>
                <w:rFonts w:ascii="Gill Sans MT" w:hAnsi="Gill Sans MT"/>
              </w:rPr>
            </w:pPr>
            <w:r w:rsidRPr="00BE068B">
              <w:rPr>
                <w:rFonts w:ascii="Gill Sans MT" w:hAnsi="Gill Sans MT"/>
              </w:rPr>
              <w:t>2=Agree</w:t>
            </w:r>
          </w:p>
          <w:p w14:paraId="6B8EACA6"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5B825D08"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3337D825"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006BCDED"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42C79F57"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F38A6D1"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293FA72C" w14:textId="77777777" w:rsidTr="00A405FF">
        <w:trPr>
          <w:trHeight w:val="1638"/>
        </w:trPr>
        <w:tc>
          <w:tcPr>
            <w:tcW w:w="574" w:type="dxa"/>
            <w:tcBorders>
              <w:top w:val="single" w:sz="4" w:space="0" w:color="auto"/>
              <w:left w:val="single" w:sz="4" w:space="0" w:color="auto"/>
              <w:bottom w:val="single" w:sz="4" w:space="0" w:color="auto"/>
              <w:right w:val="single" w:sz="4" w:space="0" w:color="auto"/>
            </w:tcBorders>
          </w:tcPr>
          <w:p w14:paraId="1E57440D" w14:textId="6E51E71C" w:rsidR="001949A5" w:rsidRPr="00BE068B" w:rsidRDefault="00A405FF" w:rsidP="001949A5">
            <w:pPr>
              <w:spacing w:after="0"/>
              <w:rPr>
                <w:rFonts w:ascii="Gill Sans MT" w:hAnsi="Gill Sans MT"/>
                <w:w w:val="105"/>
              </w:rPr>
            </w:pPr>
            <w:r w:rsidRPr="00BE068B">
              <w:rPr>
                <w:rFonts w:ascii="Gill Sans MT" w:hAnsi="Gill Sans MT"/>
                <w:w w:val="105"/>
              </w:rPr>
              <w:t>G16</w:t>
            </w:r>
          </w:p>
        </w:tc>
        <w:tc>
          <w:tcPr>
            <w:tcW w:w="4467" w:type="dxa"/>
            <w:tcBorders>
              <w:top w:val="single" w:sz="4" w:space="0" w:color="000000"/>
              <w:left w:val="single" w:sz="4" w:space="0" w:color="auto"/>
              <w:bottom w:val="single" w:sz="4" w:space="0" w:color="000000"/>
              <w:right w:val="nil"/>
            </w:tcBorders>
          </w:tcPr>
          <w:p w14:paraId="3C7E915E" w14:textId="23A298FE" w:rsidR="001949A5" w:rsidRPr="00BE068B" w:rsidRDefault="001949A5" w:rsidP="001949A5">
            <w:pPr>
              <w:spacing w:after="0"/>
              <w:rPr>
                <w:rFonts w:ascii="Gill Sans MT" w:hAnsi="Gill Sans MT"/>
              </w:rPr>
            </w:pPr>
            <w:r w:rsidRPr="00BE068B">
              <w:rPr>
                <w:rFonts w:ascii="Gill Sans MT" w:hAnsi="Gill Sans MT"/>
                <w:w w:val="105"/>
              </w:rPr>
              <w:t>I feel that elderly people have been disadvantaged in</w:t>
            </w:r>
            <w:r w:rsidR="00492CDC" w:rsidRPr="00BE068B">
              <w:rPr>
                <w:rFonts w:ascii="Gill Sans MT" w:hAnsi="Gill Sans MT"/>
                <w:w w:val="105"/>
              </w:rPr>
              <w:t xml:space="preserve"> decisions about forest use and access</w:t>
            </w:r>
            <w:r w:rsidRPr="00BE068B">
              <w:rPr>
                <w:rFonts w:ascii="Gill Sans MT" w:hAnsi="Gill Sans MT"/>
                <w:w w:val="105"/>
              </w:rPr>
              <w:t>. (</w:t>
            </w:r>
            <w:proofErr w:type="spellStart"/>
            <w:proofErr w:type="gramStart"/>
            <w:r w:rsidRPr="00BE068B">
              <w:rPr>
                <w:rFonts w:ascii="Gill Sans MT" w:hAnsi="Gill Sans MT"/>
                <w:b/>
                <w:w w:val="105"/>
              </w:rPr>
              <w:t>elderly</w:t>
            </w:r>
            <w:proofErr w:type="gramEnd"/>
            <w:r w:rsidRPr="00BE068B">
              <w:rPr>
                <w:rFonts w:ascii="Gill Sans MT" w:hAnsi="Gill Sans MT"/>
                <w:b/>
                <w:w w:val="105"/>
              </w:rPr>
              <w:t>_status</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198C33A4"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32A5CA89" w14:textId="77777777" w:rsidR="001949A5" w:rsidRPr="00BE068B" w:rsidRDefault="001949A5" w:rsidP="001949A5">
            <w:pPr>
              <w:spacing w:after="0"/>
              <w:rPr>
                <w:rFonts w:ascii="Gill Sans MT" w:hAnsi="Gill Sans MT"/>
              </w:rPr>
            </w:pPr>
            <w:r w:rsidRPr="00BE068B">
              <w:rPr>
                <w:rFonts w:ascii="Gill Sans MT" w:hAnsi="Gill Sans MT"/>
              </w:rPr>
              <w:t>2=Agree</w:t>
            </w:r>
          </w:p>
          <w:p w14:paraId="1D57A6D7"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46A83B01"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3EEC7858"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10D19FCA"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54EBB75D"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1E6405A"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492CDC" w:rsidRPr="00BE068B" w14:paraId="510EF131"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B9ADB37" w14:textId="571C02DA" w:rsidR="00492CDC" w:rsidRPr="00BE068B" w:rsidRDefault="00A405FF" w:rsidP="001949A5">
            <w:pPr>
              <w:spacing w:after="0"/>
              <w:rPr>
                <w:rFonts w:ascii="Gill Sans MT" w:hAnsi="Gill Sans MT"/>
                <w:w w:val="105"/>
              </w:rPr>
            </w:pPr>
            <w:r w:rsidRPr="00BE068B">
              <w:rPr>
                <w:rFonts w:ascii="Gill Sans MT" w:hAnsi="Gill Sans MT"/>
                <w:w w:val="105"/>
              </w:rPr>
              <w:t>G17</w:t>
            </w:r>
          </w:p>
        </w:tc>
        <w:tc>
          <w:tcPr>
            <w:tcW w:w="4467" w:type="dxa"/>
            <w:tcBorders>
              <w:top w:val="single" w:sz="4" w:space="0" w:color="000000"/>
              <w:left w:val="single" w:sz="4" w:space="0" w:color="auto"/>
              <w:bottom w:val="single" w:sz="4" w:space="0" w:color="000000"/>
              <w:right w:val="nil"/>
            </w:tcBorders>
          </w:tcPr>
          <w:p w14:paraId="0ED89836" w14:textId="1335C9CC" w:rsidR="00492CDC" w:rsidRPr="00BE068B" w:rsidRDefault="00492CDC" w:rsidP="001949A5">
            <w:pPr>
              <w:spacing w:after="0"/>
              <w:rPr>
                <w:rFonts w:ascii="Gill Sans MT" w:hAnsi="Gill Sans MT"/>
                <w:w w:val="105"/>
              </w:rPr>
            </w:pPr>
            <w:r w:rsidRPr="00BE068B">
              <w:rPr>
                <w:rFonts w:ascii="Gill Sans MT" w:hAnsi="Gill Sans MT"/>
                <w:w w:val="105"/>
              </w:rPr>
              <w:t xml:space="preserve">I feel that landless or land-constrained families have been disadvantaged in decisions about forest use and access. </w:t>
            </w:r>
          </w:p>
        </w:tc>
        <w:tc>
          <w:tcPr>
            <w:tcW w:w="2161" w:type="dxa"/>
            <w:tcBorders>
              <w:top w:val="single" w:sz="4" w:space="0" w:color="000000"/>
              <w:left w:val="nil"/>
              <w:bottom w:val="single" w:sz="4" w:space="0" w:color="000000"/>
              <w:right w:val="nil"/>
            </w:tcBorders>
          </w:tcPr>
          <w:p w14:paraId="351F71B7" w14:textId="77777777" w:rsidR="00492CDC" w:rsidRPr="00BE068B" w:rsidRDefault="00492CDC" w:rsidP="00492CDC">
            <w:pPr>
              <w:spacing w:after="0"/>
              <w:rPr>
                <w:rFonts w:ascii="Gill Sans MT" w:hAnsi="Gill Sans MT"/>
              </w:rPr>
            </w:pPr>
            <w:r w:rsidRPr="00BE068B">
              <w:rPr>
                <w:rFonts w:ascii="Gill Sans MT" w:hAnsi="Gill Sans MT"/>
              </w:rPr>
              <w:t>1=Strongly agree</w:t>
            </w:r>
          </w:p>
          <w:p w14:paraId="125A3AE5" w14:textId="77777777" w:rsidR="00492CDC" w:rsidRPr="00BE068B" w:rsidRDefault="00492CDC" w:rsidP="00492CDC">
            <w:pPr>
              <w:spacing w:after="0"/>
              <w:rPr>
                <w:rFonts w:ascii="Gill Sans MT" w:hAnsi="Gill Sans MT"/>
              </w:rPr>
            </w:pPr>
            <w:r w:rsidRPr="00BE068B">
              <w:rPr>
                <w:rFonts w:ascii="Gill Sans MT" w:hAnsi="Gill Sans MT"/>
              </w:rPr>
              <w:t>2=Agree</w:t>
            </w:r>
          </w:p>
          <w:p w14:paraId="2A922C9F" w14:textId="77777777" w:rsidR="00492CDC" w:rsidRPr="00BE068B" w:rsidRDefault="00492CDC" w:rsidP="00492CDC">
            <w:pPr>
              <w:spacing w:after="0"/>
              <w:rPr>
                <w:rFonts w:ascii="Gill Sans MT" w:hAnsi="Gill Sans MT"/>
              </w:rPr>
            </w:pPr>
            <w:r w:rsidRPr="00BE068B">
              <w:rPr>
                <w:rFonts w:ascii="Gill Sans MT" w:hAnsi="Gill Sans MT"/>
              </w:rPr>
              <w:t>3=Neither agree nor disagree</w:t>
            </w:r>
          </w:p>
          <w:p w14:paraId="2654112E" w14:textId="44C6A9E7" w:rsidR="00492CDC" w:rsidRPr="00BE068B" w:rsidRDefault="00492CDC"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1470CA1A" w14:textId="77777777" w:rsidR="00492CDC" w:rsidRPr="00BE068B" w:rsidRDefault="00492CDC" w:rsidP="00492CDC">
            <w:pPr>
              <w:spacing w:after="0"/>
              <w:rPr>
                <w:rFonts w:ascii="Gill Sans MT" w:hAnsi="Gill Sans MT"/>
              </w:rPr>
            </w:pPr>
            <w:r w:rsidRPr="00BE068B">
              <w:rPr>
                <w:rFonts w:ascii="Gill Sans MT" w:hAnsi="Gill Sans MT"/>
              </w:rPr>
              <w:t>5=Strongly disagree</w:t>
            </w:r>
          </w:p>
          <w:p w14:paraId="4606105A" w14:textId="77777777" w:rsidR="00492CDC" w:rsidRPr="00BE068B" w:rsidRDefault="00492CDC" w:rsidP="00492CDC">
            <w:pPr>
              <w:spacing w:after="0"/>
              <w:rPr>
                <w:rFonts w:ascii="Gill Sans MT" w:hAnsi="Gill Sans MT"/>
              </w:rPr>
            </w:pPr>
            <w:r w:rsidRPr="00BE068B">
              <w:rPr>
                <w:rFonts w:ascii="Gill Sans MT" w:hAnsi="Gill Sans MT"/>
              </w:rPr>
              <w:t>888=Don't know</w:t>
            </w:r>
          </w:p>
          <w:p w14:paraId="0223E915" w14:textId="71AE1C6B" w:rsidR="00492CDC" w:rsidRPr="00BE068B" w:rsidRDefault="00492CDC"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6B1762A" w14:textId="70191C46" w:rsidR="00492CDC" w:rsidRPr="00BE068B" w:rsidRDefault="00492CDC" w:rsidP="001949A5">
            <w:pPr>
              <w:spacing w:after="0"/>
              <w:rPr>
                <w:rFonts w:ascii="Gill Sans MT" w:hAnsi="Gill Sans MT"/>
              </w:rPr>
            </w:pPr>
            <w:r w:rsidRPr="00BE068B">
              <w:rPr>
                <w:rFonts w:ascii="Gill Sans MT" w:hAnsi="Gill Sans MT"/>
              </w:rPr>
              <w:t>(Code)</w:t>
            </w:r>
          </w:p>
        </w:tc>
      </w:tr>
      <w:tr w:rsidR="00492CDC" w:rsidRPr="00BE068B" w14:paraId="25088D98"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09FCFACF" w14:textId="68A64254" w:rsidR="00492CDC" w:rsidRPr="00BE068B" w:rsidRDefault="00A405FF" w:rsidP="001949A5">
            <w:pPr>
              <w:spacing w:after="0"/>
              <w:rPr>
                <w:rFonts w:ascii="Gill Sans MT" w:hAnsi="Gill Sans MT"/>
                <w:w w:val="105"/>
              </w:rPr>
            </w:pPr>
            <w:r w:rsidRPr="00BE068B">
              <w:rPr>
                <w:rFonts w:ascii="Gill Sans MT" w:hAnsi="Gill Sans MT"/>
                <w:w w:val="105"/>
              </w:rPr>
              <w:t>G18</w:t>
            </w:r>
          </w:p>
        </w:tc>
        <w:tc>
          <w:tcPr>
            <w:tcW w:w="4467" w:type="dxa"/>
            <w:tcBorders>
              <w:top w:val="single" w:sz="4" w:space="0" w:color="000000"/>
              <w:left w:val="single" w:sz="4" w:space="0" w:color="auto"/>
              <w:bottom w:val="single" w:sz="4" w:space="0" w:color="000000"/>
              <w:right w:val="nil"/>
            </w:tcBorders>
          </w:tcPr>
          <w:p w14:paraId="118C56FA" w14:textId="34E08031" w:rsidR="00492CDC" w:rsidRPr="00BE068B" w:rsidRDefault="00492CDC" w:rsidP="001949A5">
            <w:pPr>
              <w:spacing w:after="0"/>
              <w:rPr>
                <w:rFonts w:ascii="Gill Sans MT" w:hAnsi="Gill Sans MT"/>
              </w:rPr>
            </w:pPr>
            <w:r w:rsidRPr="00BE068B">
              <w:rPr>
                <w:rFonts w:ascii="Gill Sans MT" w:hAnsi="Gill Sans MT"/>
                <w:w w:val="105"/>
              </w:rPr>
              <w:t>I feel that poor families have been disadvantaged in decisions about forest use and access. (</w:t>
            </w:r>
            <w:proofErr w:type="spellStart"/>
            <w:proofErr w:type="gramStart"/>
            <w:r w:rsidRPr="00BE068B">
              <w:rPr>
                <w:rFonts w:ascii="Gill Sans MT" w:hAnsi="Gill Sans MT"/>
                <w:b/>
                <w:w w:val="105"/>
              </w:rPr>
              <w:t>poor</w:t>
            </w:r>
            <w:proofErr w:type="gramEnd"/>
            <w:r w:rsidRPr="00BE068B">
              <w:rPr>
                <w:rFonts w:ascii="Gill Sans MT" w:hAnsi="Gill Sans MT"/>
                <w:b/>
                <w:w w:val="105"/>
              </w:rPr>
              <w:t>_status</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1B652B2F" w14:textId="77777777" w:rsidR="00492CDC" w:rsidRPr="00BE068B" w:rsidRDefault="00492CDC" w:rsidP="001949A5">
            <w:pPr>
              <w:spacing w:after="0"/>
              <w:rPr>
                <w:rFonts w:ascii="Gill Sans MT" w:hAnsi="Gill Sans MT"/>
              </w:rPr>
            </w:pPr>
            <w:r w:rsidRPr="00BE068B">
              <w:rPr>
                <w:rFonts w:ascii="Gill Sans MT" w:hAnsi="Gill Sans MT"/>
              </w:rPr>
              <w:t>1=Strongly agree</w:t>
            </w:r>
          </w:p>
          <w:p w14:paraId="133667AB" w14:textId="77777777" w:rsidR="00492CDC" w:rsidRPr="00BE068B" w:rsidRDefault="00492CDC" w:rsidP="001949A5">
            <w:pPr>
              <w:spacing w:after="0"/>
              <w:rPr>
                <w:rFonts w:ascii="Gill Sans MT" w:hAnsi="Gill Sans MT"/>
              </w:rPr>
            </w:pPr>
            <w:r w:rsidRPr="00BE068B">
              <w:rPr>
                <w:rFonts w:ascii="Gill Sans MT" w:hAnsi="Gill Sans MT"/>
              </w:rPr>
              <w:t>2=Agree</w:t>
            </w:r>
          </w:p>
          <w:p w14:paraId="2933CA70" w14:textId="77777777" w:rsidR="00492CDC" w:rsidRPr="00BE068B" w:rsidRDefault="00492CDC" w:rsidP="001949A5">
            <w:pPr>
              <w:spacing w:after="0"/>
              <w:rPr>
                <w:rFonts w:ascii="Gill Sans MT" w:hAnsi="Gill Sans MT"/>
              </w:rPr>
            </w:pPr>
            <w:r w:rsidRPr="00BE068B">
              <w:rPr>
                <w:rFonts w:ascii="Gill Sans MT" w:hAnsi="Gill Sans MT"/>
              </w:rPr>
              <w:t>3=Neither agree nor disagree</w:t>
            </w:r>
          </w:p>
          <w:p w14:paraId="42E9F0D2" w14:textId="77777777" w:rsidR="00492CDC" w:rsidRPr="00BE068B" w:rsidRDefault="00492CDC"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23C882BB" w14:textId="77777777" w:rsidR="00492CDC" w:rsidRPr="00BE068B" w:rsidRDefault="00492CDC" w:rsidP="001949A5">
            <w:pPr>
              <w:spacing w:after="0"/>
              <w:rPr>
                <w:rFonts w:ascii="Gill Sans MT" w:hAnsi="Gill Sans MT"/>
              </w:rPr>
            </w:pPr>
            <w:r w:rsidRPr="00BE068B">
              <w:rPr>
                <w:rFonts w:ascii="Gill Sans MT" w:hAnsi="Gill Sans MT"/>
              </w:rPr>
              <w:t>5=Strongly disagree</w:t>
            </w:r>
          </w:p>
          <w:p w14:paraId="5E4BFCA0" w14:textId="77777777" w:rsidR="00492CDC" w:rsidRPr="00BE068B" w:rsidRDefault="00492CDC" w:rsidP="001949A5">
            <w:pPr>
              <w:spacing w:after="0"/>
              <w:rPr>
                <w:rFonts w:ascii="Gill Sans MT" w:hAnsi="Gill Sans MT"/>
              </w:rPr>
            </w:pPr>
            <w:r w:rsidRPr="00BE068B">
              <w:rPr>
                <w:rFonts w:ascii="Gill Sans MT" w:hAnsi="Gill Sans MT"/>
              </w:rPr>
              <w:t>888=Don't know</w:t>
            </w:r>
          </w:p>
          <w:p w14:paraId="242764E9" w14:textId="77777777" w:rsidR="00492CDC" w:rsidRPr="00BE068B" w:rsidRDefault="00492CDC"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6570FDF" w14:textId="77777777" w:rsidR="00492CDC" w:rsidRPr="00BE068B" w:rsidRDefault="00492CDC" w:rsidP="001949A5">
            <w:pPr>
              <w:spacing w:after="0"/>
              <w:rPr>
                <w:rFonts w:ascii="Gill Sans MT" w:hAnsi="Gill Sans MT"/>
              </w:rPr>
            </w:pPr>
            <w:r w:rsidRPr="00BE068B">
              <w:rPr>
                <w:rFonts w:ascii="Gill Sans MT" w:hAnsi="Gill Sans MT"/>
              </w:rPr>
              <w:t>(Code)</w:t>
            </w:r>
          </w:p>
        </w:tc>
      </w:tr>
      <w:tr w:rsidR="00492CDC" w:rsidRPr="00BE068B" w14:paraId="0D54CCEC"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542CC0CE" w14:textId="4D4B8840" w:rsidR="00492CDC" w:rsidRPr="00BE068B" w:rsidRDefault="00A405FF" w:rsidP="001949A5">
            <w:pPr>
              <w:spacing w:after="0"/>
              <w:rPr>
                <w:rFonts w:ascii="Gill Sans MT" w:hAnsi="Gill Sans MT"/>
                <w:w w:val="105"/>
              </w:rPr>
            </w:pPr>
            <w:r w:rsidRPr="00BE068B">
              <w:rPr>
                <w:rFonts w:ascii="Gill Sans MT" w:hAnsi="Gill Sans MT"/>
                <w:w w:val="105"/>
              </w:rPr>
              <w:t>G19</w:t>
            </w:r>
          </w:p>
        </w:tc>
        <w:tc>
          <w:tcPr>
            <w:tcW w:w="4467" w:type="dxa"/>
            <w:tcBorders>
              <w:top w:val="single" w:sz="4" w:space="0" w:color="000000"/>
              <w:left w:val="single" w:sz="4" w:space="0" w:color="auto"/>
              <w:bottom w:val="single" w:sz="4" w:space="0" w:color="000000"/>
              <w:right w:val="nil"/>
            </w:tcBorders>
          </w:tcPr>
          <w:p w14:paraId="79EAAC69" w14:textId="1938D8C3" w:rsidR="00492CDC" w:rsidRPr="00BE068B" w:rsidRDefault="00492CDC" w:rsidP="001949A5">
            <w:pPr>
              <w:spacing w:after="0"/>
              <w:rPr>
                <w:rFonts w:ascii="Gill Sans MT" w:hAnsi="Gill Sans MT"/>
              </w:rPr>
            </w:pPr>
            <w:r w:rsidRPr="00BE068B">
              <w:rPr>
                <w:rFonts w:ascii="Gill Sans MT" w:hAnsi="Gill Sans MT"/>
                <w:w w:val="105"/>
              </w:rPr>
              <w:t>I feel that households that do not share the tribe of the headman have been disadvantaged in</w:t>
            </w:r>
            <w:r w:rsidR="0064718C" w:rsidRPr="00BE068B">
              <w:rPr>
                <w:rFonts w:ascii="Gill Sans MT" w:hAnsi="Gill Sans MT"/>
                <w:w w:val="105"/>
              </w:rPr>
              <w:t xml:space="preserve"> decisions about forest use and access</w:t>
            </w:r>
            <w:r w:rsidRPr="00BE068B">
              <w:rPr>
                <w:rFonts w:ascii="Gill Sans MT" w:hAnsi="Gill Sans MT"/>
                <w:w w:val="105"/>
              </w:rPr>
              <w:t>. (</w:t>
            </w:r>
            <w:proofErr w:type="spellStart"/>
            <w:proofErr w:type="gramStart"/>
            <w:r w:rsidRPr="00BE068B">
              <w:rPr>
                <w:rFonts w:ascii="Gill Sans MT" w:hAnsi="Gill Sans MT"/>
                <w:b/>
                <w:w w:val="105"/>
              </w:rPr>
              <w:t>tribe</w:t>
            </w:r>
            <w:proofErr w:type="gramEnd"/>
            <w:r w:rsidRPr="00BE068B">
              <w:rPr>
                <w:rFonts w:ascii="Gill Sans MT" w:hAnsi="Gill Sans MT"/>
                <w:b/>
                <w:w w:val="105"/>
              </w:rPr>
              <w:t>_status</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5B88707F" w14:textId="77777777" w:rsidR="00492CDC" w:rsidRPr="00BE068B" w:rsidRDefault="00492CDC" w:rsidP="001949A5">
            <w:pPr>
              <w:spacing w:after="0"/>
              <w:rPr>
                <w:rFonts w:ascii="Gill Sans MT" w:hAnsi="Gill Sans MT"/>
              </w:rPr>
            </w:pPr>
            <w:r w:rsidRPr="00BE068B">
              <w:rPr>
                <w:rFonts w:ascii="Gill Sans MT" w:hAnsi="Gill Sans MT"/>
              </w:rPr>
              <w:t>1=Strongly agree</w:t>
            </w:r>
          </w:p>
          <w:p w14:paraId="1C50A190" w14:textId="77777777" w:rsidR="00492CDC" w:rsidRPr="00BE068B" w:rsidRDefault="00492CDC" w:rsidP="001949A5">
            <w:pPr>
              <w:spacing w:after="0"/>
              <w:rPr>
                <w:rFonts w:ascii="Gill Sans MT" w:hAnsi="Gill Sans MT"/>
              </w:rPr>
            </w:pPr>
            <w:r w:rsidRPr="00BE068B">
              <w:rPr>
                <w:rFonts w:ascii="Gill Sans MT" w:hAnsi="Gill Sans MT"/>
              </w:rPr>
              <w:t>2=Agree</w:t>
            </w:r>
          </w:p>
          <w:p w14:paraId="5C52DA97" w14:textId="77777777" w:rsidR="00492CDC" w:rsidRPr="00BE068B" w:rsidRDefault="00492CDC" w:rsidP="001949A5">
            <w:pPr>
              <w:spacing w:after="0"/>
              <w:rPr>
                <w:rFonts w:ascii="Gill Sans MT" w:hAnsi="Gill Sans MT"/>
              </w:rPr>
            </w:pPr>
            <w:r w:rsidRPr="00BE068B">
              <w:rPr>
                <w:rFonts w:ascii="Gill Sans MT" w:hAnsi="Gill Sans MT"/>
              </w:rPr>
              <w:t>3=Neither agree nor disagree</w:t>
            </w:r>
          </w:p>
          <w:p w14:paraId="7198C56B" w14:textId="77777777" w:rsidR="00492CDC" w:rsidRPr="00BE068B" w:rsidRDefault="00492CDC"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0CDA8FA9" w14:textId="77777777" w:rsidR="00492CDC" w:rsidRPr="00BE068B" w:rsidRDefault="00492CDC" w:rsidP="001949A5">
            <w:pPr>
              <w:spacing w:after="0"/>
              <w:rPr>
                <w:rFonts w:ascii="Gill Sans MT" w:hAnsi="Gill Sans MT"/>
              </w:rPr>
            </w:pPr>
            <w:r w:rsidRPr="00BE068B">
              <w:rPr>
                <w:rFonts w:ascii="Gill Sans MT" w:hAnsi="Gill Sans MT"/>
              </w:rPr>
              <w:t>5=Strongly disagree</w:t>
            </w:r>
          </w:p>
          <w:p w14:paraId="37C60E8D" w14:textId="77777777" w:rsidR="00492CDC" w:rsidRPr="00BE068B" w:rsidRDefault="00492CDC" w:rsidP="001949A5">
            <w:pPr>
              <w:spacing w:after="0"/>
              <w:rPr>
                <w:rFonts w:ascii="Gill Sans MT" w:hAnsi="Gill Sans MT"/>
              </w:rPr>
            </w:pPr>
            <w:r w:rsidRPr="00BE068B">
              <w:rPr>
                <w:rFonts w:ascii="Gill Sans MT" w:hAnsi="Gill Sans MT"/>
              </w:rPr>
              <w:t>888=Don't know</w:t>
            </w:r>
          </w:p>
          <w:p w14:paraId="44290DFD" w14:textId="77777777" w:rsidR="00492CDC" w:rsidRPr="00BE068B" w:rsidRDefault="00492CDC"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60A89C9" w14:textId="77777777" w:rsidR="00492CDC" w:rsidRPr="00BE068B" w:rsidRDefault="00492CDC" w:rsidP="001949A5">
            <w:pPr>
              <w:spacing w:after="0"/>
              <w:rPr>
                <w:rFonts w:ascii="Gill Sans MT" w:hAnsi="Gill Sans MT"/>
              </w:rPr>
            </w:pPr>
            <w:r w:rsidRPr="00BE068B">
              <w:rPr>
                <w:rFonts w:ascii="Gill Sans MT" w:hAnsi="Gill Sans MT"/>
              </w:rPr>
              <w:t>(Code)</w:t>
            </w:r>
          </w:p>
        </w:tc>
      </w:tr>
      <w:tr w:rsidR="00492CDC" w:rsidRPr="00BE068B" w14:paraId="7FE2F0EA"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0946389A" w14:textId="65B6E321" w:rsidR="00492CDC" w:rsidRPr="00BE068B" w:rsidRDefault="00A405FF" w:rsidP="001949A5">
            <w:pPr>
              <w:spacing w:after="0"/>
              <w:rPr>
                <w:rFonts w:ascii="Gill Sans MT" w:hAnsi="Gill Sans MT"/>
                <w:w w:val="105"/>
              </w:rPr>
            </w:pPr>
            <w:r w:rsidRPr="00BE068B">
              <w:rPr>
                <w:rFonts w:ascii="Gill Sans MT" w:hAnsi="Gill Sans MT"/>
                <w:w w:val="105"/>
              </w:rPr>
              <w:t>G20</w:t>
            </w:r>
          </w:p>
        </w:tc>
        <w:tc>
          <w:tcPr>
            <w:tcW w:w="4467" w:type="dxa"/>
            <w:tcBorders>
              <w:top w:val="single" w:sz="4" w:space="0" w:color="000000"/>
              <w:left w:val="single" w:sz="4" w:space="0" w:color="auto"/>
              <w:bottom w:val="single" w:sz="4" w:space="0" w:color="000000"/>
              <w:right w:val="nil"/>
            </w:tcBorders>
          </w:tcPr>
          <w:p w14:paraId="0422FD5D" w14:textId="0A8486ED" w:rsidR="00492CDC" w:rsidRPr="00BE068B" w:rsidRDefault="00492CDC" w:rsidP="0064718C">
            <w:pPr>
              <w:spacing w:after="0"/>
              <w:rPr>
                <w:rFonts w:ascii="Gill Sans MT" w:hAnsi="Gill Sans MT"/>
              </w:rPr>
            </w:pPr>
            <w:r w:rsidRPr="00BE068B">
              <w:rPr>
                <w:rFonts w:ascii="Gill Sans MT" w:hAnsi="Gill Sans MT"/>
                <w:w w:val="105"/>
              </w:rPr>
              <w:t xml:space="preserve"> I feel that our village leaders are accountable for </w:t>
            </w:r>
            <w:r w:rsidR="0064718C" w:rsidRPr="00BE068B">
              <w:rPr>
                <w:rFonts w:ascii="Gill Sans MT" w:hAnsi="Gill Sans MT"/>
                <w:w w:val="105"/>
              </w:rPr>
              <w:t>the forest use and access decisions that they make</w:t>
            </w:r>
            <w:r w:rsidRPr="00BE068B">
              <w:rPr>
                <w:rFonts w:ascii="Gill Sans MT" w:hAnsi="Gill Sans MT"/>
                <w:w w:val="105"/>
              </w:rPr>
              <w:t>. (</w:t>
            </w:r>
            <w:proofErr w:type="spellStart"/>
            <w:proofErr w:type="gramStart"/>
            <w:r w:rsidRPr="00BE068B">
              <w:rPr>
                <w:rFonts w:ascii="Gill Sans MT" w:hAnsi="Gill Sans MT"/>
                <w:b/>
                <w:w w:val="105"/>
              </w:rPr>
              <w:t>leaders</w:t>
            </w:r>
            <w:proofErr w:type="gramEnd"/>
            <w:r w:rsidRPr="00BE068B">
              <w:rPr>
                <w:rFonts w:ascii="Gill Sans MT" w:hAnsi="Gill Sans MT"/>
                <w:b/>
                <w:w w:val="105"/>
              </w:rPr>
              <w:t>_accountable</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3067C9A8" w14:textId="77777777" w:rsidR="00492CDC" w:rsidRPr="00BE068B" w:rsidRDefault="00492CDC" w:rsidP="001949A5">
            <w:pPr>
              <w:spacing w:after="0"/>
              <w:rPr>
                <w:rFonts w:ascii="Gill Sans MT" w:hAnsi="Gill Sans MT"/>
              </w:rPr>
            </w:pPr>
            <w:r w:rsidRPr="00BE068B">
              <w:rPr>
                <w:rFonts w:ascii="Gill Sans MT" w:hAnsi="Gill Sans MT"/>
              </w:rPr>
              <w:t>1=Strongly agree</w:t>
            </w:r>
          </w:p>
          <w:p w14:paraId="18AFEC7A" w14:textId="77777777" w:rsidR="00492CDC" w:rsidRPr="00BE068B" w:rsidRDefault="00492CDC" w:rsidP="001949A5">
            <w:pPr>
              <w:spacing w:after="0"/>
              <w:rPr>
                <w:rFonts w:ascii="Gill Sans MT" w:hAnsi="Gill Sans MT"/>
              </w:rPr>
            </w:pPr>
            <w:r w:rsidRPr="00BE068B">
              <w:rPr>
                <w:rFonts w:ascii="Gill Sans MT" w:hAnsi="Gill Sans MT"/>
              </w:rPr>
              <w:t>2=Agree</w:t>
            </w:r>
          </w:p>
          <w:p w14:paraId="300FD1DF" w14:textId="77777777" w:rsidR="00492CDC" w:rsidRPr="00BE068B" w:rsidRDefault="00492CDC" w:rsidP="001949A5">
            <w:pPr>
              <w:spacing w:after="0"/>
              <w:rPr>
                <w:rFonts w:ascii="Gill Sans MT" w:hAnsi="Gill Sans MT"/>
              </w:rPr>
            </w:pPr>
            <w:r w:rsidRPr="00BE068B">
              <w:rPr>
                <w:rFonts w:ascii="Gill Sans MT" w:hAnsi="Gill Sans MT"/>
              </w:rPr>
              <w:t>3=Neither agree nor disagree</w:t>
            </w:r>
          </w:p>
          <w:p w14:paraId="69F331C6" w14:textId="77777777" w:rsidR="00492CDC" w:rsidRPr="00BE068B" w:rsidRDefault="00492CDC"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31C969FF" w14:textId="77777777" w:rsidR="00492CDC" w:rsidRPr="00BE068B" w:rsidRDefault="00492CDC" w:rsidP="001949A5">
            <w:pPr>
              <w:spacing w:after="0"/>
              <w:rPr>
                <w:rFonts w:ascii="Gill Sans MT" w:hAnsi="Gill Sans MT"/>
              </w:rPr>
            </w:pPr>
            <w:r w:rsidRPr="00BE068B">
              <w:rPr>
                <w:rFonts w:ascii="Gill Sans MT" w:hAnsi="Gill Sans MT"/>
              </w:rPr>
              <w:t>5=Strongly disagree</w:t>
            </w:r>
          </w:p>
          <w:p w14:paraId="16F43926" w14:textId="77777777" w:rsidR="00492CDC" w:rsidRPr="00BE068B" w:rsidRDefault="00492CDC" w:rsidP="001949A5">
            <w:pPr>
              <w:spacing w:after="0"/>
              <w:rPr>
                <w:rFonts w:ascii="Gill Sans MT" w:hAnsi="Gill Sans MT"/>
              </w:rPr>
            </w:pPr>
            <w:r w:rsidRPr="00BE068B">
              <w:rPr>
                <w:rFonts w:ascii="Gill Sans MT" w:hAnsi="Gill Sans MT"/>
              </w:rPr>
              <w:t>888=Don't know</w:t>
            </w:r>
          </w:p>
          <w:p w14:paraId="324134A8" w14:textId="77777777" w:rsidR="00492CDC" w:rsidRPr="00BE068B" w:rsidRDefault="00492CDC"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A8DE04F" w14:textId="77777777" w:rsidR="00492CDC" w:rsidRPr="00BE068B" w:rsidRDefault="00492CDC" w:rsidP="001949A5">
            <w:pPr>
              <w:spacing w:after="0"/>
              <w:rPr>
                <w:rFonts w:ascii="Gill Sans MT" w:hAnsi="Gill Sans MT"/>
              </w:rPr>
            </w:pPr>
            <w:r w:rsidRPr="00BE068B">
              <w:rPr>
                <w:rFonts w:ascii="Gill Sans MT" w:hAnsi="Gill Sans MT"/>
              </w:rPr>
              <w:t>(Code)</w:t>
            </w:r>
          </w:p>
        </w:tc>
      </w:tr>
      <w:tr w:rsidR="00492CDC" w:rsidRPr="00BE068B" w14:paraId="0E1DC35B"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552BE26" w14:textId="343447B3" w:rsidR="00492CDC" w:rsidRPr="00BE068B" w:rsidRDefault="00A405FF" w:rsidP="001949A5">
            <w:pPr>
              <w:spacing w:after="0"/>
              <w:rPr>
                <w:rFonts w:ascii="Gill Sans MT" w:hAnsi="Gill Sans MT"/>
                <w:w w:val="105"/>
              </w:rPr>
            </w:pPr>
            <w:r w:rsidRPr="00BE068B">
              <w:rPr>
                <w:rFonts w:ascii="Gill Sans MT" w:hAnsi="Gill Sans MT"/>
                <w:w w:val="105"/>
              </w:rPr>
              <w:t>G21</w:t>
            </w:r>
          </w:p>
        </w:tc>
        <w:tc>
          <w:tcPr>
            <w:tcW w:w="4467" w:type="dxa"/>
            <w:tcBorders>
              <w:top w:val="single" w:sz="4" w:space="0" w:color="000000"/>
              <w:left w:val="single" w:sz="4" w:space="0" w:color="auto"/>
              <w:bottom w:val="single" w:sz="4" w:space="0" w:color="000000"/>
              <w:right w:val="nil"/>
            </w:tcBorders>
          </w:tcPr>
          <w:p w14:paraId="1255977E" w14:textId="29A1AE93" w:rsidR="00492CDC" w:rsidRPr="00BE068B" w:rsidRDefault="0064718C" w:rsidP="001949A5">
            <w:pPr>
              <w:spacing w:after="0"/>
              <w:rPr>
                <w:rFonts w:ascii="Gill Sans MT" w:hAnsi="Gill Sans MT"/>
                <w:w w:val="105"/>
              </w:rPr>
            </w:pPr>
            <w:r w:rsidRPr="00BE068B">
              <w:rPr>
                <w:rFonts w:ascii="Gill Sans MT" w:hAnsi="Gill Sans MT"/>
                <w:w w:val="105"/>
              </w:rPr>
              <w:t xml:space="preserve">If I have a </w:t>
            </w:r>
            <w:r w:rsidR="00492CDC" w:rsidRPr="00BE068B">
              <w:rPr>
                <w:rFonts w:ascii="Gill Sans MT" w:hAnsi="Gill Sans MT"/>
                <w:w w:val="105"/>
              </w:rPr>
              <w:t>dispute</w:t>
            </w:r>
            <w:r w:rsidRPr="00BE068B">
              <w:rPr>
                <w:rFonts w:ascii="Gill Sans MT" w:hAnsi="Gill Sans MT"/>
                <w:w w:val="105"/>
              </w:rPr>
              <w:t xml:space="preserve"> about forest use and access</w:t>
            </w:r>
            <w:r w:rsidR="00492CDC" w:rsidRPr="00BE068B">
              <w:rPr>
                <w:rFonts w:ascii="Gill Sans MT" w:hAnsi="Gill Sans MT"/>
                <w:w w:val="105"/>
              </w:rPr>
              <w:t>, I feel confident that</w:t>
            </w:r>
            <w:r w:rsidRPr="00BE068B">
              <w:rPr>
                <w:rFonts w:ascii="Gill Sans MT" w:hAnsi="Gill Sans MT"/>
                <w:w w:val="105"/>
              </w:rPr>
              <w:t xml:space="preserve"> </w:t>
            </w:r>
            <w:ins w:id="213" w:author="Heather Huntington" w:date="2014-11-17T22:22:00Z">
              <w:r w:rsidR="006377FC">
                <w:rPr>
                  <w:rFonts w:ascii="Gill Sans MT" w:hAnsi="Gill Sans MT"/>
                  <w:w w:val="105"/>
                </w:rPr>
                <w:t>the local village governing bodies/</w:t>
              </w:r>
              <w:commentRangeStart w:id="214"/>
              <w:r w:rsidR="006377FC">
                <w:rPr>
                  <w:rFonts w:ascii="Gill Sans MT" w:hAnsi="Gill Sans MT"/>
                  <w:w w:val="105"/>
                </w:rPr>
                <w:t xml:space="preserve">institutions </w:t>
              </w:r>
            </w:ins>
            <w:commentRangeStart w:id="215"/>
            <w:del w:id="216" w:author="Heather Huntington" w:date="2014-11-17T22:22:00Z">
              <w:r w:rsidRPr="00BE068B" w:rsidDel="006377FC">
                <w:rPr>
                  <w:rFonts w:ascii="Gill Sans MT" w:hAnsi="Gill Sans MT"/>
                  <w:w w:val="105"/>
                </w:rPr>
                <w:delText>the chief</w:delText>
              </w:r>
            </w:del>
            <w:r w:rsidRPr="00BE068B">
              <w:rPr>
                <w:rFonts w:ascii="Gill Sans MT" w:hAnsi="Gill Sans MT"/>
                <w:w w:val="105"/>
              </w:rPr>
              <w:t xml:space="preserve"> </w:t>
            </w:r>
            <w:commentRangeEnd w:id="215"/>
            <w:r w:rsidR="00D11B9E">
              <w:rPr>
                <w:rStyle w:val="CommentReference"/>
              </w:rPr>
              <w:commentReference w:id="215"/>
            </w:r>
            <w:r w:rsidRPr="00BE068B">
              <w:rPr>
                <w:rFonts w:ascii="Gill Sans MT" w:hAnsi="Gill Sans MT"/>
                <w:w w:val="105"/>
              </w:rPr>
              <w:t xml:space="preserve">will </w:t>
            </w:r>
            <w:commentRangeEnd w:id="214"/>
            <w:r w:rsidR="006377FC">
              <w:rPr>
                <w:rStyle w:val="CommentReference"/>
              </w:rPr>
              <w:commentReference w:id="214"/>
            </w:r>
            <w:r w:rsidRPr="00BE068B">
              <w:rPr>
                <w:rFonts w:ascii="Gill Sans MT" w:hAnsi="Gill Sans MT"/>
                <w:w w:val="105"/>
              </w:rPr>
              <w:t xml:space="preserve">enforce my </w:t>
            </w:r>
            <w:r w:rsidR="00492CDC" w:rsidRPr="00BE068B">
              <w:rPr>
                <w:rFonts w:ascii="Gill Sans MT" w:hAnsi="Gill Sans MT"/>
                <w:w w:val="105"/>
              </w:rPr>
              <w:t>rights</w:t>
            </w:r>
            <w:r w:rsidRPr="00BE068B">
              <w:rPr>
                <w:rFonts w:ascii="Gill Sans MT" w:hAnsi="Gill Sans MT"/>
                <w:w w:val="105"/>
              </w:rPr>
              <w:t xml:space="preserve"> to the forest</w:t>
            </w:r>
            <w:r w:rsidR="00492CDC"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4B573E03" w14:textId="77777777" w:rsidR="00492CDC" w:rsidRPr="00BE068B" w:rsidRDefault="00492CDC" w:rsidP="001949A5">
            <w:pPr>
              <w:spacing w:after="0"/>
              <w:rPr>
                <w:rFonts w:ascii="Gill Sans MT" w:hAnsi="Gill Sans MT"/>
              </w:rPr>
            </w:pPr>
            <w:r w:rsidRPr="00BE068B">
              <w:rPr>
                <w:rFonts w:ascii="Gill Sans MT" w:hAnsi="Gill Sans MT"/>
              </w:rPr>
              <w:t>1=Strongly agree</w:t>
            </w:r>
          </w:p>
          <w:p w14:paraId="6CF2E0A3" w14:textId="77777777" w:rsidR="00492CDC" w:rsidRPr="00BE068B" w:rsidRDefault="00492CDC" w:rsidP="001949A5">
            <w:pPr>
              <w:spacing w:after="0"/>
              <w:rPr>
                <w:rFonts w:ascii="Gill Sans MT" w:hAnsi="Gill Sans MT"/>
              </w:rPr>
            </w:pPr>
            <w:r w:rsidRPr="00BE068B">
              <w:rPr>
                <w:rFonts w:ascii="Gill Sans MT" w:hAnsi="Gill Sans MT"/>
              </w:rPr>
              <w:t>2=Agree</w:t>
            </w:r>
          </w:p>
          <w:p w14:paraId="3CA0CE77" w14:textId="77777777" w:rsidR="00492CDC" w:rsidRPr="00BE068B" w:rsidRDefault="00492CDC" w:rsidP="001949A5">
            <w:pPr>
              <w:spacing w:after="0"/>
              <w:rPr>
                <w:rFonts w:ascii="Gill Sans MT" w:hAnsi="Gill Sans MT"/>
              </w:rPr>
            </w:pPr>
            <w:r w:rsidRPr="00BE068B">
              <w:rPr>
                <w:rFonts w:ascii="Gill Sans MT" w:hAnsi="Gill Sans MT"/>
              </w:rPr>
              <w:t>3=Neither agree nor disagree</w:t>
            </w:r>
          </w:p>
          <w:p w14:paraId="6419FBE5" w14:textId="001D91D0" w:rsidR="00492CDC" w:rsidRPr="00BE068B" w:rsidRDefault="00492CDC"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096F7F3B" w14:textId="77777777" w:rsidR="00492CDC" w:rsidRPr="00BE068B" w:rsidRDefault="00492CDC" w:rsidP="001949A5">
            <w:pPr>
              <w:spacing w:after="0"/>
              <w:rPr>
                <w:rFonts w:ascii="Gill Sans MT" w:hAnsi="Gill Sans MT"/>
              </w:rPr>
            </w:pPr>
            <w:r w:rsidRPr="00BE068B">
              <w:rPr>
                <w:rFonts w:ascii="Gill Sans MT" w:hAnsi="Gill Sans MT"/>
              </w:rPr>
              <w:t>5=Strongly disagree</w:t>
            </w:r>
          </w:p>
          <w:p w14:paraId="1570A36C" w14:textId="77777777" w:rsidR="00492CDC" w:rsidRPr="00BE068B" w:rsidRDefault="00492CDC" w:rsidP="001949A5">
            <w:pPr>
              <w:spacing w:after="0"/>
              <w:rPr>
                <w:rFonts w:ascii="Gill Sans MT" w:hAnsi="Gill Sans MT"/>
              </w:rPr>
            </w:pPr>
            <w:r w:rsidRPr="00BE068B">
              <w:rPr>
                <w:rFonts w:ascii="Gill Sans MT" w:hAnsi="Gill Sans MT"/>
              </w:rPr>
              <w:t>888=Don't know</w:t>
            </w:r>
          </w:p>
          <w:p w14:paraId="53E16BB6" w14:textId="1D3A35CD" w:rsidR="00492CDC" w:rsidRPr="00BE068B" w:rsidRDefault="00492CDC"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9EE1810" w14:textId="77777777" w:rsidR="00492CDC" w:rsidRPr="00BE068B" w:rsidRDefault="00492CDC" w:rsidP="001949A5">
            <w:pPr>
              <w:spacing w:after="0"/>
              <w:rPr>
                <w:rFonts w:ascii="Gill Sans MT" w:hAnsi="Gill Sans MT"/>
              </w:rPr>
            </w:pPr>
          </w:p>
        </w:tc>
      </w:tr>
    </w:tbl>
    <w:p w14:paraId="78FAF3FB" w14:textId="093D1D22" w:rsidR="0064718C" w:rsidRPr="00BE068B" w:rsidRDefault="0064718C" w:rsidP="001512DD">
      <w:pPr>
        <w:pStyle w:val="TableParagraph"/>
        <w:autoSpaceDE/>
        <w:autoSpaceDN/>
        <w:adjustRightInd/>
        <w:spacing w:afterLines="20" w:after="48"/>
        <w:contextualSpacing/>
        <w:rPr>
          <w:rFonts w:ascii="Gill Sans MT" w:eastAsia="Times New Roman" w:hAnsi="Gill Sans MT"/>
          <w:sz w:val="22"/>
          <w:szCs w:val="22"/>
          <w:lang w:eastAsia="zh-CN"/>
        </w:rPr>
      </w:pPr>
    </w:p>
    <w:tbl>
      <w:tblPr>
        <w:tblW w:w="10090" w:type="dxa"/>
        <w:tblInd w:w="-5" w:type="dxa"/>
        <w:tblLayout w:type="fixed"/>
        <w:tblCellMar>
          <w:left w:w="29" w:type="dxa"/>
          <w:right w:w="29" w:type="dxa"/>
        </w:tblCellMar>
        <w:tblLook w:val="0000" w:firstRow="0" w:lastRow="0" w:firstColumn="0" w:lastColumn="0" w:noHBand="0" w:noVBand="0"/>
      </w:tblPr>
      <w:tblGrid>
        <w:gridCol w:w="574"/>
        <w:gridCol w:w="4050"/>
        <w:gridCol w:w="2576"/>
        <w:gridCol w:w="2158"/>
        <w:gridCol w:w="8"/>
        <w:gridCol w:w="714"/>
        <w:gridCol w:w="10"/>
      </w:tblGrid>
      <w:tr w:rsidR="002360AB" w:rsidRPr="00BE068B" w14:paraId="71330783" w14:textId="77777777" w:rsidTr="00475675">
        <w:trPr>
          <w:gridAfter w:val="1"/>
          <w:wAfter w:w="10" w:type="dxa"/>
          <w:trHeight w:val="315"/>
        </w:trPr>
        <w:tc>
          <w:tcPr>
            <w:tcW w:w="574" w:type="dxa"/>
            <w:tcBorders>
              <w:top w:val="single" w:sz="4" w:space="0" w:color="000000"/>
              <w:left w:val="single" w:sz="4" w:space="0" w:color="000000"/>
              <w:bottom w:val="single" w:sz="4" w:space="0" w:color="auto"/>
              <w:right w:val="single" w:sz="4" w:space="0" w:color="000000"/>
            </w:tcBorders>
          </w:tcPr>
          <w:p w14:paraId="614E5CA8" w14:textId="1F689F95" w:rsidR="002360AB" w:rsidRPr="00BE068B" w:rsidRDefault="007D11DB" w:rsidP="008250E0">
            <w:pPr>
              <w:spacing w:after="0"/>
              <w:rPr>
                <w:rFonts w:ascii="Gill Sans MT" w:eastAsia="Calibri" w:hAnsi="Gill Sans MT" w:cs="Times New Roman"/>
              </w:rPr>
            </w:pPr>
            <w:r w:rsidRPr="00BE068B">
              <w:rPr>
                <w:rFonts w:ascii="Gill Sans MT" w:eastAsia="Calibri" w:hAnsi="Gill Sans MT" w:cs="Times New Roman"/>
              </w:rPr>
              <w:t>G22</w:t>
            </w:r>
          </w:p>
        </w:tc>
        <w:tc>
          <w:tcPr>
            <w:tcW w:w="4050" w:type="dxa"/>
            <w:tcBorders>
              <w:top w:val="single" w:sz="4" w:space="0" w:color="000000"/>
              <w:left w:val="single" w:sz="4" w:space="0" w:color="000000"/>
              <w:bottom w:val="single" w:sz="4" w:space="0" w:color="auto"/>
            </w:tcBorders>
          </w:tcPr>
          <w:p w14:paraId="2220AB20" w14:textId="1467F9DD" w:rsidR="002360AB" w:rsidRPr="00BE068B" w:rsidRDefault="00475675" w:rsidP="008250E0">
            <w:pPr>
              <w:spacing w:after="0"/>
              <w:rPr>
                <w:rFonts w:ascii="Gill Sans MT" w:hAnsi="Gill Sans MT"/>
                <w:bCs/>
              </w:rPr>
            </w:pPr>
            <w:r>
              <w:rPr>
                <w:rFonts w:ascii="Gill Sans MT" w:hAnsi="Gill Sans MT"/>
                <w:bCs/>
              </w:rPr>
              <w:t>Is any member of your household</w:t>
            </w:r>
            <w:r w:rsidR="008E7E6A" w:rsidRPr="00BE068B">
              <w:rPr>
                <w:rFonts w:ascii="Gill Sans MT" w:hAnsi="Gill Sans MT"/>
                <w:bCs/>
              </w:rPr>
              <w:t xml:space="preserve"> involved in a group that organizes activities related to the management of the forest (</w:t>
            </w:r>
            <w:proofErr w:type="spellStart"/>
            <w:r w:rsidR="008E7E6A" w:rsidRPr="00BE068B">
              <w:rPr>
                <w:rFonts w:ascii="Gill Sans MT" w:hAnsi="Gill Sans MT"/>
                <w:bCs/>
              </w:rPr>
              <w:t>eg</w:t>
            </w:r>
            <w:proofErr w:type="spellEnd"/>
            <w:r w:rsidR="008E7E6A" w:rsidRPr="00BE068B">
              <w:rPr>
                <w:rFonts w:ascii="Gill Sans MT" w:hAnsi="Gill Sans MT"/>
                <w:bCs/>
              </w:rPr>
              <w:t xml:space="preserve"> firefighting, patrolling, tourism, tree planting, </w:t>
            </w:r>
            <w:proofErr w:type="spellStart"/>
            <w:r w:rsidR="008E7E6A" w:rsidRPr="00BE068B">
              <w:rPr>
                <w:rFonts w:ascii="Gill Sans MT" w:hAnsi="Gill Sans MT"/>
                <w:bCs/>
              </w:rPr>
              <w:lastRenderedPageBreak/>
              <w:t>etc</w:t>
            </w:r>
            <w:proofErr w:type="spellEnd"/>
            <w:r w:rsidR="008E7E6A" w:rsidRPr="00BE068B">
              <w:rPr>
                <w:rFonts w:ascii="Gill Sans MT" w:hAnsi="Gill Sans MT"/>
                <w:bCs/>
              </w:rPr>
              <w:t>)</w:t>
            </w:r>
          </w:p>
          <w:p w14:paraId="164593EB" w14:textId="494A6623" w:rsidR="00475675" w:rsidRPr="00475675" w:rsidRDefault="00475675" w:rsidP="008250E0">
            <w:pPr>
              <w:spacing w:after="0"/>
              <w:rPr>
                <w:rFonts w:ascii="Gill Sans MT" w:hAnsi="Gill Sans MT"/>
                <w:bCs/>
                <w:i/>
              </w:rPr>
            </w:pPr>
          </w:p>
        </w:tc>
        <w:tc>
          <w:tcPr>
            <w:tcW w:w="4734" w:type="dxa"/>
            <w:gridSpan w:val="2"/>
            <w:tcBorders>
              <w:top w:val="single" w:sz="4" w:space="0" w:color="000000"/>
              <w:bottom w:val="single" w:sz="4" w:space="0" w:color="auto"/>
              <w:right w:val="single" w:sz="18" w:space="0" w:color="000000"/>
            </w:tcBorders>
          </w:tcPr>
          <w:p w14:paraId="7A35589A" w14:textId="77777777" w:rsidR="0064718C" w:rsidRPr="00BE068B" w:rsidRDefault="00FA74D4" w:rsidP="00FA74D4">
            <w:pPr>
              <w:spacing w:after="0"/>
              <w:rPr>
                <w:rFonts w:ascii="Gill Sans MT" w:hAnsi="Gill Sans MT" w:cs="Times New Roman"/>
                <w:w w:val="105"/>
              </w:rPr>
            </w:pPr>
            <w:r w:rsidRPr="00BE068B">
              <w:rPr>
                <w:rFonts w:ascii="Gill Sans MT" w:hAnsi="Gill Sans MT" w:cs="Times New Roman"/>
                <w:w w:val="105"/>
              </w:rPr>
              <w:lastRenderedPageBreak/>
              <w:t>0-No</w:t>
            </w:r>
          </w:p>
          <w:p w14:paraId="4C2BABBA" w14:textId="77777777" w:rsidR="00FA74D4" w:rsidRPr="00BE068B" w:rsidRDefault="00FA74D4" w:rsidP="00FA74D4">
            <w:pPr>
              <w:spacing w:after="0"/>
              <w:rPr>
                <w:rFonts w:ascii="Gill Sans MT" w:hAnsi="Gill Sans MT" w:cs="Times New Roman"/>
                <w:w w:val="105"/>
              </w:rPr>
            </w:pPr>
            <w:r w:rsidRPr="00BE068B">
              <w:rPr>
                <w:rFonts w:ascii="Gill Sans MT" w:hAnsi="Gill Sans MT" w:cs="Times New Roman"/>
                <w:w w:val="105"/>
              </w:rPr>
              <w:t xml:space="preserve">1-Yes </w:t>
            </w:r>
          </w:p>
          <w:p w14:paraId="2E8A7424" w14:textId="03C78079" w:rsidR="00FA74D4" w:rsidRPr="00BE068B" w:rsidRDefault="00FA74D4" w:rsidP="00FA74D4">
            <w:pPr>
              <w:spacing w:after="0"/>
              <w:rPr>
                <w:rFonts w:ascii="Gill Sans MT" w:hAnsi="Gill Sans MT" w:cs="Times New Roman"/>
                <w:i/>
                <w:w w:val="105"/>
              </w:rPr>
            </w:pPr>
            <w:r w:rsidRPr="00BE068B">
              <w:rPr>
                <w:rFonts w:ascii="Gill Sans MT" w:hAnsi="Gill Sans MT" w:cs="Times New Roman"/>
                <w:w w:val="105"/>
              </w:rPr>
              <w:t>888-Don’t know</w:t>
            </w:r>
          </w:p>
        </w:tc>
        <w:tc>
          <w:tcPr>
            <w:tcW w:w="722" w:type="dxa"/>
            <w:gridSpan w:val="2"/>
            <w:tcBorders>
              <w:top w:val="single" w:sz="18" w:space="0" w:color="000000"/>
              <w:left w:val="single" w:sz="18" w:space="0" w:color="000000"/>
              <w:bottom w:val="single" w:sz="4" w:space="0" w:color="auto"/>
              <w:right w:val="single" w:sz="18" w:space="0" w:color="000000"/>
            </w:tcBorders>
          </w:tcPr>
          <w:p w14:paraId="10964DCA" w14:textId="77777777" w:rsidR="002360AB" w:rsidRPr="00BE068B" w:rsidRDefault="002360AB"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062FCA" w:rsidRPr="00BE068B" w14:paraId="65E86DB3" w14:textId="77777777" w:rsidTr="00062FCA">
        <w:trPr>
          <w:gridAfter w:val="1"/>
          <w:wAfter w:w="10" w:type="dxa"/>
          <w:trHeight w:val="1865"/>
        </w:trPr>
        <w:tc>
          <w:tcPr>
            <w:tcW w:w="574" w:type="dxa"/>
            <w:tcBorders>
              <w:top w:val="single" w:sz="4" w:space="0" w:color="auto"/>
              <w:left w:val="single" w:sz="4" w:space="0" w:color="000000"/>
              <w:bottom w:val="single" w:sz="4" w:space="0" w:color="auto"/>
              <w:right w:val="single" w:sz="4" w:space="0" w:color="000000"/>
            </w:tcBorders>
          </w:tcPr>
          <w:p w14:paraId="2756CB83" w14:textId="076D1440" w:rsidR="00062FCA" w:rsidRPr="00BE068B" w:rsidRDefault="00062FCA" w:rsidP="008250E0">
            <w:pPr>
              <w:spacing w:after="0"/>
              <w:rPr>
                <w:rFonts w:ascii="Gill Sans MT" w:eastAsia="Calibri" w:hAnsi="Gill Sans MT" w:cs="Times New Roman"/>
              </w:rPr>
            </w:pPr>
          </w:p>
        </w:tc>
        <w:tc>
          <w:tcPr>
            <w:tcW w:w="4050" w:type="dxa"/>
            <w:tcBorders>
              <w:top w:val="single" w:sz="4" w:space="0" w:color="auto"/>
              <w:left w:val="single" w:sz="4" w:space="0" w:color="000000"/>
              <w:bottom w:val="single" w:sz="4" w:space="0" w:color="auto"/>
            </w:tcBorders>
          </w:tcPr>
          <w:p w14:paraId="11C59AC1" w14:textId="3B51A6D0" w:rsidR="00062FCA" w:rsidRPr="00BE068B" w:rsidRDefault="00062FCA" w:rsidP="00F86AA7">
            <w:pPr>
              <w:spacing w:after="0"/>
              <w:rPr>
                <w:rFonts w:ascii="Gill Sans MT" w:hAnsi="Gill Sans MT"/>
                <w:bCs/>
              </w:rPr>
            </w:pPr>
            <w:r w:rsidRPr="00BE068B">
              <w:rPr>
                <w:rFonts w:ascii="Gill Sans MT" w:hAnsi="Gill Sans MT"/>
                <w:bCs/>
              </w:rPr>
              <w:t xml:space="preserve">What type of activities </w:t>
            </w:r>
            <w:r>
              <w:rPr>
                <w:rFonts w:ascii="Gill Sans MT" w:hAnsi="Gill Sans MT"/>
                <w:bCs/>
              </w:rPr>
              <w:t>do they do</w:t>
            </w:r>
            <w:r w:rsidRPr="00BE068B">
              <w:rPr>
                <w:rFonts w:ascii="Gill Sans MT" w:hAnsi="Gill Sans MT"/>
                <w:bCs/>
              </w:rPr>
              <w:t xml:space="preserve">? </w:t>
            </w:r>
          </w:p>
          <w:p w14:paraId="47CA33C3" w14:textId="64CE9123" w:rsidR="00062FCA" w:rsidRPr="00BE068B" w:rsidRDefault="00062FCA" w:rsidP="008250E0">
            <w:pPr>
              <w:spacing w:after="0"/>
              <w:rPr>
                <w:rFonts w:ascii="Gill Sans MT" w:hAnsi="Gill Sans MT"/>
                <w:bCs/>
              </w:rPr>
            </w:pPr>
            <w:r w:rsidRPr="00BE068B">
              <w:rPr>
                <w:rFonts w:ascii="Gill Sans MT" w:hAnsi="Gill Sans MT"/>
                <w:bCs/>
                <w:i/>
              </w:rPr>
              <w:t xml:space="preserve">Select all that apply </w:t>
            </w:r>
          </w:p>
        </w:tc>
        <w:tc>
          <w:tcPr>
            <w:tcW w:w="5456" w:type="dxa"/>
            <w:gridSpan w:val="4"/>
            <w:tcBorders>
              <w:top w:val="single" w:sz="4" w:space="0" w:color="auto"/>
              <w:bottom w:val="single" w:sz="4" w:space="0" w:color="auto"/>
              <w:right w:val="single" w:sz="18" w:space="0" w:color="000000"/>
            </w:tcBorders>
          </w:tcPr>
          <w:p w14:paraId="63A2E04D"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1=Planting trees</w:t>
            </w:r>
          </w:p>
          <w:p w14:paraId="7A83DC16"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2=Cutting down undesired/competing trees</w:t>
            </w:r>
          </w:p>
          <w:p w14:paraId="2F9F2A56"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3=Protecting certain desired trees in the forest to promote the natural regeneration of the species</w:t>
            </w:r>
          </w:p>
          <w:p w14:paraId="0827DFEA"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4=Protecting areas of forest for particular environmental services, like water catchment</w:t>
            </w:r>
          </w:p>
          <w:p w14:paraId="7CC5D019"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5=Protecting areas of forest for particular beliefs/spiritual services</w:t>
            </w:r>
          </w:p>
          <w:p w14:paraId="4BCD42D9"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6=Establishing clear use rights for a limited number of people to particular forest products (honey, trees)</w:t>
            </w:r>
          </w:p>
          <w:p w14:paraId="1C8A4ABD"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7=Extension/education about forest management</w:t>
            </w:r>
          </w:p>
          <w:p w14:paraId="0061E837"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8=Enacted bylaws (</w:t>
            </w:r>
            <w:proofErr w:type="spellStart"/>
            <w:r w:rsidRPr="00BE068B">
              <w:rPr>
                <w:rFonts w:ascii="Gill Sans MT" w:hAnsi="Gill Sans MT" w:cs="Times New Roman"/>
                <w:w w:val="105"/>
              </w:rPr>
              <w:t>eg</w:t>
            </w:r>
            <w:proofErr w:type="spellEnd"/>
            <w:r w:rsidRPr="00BE068B">
              <w:rPr>
                <w:rFonts w:ascii="Gill Sans MT" w:hAnsi="Gill Sans MT" w:cs="Times New Roman"/>
                <w:w w:val="105"/>
              </w:rPr>
              <w:t xml:space="preserve"> no bush burning in the forest)</w:t>
            </w:r>
          </w:p>
          <w:p w14:paraId="47163842"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 xml:space="preserve">9=Mapping/inventory of forest resources </w:t>
            </w:r>
          </w:p>
          <w:p w14:paraId="6856D2F8" w14:textId="3A79113F" w:rsidR="00062FCA" w:rsidRPr="00BE068B" w:rsidRDefault="00062FCA" w:rsidP="008250E0">
            <w:pPr>
              <w:spacing w:after="0"/>
              <w:rPr>
                <w:rFonts w:ascii="Gill Sans MT" w:eastAsia="Calibri" w:hAnsi="Gill Sans MT" w:cs="Times New Roman"/>
                <w:i/>
                <w:color w:val="A6A6A6"/>
              </w:rPr>
            </w:pPr>
            <w:r w:rsidRPr="00BE068B">
              <w:rPr>
                <w:rFonts w:ascii="Gill Sans MT" w:hAnsi="Gill Sans MT" w:cs="Times New Roman"/>
                <w:w w:val="105"/>
              </w:rPr>
              <w:t xml:space="preserve">97=Other, specify </w:t>
            </w:r>
          </w:p>
        </w:tc>
      </w:tr>
      <w:tr w:rsidR="00062FCA" w:rsidRPr="00BE068B" w14:paraId="0C93AB03" w14:textId="77777777" w:rsidTr="00475675">
        <w:trPr>
          <w:gridAfter w:val="1"/>
          <w:wAfter w:w="10" w:type="dxa"/>
          <w:trHeight w:val="1054"/>
        </w:trPr>
        <w:tc>
          <w:tcPr>
            <w:tcW w:w="574" w:type="dxa"/>
            <w:tcBorders>
              <w:top w:val="single" w:sz="4" w:space="0" w:color="auto"/>
              <w:left w:val="single" w:sz="4" w:space="0" w:color="000000"/>
              <w:bottom w:val="single" w:sz="4" w:space="0" w:color="auto"/>
              <w:right w:val="single" w:sz="4" w:space="0" w:color="000000"/>
            </w:tcBorders>
          </w:tcPr>
          <w:p w14:paraId="66AFB073" w14:textId="77777777" w:rsidR="00062FCA" w:rsidRPr="00BE068B" w:rsidRDefault="00062FCA" w:rsidP="008250E0">
            <w:pPr>
              <w:spacing w:after="0"/>
              <w:rPr>
                <w:rFonts w:ascii="Gill Sans MT" w:eastAsia="Calibri" w:hAnsi="Gill Sans MT" w:cs="Times New Roman"/>
              </w:rPr>
            </w:pPr>
          </w:p>
        </w:tc>
        <w:tc>
          <w:tcPr>
            <w:tcW w:w="4050" w:type="dxa"/>
            <w:tcBorders>
              <w:top w:val="single" w:sz="4" w:space="0" w:color="auto"/>
              <w:left w:val="single" w:sz="4" w:space="0" w:color="000000"/>
              <w:bottom w:val="single" w:sz="4" w:space="0" w:color="auto"/>
            </w:tcBorders>
          </w:tcPr>
          <w:p w14:paraId="7D112B4D" w14:textId="668959BC" w:rsidR="00062FCA" w:rsidRDefault="00062FCA" w:rsidP="008250E0">
            <w:pPr>
              <w:spacing w:after="0"/>
              <w:rPr>
                <w:rFonts w:ascii="Gill Sans MT" w:hAnsi="Gill Sans MT"/>
                <w:bCs/>
              </w:rPr>
            </w:pPr>
            <w:r>
              <w:rPr>
                <w:rFonts w:ascii="Gill Sans MT" w:hAnsi="Gill Sans MT"/>
                <w:bCs/>
              </w:rPr>
              <w:t xml:space="preserve">Does your village have a local community institution or committee that helps manage the local forest(s)? </w:t>
            </w:r>
          </w:p>
        </w:tc>
        <w:tc>
          <w:tcPr>
            <w:tcW w:w="5456" w:type="dxa"/>
            <w:gridSpan w:val="4"/>
            <w:tcBorders>
              <w:top w:val="single" w:sz="4" w:space="0" w:color="auto"/>
              <w:bottom w:val="single" w:sz="4" w:space="0" w:color="auto"/>
              <w:right w:val="single" w:sz="18" w:space="0" w:color="000000"/>
            </w:tcBorders>
          </w:tcPr>
          <w:p w14:paraId="08CC390D" w14:textId="77777777" w:rsidR="00062FCA" w:rsidRDefault="00062FCA" w:rsidP="008250E0">
            <w:pPr>
              <w:spacing w:after="0"/>
              <w:rPr>
                <w:rFonts w:ascii="Gill Sans MT" w:eastAsia="Calibri" w:hAnsi="Gill Sans MT" w:cs="Times New Roman"/>
                <w:color w:val="A6A6A6"/>
              </w:rPr>
            </w:pPr>
            <w:r>
              <w:rPr>
                <w:rFonts w:ascii="Gill Sans MT" w:eastAsia="Calibri" w:hAnsi="Gill Sans MT" w:cs="Times New Roman"/>
                <w:color w:val="A6A6A6"/>
              </w:rPr>
              <w:t>0-No</w:t>
            </w:r>
          </w:p>
          <w:p w14:paraId="16B72F06" w14:textId="51EE5FE5" w:rsidR="00062FCA" w:rsidRPr="00062FCA" w:rsidRDefault="00062FCA" w:rsidP="008250E0">
            <w:pPr>
              <w:spacing w:after="0"/>
              <w:rPr>
                <w:rFonts w:ascii="Gill Sans MT" w:eastAsia="Calibri" w:hAnsi="Gill Sans MT" w:cs="Times New Roman"/>
                <w:color w:val="A6A6A6"/>
              </w:rPr>
            </w:pPr>
            <w:r>
              <w:rPr>
                <w:rFonts w:ascii="Gill Sans MT" w:eastAsia="Calibri" w:hAnsi="Gill Sans MT" w:cs="Times New Roman"/>
                <w:color w:val="A6A6A6"/>
              </w:rPr>
              <w:t>1-Yes</w:t>
            </w:r>
          </w:p>
        </w:tc>
      </w:tr>
      <w:tr w:rsidR="00062FCA" w:rsidRPr="00BE068B" w14:paraId="6BAB6F11" w14:textId="77777777" w:rsidTr="00475675">
        <w:trPr>
          <w:gridAfter w:val="1"/>
          <w:wAfter w:w="10" w:type="dxa"/>
          <w:trHeight w:val="368"/>
        </w:trPr>
        <w:tc>
          <w:tcPr>
            <w:tcW w:w="574" w:type="dxa"/>
            <w:tcBorders>
              <w:top w:val="single" w:sz="4" w:space="0" w:color="auto"/>
              <w:left w:val="single" w:sz="4" w:space="0" w:color="000000"/>
              <w:bottom w:val="single" w:sz="4" w:space="0" w:color="auto"/>
              <w:right w:val="single" w:sz="4" w:space="0" w:color="000000"/>
            </w:tcBorders>
          </w:tcPr>
          <w:p w14:paraId="0900F636" w14:textId="1DB55E46" w:rsidR="00062FCA" w:rsidRPr="00BE068B" w:rsidRDefault="00062FCA" w:rsidP="008250E0">
            <w:pPr>
              <w:spacing w:after="0"/>
              <w:rPr>
                <w:rFonts w:ascii="Gill Sans MT" w:eastAsia="Calibri" w:hAnsi="Gill Sans MT" w:cs="Times New Roman"/>
              </w:rPr>
            </w:pPr>
          </w:p>
        </w:tc>
        <w:tc>
          <w:tcPr>
            <w:tcW w:w="4050" w:type="dxa"/>
            <w:tcBorders>
              <w:top w:val="single" w:sz="4" w:space="0" w:color="auto"/>
              <w:left w:val="single" w:sz="4" w:space="0" w:color="000000"/>
              <w:bottom w:val="single" w:sz="4" w:space="0" w:color="auto"/>
            </w:tcBorders>
          </w:tcPr>
          <w:p w14:paraId="04F237EF" w14:textId="73764739" w:rsidR="00062FCA" w:rsidRDefault="00062FCA" w:rsidP="008250E0">
            <w:pPr>
              <w:spacing w:after="0"/>
              <w:rPr>
                <w:rFonts w:ascii="Gill Sans MT" w:hAnsi="Gill Sans MT"/>
                <w:bCs/>
              </w:rPr>
            </w:pPr>
            <w:r w:rsidRPr="00BE068B">
              <w:rPr>
                <w:rFonts w:ascii="Gill Sans MT" w:hAnsi="Gill Sans MT"/>
                <w:bCs/>
              </w:rPr>
              <w:t xml:space="preserve">What is the name of the group? </w:t>
            </w:r>
          </w:p>
        </w:tc>
        <w:tc>
          <w:tcPr>
            <w:tcW w:w="5456" w:type="dxa"/>
            <w:gridSpan w:val="4"/>
            <w:tcBorders>
              <w:top w:val="single" w:sz="4" w:space="0" w:color="auto"/>
              <w:bottom w:val="single" w:sz="4" w:space="0" w:color="auto"/>
              <w:right w:val="single" w:sz="18" w:space="0" w:color="000000"/>
            </w:tcBorders>
          </w:tcPr>
          <w:p w14:paraId="5B5875C8"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18ADC7FE" w14:textId="77777777" w:rsidTr="00475675">
        <w:trPr>
          <w:gridAfter w:val="1"/>
          <w:wAfter w:w="10" w:type="dxa"/>
          <w:trHeight w:val="260"/>
        </w:trPr>
        <w:tc>
          <w:tcPr>
            <w:tcW w:w="574" w:type="dxa"/>
            <w:tcBorders>
              <w:top w:val="single" w:sz="4" w:space="0" w:color="auto"/>
              <w:left w:val="single" w:sz="4" w:space="0" w:color="000000"/>
              <w:bottom w:val="single" w:sz="4" w:space="0" w:color="auto"/>
              <w:right w:val="single" w:sz="4" w:space="0" w:color="000000"/>
            </w:tcBorders>
          </w:tcPr>
          <w:p w14:paraId="1A64FC4F" w14:textId="11693321"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G25</w:t>
            </w:r>
          </w:p>
        </w:tc>
        <w:tc>
          <w:tcPr>
            <w:tcW w:w="4050" w:type="dxa"/>
            <w:tcBorders>
              <w:top w:val="single" w:sz="4" w:space="0" w:color="auto"/>
              <w:left w:val="single" w:sz="4" w:space="0" w:color="000000"/>
              <w:bottom w:val="single" w:sz="4" w:space="0" w:color="auto"/>
            </w:tcBorders>
          </w:tcPr>
          <w:p w14:paraId="6A7A9FED" w14:textId="77777777" w:rsidR="00062FCA" w:rsidRPr="00BE068B" w:rsidRDefault="00062FCA" w:rsidP="008250E0">
            <w:pPr>
              <w:spacing w:after="0"/>
              <w:rPr>
                <w:rFonts w:ascii="Gill Sans MT" w:hAnsi="Gill Sans MT"/>
                <w:bCs/>
              </w:rPr>
            </w:pPr>
            <w:r w:rsidRPr="00BE068B">
              <w:rPr>
                <w:rFonts w:ascii="Gill Sans MT" w:hAnsi="Gill Sans MT"/>
                <w:bCs/>
              </w:rPr>
              <w:t xml:space="preserve">How are leaders selected? </w:t>
            </w:r>
          </w:p>
          <w:p w14:paraId="2F30240A" w14:textId="71EE2E20" w:rsidR="00062FCA" w:rsidRPr="00BE068B" w:rsidRDefault="00062FCA" w:rsidP="008250E0">
            <w:pPr>
              <w:spacing w:after="0"/>
              <w:rPr>
                <w:rFonts w:ascii="Gill Sans MT" w:hAnsi="Gill Sans MT"/>
                <w:bCs/>
                <w:i/>
              </w:rPr>
            </w:pPr>
            <w:r w:rsidRPr="00BE068B">
              <w:rPr>
                <w:rFonts w:ascii="Gill Sans MT" w:hAnsi="Gill Sans MT"/>
                <w:bCs/>
                <w:i/>
              </w:rPr>
              <w:t>If not 3, skip G26</w:t>
            </w:r>
          </w:p>
        </w:tc>
        <w:tc>
          <w:tcPr>
            <w:tcW w:w="4734" w:type="dxa"/>
            <w:gridSpan w:val="2"/>
            <w:tcBorders>
              <w:top w:val="single" w:sz="4" w:space="0" w:color="auto"/>
              <w:bottom w:val="single" w:sz="4" w:space="0" w:color="auto"/>
              <w:right w:val="single" w:sz="18" w:space="0" w:color="000000"/>
            </w:tcBorders>
          </w:tcPr>
          <w:p w14:paraId="0BDB43C5"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1=By appointment from the chief/headman</w:t>
            </w:r>
          </w:p>
          <w:p w14:paraId="07FC80FD" w14:textId="300BAAF3"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2=By appointment from a village committee</w:t>
            </w:r>
          </w:p>
          <w:p w14:paraId="2ACDF98A"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3=By election from the community</w:t>
            </w:r>
          </w:p>
          <w:p w14:paraId="641FEC51"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4=By election from the group</w:t>
            </w:r>
          </w:p>
          <w:p w14:paraId="6DCE174D" w14:textId="1660CC27" w:rsidR="00062FCA" w:rsidRDefault="00062FCA" w:rsidP="00FA74D4">
            <w:pPr>
              <w:spacing w:after="0"/>
              <w:rPr>
                <w:rFonts w:ascii="Gill Sans MT" w:hAnsi="Gill Sans MT" w:cs="Times New Roman"/>
                <w:w w:val="105"/>
              </w:rPr>
            </w:pPr>
            <w:r w:rsidRPr="00BE068B">
              <w:rPr>
                <w:rFonts w:ascii="Gill Sans MT" w:hAnsi="Gill Sans MT" w:cs="Times New Roman"/>
                <w:w w:val="105"/>
              </w:rPr>
              <w:t xml:space="preserve">5=Self-nomination/appointment </w:t>
            </w:r>
          </w:p>
          <w:p w14:paraId="46793F52" w14:textId="347F0AC0" w:rsidR="00062FCA" w:rsidRPr="00BE068B" w:rsidRDefault="00062FCA" w:rsidP="00FA74D4">
            <w:pPr>
              <w:spacing w:after="0"/>
              <w:rPr>
                <w:rFonts w:ascii="Gill Sans MT" w:hAnsi="Gill Sans MT" w:cs="Times New Roman"/>
                <w:w w:val="105"/>
              </w:rPr>
            </w:pPr>
            <w:r>
              <w:rPr>
                <w:rFonts w:ascii="Gill Sans MT" w:hAnsi="Gill Sans MT" w:cs="Times New Roman"/>
                <w:w w:val="105"/>
              </w:rPr>
              <w:t>6=By custom/heritage</w:t>
            </w:r>
          </w:p>
          <w:p w14:paraId="1A84AC4B"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 xml:space="preserve">97=Other, specify </w:t>
            </w:r>
          </w:p>
          <w:p w14:paraId="64E35618" w14:textId="002B9828" w:rsidR="00062FCA" w:rsidRPr="00BE068B" w:rsidRDefault="00062FCA" w:rsidP="00FA74D4">
            <w:pPr>
              <w:spacing w:after="0"/>
              <w:rPr>
                <w:rFonts w:ascii="Gill Sans MT" w:hAnsi="Gill Sans MT" w:cs="Times New Roman"/>
                <w:i/>
                <w:w w:val="105"/>
              </w:rPr>
            </w:pPr>
            <w:r w:rsidRPr="00BE068B">
              <w:rPr>
                <w:rFonts w:ascii="Gill Sans MT" w:hAnsi="Gill Sans MT" w:cs="Times New Roman"/>
                <w:w w:val="105"/>
              </w:rPr>
              <w:t>888=Don’t know</w:t>
            </w:r>
          </w:p>
        </w:tc>
        <w:tc>
          <w:tcPr>
            <w:tcW w:w="722" w:type="dxa"/>
            <w:gridSpan w:val="2"/>
            <w:tcBorders>
              <w:top w:val="single" w:sz="4" w:space="0" w:color="auto"/>
              <w:left w:val="single" w:sz="18" w:space="0" w:color="000000"/>
              <w:bottom w:val="single" w:sz="4" w:space="0" w:color="auto"/>
              <w:right w:val="single" w:sz="18" w:space="0" w:color="000000"/>
            </w:tcBorders>
          </w:tcPr>
          <w:p w14:paraId="006AB4FC"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3FA424B8" w14:textId="77777777" w:rsidTr="00475675">
        <w:trPr>
          <w:gridAfter w:val="1"/>
          <w:wAfter w:w="10" w:type="dxa"/>
          <w:trHeight w:val="394"/>
        </w:trPr>
        <w:tc>
          <w:tcPr>
            <w:tcW w:w="574" w:type="dxa"/>
            <w:tcBorders>
              <w:top w:val="single" w:sz="4" w:space="0" w:color="auto"/>
              <w:left w:val="single" w:sz="4" w:space="0" w:color="000000"/>
              <w:bottom w:val="single" w:sz="4" w:space="0" w:color="auto"/>
              <w:right w:val="single" w:sz="4" w:space="0" w:color="000000"/>
            </w:tcBorders>
          </w:tcPr>
          <w:p w14:paraId="22E0F6B0" w14:textId="642110E6"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G26</w:t>
            </w:r>
          </w:p>
        </w:tc>
        <w:tc>
          <w:tcPr>
            <w:tcW w:w="4050" w:type="dxa"/>
            <w:tcBorders>
              <w:top w:val="single" w:sz="4" w:space="0" w:color="auto"/>
              <w:left w:val="single" w:sz="4" w:space="0" w:color="000000"/>
              <w:bottom w:val="single" w:sz="4" w:space="0" w:color="auto"/>
            </w:tcBorders>
          </w:tcPr>
          <w:p w14:paraId="2B647815" w14:textId="52331B8D" w:rsidR="00062FCA" w:rsidRPr="00BE068B" w:rsidRDefault="00062FCA" w:rsidP="008250E0">
            <w:pPr>
              <w:spacing w:after="0"/>
              <w:rPr>
                <w:rFonts w:ascii="Gill Sans MT" w:hAnsi="Gill Sans MT"/>
                <w:bCs/>
              </w:rPr>
            </w:pPr>
            <w:r w:rsidRPr="00BE068B">
              <w:rPr>
                <w:rFonts w:ascii="Gill Sans MT" w:hAnsi="Gill Sans MT"/>
                <w:bCs/>
              </w:rPr>
              <w:t xml:space="preserve">Did you or any other household members participate in electing the current leadership? </w:t>
            </w:r>
          </w:p>
        </w:tc>
        <w:tc>
          <w:tcPr>
            <w:tcW w:w="4734" w:type="dxa"/>
            <w:gridSpan w:val="2"/>
            <w:tcBorders>
              <w:top w:val="single" w:sz="4" w:space="0" w:color="auto"/>
              <w:bottom w:val="single" w:sz="4" w:space="0" w:color="auto"/>
              <w:right w:val="single" w:sz="18" w:space="0" w:color="000000"/>
            </w:tcBorders>
          </w:tcPr>
          <w:p w14:paraId="0DB4E2CB" w14:textId="77777777" w:rsidR="00062FCA" w:rsidRPr="00BE068B" w:rsidRDefault="00062FCA" w:rsidP="007D11DB">
            <w:pPr>
              <w:spacing w:after="0"/>
              <w:rPr>
                <w:rFonts w:ascii="Gill Sans MT" w:hAnsi="Gill Sans MT" w:cs="Times New Roman"/>
                <w:w w:val="105"/>
              </w:rPr>
            </w:pPr>
            <w:r w:rsidRPr="00BE068B">
              <w:rPr>
                <w:rFonts w:ascii="Gill Sans MT" w:hAnsi="Gill Sans MT" w:cs="Times New Roman"/>
                <w:w w:val="105"/>
              </w:rPr>
              <w:t>0=No</w:t>
            </w:r>
          </w:p>
          <w:p w14:paraId="485F95AB" w14:textId="6F6D2ECE" w:rsidR="00062FCA" w:rsidRPr="00BE068B" w:rsidRDefault="00062FCA" w:rsidP="00196EC9">
            <w:pPr>
              <w:spacing w:after="0"/>
              <w:rPr>
                <w:rFonts w:ascii="Gill Sans MT" w:hAnsi="Gill Sans MT" w:cs="Times New Roman"/>
                <w:w w:val="105"/>
              </w:rPr>
            </w:pPr>
            <w:r w:rsidRPr="00BE068B">
              <w:rPr>
                <w:rFonts w:ascii="Gill Sans MT" w:hAnsi="Gill Sans MT" w:cs="Times New Roman"/>
                <w:w w:val="105"/>
              </w:rPr>
              <w:t xml:space="preserve">1=Yes </w:t>
            </w:r>
          </w:p>
        </w:tc>
        <w:tc>
          <w:tcPr>
            <w:tcW w:w="722" w:type="dxa"/>
            <w:gridSpan w:val="2"/>
            <w:tcBorders>
              <w:top w:val="single" w:sz="4" w:space="0" w:color="auto"/>
              <w:left w:val="single" w:sz="18" w:space="0" w:color="000000"/>
              <w:bottom w:val="single" w:sz="4" w:space="0" w:color="auto"/>
              <w:right w:val="single" w:sz="18" w:space="0" w:color="000000"/>
            </w:tcBorders>
          </w:tcPr>
          <w:p w14:paraId="15FDAB5F"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0C8F57F3" w14:textId="77777777" w:rsidTr="00475675">
        <w:trPr>
          <w:gridAfter w:val="1"/>
          <w:wAfter w:w="10" w:type="dxa"/>
          <w:trHeight w:val="394"/>
        </w:trPr>
        <w:tc>
          <w:tcPr>
            <w:tcW w:w="574" w:type="dxa"/>
            <w:tcBorders>
              <w:top w:val="single" w:sz="4" w:space="0" w:color="auto"/>
              <w:left w:val="single" w:sz="4" w:space="0" w:color="000000"/>
              <w:bottom w:val="single" w:sz="4" w:space="0" w:color="auto"/>
              <w:right w:val="single" w:sz="4" w:space="0" w:color="000000"/>
            </w:tcBorders>
          </w:tcPr>
          <w:p w14:paraId="60D93E81" w14:textId="7B176ED4"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G27</w:t>
            </w:r>
          </w:p>
        </w:tc>
        <w:tc>
          <w:tcPr>
            <w:tcW w:w="4050" w:type="dxa"/>
            <w:tcBorders>
              <w:top w:val="single" w:sz="4" w:space="0" w:color="auto"/>
              <w:left w:val="single" w:sz="4" w:space="0" w:color="000000"/>
              <w:bottom w:val="single" w:sz="4" w:space="0" w:color="auto"/>
            </w:tcBorders>
          </w:tcPr>
          <w:p w14:paraId="093FD407" w14:textId="59AF5688" w:rsidR="00062FCA" w:rsidRPr="00BE068B" w:rsidRDefault="00062FCA" w:rsidP="008250E0">
            <w:pPr>
              <w:spacing w:after="0"/>
              <w:rPr>
                <w:rFonts w:ascii="Gill Sans MT" w:hAnsi="Gill Sans MT"/>
                <w:bCs/>
              </w:rPr>
            </w:pPr>
            <w:r w:rsidRPr="00BE068B">
              <w:rPr>
                <w:rFonts w:ascii="Gill Sans MT" w:hAnsi="Gill Sans MT"/>
                <w:bCs/>
              </w:rPr>
              <w:t xml:space="preserve">Are you a leader? </w:t>
            </w:r>
          </w:p>
        </w:tc>
        <w:tc>
          <w:tcPr>
            <w:tcW w:w="4734" w:type="dxa"/>
            <w:gridSpan w:val="2"/>
            <w:tcBorders>
              <w:top w:val="single" w:sz="4" w:space="0" w:color="auto"/>
              <w:bottom w:val="single" w:sz="4" w:space="0" w:color="auto"/>
              <w:right w:val="single" w:sz="18" w:space="0" w:color="000000"/>
            </w:tcBorders>
          </w:tcPr>
          <w:p w14:paraId="666980BA" w14:textId="77777777" w:rsidR="00062FCA" w:rsidRPr="00BE068B" w:rsidRDefault="00062FCA" w:rsidP="00196EC9">
            <w:pPr>
              <w:spacing w:after="0"/>
              <w:rPr>
                <w:ins w:id="217" w:author="Aleta Haflett" w:date="2014-11-03T09:45:00Z"/>
                <w:rFonts w:ascii="Gill Sans MT" w:hAnsi="Gill Sans MT" w:cs="Times New Roman"/>
                <w:w w:val="105"/>
              </w:rPr>
            </w:pPr>
            <w:ins w:id="218" w:author="Aleta Haflett" w:date="2014-11-03T09:45:00Z">
              <w:r w:rsidRPr="00BE068B">
                <w:rPr>
                  <w:rFonts w:ascii="Gill Sans MT" w:hAnsi="Gill Sans MT" w:cs="Times New Roman"/>
                  <w:w w:val="105"/>
                </w:rPr>
                <w:t>0=No</w:t>
              </w:r>
            </w:ins>
          </w:p>
          <w:p w14:paraId="70B5B900" w14:textId="787C5E0C" w:rsidR="00062FCA" w:rsidRPr="00BE068B" w:rsidRDefault="00062FCA" w:rsidP="00196EC9">
            <w:pPr>
              <w:spacing w:after="0"/>
              <w:rPr>
                <w:rFonts w:ascii="Gill Sans MT" w:hAnsi="Gill Sans MT" w:cs="Times New Roman"/>
                <w:w w:val="105"/>
              </w:rPr>
            </w:pPr>
            <w:ins w:id="219" w:author="Aleta Haflett" w:date="2014-11-03T09:45:00Z">
              <w:r w:rsidRPr="00BE068B">
                <w:rPr>
                  <w:rFonts w:ascii="Gill Sans MT" w:hAnsi="Gill Sans MT" w:cs="Times New Roman"/>
                  <w:w w:val="105"/>
                </w:rPr>
                <w:t>1=Yes</w:t>
              </w:r>
            </w:ins>
          </w:p>
        </w:tc>
        <w:tc>
          <w:tcPr>
            <w:tcW w:w="722" w:type="dxa"/>
            <w:gridSpan w:val="2"/>
            <w:tcBorders>
              <w:top w:val="single" w:sz="4" w:space="0" w:color="auto"/>
              <w:left w:val="single" w:sz="18" w:space="0" w:color="000000"/>
              <w:bottom w:val="single" w:sz="4" w:space="0" w:color="auto"/>
              <w:right w:val="single" w:sz="18" w:space="0" w:color="000000"/>
            </w:tcBorders>
          </w:tcPr>
          <w:p w14:paraId="06873881"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1F8C6765" w14:textId="77777777" w:rsidTr="00475675">
        <w:trPr>
          <w:gridAfter w:val="1"/>
          <w:wAfter w:w="10" w:type="dxa"/>
          <w:trHeight w:val="395"/>
        </w:trPr>
        <w:tc>
          <w:tcPr>
            <w:tcW w:w="574" w:type="dxa"/>
            <w:tcBorders>
              <w:top w:val="single" w:sz="4" w:space="0" w:color="auto"/>
              <w:left w:val="single" w:sz="4" w:space="0" w:color="000000"/>
              <w:bottom w:val="single" w:sz="4" w:space="0" w:color="auto"/>
              <w:right w:val="single" w:sz="4" w:space="0" w:color="000000"/>
            </w:tcBorders>
          </w:tcPr>
          <w:p w14:paraId="6AB31D86" w14:textId="596C8845"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G28</w:t>
            </w:r>
          </w:p>
        </w:tc>
        <w:tc>
          <w:tcPr>
            <w:tcW w:w="4050" w:type="dxa"/>
            <w:tcBorders>
              <w:top w:val="single" w:sz="4" w:space="0" w:color="auto"/>
              <w:left w:val="single" w:sz="4" w:space="0" w:color="000000"/>
              <w:bottom w:val="single" w:sz="4" w:space="0" w:color="auto"/>
            </w:tcBorders>
          </w:tcPr>
          <w:p w14:paraId="74807CC3" w14:textId="3A62BD5E" w:rsidR="00062FCA" w:rsidRPr="00BE068B" w:rsidRDefault="00062FCA" w:rsidP="008250E0">
            <w:pPr>
              <w:spacing w:after="0"/>
              <w:rPr>
                <w:rFonts w:ascii="Gill Sans MT" w:hAnsi="Gill Sans MT"/>
                <w:bCs/>
              </w:rPr>
            </w:pPr>
            <w:r w:rsidRPr="00BE068B">
              <w:rPr>
                <w:rFonts w:ascii="Gill Sans MT" w:hAnsi="Gill Sans MT"/>
                <w:bCs/>
              </w:rPr>
              <w:t xml:space="preserve">Are you a member? </w:t>
            </w:r>
          </w:p>
        </w:tc>
        <w:tc>
          <w:tcPr>
            <w:tcW w:w="4734" w:type="dxa"/>
            <w:gridSpan w:val="2"/>
            <w:tcBorders>
              <w:top w:val="single" w:sz="4" w:space="0" w:color="auto"/>
              <w:bottom w:val="single" w:sz="4" w:space="0" w:color="auto"/>
              <w:right w:val="single" w:sz="18" w:space="0" w:color="000000"/>
            </w:tcBorders>
          </w:tcPr>
          <w:p w14:paraId="760EB615" w14:textId="77777777" w:rsidR="00062FCA" w:rsidRPr="00BE068B" w:rsidRDefault="00062FCA" w:rsidP="00AF35A3">
            <w:pPr>
              <w:spacing w:after="0"/>
              <w:rPr>
                <w:ins w:id="220" w:author="Aleta Haflett" w:date="2014-11-03T09:46:00Z"/>
                <w:rFonts w:ascii="Gill Sans MT" w:hAnsi="Gill Sans MT" w:cs="Times New Roman"/>
                <w:w w:val="105"/>
              </w:rPr>
            </w:pPr>
            <w:ins w:id="221" w:author="Aleta Haflett" w:date="2014-11-03T09:46:00Z">
              <w:r w:rsidRPr="00BE068B">
                <w:rPr>
                  <w:rFonts w:ascii="Gill Sans MT" w:hAnsi="Gill Sans MT" w:cs="Times New Roman"/>
                  <w:w w:val="105"/>
                </w:rPr>
                <w:t>0=No</w:t>
              </w:r>
            </w:ins>
          </w:p>
          <w:p w14:paraId="003F31F1" w14:textId="2D6C3F7D" w:rsidR="00062FCA" w:rsidRPr="00BE068B" w:rsidRDefault="00062FCA" w:rsidP="00AF35A3">
            <w:pPr>
              <w:spacing w:after="0"/>
              <w:rPr>
                <w:rFonts w:ascii="Gill Sans MT" w:hAnsi="Gill Sans MT" w:cs="Times New Roman"/>
                <w:w w:val="105"/>
              </w:rPr>
            </w:pPr>
            <w:ins w:id="222" w:author="Aleta Haflett" w:date="2014-11-03T09:46:00Z">
              <w:r w:rsidRPr="00BE068B">
                <w:rPr>
                  <w:rFonts w:ascii="Gill Sans MT" w:hAnsi="Gill Sans MT" w:cs="Times New Roman"/>
                  <w:w w:val="105"/>
                </w:rPr>
                <w:t>1=Yes</w:t>
              </w:r>
            </w:ins>
          </w:p>
        </w:tc>
        <w:tc>
          <w:tcPr>
            <w:tcW w:w="722" w:type="dxa"/>
            <w:gridSpan w:val="2"/>
            <w:tcBorders>
              <w:top w:val="single" w:sz="4" w:space="0" w:color="auto"/>
              <w:left w:val="single" w:sz="18" w:space="0" w:color="000000"/>
              <w:bottom w:val="single" w:sz="4" w:space="0" w:color="auto"/>
              <w:right w:val="single" w:sz="18" w:space="0" w:color="000000"/>
            </w:tcBorders>
          </w:tcPr>
          <w:p w14:paraId="136B89A6"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71A94AC9" w14:textId="77777777" w:rsidTr="00475675">
        <w:trPr>
          <w:gridAfter w:val="1"/>
          <w:wAfter w:w="10" w:type="dxa"/>
          <w:trHeight w:val="354"/>
        </w:trPr>
        <w:tc>
          <w:tcPr>
            <w:tcW w:w="574" w:type="dxa"/>
            <w:tcBorders>
              <w:top w:val="single" w:sz="4" w:space="0" w:color="auto"/>
              <w:left w:val="single" w:sz="4" w:space="0" w:color="000000"/>
              <w:bottom w:val="single" w:sz="4" w:space="0" w:color="auto"/>
              <w:right w:val="single" w:sz="4" w:space="0" w:color="000000"/>
            </w:tcBorders>
          </w:tcPr>
          <w:p w14:paraId="24C4EE86" w14:textId="33B4A8A4"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G29</w:t>
            </w:r>
          </w:p>
        </w:tc>
        <w:tc>
          <w:tcPr>
            <w:tcW w:w="4050" w:type="dxa"/>
            <w:tcBorders>
              <w:top w:val="single" w:sz="4" w:space="0" w:color="auto"/>
              <w:left w:val="single" w:sz="4" w:space="0" w:color="000000"/>
              <w:bottom w:val="single" w:sz="4" w:space="0" w:color="auto"/>
            </w:tcBorders>
          </w:tcPr>
          <w:p w14:paraId="31FF5ED3" w14:textId="3CC01153" w:rsidR="00062FCA" w:rsidRPr="00BE068B" w:rsidRDefault="00062FCA" w:rsidP="008250E0">
            <w:pPr>
              <w:spacing w:after="0"/>
              <w:rPr>
                <w:rFonts w:ascii="Gill Sans MT" w:hAnsi="Gill Sans MT"/>
                <w:bCs/>
              </w:rPr>
            </w:pPr>
            <w:r w:rsidRPr="00BE068B">
              <w:rPr>
                <w:rFonts w:ascii="Gill Sans MT" w:hAnsi="Gill Sans MT"/>
                <w:bCs/>
              </w:rPr>
              <w:t xml:space="preserve">Do members have to be </w:t>
            </w:r>
            <w:proofErr w:type="gramStart"/>
            <w:r w:rsidRPr="00BE068B">
              <w:rPr>
                <w:rFonts w:ascii="Gill Sans MT" w:hAnsi="Gill Sans MT"/>
                <w:bCs/>
              </w:rPr>
              <w:t>land owners</w:t>
            </w:r>
            <w:proofErr w:type="gramEnd"/>
            <w:r w:rsidRPr="00BE068B">
              <w:rPr>
                <w:rFonts w:ascii="Gill Sans MT" w:hAnsi="Gill Sans MT"/>
                <w:bCs/>
              </w:rPr>
              <w:t xml:space="preserve">? </w:t>
            </w:r>
          </w:p>
        </w:tc>
        <w:tc>
          <w:tcPr>
            <w:tcW w:w="4734" w:type="dxa"/>
            <w:gridSpan w:val="2"/>
            <w:tcBorders>
              <w:top w:val="single" w:sz="4" w:space="0" w:color="auto"/>
              <w:bottom w:val="single" w:sz="4" w:space="0" w:color="auto"/>
              <w:right w:val="single" w:sz="18" w:space="0" w:color="000000"/>
            </w:tcBorders>
          </w:tcPr>
          <w:p w14:paraId="2CCC5BA1" w14:textId="77777777" w:rsidR="00062FCA" w:rsidRPr="00BE068B" w:rsidRDefault="00062FCA" w:rsidP="00AF35A3">
            <w:pPr>
              <w:spacing w:after="0"/>
              <w:rPr>
                <w:ins w:id="223" w:author="Aleta Haflett" w:date="2014-11-03T09:46:00Z"/>
                <w:rFonts w:ascii="Gill Sans MT" w:hAnsi="Gill Sans MT" w:cs="Times New Roman"/>
                <w:w w:val="105"/>
              </w:rPr>
            </w:pPr>
            <w:ins w:id="224" w:author="Aleta Haflett" w:date="2014-11-03T09:46:00Z">
              <w:r w:rsidRPr="00BE068B">
                <w:rPr>
                  <w:rFonts w:ascii="Gill Sans MT" w:hAnsi="Gill Sans MT" w:cs="Times New Roman"/>
                  <w:w w:val="105"/>
                </w:rPr>
                <w:t>0=No</w:t>
              </w:r>
            </w:ins>
          </w:p>
          <w:p w14:paraId="2CE59DD2" w14:textId="36E3F253" w:rsidR="00062FCA" w:rsidRPr="00BE068B" w:rsidRDefault="00062FCA" w:rsidP="00AF35A3">
            <w:pPr>
              <w:spacing w:after="0"/>
              <w:rPr>
                <w:rFonts w:ascii="Gill Sans MT" w:hAnsi="Gill Sans MT" w:cs="Times New Roman"/>
                <w:w w:val="105"/>
              </w:rPr>
            </w:pPr>
            <w:ins w:id="225" w:author="Aleta Haflett" w:date="2014-11-03T09:46:00Z">
              <w:r w:rsidRPr="00BE068B">
                <w:rPr>
                  <w:rFonts w:ascii="Gill Sans MT" w:hAnsi="Gill Sans MT" w:cs="Times New Roman"/>
                  <w:w w:val="105"/>
                </w:rPr>
                <w:t>1=Yes</w:t>
              </w:r>
            </w:ins>
          </w:p>
        </w:tc>
        <w:tc>
          <w:tcPr>
            <w:tcW w:w="722" w:type="dxa"/>
            <w:gridSpan w:val="2"/>
            <w:tcBorders>
              <w:top w:val="single" w:sz="4" w:space="0" w:color="auto"/>
              <w:left w:val="single" w:sz="18" w:space="0" w:color="000000"/>
              <w:bottom w:val="single" w:sz="4" w:space="0" w:color="auto"/>
              <w:right w:val="single" w:sz="18" w:space="0" w:color="000000"/>
            </w:tcBorders>
          </w:tcPr>
          <w:p w14:paraId="7FE43A9B"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1987F232" w14:textId="77777777" w:rsidTr="00475675">
        <w:trPr>
          <w:gridAfter w:val="1"/>
          <w:wAfter w:w="10" w:type="dxa"/>
          <w:trHeight w:val="560"/>
        </w:trPr>
        <w:tc>
          <w:tcPr>
            <w:tcW w:w="574" w:type="dxa"/>
            <w:tcBorders>
              <w:top w:val="single" w:sz="4" w:space="0" w:color="auto"/>
              <w:left w:val="single" w:sz="4" w:space="0" w:color="000000"/>
              <w:bottom w:val="single" w:sz="4" w:space="0" w:color="auto"/>
              <w:right w:val="single" w:sz="4" w:space="0" w:color="000000"/>
            </w:tcBorders>
          </w:tcPr>
          <w:p w14:paraId="14571DB8" w14:textId="34B672CC"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G30</w:t>
            </w:r>
          </w:p>
        </w:tc>
        <w:tc>
          <w:tcPr>
            <w:tcW w:w="4050" w:type="dxa"/>
            <w:tcBorders>
              <w:top w:val="single" w:sz="4" w:space="0" w:color="auto"/>
              <w:left w:val="single" w:sz="4" w:space="0" w:color="000000"/>
              <w:bottom w:val="single" w:sz="4" w:space="0" w:color="auto"/>
            </w:tcBorders>
          </w:tcPr>
          <w:p w14:paraId="08B5AD25" w14:textId="2F656F6D" w:rsidR="00062FCA" w:rsidRPr="00BE068B" w:rsidRDefault="00062FCA" w:rsidP="008250E0">
            <w:pPr>
              <w:spacing w:after="0"/>
              <w:rPr>
                <w:rFonts w:ascii="Gill Sans MT" w:hAnsi="Gill Sans MT"/>
                <w:bCs/>
              </w:rPr>
            </w:pPr>
            <w:r w:rsidRPr="00BE068B">
              <w:rPr>
                <w:rFonts w:ascii="Gill Sans MT" w:hAnsi="Gill Sans MT"/>
                <w:bCs/>
              </w:rPr>
              <w:t xml:space="preserve">Can anyone in the village be a member? </w:t>
            </w:r>
          </w:p>
          <w:p w14:paraId="6D1BE4BF" w14:textId="77777777" w:rsidR="00062FCA" w:rsidRPr="00BE068B" w:rsidRDefault="00062FCA" w:rsidP="008250E0">
            <w:pPr>
              <w:spacing w:after="0"/>
              <w:rPr>
                <w:rFonts w:ascii="Gill Sans MT" w:hAnsi="Gill Sans MT"/>
                <w:bCs/>
              </w:rPr>
            </w:pPr>
          </w:p>
        </w:tc>
        <w:tc>
          <w:tcPr>
            <w:tcW w:w="4734" w:type="dxa"/>
            <w:gridSpan w:val="2"/>
            <w:tcBorders>
              <w:top w:val="single" w:sz="4" w:space="0" w:color="auto"/>
              <w:bottom w:val="single" w:sz="4" w:space="0" w:color="auto"/>
              <w:right w:val="single" w:sz="18" w:space="0" w:color="000000"/>
            </w:tcBorders>
          </w:tcPr>
          <w:p w14:paraId="47C775AD" w14:textId="77777777" w:rsidR="00062FCA" w:rsidRPr="00BE068B" w:rsidRDefault="00062FCA" w:rsidP="00302C97">
            <w:pPr>
              <w:spacing w:after="0"/>
              <w:rPr>
                <w:ins w:id="226" w:author="Aleta Haflett" w:date="2014-11-03T09:46:00Z"/>
                <w:rFonts w:ascii="Gill Sans MT" w:hAnsi="Gill Sans MT" w:cs="Times New Roman"/>
                <w:w w:val="105"/>
              </w:rPr>
            </w:pPr>
            <w:ins w:id="227" w:author="Aleta Haflett" w:date="2014-11-03T09:46:00Z">
              <w:r w:rsidRPr="00BE068B">
                <w:rPr>
                  <w:rFonts w:ascii="Gill Sans MT" w:hAnsi="Gill Sans MT" w:cs="Times New Roman"/>
                  <w:w w:val="105"/>
                </w:rPr>
                <w:t>0=No</w:t>
              </w:r>
            </w:ins>
          </w:p>
          <w:p w14:paraId="62236979" w14:textId="49FA39C0" w:rsidR="00062FCA" w:rsidRPr="00BE068B" w:rsidRDefault="00062FCA" w:rsidP="00302C97">
            <w:pPr>
              <w:spacing w:after="0"/>
              <w:rPr>
                <w:rFonts w:ascii="Gill Sans MT" w:hAnsi="Gill Sans MT" w:cs="Times New Roman"/>
                <w:w w:val="105"/>
              </w:rPr>
            </w:pPr>
            <w:ins w:id="228" w:author="Aleta Haflett" w:date="2014-11-03T09:46:00Z">
              <w:r w:rsidRPr="00BE068B">
                <w:rPr>
                  <w:rFonts w:ascii="Gill Sans MT" w:hAnsi="Gill Sans MT" w:cs="Times New Roman"/>
                  <w:w w:val="105"/>
                </w:rPr>
                <w:t>1=Yes</w:t>
              </w:r>
            </w:ins>
          </w:p>
        </w:tc>
        <w:tc>
          <w:tcPr>
            <w:tcW w:w="722" w:type="dxa"/>
            <w:gridSpan w:val="2"/>
            <w:tcBorders>
              <w:top w:val="single" w:sz="4" w:space="0" w:color="auto"/>
              <w:left w:val="single" w:sz="18" w:space="0" w:color="000000"/>
              <w:bottom w:val="single" w:sz="4" w:space="0" w:color="auto"/>
              <w:right w:val="single" w:sz="18" w:space="0" w:color="000000"/>
            </w:tcBorders>
          </w:tcPr>
          <w:p w14:paraId="03922AFE"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08273F1E" w14:textId="77777777" w:rsidTr="00475675">
        <w:trPr>
          <w:gridAfter w:val="1"/>
          <w:wAfter w:w="10" w:type="dxa"/>
          <w:trHeight w:val="1320"/>
        </w:trPr>
        <w:tc>
          <w:tcPr>
            <w:tcW w:w="574" w:type="dxa"/>
            <w:tcBorders>
              <w:top w:val="single" w:sz="4" w:space="0" w:color="auto"/>
              <w:left w:val="single" w:sz="4" w:space="0" w:color="000000"/>
              <w:bottom w:val="single" w:sz="4" w:space="0" w:color="000000"/>
              <w:right w:val="single" w:sz="4" w:space="0" w:color="000000"/>
            </w:tcBorders>
          </w:tcPr>
          <w:p w14:paraId="13AFB1E9" w14:textId="565EC011"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lastRenderedPageBreak/>
              <w:t>G31</w:t>
            </w:r>
          </w:p>
        </w:tc>
        <w:tc>
          <w:tcPr>
            <w:tcW w:w="4050" w:type="dxa"/>
            <w:tcBorders>
              <w:top w:val="single" w:sz="4" w:space="0" w:color="auto"/>
              <w:left w:val="single" w:sz="4" w:space="0" w:color="000000"/>
              <w:bottom w:val="single" w:sz="4" w:space="0" w:color="000000"/>
            </w:tcBorders>
          </w:tcPr>
          <w:p w14:paraId="5648FE4D" w14:textId="207AC9DF" w:rsidR="00062FCA" w:rsidRPr="00BE068B" w:rsidRDefault="00062FCA" w:rsidP="00AD4C44">
            <w:pPr>
              <w:spacing w:after="0"/>
              <w:rPr>
                <w:rFonts w:ascii="Gill Sans MT" w:hAnsi="Gill Sans MT"/>
                <w:bCs/>
              </w:rPr>
            </w:pPr>
            <w:r w:rsidRPr="00BE068B">
              <w:rPr>
                <w:rFonts w:ascii="Gill Sans MT" w:hAnsi="Gill Sans MT"/>
                <w:bCs/>
              </w:rPr>
              <w:t xml:space="preserve">How satisfied are you with how this village committee/institution is managing the local forest(s)? </w:t>
            </w:r>
          </w:p>
        </w:tc>
        <w:tc>
          <w:tcPr>
            <w:tcW w:w="4734" w:type="dxa"/>
            <w:gridSpan w:val="2"/>
            <w:tcBorders>
              <w:top w:val="single" w:sz="4" w:space="0" w:color="auto"/>
              <w:bottom w:val="single" w:sz="4" w:space="0" w:color="000000"/>
              <w:right w:val="single" w:sz="18" w:space="0" w:color="000000"/>
            </w:tcBorders>
          </w:tcPr>
          <w:p w14:paraId="756BCE00"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1=Very satisfied</w:t>
            </w:r>
          </w:p>
          <w:p w14:paraId="43CAC8A4"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2=Satisfied</w:t>
            </w:r>
          </w:p>
          <w:p w14:paraId="5580121F"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3=Neutral</w:t>
            </w:r>
          </w:p>
          <w:p w14:paraId="2D44013C"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4=Dissatisfied</w:t>
            </w:r>
          </w:p>
          <w:p w14:paraId="24F029B3"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5=Very dissatisfied</w:t>
            </w:r>
          </w:p>
          <w:p w14:paraId="4950B4D3" w14:textId="059A996B"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999=Prefer not to respond</w:t>
            </w:r>
          </w:p>
        </w:tc>
        <w:tc>
          <w:tcPr>
            <w:tcW w:w="722" w:type="dxa"/>
            <w:gridSpan w:val="2"/>
            <w:tcBorders>
              <w:top w:val="single" w:sz="4" w:space="0" w:color="auto"/>
              <w:left w:val="single" w:sz="18" w:space="0" w:color="000000"/>
              <w:bottom w:val="single" w:sz="18" w:space="0" w:color="000000"/>
              <w:right w:val="single" w:sz="18" w:space="0" w:color="000000"/>
            </w:tcBorders>
          </w:tcPr>
          <w:p w14:paraId="3835EF39"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5264615F" w14:textId="77777777" w:rsidTr="00475675">
        <w:trPr>
          <w:gridAfter w:val="1"/>
          <w:wAfter w:w="10" w:type="dxa"/>
          <w:trHeight w:val="20"/>
        </w:trPr>
        <w:tc>
          <w:tcPr>
            <w:tcW w:w="574" w:type="dxa"/>
            <w:tcBorders>
              <w:top w:val="single" w:sz="4" w:space="0" w:color="000000"/>
              <w:left w:val="single" w:sz="4" w:space="0" w:color="000000"/>
              <w:bottom w:val="single" w:sz="4" w:space="0" w:color="000000"/>
              <w:right w:val="single" w:sz="4" w:space="0" w:color="000000"/>
            </w:tcBorders>
          </w:tcPr>
          <w:p w14:paraId="4ABF0264" w14:textId="0BFB42B7"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G32</w:t>
            </w:r>
          </w:p>
        </w:tc>
        <w:tc>
          <w:tcPr>
            <w:tcW w:w="4050" w:type="dxa"/>
            <w:tcBorders>
              <w:top w:val="single" w:sz="4" w:space="0" w:color="000000"/>
              <w:left w:val="single" w:sz="4" w:space="0" w:color="000000"/>
              <w:bottom w:val="single" w:sz="4" w:space="0" w:color="000000"/>
            </w:tcBorders>
          </w:tcPr>
          <w:p w14:paraId="1CCBA141" w14:textId="1AC0C256" w:rsidR="00062FCA" w:rsidRPr="00BE068B" w:rsidRDefault="00062FCA" w:rsidP="008250E0">
            <w:pPr>
              <w:spacing w:after="0"/>
              <w:rPr>
                <w:rFonts w:ascii="Gill Sans MT" w:hAnsi="Gill Sans MT"/>
                <w:bCs/>
              </w:rPr>
            </w:pPr>
            <w:r w:rsidRPr="00BE068B">
              <w:rPr>
                <w:rFonts w:ascii="Gill Sans MT" w:hAnsi="Gill Sans MT"/>
                <w:bCs/>
              </w:rPr>
              <w:t>How satisfied are you with the community- or co- forest management rules in your village?</w:t>
            </w:r>
          </w:p>
        </w:tc>
        <w:tc>
          <w:tcPr>
            <w:tcW w:w="4734" w:type="dxa"/>
            <w:gridSpan w:val="2"/>
            <w:tcBorders>
              <w:top w:val="single" w:sz="4" w:space="0" w:color="000000"/>
              <w:bottom w:val="single" w:sz="4" w:space="0" w:color="000000"/>
              <w:right w:val="single" w:sz="18" w:space="0" w:color="000000"/>
            </w:tcBorders>
          </w:tcPr>
          <w:p w14:paraId="4AF5F5CE"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1=Very satisfied</w:t>
            </w:r>
          </w:p>
          <w:p w14:paraId="58E3CCB5"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2=Satisfied</w:t>
            </w:r>
          </w:p>
          <w:p w14:paraId="363112AC"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3=Neutral</w:t>
            </w:r>
          </w:p>
          <w:p w14:paraId="13A61EF0"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4=Dissatisfied</w:t>
            </w:r>
          </w:p>
          <w:p w14:paraId="66FD977B"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5=Very dissatisfied</w:t>
            </w:r>
          </w:p>
          <w:p w14:paraId="29A92FAA"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A964866" w14:textId="77777777" w:rsidR="00062FCA" w:rsidRPr="00BE068B" w:rsidRDefault="00062FCA"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062FCA" w:rsidRPr="00BE068B" w14:paraId="41115C9A" w14:textId="77777777" w:rsidTr="00475675">
        <w:trPr>
          <w:gridAfter w:val="1"/>
          <w:wAfter w:w="10" w:type="dxa"/>
          <w:trHeight w:val="20"/>
        </w:trPr>
        <w:tc>
          <w:tcPr>
            <w:tcW w:w="574" w:type="dxa"/>
            <w:tcBorders>
              <w:top w:val="single" w:sz="4" w:space="0" w:color="000000"/>
              <w:left w:val="single" w:sz="4" w:space="0" w:color="000000"/>
              <w:bottom w:val="single" w:sz="4" w:space="0" w:color="000000"/>
              <w:right w:val="single" w:sz="4" w:space="0" w:color="000000"/>
            </w:tcBorders>
          </w:tcPr>
          <w:p w14:paraId="6FF85E10" w14:textId="413B2798"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G33</w:t>
            </w:r>
          </w:p>
        </w:tc>
        <w:tc>
          <w:tcPr>
            <w:tcW w:w="4050" w:type="dxa"/>
            <w:tcBorders>
              <w:top w:val="single" w:sz="4" w:space="0" w:color="000000"/>
              <w:left w:val="single" w:sz="4" w:space="0" w:color="000000"/>
              <w:bottom w:val="single" w:sz="4" w:space="0" w:color="000000"/>
            </w:tcBorders>
          </w:tcPr>
          <w:p w14:paraId="263D82E0" w14:textId="1FFC0006" w:rsidR="00062FCA" w:rsidRPr="00BE068B" w:rsidRDefault="00062FCA" w:rsidP="009127AB">
            <w:pPr>
              <w:spacing w:after="0"/>
              <w:rPr>
                <w:rFonts w:ascii="Gill Sans MT" w:hAnsi="Gill Sans MT"/>
                <w:bCs/>
              </w:rPr>
            </w:pPr>
            <w:del w:id="229" w:author="Heather Huntington" w:date="2014-11-17T22:24:00Z">
              <w:r w:rsidRPr="00BE068B" w:rsidDel="006377FC">
                <w:rPr>
                  <w:rFonts w:ascii="Gill Sans MT" w:hAnsi="Gill Sans MT"/>
                  <w:bCs/>
                </w:rPr>
                <w:delText>How satisfied are you with the</w:delText>
              </w:r>
            </w:del>
            <w:ins w:id="230" w:author="Heather Huntington" w:date="2014-11-17T22:24:00Z">
              <w:r w:rsidR="009127AB">
                <w:rPr>
                  <w:rFonts w:ascii="Gill Sans MT" w:hAnsi="Gill Sans MT"/>
                  <w:bCs/>
                </w:rPr>
                <w:t xml:space="preserve">How </w:t>
              </w:r>
              <w:proofErr w:type="gramStart"/>
              <w:r w:rsidR="009127AB">
                <w:rPr>
                  <w:rFonts w:ascii="Gill Sans MT" w:hAnsi="Gill Sans MT"/>
                  <w:bCs/>
                </w:rPr>
                <w:t>well</w:t>
              </w:r>
              <w:r w:rsidR="006377FC">
                <w:rPr>
                  <w:rFonts w:ascii="Gill Sans MT" w:hAnsi="Gill Sans MT"/>
                  <w:bCs/>
                </w:rPr>
                <w:t xml:space="preserve"> </w:t>
              </w:r>
            </w:ins>
            <w:r w:rsidRPr="00BE068B">
              <w:rPr>
                <w:rFonts w:ascii="Gill Sans MT" w:hAnsi="Gill Sans MT"/>
                <w:bCs/>
              </w:rPr>
              <w:t xml:space="preserve"> </w:t>
            </w:r>
            <w:ins w:id="231" w:author="Heather Huntington" w:date="2014-11-17T22:26:00Z">
              <w:r w:rsidR="009127AB">
                <w:rPr>
                  <w:rFonts w:ascii="Gill Sans MT" w:hAnsi="Gill Sans MT"/>
                  <w:b/>
                  <w:bCs/>
                </w:rPr>
                <w:t>a</w:t>
              </w:r>
            </w:ins>
            <w:commentRangeStart w:id="232"/>
            <w:proofErr w:type="gramEnd"/>
            <w:del w:id="233" w:author="Heather Huntington" w:date="2014-11-17T22:26:00Z">
              <w:r w:rsidRPr="00BE068B" w:rsidDel="009127AB">
                <w:rPr>
                  <w:rFonts w:ascii="Gill Sans MT" w:hAnsi="Gill Sans MT"/>
                  <w:b/>
                  <w:bCs/>
                </w:rPr>
                <w:delText xml:space="preserve">enforcement </w:delText>
              </w:r>
              <w:commentRangeEnd w:id="232"/>
              <w:r w:rsidR="00A01EEA" w:rsidDel="009127AB">
                <w:rPr>
                  <w:rStyle w:val="CommentReference"/>
                </w:rPr>
                <w:commentReference w:id="232"/>
              </w:r>
              <w:r w:rsidRPr="00BE068B" w:rsidDel="009127AB">
                <w:rPr>
                  <w:rFonts w:ascii="Gill Sans MT" w:hAnsi="Gill Sans MT"/>
                  <w:bCs/>
                </w:rPr>
                <w:delText xml:space="preserve">of </w:delText>
              </w:r>
            </w:del>
            <w:ins w:id="234" w:author="Heather Huntington" w:date="2014-11-17T22:26:00Z">
              <w:r w:rsidR="009127AB">
                <w:rPr>
                  <w:rFonts w:ascii="Gill Sans MT" w:hAnsi="Gill Sans MT"/>
                  <w:bCs/>
                </w:rPr>
                <w:t xml:space="preserve">re </w:t>
              </w:r>
            </w:ins>
            <w:r w:rsidRPr="00BE068B">
              <w:rPr>
                <w:rFonts w:ascii="Gill Sans MT" w:hAnsi="Gill Sans MT"/>
                <w:bCs/>
              </w:rPr>
              <w:t>community- or co- forest management rules</w:t>
            </w:r>
            <w:ins w:id="235" w:author="Heather Huntington" w:date="2014-11-17T22:26:00Z">
              <w:r w:rsidR="009127AB">
                <w:rPr>
                  <w:rFonts w:ascii="Gill Sans MT" w:hAnsi="Gill Sans MT"/>
                  <w:bCs/>
                </w:rPr>
                <w:t xml:space="preserve"> enforced</w:t>
              </w:r>
            </w:ins>
            <w:r w:rsidRPr="00BE068B">
              <w:rPr>
                <w:rFonts w:ascii="Gill Sans MT" w:hAnsi="Gill Sans MT"/>
                <w:bCs/>
              </w:rPr>
              <w:t xml:space="preserve"> in your village?</w:t>
            </w:r>
          </w:p>
        </w:tc>
        <w:tc>
          <w:tcPr>
            <w:tcW w:w="4734" w:type="dxa"/>
            <w:gridSpan w:val="2"/>
            <w:tcBorders>
              <w:top w:val="single" w:sz="4" w:space="0" w:color="000000"/>
              <w:bottom w:val="single" w:sz="4" w:space="0" w:color="000000"/>
              <w:right w:val="single" w:sz="18" w:space="0" w:color="000000"/>
            </w:tcBorders>
          </w:tcPr>
          <w:p w14:paraId="20D296FB" w14:textId="2AB7F0E6"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 xml:space="preserve">1=Very </w:t>
            </w:r>
            <w:ins w:id="236" w:author="Heather Huntington" w:date="2014-11-17T22:24:00Z">
              <w:r w:rsidR="006377FC">
                <w:rPr>
                  <w:rFonts w:ascii="Gill Sans MT" w:hAnsi="Gill Sans MT" w:cs="Times New Roman"/>
                  <w:w w:val="105"/>
                </w:rPr>
                <w:t>strong enforcement</w:t>
              </w:r>
            </w:ins>
            <w:ins w:id="237" w:author="Heather Huntington" w:date="2014-11-17T22:27:00Z">
              <w:r w:rsidR="009127AB">
                <w:rPr>
                  <w:rFonts w:ascii="Gill Sans MT" w:hAnsi="Gill Sans MT" w:cs="Times New Roman"/>
                  <w:w w:val="105"/>
                </w:rPr>
                <w:t xml:space="preserve"> (violators are always punished) </w:t>
              </w:r>
            </w:ins>
            <w:del w:id="238" w:author="Heather Huntington" w:date="2014-11-17T22:24:00Z">
              <w:r w:rsidRPr="00BE068B" w:rsidDel="006377FC">
                <w:rPr>
                  <w:rFonts w:ascii="Gill Sans MT" w:hAnsi="Gill Sans MT" w:cs="Times New Roman"/>
                  <w:w w:val="105"/>
                </w:rPr>
                <w:delText>satisfied</w:delText>
              </w:r>
            </w:del>
          </w:p>
          <w:p w14:paraId="49F6D939" w14:textId="636A455A"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2=</w:t>
            </w:r>
            <w:ins w:id="239" w:author="Heather Huntington" w:date="2014-11-17T22:24:00Z">
              <w:r w:rsidR="006377FC">
                <w:rPr>
                  <w:rFonts w:ascii="Gill Sans MT" w:hAnsi="Gill Sans MT" w:cs="Times New Roman"/>
                  <w:w w:val="105"/>
                </w:rPr>
                <w:t>Strong enforcement</w:t>
              </w:r>
            </w:ins>
            <w:ins w:id="240" w:author="Heather Huntington" w:date="2014-11-17T22:27:00Z">
              <w:r w:rsidR="009127AB">
                <w:rPr>
                  <w:rFonts w:ascii="Gill Sans MT" w:hAnsi="Gill Sans MT" w:cs="Times New Roman"/>
                  <w:w w:val="105"/>
                </w:rPr>
                <w:t xml:space="preserve"> (violators are usually punished)</w:t>
              </w:r>
            </w:ins>
            <w:del w:id="241" w:author="Heather Huntington" w:date="2014-11-17T22:24:00Z">
              <w:r w:rsidRPr="00BE068B" w:rsidDel="006377FC">
                <w:rPr>
                  <w:rFonts w:ascii="Gill Sans MT" w:hAnsi="Gill Sans MT" w:cs="Times New Roman"/>
                  <w:w w:val="105"/>
                </w:rPr>
                <w:delText>Satisfied</w:delText>
              </w:r>
            </w:del>
          </w:p>
          <w:p w14:paraId="1DF848D5" w14:textId="14B5D259"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3=</w:t>
            </w:r>
            <w:del w:id="242" w:author="Heather Huntington" w:date="2014-11-17T22:25:00Z">
              <w:r w:rsidRPr="00BE068B" w:rsidDel="009127AB">
                <w:rPr>
                  <w:rFonts w:ascii="Gill Sans MT" w:hAnsi="Gill Sans MT" w:cs="Times New Roman"/>
                  <w:w w:val="105"/>
                </w:rPr>
                <w:delText>Neutral</w:delText>
              </w:r>
            </w:del>
            <w:ins w:id="243" w:author="Heather Huntington" w:date="2014-11-17T22:25:00Z">
              <w:r w:rsidR="009127AB">
                <w:rPr>
                  <w:rFonts w:ascii="Gill Sans MT" w:hAnsi="Gill Sans MT" w:cs="Times New Roman"/>
                  <w:w w:val="105"/>
                </w:rPr>
                <w:t>Sometimes strong/sometimes weak</w:t>
              </w:r>
            </w:ins>
            <w:ins w:id="244" w:author="Heather Huntington" w:date="2014-11-17T22:27:00Z">
              <w:r w:rsidR="009127AB">
                <w:rPr>
                  <w:rFonts w:ascii="Gill Sans MT" w:hAnsi="Gill Sans MT" w:cs="Times New Roman"/>
                  <w:w w:val="105"/>
                </w:rPr>
                <w:t xml:space="preserve"> (</w:t>
              </w:r>
            </w:ins>
            <w:ins w:id="245" w:author="Heather Huntington" w:date="2014-11-17T22:28:00Z">
              <w:r w:rsidR="009127AB">
                <w:rPr>
                  <w:rFonts w:ascii="Gill Sans MT" w:hAnsi="Gill Sans MT" w:cs="Times New Roman"/>
                  <w:w w:val="105"/>
                </w:rPr>
                <w:t>sometimes violators are punished</w:t>
              </w:r>
            </w:ins>
            <w:ins w:id="246" w:author="Heather Huntington" w:date="2014-11-17T22:27:00Z">
              <w:r w:rsidR="009127AB">
                <w:rPr>
                  <w:rFonts w:ascii="Gill Sans MT" w:hAnsi="Gill Sans MT" w:cs="Times New Roman"/>
                  <w:w w:val="105"/>
                </w:rPr>
                <w:t>)</w:t>
              </w:r>
            </w:ins>
          </w:p>
          <w:p w14:paraId="590EE726" w14:textId="7A0B1ED5"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4=</w:t>
            </w:r>
            <w:del w:id="247" w:author="Heather Huntington" w:date="2014-11-17T22:25:00Z">
              <w:r w:rsidRPr="00BE068B" w:rsidDel="009127AB">
                <w:rPr>
                  <w:rFonts w:ascii="Gill Sans MT" w:hAnsi="Gill Sans MT" w:cs="Times New Roman"/>
                  <w:w w:val="105"/>
                </w:rPr>
                <w:delText>Dissatisfied</w:delText>
              </w:r>
            </w:del>
            <w:ins w:id="248" w:author="Heather Huntington" w:date="2014-11-17T22:25:00Z">
              <w:r w:rsidR="009127AB">
                <w:rPr>
                  <w:rFonts w:ascii="Gill Sans MT" w:hAnsi="Gill Sans MT" w:cs="Times New Roman"/>
                  <w:w w:val="105"/>
                </w:rPr>
                <w:t>Weak enforcement</w:t>
              </w:r>
            </w:ins>
            <w:ins w:id="249" w:author="Heather Huntington" w:date="2014-11-17T22:28:00Z">
              <w:r w:rsidR="009127AB">
                <w:rPr>
                  <w:rFonts w:ascii="Gill Sans MT" w:hAnsi="Gill Sans MT" w:cs="Times New Roman"/>
                  <w:w w:val="105"/>
                </w:rPr>
                <w:t xml:space="preserve"> (violators are rarely punished)</w:t>
              </w:r>
            </w:ins>
          </w:p>
          <w:p w14:paraId="2BC6797E" w14:textId="4353F500"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5=</w:t>
            </w:r>
            <w:del w:id="250" w:author="Heather Huntington" w:date="2014-11-17T22:25:00Z">
              <w:r w:rsidRPr="00BE068B" w:rsidDel="009127AB">
                <w:rPr>
                  <w:rFonts w:ascii="Gill Sans MT" w:hAnsi="Gill Sans MT" w:cs="Times New Roman"/>
                  <w:w w:val="105"/>
                </w:rPr>
                <w:delText>Very dissatisfied</w:delText>
              </w:r>
            </w:del>
            <w:ins w:id="251" w:author="Heather Huntington" w:date="2014-11-17T22:25:00Z">
              <w:r w:rsidR="009127AB">
                <w:rPr>
                  <w:rFonts w:ascii="Gill Sans MT" w:hAnsi="Gill Sans MT" w:cs="Times New Roman"/>
                  <w:w w:val="105"/>
                </w:rPr>
                <w:t>Very weak enforcement</w:t>
              </w:r>
            </w:ins>
            <w:ins w:id="252" w:author="Heather Huntington" w:date="2014-11-17T22:28:00Z">
              <w:r w:rsidR="009127AB">
                <w:rPr>
                  <w:rFonts w:ascii="Gill Sans MT" w:hAnsi="Gill Sans MT" w:cs="Times New Roman"/>
                  <w:w w:val="105"/>
                </w:rPr>
                <w:t xml:space="preserve"> (Violators are never punished)</w:t>
              </w:r>
            </w:ins>
          </w:p>
          <w:p w14:paraId="782FA4B2"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6CE3D45" w14:textId="77777777" w:rsidR="00062FCA" w:rsidRPr="00BE068B" w:rsidRDefault="00062FCA"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062FCA" w:rsidRPr="00BE068B" w14:paraId="05900C15" w14:textId="77777777" w:rsidTr="0047567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top w:val="single" w:sz="4" w:space="0" w:color="auto"/>
              <w:left w:val="single" w:sz="4" w:space="0" w:color="auto"/>
              <w:bottom w:val="single" w:sz="4" w:space="0" w:color="auto"/>
              <w:right w:val="single" w:sz="4" w:space="0" w:color="auto"/>
            </w:tcBorders>
          </w:tcPr>
          <w:p w14:paraId="09BCEBCB" w14:textId="156AC624" w:rsidR="00062FCA" w:rsidRPr="00BE068B" w:rsidRDefault="00062FCA" w:rsidP="008250E0">
            <w:pPr>
              <w:spacing w:after="0"/>
              <w:rPr>
                <w:rFonts w:ascii="Gill Sans MT" w:hAnsi="Gill Sans MT"/>
                <w:w w:val="105"/>
              </w:rPr>
            </w:pPr>
            <w:r w:rsidRPr="00BE068B">
              <w:rPr>
                <w:rFonts w:ascii="Gill Sans MT" w:hAnsi="Gill Sans MT"/>
                <w:w w:val="105"/>
              </w:rPr>
              <w:t>G34</w:t>
            </w:r>
          </w:p>
        </w:tc>
        <w:tc>
          <w:tcPr>
            <w:tcW w:w="4050" w:type="dxa"/>
            <w:tcBorders>
              <w:top w:val="single" w:sz="4" w:space="0" w:color="000000"/>
              <w:left w:val="single" w:sz="4" w:space="0" w:color="auto"/>
              <w:bottom w:val="single" w:sz="4" w:space="0" w:color="000000"/>
              <w:right w:val="nil"/>
            </w:tcBorders>
          </w:tcPr>
          <w:p w14:paraId="2FAE81E5" w14:textId="5A478A89" w:rsidR="00062FCA" w:rsidRPr="00BE068B" w:rsidRDefault="00062FCA" w:rsidP="00AD4C44">
            <w:pPr>
              <w:spacing w:after="0"/>
              <w:rPr>
                <w:rFonts w:ascii="Gill Sans MT" w:hAnsi="Gill Sans MT"/>
              </w:rPr>
            </w:pPr>
            <w:r w:rsidRPr="00BE068B">
              <w:rPr>
                <w:rFonts w:ascii="Gill Sans MT" w:hAnsi="Gill Sans MT"/>
                <w:bCs/>
              </w:rPr>
              <w:t>Do you think that your household has good information about how forest management revenues and expenditures are handled by the committee/institution in your village?</w:t>
            </w:r>
          </w:p>
        </w:tc>
        <w:tc>
          <w:tcPr>
            <w:tcW w:w="2576" w:type="dxa"/>
            <w:tcBorders>
              <w:top w:val="single" w:sz="4" w:space="0" w:color="000000"/>
              <w:left w:val="nil"/>
              <w:bottom w:val="single" w:sz="4" w:space="0" w:color="000000"/>
              <w:right w:val="nil"/>
            </w:tcBorders>
          </w:tcPr>
          <w:p w14:paraId="54B9FC0A" w14:textId="77777777" w:rsidR="00062FCA" w:rsidRPr="00BE068B" w:rsidRDefault="00062FCA" w:rsidP="008250E0">
            <w:pPr>
              <w:spacing w:after="0"/>
              <w:rPr>
                <w:rFonts w:ascii="Gill Sans MT" w:hAnsi="Gill Sans MT"/>
              </w:rPr>
            </w:pPr>
            <w:r w:rsidRPr="00BE068B">
              <w:rPr>
                <w:rFonts w:ascii="Gill Sans MT" w:hAnsi="Gill Sans MT"/>
              </w:rPr>
              <w:t>1=Strongly agree</w:t>
            </w:r>
          </w:p>
          <w:p w14:paraId="7E070144" w14:textId="77777777" w:rsidR="00062FCA" w:rsidRPr="00BE068B" w:rsidRDefault="00062FCA" w:rsidP="008250E0">
            <w:pPr>
              <w:spacing w:after="0"/>
              <w:rPr>
                <w:rFonts w:ascii="Gill Sans MT" w:hAnsi="Gill Sans MT"/>
              </w:rPr>
            </w:pPr>
            <w:r w:rsidRPr="00BE068B">
              <w:rPr>
                <w:rFonts w:ascii="Gill Sans MT" w:hAnsi="Gill Sans MT"/>
              </w:rPr>
              <w:t>2=Agree</w:t>
            </w:r>
          </w:p>
          <w:p w14:paraId="6DC894A6" w14:textId="77777777" w:rsidR="00062FCA" w:rsidRPr="00BE068B" w:rsidRDefault="00062FCA" w:rsidP="008250E0">
            <w:pPr>
              <w:spacing w:after="0"/>
              <w:rPr>
                <w:rFonts w:ascii="Gill Sans MT" w:hAnsi="Gill Sans MT"/>
              </w:rPr>
            </w:pPr>
            <w:r w:rsidRPr="00BE068B">
              <w:rPr>
                <w:rFonts w:ascii="Gill Sans MT" w:hAnsi="Gill Sans MT"/>
              </w:rPr>
              <w:t>3=Neither agree nor disagree</w:t>
            </w:r>
          </w:p>
          <w:p w14:paraId="42FB8364" w14:textId="77777777" w:rsidR="00062FCA" w:rsidRPr="00BE068B" w:rsidRDefault="00062FCA" w:rsidP="008250E0">
            <w:pPr>
              <w:spacing w:after="0"/>
              <w:rPr>
                <w:rFonts w:ascii="Gill Sans MT" w:hAnsi="Gill Sans MT"/>
              </w:rPr>
            </w:pPr>
            <w:r w:rsidRPr="00BE068B">
              <w:rPr>
                <w:rFonts w:ascii="Gill Sans MT" w:hAnsi="Gill Sans MT"/>
              </w:rPr>
              <w:t>4=Disagree</w:t>
            </w:r>
          </w:p>
        </w:tc>
        <w:tc>
          <w:tcPr>
            <w:tcW w:w="2166" w:type="dxa"/>
            <w:gridSpan w:val="2"/>
            <w:tcBorders>
              <w:top w:val="single" w:sz="4" w:space="0" w:color="000000"/>
              <w:left w:val="nil"/>
              <w:bottom w:val="single" w:sz="4" w:space="0" w:color="000000"/>
              <w:right w:val="single" w:sz="18" w:space="0" w:color="auto"/>
            </w:tcBorders>
          </w:tcPr>
          <w:p w14:paraId="45EC5A23" w14:textId="77777777" w:rsidR="00062FCA" w:rsidRPr="00BE068B" w:rsidRDefault="00062FCA" w:rsidP="008250E0">
            <w:pPr>
              <w:spacing w:after="0"/>
              <w:rPr>
                <w:rFonts w:ascii="Gill Sans MT" w:hAnsi="Gill Sans MT"/>
              </w:rPr>
            </w:pPr>
            <w:r w:rsidRPr="00BE068B">
              <w:rPr>
                <w:rFonts w:ascii="Gill Sans MT" w:hAnsi="Gill Sans MT"/>
              </w:rPr>
              <w:t>5=Strongly disagree</w:t>
            </w:r>
          </w:p>
          <w:p w14:paraId="174ABD25"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888=Don't know</w:t>
            </w:r>
          </w:p>
          <w:p w14:paraId="2946F269" w14:textId="77777777" w:rsidR="00062FCA" w:rsidRPr="00BE068B" w:rsidRDefault="00062FCA" w:rsidP="008250E0">
            <w:pPr>
              <w:spacing w:after="0"/>
              <w:rPr>
                <w:rFonts w:ascii="Gill Sans MT" w:hAnsi="Gill Sans MT"/>
              </w:rPr>
            </w:pPr>
            <w:r w:rsidRPr="00BE068B">
              <w:rPr>
                <w:rFonts w:ascii="Gill Sans MT" w:hAnsi="Gill Sans MT" w:cs="Times New Roman"/>
                <w:w w:val="105"/>
              </w:rPr>
              <w:t>999=Prefer not to respond</w:t>
            </w:r>
          </w:p>
        </w:tc>
        <w:tc>
          <w:tcPr>
            <w:tcW w:w="724" w:type="dxa"/>
            <w:gridSpan w:val="2"/>
            <w:tcBorders>
              <w:top w:val="single" w:sz="18" w:space="0" w:color="auto"/>
              <w:left w:val="single" w:sz="18" w:space="0" w:color="auto"/>
              <w:bottom w:val="single" w:sz="18" w:space="0" w:color="auto"/>
              <w:right w:val="single" w:sz="18" w:space="0" w:color="auto"/>
            </w:tcBorders>
          </w:tcPr>
          <w:p w14:paraId="21CE61F1" w14:textId="77777777" w:rsidR="00062FCA" w:rsidRPr="00BE068B" w:rsidRDefault="00062FCA" w:rsidP="008250E0">
            <w:pPr>
              <w:spacing w:after="0"/>
              <w:rPr>
                <w:rFonts w:ascii="Gill Sans MT" w:hAnsi="Gill Sans MT"/>
              </w:rPr>
            </w:pPr>
            <w:r w:rsidRPr="00BE068B">
              <w:rPr>
                <w:rFonts w:ascii="Gill Sans MT" w:hAnsi="Gill Sans MT"/>
              </w:rPr>
              <w:t>(Code)</w:t>
            </w:r>
          </w:p>
        </w:tc>
      </w:tr>
      <w:tr w:rsidR="00062FCA" w:rsidRPr="00BE068B" w14:paraId="78F6F942" w14:textId="77777777" w:rsidTr="0047567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top w:val="single" w:sz="4" w:space="0" w:color="auto"/>
              <w:left w:val="single" w:sz="4" w:space="0" w:color="auto"/>
              <w:bottom w:val="single" w:sz="4" w:space="0" w:color="auto"/>
              <w:right w:val="single" w:sz="4" w:space="0" w:color="auto"/>
            </w:tcBorders>
          </w:tcPr>
          <w:p w14:paraId="3A9D3F5E" w14:textId="3C401757" w:rsidR="00062FCA" w:rsidRPr="00BE068B" w:rsidRDefault="00062FCA" w:rsidP="008250E0">
            <w:pPr>
              <w:spacing w:after="0"/>
              <w:rPr>
                <w:rFonts w:ascii="Gill Sans MT" w:hAnsi="Gill Sans MT"/>
                <w:w w:val="105"/>
              </w:rPr>
            </w:pPr>
            <w:r w:rsidRPr="00BE068B">
              <w:rPr>
                <w:rFonts w:ascii="Gill Sans MT" w:hAnsi="Gill Sans MT"/>
                <w:w w:val="105"/>
              </w:rPr>
              <w:t>G35</w:t>
            </w:r>
          </w:p>
        </w:tc>
        <w:tc>
          <w:tcPr>
            <w:tcW w:w="4050" w:type="dxa"/>
            <w:tcBorders>
              <w:top w:val="single" w:sz="4" w:space="0" w:color="000000"/>
              <w:left w:val="single" w:sz="4" w:space="0" w:color="auto"/>
              <w:bottom w:val="single" w:sz="4" w:space="0" w:color="000000"/>
              <w:right w:val="nil"/>
            </w:tcBorders>
          </w:tcPr>
          <w:p w14:paraId="3D94D2D7" w14:textId="3DCE6B6F" w:rsidR="00062FCA" w:rsidRPr="00BE068B" w:rsidRDefault="00062FCA" w:rsidP="008250E0">
            <w:pPr>
              <w:spacing w:after="0"/>
              <w:rPr>
                <w:rFonts w:ascii="Gill Sans MT" w:hAnsi="Gill Sans MT"/>
              </w:rPr>
            </w:pPr>
            <w:r w:rsidRPr="00BE068B">
              <w:rPr>
                <w:rFonts w:ascii="Gill Sans MT" w:hAnsi="Gill Sans MT"/>
                <w:bCs/>
              </w:rPr>
              <w:t>Do you think that your household has sufficient knowledge about forest management to participate in developing forest management rules to guide community- or co- forest management?</w:t>
            </w:r>
          </w:p>
        </w:tc>
        <w:tc>
          <w:tcPr>
            <w:tcW w:w="2576" w:type="dxa"/>
            <w:tcBorders>
              <w:top w:val="single" w:sz="4" w:space="0" w:color="000000"/>
              <w:left w:val="nil"/>
              <w:bottom w:val="single" w:sz="4" w:space="0" w:color="000000"/>
              <w:right w:val="nil"/>
            </w:tcBorders>
          </w:tcPr>
          <w:p w14:paraId="116945D8" w14:textId="77777777" w:rsidR="00062FCA" w:rsidRPr="00BE068B" w:rsidRDefault="00062FCA" w:rsidP="008250E0">
            <w:pPr>
              <w:spacing w:after="0"/>
              <w:rPr>
                <w:rFonts w:ascii="Gill Sans MT" w:hAnsi="Gill Sans MT"/>
              </w:rPr>
            </w:pPr>
            <w:r w:rsidRPr="00BE068B">
              <w:rPr>
                <w:rFonts w:ascii="Gill Sans MT" w:hAnsi="Gill Sans MT"/>
              </w:rPr>
              <w:t>1=Strongly agree</w:t>
            </w:r>
          </w:p>
          <w:p w14:paraId="0EA92ABE" w14:textId="77777777" w:rsidR="00062FCA" w:rsidRPr="00BE068B" w:rsidRDefault="00062FCA" w:rsidP="008250E0">
            <w:pPr>
              <w:spacing w:after="0"/>
              <w:rPr>
                <w:rFonts w:ascii="Gill Sans MT" w:hAnsi="Gill Sans MT"/>
              </w:rPr>
            </w:pPr>
            <w:r w:rsidRPr="00BE068B">
              <w:rPr>
                <w:rFonts w:ascii="Gill Sans MT" w:hAnsi="Gill Sans MT"/>
              </w:rPr>
              <w:t>2=Agree</w:t>
            </w:r>
          </w:p>
          <w:p w14:paraId="0AD96224" w14:textId="77777777" w:rsidR="00062FCA" w:rsidRPr="00BE068B" w:rsidRDefault="00062FCA" w:rsidP="008250E0">
            <w:pPr>
              <w:spacing w:after="0"/>
              <w:rPr>
                <w:rFonts w:ascii="Gill Sans MT" w:hAnsi="Gill Sans MT"/>
              </w:rPr>
            </w:pPr>
            <w:r w:rsidRPr="00BE068B">
              <w:rPr>
                <w:rFonts w:ascii="Gill Sans MT" w:hAnsi="Gill Sans MT"/>
              </w:rPr>
              <w:t>3=Neither agree nor disagree</w:t>
            </w:r>
          </w:p>
          <w:p w14:paraId="5096AB83" w14:textId="77777777" w:rsidR="00062FCA" w:rsidRPr="00BE068B" w:rsidRDefault="00062FCA" w:rsidP="008250E0">
            <w:pPr>
              <w:spacing w:after="0"/>
              <w:rPr>
                <w:rFonts w:ascii="Gill Sans MT" w:hAnsi="Gill Sans MT"/>
              </w:rPr>
            </w:pPr>
            <w:r w:rsidRPr="00BE068B">
              <w:rPr>
                <w:rFonts w:ascii="Gill Sans MT" w:hAnsi="Gill Sans MT"/>
              </w:rPr>
              <w:t>4=Disagree</w:t>
            </w:r>
          </w:p>
        </w:tc>
        <w:tc>
          <w:tcPr>
            <w:tcW w:w="2166" w:type="dxa"/>
            <w:gridSpan w:val="2"/>
            <w:tcBorders>
              <w:top w:val="single" w:sz="4" w:space="0" w:color="000000"/>
              <w:left w:val="nil"/>
              <w:bottom w:val="single" w:sz="4" w:space="0" w:color="000000"/>
              <w:right w:val="single" w:sz="18" w:space="0" w:color="auto"/>
            </w:tcBorders>
          </w:tcPr>
          <w:p w14:paraId="3F3E8F6A" w14:textId="77777777" w:rsidR="00062FCA" w:rsidRPr="00BE068B" w:rsidRDefault="00062FCA" w:rsidP="008250E0">
            <w:pPr>
              <w:spacing w:after="0"/>
              <w:rPr>
                <w:rFonts w:ascii="Gill Sans MT" w:hAnsi="Gill Sans MT"/>
              </w:rPr>
            </w:pPr>
            <w:r w:rsidRPr="00BE068B">
              <w:rPr>
                <w:rFonts w:ascii="Gill Sans MT" w:hAnsi="Gill Sans MT"/>
              </w:rPr>
              <w:t>5=Strongly disagree</w:t>
            </w:r>
          </w:p>
          <w:p w14:paraId="5E10B2A4"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888=Don't know</w:t>
            </w:r>
          </w:p>
          <w:p w14:paraId="41A23550" w14:textId="77777777" w:rsidR="00062FCA" w:rsidRPr="00BE068B" w:rsidRDefault="00062FCA" w:rsidP="008250E0">
            <w:pPr>
              <w:spacing w:after="0"/>
              <w:rPr>
                <w:rFonts w:ascii="Gill Sans MT" w:hAnsi="Gill Sans MT"/>
              </w:rPr>
            </w:pPr>
            <w:r w:rsidRPr="00BE068B">
              <w:rPr>
                <w:rFonts w:ascii="Gill Sans MT" w:hAnsi="Gill Sans MT" w:cs="Times New Roman"/>
                <w:w w:val="105"/>
              </w:rPr>
              <w:t>999=Prefer not to respond</w:t>
            </w:r>
          </w:p>
        </w:tc>
        <w:tc>
          <w:tcPr>
            <w:tcW w:w="724" w:type="dxa"/>
            <w:gridSpan w:val="2"/>
            <w:tcBorders>
              <w:top w:val="single" w:sz="18" w:space="0" w:color="auto"/>
              <w:left w:val="single" w:sz="18" w:space="0" w:color="auto"/>
              <w:bottom w:val="single" w:sz="18" w:space="0" w:color="auto"/>
              <w:right w:val="single" w:sz="18" w:space="0" w:color="auto"/>
            </w:tcBorders>
          </w:tcPr>
          <w:p w14:paraId="06E421F2" w14:textId="77777777" w:rsidR="00062FCA" w:rsidRPr="00BE068B" w:rsidRDefault="00062FCA" w:rsidP="008250E0">
            <w:pPr>
              <w:spacing w:after="0"/>
              <w:rPr>
                <w:rFonts w:ascii="Gill Sans MT" w:hAnsi="Gill Sans MT"/>
              </w:rPr>
            </w:pPr>
            <w:r w:rsidRPr="00BE068B">
              <w:rPr>
                <w:rFonts w:ascii="Gill Sans MT" w:hAnsi="Gill Sans MT"/>
              </w:rPr>
              <w:t>(Code)</w:t>
            </w:r>
          </w:p>
        </w:tc>
      </w:tr>
    </w:tbl>
    <w:p w14:paraId="6230D63F" w14:textId="77777777" w:rsidR="00726F64" w:rsidRPr="00BE068B" w:rsidRDefault="00726F64" w:rsidP="001512DD">
      <w:pPr>
        <w:spacing w:after="0" w:line="240" w:lineRule="auto"/>
        <w:contextualSpacing/>
        <w:rPr>
          <w:rFonts w:ascii="Gill Sans MT" w:hAnsi="Gill Sans MT"/>
        </w:rPr>
        <w:sectPr w:rsidR="00726F64" w:rsidRPr="00BE068B" w:rsidSect="00512DC2">
          <w:pgSz w:w="12240" w:h="15840"/>
          <w:pgMar w:top="1440" w:right="1080" w:bottom="1440" w:left="1080" w:header="720" w:footer="720" w:gutter="0"/>
          <w:cols w:space="720"/>
          <w:docGrid w:linePitch="360"/>
        </w:sectPr>
      </w:pPr>
    </w:p>
    <w:p w14:paraId="548DDED3" w14:textId="48B95449" w:rsidR="00F7697D" w:rsidRPr="00BE068B" w:rsidRDefault="000324F5" w:rsidP="00F7697D">
      <w:pPr>
        <w:spacing w:afterLines="20" w:after="48"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lastRenderedPageBreak/>
        <w:t>SECTION H</w:t>
      </w:r>
      <w:r w:rsidR="00F7697D" w:rsidRPr="00BE068B">
        <w:rPr>
          <w:rFonts w:ascii="Gill Sans MT" w:eastAsia="Times New Roman" w:hAnsi="Gill Sans MT" w:cs="Times New Roman"/>
          <w:b/>
          <w:bCs/>
        </w:rPr>
        <w:t>. OVERALL FARM LAND QUESTIONS</w:t>
      </w:r>
    </w:p>
    <w:p w14:paraId="61AA2AED" w14:textId="77777777" w:rsidR="00F7697D" w:rsidRPr="00BE068B" w:rsidRDefault="00F7697D" w:rsidP="00F7697D">
      <w:pPr>
        <w:spacing w:after="0" w:line="240" w:lineRule="auto"/>
        <w:contextualSpacing/>
        <w:rPr>
          <w:rFonts w:ascii="Gill Sans MT" w:eastAsia="Times New Roman" w:hAnsi="Gill Sans MT" w:cs="Times New Roman"/>
          <w:lang w:eastAsia="zh-CN"/>
        </w:rPr>
      </w:pPr>
      <w:r w:rsidRPr="00BE068B">
        <w:rPr>
          <w:rFonts w:ascii="Gill Sans MT" w:eastAsia="Times New Roman" w:hAnsi="Gill Sans MT" w:cs="Times New Roman"/>
          <w:lang w:eastAsia="zh-CN"/>
        </w:rPr>
        <w:t xml:space="preserve">Now I would like to ask about the FARMLAND that your household used during the 2013/2014 agricultural season. </w:t>
      </w:r>
    </w:p>
    <w:tbl>
      <w:tblPr>
        <w:tblW w:w="10295" w:type="dxa"/>
        <w:tblInd w:w="-5" w:type="dxa"/>
        <w:tblLayout w:type="fixed"/>
        <w:tblCellMar>
          <w:left w:w="29" w:type="dxa"/>
          <w:right w:w="29" w:type="dxa"/>
        </w:tblCellMar>
        <w:tblLook w:val="0000" w:firstRow="0" w:lastRow="0" w:firstColumn="0" w:lastColumn="0" w:noHBand="0" w:noVBand="0"/>
      </w:tblPr>
      <w:tblGrid>
        <w:gridCol w:w="574"/>
        <w:gridCol w:w="4677"/>
        <w:gridCol w:w="4233"/>
        <w:gridCol w:w="79"/>
        <w:gridCol w:w="11"/>
        <w:gridCol w:w="9"/>
        <w:gridCol w:w="712"/>
      </w:tblGrid>
      <w:tr w:rsidR="00F7697D" w:rsidRPr="00BE068B" w14:paraId="79878CD1"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583DC3FA" w14:textId="48BF576A" w:rsidR="00F7697D" w:rsidRPr="00BE068B" w:rsidRDefault="00C20927" w:rsidP="00F7697D">
            <w:pPr>
              <w:spacing w:after="0"/>
              <w:rPr>
                <w:rFonts w:ascii="Gill Sans MT" w:hAnsi="Gill Sans MT"/>
                <w:w w:val="105"/>
              </w:rPr>
            </w:pPr>
            <w:r w:rsidRPr="00BE068B">
              <w:rPr>
                <w:rFonts w:ascii="Gill Sans MT" w:hAnsi="Gill Sans MT"/>
                <w:w w:val="105"/>
              </w:rPr>
              <w:t>H.1</w:t>
            </w:r>
          </w:p>
        </w:tc>
        <w:tc>
          <w:tcPr>
            <w:tcW w:w="9000" w:type="dxa"/>
            <w:gridSpan w:val="4"/>
            <w:tcBorders>
              <w:top w:val="single" w:sz="4" w:space="0" w:color="000000"/>
              <w:left w:val="single" w:sz="4" w:space="0" w:color="auto"/>
              <w:bottom w:val="single" w:sz="4" w:space="0" w:color="000000"/>
              <w:right w:val="single" w:sz="18" w:space="0" w:color="000000"/>
            </w:tcBorders>
          </w:tcPr>
          <w:p w14:paraId="54942DA7" w14:textId="4E3E7ED1" w:rsidR="00F7697D" w:rsidRPr="00BE068B" w:rsidRDefault="00F7697D" w:rsidP="00F7697D">
            <w:pPr>
              <w:spacing w:after="0"/>
              <w:rPr>
                <w:rFonts w:ascii="Gill Sans MT" w:hAnsi="Gill Sans MT"/>
                <w:w w:val="105"/>
              </w:rPr>
            </w:pPr>
            <w:commentRangeStart w:id="253"/>
            <w:r w:rsidRPr="00BE068B">
              <w:rPr>
                <w:rFonts w:ascii="Gill Sans MT" w:hAnsi="Gill Sans MT"/>
                <w:w w:val="105"/>
              </w:rPr>
              <w:t xml:space="preserve">During this agricultural year (2013/2014), </w:t>
            </w:r>
            <w:commentRangeStart w:id="254"/>
            <w:r w:rsidRPr="00BE068B">
              <w:rPr>
                <w:rFonts w:ascii="Gill Sans MT" w:hAnsi="Gill Sans MT"/>
                <w:w w:val="105"/>
              </w:rPr>
              <w:t xml:space="preserve">what is the total land area that your household owns? </w:t>
            </w:r>
            <w:commentRangeEnd w:id="254"/>
            <w:r w:rsidR="00116F32">
              <w:rPr>
                <w:rStyle w:val="CommentReference"/>
              </w:rPr>
              <w:commentReference w:id="254"/>
            </w:r>
            <w:r w:rsidRPr="00BE068B">
              <w:rPr>
                <w:rFonts w:ascii="Gill Sans MT" w:hAnsi="Gill Sans MT"/>
                <w:w w:val="105"/>
              </w:rPr>
              <w:t>(</w:t>
            </w:r>
            <w:proofErr w:type="spellStart"/>
            <w:proofErr w:type="gramStart"/>
            <w:r w:rsidRPr="00BE068B">
              <w:rPr>
                <w:rFonts w:ascii="Gill Sans MT" w:hAnsi="Gill Sans MT"/>
                <w:b/>
                <w:w w:val="105"/>
              </w:rPr>
              <w:t>landarea</w:t>
            </w:r>
            <w:proofErr w:type="gramEnd"/>
            <w:r w:rsidRPr="00BE068B">
              <w:rPr>
                <w:rFonts w:ascii="Gill Sans MT" w:hAnsi="Gill Sans MT"/>
                <w:b/>
                <w:w w:val="105"/>
              </w:rPr>
              <w:t>_own</w:t>
            </w:r>
            <w:proofErr w:type="spellEnd"/>
            <w:r w:rsidRPr="00BE068B">
              <w:rPr>
                <w:rFonts w:ascii="Gill Sans MT" w:hAnsi="Gill Sans MT"/>
                <w:w w:val="105"/>
              </w:rPr>
              <w:t>)</w:t>
            </w:r>
            <w:commentRangeEnd w:id="253"/>
            <w:r w:rsidR="009127AB">
              <w:rPr>
                <w:rStyle w:val="CommentReference"/>
              </w:rPr>
              <w:commentReference w:id="253"/>
            </w:r>
          </w:p>
        </w:tc>
        <w:tc>
          <w:tcPr>
            <w:tcW w:w="721" w:type="dxa"/>
            <w:gridSpan w:val="2"/>
            <w:tcBorders>
              <w:top w:val="single" w:sz="18" w:space="0" w:color="000000"/>
              <w:left w:val="single" w:sz="18" w:space="0" w:color="000000"/>
              <w:bottom w:val="single" w:sz="18" w:space="0" w:color="000000"/>
              <w:right w:val="single" w:sz="18" w:space="0" w:color="000000"/>
            </w:tcBorders>
          </w:tcPr>
          <w:p w14:paraId="53A845B8" w14:textId="77777777" w:rsidR="00F7697D" w:rsidRPr="00BE068B" w:rsidRDefault="00F7697D"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F7697D" w:rsidRPr="00BE068B" w14:paraId="1C3FCEE3"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60321A1F" w14:textId="774A1210" w:rsidR="00F7697D"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H1b</w:t>
            </w:r>
          </w:p>
        </w:tc>
        <w:tc>
          <w:tcPr>
            <w:tcW w:w="4677" w:type="dxa"/>
            <w:tcBorders>
              <w:top w:val="single" w:sz="4" w:space="0" w:color="000000"/>
              <w:left w:val="single" w:sz="4" w:space="0" w:color="000000"/>
              <w:bottom w:val="single" w:sz="4" w:space="0" w:color="000000"/>
            </w:tcBorders>
          </w:tcPr>
          <w:p w14:paraId="7D20FC30" w14:textId="7B41D37E" w:rsidR="00F7697D" w:rsidRPr="00BE068B" w:rsidRDefault="00F7697D" w:rsidP="00C20927">
            <w:pPr>
              <w:spacing w:after="0"/>
              <w:rPr>
                <w:rFonts w:ascii="Gill Sans MT" w:hAnsi="Gill Sans MT"/>
                <w:color w:val="000000"/>
              </w:rPr>
            </w:pPr>
            <w:r w:rsidRPr="00BE068B">
              <w:rPr>
                <w:rFonts w:ascii="Gill Sans MT" w:hAnsi="Gill Sans MT"/>
                <w:w w:val="105"/>
              </w:rPr>
              <w:t xml:space="preserve">Units </w:t>
            </w:r>
          </w:p>
        </w:tc>
        <w:tc>
          <w:tcPr>
            <w:tcW w:w="4312" w:type="dxa"/>
            <w:gridSpan w:val="2"/>
            <w:tcBorders>
              <w:top w:val="single" w:sz="4" w:space="0" w:color="000000"/>
              <w:bottom w:val="single" w:sz="4" w:space="0" w:color="000000"/>
              <w:right w:val="single" w:sz="18" w:space="0" w:color="000000"/>
            </w:tcBorders>
          </w:tcPr>
          <w:p w14:paraId="7577B0F9" w14:textId="77777777" w:rsidR="00F7697D" w:rsidRPr="00BE068B" w:rsidRDefault="00F7697D" w:rsidP="00F7697D">
            <w:pPr>
              <w:spacing w:after="0"/>
              <w:rPr>
                <w:rFonts w:ascii="Gill Sans MT" w:hAnsi="Gill Sans MT" w:cs="Times New Roman"/>
                <w:w w:val="105"/>
              </w:rPr>
            </w:pPr>
            <w:r w:rsidRPr="00BE068B">
              <w:rPr>
                <w:rFonts w:ascii="Gill Sans MT" w:hAnsi="Gill Sans MT" w:cs="Times New Roman"/>
                <w:w w:val="105"/>
              </w:rPr>
              <w:t>1=Lima</w:t>
            </w:r>
          </w:p>
          <w:p w14:paraId="0BCD4442" w14:textId="77777777" w:rsidR="00F7697D" w:rsidRPr="00BE068B" w:rsidRDefault="00F7697D" w:rsidP="00F7697D">
            <w:pPr>
              <w:spacing w:after="0"/>
              <w:rPr>
                <w:rFonts w:ascii="Gill Sans MT" w:hAnsi="Gill Sans MT" w:cs="Times New Roman"/>
                <w:w w:val="105"/>
              </w:rPr>
            </w:pPr>
            <w:r w:rsidRPr="00BE068B">
              <w:rPr>
                <w:rFonts w:ascii="Gill Sans MT" w:hAnsi="Gill Sans MT" w:cs="Times New Roman"/>
                <w:w w:val="105"/>
              </w:rPr>
              <w:t>2=Acre</w:t>
            </w:r>
          </w:p>
          <w:p w14:paraId="5CC05EEF" w14:textId="77777777" w:rsidR="00F7697D" w:rsidRPr="00BE068B" w:rsidRDefault="00F7697D" w:rsidP="00F7697D">
            <w:pPr>
              <w:spacing w:after="0"/>
              <w:rPr>
                <w:rFonts w:ascii="Gill Sans MT" w:hAnsi="Gill Sans MT" w:cs="Times New Roman"/>
                <w:w w:val="105"/>
              </w:rPr>
            </w:pPr>
            <w:r w:rsidRPr="00BE068B">
              <w:rPr>
                <w:rFonts w:ascii="Gill Sans MT" w:hAnsi="Gill Sans MT" w:cs="Times New Roman"/>
                <w:w w:val="105"/>
              </w:rPr>
              <w:t>3=Hectare</w:t>
            </w:r>
          </w:p>
          <w:p w14:paraId="5B06D130" w14:textId="77777777" w:rsidR="00F7697D" w:rsidRPr="00BE068B" w:rsidRDefault="00F7697D" w:rsidP="00F7697D">
            <w:pPr>
              <w:spacing w:after="0"/>
              <w:rPr>
                <w:rFonts w:ascii="Gill Sans MT" w:hAnsi="Gill Sans MT" w:cs="Times New Roman"/>
                <w:w w:val="105"/>
              </w:rPr>
            </w:pPr>
            <w:r w:rsidRPr="00BE068B">
              <w:rPr>
                <w:rFonts w:ascii="Gill Sans MT" w:hAnsi="Gill Sans MT" w:cs="Times New Roman"/>
                <w:w w:val="105"/>
              </w:rPr>
              <w:t>4=Square meter</w:t>
            </w:r>
          </w:p>
          <w:p w14:paraId="2F93FA87" w14:textId="77777777" w:rsidR="00F7697D" w:rsidRPr="00BE068B" w:rsidRDefault="00F7697D" w:rsidP="00F7697D">
            <w:pPr>
              <w:spacing w:after="0"/>
              <w:rPr>
                <w:rFonts w:ascii="Gill Sans MT" w:hAnsi="Gill Sans MT" w:cs="Times New Roman"/>
                <w:w w:val="105"/>
              </w:rPr>
            </w:pPr>
            <w:r w:rsidRPr="00BE068B">
              <w:rPr>
                <w:rFonts w:ascii="Gill Sans MT" w:hAnsi="Gill Sans MT" w:cs="Times New Roman"/>
                <w:w w:val="105"/>
              </w:rPr>
              <w:t>5=Steps</w:t>
            </w:r>
          </w:p>
          <w:p w14:paraId="5AFEC995" w14:textId="77777777" w:rsidR="00F7697D" w:rsidRPr="00BE068B" w:rsidRDefault="00F7697D" w:rsidP="00F7697D">
            <w:pPr>
              <w:spacing w:after="0"/>
              <w:rPr>
                <w:rFonts w:ascii="Gill Sans MT" w:hAnsi="Gill Sans MT"/>
              </w:rPr>
            </w:pPr>
            <w:r w:rsidRPr="00BE068B">
              <w:rPr>
                <w:rFonts w:ascii="Gill Sans MT" w:hAnsi="Gill Sans MT" w:cs="Times New Roman"/>
                <w:w w:val="105"/>
              </w:rPr>
              <w:t>6=Ropes</w:t>
            </w:r>
          </w:p>
          <w:p w14:paraId="7B885056" w14:textId="77777777" w:rsidR="00F7697D" w:rsidRPr="00BE068B" w:rsidRDefault="00F7697D"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377EF312" w14:textId="77777777" w:rsidR="00F7697D" w:rsidRPr="00BE068B" w:rsidRDefault="00F7697D"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38A4336B"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56F089AB" w14:textId="79F92D92" w:rsidR="00C77E6C" w:rsidRPr="00BE068B" w:rsidRDefault="00C20927" w:rsidP="00F7697D">
            <w:pPr>
              <w:spacing w:after="0"/>
              <w:rPr>
                <w:rFonts w:ascii="Gill Sans MT" w:hAnsi="Gill Sans MT"/>
                <w:w w:val="105"/>
              </w:rPr>
            </w:pPr>
            <w:r w:rsidRPr="00BE068B">
              <w:rPr>
                <w:rFonts w:ascii="Gill Sans MT" w:hAnsi="Gill Sans MT"/>
                <w:w w:val="105"/>
              </w:rPr>
              <w:t>H3</w:t>
            </w:r>
          </w:p>
        </w:tc>
        <w:tc>
          <w:tcPr>
            <w:tcW w:w="9000" w:type="dxa"/>
            <w:gridSpan w:val="4"/>
            <w:tcBorders>
              <w:top w:val="single" w:sz="4" w:space="0" w:color="000000"/>
              <w:left w:val="single" w:sz="4" w:space="0" w:color="auto"/>
              <w:bottom w:val="single" w:sz="4" w:space="0" w:color="000000"/>
              <w:right w:val="single" w:sz="18" w:space="0" w:color="000000"/>
            </w:tcBorders>
          </w:tcPr>
          <w:p w14:paraId="64DE4F98" w14:textId="3CCA57BC" w:rsidR="00C77E6C" w:rsidRPr="00BE068B" w:rsidRDefault="00C77E6C" w:rsidP="00C20927">
            <w:pPr>
              <w:spacing w:afterLines="20" w:after="48" w:line="240" w:lineRule="auto"/>
              <w:contextualSpacing/>
              <w:rPr>
                <w:rFonts w:ascii="Gill Sans MT" w:hAnsi="Gill Sans MT"/>
                <w:w w:val="105"/>
              </w:rPr>
            </w:pPr>
            <w:r w:rsidRPr="00BE068B">
              <w:rPr>
                <w:rFonts w:ascii="Gill Sans MT" w:hAnsi="Gill Sans MT"/>
                <w:w w:val="105"/>
              </w:rPr>
              <w:t>During this agricultural year (2013/2014), what is the total land area that your household rents FROM other households?  (</w:t>
            </w:r>
            <w:proofErr w:type="spellStart"/>
            <w:proofErr w:type="gramStart"/>
            <w:r w:rsidRPr="00BE068B">
              <w:rPr>
                <w:rFonts w:ascii="Gill Sans MT" w:hAnsi="Gill Sans MT"/>
                <w:b/>
                <w:w w:val="105"/>
              </w:rPr>
              <w:t>landarea</w:t>
            </w:r>
            <w:proofErr w:type="gramEnd"/>
            <w:r w:rsidRPr="00BE068B">
              <w:rPr>
                <w:rFonts w:ascii="Gill Sans MT" w:hAnsi="Gill Sans MT"/>
                <w:b/>
                <w:w w:val="105"/>
              </w:rPr>
              <w:t>_bwrentin</w:t>
            </w:r>
            <w:proofErr w:type="spellEnd"/>
            <w:r w:rsidRPr="00BE068B">
              <w:rPr>
                <w:rFonts w:ascii="Gill Sans MT" w:hAnsi="Gill Sans MT"/>
                <w:w w:val="105"/>
              </w:rPr>
              <w:t>)</w:t>
            </w:r>
          </w:p>
          <w:p w14:paraId="3FA05854" w14:textId="77777777" w:rsidR="00C77E6C" w:rsidRPr="00BE068B" w:rsidRDefault="00C77E6C" w:rsidP="00F7697D">
            <w:pPr>
              <w:spacing w:after="0"/>
              <w:rPr>
                <w:rFonts w:ascii="Gill Sans MT" w:hAnsi="Gill Sans MT"/>
                <w:w w:val="105"/>
              </w:rPr>
            </w:pPr>
            <w:r w:rsidRPr="00BE068B">
              <w:rPr>
                <w:rFonts w:ascii="Gill Sans MT" w:hAnsi="Gill Sans MT"/>
                <w:i/>
                <w:w w:val="105"/>
              </w:rPr>
              <w:t>Either cash payment or in-kind</w:t>
            </w:r>
          </w:p>
        </w:tc>
        <w:tc>
          <w:tcPr>
            <w:tcW w:w="721" w:type="dxa"/>
            <w:gridSpan w:val="2"/>
            <w:tcBorders>
              <w:top w:val="single" w:sz="18" w:space="0" w:color="000000"/>
              <w:left w:val="single" w:sz="18" w:space="0" w:color="000000"/>
              <w:bottom w:val="single" w:sz="18" w:space="0" w:color="000000"/>
              <w:right w:val="single" w:sz="18" w:space="0" w:color="000000"/>
            </w:tcBorders>
          </w:tcPr>
          <w:p w14:paraId="05696DC1"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07CB23F"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0E557374" w14:textId="73CE39C8"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H3b</w:t>
            </w:r>
          </w:p>
        </w:tc>
        <w:tc>
          <w:tcPr>
            <w:tcW w:w="4677" w:type="dxa"/>
            <w:tcBorders>
              <w:top w:val="single" w:sz="4" w:space="0" w:color="000000"/>
              <w:left w:val="single" w:sz="4" w:space="0" w:color="000000"/>
              <w:bottom w:val="single" w:sz="4" w:space="0" w:color="000000"/>
            </w:tcBorders>
          </w:tcPr>
          <w:p w14:paraId="7F3AEBF9" w14:textId="5669A245" w:rsidR="00C77E6C" w:rsidRPr="00BE068B" w:rsidRDefault="00C77E6C" w:rsidP="00C20927">
            <w:pPr>
              <w:spacing w:after="0"/>
              <w:rPr>
                <w:rFonts w:ascii="Gill Sans MT" w:hAnsi="Gill Sans MT"/>
                <w:color w:val="000000"/>
              </w:rPr>
            </w:pPr>
            <w:r w:rsidRPr="00BE068B">
              <w:rPr>
                <w:rFonts w:ascii="Gill Sans MT" w:hAnsi="Gill Sans MT"/>
                <w:w w:val="105"/>
              </w:rPr>
              <w:t xml:space="preserve">Units </w:t>
            </w:r>
          </w:p>
        </w:tc>
        <w:tc>
          <w:tcPr>
            <w:tcW w:w="4312" w:type="dxa"/>
            <w:gridSpan w:val="2"/>
            <w:tcBorders>
              <w:top w:val="single" w:sz="4" w:space="0" w:color="000000"/>
              <w:bottom w:val="single" w:sz="4" w:space="0" w:color="000000"/>
              <w:right w:val="single" w:sz="18" w:space="0" w:color="000000"/>
            </w:tcBorders>
          </w:tcPr>
          <w:p w14:paraId="127BB090"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2E313697"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31081420"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1DF8DE3A"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6F721F4C"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0827AAB6"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74CCC495"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6E9E785E"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0765E4D5"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5ACEFDB7" w14:textId="0A6972FC" w:rsidR="00C77E6C" w:rsidRPr="00BE068B" w:rsidRDefault="00C20927" w:rsidP="00F7697D">
            <w:pPr>
              <w:spacing w:after="0"/>
              <w:rPr>
                <w:rFonts w:ascii="Gill Sans MT" w:hAnsi="Gill Sans MT"/>
                <w:w w:val="105"/>
              </w:rPr>
            </w:pPr>
            <w:r w:rsidRPr="00BE068B">
              <w:rPr>
                <w:rFonts w:ascii="Gill Sans MT" w:hAnsi="Gill Sans MT"/>
                <w:w w:val="105"/>
              </w:rPr>
              <w:t>H4</w:t>
            </w:r>
          </w:p>
        </w:tc>
        <w:tc>
          <w:tcPr>
            <w:tcW w:w="9000" w:type="dxa"/>
            <w:gridSpan w:val="4"/>
            <w:tcBorders>
              <w:top w:val="single" w:sz="4" w:space="0" w:color="000000"/>
              <w:left w:val="single" w:sz="4" w:space="0" w:color="auto"/>
              <w:bottom w:val="single" w:sz="4" w:space="0" w:color="000000"/>
              <w:right w:val="single" w:sz="18" w:space="0" w:color="000000"/>
            </w:tcBorders>
          </w:tcPr>
          <w:p w14:paraId="51E845B9" w14:textId="1372AA5C"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During this agricultural year (2013/2014), what is the total land area that your household borrows FROM other households?  (</w:t>
            </w:r>
            <w:proofErr w:type="spellStart"/>
            <w:proofErr w:type="gramStart"/>
            <w:r w:rsidRPr="00BE068B">
              <w:rPr>
                <w:rFonts w:ascii="Gill Sans MT" w:hAnsi="Gill Sans MT"/>
                <w:b/>
                <w:w w:val="105"/>
              </w:rPr>
              <w:t>landarea</w:t>
            </w:r>
            <w:proofErr w:type="gramEnd"/>
            <w:r w:rsidRPr="00BE068B">
              <w:rPr>
                <w:rFonts w:ascii="Gill Sans MT" w:hAnsi="Gill Sans MT"/>
                <w:b/>
                <w:w w:val="105"/>
              </w:rPr>
              <w:t>_borrowin</w:t>
            </w:r>
            <w:proofErr w:type="spellEnd"/>
            <w:r w:rsidRPr="00BE068B">
              <w:rPr>
                <w:rFonts w:ascii="Gill Sans MT" w:hAnsi="Gill Sans MT"/>
                <w:w w:val="105"/>
              </w:rPr>
              <w:t>)</w:t>
            </w:r>
          </w:p>
          <w:p w14:paraId="56C7A7CB" w14:textId="77777777" w:rsidR="00C77E6C" w:rsidRPr="00BE068B" w:rsidRDefault="00C77E6C" w:rsidP="00F7697D">
            <w:pPr>
              <w:spacing w:after="0"/>
              <w:rPr>
                <w:rFonts w:ascii="Gill Sans MT" w:hAnsi="Gill Sans MT"/>
                <w:w w:val="105"/>
              </w:rPr>
            </w:pPr>
            <w:r w:rsidRPr="00BE068B">
              <w:rPr>
                <w:rFonts w:ascii="Gill Sans MT" w:hAnsi="Gill Sans MT"/>
                <w:i/>
                <w:w w:val="105"/>
              </w:rPr>
              <w:t>No payment or in-kind contribution expected</w:t>
            </w:r>
          </w:p>
        </w:tc>
        <w:tc>
          <w:tcPr>
            <w:tcW w:w="721" w:type="dxa"/>
            <w:gridSpan w:val="2"/>
            <w:tcBorders>
              <w:top w:val="single" w:sz="18" w:space="0" w:color="000000"/>
              <w:left w:val="single" w:sz="18" w:space="0" w:color="000000"/>
              <w:bottom w:val="single" w:sz="18" w:space="0" w:color="000000"/>
              <w:right w:val="single" w:sz="18" w:space="0" w:color="000000"/>
            </w:tcBorders>
          </w:tcPr>
          <w:p w14:paraId="447CEB91"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68A891B"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6B0879F8" w14:textId="106B790D"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H4b</w:t>
            </w:r>
          </w:p>
        </w:tc>
        <w:tc>
          <w:tcPr>
            <w:tcW w:w="4677" w:type="dxa"/>
            <w:tcBorders>
              <w:top w:val="single" w:sz="4" w:space="0" w:color="000000"/>
              <w:left w:val="single" w:sz="4" w:space="0" w:color="000000"/>
              <w:bottom w:val="single" w:sz="4" w:space="0" w:color="000000"/>
            </w:tcBorders>
          </w:tcPr>
          <w:p w14:paraId="3F3C20F2" w14:textId="201B766F" w:rsidR="00C77E6C" w:rsidRPr="00BE068B" w:rsidRDefault="00C77E6C" w:rsidP="00C20927">
            <w:pPr>
              <w:spacing w:after="0"/>
              <w:rPr>
                <w:rFonts w:ascii="Gill Sans MT" w:hAnsi="Gill Sans MT"/>
                <w:color w:val="000000"/>
              </w:rPr>
            </w:pPr>
            <w:r w:rsidRPr="00BE068B">
              <w:rPr>
                <w:rFonts w:ascii="Gill Sans MT" w:hAnsi="Gill Sans MT"/>
                <w:w w:val="105"/>
              </w:rPr>
              <w:t xml:space="preserve">Units </w:t>
            </w:r>
          </w:p>
        </w:tc>
        <w:tc>
          <w:tcPr>
            <w:tcW w:w="4312" w:type="dxa"/>
            <w:gridSpan w:val="2"/>
            <w:tcBorders>
              <w:top w:val="single" w:sz="4" w:space="0" w:color="000000"/>
              <w:bottom w:val="single" w:sz="4" w:space="0" w:color="000000"/>
              <w:right w:val="single" w:sz="18" w:space="0" w:color="000000"/>
            </w:tcBorders>
          </w:tcPr>
          <w:p w14:paraId="00C8B584"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2EE83503"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1D468671"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35A04D91"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61CC91D2"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00031B3B"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1238562B"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164E57C9"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48180EB4"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1BBAB328" w14:textId="275B8408" w:rsidR="00C77E6C" w:rsidRPr="00BE068B" w:rsidRDefault="00C20927" w:rsidP="00F7697D">
            <w:pPr>
              <w:spacing w:after="0"/>
              <w:rPr>
                <w:rFonts w:ascii="Gill Sans MT" w:hAnsi="Gill Sans MT"/>
                <w:w w:val="105"/>
              </w:rPr>
            </w:pPr>
            <w:r w:rsidRPr="00BE068B">
              <w:rPr>
                <w:rFonts w:ascii="Gill Sans MT" w:hAnsi="Gill Sans MT"/>
                <w:w w:val="105"/>
              </w:rPr>
              <w:t>H5</w:t>
            </w:r>
          </w:p>
        </w:tc>
        <w:tc>
          <w:tcPr>
            <w:tcW w:w="9000" w:type="dxa"/>
            <w:gridSpan w:val="4"/>
            <w:tcBorders>
              <w:top w:val="single" w:sz="4" w:space="0" w:color="000000"/>
              <w:left w:val="single" w:sz="4" w:space="0" w:color="auto"/>
              <w:bottom w:val="single" w:sz="4" w:space="0" w:color="000000"/>
              <w:right w:val="single" w:sz="18" w:space="0" w:color="000000"/>
            </w:tcBorders>
          </w:tcPr>
          <w:p w14:paraId="6477B555" w14:textId="411EB5E4"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During this agricultural year (2013/2014), what is the total land that your household rents TO other households? (</w:t>
            </w:r>
            <w:proofErr w:type="spellStart"/>
            <w:proofErr w:type="gramStart"/>
            <w:r w:rsidR="00FE1BF8" w:rsidRPr="00BE068B">
              <w:rPr>
                <w:rFonts w:ascii="Gill Sans MT" w:hAnsi="Gill Sans MT"/>
                <w:b/>
                <w:w w:val="105"/>
              </w:rPr>
              <w:t>l</w:t>
            </w:r>
            <w:r w:rsidRPr="00BE068B">
              <w:rPr>
                <w:rFonts w:ascii="Gill Sans MT" w:hAnsi="Gill Sans MT"/>
                <w:b/>
                <w:w w:val="105"/>
              </w:rPr>
              <w:t>andarea</w:t>
            </w:r>
            <w:proofErr w:type="gramEnd"/>
            <w:r w:rsidRPr="00BE068B">
              <w:rPr>
                <w:rFonts w:ascii="Gill Sans MT" w:hAnsi="Gill Sans MT"/>
                <w:b/>
                <w:w w:val="105"/>
              </w:rPr>
              <w:t>_rentout</w:t>
            </w:r>
            <w:proofErr w:type="spellEnd"/>
            <w:r w:rsidRPr="00BE068B">
              <w:rPr>
                <w:rFonts w:ascii="Gill Sans MT" w:hAnsi="Gill Sans MT"/>
                <w:w w:val="105"/>
              </w:rPr>
              <w:t>)</w:t>
            </w:r>
          </w:p>
          <w:p w14:paraId="5F7479BC" w14:textId="77777777" w:rsidR="00C77E6C" w:rsidRPr="00BE068B" w:rsidRDefault="00C77E6C" w:rsidP="00F7697D">
            <w:pPr>
              <w:spacing w:after="0"/>
              <w:rPr>
                <w:rFonts w:ascii="Gill Sans MT" w:hAnsi="Gill Sans MT"/>
                <w:w w:val="105"/>
              </w:rPr>
            </w:pPr>
            <w:r w:rsidRPr="00BE068B">
              <w:rPr>
                <w:rFonts w:ascii="Gill Sans MT" w:hAnsi="Gill Sans MT"/>
                <w:i/>
                <w:w w:val="105"/>
              </w:rPr>
              <w:t>Either cash payment or in-kind</w:t>
            </w:r>
          </w:p>
        </w:tc>
        <w:tc>
          <w:tcPr>
            <w:tcW w:w="721" w:type="dxa"/>
            <w:gridSpan w:val="2"/>
            <w:tcBorders>
              <w:top w:val="single" w:sz="18" w:space="0" w:color="000000"/>
              <w:left w:val="single" w:sz="18" w:space="0" w:color="000000"/>
              <w:bottom w:val="single" w:sz="18" w:space="0" w:color="000000"/>
              <w:right w:val="single" w:sz="18" w:space="0" w:color="000000"/>
            </w:tcBorders>
          </w:tcPr>
          <w:p w14:paraId="126F04CE"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16AC1006"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5DF8EE40" w14:textId="7CE4F919"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H5b</w:t>
            </w:r>
          </w:p>
        </w:tc>
        <w:tc>
          <w:tcPr>
            <w:tcW w:w="4677" w:type="dxa"/>
            <w:tcBorders>
              <w:top w:val="single" w:sz="4" w:space="0" w:color="000000"/>
              <w:left w:val="single" w:sz="4" w:space="0" w:color="000000"/>
              <w:bottom w:val="single" w:sz="4" w:space="0" w:color="000000"/>
            </w:tcBorders>
          </w:tcPr>
          <w:p w14:paraId="31D8E571" w14:textId="49C467CF" w:rsidR="00C77E6C" w:rsidRPr="00BE068B" w:rsidRDefault="00C77E6C" w:rsidP="00F7697D">
            <w:pPr>
              <w:spacing w:after="0"/>
              <w:rPr>
                <w:rFonts w:ascii="Gill Sans MT" w:hAnsi="Gill Sans MT"/>
                <w:color w:val="000000"/>
              </w:rPr>
            </w:pPr>
            <w:r w:rsidRPr="00BE068B">
              <w:rPr>
                <w:rFonts w:ascii="Gill Sans MT" w:hAnsi="Gill Sans MT"/>
                <w:w w:val="105"/>
              </w:rPr>
              <w:t>Units (</w:t>
            </w:r>
            <w:r w:rsidRPr="00BE068B">
              <w:rPr>
                <w:rFonts w:ascii="Gill Sans MT" w:hAnsi="Gill Sans MT"/>
                <w:b/>
                <w:w w:val="105"/>
              </w:rPr>
              <w:t>unit4</w:t>
            </w:r>
            <w:r w:rsidRPr="00BE068B">
              <w:rPr>
                <w:rFonts w:ascii="Gill Sans MT" w:hAnsi="Gill Sans MT"/>
                <w:w w:val="105"/>
              </w:rPr>
              <w:t>)</w:t>
            </w:r>
          </w:p>
        </w:tc>
        <w:tc>
          <w:tcPr>
            <w:tcW w:w="4312" w:type="dxa"/>
            <w:gridSpan w:val="2"/>
            <w:tcBorders>
              <w:top w:val="single" w:sz="4" w:space="0" w:color="000000"/>
              <w:bottom w:val="single" w:sz="4" w:space="0" w:color="000000"/>
              <w:right w:val="single" w:sz="18" w:space="0" w:color="000000"/>
            </w:tcBorders>
          </w:tcPr>
          <w:p w14:paraId="68E6F1DF"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7ED9DF56"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0759D298"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1BF0B782"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7CBCC918"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717B99DF"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2DCAFF77"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5FB75105"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37A029D8"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61EF7C89" w14:textId="77353E3F" w:rsidR="00C77E6C" w:rsidRPr="00BE068B" w:rsidRDefault="00C20927" w:rsidP="00F7697D">
            <w:pPr>
              <w:spacing w:after="0"/>
              <w:rPr>
                <w:rFonts w:ascii="Gill Sans MT" w:hAnsi="Gill Sans MT"/>
                <w:w w:val="105"/>
              </w:rPr>
            </w:pPr>
            <w:r w:rsidRPr="00BE068B">
              <w:rPr>
                <w:rFonts w:ascii="Gill Sans MT" w:hAnsi="Gill Sans MT"/>
                <w:w w:val="105"/>
              </w:rPr>
              <w:t>H6</w:t>
            </w:r>
          </w:p>
        </w:tc>
        <w:tc>
          <w:tcPr>
            <w:tcW w:w="9000" w:type="dxa"/>
            <w:gridSpan w:val="4"/>
            <w:tcBorders>
              <w:top w:val="single" w:sz="4" w:space="0" w:color="000000"/>
              <w:left w:val="single" w:sz="4" w:space="0" w:color="auto"/>
              <w:bottom w:val="single" w:sz="4" w:space="0" w:color="000000"/>
              <w:right w:val="single" w:sz="18" w:space="0" w:color="000000"/>
            </w:tcBorders>
          </w:tcPr>
          <w:p w14:paraId="3B89831D" w14:textId="4BF86851"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During this agricultural year (2013/2014), what is the total land that your household lends TO other households? (</w:t>
            </w:r>
            <w:proofErr w:type="spellStart"/>
            <w:proofErr w:type="gramStart"/>
            <w:r w:rsidRPr="00BE068B">
              <w:rPr>
                <w:rFonts w:ascii="Gill Sans MT" w:hAnsi="Gill Sans MT"/>
                <w:b/>
                <w:w w:val="105"/>
              </w:rPr>
              <w:t>landarea</w:t>
            </w:r>
            <w:proofErr w:type="gramEnd"/>
            <w:r w:rsidRPr="00BE068B">
              <w:rPr>
                <w:rFonts w:ascii="Gill Sans MT" w:hAnsi="Gill Sans MT"/>
                <w:b/>
                <w:w w:val="105"/>
              </w:rPr>
              <w:t>_rentout</w:t>
            </w:r>
            <w:proofErr w:type="spellEnd"/>
            <w:r w:rsidRPr="00BE068B">
              <w:rPr>
                <w:rFonts w:ascii="Gill Sans MT" w:hAnsi="Gill Sans MT"/>
                <w:w w:val="105"/>
              </w:rPr>
              <w:t>)</w:t>
            </w:r>
          </w:p>
          <w:p w14:paraId="2577C63B" w14:textId="77777777" w:rsidR="00C77E6C" w:rsidRPr="00BE068B" w:rsidRDefault="00C77E6C" w:rsidP="00F7697D">
            <w:pPr>
              <w:spacing w:after="0"/>
              <w:rPr>
                <w:rFonts w:ascii="Gill Sans MT" w:hAnsi="Gill Sans MT"/>
                <w:w w:val="105"/>
              </w:rPr>
            </w:pPr>
            <w:r w:rsidRPr="00BE068B">
              <w:rPr>
                <w:rFonts w:ascii="Gill Sans MT" w:hAnsi="Gill Sans MT"/>
                <w:i/>
                <w:w w:val="105"/>
              </w:rPr>
              <w:lastRenderedPageBreak/>
              <w:t>No payment or in-kind contribution expected</w:t>
            </w:r>
          </w:p>
        </w:tc>
        <w:tc>
          <w:tcPr>
            <w:tcW w:w="721" w:type="dxa"/>
            <w:gridSpan w:val="2"/>
            <w:tcBorders>
              <w:top w:val="single" w:sz="18" w:space="0" w:color="000000"/>
              <w:left w:val="single" w:sz="18" w:space="0" w:color="000000"/>
              <w:bottom w:val="single" w:sz="18" w:space="0" w:color="000000"/>
              <w:right w:val="single" w:sz="18" w:space="0" w:color="000000"/>
            </w:tcBorders>
          </w:tcPr>
          <w:p w14:paraId="7EFC7EFA"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lastRenderedPageBreak/>
              <w:t>(Integer</w:t>
            </w:r>
            <w:r w:rsidRPr="00BE068B">
              <w:rPr>
                <w:rFonts w:ascii="Gill Sans MT" w:hAnsi="Gill Sans MT"/>
                <w:i/>
                <w:color w:val="A6A6A6" w:themeColor="background1" w:themeShade="A6"/>
              </w:rPr>
              <w:lastRenderedPageBreak/>
              <w:t>)</w:t>
            </w:r>
          </w:p>
        </w:tc>
      </w:tr>
      <w:tr w:rsidR="00C77E6C" w:rsidRPr="00BE068B" w14:paraId="09750F49"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16720209" w14:textId="50A1F4FE"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lastRenderedPageBreak/>
              <w:t>H6b</w:t>
            </w:r>
          </w:p>
        </w:tc>
        <w:tc>
          <w:tcPr>
            <w:tcW w:w="4677" w:type="dxa"/>
            <w:tcBorders>
              <w:top w:val="single" w:sz="4" w:space="0" w:color="000000"/>
              <w:left w:val="single" w:sz="4" w:space="0" w:color="000000"/>
              <w:bottom w:val="single" w:sz="4" w:space="0" w:color="000000"/>
            </w:tcBorders>
          </w:tcPr>
          <w:p w14:paraId="2EC4E072" w14:textId="02719E23" w:rsidR="00C77E6C" w:rsidRPr="00BE068B" w:rsidRDefault="00C77E6C" w:rsidP="00F7697D">
            <w:pPr>
              <w:spacing w:after="0"/>
              <w:rPr>
                <w:rFonts w:ascii="Gill Sans MT" w:hAnsi="Gill Sans MT"/>
                <w:color w:val="000000"/>
              </w:rPr>
            </w:pPr>
            <w:r w:rsidRPr="00BE068B">
              <w:rPr>
                <w:rFonts w:ascii="Gill Sans MT" w:hAnsi="Gill Sans MT"/>
                <w:w w:val="105"/>
              </w:rPr>
              <w:t>Units (</w:t>
            </w:r>
            <w:r w:rsidRPr="00BE068B">
              <w:rPr>
                <w:rFonts w:ascii="Gill Sans MT" w:hAnsi="Gill Sans MT"/>
                <w:b/>
                <w:w w:val="105"/>
              </w:rPr>
              <w:t>unit4</w:t>
            </w:r>
            <w:r w:rsidRPr="00BE068B">
              <w:rPr>
                <w:rFonts w:ascii="Gill Sans MT" w:hAnsi="Gill Sans MT"/>
                <w:w w:val="105"/>
              </w:rPr>
              <w:t>)</w:t>
            </w:r>
          </w:p>
        </w:tc>
        <w:tc>
          <w:tcPr>
            <w:tcW w:w="4312" w:type="dxa"/>
            <w:gridSpan w:val="2"/>
            <w:tcBorders>
              <w:top w:val="single" w:sz="4" w:space="0" w:color="000000"/>
              <w:bottom w:val="single" w:sz="4" w:space="0" w:color="000000"/>
              <w:right w:val="single" w:sz="18" w:space="0" w:color="000000"/>
            </w:tcBorders>
          </w:tcPr>
          <w:p w14:paraId="51E352B3"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18E87C57"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29F6CAE2"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7BD1F932"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4151DCBD"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7C8E15F3"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71ECFC91"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2BA23918"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26ED3478"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6AD81485" w14:textId="704082B9" w:rsidR="00C77E6C" w:rsidRPr="00BE068B" w:rsidRDefault="00C20927" w:rsidP="00F7697D">
            <w:pPr>
              <w:spacing w:after="0"/>
              <w:rPr>
                <w:rFonts w:ascii="Gill Sans MT" w:hAnsi="Gill Sans MT"/>
                <w:w w:val="105"/>
              </w:rPr>
            </w:pPr>
            <w:r w:rsidRPr="00BE068B">
              <w:rPr>
                <w:rFonts w:ascii="Gill Sans MT" w:hAnsi="Gill Sans MT"/>
                <w:w w:val="105"/>
              </w:rPr>
              <w:t>H7</w:t>
            </w:r>
          </w:p>
        </w:tc>
        <w:tc>
          <w:tcPr>
            <w:tcW w:w="8910" w:type="dxa"/>
            <w:gridSpan w:val="2"/>
            <w:tcBorders>
              <w:top w:val="single" w:sz="4" w:space="0" w:color="000000"/>
              <w:left w:val="single" w:sz="4" w:space="0" w:color="auto"/>
              <w:bottom w:val="single" w:sz="4" w:space="0" w:color="000000"/>
              <w:right w:val="single" w:sz="18" w:space="0" w:color="000000"/>
            </w:tcBorders>
          </w:tcPr>
          <w:p w14:paraId="7E982A93" w14:textId="4E5939BD"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What is the total number of fields that your household owns? (</w:t>
            </w:r>
            <w:proofErr w:type="spellStart"/>
            <w:proofErr w:type="gramStart"/>
            <w:r w:rsidRPr="00BE068B">
              <w:rPr>
                <w:rFonts w:ascii="Gill Sans MT" w:hAnsi="Gill Sans MT"/>
                <w:b/>
                <w:w w:val="105"/>
              </w:rPr>
              <w:t>totfield</w:t>
            </w:r>
            <w:proofErr w:type="gramEnd"/>
            <w:r w:rsidRPr="00BE068B">
              <w:rPr>
                <w:rFonts w:ascii="Gill Sans MT" w:hAnsi="Gill Sans MT"/>
                <w:b/>
                <w:w w:val="105"/>
              </w:rPr>
              <w:t>_own</w:t>
            </w:r>
            <w:proofErr w:type="spellEnd"/>
            <w:r w:rsidRPr="00BE068B">
              <w:rPr>
                <w:rFonts w:ascii="Gill Sans MT" w:hAnsi="Gill Sans MT"/>
                <w:w w:val="105"/>
              </w:rPr>
              <w:t>)</w:t>
            </w:r>
          </w:p>
          <w:p w14:paraId="2EA637C6" w14:textId="77777777" w:rsidR="00C77E6C" w:rsidRPr="00BE068B" w:rsidRDefault="00C77E6C" w:rsidP="00F7697D">
            <w:pPr>
              <w:spacing w:after="0"/>
              <w:rPr>
                <w:rFonts w:ascii="Gill Sans MT" w:hAnsi="Gill Sans MT"/>
                <w:w w:val="105"/>
              </w:rPr>
            </w:pPr>
            <w:r w:rsidRPr="00BE068B">
              <w:rPr>
                <w:rFonts w:ascii="Gill Sans MT" w:hAnsi="Gill Sans MT"/>
                <w:i/>
                <w:w w:val="105"/>
              </w:rPr>
              <w:t>A field is defined as a piece of land with distinct boundaries defined by land-use</w:t>
            </w:r>
          </w:p>
        </w:tc>
        <w:tc>
          <w:tcPr>
            <w:tcW w:w="811" w:type="dxa"/>
            <w:gridSpan w:val="4"/>
            <w:tcBorders>
              <w:top w:val="single" w:sz="18" w:space="0" w:color="000000"/>
              <w:left w:val="single" w:sz="18" w:space="0" w:color="000000"/>
              <w:bottom w:val="single" w:sz="18" w:space="0" w:color="000000"/>
              <w:right w:val="single" w:sz="18" w:space="0" w:color="000000"/>
            </w:tcBorders>
          </w:tcPr>
          <w:p w14:paraId="39B66FD6"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72868645"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75029D42" w14:textId="75E3D3DD" w:rsidR="00C77E6C" w:rsidRPr="00BE068B" w:rsidRDefault="00C20927" w:rsidP="00F7697D">
            <w:pPr>
              <w:spacing w:after="0"/>
              <w:rPr>
                <w:rFonts w:ascii="Gill Sans MT" w:hAnsi="Gill Sans MT"/>
                <w:w w:val="105"/>
              </w:rPr>
            </w:pPr>
            <w:r w:rsidRPr="00BE068B">
              <w:rPr>
                <w:rFonts w:ascii="Gill Sans MT" w:hAnsi="Gill Sans MT"/>
                <w:w w:val="105"/>
              </w:rPr>
              <w:t>H8</w:t>
            </w:r>
          </w:p>
        </w:tc>
        <w:tc>
          <w:tcPr>
            <w:tcW w:w="8910" w:type="dxa"/>
            <w:gridSpan w:val="2"/>
            <w:tcBorders>
              <w:top w:val="single" w:sz="4" w:space="0" w:color="000000"/>
              <w:left w:val="single" w:sz="4" w:space="0" w:color="auto"/>
              <w:bottom w:val="single" w:sz="4" w:space="0" w:color="000000"/>
              <w:right w:val="single" w:sz="18" w:space="0" w:color="000000"/>
            </w:tcBorders>
          </w:tcPr>
          <w:p w14:paraId="0057D9A0" w14:textId="4A90D3C4" w:rsidR="00C77E6C" w:rsidRPr="00BE068B" w:rsidRDefault="00C77E6C" w:rsidP="00F7697D">
            <w:pPr>
              <w:spacing w:after="0"/>
              <w:rPr>
                <w:rFonts w:ascii="Gill Sans MT" w:hAnsi="Gill Sans MT"/>
                <w:w w:val="105"/>
              </w:rPr>
            </w:pPr>
            <w:r w:rsidRPr="00BE068B">
              <w:rPr>
                <w:rFonts w:ascii="Gill Sans MT" w:hAnsi="Gill Sans MT"/>
                <w:w w:val="105"/>
              </w:rPr>
              <w:t>What is the total number of fields that your household RENTS from other households?  (</w:t>
            </w:r>
            <w:proofErr w:type="spellStart"/>
            <w:proofErr w:type="gramStart"/>
            <w:r w:rsidRPr="00BE068B">
              <w:rPr>
                <w:rFonts w:ascii="Gill Sans MT" w:hAnsi="Gill Sans MT"/>
                <w:b/>
                <w:w w:val="105"/>
              </w:rPr>
              <w:t>totfield</w:t>
            </w:r>
            <w:proofErr w:type="gramEnd"/>
            <w:r w:rsidRPr="00BE068B">
              <w:rPr>
                <w:rFonts w:ascii="Gill Sans MT" w:hAnsi="Gill Sans MT"/>
                <w:b/>
                <w:w w:val="105"/>
              </w:rPr>
              <w:t>_rentin</w:t>
            </w:r>
            <w:proofErr w:type="spellEnd"/>
            <w:r w:rsidRPr="00BE068B">
              <w:rPr>
                <w:rFonts w:ascii="Gill Sans MT" w:hAnsi="Gill Sans MT"/>
                <w:w w:val="105"/>
              </w:rPr>
              <w:t>)</w:t>
            </w:r>
          </w:p>
        </w:tc>
        <w:tc>
          <w:tcPr>
            <w:tcW w:w="811" w:type="dxa"/>
            <w:gridSpan w:val="4"/>
            <w:tcBorders>
              <w:top w:val="single" w:sz="18" w:space="0" w:color="000000"/>
              <w:left w:val="single" w:sz="18" w:space="0" w:color="000000"/>
              <w:bottom w:val="single" w:sz="18" w:space="0" w:color="000000"/>
              <w:right w:val="single" w:sz="18" w:space="0" w:color="000000"/>
            </w:tcBorders>
          </w:tcPr>
          <w:p w14:paraId="45449149"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022BC010"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2DD9EABF" w14:textId="4043AB6A" w:rsidR="00C77E6C" w:rsidRPr="00BE068B" w:rsidRDefault="00C20927" w:rsidP="00F7697D">
            <w:pPr>
              <w:spacing w:after="0"/>
              <w:rPr>
                <w:rFonts w:ascii="Gill Sans MT" w:hAnsi="Gill Sans MT"/>
                <w:w w:val="105"/>
              </w:rPr>
            </w:pPr>
            <w:r w:rsidRPr="00BE068B">
              <w:rPr>
                <w:rFonts w:ascii="Gill Sans MT" w:hAnsi="Gill Sans MT"/>
                <w:w w:val="105"/>
              </w:rPr>
              <w:t>H9</w:t>
            </w:r>
          </w:p>
        </w:tc>
        <w:tc>
          <w:tcPr>
            <w:tcW w:w="8910" w:type="dxa"/>
            <w:gridSpan w:val="2"/>
            <w:tcBorders>
              <w:top w:val="single" w:sz="4" w:space="0" w:color="000000"/>
              <w:left w:val="single" w:sz="4" w:space="0" w:color="auto"/>
              <w:bottom w:val="single" w:sz="4" w:space="0" w:color="000000"/>
              <w:right w:val="single" w:sz="18" w:space="0" w:color="000000"/>
            </w:tcBorders>
          </w:tcPr>
          <w:p w14:paraId="1C0F6799" w14:textId="237FEA59" w:rsidR="00C77E6C" w:rsidRPr="00BE068B" w:rsidRDefault="00C77E6C" w:rsidP="00F7697D">
            <w:pPr>
              <w:spacing w:after="0"/>
              <w:rPr>
                <w:rFonts w:ascii="Gill Sans MT" w:hAnsi="Gill Sans MT"/>
                <w:w w:val="105"/>
              </w:rPr>
            </w:pPr>
            <w:r w:rsidRPr="00BE068B">
              <w:rPr>
                <w:rFonts w:ascii="Gill Sans MT" w:hAnsi="Gill Sans MT"/>
                <w:w w:val="105"/>
              </w:rPr>
              <w:t>What is the total number of fields that your household BORROWS from other households? (</w:t>
            </w:r>
            <w:proofErr w:type="spellStart"/>
            <w:proofErr w:type="gramStart"/>
            <w:r w:rsidRPr="00BE068B">
              <w:rPr>
                <w:rFonts w:ascii="Gill Sans MT" w:hAnsi="Gill Sans MT"/>
                <w:b/>
                <w:w w:val="105"/>
              </w:rPr>
              <w:t>totfield</w:t>
            </w:r>
            <w:proofErr w:type="gramEnd"/>
            <w:r w:rsidRPr="00BE068B">
              <w:rPr>
                <w:rFonts w:ascii="Gill Sans MT" w:hAnsi="Gill Sans MT"/>
                <w:b/>
                <w:w w:val="105"/>
              </w:rPr>
              <w:t>_borrowin</w:t>
            </w:r>
            <w:proofErr w:type="spellEnd"/>
            <w:r w:rsidRPr="00BE068B">
              <w:rPr>
                <w:rFonts w:ascii="Gill Sans MT" w:hAnsi="Gill Sans MT"/>
                <w:w w:val="105"/>
              </w:rPr>
              <w:t>)</w:t>
            </w:r>
          </w:p>
        </w:tc>
        <w:tc>
          <w:tcPr>
            <w:tcW w:w="811" w:type="dxa"/>
            <w:gridSpan w:val="4"/>
            <w:tcBorders>
              <w:top w:val="single" w:sz="18" w:space="0" w:color="000000"/>
              <w:left w:val="single" w:sz="18" w:space="0" w:color="000000"/>
              <w:bottom w:val="single" w:sz="18" w:space="0" w:color="000000"/>
              <w:right w:val="single" w:sz="18" w:space="0" w:color="000000"/>
            </w:tcBorders>
          </w:tcPr>
          <w:p w14:paraId="160613A1"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46CD00D0"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6373DE9B" w14:textId="7F13CB29" w:rsidR="00C77E6C" w:rsidRPr="00BE068B" w:rsidRDefault="00C20927" w:rsidP="00F7697D">
            <w:pPr>
              <w:spacing w:after="0"/>
              <w:rPr>
                <w:rFonts w:ascii="Gill Sans MT" w:hAnsi="Gill Sans MT"/>
                <w:w w:val="105"/>
              </w:rPr>
            </w:pPr>
            <w:r w:rsidRPr="00BE068B">
              <w:rPr>
                <w:rFonts w:ascii="Gill Sans MT" w:hAnsi="Gill Sans MT"/>
                <w:w w:val="105"/>
              </w:rPr>
              <w:t>H10</w:t>
            </w:r>
          </w:p>
        </w:tc>
        <w:tc>
          <w:tcPr>
            <w:tcW w:w="8910" w:type="dxa"/>
            <w:gridSpan w:val="2"/>
            <w:tcBorders>
              <w:top w:val="single" w:sz="4" w:space="0" w:color="000000"/>
              <w:left w:val="single" w:sz="4" w:space="0" w:color="auto"/>
              <w:bottom w:val="single" w:sz="4" w:space="0" w:color="000000"/>
              <w:right w:val="single" w:sz="18" w:space="0" w:color="000000"/>
            </w:tcBorders>
          </w:tcPr>
          <w:p w14:paraId="6F2FD45F" w14:textId="3B7778B3" w:rsidR="00C77E6C" w:rsidRPr="00BE068B" w:rsidRDefault="00C77E6C" w:rsidP="00F7697D">
            <w:pPr>
              <w:spacing w:after="0"/>
              <w:rPr>
                <w:rFonts w:ascii="Gill Sans MT" w:hAnsi="Gill Sans MT"/>
                <w:w w:val="105"/>
              </w:rPr>
            </w:pPr>
            <w:r w:rsidRPr="00BE068B">
              <w:rPr>
                <w:rFonts w:ascii="Gill Sans MT" w:hAnsi="Gill Sans MT"/>
                <w:w w:val="105"/>
              </w:rPr>
              <w:t>What is the total number of fields that your household RENTS-OUT to other households? (</w:t>
            </w:r>
            <w:proofErr w:type="spellStart"/>
            <w:proofErr w:type="gramStart"/>
            <w:r w:rsidRPr="00BE068B">
              <w:rPr>
                <w:rFonts w:ascii="Gill Sans MT" w:hAnsi="Gill Sans MT"/>
                <w:b/>
                <w:w w:val="105"/>
              </w:rPr>
              <w:t>totfield</w:t>
            </w:r>
            <w:proofErr w:type="gramEnd"/>
            <w:r w:rsidRPr="00BE068B">
              <w:rPr>
                <w:rFonts w:ascii="Gill Sans MT" w:hAnsi="Gill Sans MT"/>
                <w:b/>
                <w:w w:val="105"/>
              </w:rPr>
              <w:t>_rentout</w:t>
            </w:r>
            <w:proofErr w:type="spellEnd"/>
            <w:r w:rsidRPr="00BE068B">
              <w:rPr>
                <w:rFonts w:ascii="Gill Sans MT" w:hAnsi="Gill Sans MT"/>
                <w:w w:val="105"/>
              </w:rPr>
              <w:t>)</w:t>
            </w:r>
          </w:p>
        </w:tc>
        <w:tc>
          <w:tcPr>
            <w:tcW w:w="811" w:type="dxa"/>
            <w:gridSpan w:val="4"/>
            <w:tcBorders>
              <w:top w:val="single" w:sz="18" w:space="0" w:color="000000"/>
              <w:left w:val="single" w:sz="18" w:space="0" w:color="000000"/>
              <w:bottom w:val="single" w:sz="18" w:space="0" w:color="000000"/>
              <w:right w:val="single" w:sz="18" w:space="0" w:color="000000"/>
            </w:tcBorders>
          </w:tcPr>
          <w:p w14:paraId="18F33F38"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6C1ADFA9"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41A5119D" w14:textId="3565D2F0" w:rsidR="00C77E6C" w:rsidRPr="00BE068B" w:rsidRDefault="00C20927" w:rsidP="00F7697D">
            <w:pPr>
              <w:spacing w:after="0"/>
              <w:rPr>
                <w:rFonts w:ascii="Gill Sans MT" w:hAnsi="Gill Sans MT"/>
                <w:w w:val="105"/>
              </w:rPr>
            </w:pPr>
            <w:r w:rsidRPr="00BE068B">
              <w:rPr>
                <w:rFonts w:ascii="Gill Sans MT" w:hAnsi="Gill Sans MT"/>
                <w:w w:val="105"/>
              </w:rPr>
              <w:t>H11</w:t>
            </w:r>
          </w:p>
        </w:tc>
        <w:tc>
          <w:tcPr>
            <w:tcW w:w="8910" w:type="dxa"/>
            <w:gridSpan w:val="2"/>
            <w:tcBorders>
              <w:top w:val="single" w:sz="4" w:space="0" w:color="000000"/>
              <w:left w:val="single" w:sz="4" w:space="0" w:color="auto"/>
              <w:bottom w:val="single" w:sz="4" w:space="0" w:color="000000"/>
              <w:right w:val="single" w:sz="18" w:space="0" w:color="000000"/>
            </w:tcBorders>
          </w:tcPr>
          <w:p w14:paraId="74A19D02" w14:textId="498D3E6C" w:rsidR="00C77E6C" w:rsidRPr="00BE068B" w:rsidRDefault="00C77E6C" w:rsidP="00F7697D">
            <w:pPr>
              <w:spacing w:after="0"/>
              <w:rPr>
                <w:rFonts w:ascii="Gill Sans MT" w:hAnsi="Gill Sans MT"/>
                <w:w w:val="105"/>
              </w:rPr>
            </w:pPr>
            <w:r w:rsidRPr="00BE068B">
              <w:rPr>
                <w:rFonts w:ascii="Gill Sans MT" w:hAnsi="Gill Sans MT"/>
                <w:w w:val="105"/>
              </w:rPr>
              <w:t>What is the total number of fields that your household LENDS to other households? (</w:t>
            </w:r>
            <w:proofErr w:type="spellStart"/>
            <w:proofErr w:type="gramStart"/>
            <w:r w:rsidRPr="00BE068B">
              <w:rPr>
                <w:rFonts w:ascii="Gill Sans MT" w:hAnsi="Gill Sans MT"/>
                <w:b/>
                <w:w w:val="105"/>
              </w:rPr>
              <w:t>totfield</w:t>
            </w:r>
            <w:proofErr w:type="gramEnd"/>
            <w:r w:rsidRPr="00BE068B">
              <w:rPr>
                <w:rFonts w:ascii="Gill Sans MT" w:hAnsi="Gill Sans MT"/>
                <w:b/>
                <w:w w:val="105"/>
              </w:rPr>
              <w:t>_borrowout</w:t>
            </w:r>
            <w:proofErr w:type="spellEnd"/>
            <w:r w:rsidRPr="00BE068B">
              <w:rPr>
                <w:rFonts w:ascii="Gill Sans MT" w:hAnsi="Gill Sans MT"/>
                <w:w w:val="105"/>
              </w:rPr>
              <w:t>)</w:t>
            </w:r>
          </w:p>
        </w:tc>
        <w:tc>
          <w:tcPr>
            <w:tcW w:w="811" w:type="dxa"/>
            <w:gridSpan w:val="4"/>
            <w:tcBorders>
              <w:top w:val="single" w:sz="18" w:space="0" w:color="000000"/>
              <w:left w:val="single" w:sz="18" w:space="0" w:color="000000"/>
              <w:bottom w:val="single" w:sz="18" w:space="0" w:color="000000"/>
              <w:right w:val="single" w:sz="18" w:space="0" w:color="000000"/>
            </w:tcBorders>
          </w:tcPr>
          <w:p w14:paraId="771141EC"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A448AD1"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5E034A02" w14:textId="1E5A2286" w:rsidR="00C77E6C" w:rsidRPr="00BE068B" w:rsidRDefault="00C20927" w:rsidP="00F7697D">
            <w:pPr>
              <w:spacing w:after="0"/>
              <w:rPr>
                <w:rFonts w:ascii="Gill Sans MT" w:hAnsi="Gill Sans MT"/>
                <w:w w:val="105"/>
              </w:rPr>
            </w:pPr>
            <w:r w:rsidRPr="00BE068B">
              <w:rPr>
                <w:rFonts w:ascii="Gill Sans MT" w:hAnsi="Gill Sans MT"/>
                <w:w w:val="105"/>
              </w:rPr>
              <w:t>H12</w:t>
            </w:r>
          </w:p>
        </w:tc>
        <w:tc>
          <w:tcPr>
            <w:tcW w:w="8910" w:type="dxa"/>
            <w:gridSpan w:val="2"/>
            <w:tcBorders>
              <w:top w:val="single" w:sz="4" w:space="0" w:color="000000"/>
              <w:left w:val="single" w:sz="4" w:space="0" w:color="auto"/>
              <w:bottom w:val="single" w:sz="4" w:space="0" w:color="000000"/>
              <w:right w:val="single" w:sz="18" w:space="0" w:color="000000"/>
            </w:tcBorders>
          </w:tcPr>
          <w:p w14:paraId="3F3B130E" w14:textId="77777777"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Enumerator calculate: How many fields in total does the household own, rent-in, or borrow from another household?</w:t>
            </w:r>
          </w:p>
          <w:p w14:paraId="5856E23E" w14:textId="77777777" w:rsidR="00C77E6C" w:rsidRPr="00BE068B" w:rsidRDefault="00C77E6C" w:rsidP="00F7697D">
            <w:pPr>
              <w:spacing w:after="0"/>
              <w:rPr>
                <w:rFonts w:ascii="Gill Sans MT" w:hAnsi="Gill Sans MT"/>
                <w:w w:val="105"/>
              </w:rPr>
            </w:pPr>
            <w:r w:rsidRPr="00BE068B">
              <w:rPr>
                <w:rFonts w:ascii="Gill Sans MT" w:hAnsi="Gill Sans MT"/>
                <w:i/>
                <w:w w:val="105"/>
              </w:rPr>
              <w:t>This is the number of fields that you will ask the field roster questions about</w:t>
            </w:r>
          </w:p>
        </w:tc>
        <w:tc>
          <w:tcPr>
            <w:tcW w:w="811" w:type="dxa"/>
            <w:gridSpan w:val="4"/>
            <w:tcBorders>
              <w:top w:val="single" w:sz="18" w:space="0" w:color="000000"/>
              <w:left w:val="single" w:sz="18" w:space="0" w:color="000000"/>
              <w:bottom w:val="single" w:sz="18" w:space="0" w:color="000000"/>
              <w:right w:val="single" w:sz="18" w:space="0" w:color="000000"/>
            </w:tcBorders>
          </w:tcPr>
          <w:p w14:paraId="18323C6B"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D9F0B2E"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128E6BBD" w14:textId="02EB2049" w:rsidR="00C77E6C" w:rsidRPr="00BE068B" w:rsidRDefault="00C20927" w:rsidP="00F7697D">
            <w:pPr>
              <w:spacing w:after="0"/>
              <w:rPr>
                <w:rFonts w:ascii="Gill Sans MT" w:hAnsi="Gill Sans MT"/>
                <w:w w:val="105"/>
              </w:rPr>
            </w:pPr>
            <w:r w:rsidRPr="00BE068B">
              <w:rPr>
                <w:rFonts w:ascii="Gill Sans MT" w:hAnsi="Gill Sans MT"/>
                <w:w w:val="105"/>
              </w:rPr>
              <w:t>H13</w:t>
            </w:r>
          </w:p>
        </w:tc>
        <w:tc>
          <w:tcPr>
            <w:tcW w:w="8910" w:type="dxa"/>
            <w:gridSpan w:val="2"/>
            <w:tcBorders>
              <w:top w:val="single" w:sz="4" w:space="0" w:color="000000"/>
              <w:left w:val="single" w:sz="4" w:space="0" w:color="auto"/>
              <w:bottom w:val="single" w:sz="4" w:space="0" w:color="000000"/>
              <w:right w:val="single" w:sz="18" w:space="0" w:color="000000"/>
            </w:tcBorders>
          </w:tcPr>
          <w:p w14:paraId="7CC7F624" w14:textId="0F1BF780"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 xml:space="preserve">How many of your fields were farmed for subsistence or cash crops during </w:t>
            </w:r>
            <w:del w:id="255" w:author="usaiduser" w:date="2014-11-09T10:56:00Z">
              <w:r w:rsidRPr="00BE068B" w:rsidDel="00076CB1">
                <w:rPr>
                  <w:rFonts w:ascii="Gill Sans MT" w:hAnsi="Gill Sans MT"/>
                  <w:w w:val="105"/>
                </w:rPr>
                <w:delText xml:space="preserve">the </w:delText>
              </w:r>
            </w:del>
            <w:r w:rsidRPr="00BE068B">
              <w:rPr>
                <w:rFonts w:ascii="Gill Sans MT" w:hAnsi="Gill Sans MT"/>
                <w:w w:val="105"/>
              </w:rPr>
              <w:t>this agricultural year (2013/2014)? (</w:t>
            </w:r>
            <w:proofErr w:type="gramStart"/>
            <w:r w:rsidRPr="00BE068B">
              <w:rPr>
                <w:rFonts w:ascii="Gill Sans MT" w:hAnsi="Gill Sans MT"/>
                <w:b/>
                <w:w w:val="105"/>
              </w:rPr>
              <w:t>subsistence</w:t>
            </w:r>
            <w:proofErr w:type="gramEnd"/>
            <w:r w:rsidRPr="00BE068B">
              <w:rPr>
                <w:rFonts w:ascii="Gill Sans MT" w:hAnsi="Gill Sans MT"/>
                <w:w w:val="105"/>
              </w:rPr>
              <w:t>)</w:t>
            </w:r>
          </w:p>
          <w:p w14:paraId="1E3AC408" w14:textId="77777777" w:rsidR="00C77E6C" w:rsidRPr="00BE068B" w:rsidRDefault="00C77E6C" w:rsidP="00F7697D">
            <w:pPr>
              <w:spacing w:after="0"/>
              <w:rPr>
                <w:rFonts w:ascii="Gill Sans MT" w:hAnsi="Gill Sans MT"/>
                <w:w w:val="105"/>
              </w:rPr>
            </w:pPr>
            <w:r w:rsidRPr="00BE068B">
              <w:rPr>
                <w:rFonts w:ascii="Gill Sans MT" w:hAnsi="Gill Sans MT"/>
                <w:i/>
                <w:w w:val="105"/>
              </w:rPr>
              <w:t xml:space="preserve">Only consider land that is owned, rented in, or borrowed, not land that is rented out or </w:t>
            </w:r>
            <w:proofErr w:type="spellStart"/>
            <w:r w:rsidRPr="00BE068B">
              <w:rPr>
                <w:rFonts w:ascii="Gill Sans MT" w:hAnsi="Gill Sans MT"/>
                <w:i/>
                <w:w w:val="105"/>
              </w:rPr>
              <w:t>lended</w:t>
            </w:r>
            <w:proofErr w:type="spellEnd"/>
            <w:r w:rsidRPr="00BE068B">
              <w:rPr>
                <w:rFonts w:ascii="Gill Sans MT" w:hAnsi="Gill Sans MT"/>
                <w:i/>
                <w:w w:val="105"/>
              </w:rPr>
              <w:t xml:space="preserve"> to others</w:t>
            </w:r>
          </w:p>
        </w:tc>
        <w:tc>
          <w:tcPr>
            <w:tcW w:w="811" w:type="dxa"/>
            <w:gridSpan w:val="4"/>
            <w:tcBorders>
              <w:top w:val="single" w:sz="18" w:space="0" w:color="000000"/>
              <w:left w:val="single" w:sz="18" w:space="0" w:color="000000"/>
              <w:bottom w:val="single" w:sz="18" w:space="0" w:color="000000"/>
              <w:right w:val="single" w:sz="18" w:space="0" w:color="000000"/>
            </w:tcBorders>
          </w:tcPr>
          <w:p w14:paraId="4F7F319C"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0CB6EBB3"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397CD7ED" w14:textId="11424D70" w:rsidR="00C77E6C" w:rsidRPr="00BE068B" w:rsidRDefault="00C20927" w:rsidP="00F7697D">
            <w:pPr>
              <w:spacing w:after="0"/>
              <w:rPr>
                <w:rFonts w:ascii="Gill Sans MT" w:hAnsi="Gill Sans MT"/>
                <w:w w:val="105"/>
              </w:rPr>
            </w:pPr>
            <w:r w:rsidRPr="00BE068B">
              <w:rPr>
                <w:rFonts w:ascii="Gill Sans MT" w:hAnsi="Gill Sans MT"/>
                <w:w w:val="105"/>
              </w:rPr>
              <w:t>H14</w:t>
            </w:r>
          </w:p>
        </w:tc>
        <w:tc>
          <w:tcPr>
            <w:tcW w:w="8910" w:type="dxa"/>
            <w:gridSpan w:val="2"/>
            <w:tcBorders>
              <w:top w:val="single" w:sz="4" w:space="0" w:color="000000"/>
              <w:left w:val="single" w:sz="4" w:space="0" w:color="auto"/>
              <w:bottom w:val="single" w:sz="4" w:space="0" w:color="000000"/>
              <w:right w:val="single" w:sz="18" w:space="0" w:color="000000"/>
            </w:tcBorders>
          </w:tcPr>
          <w:p w14:paraId="05746E60" w14:textId="0B528CB6"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How many of your fields were used as pastures or other non-</w:t>
            </w:r>
            <w:del w:id="256" w:author="usaiduser" w:date="2014-11-09T10:56:00Z">
              <w:r w:rsidRPr="00BE068B" w:rsidDel="00D3331A">
                <w:rPr>
                  <w:rFonts w:ascii="Gill Sans MT" w:hAnsi="Gill Sans MT"/>
                  <w:w w:val="105"/>
                </w:rPr>
                <w:delText xml:space="preserve">agricultural </w:delText>
              </w:r>
            </w:del>
            <w:ins w:id="257" w:author="usaiduser" w:date="2014-11-09T10:56:00Z">
              <w:r w:rsidR="00D3331A">
                <w:rPr>
                  <w:rFonts w:ascii="Gill Sans MT" w:hAnsi="Gill Sans MT"/>
                  <w:w w:val="105"/>
                </w:rPr>
                <w:t>cropped</w:t>
              </w:r>
              <w:r w:rsidR="00D3331A" w:rsidRPr="00BE068B">
                <w:rPr>
                  <w:rFonts w:ascii="Gill Sans MT" w:hAnsi="Gill Sans MT"/>
                  <w:w w:val="105"/>
                </w:rPr>
                <w:t xml:space="preserve"> </w:t>
              </w:r>
            </w:ins>
            <w:r w:rsidRPr="00BE068B">
              <w:rPr>
                <w:rFonts w:ascii="Gill Sans MT" w:hAnsi="Gill Sans MT"/>
                <w:w w:val="105"/>
              </w:rPr>
              <w:t>uses, during this agricultural year (2013/2014)? (</w:t>
            </w:r>
            <w:proofErr w:type="spellStart"/>
            <w:proofErr w:type="gramStart"/>
            <w:r w:rsidRPr="00BE068B">
              <w:rPr>
                <w:rFonts w:ascii="Gill Sans MT" w:hAnsi="Gill Sans MT"/>
                <w:b/>
                <w:w w:val="105"/>
              </w:rPr>
              <w:t>past</w:t>
            </w:r>
            <w:proofErr w:type="gramEnd"/>
            <w:r w:rsidRPr="00BE068B">
              <w:rPr>
                <w:rFonts w:ascii="Gill Sans MT" w:hAnsi="Gill Sans MT"/>
                <w:b/>
                <w:w w:val="105"/>
              </w:rPr>
              <w:t>_nonagri</w:t>
            </w:r>
            <w:proofErr w:type="spellEnd"/>
            <w:r w:rsidRPr="00BE068B">
              <w:rPr>
                <w:rFonts w:ascii="Gill Sans MT" w:hAnsi="Gill Sans MT"/>
                <w:w w:val="105"/>
              </w:rPr>
              <w:t>)</w:t>
            </w:r>
          </w:p>
          <w:p w14:paraId="5EBB1318" w14:textId="77777777" w:rsidR="00C77E6C" w:rsidRPr="00BE068B" w:rsidRDefault="00C77E6C" w:rsidP="00F7697D">
            <w:pPr>
              <w:spacing w:after="0"/>
              <w:rPr>
                <w:rFonts w:ascii="Gill Sans MT" w:hAnsi="Gill Sans MT"/>
                <w:w w:val="105"/>
              </w:rPr>
            </w:pPr>
            <w:r w:rsidRPr="00BE068B">
              <w:rPr>
                <w:rFonts w:ascii="Gill Sans MT" w:hAnsi="Gill Sans MT"/>
                <w:i/>
                <w:w w:val="105"/>
              </w:rPr>
              <w:t xml:space="preserve">Only consider land that is owned, rented in, or borrowed, not land that is rented out or </w:t>
            </w:r>
            <w:proofErr w:type="spellStart"/>
            <w:r w:rsidRPr="00BE068B">
              <w:rPr>
                <w:rFonts w:ascii="Gill Sans MT" w:hAnsi="Gill Sans MT"/>
                <w:i/>
                <w:w w:val="105"/>
              </w:rPr>
              <w:t>lended</w:t>
            </w:r>
            <w:proofErr w:type="spellEnd"/>
            <w:r w:rsidRPr="00BE068B">
              <w:rPr>
                <w:rFonts w:ascii="Gill Sans MT" w:hAnsi="Gill Sans MT"/>
                <w:i/>
                <w:w w:val="105"/>
              </w:rPr>
              <w:t xml:space="preserve"> to others</w:t>
            </w:r>
          </w:p>
        </w:tc>
        <w:tc>
          <w:tcPr>
            <w:tcW w:w="811" w:type="dxa"/>
            <w:gridSpan w:val="4"/>
            <w:tcBorders>
              <w:top w:val="single" w:sz="18" w:space="0" w:color="000000"/>
              <w:left w:val="single" w:sz="18" w:space="0" w:color="000000"/>
              <w:bottom w:val="single" w:sz="18" w:space="0" w:color="000000"/>
              <w:right w:val="single" w:sz="18" w:space="0" w:color="000000"/>
            </w:tcBorders>
          </w:tcPr>
          <w:p w14:paraId="49D85EBA"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29AC1DE"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607CFB9B" w14:textId="4E08DEDF" w:rsidR="00C77E6C" w:rsidRPr="00BE068B" w:rsidRDefault="00C20927" w:rsidP="00F7697D">
            <w:pPr>
              <w:spacing w:after="0"/>
              <w:rPr>
                <w:rFonts w:ascii="Gill Sans MT" w:hAnsi="Gill Sans MT"/>
                <w:w w:val="105"/>
              </w:rPr>
            </w:pPr>
            <w:r w:rsidRPr="00BE068B">
              <w:rPr>
                <w:rFonts w:ascii="Gill Sans MT" w:hAnsi="Gill Sans MT"/>
                <w:w w:val="105"/>
              </w:rPr>
              <w:t>H15</w:t>
            </w:r>
          </w:p>
        </w:tc>
        <w:tc>
          <w:tcPr>
            <w:tcW w:w="8910" w:type="dxa"/>
            <w:gridSpan w:val="2"/>
            <w:tcBorders>
              <w:top w:val="single" w:sz="4" w:space="0" w:color="000000"/>
              <w:left w:val="single" w:sz="4" w:space="0" w:color="auto"/>
              <w:bottom w:val="single" w:sz="4" w:space="0" w:color="000000"/>
              <w:right w:val="single" w:sz="18" w:space="0" w:color="000000"/>
            </w:tcBorders>
          </w:tcPr>
          <w:p w14:paraId="35CD5163" w14:textId="081F3504"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How many of your fields did you leave fallow during this agricultural year (2013/2014)? (</w:t>
            </w:r>
            <w:proofErr w:type="spellStart"/>
            <w:proofErr w:type="gramStart"/>
            <w:r w:rsidRPr="00BE068B">
              <w:rPr>
                <w:rFonts w:ascii="Gill Sans MT" w:hAnsi="Gill Sans MT"/>
                <w:b/>
                <w:w w:val="105"/>
              </w:rPr>
              <w:t>fallowfields</w:t>
            </w:r>
            <w:proofErr w:type="spellEnd"/>
            <w:proofErr w:type="gramEnd"/>
            <w:r w:rsidRPr="00BE068B">
              <w:rPr>
                <w:rFonts w:ascii="Gill Sans MT" w:hAnsi="Gill Sans MT"/>
                <w:w w:val="105"/>
              </w:rPr>
              <w:t>)</w:t>
            </w:r>
          </w:p>
          <w:p w14:paraId="20B801E8" w14:textId="77777777" w:rsidR="00C77E6C" w:rsidRPr="00BE068B" w:rsidRDefault="00C77E6C" w:rsidP="00F7697D">
            <w:pPr>
              <w:spacing w:after="0"/>
              <w:rPr>
                <w:rFonts w:ascii="Gill Sans MT" w:hAnsi="Gill Sans MT"/>
                <w:w w:val="105"/>
              </w:rPr>
            </w:pPr>
            <w:r w:rsidRPr="00BE068B">
              <w:rPr>
                <w:rFonts w:ascii="Gill Sans MT" w:hAnsi="Gill Sans MT"/>
                <w:i/>
                <w:w w:val="105"/>
              </w:rPr>
              <w:t xml:space="preserve">Only consider land that is owned, rented in, or borrowed, not land that is rented out or </w:t>
            </w:r>
            <w:proofErr w:type="spellStart"/>
            <w:r w:rsidRPr="00BE068B">
              <w:rPr>
                <w:rFonts w:ascii="Gill Sans MT" w:hAnsi="Gill Sans MT"/>
                <w:i/>
                <w:w w:val="105"/>
              </w:rPr>
              <w:t>lended</w:t>
            </w:r>
            <w:proofErr w:type="spellEnd"/>
            <w:r w:rsidRPr="00BE068B">
              <w:rPr>
                <w:rFonts w:ascii="Gill Sans MT" w:hAnsi="Gill Sans MT"/>
                <w:i/>
                <w:w w:val="105"/>
              </w:rPr>
              <w:t xml:space="preserve"> to others</w:t>
            </w:r>
          </w:p>
        </w:tc>
        <w:tc>
          <w:tcPr>
            <w:tcW w:w="811" w:type="dxa"/>
            <w:gridSpan w:val="4"/>
            <w:tcBorders>
              <w:top w:val="single" w:sz="18" w:space="0" w:color="000000"/>
              <w:left w:val="single" w:sz="18" w:space="0" w:color="000000"/>
              <w:bottom w:val="single" w:sz="18" w:space="0" w:color="000000"/>
              <w:right w:val="single" w:sz="18" w:space="0" w:color="000000"/>
            </w:tcBorders>
          </w:tcPr>
          <w:p w14:paraId="4E2DEAEF"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7BF57CC7"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160C42D5" w14:textId="455B005B" w:rsidR="00C77E6C" w:rsidRPr="00BE068B" w:rsidRDefault="00C20927" w:rsidP="00F7697D">
            <w:pPr>
              <w:spacing w:after="0"/>
              <w:rPr>
                <w:rFonts w:ascii="Gill Sans MT" w:hAnsi="Gill Sans MT"/>
                <w:w w:val="105"/>
              </w:rPr>
            </w:pPr>
            <w:r w:rsidRPr="00BE068B">
              <w:rPr>
                <w:rFonts w:ascii="Gill Sans MT" w:hAnsi="Gill Sans MT"/>
                <w:w w:val="105"/>
              </w:rPr>
              <w:t>H16</w:t>
            </w:r>
          </w:p>
        </w:tc>
        <w:tc>
          <w:tcPr>
            <w:tcW w:w="8910" w:type="dxa"/>
            <w:gridSpan w:val="2"/>
            <w:tcBorders>
              <w:top w:val="single" w:sz="4" w:space="0" w:color="000000"/>
              <w:left w:val="single" w:sz="4" w:space="0" w:color="auto"/>
              <w:bottom w:val="single" w:sz="4" w:space="0" w:color="000000"/>
              <w:right w:val="single" w:sz="18" w:space="0" w:color="000000"/>
            </w:tcBorders>
          </w:tcPr>
          <w:p w14:paraId="6F6CAF68" w14:textId="527D2E33" w:rsidR="00C77E6C" w:rsidRPr="00BE068B" w:rsidRDefault="00C77E6C" w:rsidP="00F7697D">
            <w:pPr>
              <w:pStyle w:val="longtableQtext"/>
              <w:spacing w:afterLines="20" w:after="48" w:line="240" w:lineRule="auto"/>
              <w:ind w:left="10"/>
              <w:contextualSpacing/>
              <w:rPr>
                <w:rFonts w:ascii="Gill Sans MT" w:hAnsi="Gill Sans MT"/>
                <w:color w:val="auto"/>
                <w:w w:val="105"/>
              </w:rPr>
            </w:pPr>
            <w:r w:rsidRPr="00BE068B">
              <w:rPr>
                <w:rFonts w:ascii="Gill Sans MT" w:hAnsi="Gill Sans MT"/>
                <w:color w:val="auto"/>
                <w:w w:val="105"/>
              </w:rPr>
              <w:t>How many fields did your household plant agroforestry trees on during this agricultural year (2013/2014)? (</w:t>
            </w:r>
            <w:proofErr w:type="spellStart"/>
            <w:proofErr w:type="gramStart"/>
            <w:r w:rsidRPr="00BE068B">
              <w:rPr>
                <w:rFonts w:ascii="Gill Sans MT" w:hAnsi="Gill Sans MT"/>
                <w:b/>
                <w:color w:val="auto"/>
                <w:w w:val="105"/>
              </w:rPr>
              <w:t>tno</w:t>
            </w:r>
            <w:proofErr w:type="gramEnd"/>
            <w:r w:rsidRPr="00BE068B">
              <w:rPr>
                <w:rFonts w:ascii="Gill Sans MT" w:hAnsi="Gill Sans MT"/>
                <w:b/>
                <w:color w:val="auto"/>
                <w:w w:val="105"/>
              </w:rPr>
              <w:t>_fields</w:t>
            </w:r>
            <w:proofErr w:type="spellEnd"/>
            <w:r w:rsidRPr="00BE068B">
              <w:rPr>
                <w:rFonts w:ascii="Gill Sans MT" w:hAnsi="Gill Sans MT"/>
                <w:color w:val="auto"/>
                <w:w w:val="105"/>
              </w:rPr>
              <w:t>)</w:t>
            </w:r>
          </w:p>
          <w:p w14:paraId="3792144E" w14:textId="77777777" w:rsidR="00C77E6C" w:rsidRPr="00BE068B" w:rsidRDefault="00C77E6C" w:rsidP="00F7697D">
            <w:pPr>
              <w:spacing w:after="0"/>
              <w:rPr>
                <w:rFonts w:ascii="Gill Sans MT" w:hAnsi="Gill Sans MT"/>
                <w:w w:val="105"/>
              </w:rPr>
            </w:pPr>
            <w:r w:rsidRPr="00BE068B">
              <w:rPr>
                <w:rFonts w:ascii="Gill Sans MT" w:hAnsi="Gill Sans MT"/>
                <w:i/>
                <w:w w:val="105"/>
              </w:rPr>
              <w:t xml:space="preserve">Agroforestry trees include </w:t>
            </w:r>
            <w:proofErr w:type="spellStart"/>
            <w:r w:rsidRPr="00BE068B">
              <w:rPr>
                <w:rFonts w:ascii="Gill Sans MT" w:hAnsi="Gill Sans MT"/>
                <w:i/>
                <w:w w:val="105"/>
              </w:rPr>
              <w:t>musangu</w:t>
            </w:r>
            <w:proofErr w:type="spellEnd"/>
            <w:r w:rsidRPr="00BE068B">
              <w:rPr>
                <w:rFonts w:ascii="Gill Sans MT" w:hAnsi="Gill Sans MT"/>
                <w:i/>
                <w:w w:val="105"/>
              </w:rPr>
              <w:t xml:space="preserve">, </w:t>
            </w:r>
            <w:proofErr w:type="spellStart"/>
            <w:r w:rsidRPr="00BE068B">
              <w:rPr>
                <w:rFonts w:ascii="Gill Sans MT" w:hAnsi="Gill Sans MT"/>
                <w:i/>
                <w:w w:val="105"/>
              </w:rPr>
              <w:t>glricidia</w:t>
            </w:r>
            <w:proofErr w:type="spellEnd"/>
            <w:r w:rsidRPr="00BE068B">
              <w:rPr>
                <w:rFonts w:ascii="Gill Sans MT" w:hAnsi="Gill Sans MT"/>
                <w:i/>
                <w:w w:val="105"/>
              </w:rPr>
              <w:t xml:space="preserve">, </w:t>
            </w:r>
            <w:proofErr w:type="spellStart"/>
            <w:r w:rsidRPr="00BE068B">
              <w:rPr>
                <w:rFonts w:ascii="Gill Sans MT" w:hAnsi="Gill Sans MT"/>
                <w:i/>
                <w:w w:val="105"/>
              </w:rPr>
              <w:t>ububa</w:t>
            </w:r>
            <w:proofErr w:type="spellEnd"/>
            <w:r w:rsidRPr="00BE068B">
              <w:rPr>
                <w:rFonts w:ascii="Gill Sans MT" w:hAnsi="Gill Sans MT"/>
                <w:i/>
                <w:w w:val="105"/>
              </w:rPr>
              <w:t>, etc. Do not include pigeon peas or cowpeas.</w:t>
            </w:r>
          </w:p>
        </w:tc>
        <w:tc>
          <w:tcPr>
            <w:tcW w:w="811" w:type="dxa"/>
            <w:gridSpan w:val="4"/>
            <w:tcBorders>
              <w:top w:val="single" w:sz="18" w:space="0" w:color="000000"/>
              <w:left w:val="single" w:sz="18" w:space="0" w:color="000000"/>
              <w:bottom w:val="single" w:sz="18" w:space="0" w:color="000000"/>
              <w:right w:val="single" w:sz="18" w:space="0" w:color="000000"/>
            </w:tcBorders>
          </w:tcPr>
          <w:p w14:paraId="7A21C0FC"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EF7147" w:rsidRPr="00BE068B" w14:paraId="2F35E80B"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105BD7AD" w14:textId="77777777" w:rsidR="00EF7147" w:rsidRPr="00BE068B" w:rsidRDefault="00EF7147" w:rsidP="00F7697D">
            <w:pPr>
              <w:spacing w:after="0"/>
              <w:rPr>
                <w:rFonts w:ascii="Gill Sans MT" w:hAnsi="Gill Sans MT"/>
                <w:w w:val="105"/>
              </w:rPr>
            </w:pPr>
          </w:p>
        </w:tc>
        <w:tc>
          <w:tcPr>
            <w:tcW w:w="8910" w:type="dxa"/>
            <w:gridSpan w:val="2"/>
            <w:tcBorders>
              <w:top w:val="single" w:sz="4" w:space="0" w:color="000000"/>
              <w:left w:val="single" w:sz="4" w:space="0" w:color="auto"/>
              <w:bottom w:val="single" w:sz="4" w:space="0" w:color="000000"/>
              <w:right w:val="single" w:sz="18" w:space="0" w:color="000000"/>
            </w:tcBorders>
          </w:tcPr>
          <w:p w14:paraId="4213BC39" w14:textId="4672E9CD" w:rsidR="00EF7147" w:rsidRPr="00BE068B" w:rsidRDefault="00EF7147" w:rsidP="00F7697D">
            <w:pPr>
              <w:pStyle w:val="longtableQtext"/>
              <w:spacing w:afterLines="20" w:after="48" w:line="240" w:lineRule="auto"/>
              <w:ind w:left="10"/>
              <w:contextualSpacing/>
              <w:rPr>
                <w:rFonts w:ascii="Gill Sans MT" w:hAnsi="Gill Sans MT"/>
                <w:color w:val="auto"/>
                <w:w w:val="105"/>
              </w:rPr>
            </w:pPr>
            <w:r w:rsidRPr="00BE068B">
              <w:rPr>
                <w:rFonts w:ascii="Gill Sans MT" w:hAnsi="Gill Sans MT"/>
                <w:color w:val="auto"/>
                <w:w w:val="105"/>
              </w:rPr>
              <w:t>How many fields did your household clear during this agricultural year (2013/2014)</w:t>
            </w:r>
          </w:p>
          <w:p w14:paraId="2E6DBB53" w14:textId="2697C023" w:rsidR="00EF7147" w:rsidRPr="00F86AA7" w:rsidRDefault="00EF7147" w:rsidP="00F7697D">
            <w:pPr>
              <w:pStyle w:val="longtableQtext"/>
              <w:keepNext/>
              <w:spacing w:afterLines="20" w:after="48" w:line="240" w:lineRule="auto"/>
              <w:ind w:left="10"/>
              <w:contextualSpacing/>
              <w:outlineLvl w:val="7"/>
              <w:rPr>
                <w:rFonts w:ascii="Gill Sans MT" w:hAnsi="Gill Sans MT"/>
                <w:i/>
                <w:color w:val="auto"/>
                <w:w w:val="105"/>
              </w:rPr>
            </w:pPr>
            <w:r w:rsidRPr="00F86AA7">
              <w:rPr>
                <w:rFonts w:ascii="Gill Sans MT" w:hAnsi="Gill Sans MT"/>
                <w:i/>
                <w:color w:val="auto"/>
                <w:w w:val="105"/>
              </w:rPr>
              <w:t xml:space="preserve">Only consider land that is owned, rented in, or borrowed, not land that is rented out or </w:t>
            </w:r>
            <w:proofErr w:type="spellStart"/>
            <w:r w:rsidRPr="00F86AA7">
              <w:rPr>
                <w:rFonts w:ascii="Gill Sans MT" w:hAnsi="Gill Sans MT"/>
                <w:i/>
                <w:color w:val="auto"/>
                <w:w w:val="105"/>
              </w:rPr>
              <w:t>lended</w:t>
            </w:r>
            <w:proofErr w:type="spellEnd"/>
            <w:r w:rsidRPr="00F86AA7">
              <w:rPr>
                <w:rFonts w:ascii="Gill Sans MT" w:hAnsi="Gill Sans MT"/>
                <w:i/>
                <w:color w:val="auto"/>
                <w:w w:val="105"/>
              </w:rPr>
              <w:t xml:space="preserve"> to others</w:t>
            </w:r>
          </w:p>
        </w:tc>
        <w:tc>
          <w:tcPr>
            <w:tcW w:w="811" w:type="dxa"/>
            <w:gridSpan w:val="4"/>
            <w:tcBorders>
              <w:top w:val="single" w:sz="18" w:space="0" w:color="000000"/>
              <w:left w:val="single" w:sz="18" w:space="0" w:color="000000"/>
              <w:bottom w:val="single" w:sz="18" w:space="0" w:color="000000"/>
              <w:right w:val="single" w:sz="18" w:space="0" w:color="000000"/>
            </w:tcBorders>
          </w:tcPr>
          <w:p w14:paraId="42B830D3" w14:textId="23170DA3" w:rsidR="00EF7147" w:rsidRPr="00BE068B" w:rsidRDefault="00EF7147"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EF7147" w:rsidRPr="00BE068B" w14:paraId="0DF114D0"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2E4C2B26" w14:textId="77777777" w:rsidR="00EF7147" w:rsidRPr="00BE068B" w:rsidRDefault="00EF7147" w:rsidP="00F7697D">
            <w:pPr>
              <w:spacing w:after="0"/>
              <w:rPr>
                <w:rFonts w:ascii="Gill Sans MT" w:hAnsi="Gill Sans MT"/>
                <w:w w:val="105"/>
              </w:rPr>
            </w:pPr>
          </w:p>
        </w:tc>
        <w:tc>
          <w:tcPr>
            <w:tcW w:w="8910" w:type="dxa"/>
            <w:gridSpan w:val="2"/>
            <w:tcBorders>
              <w:top w:val="single" w:sz="4" w:space="0" w:color="000000"/>
              <w:left w:val="single" w:sz="4" w:space="0" w:color="auto"/>
              <w:bottom w:val="single" w:sz="4" w:space="0" w:color="000000"/>
              <w:right w:val="single" w:sz="18" w:space="0" w:color="000000"/>
            </w:tcBorders>
          </w:tcPr>
          <w:p w14:paraId="4180312B" w14:textId="3B5C0F0F" w:rsidR="00EF7147" w:rsidRPr="00BE068B" w:rsidRDefault="00EF7147" w:rsidP="00F7697D">
            <w:pPr>
              <w:pStyle w:val="longtableQtext"/>
              <w:spacing w:afterLines="20" w:after="48" w:line="240" w:lineRule="auto"/>
              <w:ind w:left="10"/>
              <w:contextualSpacing/>
              <w:rPr>
                <w:rFonts w:ascii="Gill Sans MT" w:hAnsi="Gill Sans MT"/>
                <w:color w:val="auto"/>
                <w:w w:val="105"/>
              </w:rPr>
            </w:pPr>
            <w:r w:rsidRPr="00BE068B">
              <w:rPr>
                <w:rFonts w:ascii="Gill Sans MT" w:hAnsi="Gill Sans MT"/>
                <w:color w:val="auto"/>
                <w:w w:val="105"/>
              </w:rPr>
              <w:t>How many MORE</w:t>
            </w:r>
            <w:ins w:id="258" w:author="Heather Huntington" w:date="2014-11-17T22:32:00Z">
              <w:r w:rsidR="009127AB">
                <w:rPr>
                  <w:rFonts w:ascii="Gill Sans MT" w:hAnsi="Gill Sans MT"/>
                  <w:color w:val="auto"/>
                  <w:w w:val="105"/>
                </w:rPr>
                <w:t xml:space="preserve"> new acres of land </w:t>
              </w:r>
            </w:ins>
            <w:del w:id="259" w:author="Heather Huntington" w:date="2014-11-17T22:32:00Z">
              <w:r w:rsidRPr="00BE068B" w:rsidDel="009127AB">
                <w:rPr>
                  <w:rFonts w:ascii="Gill Sans MT" w:hAnsi="Gill Sans MT"/>
                  <w:color w:val="auto"/>
                  <w:w w:val="105"/>
                </w:rPr>
                <w:delText xml:space="preserve"> </w:delText>
              </w:r>
            </w:del>
            <w:commentRangeStart w:id="260"/>
            <w:proofErr w:type="spellStart"/>
            <w:r w:rsidRPr="00BE068B">
              <w:rPr>
                <w:rFonts w:ascii="Gill Sans MT" w:hAnsi="Gill Sans MT"/>
                <w:color w:val="auto"/>
                <w:w w:val="105"/>
              </w:rPr>
              <w:t>f</w:t>
            </w:r>
            <w:del w:id="261" w:author="Heather Huntington" w:date="2014-11-17T22:33:00Z">
              <w:r w:rsidRPr="00BE068B" w:rsidDel="009127AB">
                <w:rPr>
                  <w:rFonts w:ascii="Gill Sans MT" w:hAnsi="Gill Sans MT"/>
                  <w:color w:val="auto"/>
                  <w:w w:val="105"/>
                </w:rPr>
                <w:delText xml:space="preserve">ields </w:delText>
              </w:r>
              <w:commentRangeEnd w:id="260"/>
              <w:r w:rsidR="00D01498" w:rsidDel="009127AB">
                <w:rPr>
                  <w:rStyle w:val="CommentReference"/>
                  <w:rFonts w:asciiTheme="minorHAnsi" w:eastAsiaTheme="minorHAnsi" w:hAnsiTheme="minorHAnsi"/>
                  <w:color w:val="auto"/>
                </w:rPr>
                <w:commentReference w:id="260"/>
              </w:r>
              <w:r w:rsidRPr="00BE068B" w:rsidDel="009127AB">
                <w:rPr>
                  <w:rFonts w:ascii="Gill Sans MT" w:hAnsi="Gill Sans MT"/>
                  <w:color w:val="auto"/>
                  <w:w w:val="105"/>
                </w:rPr>
                <w:delText>d</w:delText>
              </w:r>
            </w:del>
            <w:r w:rsidRPr="00BE068B">
              <w:rPr>
                <w:rFonts w:ascii="Gill Sans MT" w:hAnsi="Gill Sans MT"/>
                <w:color w:val="auto"/>
                <w:w w:val="105"/>
              </w:rPr>
              <w:t>o</w:t>
            </w:r>
            <w:proofErr w:type="spellEnd"/>
            <w:r w:rsidRPr="00BE068B">
              <w:rPr>
                <w:rFonts w:ascii="Gill Sans MT" w:hAnsi="Gill Sans MT"/>
                <w:color w:val="auto"/>
                <w:w w:val="105"/>
              </w:rPr>
              <w:t xml:space="preserve"> you plan to clear in the next 3 years (</w:t>
            </w:r>
            <w:proofErr w:type="spellStart"/>
            <w:r w:rsidRPr="00BE068B">
              <w:rPr>
                <w:rFonts w:ascii="Gill Sans MT" w:hAnsi="Gill Sans MT"/>
                <w:color w:val="auto"/>
                <w:w w:val="105"/>
              </w:rPr>
              <w:t>ie</w:t>
            </w:r>
            <w:proofErr w:type="spellEnd"/>
            <w:r w:rsidRPr="00BE068B">
              <w:rPr>
                <w:rFonts w:ascii="Gill Sans MT" w:hAnsi="Gill Sans MT"/>
                <w:color w:val="auto"/>
                <w:w w:val="105"/>
              </w:rPr>
              <w:t>: by 2018)?</w:t>
            </w:r>
          </w:p>
          <w:p w14:paraId="3B201EBB" w14:textId="619B78BD" w:rsidR="00EF7147" w:rsidRPr="00761418" w:rsidRDefault="009127AB" w:rsidP="009127AB">
            <w:pPr>
              <w:pStyle w:val="longtableQtext"/>
              <w:spacing w:afterLines="20" w:after="48" w:line="240" w:lineRule="auto"/>
              <w:ind w:left="10"/>
              <w:contextualSpacing/>
              <w:rPr>
                <w:rFonts w:ascii="Gill Sans MT" w:hAnsi="Gill Sans MT"/>
                <w:i/>
                <w:color w:val="auto"/>
                <w:w w:val="105"/>
              </w:rPr>
            </w:pPr>
            <w:ins w:id="262" w:author="Heather Huntington" w:date="2014-11-17T22:33:00Z">
              <w:r>
                <w:rPr>
                  <w:rFonts w:ascii="Gill Sans MT" w:hAnsi="Gill Sans MT"/>
                  <w:i/>
                  <w:color w:val="auto"/>
                  <w:w w:val="105"/>
                </w:rPr>
                <w:t xml:space="preserve">Enumerator – This refers to forested/undeveloped land. </w:t>
              </w:r>
            </w:ins>
            <w:del w:id="263" w:author="Heather Huntington" w:date="2014-11-17T22:32:00Z">
              <w:r w:rsidR="00EF7147" w:rsidRPr="00761418" w:rsidDel="009127AB">
                <w:rPr>
                  <w:rFonts w:ascii="Gill Sans MT" w:hAnsi="Gill Sans MT"/>
                  <w:i/>
                  <w:color w:val="auto"/>
                  <w:w w:val="105"/>
                </w:rPr>
                <w:delText>Only consider land that is owned, rented in, or borrowed, not land that is rented out or len</w:delText>
              </w:r>
            </w:del>
            <w:del w:id="264" w:author="usaiduser" w:date="2014-11-09T10:59:00Z">
              <w:r w:rsidR="00EF7147" w:rsidRPr="00761418" w:rsidDel="007B23FA">
                <w:rPr>
                  <w:rFonts w:ascii="Gill Sans MT" w:hAnsi="Gill Sans MT"/>
                  <w:i/>
                  <w:color w:val="auto"/>
                  <w:w w:val="105"/>
                </w:rPr>
                <w:delText>de</w:delText>
              </w:r>
            </w:del>
            <w:ins w:id="265" w:author="usaiduser" w:date="2014-11-09T10:59:00Z">
              <w:del w:id="266" w:author="Heather Huntington" w:date="2014-11-17T22:32:00Z">
                <w:r w:rsidR="007B23FA" w:rsidDel="009127AB">
                  <w:rPr>
                    <w:rFonts w:ascii="Gill Sans MT" w:hAnsi="Gill Sans MT"/>
                    <w:i/>
                    <w:color w:val="auto"/>
                    <w:w w:val="105"/>
                  </w:rPr>
                  <w:delText>t</w:delText>
                </w:r>
              </w:del>
            </w:ins>
            <w:del w:id="267" w:author="usaiduser" w:date="2014-11-09T10:59:00Z">
              <w:r w:rsidR="00EF7147" w:rsidRPr="00761418" w:rsidDel="007B23FA">
                <w:rPr>
                  <w:rFonts w:ascii="Gill Sans MT" w:hAnsi="Gill Sans MT"/>
                  <w:i/>
                  <w:color w:val="auto"/>
                  <w:w w:val="105"/>
                </w:rPr>
                <w:delText>d</w:delText>
              </w:r>
            </w:del>
            <w:del w:id="268" w:author="Heather Huntington" w:date="2014-11-17T22:32:00Z">
              <w:r w:rsidR="00EF7147" w:rsidRPr="00761418" w:rsidDel="009127AB">
                <w:rPr>
                  <w:rFonts w:ascii="Gill Sans MT" w:hAnsi="Gill Sans MT"/>
                  <w:i/>
                  <w:color w:val="auto"/>
                  <w:w w:val="105"/>
                </w:rPr>
                <w:delText xml:space="preserve"> to others</w:delText>
              </w:r>
            </w:del>
          </w:p>
        </w:tc>
        <w:tc>
          <w:tcPr>
            <w:tcW w:w="811" w:type="dxa"/>
            <w:gridSpan w:val="4"/>
            <w:tcBorders>
              <w:top w:val="single" w:sz="18" w:space="0" w:color="000000"/>
              <w:left w:val="single" w:sz="18" w:space="0" w:color="000000"/>
              <w:bottom w:val="single" w:sz="18" w:space="0" w:color="000000"/>
              <w:right w:val="single" w:sz="18" w:space="0" w:color="000000"/>
            </w:tcBorders>
          </w:tcPr>
          <w:p w14:paraId="5A47C22D" w14:textId="57F9BEBC" w:rsidR="00EF7147" w:rsidRPr="00BE068B" w:rsidRDefault="00EF7147"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1FC0604"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13C0DA9A" w14:textId="0A28A277" w:rsidR="00C77E6C" w:rsidRPr="00BE068B" w:rsidRDefault="00C20927" w:rsidP="00F7697D">
            <w:pPr>
              <w:spacing w:after="0"/>
              <w:rPr>
                <w:rFonts w:ascii="Gill Sans MT" w:eastAsia="Calibri" w:hAnsi="Gill Sans MT" w:cs="Times New Roman"/>
                <w:w w:val="105"/>
              </w:rPr>
            </w:pPr>
            <w:r w:rsidRPr="00BE068B">
              <w:rPr>
                <w:rFonts w:ascii="Gill Sans MT" w:eastAsia="Calibri" w:hAnsi="Gill Sans MT" w:cs="Times New Roman"/>
                <w:w w:val="105"/>
              </w:rPr>
              <w:t>H17</w:t>
            </w:r>
          </w:p>
        </w:tc>
        <w:tc>
          <w:tcPr>
            <w:tcW w:w="4677" w:type="dxa"/>
            <w:tcBorders>
              <w:top w:val="single" w:sz="4" w:space="0" w:color="000000"/>
              <w:left w:val="single" w:sz="4" w:space="0" w:color="auto"/>
              <w:bottom w:val="single" w:sz="4" w:space="0" w:color="000000"/>
            </w:tcBorders>
          </w:tcPr>
          <w:p w14:paraId="688F069B" w14:textId="5F46E199" w:rsidR="00C77E6C" w:rsidRPr="00BE068B" w:rsidRDefault="00C77E6C" w:rsidP="005E51A5">
            <w:pPr>
              <w:spacing w:after="0"/>
              <w:rPr>
                <w:rFonts w:ascii="Gill Sans MT" w:eastAsia="Calibri" w:hAnsi="Gill Sans MT" w:cs="Times New Roman"/>
                <w:w w:val="105"/>
              </w:rPr>
            </w:pPr>
            <w:r w:rsidRPr="00BE068B">
              <w:rPr>
                <w:rFonts w:ascii="Gill Sans MT" w:hAnsi="Gill Sans MT"/>
                <w:w w:val="105"/>
              </w:rPr>
              <w:t xml:space="preserve">In the past 5 years, has your household requested or tried to obtain additional land in </w:t>
            </w:r>
            <w:r w:rsidRPr="00BE068B">
              <w:rPr>
                <w:rFonts w:ascii="Gill Sans MT" w:hAnsi="Gill Sans MT"/>
                <w:w w:val="105"/>
              </w:rPr>
              <w:lastRenderedPageBreak/>
              <w:t>this village for use by your household? (</w:t>
            </w:r>
            <w:proofErr w:type="spellStart"/>
            <w:proofErr w:type="gramStart"/>
            <w:r w:rsidRPr="00BE068B">
              <w:rPr>
                <w:rFonts w:ascii="Gill Sans MT" w:hAnsi="Gill Sans MT"/>
                <w:b/>
                <w:w w:val="105"/>
              </w:rPr>
              <w:t>req</w:t>
            </w:r>
            <w:proofErr w:type="gramEnd"/>
            <w:r w:rsidRPr="00BE068B">
              <w:rPr>
                <w:rFonts w:ascii="Gill Sans MT" w:hAnsi="Gill Sans MT"/>
                <w:b/>
                <w:w w:val="105"/>
              </w:rPr>
              <w:t>_land</w:t>
            </w:r>
            <w:proofErr w:type="spellEnd"/>
            <w:r w:rsidRPr="00BE068B">
              <w:rPr>
                <w:rFonts w:ascii="Gill Sans MT" w:hAnsi="Gill Sans MT"/>
                <w:w w:val="105"/>
              </w:rPr>
              <w:t>)</w:t>
            </w:r>
          </w:p>
        </w:tc>
        <w:tc>
          <w:tcPr>
            <w:tcW w:w="4332" w:type="dxa"/>
            <w:gridSpan w:val="4"/>
            <w:tcBorders>
              <w:top w:val="single" w:sz="4" w:space="0" w:color="000000"/>
              <w:bottom w:val="single" w:sz="4" w:space="0" w:color="000000"/>
              <w:right w:val="single" w:sz="18" w:space="0" w:color="000000"/>
            </w:tcBorders>
          </w:tcPr>
          <w:p w14:paraId="51FD5F25" w14:textId="77777777" w:rsidR="00C77E6C" w:rsidRPr="00BE068B" w:rsidRDefault="00C77E6C" w:rsidP="00F7697D">
            <w:pPr>
              <w:spacing w:after="0"/>
              <w:rPr>
                <w:rFonts w:ascii="Gill Sans MT" w:hAnsi="Gill Sans MT"/>
              </w:rPr>
            </w:pPr>
            <w:r w:rsidRPr="00BE068B">
              <w:rPr>
                <w:rFonts w:ascii="Gill Sans MT" w:hAnsi="Gill Sans MT"/>
              </w:rPr>
              <w:lastRenderedPageBreak/>
              <w:t>1=No</w:t>
            </w:r>
          </w:p>
          <w:p w14:paraId="0037EB6E" w14:textId="77777777" w:rsidR="00C77E6C" w:rsidRPr="00BE068B" w:rsidRDefault="00C77E6C" w:rsidP="00F7697D">
            <w:pPr>
              <w:spacing w:after="0"/>
              <w:rPr>
                <w:rFonts w:ascii="Gill Sans MT" w:hAnsi="Gill Sans MT"/>
              </w:rPr>
            </w:pPr>
            <w:r w:rsidRPr="00BE068B">
              <w:rPr>
                <w:rFonts w:ascii="Gill Sans MT" w:hAnsi="Gill Sans MT"/>
              </w:rPr>
              <w:t>2=Yes</w:t>
            </w:r>
            <w:r w:rsidRPr="00BE068B" w:rsidDel="00226116">
              <w:rPr>
                <w:rFonts w:ascii="Gill Sans MT" w:hAnsi="Gill Sans MT"/>
              </w:rPr>
              <w:t xml:space="preserve"> </w:t>
            </w:r>
          </w:p>
          <w:p w14:paraId="7C4F9E65" w14:textId="77777777" w:rsidR="00C77E6C" w:rsidRPr="00BE068B" w:rsidRDefault="00C77E6C" w:rsidP="00F7697D">
            <w:pPr>
              <w:spacing w:after="0"/>
              <w:rPr>
                <w:rFonts w:ascii="Gill Sans MT" w:hAnsi="Gill Sans MT"/>
              </w:rPr>
            </w:pPr>
            <w:r w:rsidRPr="00BE068B">
              <w:rPr>
                <w:rFonts w:ascii="Gill Sans MT" w:hAnsi="Gill Sans MT"/>
              </w:rPr>
              <w:lastRenderedPageBreak/>
              <w:t>888=Don’t know</w:t>
            </w:r>
          </w:p>
          <w:p w14:paraId="157C74D1" w14:textId="77777777" w:rsidR="00C77E6C" w:rsidRPr="00BE068B" w:rsidRDefault="00C77E6C" w:rsidP="00F7697D">
            <w:pPr>
              <w:spacing w:after="0"/>
              <w:rPr>
                <w:rFonts w:ascii="Gill Sans MT" w:hAnsi="Gill Sans MT"/>
              </w:rPr>
            </w:pPr>
            <w:r w:rsidRPr="00BE068B">
              <w:rPr>
                <w:rFonts w:ascii="Gill Sans MT" w:hAnsi="Gill Sans MT"/>
              </w:rPr>
              <w:t>999=Prefer not to respond</w:t>
            </w:r>
          </w:p>
        </w:tc>
        <w:tc>
          <w:tcPr>
            <w:tcW w:w="712" w:type="dxa"/>
            <w:tcBorders>
              <w:top w:val="single" w:sz="18" w:space="0" w:color="000000"/>
              <w:left w:val="single" w:sz="18" w:space="0" w:color="000000"/>
              <w:bottom w:val="single" w:sz="18" w:space="0" w:color="000000"/>
              <w:right w:val="single" w:sz="18" w:space="0" w:color="000000"/>
            </w:tcBorders>
          </w:tcPr>
          <w:p w14:paraId="629A3BFB"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lastRenderedPageBreak/>
              <w:t>(Code)</w:t>
            </w:r>
          </w:p>
        </w:tc>
      </w:tr>
      <w:tr w:rsidR="00C77E6C" w:rsidRPr="00BE068B" w14:paraId="5C94C9F2"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4C7FAEA1" w14:textId="05309AAA" w:rsidR="00C77E6C" w:rsidRPr="00BE068B" w:rsidRDefault="00C20927" w:rsidP="00F7697D">
            <w:pPr>
              <w:spacing w:after="0"/>
              <w:rPr>
                <w:rFonts w:ascii="Gill Sans MT" w:eastAsia="Calibri" w:hAnsi="Gill Sans MT" w:cs="Times New Roman"/>
                <w:w w:val="105"/>
              </w:rPr>
            </w:pPr>
            <w:r w:rsidRPr="00BE068B">
              <w:rPr>
                <w:rFonts w:ascii="Gill Sans MT" w:eastAsia="Calibri" w:hAnsi="Gill Sans MT" w:cs="Times New Roman"/>
                <w:w w:val="105"/>
              </w:rPr>
              <w:lastRenderedPageBreak/>
              <w:t>H18</w:t>
            </w:r>
          </w:p>
        </w:tc>
        <w:tc>
          <w:tcPr>
            <w:tcW w:w="4677" w:type="dxa"/>
            <w:tcBorders>
              <w:top w:val="single" w:sz="4" w:space="0" w:color="000000"/>
              <w:left w:val="single" w:sz="4" w:space="0" w:color="auto"/>
              <w:bottom w:val="single" w:sz="4" w:space="0" w:color="000000"/>
            </w:tcBorders>
          </w:tcPr>
          <w:p w14:paraId="595B34E6" w14:textId="3D49A47E" w:rsidR="00C77E6C" w:rsidRPr="00BE068B" w:rsidRDefault="00C77E6C" w:rsidP="00F7697D">
            <w:pPr>
              <w:spacing w:after="0"/>
              <w:rPr>
                <w:rFonts w:ascii="Gill Sans MT" w:eastAsia="Calibri" w:hAnsi="Gill Sans MT" w:cs="Times New Roman"/>
                <w:w w:val="105"/>
              </w:rPr>
            </w:pPr>
            <w:r w:rsidRPr="00BE068B">
              <w:rPr>
                <w:rFonts w:ascii="Gill Sans MT" w:hAnsi="Gill Sans MT"/>
                <w:w w:val="105"/>
              </w:rPr>
              <w:t>From whom did you request this land? (</w:t>
            </w:r>
            <w:proofErr w:type="spellStart"/>
            <w:proofErr w:type="gramStart"/>
            <w:r w:rsidRPr="00BE068B">
              <w:rPr>
                <w:rFonts w:ascii="Gill Sans MT" w:hAnsi="Gill Sans MT"/>
                <w:b/>
                <w:w w:val="105"/>
              </w:rPr>
              <w:t>whom</w:t>
            </w:r>
            <w:proofErr w:type="gramEnd"/>
            <w:r w:rsidRPr="00BE068B">
              <w:rPr>
                <w:rFonts w:ascii="Gill Sans MT" w:hAnsi="Gill Sans MT"/>
                <w:b/>
                <w:w w:val="105"/>
              </w:rPr>
              <w:t>_request</w:t>
            </w:r>
            <w:proofErr w:type="spellEnd"/>
            <w:r w:rsidRPr="00BE068B">
              <w:rPr>
                <w:rFonts w:ascii="Gill Sans MT" w:hAnsi="Gill Sans MT"/>
                <w:w w:val="105"/>
              </w:rPr>
              <w:t>)</w:t>
            </w:r>
          </w:p>
        </w:tc>
        <w:tc>
          <w:tcPr>
            <w:tcW w:w="4332" w:type="dxa"/>
            <w:gridSpan w:val="4"/>
            <w:tcBorders>
              <w:top w:val="single" w:sz="4" w:space="0" w:color="000000"/>
              <w:bottom w:val="single" w:sz="4" w:space="0" w:color="000000"/>
              <w:right w:val="single" w:sz="18" w:space="0" w:color="000000"/>
            </w:tcBorders>
          </w:tcPr>
          <w:p w14:paraId="1B09304D" w14:textId="77777777" w:rsidR="00C77E6C" w:rsidRPr="00BE068B" w:rsidRDefault="00C77E6C" w:rsidP="00F7697D">
            <w:pPr>
              <w:spacing w:after="0"/>
              <w:rPr>
                <w:rFonts w:ascii="Gill Sans MT" w:hAnsi="Gill Sans MT"/>
              </w:rPr>
            </w:pPr>
            <w:r w:rsidRPr="00BE068B">
              <w:rPr>
                <w:rFonts w:ascii="Gill Sans MT" w:hAnsi="Gill Sans MT"/>
              </w:rPr>
              <w:t>1=Headman</w:t>
            </w:r>
          </w:p>
          <w:p w14:paraId="4A8EBE28" w14:textId="77777777" w:rsidR="00C77E6C" w:rsidRPr="00BE068B" w:rsidRDefault="00C77E6C" w:rsidP="00F7697D">
            <w:pPr>
              <w:spacing w:after="0"/>
              <w:rPr>
                <w:rFonts w:ascii="Gill Sans MT" w:hAnsi="Gill Sans MT"/>
              </w:rPr>
            </w:pPr>
            <w:r w:rsidRPr="00BE068B">
              <w:rPr>
                <w:rFonts w:ascii="Gill Sans MT" w:hAnsi="Gill Sans MT"/>
              </w:rPr>
              <w:t>2=</w:t>
            </w:r>
            <w:proofErr w:type="spellStart"/>
            <w:r w:rsidRPr="00BE068B">
              <w:rPr>
                <w:rFonts w:ascii="Gill Sans MT" w:hAnsi="Gill Sans MT"/>
              </w:rPr>
              <w:t>Induna</w:t>
            </w:r>
            <w:proofErr w:type="spellEnd"/>
          </w:p>
          <w:p w14:paraId="6121E99C" w14:textId="77777777" w:rsidR="00C77E6C" w:rsidRPr="00BE068B" w:rsidRDefault="00C77E6C" w:rsidP="00F7697D">
            <w:pPr>
              <w:spacing w:after="0"/>
              <w:rPr>
                <w:rFonts w:ascii="Gill Sans MT" w:hAnsi="Gill Sans MT"/>
              </w:rPr>
            </w:pPr>
            <w:r w:rsidRPr="00BE068B">
              <w:rPr>
                <w:rFonts w:ascii="Gill Sans MT" w:hAnsi="Gill Sans MT"/>
              </w:rPr>
              <w:t>3=Chief</w:t>
            </w:r>
          </w:p>
          <w:p w14:paraId="6D0BE0C8" w14:textId="77777777" w:rsidR="00C77E6C" w:rsidRPr="00BE068B" w:rsidRDefault="00C77E6C" w:rsidP="00F7697D">
            <w:pPr>
              <w:spacing w:after="0"/>
              <w:rPr>
                <w:rFonts w:ascii="Gill Sans MT" w:hAnsi="Gill Sans MT"/>
              </w:rPr>
            </w:pPr>
            <w:r w:rsidRPr="00BE068B">
              <w:rPr>
                <w:rFonts w:ascii="Gill Sans MT" w:hAnsi="Gill Sans MT"/>
              </w:rPr>
              <w:t>97=Other, please specify</w:t>
            </w:r>
          </w:p>
        </w:tc>
        <w:tc>
          <w:tcPr>
            <w:tcW w:w="712" w:type="dxa"/>
            <w:tcBorders>
              <w:top w:val="single" w:sz="18" w:space="0" w:color="000000"/>
              <w:left w:val="single" w:sz="18" w:space="0" w:color="000000"/>
              <w:bottom w:val="single" w:sz="18" w:space="0" w:color="000000"/>
              <w:right w:val="single" w:sz="18" w:space="0" w:color="000000"/>
            </w:tcBorders>
          </w:tcPr>
          <w:p w14:paraId="7BBB540F"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30F3363D" w14:textId="77777777" w:rsidTr="00C2092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314248D" w14:textId="34AA0C0E" w:rsidR="00C77E6C" w:rsidRPr="00BE068B" w:rsidRDefault="00C20927" w:rsidP="00F7697D">
            <w:pPr>
              <w:spacing w:after="0"/>
              <w:rPr>
                <w:rFonts w:ascii="Gill Sans MT" w:hAnsi="Gill Sans MT"/>
              </w:rPr>
            </w:pPr>
            <w:r w:rsidRPr="00BE068B">
              <w:rPr>
                <w:rFonts w:ascii="Gill Sans MT" w:hAnsi="Gill Sans MT"/>
              </w:rPr>
              <w:t>H18b</w:t>
            </w:r>
          </w:p>
        </w:tc>
        <w:tc>
          <w:tcPr>
            <w:tcW w:w="4677" w:type="dxa"/>
            <w:tcBorders>
              <w:left w:val="single" w:sz="4" w:space="0" w:color="auto"/>
              <w:right w:val="single" w:sz="18" w:space="0" w:color="000000"/>
            </w:tcBorders>
          </w:tcPr>
          <w:p w14:paraId="46CB14AE" w14:textId="3B515CBB" w:rsidR="00C77E6C" w:rsidRPr="00BE068B" w:rsidRDefault="00C77E6C" w:rsidP="00F7697D">
            <w:pPr>
              <w:spacing w:after="0"/>
              <w:rPr>
                <w:rFonts w:ascii="Gill Sans MT" w:hAnsi="Gill Sans MT"/>
                <w:w w:val="105"/>
              </w:rPr>
            </w:pPr>
            <w:r w:rsidRPr="00BE068B">
              <w:rPr>
                <w:rFonts w:ascii="Gill Sans MT" w:hAnsi="Gill Sans MT"/>
                <w:w w:val="105"/>
              </w:rPr>
              <w:t>If other, please specify</w:t>
            </w:r>
          </w:p>
        </w:tc>
        <w:tc>
          <w:tcPr>
            <w:tcW w:w="5044" w:type="dxa"/>
            <w:gridSpan w:val="5"/>
            <w:tcBorders>
              <w:top w:val="single" w:sz="18" w:space="0" w:color="000000"/>
              <w:left w:val="single" w:sz="18" w:space="0" w:color="000000"/>
              <w:bottom w:val="single" w:sz="18" w:space="0" w:color="000000"/>
              <w:right w:val="single" w:sz="18" w:space="0" w:color="000000"/>
            </w:tcBorders>
          </w:tcPr>
          <w:p w14:paraId="77E540C8" w14:textId="77777777" w:rsidR="00C77E6C" w:rsidRPr="00BE068B" w:rsidRDefault="00C77E6C" w:rsidP="00F7697D">
            <w:pPr>
              <w:spacing w:after="0"/>
              <w:rPr>
                <w:rFonts w:ascii="Gill Sans MT" w:hAnsi="Gill Sans MT"/>
                <w:w w:val="105"/>
              </w:rPr>
            </w:pPr>
            <w:r w:rsidRPr="00BE068B">
              <w:rPr>
                <w:rFonts w:ascii="Gill Sans MT" w:hAnsi="Gill Sans MT"/>
                <w:i/>
                <w:color w:val="A6A6A6" w:themeColor="background1" w:themeShade="A6"/>
              </w:rPr>
              <w:t>(Text)</w:t>
            </w:r>
          </w:p>
        </w:tc>
      </w:tr>
      <w:tr w:rsidR="00C77E6C" w:rsidRPr="00BE068B" w14:paraId="4465B69A" w14:textId="77777777" w:rsidTr="0076141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top w:val="single" w:sz="4" w:space="0" w:color="000000"/>
              <w:left w:val="single" w:sz="4" w:space="0" w:color="auto"/>
              <w:bottom w:val="single" w:sz="4" w:space="0" w:color="000000"/>
              <w:right w:val="single" w:sz="4" w:space="0" w:color="auto"/>
            </w:tcBorders>
          </w:tcPr>
          <w:p w14:paraId="7D74861E" w14:textId="7A9D3393" w:rsidR="00C77E6C" w:rsidRPr="00BE068B" w:rsidRDefault="00C20927" w:rsidP="00F7697D">
            <w:pPr>
              <w:spacing w:after="0"/>
              <w:rPr>
                <w:rFonts w:ascii="Gill Sans MT" w:hAnsi="Gill Sans MT"/>
              </w:rPr>
            </w:pPr>
            <w:r w:rsidRPr="00BE068B">
              <w:rPr>
                <w:rFonts w:ascii="Gill Sans MT" w:hAnsi="Gill Sans MT"/>
              </w:rPr>
              <w:t>H19</w:t>
            </w:r>
          </w:p>
        </w:tc>
        <w:tc>
          <w:tcPr>
            <w:tcW w:w="9000" w:type="dxa"/>
            <w:gridSpan w:val="4"/>
            <w:tcBorders>
              <w:top w:val="single" w:sz="4" w:space="0" w:color="000000"/>
              <w:left w:val="single" w:sz="4" w:space="0" w:color="auto"/>
              <w:bottom w:val="single" w:sz="4" w:space="0" w:color="000000"/>
              <w:right w:val="single" w:sz="18" w:space="0" w:color="000000"/>
            </w:tcBorders>
          </w:tcPr>
          <w:p w14:paraId="7A4A236F" w14:textId="29E1178E"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How much land did your household request?  (</w:t>
            </w:r>
            <w:proofErr w:type="spellStart"/>
            <w:proofErr w:type="gramStart"/>
            <w:r w:rsidRPr="00BE068B">
              <w:rPr>
                <w:rFonts w:ascii="Gill Sans MT" w:hAnsi="Gill Sans MT"/>
                <w:b/>
                <w:w w:val="105"/>
              </w:rPr>
              <w:t>area</w:t>
            </w:r>
            <w:proofErr w:type="gramEnd"/>
            <w:r w:rsidRPr="00BE068B">
              <w:rPr>
                <w:rFonts w:ascii="Gill Sans MT" w:hAnsi="Gill Sans MT"/>
                <w:b/>
                <w:w w:val="105"/>
              </w:rPr>
              <w:t>_request</w:t>
            </w:r>
            <w:proofErr w:type="spellEnd"/>
            <w:r w:rsidRPr="00BE068B">
              <w:rPr>
                <w:rFonts w:ascii="Gill Sans MT" w:hAnsi="Gill Sans MT"/>
                <w:w w:val="105"/>
              </w:rPr>
              <w:t>)</w:t>
            </w:r>
          </w:p>
          <w:p w14:paraId="093E40F4" w14:textId="77777777" w:rsidR="00C77E6C" w:rsidRPr="00BE068B" w:rsidRDefault="00C77E6C" w:rsidP="00F7697D">
            <w:pPr>
              <w:spacing w:after="0"/>
              <w:rPr>
                <w:rFonts w:ascii="Gill Sans MT" w:hAnsi="Gill Sans MT"/>
                <w:w w:val="105"/>
              </w:rPr>
            </w:pPr>
            <w:r w:rsidRPr="00BE068B">
              <w:rPr>
                <w:rFonts w:ascii="Gill Sans MT" w:hAnsi="Gill Sans MT"/>
                <w:i/>
                <w:w w:val="105"/>
              </w:rPr>
              <w:t>Probe and code</w:t>
            </w:r>
          </w:p>
        </w:tc>
        <w:tc>
          <w:tcPr>
            <w:tcW w:w="721" w:type="dxa"/>
            <w:gridSpan w:val="2"/>
            <w:tcBorders>
              <w:top w:val="single" w:sz="18" w:space="0" w:color="000000"/>
              <w:left w:val="single" w:sz="18" w:space="0" w:color="000000"/>
              <w:bottom w:val="single" w:sz="18" w:space="0" w:color="000000"/>
              <w:right w:val="single" w:sz="18" w:space="0" w:color="000000"/>
            </w:tcBorders>
          </w:tcPr>
          <w:p w14:paraId="344E8C36"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68F9C27E"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0D1B1AA0" w14:textId="7BD07AF8"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H19b</w:t>
            </w:r>
          </w:p>
        </w:tc>
        <w:tc>
          <w:tcPr>
            <w:tcW w:w="4677" w:type="dxa"/>
            <w:tcBorders>
              <w:top w:val="single" w:sz="4" w:space="0" w:color="000000"/>
              <w:left w:val="single" w:sz="4" w:space="0" w:color="000000"/>
              <w:bottom w:val="single" w:sz="4" w:space="0" w:color="000000"/>
            </w:tcBorders>
          </w:tcPr>
          <w:p w14:paraId="63D91615" w14:textId="760FEB87" w:rsidR="00C77E6C" w:rsidRPr="00BE068B" w:rsidRDefault="00C77E6C" w:rsidP="00C20927">
            <w:pPr>
              <w:spacing w:after="0"/>
              <w:rPr>
                <w:rFonts w:ascii="Gill Sans MT" w:hAnsi="Gill Sans MT"/>
                <w:color w:val="000000"/>
              </w:rPr>
            </w:pPr>
            <w:r w:rsidRPr="00BE068B">
              <w:rPr>
                <w:rFonts w:ascii="Gill Sans MT" w:hAnsi="Gill Sans MT"/>
                <w:w w:val="105"/>
              </w:rPr>
              <w:t xml:space="preserve">Units </w:t>
            </w:r>
          </w:p>
        </w:tc>
        <w:tc>
          <w:tcPr>
            <w:tcW w:w="4312" w:type="dxa"/>
            <w:gridSpan w:val="2"/>
            <w:tcBorders>
              <w:top w:val="single" w:sz="4" w:space="0" w:color="000000"/>
              <w:bottom w:val="single" w:sz="4" w:space="0" w:color="000000"/>
              <w:right w:val="single" w:sz="18" w:space="0" w:color="000000"/>
            </w:tcBorders>
          </w:tcPr>
          <w:p w14:paraId="1A31190B"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689A86AC"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0B2D5FDC"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66C3398F"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6A841D74"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696AEAAB"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45B981CE"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78B593F3"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2214DF86"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50A7474B" w14:textId="080A83F1" w:rsidR="00C77E6C" w:rsidRPr="00BE068B" w:rsidRDefault="00C20927" w:rsidP="00F7697D">
            <w:pPr>
              <w:spacing w:after="0"/>
              <w:rPr>
                <w:rFonts w:ascii="Gill Sans MT" w:hAnsi="Gill Sans MT"/>
                <w:w w:val="105"/>
              </w:rPr>
            </w:pPr>
            <w:r w:rsidRPr="00BE068B">
              <w:rPr>
                <w:rFonts w:ascii="Gill Sans MT" w:hAnsi="Gill Sans MT"/>
                <w:w w:val="105"/>
              </w:rPr>
              <w:t>H20</w:t>
            </w:r>
          </w:p>
        </w:tc>
        <w:tc>
          <w:tcPr>
            <w:tcW w:w="9000" w:type="dxa"/>
            <w:gridSpan w:val="4"/>
            <w:tcBorders>
              <w:top w:val="single" w:sz="4" w:space="0" w:color="000000"/>
              <w:left w:val="single" w:sz="4" w:space="0" w:color="auto"/>
              <w:bottom w:val="single" w:sz="4" w:space="0" w:color="000000"/>
              <w:right w:val="single" w:sz="18" w:space="0" w:color="000000"/>
            </w:tcBorders>
          </w:tcPr>
          <w:p w14:paraId="3C66FB30" w14:textId="74609110" w:rsidR="00C77E6C" w:rsidRPr="00BE068B" w:rsidRDefault="00C77E6C" w:rsidP="00F7697D">
            <w:pPr>
              <w:spacing w:after="0"/>
              <w:rPr>
                <w:rFonts w:ascii="Gill Sans MT" w:hAnsi="Gill Sans MT"/>
                <w:w w:val="105"/>
              </w:rPr>
            </w:pPr>
            <w:r w:rsidRPr="00BE068B">
              <w:rPr>
                <w:rFonts w:ascii="Gill Sans MT" w:hAnsi="Gill Sans MT"/>
                <w:w w:val="105"/>
              </w:rPr>
              <w:t>What was the area of the land obtained? (</w:t>
            </w:r>
            <w:proofErr w:type="spellStart"/>
            <w:proofErr w:type="gramStart"/>
            <w:r w:rsidRPr="00BE068B">
              <w:rPr>
                <w:rFonts w:ascii="Gill Sans MT" w:hAnsi="Gill Sans MT"/>
                <w:b/>
                <w:w w:val="105"/>
              </w:rPr>
              <w:t>area</w:t>
            </w:r>
            <w:proofErr w:type="gramEnd"/>
            <w:r w:rsidRPr="00BE068B">
              <w:rPr>
                <w:rFonts w:ascii="Gill Sans MT" w:hAnsi="Gill Sans MT"/>
                <w:b/>
                <w:w w:val="105"/>
              </w:rPr>
              <w:t>_obtained</w:t>
            </w:r>
            <w:proofErr w:type="spellEnd"/>
            <w:r w:rsidRPr="00BE068B">
              <w:rPr>
                <w:rFonts w:ascii="Gill Sans MT" w:hAnsi="Gill Sans MT"/>
                <w:w w:val="105"/>
              </w:rPr>
              <w:t>)</w:t>
            </w:r>
          </w:p>
        </w:tc>
        <w:tc>
          <w:tcPr>
            <w:tcW w:w="721" w:type="dxa"/>
            <w:gridSpan w:val="2"/>
            <w:tcBorders>
              <w:top w:val="single" w:sz="18" w:space="0" w:color="000000"/>
              <w:left w:val="single" w:sz="18" w:space="0" w:color="000000"/>
              <w:bottom w:val="single" w:sz="18" w:space="0" w:color="000000"/>
              <w:right w:val="single" w:sz="18" w:space="0" w:color="000000"/>
            </w:tcBorders>
          </w:tcPr>
          <w:p w14:paraId="55BF2C57"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13F064B"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15CFC9F6" w14:textId="1674742B"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H20b</w:t>
            </w:r>
          </w:p>
        </w:tc>
        <w:tc>
          <w:tcPr>
            <w:tcW w:w="4677" w:type="dxa"/>
            <w:tcBorders>
              <w:top w:val="single" w:sz="4" w:space="0" w:color="000000"/>
              <w:left w:val="single" w:sz="4" w:space="0" w:color="000000"/>
              <w:bottom w:val="single" w:sz="4" w:space="0" w:color="000000"/>
            </w:tcBorders>
          </w:tcPr>
          <w:p w14:paraId="5F839145" w14:textId="1E3CBE37" w:rsidR="00C77E6C" w:rsidRPr="00BE068B" w:rsidRDefault="00C77E6C" w:rsidP="00C20927">
            <w:pPr>
              <w:spacing w:after="0"/>
              <w:rPr>
                <w:rFonts w:ascii="Gill Sans MT" w:hAnsi="Gill Sans MT"/>
                <w:color w:val="000000"/>
              </w:rPr>
            </w:pPr>
            <w:r w:rsidRPr="00BE068B">
              <w:rPr>
                <w:rFonts w:ascii="Gill Sans MT" w:hAnsi="Gill Sans MT"/>
                <w:w w:val="105"/>
              </w:rPr>
              <w:t>Units</w:t>
            </w:r>
          </w:p>
        </w:tc>
        <w:tc>
          <w:tcPr>
            <w:tcW w:w="4312" w:type="dxa"/>
            <w:gridSpan w:val="2"/>
            <w:tcBorders>
              <w:top w:val="single" w:sz="4" w:space="0" w:color="000000"/>
              <w:bottom w:val="single" w:sz="4" w:space="0" w:color="000000"/>
              <w:right w:val="single" w:sz="18" w:space="0" w:color="000000"/>
            </w:tcBorders>
          </w:tcPr>
          <w:p w14:paraId="5568F907"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37267023"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58A8CC73"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5EB83A88"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5CAA5CAE"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0EB260EC"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6C3CEBD0"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782F7F99"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72CD71DF"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79E152DE" w14:textId="0C995144"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H21</w:t>
            </w:r>
          </w:p>
        </w:tc>
        <w:tc>
          <w:tcPr>
            <w:tcW w:w="4677" w:type="dxa"/>
            <w:tcBorders>
              <w:top w:val="single" w:sz="4" w:space="0" w:color="000000"/>
              <w:left w:val="single" w:sz="4" w:space="0" w:color="000000"/>
              <w:bottom w:val="single" w:sz="4" w:space="0" w:color="000000"/>
            </w:tcBorders>
          </w:tcPr>
          <w:p w14:paraId="543516DE" w14:textId="70037E11" w:rsidR="00C77E6C" w:rsidRPr="00BE068B" w:rsidRDefault="00C77E6C" w:rsidP="00F7697D">
            <w:pPr>
              <w:spacing w:after="0"/>
              <w:rPr>
                <w:rFonts w:ascii="Gill Sans MT" w:hAnsi="Gill Sans MT"/>
                <w:w w:val="105"/>
              </w:rPr>
            </w:pPr>
            <w:r w:rsidRPr="00BE068B">
              <w:rPr>
                <w:rFonts w:ascii="Gill Sans MT" w:hAnsi="Gill Sans MT"/>
                <w:w w:val="105"/>
              </w:rPr>
              <w:t>What was the condition of the land when the household obtained it? (</w:t>
            </w:r>
            <w:proofErr w:type="spellStart"/>
            <w:proofErr w:type="gramStart"/>
            <w:r w:rsidRPr="00BE068B">
              <w:rPr>
                <w:rFonts w:ascii="Gill Sans MT" w:hAnsi="Gill Sans MT"/>
                <w:b/>
                <w:w w:val="105"/>
              </w:rPr>
              <w:t>land</w:t>
            </w:r>
            <w:proofErr w:type="gramEnd"/>
            <w:r w:rsidRPr="00BE068B">
              <w:rPr>
                <w:rFonts w:ascii="Gill Sans MT" w:hAnsi="Gill Sans MT"/>
                <w:b/>
                <w:w w:val="105"/>
              </w:rPr>
              <w:t>_state</w:t>
            </w:r>
            <w:proofErr w:type="spellEnd"/>
            <w:r w:rsidRPr="00BE068B">
              <w:rPr>
                <w:rFonts w:ascii="Gill Sans MT" w:hAnsi="Gill Sans MT"/>
                <w:w w:val="105"/>
              </w:rPr>
              <w:t>)</w:t>
            </w:r>
          </w:p>
        </w:tc>
        <w:tc>
          <w:tcPr>
            <w:tcW w:w="4312" w:type="dxa"/>
            <w:gridSpan w:val="2"/>
            <w:tcBorders>
              <w:top w:val="single" w:sz="4" w:space="0" w:color="000000"/>
              <w:bottom w:val="single" w:sz="4" w:space="0" w:color="000000"/>
              <w:right w:val="single" w:sz="18" w:space="0" w:color="000000"/>
            </w:tcBorders>
          </w:tcPr>
          <w:p w14:paraId="13BB252F"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1=Undeveloped</w:t>
            </w:r>
          </w:p>
          <w:p w14:paraId="0D8E2A15"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2=Fallow</w:t>
            </w:r>
          </w:p>
          <w:p w14:paraId="21F12F56" w14:textId="77777777" w:rsidR="00C77E6C" w:rsidRDefault="00C77E6C" w:rsidP="00F7697D">
            <w:pPr>
              <w:spacing w:after="0"/>
              <w:rPr>
                <w:ins w:id="269" w:author="Heather Huntington" w:date="2014-11-17T22:30:00Z"/>
                <w:rFonts w:ascii="Gill Sans MT" w:hAnsi="Gill Sans MT" w:cs="Times New Roman"/>
                <w:w w:val="105"/>
              </w:rPr>
            </w:pPr>
            <w:r w:rsidRPr="00BE068B">
              <w:rPr>
                <w:rFonts w:ascii="Gill Sans MT" w:hAnsi="Gill Sans MT" w:cs="Times New Roman"/>
                <w:w w:val="105"/>
              </w:rPr>
              <w:t>3=Productive</w:t>
            </w:r>
          </w:p>
          <w:p w14:paraId="1DABE4A5" w14:textId="1B336A6D" w:rsidR="009127AB" w:rsidRPr="00BE068B" w:rsidRDefault="009127AB" w:rsidP="00F7697D">
            <w:pPr>
              <w:spacing w:after="0"/>
              <w:rPr>
                <w:rFonts w:ascii="Gill Sans MT" w:hAnsi="Gill Sans MT" w:cs="Times New Roman"/>
                <w:w w:val="105"/>
              </w:rPr>
            </w:pPr>
            <w:ins w:id="270" w:author="Heather Huntington" w:date="2014-11-17T22:30:00Z">
              <w:r>
                <w:rPr>
                  <w:rFonts w:ascii="Gill Sans MT" w:hAnsi="Gill Sans MT" w:cs="Times New Roman"/>
                  <w:w w:val="105"/>
                </w:rPr>
                <w:t>4= Forested</w:t>
              </w:r>
            </w:ins>
          </w:p>
          <w:p w14:paraId="3CB1C990" w14:textId="77777777" w:rsidR="00C77E6C" w:rsidRPr="00BE068B" w:rsidRDefault="00C77E6C" w:rsidP="00F7697D">
            <w:pPr>
              <w:spacing w:after="0"/>
              <w:rPr>
                <w:rFonts w:ascii="Gill Sans MT" w:hAnsi="Gill Sans MT" w:cs="Times New Roman"/>
                <w:w w:val="105"/>
              </w:rPr>
            </w:pPr>
            <w:commentRangeStart w:id="271"/>
            <w:r w:rsidRPr="00BE068B">
              <w:rPr>
                <w:rFonts w:ascii="Gill Sans MT" w:hAnsi="Gill Sans MT" w:cs="Times New Roman"/>
                <w:w w:val="105"/>
              </w:rPr>
              <w:t>97=</w:t>
            </w:r>
            <w:commentRangeStart w:id="272"/>
            <w:r w:rsidRPr="00BE068B">
              <w:rPr>
                <w:rFonts w:ascii="Gill Sans MT" w:hAnsi="Gill Sans MT" w:cs="Times New Roman"/>
                <w:w w:val="105"/>
              </w:rPr>
              <w:t>Other, please specify</w:t>
            </w:r>
            <w:commentRangeEnd w:id="272"/>
            <w:r w:rsidR="00116F32">
              <w:rPr>
                <w:rStyle w:val="CommentReference"/>
              </w:rPr>
              <w:commentReference w:id="272"/>
            </w:r>
            <w:commentRangeEnd w:id="271"/>
            <w:r w:rsidR="009127AB">
              <w:rPr>
                <w:rStyle w:val="CommentReference"/>
              </w:rPr>
              <w:commentReference w:id="271"/>
            </w:r>
          </w:p>
        </w:tc>
        <w:tc>
          <w:tcPr>
            <w:tcW w:w="732" w:type="dxa"/>
            <w:gridSpan w:val="3"/>
            <w:tcBorders>
              <w:top w:val="single" w:sz="18" w:space="0" w:color="000000"/>
              <w:left w:val="single" w:sz="18" w:space="0" w:color="000000"/>
              <w:bottom w:val="single" w:sz="18" w:space="0" w:color="000000"/>
              <w:right w:val="single" w:sz="18" w:space="0" w:color="000000"/>
            </w:tcBorders>
          </w:tcPr>
          <w:p w14:paraId="0B8E728E"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036386C1" w14:textId="77777777" w:rsidTr="00C2092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4E96725E" w14:textId="70CF67A8" w:rsidR="00C77E6C" w:rsidRPr="00BE068B" w:rsidRDefault="00C20927" w:rsidP="00F7697D">
            <w:pPr>
              <w:spacing w:after="0"/>
              <w:rPr>
                <w:rFonts w:ascii="Gill Sans MT" w:hAnsi="Gill Sans MT"/>
              </w:rPr>
            </w:pPr>
            <w:r w:rsidRPr="00BE068B">
              <w:rPr>
                <w:rFonts w:ascii="Gill Sans MT" w:hAnsi="Gill Sans MT"/>
              </w:rPr>
              <w:t>H21b</w:t>
            </w:r>
          </w:p>
        </w:tc>
        <w:tc>
          <w:tcPr>
            <w:tcW w:w="4677" w:type="dxa"/>
            <w:tcBorders>
              <w:left w:val="single" w:sz="4" w:space="0" w:color="auto"/>
              <w:right w:val="single" w:sz="18" w:space="0" w:color="000000"/>
            </w:tcBorders>
          </w:tcPr>
          <w:p w14:paraId="7CAE71D0" w14:textId="29605757" w:rsidR="00C77E6C" w:rsidRPr="00BE068B" w:rsidRDefault="00C77E6C" w:rsidP="00F7697D">
            <w:pPr>
              <w:spacing w:after="0"/>
              <w:rPr>
                <w:rFonts w:ascii="Gill Sans MT" w:hAnsi="Gill Sans MT"/>
                <w:w w:val="105"/>
              </w:rPr>
            </w:pPr>
            <w:r w:rsidRPr="00BE068B">
              <w:rPr>
                <w:rFonts w:ascii="Gill Sans MT" w:hAnsi="Gill Sans MT"/>
                <w:w w:val="105"/>
              </w:rPr>
              <w:t>If other, please specify</w:t>
            </w:r>
          </w:p>
        </w:tc>
        <w:tc>
          <w:tcPr>
            <w:tcW w:w="5044" w:type="dxa"/>
            <w:gridSpan w:val="5"/>
            <w:tcBorders>
              <w:top w:val="single" w:sz="18" w:space="0" w:color="000000"/>
              <w:left w:val="single" w:sz="18" w:space="0" w:color="000000"/>
              <w:bottom w:val="single" w:sz="18" w:space="0" w:color="000000"/>
              <w:right w:val="single" w:sz="18" w:space="0" w:color="000000"/>
            </w:tcBorders>
          </w:tcPr>
          <w:p w14:paraId="4B512775" w14:textId="77777777" w:rsidR="00C77E6C" w:rsidRPr="00BE068B" w:rsidRDefault="00C77E6C" w:rsidP="00F7697D">
            <w:pPr>
              <w:spacing w:after="0"/>
              <w:rPr>
                <w:rFonts w:ascii="Gill Sans MT" w:hAnsi="Gill Sans MT"/>
                <w:w w:val="105"/>
              </w:rPr>
            </w:pPr>
            <w:r w:rsidRPr="00BE068B">
              <w:rPr>
                <w:rFonts w:ascii="Gill Sans MT" w:hAnsi="Gill Sans MT"/>
                <w:i/>
                <w:color w:val="A6A6A6" w:themeColor="background1" w:themeShade="A6"/>
              </w:rPr>
              <w:t>(Text)</w:t>
            </w:r>
          </w:p>
        </w:tc>
      </w:tr>
      <w:tr w:rsidR="00C77E6C" w:rsidRPr="00BE068B" w14:paraId="4AE04ECF"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1C354606" w14:textId="27623784" w:rsidR="00C77E6C" w:rsidRPr="00BE068B" w:rsidRDefault="00AA3608" w:rsidP="00F7697D">
            <w:pPr>
              <w:spacing w:after="0"/>
              <w:rPr>
                <w:rFonts w:ascii="Gill Sans MT" w:eastAsia="Calibri" w:hAnsi="Gill Sans MT" w:cs="Times New Roman"/>
                <w:w w:val="105"/>
              </w:rPr>
            </w:pPr>
            <w:r w:rsidRPr="00BE068B">
              <w:rPr>
                <w:rFonts w:ascii="Gill Sans MT" w:eastAsia="Calibri" w:hAnsi="Gill Sans MT" w:cs="Times New Roman"/>
                <w:w w:val="105"/>
              </w:rPr>
              <w:t>H22</w:t>
            </w:r>
          </w:p>
        </w:tc>
        <w:tc>
          <w:tcPr>
            <w:tcW w:w="4677" w:type="dxa"/>
            <w:tcBorders>
              <w:top w:val="single" w:sz="4" w:space="0" w:color="000000"/>
              <w:left w:val="single" w:sz="4" w:space="0" w:color="auto"/>
              <w:bottom w:val="single" w:sz="4" w:space="0" w:color="000000"/>
            </w:tcBorders>
          </w:tcPr>
          <w:p w14:paraId="42CC1897" w14:textId="66D26D25"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In the past five years, has your household ever had land that you were using reallocated by village or chief authorities to be used for other purposes? (</w:t>
            </w:r>
            <w:proofErr w:type="gramStart"/>
            <w:r w:rsidRPr="00BE068B">
              <w:rPr>
                <w:rFonts w:ascii="Gill Sans MT" w:hAnsi="Gill Sans MT"/>
                <w:b/>
                <w:w w:val="105"/>
              </w:rPr>
              <w:t>reallocate</w:t>
            </w:r>
            <w:proofErr w:type="gramEnd"/>
            <w:r w:rsidRPr="00BE068B">
              <w:rPr>
                <w:rFonts w:ascii="Gill Sans MT" w:hAnsi="Gill Sans MT"/>
                <w:w w:val="105"/>
              </w:rPr>
              <w:t>)</w:t>
            </w:r>
          </w:p>
          <w:p w14:paraId="2AD82C7A" w14:textId="20861BEF" w:rsidR="00C77E6C" w:rsidRPr="00BE068B" w:rsidRDefault="00AA3608" w:rsidP="00F7697D">
            <w:pPr>
              <w:spacing w:afterLines="20" w:after="48" w:line="240" w:lineRule="auto"/>
              <w:ind w:left="10"/>
              <w:contextualSpacing/>
              <w:rPr>
                <w:rFonts w:ascii="Gill Sans MT" w:hAnsi="Gill Sans MT"/>
                <w:i/>
                <w:w w:val="105"/>
              </w:rPr>
            </w:pPr>
            <w:r w:rsidRPr="00BE068B">
              <w:rPr>
                <w:rFonts w:ascii="Gill Sans MT" w:hAnsi="Gill Sans MT"/>
                <w:i/>
                <w:w w:val="105"/>
              </w:rPr>
              <w:t>If not 1, skip to Module I</w:t>
            </w:r>
          </w:p>
        </w:tc>
        <w:tc>
          <w:tcPr>
            <w:tcW w:w="4332" w:type="dxa"/>
            <w:gridSpan w:val="4"/>
            <w:tcBorders>
              <w:top w:val="single" w:sz="4" w:space="0" w:color="000000"/>
              <w:bottom w:val="single" w:sz="4" w:space="0" w:color="000000"/>
              <w:right w:val="single" w:sz="18" w:space="0" w:color="000000"/>
            </w:tcBorders>
          </w:tcPr>
          <w:p w14:paraId="422F1312" w14:textId="77777777" w:rsidR="00C77E6C" w:rsidRPr="00BE068B" w:rsidRDefault="00C77E6C" w:rsidP="00F7697D">
            <w:pPr>
              <w:spacing w:after="0"/>
              <w:rPr>
                <w:rFonts w:ascii="Gill Sans MT" w:hAnsi="Gill Sans MT"/>
              </w:rPr>
            </w:pPr>
            <w:r w:rsidRPr="00BE068B">
              <w:rPr>
                <w:rFonts w:ascii="Gill Sans MT" w:hAnsi="Gill Sans MT"/>
              </w:rPr>
              <w:t>1=No</w:t>
            </w:r>
          </w:p>
          <w:p w14:paraId="22FB6FB5" w14:textId="77777777" w:rsidR="00C77E6C" w:rsidRPr="00BE068B" w:rsidRDefault="00C77E6C" w:rsidP="00F7697D">
            <w:pPr>
              <w:spacing w:after="0"/>
              <w:rPr>
                <w:rFonts w:ascii="Gill Sans MT" w:hAnsi="Gill Sans MT"/>
              </w:rPr>
            </w:pPr>
            <w:r w:rsidRPr="00BE068B">
              <w:rPr>
                <w:rFonts w:ascii="Gill Sans MT" w:hAnsi="Gill Sans MT"/>
              </w:rPr>
              <w:t>2=Yes</w:t>
            </w:r>
            <w:r w:rsidRPr="00BE068B" w:rsidDel="00226116">
              <w:rPr>
                <w:rFonts w:ascii="Gill Sans MT" w:hAnsi="Gill Sans MT"/>
              </w:rPr>
              <w:t xml:space="preserve"> </w:t>
            </w:r>
          </w:p>
          <w:p w14:paraId="22F94840" w14:textId="77777777" w:rsidR="00C77E6C" w:rsidRPr="00BE068B" w:rsidRDefault="00C77E6C" w:rsidP="00F7697D">
            <w:pPr>
              <w:spacing w:after="0"/>
              <w:rPr>
                <w:rFonts w:ascii="Gill Sans MT" w:hAnsi="Gill Sans MT"/>
              </w:rPr>
            </w:pPr>
            <w:r w:rsidRPr="00BE068B">
              <w:rPr>
                <w:rFonts w:ascii="Gill Sans MT" w:hAnsi="Gill Sans MT"/>
              </w:rPr>
              <w:t>888=Don’t know</w:t>
            </w:r>
          </w:p>
          <w:p w14:paraId="50557C64" w14:textId="77777777" w:rsidR="00C77E6C" w:rsidRPr="00BE068B" w:rsidRDefault="00C77E6C" w:rsidP="00F7697D">
            <w:pPr>
              <w:spacing w:after="0"/>
              <w:rPr>
                <w:rFonts w:ascii="Gill Sans MT" w:hAnsi="Gill Sans MT"/>
              </w:rPr>
            </w:pPr>
            <w:r w:rsidRPr="00BE068B">
              <w:rPr>
                <w:rFonts w:ascii="Gill Sans MT" w:hAnsi="Gill Sans MT"/>
              </w:rPr>
              <w:t>999=Prefer not to respond</w:t>
            </w:r>
          </w:p>
        </w:tc>
        <w:tc>
          <w:tcPr>
            <w:tcW w:w="712" w:type="dxa"/>
            <w:tcBorders>
              <w:top w:val="single" w:sz="18" w:space="0" w:color="000000"/>
              <w:left w:val="single" w:sz="18" w:space="0" w:color="000000"/>
              <w:bottom w:val="single" w:sz="18" w:space="0" w:color="000000"/>
              <w:right w:val="single" w:sz="18" w:space="0" w:color="000000"/>
            </w:tcBorders>
          </w:tcPr>
          <w:p w14:paraId="7A91EA8E"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5011D0BD"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1A3C338B" w14:textId="7DF88663" w:rsidR="00C77E6C" w:rsidRPr="00BE068B" w:rsidRDefault="00AA3608" w:rsidP="00F7697D">
            <w:pPr>
              <w:spacing w:after="0"/>
              <w:rPr>
                <w:rFonts w:ascii="Gill Sans MT" w:hAnsi="Gill Sans MT"/>
                <w:w w:val="105"/>
              </w:rPr>
            </w:pPr>
            <w:r w:rsidRPr="00BE068B">
              <w:rPr>
                <w:rFonts w:ascii="Gill Sans MT" w:hAnsi="Gill Sans MT"/>
                <w:w w:val="105"/>
              </w:rPr>
              <w:t>H23</w:t>
            </w:r>
          </w:p>
        </w:tc>
        <w:tc>
          <w:tcPr>
            <w:tcW w:w="9000" w:type="dxa"/>
            <w:gridSpan w:val="4"/>
            <w:tcBorders>
              <w:top w:val="single" w:sz="4" w:space="0" w:color="000000"/>
              <w:left w:val="single" w:sz="4" w:space="0" w:color="auto"/>
              <w:bottom w:val="single" w:sz="4" w:space="0" w:color="000000"/>
              <w:right w:val="single" w:sz="18" w:space="0" w:color="000000"/>
            </w:tcBorders>
          </w:tcPr>
          <w:p w14:paraId="129214E5" w14:textId="14CDFDD2" w:rsidR="00C77E6C" w:rsidRPr="00BE068B" w:rsidRDefault="00C77E6C" w:rsidP="00F7697D">
            <w:pPr>
              <w:spacing w:after="0"/>
              <w:rPr>
                <w:rFonts w:ascii="Gill Sans MT" w:hAnsi="Gill Sans MT"/>
                <w:w w:val="105"/>
              </w:rPr>
            </w:pPr>
            <w:r w:rsidRPr="00BE068B">
              <w:rPr>
                <w:rFonts w:ascii="Gill Sans MT" w:hAnsi="Gill Sans MT"/>
                <w:w w:val="105"/>
              </w:rPr>
              <w:t>How many times was land reallocated? (</w:t>
            </w:r>
            <w:proofErr w:type="spellStart"/>
            <w:proofErr w:type="gramStart"/>
            <w:r w:rsidRPr="00BE068B">
              <w:rPr>
                <w:rFonts w:ascii="Gill Sans MT" w:hAnsi="Gill Sans MT"/>
                <w:b/>
                <w:w w:val="105"/>
              </w:rPr>
              <w:t>reallocate</w:t>
            </w:r>
            <w:proofErr w:type="gramEnd"/>
            <w:r w:rsidRPr="00BE068B">
              <w:rPr>
                <w:rFonts w:ascii="Gill Sans MT" w:hAnsi="Gill Sans MT"/>
                <w:b/>
                <w:w w:val="105"/>
              </w:rPr>
              <w:t>_freq</w:t>
            </w:r>
            <w:proofErr w:type="spellEnd"/>
            <w:r w:rsidRPr="00BE068B">
              <w:rPr>
                <w:rFonts w:ascii="Gill Sans MT" w:hAnsi="Gill Sans MT"/>
                <w:w w:val="105"/>
              </w:rPr>
              <w:t>)</w:t>
            </w:r>
          </w:p>
        </w:tc>
        <w:tc>
          <w:tcPr>
            <w:tcW w:w="721" w:type="dxa"/>
            <w:gridSpan w:val="2"/>
            <w:tcBorders>
              <w:top w:val="single" w:sz="18" w:space="0" w:color="000000"/>
              <w:left w:val="single" w:sz="18" w:space="0" w:color="000000"/>
              <w:bottom w:val="single" w:sz="18" w:space="0" w:color="000000"/>
              <w:right w:val="single" w:sz="18" w:space="0" w:color="000000"/>
            </w:tcBorders>
          </w:tcPr>
          <w:p w14:paraId="09384DEA"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7051AC3" w14:textId="77777777" w:rsidTr="00C2092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681CE7B" w14:textId="42487016" w:rsidR="00C77E6C" w:rsidRPr="00BE068B" w:rsidRDefault="00AA3608" w:rsidP="00F7697D">
            <w:pPr>
              <w:spacing w:after="0"/>
              <w:rPr>
                <w:rFonts w:ascii="Gill Sans MT" w:hAnsi="Gill Sans MT"/>
              </w:rPr>
            </w:pPr>
            <w:r w:rsidRPr="00BE068B">
              <w:rPr>
                <w:rFonts w:ascii="Gill Sans MT" w:hAnsi="Gill Sans MT"/>
              </w:rPr>
              <w:t>H24</w:t>
            </w:r>
          </w:p>
        </w:tc>
        <w:tc>
          <w:tcPr>
            <w:tcW w:w="4677" w:type="dxa"/>
            <w:tcBorders>
              <w:left w:val="single" w:sz="4" w:space="0" w:color="auto"/>
              <w:right w:val="single" w:sz="18" w:space="0" w:color="000000"/>
            </w:tcBorders>
          </w:tcPr>
          <w:p w14:paraId="4CDB2D22" w14:textId="38E5294B" w:rsidR="00C77E6C" w:rsidRPr="00BE068B" w:rsidRDefault="00C77E6C" w:rsidP="00F7697D">
            <w:pPr>
              <w:spacing w:after="0"/>
              <w:rPr>
                <w:rFonts w:ascii="Gill Sans MT" w:hAnsi="Gill Sans MT"/>
                <w:w w:val="105"/>
              </w:rPr>
            </w:pPr>
            <w:r w:rsidRPr="00BE068B">
              <w:rPr>
                <w:rFonts w:ascii="Gill Sans MT" w:hAnsi="Gill Sans MT"/>
                <w:w w:val="105"/>
              </w:rPr>
              <w:t>Why was the land reallocated? (</w:t>
            </w:r>
            <w:proofErr w:type="spellStart"/>
            <w:proofErr w:type="gramStart"/>
            <w:r w:rsidRPr="00BE068B">
              <w:rPr>
                <w:rFonts w:ascii="Gill Sans MT" w:hAnsi="Gill Sans MT"/>
                <w:b/>
                <w:w w:val="105"/>
              </w:rPr>
              <w:t>reallocate</w:t>
            </w:r>
            <w:proofErr w:type="gramEnd"/>
            <w:r w:rsidRPr="00BE068B">
              <w:rPr>
                <w:rFonts w:ascii="Gill Sans MT" w:hAnsi="Gill Sans MT"/>
                <w:b/>
                <w:w w:val="105"/>
              </w:rPr>
              <w:t>_exp</w:t>
            </w:r>
            <w:proofErr w:type="spellEnd"/>
            <w:r w:rsidRPr="00BE068B">
              <w:rPr>
                <w:rFonts w:ascii="Gill Sans MT" w:hAnsi="Gill Sans MT"/>
                <w:w w:val="105"/>
              </w:rPr>
              <w:t>)</w:t>
            </w:r>
          </w:p>
        </w:tc>
        <w:tc>
          <w:tcPr>
            <w:tcW w:w="5044" w:type="dxa"/>
            <w:gridSpan w:val="5"/>
            <w:tcBorders>
              <w:top w:val="single" w:sz="18" w:space="0" w:color="000000"/>
              <w:left w:val="single" w:sz="18" w:space="0" w:color="000000"/>
              <w:bottom w:val="single" w:sz="18" w:space="0" w:color="000000"/>
              <w:right w:val="single" w:sz="18" w:space="0" w:color="000000"/>
            </w:tcBorders>
          </w:tcPr>
          <w:p w14:paraId="0F5F5323" w14:textId="77777777" w:rsidR="00C77E6C" w:rsidRPr="00BE068B" w:rsidRDefault="00C77E6C" w:rsidP="00F7697D">
            <w:pPr>
              <w:spacing w:after="0"/>
              <w:rPr>
                <w:rFonts w:ascii="Gill Sans MT" w:hAnsi="Gill Sans MT"/>
                <w:w w:val="105"/>
              </w:rPr>
            </w:pPr>
            <w:r w:rsidRPr="00BE068B">
              <w:rPr>
                <w:rFonts w:ascii="Gill Sans MT" w:hAnsi="Gill Sans MT"/>
                <w:i/>
                <w:color w:val="A6A6A6" w:themeColor="background1" w:themeShade="A6"/>
              </w:rPr>
              <w:t>(Text)</w:t>
            </w:r>
          </w:p>
        </w:tc>
      </w:tr>
      <w:tr w:rsidR="00C77E6C" w:rsidRPr="00BE068B" w14:paraId="1A780132"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79E09BC1" w14:textId="7000DA06" w:rsidR="00C77E6C" w:rsidRPr="00BE068B" w:rsidRDefault="00AA3608" w:rsidP="00F7697D">
            <w:pPr>
              <w:spacing w:after="0"/>
              <w:rPr>
                <w:rFonts w:ascii="Gill Sans MT" w:hAnsi="Gill Sans MT"/>
                <w:w w:val="105"/>
              </w:rPr>
            </w:pPr>
            <w:r w:rsidRPr="00BE068B">
              <w:rPr>
                <w:rFonts w:ascii="Gill Sans MT" w:hAnsi="Gill Sans MT"/>
                <w:w w:val="105"/>
              </w:rPr>
              <w:t>H25</w:t>
            </w:r>
          </w:p>
        </w:tc>
        <w:tc>
          <w:tcPr>
            <w:tcW w:w="9000" w:type="dxa"/>
            <w:gridSpan w:val="4"/>
            <w:tcBorders>
              <w:top w:val="single" w:sz="4" w:space="0" w:color="000000"/>
              <w:left w:val="single" w:sz="4" w:space="0" w:color="auto"/>
              <w:bottom w:val="single" w:sz="4" w:space="0" w:color="000000"/>
              <w:right w:val="single" w:sz="18" w:space="0" w:color="000000"/>
            </w:tcBorders>
          </w:tcPr>
          <w:p w14:paraId="38C4310D" w14:textId="773357C2" w:rsidR="00C77E6C" w:rsidRPr="00BE068B" w:rsidRDefault="00C77E6C" w:rsidP="00F7697D">
            <w:pPr>
              <w:spacing w:after="0"/>
              <w:rPr>
                <w:rFonts w:ascii="Gill Sans MT" w:hAnsi="Gill Sans MT"/>
                <w:w w:val="105"/>
              </w:rPr>
            </w:pPr>
            <w:commentRangeStart w:id="273"/>
            <w:r w:rsidRPr="00BE068B">
              <w:rPr>
                <w:rFonts w:ascii="Gill Sans MT" w:hAnsi="Gill Sans MT"/>
                <w:w w:val="105"/>
              </w:rPr>
              <w:t>How much land was reallocated?</w:t>
            </w:r>
            <w:commentRangeEnd w:id="273"/>
            <w:r w:rsidR="000C43F6" w:rsidRPr="00BE068B">
              <w:rPr>
                <w:rStyle w:val="CommentReference"/>
                <w:rFonts w:ascii="Gill Sans MT" w:hAnsi="Gill Sans MT"/>
              </w:rPr>
              <w:commentReference w:id="273"/>
            </w:r>
            <w:r w:rsidRPr="00BE068B">
              <w:rPr>
                <w:rFonts w:ascii="Gill Sans MT" w:hAnsi="Gill Sans MT"/>
                <w:w w:val="105"/>
              </w:rPr>
              <w:t xml:space="preserve"> (</w:t>
            </w:r>
            <w:proofErr w:type="spellStart"/>
            <w:proofErr w:type="gramStart"/>
            <w:r w:rsidRPr="00BE068B">
              <w:rPr>
                <w:rFonts w:ascii="Gill Sans MT" w:hAnsi="Gill Sans MT"/>
                <w:b/>
                <w:w w:val="105"/>
              </w:rPr>
              <w:t>reallocate</w:t>
            </w:r>
            <w:proofErr w:type="gramEnd"/>
            <w:r w:rsidRPr="00BE068B">
              <w:rPr>
                <w:rFonts w:ascii="Gill Sans MT" w:hAnsi="Gill Sans MT"/>
                <w:b/>
                <w:w w:val="105"/>
              </w:rPr>
              <w:t>_size</w:t>
            </w:r>
            <w:proofErr w:type="spellEnd"/>
            <w:r w:rsidRPr="00BE068B">
              <w:rPr>
                <w:rFonts w:ascii="Gill Sans MT" w:hAnsi="Gill Sans MT"/>
                <w:w w:val="105"/>
              </w:rPr>
              <w:t>)</w:t>
            </w:r>
          </w:p>
        </w:tc>
        <w:tc>
          <w:tcPr>
            <w:tcW w:w="721" w:type="dxa"/>
            <w:gridSpan w:val="2"/>
            <w:tcBorders>
              <w:top w:val="single" w:sz="18" w:space="0" w:color="000000"/>
              <w:left w:val="single" w:sz="18" w:space="0" w:color="000000"/>
              <w:bottom w:val="single" w:sz="18" w:space="0" w:color="000000"/>
              <w:right w:val="single" w:sz="18" w:space="0" w:color="000000"/>
            </w:tcBorders>
          </w:tcPr>
          <w:p w14:paraId="599A95F7"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772A0656" w14:textId="77777777" w:rsidTr="00761418">
        <w:trPr>
          <w:trHeight w:val="2122"/>
        </w:trPr>
        <w:tc>
          <w:tcPr>
            <w:tcW w:w="574" w:type="dxa"/>
            <w:tcBorders>
              <w:top w:val="single" w:sz="4" w:space="0" w:color="000000"/>
              <w:left w:val="single" w:sz="4" w:space="0" w:color="000000"/>
              <w:bottom w:val="single" w:sz="4" w:space="0" w:color="auto"/>
              <w:right w:val="single" w:sz="4" w:space="0" w:color="000000"/>
            </w:tcBorders>
          </w:tcPr>
          <w:p w14:paraId="08D29430" w14:textId="6BB916CE" w:rsidR="00C77E6C" w:rsidRPr="00BE068B" w:rsidRDefault="00AA3608" w:rsidP="00F7697D">
            <w:pPr>
              <w:spacing w:after="0"/>
              <w:rPr>
                <w:rFonts w:ascii="Gill Sans MT" w:eastAsia="Calibri" w:hAnsi="Gill Sans MT" w:cs="Times New Roman"/>
              </w:rPr>
            </w:pPr>
            <w:r w:rsidRPr="00BE068B">
              <w:rPr>
                <w:rFonts w:ascii="Gill Sans MT" w:eastAsia="Calibri" w:hAnsi="Gill Sans MT" w:cs="Times New Roman"/>
              </w:rPr>
              <w:lastRenderedPageBreak/>
              <w:t>H26</w:t>
            </w:r>
          </w:p>
        </w:tc>
        <w:tc>
          <w:tcPr>
            <w:tcW w:w="4677" w:type="dxa"/>
            <w:tcBorders>
              <w:top w:val="single" w:sz="4" w:space="0" w:color="000000"/>
              <w:left w:val="single" w:sz="4" w:space="0" w:color="000000"/>
              <w:bottom w:val="single" w:sz="4" w:space="0" w:color="auto"/>
            </w:tcBorders>
          </w:tcPr>
          <w:p w14:paraId="118BB1AF" w14:textId="0116E478" w:rsidR="00C77E6C" w:rsidRPr="00BE068B" w:rsidRDefault="00C77E6C" w:rsidP="00F7697D">
            <w:pPr>
              <w:spacing w:after="0"/>
              <w:rPr>
                <w:rFonts w:ascii="Gill Sans MT" w:hAnsi="Gill Sans MT"/>
                <w:color w:val="000000"/>
              </w:rPr>
            </w:pPr>
            <w:r w:rsidRPr="00BE068B">
              <w:rPr>
                <w:rFonts w:ascii="Gill Sans MT" w:hAnsi="Gill Sans MT"/>
                <w:w w:val="105"/>
              </w:rPr>
              <w:t xml:space="preserve">Units </w:t>
            </w:r>
          </w:p>
        </w:tc>
        <w:tc>
          <w:tcPr>
            <w:tcW w:w="4312" w:type="dxa"/>
            <w:gridSpan w:val="2"/>
            <w:tcBorders>
              <w:top w:val="single" w:sz="4" w:space="0" w:color="000000"/>
              <w:bottom w:val="single" w:sz="4" w:space="0" w:color="auto"/>
              <w:right w:val="single" w:sz="18" w:space="0" w:color="000000"/>
            </w:tcBorders>
          </w:tcPr>
          <w:p w14:paraId="372C3B8D"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36F553CF"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7C9CFFE4"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2E11C9E9"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7B7BC1B0"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55C2792B"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20AF46C2" w14:textId="771363D7" w:rsidR="00761418"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4" w:space="0" w:color="auto"/>
              <w:right w:val="single" w:sz="18" w:space="0" w:color="000000"/>
            </w:tcBorders>
          </w:tcPr>
          <w:p w14:paraId="7F3A35AC"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61418" w:rsidRPr="00BE068B" w14:paraId="29E98CCE" w14:textId="77777777" w:rsidTr="00761418">
        <w:trPr>
          <w:trHeight w:val="697"/>
        </w:trPr>
        <w:tc>
          <w:tcPr>
            <w:tcW w:w="574" w:type="dxa"/>
            <w:tcBorders>
              <w:top w:val="single" w:sz="4" w:space="0" w:color="auto"/>
              <w:left w:val="single" w:sz="4" w:space="0" w:color="000000"/>
              <w:bottom w:val="single" w:sz="4" w:space="0" w:color="auto"/>
              <w:right w:val="single" w:sz="4" w:space="0" w:color="000000"/>
            </w:tcBorders>
          </w:tcPr>
          <w:p w14:paraId="179C53EB" w14:textId="77777777" w:rsidR="00761418" w:rsidRPr="00BE068B" w:rsidRDefault="00761418" w:rsidP="00F7697D">
            <w:pPr>
              <w:spacing w:after="0"/>
              <w:rPr>
                <w:rFonts w:ascii="Gill Sans MT" w:eastAsia="Calibri" w:hAnsi="Gill Sans MT" w:cs="Times New Roman"/>
              </w:rPr>
            </w:pPr>
          </w:p>
        </w:tc>
        <w:tc>
          <w:tcPr>
            <w:tcW w:w="4677" w:type="dxa"/>
            <w:tcBorders>
              <w:top w:val="single" w:sz="4" w:space="0" w:color="auto"/>
              <w:left w:val="single" w:sz="4" w:space="0" w:color="000000"/>
              <w:bottom w:val="single" w:sz="4" w:space="0" w:color="auto"/>
            </w:tcBorders>
          </w:tcPr>
          <w:p w14:paraId="2AC71CA5" w14:textId="77777777" w:rsidR="00761418" w:rsidRDefault="00761418" w:rsidP="00F7697D">
            <w:pPr>
              <w:spacing w:after="0"/>
            </w:pPr>
            <w:r>
              <w:t xml:space="preserve">Was your household compensated for losing access to land and resources? </w:t>
            </w:r>
          </w:p>
          <w:p w14:paraId="634C2F5E" w14:textId="2FA8809E" w:rsidR="00761418" w:rsidRPr="00BE068B" w:rsidRDefault="00761418" w:rsidP="00F7697D">
            <w:pPr>
              <w:spacing w:after="0"/>
              <w:rPr>
                <w:rFonts w:ascii="Gill Sans MT" w:hAnsi="Gill Sans MT"/>
                <w:w w:val="105"/>
              </w:rPr>
            </w:pPr>
          </w:p>
        </w:tc>
        <w:tc>
          <w:tcPr>
            <w:tcW w:w="4312" w:type="dxa"/>
            <w:gridSpan w:val="2"/>
            <w:tcBorders>
              <w:top w:val="single" w:sz="4" w:space="0" w:color="auto"/>
              <w:bottom w:val="single" w:sz="4" w:space="0" w:color="auto"/>
              <w:right w:val="single" w:sz="18" w:space="0" w:color="000000"/>
            </w:tcBorders>
          </w:tcPr>
          <w:p w14:paraId="7B98A74C" w14:textId="77777777" w:rsidR="00761418" w:rsidRDefault="00761418" w:rsidP="00F7697D">
            <w:pPr>
              <w:spacing w:after="0"/>
              <w:rPr>
                <w:rFonts w:ascii="Gill Sans MT" w:hAnsi="Gill Sans MT" w:cs="Times New Roman"/>
                <w:w w:val="105"/>
              </w:rPr>
            </w:pPr>
            <w:r>
              <w:rPr>
                <w:rFonts w:ascii="Gill Sans MT" w:hAnsi="Gill Sans MT" w:cs="Times New Roman"/>
                <w:w w:val="105"/>
              </w:rPr>
              <w:t>0-No</w:t>
            </w:r>
          </w:p>
          <w:p w14:paraId="0A77CB40" w14:textId="5FEB8D93" w:rsidR="00761418" w:rsidRDefault="00761418" w:rsidP="00F7697D">
            <w:pPr>
              <w:spacing w:after="0"/>
              <w:rPr>
                <w:rFonts w:ascii="Gill Sans MT" w:hAnsi="Gill Sans MT" w:cs="Times New Roman"/>
                <w:w w:val="105"/>
              </w:rPr>
            </w:pPr>
            <w:r>
              <w:rPr>
                <w:rFonts w:ascii="Gill Sans MT" w:hAnsi="Gill Sans MT" w:cs="Times New Roman"/>
                <w:w w:val="105"/>
              </w:rPr>
              <w:t>1-Yes</w:t>
            </w:r>
          </w:p>
          <w:p w14:paraId="7CC2108C" w14:textId="77777777" w:rsidR="00761418" w:rsidRPr="00BE068B" w:rsidRDefault="00761418" w:rsidP="00F7697D">
            <w:pPr>
              <w:spacing w:after="0"/>
              <w:rPr>
                <w:rFonts w:ascii="Gill Sans MT" w:hAnsi="Gill Sans MT" w:cs="Times New Roman"/>
                <w:w w:val="105"/>
              </w:rPr>
            </w:pPr>
          </w:p>
        </w:tc>
        <w:tc>
          <w:tcPr>
            <w:tcW w:w="732" w:type="dxa"/>
            <w:gridSpan w:val="3"/>
            <w:tcBorders>
              <w:top w:val="single" w:sz="4" w:space="0" w:color="auto"/>
              <w:left w:val="single" w:sz="18" w:space="0" w:color="000000"/>
              <w:bottom w:val="single" w:sz="4" w:space="0" w:color="auto"/>
              <w:right w:val="single" w:sz="18" w:space="0" w:color="000000"/>
            </w:tcBorders>
          </w:tcPr>
          <w:p w14:paraId="3C01BE2D" w14:textId="77777777" w:rsidR="00761418" w:rsidRPr="00BE068B" w:rsidRDefault="00761418" w:rsidP="00F7697D">
            <w:pPr>
              <w:spacing w:after="0"/>
              <w:rPr>
                <w:rFonts w:ascii="Gill Sans MT" w:eastAsia="Calibri" w:hAnsi="Gill Sans MT" w:cs="Times New Roman"/>
                <w:i/>
                <w:color w:val="A6A6A6"/>
              </w:rPr>
            </w:pPr>
          </w:p>
        </w:tc>
      </w:tr>
      <w:tr w:rsidR="00761418" w:rsidRPr="00BE068B" w14:paraId="4CBD79B4" w14:textId="77777777" w:rsidTr="00761418">
        <w:trPr>
          <w:trHeight w:val="758"/>
        </w:trPr>
        <w:tc>
          <w:tcPr>
            <w:tcW w:w="574" w:type="dxa"/>
            <w:tcBorders>
              <w:top w:val="single" w:sz="4" w:space="0" w:color="auto"/>
              <w:left w:val="single" w:sz="4" w:space="0" w:color="000000"/>
              <w:bottom w:val="single" w:sz="4" w:space="0" w:color="000000"/>
              <w:right w:val="single" w:sz="4" w:space="0" w:color="000000"/>
            </w:tcBorders>
          </w:tcPr>
          <w:p w14:paraId="024065C3" w14:textId="77777777" w:rsidR="00761418" w:rsidRPr="00BE068B" w:rsidRDefault="00761418" w:rsidP="00F7697D">
            <w:pPr>
              <w:spacing w:after="0"/>
              <w:rPr>
                <w:rFonts w:ascii="Gill Sans MT" w:eastAsia="Calibri" w:hAnsi="Gill Sans MT" w:cs="Times New Roman"/>
              </w:rPr>
            </w:pPr>
          </w:p>
        </w:tc>
        <w:tc>
          <w:tcPr>
            <w:tcW w:w="4677" w:type="dxa"/>
            <w:tcBorders>
              <w:top w:val="single" w:sz="4" w:space="0" w:color="auto"/>
              <w:left w:val="single" w:sz="4" w:space="0" w:color="000000"/>
              <w:bottom w:val="single" w:sz="4" w:space="0" w:color="000000"/>
            </w:tcBorders>
          </w:tcPr>
          <w:p w14:paraId="7B8CA182" w14:textId="08FB66EE" w:rsidR="00761418" w:rsidRDefault="00761418" w:rsidP="00F7697D">
            <w:pPr>
              <w:spacing w:after="0"/>
            </w:pPr>
            <w:r>
              <w:t>If so how?</w:t>
            </w:r>
          </w:p>
        </w:tc>
        <w:tc>
          <w:tcPr>
            <w:tcW w:w="4312" w:type="dxa"/>
            <w:gridSpan w:val="2"/>
            <w:tcBorders>
              <w:top w:val="single" w:sz="4" w:space="0" w:color="auto"/>
              <w:bottom w:val="single" w:sz="4" w:space="0" w:color="000000"/>
              <w:right w:val="single" w:sz="18" w:space="0" w:color="000000"/>
            </w:tcBorders>
          </w:tcPr>
          <w:p w14:paraId="7532AE42" w14:textId="77777777" w:rsidR="00761418" w:rsidRDefault="00761418" w:rsidP="00F7697D">
            <w:pPr>
              <w:spacing w:after="0"/>
              <w:rPr>
                <w:rFonts w:ascii="Gill Sans MT" w:hAnsi="Gill Sans MT" w:cs="Times New Roman"/>
                <w:w w:val="105"/>
              </w:rPr>
            </w:pPr>
          </w:p>
          <w:p w14:paraId="5D1CF6DB" w14:textId="77777777" w:rsidR="00761418" w:rsidRDefault="00761418" w:rsidP="00F7697D">
            <w:pPr>
              <w:spacing w:after="0"/>
              <w:rPr>
                <w:rFonts w:ascii="Gill Sans MT" w:hAnsi="Gill Sans MT" w:cs="Times New Roman"/>
                <w:w w:val="105"/>
              </w:rPr>
            </w:pPr>
          </w:p>
        </w:tc>
        <w:tc>
          <w:tcPr>
            <w:tcW w:w="732" w:type="dxa"/>
            <w:gridSpan w:val="3"/>
            <w:tcBorders>
              <w:top w:val="single" w:sz="4" w:space="0" w:color="auto"/>
              <w:left w:val="single" w:sz="18" w:space="0" w:color="000000"/>
              <w:bottom w:val="single" w:sz="18" w:space="0" w:color="000000"/>
              <w:right w:val="single" w:sz="18" w:space="0" w:color="000000"/>
            </w:tcBorders>
          </w:tcPr>
          <w:p w14:paraId="3B371F6D" w14:textId="77777777" w:rsidR="00761418" w:rsidRPr="00BE068B" w:rsidRDefault="00761418" w:rsidP="00F7697D">
            <w:pPr>
              <w:spacing w:after="0"/>
              <w:rPr>
                <w:rFonts w:ascii="Gill Sans MT" w:eastAsia="Calibri" w:hAnsi="Gill Sans MT" w:cs="Times New Roman"/>
                <w:i/>
                <w:color w:val="A6A6A6"/>
              </w:rPr>
            </w:pPr>
          </w:p>
        </w:tc>
      </w:tr>
    </w:tbl>
    <w:p w14:paraId="2241FF04" w14:textId="30BD0EBF" w:rsidR="00F7697D" w:rsidRPr="00BE068B" w:rsidRDefault="00F7697D" w:rsidP="00F7697D">
      <w:pPr>
        <w:spacing w:after="0" w:line="240" w:lineRule="auto"/>
        <w:contextualSpacing/>
        <w:rPr>
          <w:rFonts w:ascii="Gill Sans MT" w:eastAsia="Times New Roman" w:hAnsi="Gill Sans MT" w:cs="Times New Roman"/>
          <w:lang w:eastAsia="zh-CN"/>
        </w:rPr>
      </w:pPr>
    </w:p>
    <w:p w14:paraId="58E0F3F9" w14:textId="77777777" w:rsidR="00F7697D" w:rsidRPr="00BE068B" w:rsidRDefault="00F7697D" w:rsidP="00F7697D">
      <w:pPr>
        <w:spacing w:after="0" w:line="240" w:lineRule="auto"/>
        <w:contextualSpacing/>
        <w:rPr>
          <w:rFonts w:ascii="Gill Sans MT" w:eastAsia="Times New Roman" w:hAnsi="Gill Sans MT" w:cs="Times New Roman"/>
          <w:lang w:eastAsia="zh-CN"/>
        </w:rPr>
      </w:pPr>
    </w:p>
    <w:p w14:paraId="48FC8826" w14:textId="77777777" w:rsidR="00F7697D" w:rsidRPr="00BE068B" w:rsidRDefault="00F7697D" w:rsidP="00F7697D">
      <w:pPr>
        <w:spacing w:after="0" w:line="240" w:lineRule="auto"/>
        <w:contextualSpacing/>
        <w:rPr>
          <w:rFonts w:ascii="Gill Sans MT" w:eastAsia="Times New Roman" w:hAnsi="Gill Sans MT" w:cs="Times New Roman"/>
          <w:lang w:eastAsia="zh-CN"/>
        </w:rPr>
        <w:sectPr w:rsidR="00F7697D" w:rsidRPr="00BE068B" w:rsidSect="00512DC2">
          <w:pgSz w:w="12240" w:h="15840"/>
          <w:pgMar w:top="1440" w:right="1080" w:bottom="1440" w:left="1080" w:header="720" w:footer="720" w:gutter="0"/>
          <w:cols w:space="720"/>
          <w:docGrid w:linePitch="360"/>
        </w:sectPr>
      </w:pPr>
    </w:p>
    <w:p w14:paraId="1AFFFAD7" w14:textId="5DA7BBCD" w:rsidR="00F7697D" w:rsidRPr="00BE068B" w:rsidRDefault="00AA3608" w:rsidP="00F7697D">
      <w:pPr>
        <w:spacing w:after="0"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lastRenderedPageBreak/>
        <w:t>SECTION I</w:t>
      </w:r>
      <w:r w:rsidR="00F7697D" w:rsidRPr="00BE068B">
        <w:rPr>
          <w:rFonts w:ascii="Gill Sans MT" w:eastAsia="Times New Roman" w:hAnsi="Gill Sans MT" w:cs="Times New Roman"/>
          <w:b/>
          <w:bCs/>
        </w:rPr>
        <w:t xml:space="preserve">. </w:t>
      </w:r>
      <w:commentRangeStart w:id="274"/>
      <w:r w:rsidR="00F7697D" w:rsidRPr="00BE068B">
        <w:rPr>
          <w:rFonts w:ascii="Gill Sans MT" w:eastAsia="Times New Roman" w:hAnsi="Gill Sans MT" w:cs="Times New Roman"/>
          <w:b/>
          <w:bCs/>
        </w:rPr>
        <w:t>FIELD OVERVIEW</w:t>
      </w:r>
      <w:commentRangeEnd w:id="274"/>
      <w:r w:rsidR="00E71899">
        <w:rPr>
          <w:rStyle w:val="CommentReference"/>
        </w:rPr>
        <w:commentReference w:id="274"/>
      </w:r>
    </w:p>
    <w:p w14:paraId="6946C632" w14:textId="77777777" w:rsidR="00F7697D" w:rsidRPr="00BE068B" w:rsidRDefault="00F7697D" w:rsidP="00F7697D">
      <w:pPr>
        <w:widowControl w:val="0"/>
        <w:autoSpaceDE w:val="0"/>
        <w:autoSpaceDN w:val="0"/>
        <w:adjustRightInd w:val="0"/>
        <w:spacing w:after="0" w:line="240" w:lineRule="auto"/>
        <w:contextualSpacing/>
        <w:rPr>
          <w:rFonts w:ascii="Gill Sans MT" w:eastAsia="SimSun" w:hAnsi="Gill Sans MT" w:cs="Times"/>
        </w:rPr>
      </w:pPr>
      <w:r w:rsidRPr="00BE068B">
        <w:rPr>
          <w:rFonts w:ascii="Gill Sans MT" w:eastAsia="SimSun" w:hAnsi="Gill Sans MT"/>
        </w:rPr>
        <w:t>Now I would like to learn more about each of the fields that your household uses. Let’s start with a discussion of your largest field.</w:t>
      </w:r>
    </w:p>
    <w:tbl>
      <w:tblPr>
        <w:tblStyle w:val="TableGrid2"/>
        <w:tblW w:w="12795" w:type="dxa"/>
        <w:jc w:val="center"/>
        <w:tblLayout w:type="fixed"/>
        <w:tblCellMar>
          <w:left w:w="29" w:type="dxa"/>
          <w:right w:w="29" w:type="dxa"/>
        </w:tblCellMar>
        <w:tblLook w:val="04A0" w:firstRow="1" w:lastRow="0" w:firstColumn="1" w:lastColumn="0" w:noHBand="0" w:noVBand="1"/>
      </w:tblPr>
      <w:tblGrid>
        <w:gridCol w:w="694"/>
        <w:gridCol w:w="1101"/>
        <w:gridCol w:w="823"/>
        <w:gridCol w:w="977"/>
        <w:gridCol w:w="1183"/>
        <w:gridCol w:w="862"/>
        <w:gridCol w:w="2040"/>
        <w:gridCol w:w="1800"/>
        <w:gridCol w:w="1418"/>
        <w:gridCol w:w="1897"/>
      </w:tblGrid>
      <w:tr w:rsidR="00736DFE" w:rsidRPr="00BE068B" w14:paraId="6DC43FF6" w14:textId="77777777" w:rsidTr="00736DFE">
        <w:trPr>
          <w:trHeight w:val="20"/>
          <w:jc w:val="center"/>
        </w:trPr>
        <w:tc>
          <w:tcPr>
            <w:tcW w:w="694" w:type="dxa"/>
            <w:vMerge w:val="restart"/>
          </w:tcPr>
          <w:p w14:paraId="5B2E5FED"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Field</w:t>
            </w:r>
          </w:p>
        </w:tc>
        <w:tc>
          <w:tcPr>
            <w:tcW w:w="1101" w:type="dxa"/>
            <w:vMerge w:val="restart"/>
          </w:tcPr>
          <w:p w14:paraId="1D22F94A"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Field name</w:t>
            </w:r>
          </w:p>
        </w:tc>
        <w:tc>
          <w:tcPr>
            <w:tcW w:w="1800" w:type="dxa"/>
            <w:gridSpan w:val="2"/>
          </w:tcPr>
          <w:p w14:paraId="61C25ED4" w14:textId="1BF04019" w:rsidR="00F7697D" w:rsidRPr="00BE068B" w:rsidRDefault="00736DFE"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w:t>
            </w:r>
            <w:proofErr w:type="gramStart"/>
            <w:r w:rsidRPr="00BE068B">
              <w:rPr>
                <w:rFonts w:ascii="Gill Sans MT" w:hAnsi="Gill Sans MT" w:cs="Times New Roman"/>
                <w:sz w:val="20"/>
              </w:rPr>
              <w:t>,</w:t>
            </w:r>
            <w:r w:rsidR="00F7697D" w:rsidRPr="00BE068B">
              <w:rPr>
                <w:rFonts w:ascii="Gill Sans MT" w:hAnsi="Gill Sans MT" w:cs="Times New Roman"/>
                <w:sz w:val="20"/>
              </w:rPr>
              <w:t>1</w:t>
            </w:r>
            <w:proofErr w:type="gramEnd"/>
            <w:r w:rsidR="00F7697D" w:rsidRPr="00BE068B">
              <w:rPr>
                <w:rFonts w:ascii="Gill Sans MT" w:hAnsi="Gill Sans MT" w:cs="Times New Roman"/>
                <w:sz w:val="20"/>
              </w:rPr>
              <w:t>. What is the area of this field?</w:t>
            </w:r>
          </w:p>
          <w:p w14:paraId="78BCC7C6"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w w:val="105"/>
                <w:sz w:val="20"/>
              </w:rPr>
            </w:pPr>
            <w:r w:rsidRPr="00BE068B">
              <w:rPr>
                <w:rFonts w:ascii="Gill Sans MT" w:hAnsi="Gill Sans MT" w:cs="Times New Roman"/>
                <w:sz w:val="20"/>
              </w:rPr>
              <w:t>(</w:t>
            </w:r>
            <w:proofErr w:type="spellStart"/>
            <w:proofErr w:type="gramStart"/>
            <w:r w:rsidRPr="00BE068B">
              <w:rPr>
                <w:rFonts w:ascii="Gill Sans MT" w:hAnsi="Gill Sans MT" w:cs="Times New Roman"/>
                <w:b/>
                <w:sz w:val="20"/>
              </w:rPr>
              <w:t>group</w:t>
            </w:r>
            <w:proofErr w:type="gramEnd"/>
            <w:r w:rsidRPr="00BE068B">
              <w:rPr>
                <w:rFonts w:ascii="Gill Sans MT" w:hAnsi="Gill Sans MT" w:cs="Times New Roman"/>
                <w:b/>
                <w:sz w:val="20"/>
              </w:rPr>
              <w:t>_fieldarea</w:t>
            </w:r>
            <w:proofErr w:type="spellEnd"/>
            <w:r w:rsidRPr="00BE068B">
              <w:rPr>
                <w:rFonts w:ascii="Gill Sans MT" w:hAnsi="Gill Sans MT" w:cs="Times New Roman"/>
                <w:sz w:val="20"/>
              </w:rPr>
              <w:t>)</w:t>
            </w:r>
          </w:p>
        </w:tc>
        <w:tc>
          <w:tcPr>
            <w:tcW w:w="2045" w:type="dxa"/>
            <w:gridSpan w:val="2"/>
          </w:tcPr>
          <w:p w14:paraId="7D48F22F" w14:textId="02B0A34D" w:rsidR="00F7697D" w:rsidRPr="00BE068B" w:rsidRDefault="00736DFE" w:rsidP="00F7697D">
            <w:pPr>
              <w:kinsoku w:val="0"/>
              <w:overflowPunct w:val="0"/>
              <w:autoSpaceDE w:val="0"/>
              <w:autoSpaceDN w:val="0"/>
              <w:adjustRightInd w:val="0"/>
              <w:ind w:right="241"/>
              <w:contextualSpacing/>
              <w:jc w:val="center"/>
              <w:rPr>
                <w:rFonts w:ascii="Gill Sans MT" w:hAnsi="Gill Sans MT" w:cs="Times New Roman"/>
                <w:w w:val="105"/>
                <w:sz w:val="20"/>
              </w:rPr>
            </w:pPr>
            <w:r w:rsidRPr="00BE068B">
              <w:rPr>
                <w:rFonts w:ascii="Gill Sans MT" w:hAnsi="Gill Sans MT" w:cs="Times New Roman"/>
                <w:w w:val="105"/>
                <w:sz w:val="20"/>
              </w:rPr>
              <w:t>I</w:t>
            </w:r>
            <w:r w:rsidR="00F7697D" w:rsidRPr="00BE068B">
              <w:rPr>
                <w:rFonts w:ascii="Gill Sans MT" w:hAnsi="Gill Sans MT" w:cs="Times New Roman"/>
                <w:w w:val="105"/>
                <w:sz w:val="20"/>
              </w:rPr>
              <w:t xml:space="preserve">2. What is the distance </w:t>
            </w:r>
            <w:r w:rsidR="000C7B5A">
              <w:rPr>
                <w:rFonts w:ascii="Gill Sans MT" w:hAnsi="Gill Sans MT" w:cs="Times New Roman"/>
                <w:w w:val="105"/>
                <w:sz w:val="20"/>
              </w:rPr>
              <w:t xml:space="preserve">and walking time </w:t>
            </w:r>
            <w:r w:rsidR="00F7697D" w:rsidRPr="00BE068B">
              <w:rPr>
                <w:rFonts w:ascii="Gill Sans MT" w:hAnsi="Gill Sans MT" w:cs="Times New Roman"/>
                <w:w w:val="105"/>
                <w:sz w:val="20"/>
              </w:rPr>
              <w:t>from your house to the field?</w:t>
            </w:r>
          </w:p>
          <w:p w14:paraId="727FEDA2" w14:textId="77777777" w:rsidR="00F7697D" w:rsidRPr="00BE068B" w:rsidRDefault="00F7697D" w:rsidP="00F7697D">
            <w:pPr>
              <w:kinsoku w:val="0"/>
              <w:overflowPunct w:val="0"/>
              <w:autoSpaceDE w:val="0"/>
              <w:autoSpaceDN w:val="0"/>
              <w:adjustRightInd w:val="0"/>
              <w:ind w:right="241"/>
              <w:contextualSpacing/>
              <w:jc w:val="center"/>
              <w:rPr>
                <w:rFonts w:ascii="Gill Sans MT" w:hAnsi="Gill Sans MT" w:cs="Times New Roman"/>
                <w:i/>
                <w:w w:val="105"/>
                <w:sz w:val="20"/>
              </w:rPr>
            </w:pPr>
            <w:r w:rsidRPr="00BE068B">
              <w:rPr>
                <w:rFonts w:ascii="Gill Sans MT" w:hAnsi="Gill Sans MT" w:cs="Times New Roman"/>
                <w:i/>
                <w:w w:val="105"/>
                <w:sz w:val="20"/>
              </w:rPr>
              <w:t>One way, from the main household</w:t>
            </w:r>
          </w:p>
          <w:p w14:paraId="30CC43BB" w14:textId="77777777" w:rsidR="00F7697D" w:rsidRPr="00BE068B" w:rsidRDefault="00F7697D" w:rsidP="00F7697D">
            <w:pPr>
              <w:kinsoku w:val="0"/>
              <w:overflowPunct w:val="0"/>
              <w:autoSpaceDE w:val="0"/>
              <w:autoSpaceDN w:val="0"/>
              <w:adjustRightInd w:val="0"/>
              <w:ind w:right="241"/>
              <w:contextualSpacing/>
              <w:jc w:val="center"/>
              <w:rPr>
                <w:rFonts w:ascii="Gill Sans MT" w:hAnsi="Gill Sans MT" w:cs="Times New Roman"/>
                <w:sz w:val="20"/>
              </w:rPr>
            </w:pPr>
            <w:r w:rsidRPr="00BE068B">
              <w:rPr>
                <w:rFonts w:ascii="Gill Sans MT" w:hAnsi="Gill Sans MT" w:cs="Times New Roman"/>
                <w:w w:val="105"/>
                <w:sz w:val="20"/>
              </w:rPr>
              <w:t>(</w:t>
            </w:r>
            <w:proofErr w:type="spellStart"/>
            <w:proofErr w:type="gramStart"/>
            <w:r w:rsidRPr="00BE068B">
              <w:rPr>
                <w:rFonts w:ascii="Gill Sans MT" w:hAnsi="Gill Sans MT" w:cs="Times New Roman"/>
                <w:b/>
                <w:w w:val="105"/>
                <w:sz w:val="20"/>
              </w:rPr>
              <w:t>grp</w:t>
            </w:r>
            <w:proofErr w:type="gramEnd"/>
            <w:r w:rsidRPr="00BE068B">
              <w:rPr>
                <w:rFonts w:ascii="Gill Sans MT" w:hAnsi="Gill Sans MT" w:cs="Times New Roman"/>
                <w:b/>
                <w:w w:val="105"/>
                <w:sz w:val="20"/>
              </w:rPr>
              <w:t>_distance_field</w:t>
            </w:r>
            <w:proofErr w:type="spellEnd"/>
            <w:r w:rsidRPr="00BE068B">
              <w:rPr>
                <w:rFonts w:ascii="Gill Sans MT" w:hAnsi="Gill Sans MT" w:cs="Times New Roman"/>
                <w:w w:val="105"/>
                <w:sz w:val="20"/>
              </w:rPr>
              <w:t>)</w:t>
            </w:r>
          </w:p>
        </w:tc>
        <w:tc>
          <w:tcPr>
            <w:tcW w:w="2040" w:type="dxa"/>
            <w:vMerge w:val="restart"/>
          </w:tcPr>
          <w:p w14:paraId="274F3BB8" w14:textId="75AD7F10" w:rsidR="00F7697D" w:rsidRPr="00BE068B" w:rsidRDefault="00736DFE" w:rsidP="00F7697D">
            <w:pPr>
              <w:kinsoku w:val="0"/>
              <w:overflowPunct w:val="0"/>
              <w:autoSpaceDE w:val="0"/>
              <w:autoSpaceDN w:val="0"/>
              <w:adjustRightInd w:val="0"/>
              <w:contextualSpacing/>
              <w:jc w:val="center"/>
              <w:rPr>
                <w:rFonts w:ascii="Gill Sans MT" w:hAnsi="Gill Sans MT" w:cs="Times New Roman"/>
                <w:i/>
                <w:sz w:val="20"/>
              </w:rPr>
            </w:pPr>
            <w:r w:rsidRPr="00BE068B">
              <w:rPr>
                <w:rFonts w:ascii="Gill Sans MT" w:hAnsi="Gill Sans MT" w:cs="Times New Roman"/>
                <w:sz w:val="20"/>
              </w:rPr>
              <w:t>I</w:t>
            </w:r>
            <w:r w:rsidR="00F7697D" w:rsidRPr="00BE068B">
              <w:rPr>
                <w:rFonts w:ascii="Gill Sans MT" w:hAnsi="Gill Sans MT" w:cs="Times New Roman"/>
                <w:sz w:val="20"/>
              </w:rPr>
              <w:t xml:space="preserve">3. During </w:t>
            </w:r>
            <w:r w:rsidR="00F7697D" w:rsidRPr="00BE068B">
              <w:rPr>
                <w:rFonts w:ascii="Gill Sans MT" w:hAnsi="Gill Sans MT" w:cs="Times New Roman"/>
                <w:sz w:val="20"/>
                <w:lang w:eastAsia="zh-CN"/>
              </w:rPr>
              <w:t>this</w:t>
            </w:r>
            <w:r w:rsidR="00F7697D" w:rsidRPr="00BE068B">
              <w:rPr>
                <w:rFonts w:ascii="Gill Sans MT" w:hAnsi="Gill Sans MT" w:cs="Times New Roman"/>
                <w:sz w:val="20"/>
              </w:rPr>
              <w:t xml:space="preserve"> last agricultural season (2013-2014), did your household farm this field, leave it fallow, or use it for pasture or some other non-agricultural use</w:t>
            </w:r>
            <w:r w:rsidR="00AE18C0" w:rsidRPr="00BE068B">
              <w:rPr>
                <w:rFonts w:ascii="Gill Sans MT" w:hAnsi="Gill Sans MT" w:cs="Times New Roman"/>
                <w:sz w:val="20"/>
              </w:rPr>
              <w:t xml:space="preserve">? </w:t>
            </w:r>
          </w:p>
          <w:p w14:paraId="1BF072D7" w14:textId="7272567A" w:rsidR="00AE18C0" w:rsidRPr="00BE068B" w:rsidRDefault="00AE18C0" w:rsidP="00F7697D">
            <w:pPr>
              <w:kinsoku w:val="0"/>
              <w:overflowPunct w:val="0"/>
              <w:autoSpaceDE w:val="0"/>
              <w:autoSpaceDN w:val="0"/>
              <w:adjustRightInd w:val="0"/>
              <w:contextualSpacing/>
              <w:jc w:val="center"/>
              <w:rPr>
                <w:rFonts w:ascii="Gill Sans MT" w:hAnsi="Gill Sans MT" w:cs="Times New Roman"/>
                <w:i/>
                <w:sz w:val="20"/>
              </w:rPr>
            </w:pPr>
            <w:r w:rsidRPr="00BE068B">
              <w:rPr>
                <w:rFonts w:ascii="Gill Sans MT" w:hAnsi="Gill Sans MT" w:cs="Times New Roman"/>
                <w:i/>
                <w:sz w:val="20"/>
              </w:rPr>
              <w:t>See code 116 below</w:t>
            </w:r>
          </w:p>
          <w:p w14:paraId="25B2D311"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sz w:val="20"/>
              </w:rPr>
            </w:pPr>
            <w:r w:rsidRPr="00BE068B">
              <w:rPr>
                <w:rFonts w:ascii="Gill Sans MT" w:hAnsi="Gill Sans MT" w:cs="Times New Roman"/>
                <w:sz w:val="20"/>
              </w:rPr>
              <w:t>If 1, skip to</w:t>
            </w:r>
            <w:r w:rsidRPr="00BE068B">
              <w:rPr>
                <w:rFonts w:ascii="Gill Sans MT" w:hAnsi="Gill Sans MT" w:cs="Times New Roman"/>
                <w:b/>
                <w:sz w:val="20"/>
              </w:rPr>
              <w:t xml:space="preserve"> E5</w:t>
            </w:r>
          </w:p>
          <w:p w14:paraId="5858091E"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sz w:val="20"/>
              </w:rPr>
            </w:pPr>
            <w:r w:rsidRPr="00BE068B">
              <w:rPr>
                <w:rFonts w:ascii="Gill Sans MT" w:hAnsi="Gill Sans MT" w:cs="Times New Roman"/>
                <w:sz w:val="20"/>
              </w:rPr>
              <w:t xml:space="preserve">If 4, skip to </w:t>
            </w:r>
            <w:r w:rsidRPr="00BE068B">
              <w:rPr>
                <w:rFonts w:ascii="Gill Sans MT" w:hAnsi="Gill Sans MT" w:cs="Times New Roman"/>
                <w:b/>
                <w:sz w:val="20"/>
              </w:rPr>
              <w:t>E6</w:t>
            </w:r>
          </w:p>
        </w:tc>
        <w:tc>
          <w:tcPr>
            <w:tcW w:w="1800" w:type="dxa"/>
            <w:vMerge w:val="restart"/>
          </w:tcPr>
          <w:p w14:paraId="4462AADA" w14:textId="61B3DA9E" w:rsidR="00F7697D" w:rsidRPr="00BE068B" w:rsidRDefault="00736DFE"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I.4</w:t>
            </w:r>
            <w:r w:rsidR="00F7697D" w:rsidRPr="00BE068B">
              <w:rPr>
                <w:rFonts w:ascii="Gill Sans MT" w:hAnsi="Gill Sans MT" w:cs="Times New Roman"/>
                <w:sz w:val="20"/>
              </w:rPr>
              <w:t xml:space="preserve">. What </w:t>
            </w:r>
            <w:proofErr w:type="gramStart"/>
            <w:r w:rsidR="00F7697D" w:rsidRPr="00BE068B">
              <w:rPr>
                <w:rFonts w:ascii="Gill Sans MT" w:hAnsi="Gill Sans MT" w:cs="Times New Roman"/>
                <w:sz w:val="20"/>
              </w:rPr>
              <w:t>are</w:t>
            </w:r>
            <w:proofErr w:type="gramEnd"/>
            <w:r w:rsidR="00F7697D" w:rsidRPr="00BE068B">
              <w:rPr>
                <w:rFonts w:ascii="Gill Sans MT" w:hAnsi="Gill Sans MT" w:cs="Times New Roman"/>
                <w:sz w:val="20"/>
              </w:rPr>
              <w:t xml:space="preserve"> the two most important reasons why your household chose to leave this field fallow?</w:t>
            </w:r>
          </w:p>
          <w:p w14:paraId="184136B4" w14:textId="276C8540" w:rsidR="00F7697D" w:rsidRPr="00BE068B" w:rsidRDefault="00F7697D" w:rsidP="00F7697D">
            <w:pPr>
              <w:kinsoku w:val="0"/>
              <w:overflowPunct w:val="0"/>
              <w:autoSpaceDE w:val="0"/>
              <w:autoSpaceDN w:val="0"/>
              <w:adjustRightInd w:val="0"/>
              <w:contextualSpacing/>
              <w:jc w:val="center"/>
              <w:rPr>
                <w:rFonts w:ascii="Gill Sans MT" w:hAnsi="Gill Sans MT" w:cs="Times New Roman"/>
                <w:i/>
                <w:sz w:val="20"/>
              </w:rPr>
            </w:pPr>
            <w:r w:rsidRPr="00BE068B">
              <w:rPr>
                <w:rFonts w:ascii="Gill Sans MT" w:hAnsi="Gill Sans MT" w:cs="Times New Roman"/>
                <w:i/>
                <w:sz w:val="20"/>
              </w:rPr>
              <w:t>(See Code</w:t>
            </w:r>
            <w:r w:rsidR="00AE18C0" w:rsidRPr="00BE068B">
              <w:rPr>
                <w:rFonts w:ascii="Gill Sans MT" w:hAnsi="Gill Sans MT" w:cs="Times New Roman"/>
                <w:i/>
                <w:sz w:val="20"/>
              </w:rPr>
              <w:t xml:space="preserve"> 117</w:t>
            </w:r>
            <w:r w:rsidRPr="00BE068B">
              <w:rPr>
                <w:rFonts w:ascii="Gill Sans MT" w:hAnsi="Gill Sans MT" w:cs="Times New Roman"/>
                <w:i/>
                <w:sz w:val="20"/>
              </w:rPr>
              <w:t xml:space="preserve"> below)</w:t>
            </w:r>
          </w:p>
          <w:p w14:paraId="18DC5223"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i/>
                <w:sz w:val="20"/>
              </w:rPr>
              <w:t>Probe and code</w:t>
            </w:r>
          </w:p>
        </w:tc>
        <w:tc>
          <w:tcPr>
            <w:tcW w:w="1418" w:type="dxa"/>
            <w:vMerge w:val="restart"/>
          </w:tcPr>
          <w:p w14:paraId="5747CBC6" w14:textId="08873F96" w:rsidR="00F7697D" w:rsidRPr="00BE068B" w:rsidRDefault="00736DFE"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w:t>
            </w:r>
            <w:r w:rsidR="00F7697D" w:rsidRPr="00BE068B">
              <w:rPr>
                <w:rFonts w:ascii="Gill Sans MT" w:hAnsi="Gill Sans MT" w:cs="Times New Roman"/>
                <w:sz w:val="20"/>
              </w:rPr>
              <w:t xml:space="preserve">5. What was the </w:t>
            </w:r>
            <w:r w:rsidR="00F7697D" w:rsidRPr="00BE068B">
              <w:rPr>
                <w:rFonts w:ascii="Gill Sans MT" w:hAnsi="Gill Sans MT" w:cs="Times New Roman"/>
                <w:b/>
                <w:sz w:val="20"/>
              </w:rPr>
              <w:t>main crop</w:t>
            </w:r>
            <w:r w:rsidR="00F7697D" w:rsidRPr="00BE068B">
              <w:rPr>
                <w:rFonts w:ascii="Gill Sans MT" w:hAnsi="Gill Sans MT" w:cs="Times New Roman"/>
                <w:sz w:val="20"/>
              </w:rPr>
              <w:t xml:space="preserve"> your household planted </w:t>
            </w:r>
            <w:r w:rsidR="00F7697D" w:rsidRPr="00BE068B">
              <w:rPr>
                <w:rFonts w:ascii="Gill Sans MT" w:hAnsi="Gill Sans MT" w:cs="Times New Roman"/>
                <w:sz w:val="20"/>
                <w:lang w:eastAsia="zh-CN"/>
              </w:rPr>
              <w:t>on</w:t>
            </w:r>
            <w:r w:rsidR="00F7697D" w:rsidRPr="00BE068B">
              <w:rPr>
                <w:rFonts w:ascii="Gill Sans MT" w:hAnsi="Gill Sans MT" w:cs="Times New Roman"/>
                <w:sz w:val="20"/>
              </w:rPr>
              <w:t xml:space="preserve"> this field </w:t>
            </w:r>
            <w:r w:rsidR="00F7697D" w:rsidRPr="00BE068B">
              <w:rPr>
                <w:rFonts w:ascii="Gill Sans MT" w:hAnsi="Gill Sans MT" w:cs="Times New Roman"/>
                <w:sz w:val="20"/>
                <w:lang w:eastAsia="zh-CN"/>
              </w:rPr>
              <w:t>during this</w:t>
            </w:r>
            <w:r w:rsidR="00F7697D" w:rsidRPr="00BE068B">
              <w:rPr>
                <w:rFonts w:ascii="Gill Sans MT" w:hAnsi="Gill Sans MT" w:cs="Times New Roman"/>
                <w:sz w:val="20"/>
              </w:rPr>
              <w:t xml:space="preserve"> agricultural season</w:t>
            </w:r>
            <w:r w:rsidR="00F7697D" w:rsidRPr="00BE068B">
              <w:rPr>
                <w:rFonts w:ascii="Gill Sans MT" w:hAnsi="Gill Sans MT" w:cs="Times New Roman"/>
                <w:sz w:val="20"/>
                <w:lang w:eastAsia="zh-CN"/>
              </w:rPr>
              <w:t xml:space="preserve"> (2013/2014)</w:t>
            </w:r>
            <w:r w:rsidR="00F7697D" w:rsidRPr="00BE068B">
              <w:rPr>
                <w:rFonts w:ascii="Gill Sans MT" w:hAnsi="Gill Sans MT" w:cs="Times New Roman"/>
                <w:sz w:val="20"/>
              </w:rPr>
              <w:t>?</w:t>
            </w:r>
          </w:p>
          <w:p w14:paraId="78615A92" w14:textId="36420103"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i/>
                <w:sz w:val="20"/>
              </w:rPr>
              <w:t xml:space="preserve">(See Code </w:t>
            </w:r>
            <w:r w:rsidR="00AE18C0" w:rsidRPr="00BE068B">
              <w:rPr>
                <w:rFonts w:ascii="Gill Sans MT" w:hAnsi="Gill Sans MT" w:cs="Times New Roman"/>
                <w:i/>
                <w:sz w:val="20"/>
              </w:rPr>
              <w:t xml:space="preserve">118 </w:t>
            </w:r>
            <w:r w:rsidRPr="00BE068B">
              <w:rPr>
                <w:rFonts w:ascii="Gill Sans MT" w:hAnsi="Gill Sans MT" w:cs="Times New Roman"/>
                <w:i/>
                <w:sz w:val="20"/>
              </w:rPr>
              <w:t>below)</w:t>
            </w:r>
          </w:p>
        </w:tc>
        <w:tc>
          <w:tcPr>
            <w:tcW w:w="1897" w:type="dxa"/>
            <w:vMerge w:val="restart"/>
          </w:tcPr>
          <w:p w14:paraId="49DC859B" w14:textId="3A4CC36F" w:rsidR="00F7697D" w:rsidRPr="00BE068B" w:rsidRDefault="00736DFE"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w:t>
            </w:r>
            <w:r w:rsidR="00F7697D" w:rsidRPr="00BE068B">
              <w:rPr>
                <w:rFonts w:ascii="Gill Sans MT" w:hAnsi="Gill Sans MT" w:cs="Times New Roman"/>
                <w:sz w:val="20"/>
              </w:rPr>
              <w:t xml:space="preserve">6. What was the </w:t>
            </w:r>
            <w:r w:rsidR="00F7697D" w:rsidRPr="00BE068B">
              <w:rPr>
                <w:rFonts w:ascii="Gill Sans MT" w:hAnsi="Gill Sans MT" w:cs="Times New Roman"/>
                <w:b/>
                <w:sz w:val="20"/>
              </w:rPr>
              <w:t>method</w:t>
            </w:r>
            <w:r w:rsidR="00F7697D" w:rsidRPr="00BE068B">
              <w:rPr>
                <w:rFonts w:ascii="Gill Sans MT" w:hAnsi="Gill Sans MT" w:cs="Times New Roman"/>
                <w:sz w:val="20"/>
              </w:rPr>
              <w:t xml:space="preserve"> by which this field was acquired by your household?</w:t>
            </w:r>
          </w:p>
          <w:p w14:paraId="2BFE5ACF"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pacing w:val="1"/>
                <w:w w:val="105"/>
                <w:sz w:val="20"/>
              </w:rPr>
            </w:pPr>
          </w:p>
          <w:p w14:paraId="57EE8653"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1=Inherited</w:t>
            </w:r>
          </w:p>
          <w:p w14:paraId="74A3F0CC"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2=Allocated by village</w:t>
            </w:r>
          </w:p>
          <w:p w14:paraId="5059A95C"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3=Purchased</w:t>
            </w:r>
          </w:p>
          <w:p w14:paraId="1AC313F4"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4=Rented</w:t>
            </w:r>
          </w:p>
          <w:p w14:paraId="48E12FD6"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5=Borrowed</w:t>
            </w:r>
          </w:p>
          <w:p w14:paraId="01F5076D"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i/>
                <w:sz w:val="20"/>
              </w:rPr>
            </w:pPr>
            <w:r w:rsidRPr="00BE068B">
              <w:rPr>
                <w:rFonts w:ascii="Gill Sans MT" w:hAnsi="Gill Sans MT" w:cs="Times New Roman"/>
                <w:sz w:val="20"/>
              </w:rPr>
              <w:t>97=Other, specify</w:t>
            </w:r>
          </w:p>
          <w:p w14:paraId="302A9C8B" w14:textId="4264FB56"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 xml:space="preserve">If NOT 4, skip to </w:t>
            </w:r>
            <w:r w:rsidR="00736DFE" w:rsidRPr="00BE068B">
              <w:rPr>
                <w:rFonts w:ascii="Gill Sans MT" w:hAnsi="Gill Sans MT" w:cs="Times New Roman"/>
                <w:b/>
                <w:sz w:val="20"/>
              </w:rPr>
              <w:t>I</w:t>
            </w:r>
            <w:r w:rsidRPr="00BE068B">
              <w:rPr>
                <w:rFonts w:ascii="Gill Sans MT" w:hAnsi="Gill Sans MT" w:cs="Times New Roman"/>
                <w:b/>
                <w:sz w:val="20"/>
              </w:rPr>
              <w:t>8</w:t>
            </w:r>
          </w:p>
        </w:tc>
      </w:tr>
      <w:tr w:rsidR="00736DFE" w:rsidRPr="00BE068B" w14:paraId="3D8E74A1" w14:textId="77777777" w:rsidTr="000C7B5A">
        <w:trPr>
          <w:trHeight w:val="20"/>
          <w:jc w:val="center"/>
        </w:trPr>
        <w:tc>
          <w:tcPr>
            <w:tcW w:w="694" w:type="dxa"/>
            <w:vMerge/>
          </w:tcPr>
          <w:p w14:paraId="1CD6AB71" w14:textId="77777777" w:rsidR="00F7697D" w:rsidRPr="00BE068B" w:rsidRDefault="00F7697D" w:rsidP="00F7697D">
            <w:pPr>
              <w:contextualSpacing/>
              <w:jc w:val="center"/>
              <w:rPr>
                <w:rFonts w:ascii="Gill Sans MT" w:hAnsi="Gill Sans MT"/>
                <w:sz w:val="20"/>
              </w:rPr>
            </w:pPr>
          </w:p>
        </w:tc>
        <w:tc>
          <w:tcPr>
            <w:tcW w:w="1101" w:type="dxa"/>
            <w:vMerge/>
          </w:tcPr>
          <w:p w14:paraId="727BD741" w14:textId="77777777" w:rsidR="00F7697D" w:rsidRPr="00BE068B" w:rsidRDefault="00F7697D" w:rsidP="00F7697D">
            <w:pPr>
              <w:contextualSpacing/>
              <w:jc w:val="center"/>
              <w:rPr>
                <w:rFonts w:ascii="Gill Sans MT" w:hAnsi="Gill Sans MT"/>
                <w:sz w:val="20"/>
              </w:rPr>
            </w:pPr>
          </w:p>
        </w:tc>
        <w:tc>
          <w:tcPr>
            <w:tcW w:w="823" w:type="dxa"/>
          </w:tcPr>
          <w:p w14:paraId="13FDC437"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18"/>
                <w:szCs w:val="18"/>
              </w:rPr>
            </w:pPr>
            <w:r w:rsidRPr="00BE068B">
              <w:rPr>
                <w:rFonts w:ascii="Gill Sans MT" w:hAnsi="Gill Sans MT" w:cs="Times New Roman"/>
                <w:sz w:val="18"/>
                <w:szCs w:val="18"/>
              </w:rPr>
              <w:t>Area of field</w:t>
            </w:r>
          </w:p>
        </w:tc>
        <w:tc>
          <w:tcPr>
            <w:tcW w:w="977" w:type="dxa"/>
          </w:tcPr>
          <w:p w14:paraId="095D1F2A"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18"/>
                <w:szCs w:val="18"/>
              </w:rPr>
            </w:pPr>
            <w:r w:rsidRPr="00BE068B">
              <w:rPr>
                <w:rFonts w:ascii="Gill Sans MT" w:hAnsi="Gill Sans MT" w:cs="Times New Roman"/>
                <w:sz w:val="18"/>
                <w:szCs w:val="18"/>
              </w:rPr>
              <w:t>Unit</w:t>
            </w:r>
          </w:p>
          <w:p w14:paraId="5481560A"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18"/>
                <w:szCs w:val="18"/>
              </w:rPr>
            </w:pPr>
            <w:r w:rsidRPr="00BE068B">
              <w:rPr>
                <w:rFonts w:ascii="Gill Sans MT" w:hAnsi="Gill Sans MT" w:cs="Times New Roman"/>
                <w:sz w:val="18"/>
                <w:szCs w:val="18"/>
              </w:rPr>
              <w:t>1=lima</w:t>
            </w:r>
          </w:p>
          <w:p w14:paraId="00CE97ED"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18"/>
                <w:szCs w:val="18"/>
              </w:rPr>
            </w:pPr>
            <w:r w:rsidRPr="00BE068B">
              <w:rPr>
                <w:rFonts w:ascii="Gill Sans MT" w:hAnsi="Gill Sans MT" w:cs="Times New Roman"/>
                <w:sz w:val="18"/>
                <w:szCs w:val="18"/>
              </w:rPr>
              <w:t>2=acre</w:t>
            </w:r>
          </w:p>
          <w:p w14:paraId="10A70DDB"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18"/>
                <w:szCs w:val="18"/>
              </w:rPr>
            </w:pPr>
            <w:r w:rsidRPr="00BE068B">
              <w:rPr>
                <w:rFonts w:ascii="Gill Sans MT" w:hAnsi="Gill Sans MT" w:cs="Times New Roman"/>
                <w:sz w:val="18"/>
                <w:szCs w:val="18"/>
              </w:rPr>
              <w:t>3=hectare</w:t>
            </w:r>
          </w:p>
          <w:p w14:paraId="73CB4B38" w14:textId="77777777" w:rsidR="00F7697D" w:rsidRPr="00BE068B" w:rsidRDefault="00F7697D" w:rsidP="00F7697D">
            <w:pPr>
              <w:kinsoku w:val="0"/>
              <w:overflowPunct w:val="0"/>
              <w:autoSpaceDE w:val="0"/>
              <w:autoSpaceDN w:val="0"/>
              <w:adjustRightInd w:val="0"/>
              <w:ind w:right="-90"/>
              <w:contextualSpacing/>
              <w:jc w:val="center"/>
              <w:rPr>
                <w:rFonts w:ascii="Gill Sans MT" w:hAnsi="Gill Sans MT" w:cs="Times New Roman"/>
                <w:sz w:val="18"/>
                <w:szCs w:val="18"/>
              </w:rPr>
            </w:pPr>
            <w:r w:rsidRPr="00BE068B">
              <w:rPr>
                <w:rFonts w:ascii="Gill Sans MT" w:hAnsi="Gill Sans MT" w:cs="Times New Roman"/>
                <w:sz w:val="18"/>
                <w:szCs w:val="18"/>
              </w:rPr>
              <w:t>4=square meter</w:t>
            </w:r>
          </w:p>
          <w:p w14:paraId="5911A5AE" w14:textId="77777777" w:rsidR="00F7697D" w:rsidRPr="00BE068B" w:rsidRDefault="00F7697D" w:rsidP="00F7697D">
            <w:pPr>
              <w:kinsoku w:val="0"/>
              <w:overflowPunct w:val="0"/>
              <w:autoSpaceDE w:val="0"/>
              <w:autoSpaceDN w:val="0"/>
              <w:adjustRightInd w:val="0"/>
              <w:ind w:right="-90"/>
              <w:contextualSpacing/>
              <w:jc w:val="center"/>
              <w:rPr>
                <w:rFonts w:ascii="Gill Sans MT" w:hAnsi="Gill Sans MT" w:cs="Times New Roman"/>
                <w:sz w:val="18"/>
                <w:szCs w:val="18"/>
              </w:rPr>
            </w:pPr>
            <w:r w:rsidRPr="00BE068B">
              <w:rPr>
                <w:rFonts w:ascii="Gill Sans MT" w:hAnsi="Gill Sans MT" w:cs="Times New Roman"/>
                <w:sz w:val="18"/>
                <w:szCs w:val="18"/>
              </w:rPr>
              <w:t>5=steps</w:t>
            </w:r>
          </w:p>
          <w:p w14:paraId="150DEFE3" w14:textId="77777777" w:rsidR="00F7697D" w:rsidRPr="00BE068B" w:rsidRDefault="00F7697D" w:rsidP="00F7697D">
            <w:pPr>
              <w:kinsoku w:val="0"/>
              <w:overflowPunct w:val="0"/>
              <w:autoSpaceDE w:val="0"/>
              <w:autoSpaceDN w:val="0"/>
              <w:adjustRightInd w:val="0"/>
              <w:ind w:right="-90"/>
              <w:contextualSpacing/>
              <w:jc w:val="center"/>
              <w:rPr>
                <w:rFonts w:ascii="Gill Sans MT" w:hAnsi="Gill Sans MT" w:cs="Times New Roman"/>
                <w:sz w:val="18"/>
                <w:szCs w:val="18"/>
              </w:rPr>
            </w:pPr>
            <w:r w:rsidRPr="00BE068B">
              <w:rPr>
                <w:rFonts w:ascii="Gill Sans MT" w:hAnsi="Gill Sans MT" w:cs="Times New Roman"/>
                <w:sz w:val="18"/>
                <w:szCs w:val="18"/>
              </w:rPr>
              <w:t>6=ropes</w:t>
            </w:r>
          </w:p>
        </w:tc>
        <w:tc>
          <w:tcPr>
            <w:tcW w:w="1183" w:type="dxa"/>
          </w:tcPr>
          <w:p w14:paraId="44560A20" w14:textId="77777777" w:rsidR="00F7697D" w:rsidRDefault="00F7697D" w:rsidP="00F7697D">
            <w:pPr>
              <w:kinsoku w:val="0"/>
              <w:overflowPunct w:val="0"/>
              <w:autoSpaceDE w:val="0"/>
              <w:autoSpaceDN w:val="0"/>
              <w:adjustRightInd w:val="0"/>
              <w:ind w:right="-90"/>
              <w:contextualSpacing/>
              <w:jc w:val="center"/>
              <w:rPr>
                <w:rFonts w:ascii="Gill Sans MT" w:hAnsi="Gill Sans MT" w:cs="Times New Roman"/>
                <w:w w:val="105"/>
                <w:sz w:val="18"/>
                <w:szCs w:val="18"/>
              </w:rPr>
            </w:pPr>
            <w:r w:rsidRPr="00BE068B">
              <w:rPr>
                <w:rFonts w:ascii="Gill Sans MT" w:hAnsi="Gill Sans MT" w:cs="Times New Roman"/>
                <w:w w:val="105"/>
                <w:sz w:val="18"/>
                <w:szCs w:val="18"/>
              </w:rPr>
              <w:t>Distance</w:t>
            </w:r>
          </w:p>
          <w:p w14:paraId="33CF339C" w14:textId="77777777" w:rsidR="000C7B5A" w:rsidRPr="00BE068B" w:rsidRDefault="000C7B5A" w:rsidP="000C7B5A">
            <w:pPr>
              <w:contextualSpacing/>
              <w:jc w:val="center"/>
              <w:rPr>
                <w:rFonts w:ascii="Gill Sans MT" w:hAnsi="Gill Sans MT" w:cs="Times New Roman"/>
                <w:sz w:val="18"/>
                <w:szCs w:val="18"/>
              </w:rPr>
            </w:pPr>
            <w:r w:rsidRPr="00BE068B">
              <w:rPr>
                <w:rFonts w:ascii="Gill Sans MT" w:hAnsi="Gill Sans MT" w:cs="Times New Roman"/>
                <w:sz w:val="18"/>
                <w:szCs w:val="18"/>
              </w:rPr>
              <w:t>Units</w:t>
            </w:r>
          </w:p>
          <w:p w14:paraId="2EFBB42D" w14:textId="77777777" w:rsidR="000C7B5A" w:rsidRPr="00BE068B" w:rsidRDefault="000C7B5A" w:rsidP="000C7B5A">
            <w:pPr>
              <w:kinsoku w:val="0"/>
              <w:overflowPunct w:val="0"/>
              <w:autoSpaceDE w:val="0"/>
              <w:autoSpaceDN w:val="0"/>
              <w:adjustRightInd w:val="0"/>
              <w:contextualSpacing/>
              <w:jc w:val="center"/>
              <w:rPr>
                <w:rFonts w:ascii="Gill Sans MT" w:eastAsia="Calibri" w:hAnsi="Gill Sans MT" w:cs="Times New Roman"/>
                <w:sz w:val="18"/>
                <w:szCs w:val="18"/>
              </w:rPr>
            </w:pPr>
            <w:r w:rsidRPr="00BE068B">
              <w:rPr>
                <w:rFonts w:ascii="Gill Sans MT" w:eastAsia="Calibri" w:hAnsi="Gill Sans MT" w:cs="Times New Roman"/>
                <w:sz w:val="18"/>
                <w:szCs w:val="18"/>
              </w:rPr>
              <w:t>1=meters</w:t>
            </w:r>
          </w:p>
          <w:p w14:paraId="093BE749" w14:textId="77777777" w:rsidR="000C7B5A" w:rsidRPr="00BE068B" w:rsidRDefault="000C7B5A" w:rsidP="000C7B5A">
            <w:pPr>
              <w:kinsoku w:val="0"/>
              <w:overflowPunct w:val="0"/>
              <w:autoSpaceDE w:val="0"/>
              <w:autoSpaceDN w:val="0"/>
              <w:adjustRightInd w:val="0"/>
              <w:contextualSpacing/>
              <w:jc w:val="center"/>
              <w:rPr>
                <w:rFonts w:ascii="Gill Sans MT" w:eastAsia="Calibri" w:hAnsi="Gill Sans MT" w:cs="Times New Roman"/>
                <w:sz w:val="18"/>
                <w:szCs w:val="18"/>
              </w:rPr>
            </w:pPr>
            <w:r w:rsidRPr="00BE068B">
              <w:rPr>
                <w:rFonts w:ascii="Gill Sans MT" w:eastAsia="Calibri" w:hAnsi="Gill Sans MT" w:cs="Times New Roman"/>
                <w:sz w:val="18"/>
                <w:szCs w:val="18"/>
              </w:rPr>
              <w:t>2=kilometers</w:t>
            </w:r>
          </w:p>
          <w:p w14:paraId="52B88B9D" w14:textId="77777777" w:rsidR="000C7B5A" w:rsidRPr="00BE068B" w:rsidRDefault="000C7B5A" w:rsidP="00F7697D">
            <w:pPr>
              <w:kinsoku w:val="0"/>
              <w:overflowPunct w:val="0"/>
              <w:autoSpaceDE w:val="0"/>
              <w:autoSpaceDN w:val="0"/>
              <w:adjustRightInd w:val="0"/>
              <w:ind w:right="-90"/>
              <w:contextualSpacing/>
              <w:jc w:val="center"/>
              <w:rPr>
                <w:rFonts w:ascii="Gill Sans MT" w:hAnsi="Gill Sans MT" w:cs="Times New Roman"/>
                <w:w w:val="105"/>
                <w:sz w:val="18"/>
                <w:szCs w:val="18"/>
              </w:rPr>
            </w:pPr>
          </w:p>
        </w:tc>
        <w:tc>
          <w:tcPr>
            <w:tcW w:w="862" w:type="dxa"/>
          </w:tcPr>
          <w:p w14:paraId="132C46C7" w14:textId="5A249331" w:rsidR="00F7697D" w:rsidRPr="00BE068B" w:rsidRDefault="000C7B5A" w:rsidP="000C7B5A">
            <w:pPr>
              <w:kinsoku w:val="0"/>
              <w:overflowPunct w:val="0"/>
              <w:autoSpaceDE w:val="0"/>
              <w:autoSpaceDN w:val="0"/>
              <w:adjustRightInd w:val="0"/>
              <w:contextualSpacing/>
              <w:jc w:val="center"/>
              <w:rPr>
                <w:rFonts w:ascii="Gill Sans MT" w:hAnsi="Gill Sans MT" w:cs="Times New Roman"/>
                <w:sz w:val="18"/>
                <w:szCs w:val="18"/>
              </w:rPr>
            </w:pPr>
            <w:r>
              <w:rPr>
                <w:rFonts w:ascii="Gill Sans MT" w:hAnsi="Gill Sans MT" w:cs="Times New Roman"/>
                <w:sz w:val="18"/>
                <w:szCs w:val="18"/>
              </w:rPr>
              <w:t>Walking time</w:t>
            </w:r>
          </w:p>
        </w:tc>
        <w:tc>
          <w:tcPr>
            <w:tcW w:w="2040" w:type="dxa"/>
            <w:vMerge/>
          </w:tcPr>
          <w:p w14:paraId="24A3EC47"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p>
        </w:tc>
        <w:tc>
          <w:tcPr>
            <w:tcW w:w="1800" w:type="dxa"/>
            <w:vMerge/>
          </w:tcPr>
          <w:p w14:paraId="3FAC2B2C"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p>
        </w:tc>
        <w:tc>
          <w:tcPr>
            <w:tcW w:w="1418" w:type="dxa"/>
            <w:vMerge/>
          </w:tcPr>
          <w:p w14:paraId="4B01067C"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p>
        </w:tc>
        <w:tc>
          <w:tcPr>
            <w:tcW w:w="1897" w:type="dxa"/>
            <w:vMerge/>
          </w:tcPr>
          <w:p w14:paraId="0162922D"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p>
        </w:tc>
      </w:tr>
      <w:tr w:rsidR="00736DFE" w:rsidRPr="00BE068B" w14:paraId="5EABC16F" w14:textId="77777777" w:rsidTr="000C7B5A">
        <w:trPr>
          <w:trHeight w:val="20"/>
          <w:jc w:val="center"/>
        </w:trPr>
        <w:tc>
          <w:tcPr>
            <w:tcW w:w="694" w:type="dxa"/>
          </w:tcPr>
          <w:p w14:paraId="1D1D2BBE"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1101" w:type="dxa"/>
          </w:tcPr>
          <w:p w14:paraId="0323E282" w14:textId="77777777" w:rsidR="00F7697D" w:rsidRPr="00BE068B" w:rsidRDefault="00F7697D" w:rsidP="00F7697D">
            <w:pPr>
              <w:kinsoku w:val="0"/>
              <w:overflowPunct w:val="0"/>
              <w:autoSpaceDE w:val="0"/>
              <w:autoSpaceDN w:val="0"/>
              <w:adjustRightInd w:val="0"/>
              <w:ind w:right="54"/>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f</w:t>
            </w:r>
            <w:proofErr w:type="gramEnd"/>
            <w:r w:rsidRPr="00BE068B">
              <w:rPr>
                <w:rFonts w:ascii="Gill Sans MT" w:hAnsi="Gill Sans MT" w:cs="Times New Roman"/>
                <w:b/>
                <w:bCs/>
                <w:spacing w:val="1"/>
                <w:w w:val="105"/>
                <w:sz w:val="18"/>
                <w:szCs w:val="18"/>
              </w:rPr>
              <w:t>_nickname</w:t>
            </w:r>
            <w:proofErr w:type="spellEnd"/>
          </w:p>
        </w:tc>
        <w:tc>
          <w:tcPr>
            <w:tcW w:w="823" w:type="dxa"/>
          </w:tcPr>
          <w:p w14:paraId="12B53779"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farea</w:t>
            </w:r>
            <w:proofErr w:type="spellEnd"/>
            <w:proofErr w:type="gramEnd"/>
          </w:p>
        </w:tc>
        <w:tc>
          <w:tcPr>
            <w:tcW w:w="977" w:type="dxa"/>
          </w:tcPr>
          <w:p w14:paraId="4D1DD0CF"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gramStart"/>
            <w:r w:rsidRPr="00BE068B">
              <w:rPr>
                <w:rFonts w:ascii="Gill Sans MT" w:hAnsi="Gill Sans MT" w:cs="Times New Roman"/>
                <w:b/>
                <w:bCs/>
                <w:spacing w:val="1"/>
                <w:w w:val="105"/>
                <w:sz w:val="18"/>
                <w:szCs w:val="18"/>
              </w:rPr>
              <w:t>unit6a</w:t>
            </w:r>
            <w:proofErr w:type="gramEnd"/>
          </w:p>
        </w:tc>
        <w:tc>
          <w:tcPr>
            <w:tcW w:w="1183" w:type="dxa"/>
          </w:tcPr>
          <w:p w14:paraId="0BE07A5B"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fdist</w:t>
            </w:r>
            <w:proofErr w:type="spellEnd"/>
            <w:proofErr w:type="gramEnd"/>
          </w:p>
        </w:tc>
        <w:tc>
          <w:tcPr>
            <w:tcW w:w="862" w:type="dxa"/>
          </w:tcPr>
          <w:p w14:paraId="3DC2B0C7"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Unit6b</w:t>
            </w:r>
          </w:p>
        </w:tc>
        <w:tc>
          <w:tcPr>
            <w:tcW w:w="2040" w:type="dxa"/>
          </w:tcPr>
          <w:p w14:paraId="71049336"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fieldpurp</w:t>
            </w:r>
            <w:proofErr w:type="spellEnd"/>
            <w:proofErr w:type="gramEnd"/>
          </w:p>
        </w:tc>
        <w:tc>
          <w:tcPr>
            <w:tcW w:w="1800" w:type="dxa"/>
          </w:tcPr>
          <w:p w14:paraId="57908569"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fallowrsn</w:t>
            </w:r>
            <w:proofErr w:type="spellEnd"/>
            <w:proofErr w:type="gramEnd"/>
          </w:p>
        </w:tc>
        <w:tc>
          <w:tcPr>
            <w:tcW w:w="1418" w:type="dxa"/>
          </w:tcPr>
          <w:p w14:paraId="5E5B04A7"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main</w:t>
            </w:r>
            <w:proofErr w:type="gramEnd"/>
            <w:r w:rsidRPr="00BE068B">
              <w:rPr>
                <w:rFonts w:ascii="Gill Sans MT" w:hAnsi="Gill Sans MT" w:cs="Times New Roman"/>
                <w:b/>
                <w:bCs/>
                <w:spacing w:val="1"/>
                <w:w w:val="105"/>
                <w:sz w:val="18"/>
                <w:szCs w:val="18"/>
              </w:rPr>
              <w:t>_crop</w:t>
            </w:r>
            <w:proofErr w:type="spellEnd"/>
          </w:p>
        </w:tc>
        <w:tc>
          <w:tcPr>
            <w:tcW w:w="1897" w:type="dxa"/>
          </w:tcPr>
          <w:p w14:paraId="64CE7001"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acquired</w:t>
            </w:r>
            <w:proofErr w:type="gramEnd"/>
            <w:r w:rsidRPr="00BE068B">
              <w:rPr>
                <w:rFonts w:ascii="Gill Sans MT" w:hAnsi="Gill Sans MT" w:cs="Times New Roman"/>
                <w:b/>
                <w:bCs/>
                <w:spacing w:val="1"/>
                <w:w w:val="105"/>
                <w:sz w:val="18"/>
                <w:szCs w:val="18"/>
              </w:rPr>
              <w:t>_method</w:t>
            </w:r>
            <w:proofErr w:type="spellEnd"/>
          </w:p>
        </w:tc>
      </w:tr>
      <w:tr w:rsidR="00736DFE" w:rsidRPr="00BE068B" w14:paraId="785B15EA" w14:textId="77777777" w:rsidTr="000C7B5A">
        <w:trPr>
          <w:trHeight w:val="20"/>
          <w:jc w:val="center"/>
        </w:trPr>
        <w:tc>
          <w:tcPr>
            <w:tcW w:w="694" w:type="dxa"/>
          </w:tcPr>
          <w:p w14:paraId="7E28AED0"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1</w:t>
            </w:r>
          </w:p>
        </w:tc>
        <w:tc>
          <w:tcPr>
            <w:tcW w:w="1101" w:type="dxa"/>
          </w:tcPr>
          <w:p w14:paraId="79C76C8D" w14:textId="77777777" w:rsidR="00F7697D" w:rsidRPr="00BE068B" w:rsidRDefault="00F7697D" w:rsidP="00F7697D">
            <w:pPr>
              <w:contextualSpacing/>
              <w:jc w:val="center"/>
              <w:rPr>
                <w:rFonts w:ascii="Gill Sans MT" w:hAnsi="Gill Sans MT"/>
                <w:sz w:val="20"/>
              </w:rPr>
            </w:pPr>
          </w:p>
        </w:tc>
        <w:tc>
          <w:tcPr>
            <w:tcW w:w="823" w:type="dxa"/>
          </w:tcPr>
          <w:p w14:paraId="729C5B53" w14:textId="77777777" w:rsidR="00F7697D" w:rsidRPr="00BE068B" w:rsidRDefault="00F7697D" w:rsidP="00F7697D">
            <w:pPr>
              <w:contextualSpacing/>
              <w:jc w:val="center"/>
              <w:rPr>
                <w:rFonts w:ascii="Gill Sans MT" w:hAnsi="Gill Sans MT"/>
                <w:sz w:val="20"/>
              </w:rPr>
            </w:pPr>
          </w:p>
        </w:tc>
        <w:tc>
          <w:tcPr>
            <w:tcW w:w="977" w:type="dxa"/>
          </w:tcPr>
          <w:p w14:paraId="736873F6" w14:textId="77777777" w:rsidR="00F7697D" w:rsidRPr="00BE068B" w:rsidRDefault="00F7697D" w:rsidP="00F7697D">
            <w:pPr>
              <w:contextualSpacing/>
              <w:jc w:val="center"/>
              <w:rPr>
                <w:rFonts w:ascii="Gill Sans MT" w:hAnsi="Gill Sans MT"/>
                <w:sz w:val="20"/>
              </w:rPr>
            </w:pPr>
          </w:p>
        </w:tc>
        <w:tc>
          <w:tcPr>
            <w:tcW w:w="1183" w:type="dxa"/>
          </w:tcPr>
          <w:p w14:paraId="0935AB77" w14:textId="77777777" w:rsidR="00F7697D" w:rsidRPr="00BE068B" w:rsidRDefault="00F7697D" w:rsidP="00F7697D">
            <w:pPr>
              <w:contextualSpacing/>
              <w:jc w:val="center"/>
              <w:rPr>
                <w:rFonts w:ascii="Gill Sans MT" w:hAnsi="Gill Sans MT"/>
                <w:sz w:val="20"/>
              </w:rPr>
            </w:pPr>
          </w:p>
        </w:tc>
        <w:tc>
          <w:tcPr>
            <w:tcW w:w="862" w:type="dxa"/>
          </w:tcPr>
          <w:p w14:paraId="6AFFBAE3" w14:textId="77777777" w:rsidR="00F7697D" w:rsidRPr="00BE068B" w:rsidRDefault="00F7697D" w:rsidP="00F7697D">
            <w:pPr>
              <w:contextualSpacing/>
              <w:jc w:val="center"/>
              <w:rPr>
                <w:rFonts w:ascii="Gill Sans MT" w:hAnsi="Gill Sans MT"/>
                <w:sz w:val="20"/>
              </w:rPr>
            </w:pPr>
          </w:p>
        </w:tc>
        <w:tc>
          <w:tcPr>
            <w:tcW w:w="2040" w:type="dxa"/>
          </w:tcPr>
          <w:p w14:paraId="6FB17B51" w14:textId="77777777" w:rsidR="00F7697D" w:rsidRPr="00BE068B" w:rsidRDefault="00F7697D" w:rsidP="00F7697D">
            <w:pPr>
              <w:contextualSpacing/>
              <w:jc w:val="center"/>
              <w:rPr>
                <w:rFonts w:ascii="Gill Sans MT" w:hAnsi="Gill Sans MT"/>
                <w:sz w:val="20"/>
              </w:rPr>
            </w:pPr>
          </w:p>
        </w:tc>
        <w:tc>
          <w:tcPr>
            <w:tcW w:w="1800" w:type="dxa"/>
          </w:tcPr>
          <w:p w14:paraId="06D4BF27" w14:textId="77777777" w:rsidR="00F7697D" w:rsidRPr="00BE068B" w:rsidRDefault="00F7697D" w:rsidP="00F7697D">
            <w:pPr>
              <w:contextualSpacing/>
              <w:jc w:val="center"/>
              <w:rPr>
                <w:rFonts w:ascii="Gill Sans MT" w:hAnsi="Gill Sans MT"/>
                <w:sz w:val="20"/>
              </w:rPr>
            </w:pPr>
          </w:p>
        </w:tc>
        <w:tc>
          <w:tcPr>
            <w:tcW w:w="1418" w:type="dxa"/>
          </w:tcPr>
          <w:p w14:paraId="2AB5DDDD" w14:textId="77777777" w:rsidR="00F7697D" w:rsidRPr="00BE068B" w:rsidRDefault="00F7697D" w:rsidP="00F7697D">
            <w:pPr>
              <w:contextualSpacing/>
              <w:jc w:val="center"/>
              <w:rPr>
                <w:rFonts w:ascii="Gill Sans MT" w:hAnsi="Gill Sans MT"/>
                <w:sz w:val="20"/>
              </w:rPr>
            </w:pPr>
          </w:p>
        </w:tc>
        <w:tc>
          <w:tcPr>
            <w:tcW w:w="1897" w:type="dxa"/>
          </w:tcPr>
          <w:p w14:paraId="1E0D1E96" w14:textId="77777777" w:rsidR="00F7697D" w:rsidRPr="00BE068B" w:rsidRDefault="00F7697D" w:rsidP="00F7697D">
            <w:pPr>
              <w:contextualSpacing/>
              <w:jc w:val="center"/>
              <w:rPr>
                <w:rFonts w:ascii="Gill Sans MT" w:hAnsi="Gill Sans MT"/>
                <w:sz w:val="20"/>
              </w:rPr>
            </w:pPr>
          </w:p>
        </w:tc>
      </w:tr>
      <w:tr w:rsidR="00736DFE" w:rsidRPr="00BE068B" w14:paraId="1D6FC098" w14:textId="77777777" w:rsidTr="000C7B5A">
        <w:trPr>
          <w:trHeight w:val="20"/>
          <w:jc w:val="center"/>
        </w:trPr>
        <w:tc>
          <w:tcPr>
            <w:tcW w:w="694" w:type="dxa"/>
          </w:tcPr>
          <w:p w14:paraId="59649F67"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2</w:t>
            </w:r>
          </w:p>
        </w:tc>
        <w:tc>
          <w:tcPr>
            <w:tcW w:w="1101" w:type="dxa"/>
          </w:tcPr>
          <w:p w14:paraId="044413C1" w14:textId="77777777" w:rsidR="00F7697D" w:rsidRPr="00BE068B" w:rsidRDefault="00F7697D" w:rsidP="00F7697D">
            <w:pPr>
              <w:contextualSpacing/>
              <w:jc w:val="center"/>
              <w:rPr>
                <w:rFonts w:ascii="Gill Sans MT" w:hAnsi="Gill Sans MT"/>
                <w:sz w:val="20"/>
              </w:rPr>
            </w:pPr>
          </w:p>
        </w:tc>
        <w:tc>
          <w:tcPr>
            <w:tcW w:w="823" w:type="dxa"/>
          </w:tcPr>
          <w:p w14:paraId="42B684B7" w14:textId="77777777" w:rsidR="00F7697D" w:rsidRPr="00BE068B" w:rsidRDefault="00F7697D" w:rsidP="00F7697D">
            <w:pPr>
              <w:contextualSpacing/>
              <w:jc w:val="center"/>
              <w:rPr>
                <w:rFonts w:ascii="Gill Sans MT" w:hAnsi="Gill Sans MT"/>
                <w:sz w:val="20"/>
              </w:rPr>
            </w:pPr>
          </w:p>
        </w:tc>
        <w:tc>
          <w:tcPr>
            <w:tcW w:w="977" w:type="dxa"/>
          </w:tcPr>
          <w:p w14:paraId="6F0E43C2" w14:textId="77777777" w:rsidR="00F7697D" w:rsidRPr="00BE068B" w:rsidRDefault="00F7697D" w:rsidP="00F7697D">
            <w:pPr>
              <w:contextualSpacing/>
              <w:jc w:val="center"/>
              <w:rPr>
                <w:rFonts w:ascii="Gill Sans MT" w:hAnsi="Gill Sans MT"/>
                <w:sz w:val="20"/>
              </w:rPr>
            </w:pPr>
          </w:p>
        </w:tc>
        <w:tc>
          <w:tcPr>
            <w:tcW w:w="1183" w:type="dxa"/>
          </w:tcPr>
          <w:p w14:paraId="114A5D2B" w14:textId="77777777" w:rsidR="00F7697D" w:rsidRPr="00BE068B" w:rsidRDefault="00F7697D" w:rsidP="00F7697D">
            <w:pPr>
              <w:contextualSpacing/>
              <w:jc w:val="center"/>
              <w:rPr>
                <w:rFonts w:ascii="Gill Sans MT" w:hAnsi="Gill Sans MT"/>
                <w:sz w:val="20"/>
              </w:rPr>
            </w:pPr>
          </w:p>
        </w:tc>
        <w:tc>
          <w:tcPr>
            <w:tcW w:w="862" w:type="dxa"/>
          </w:tcPr>
          <w:p w14:paraId="6CE4FF7A" w14:textId="77777777" w:rsidR="00F7697D" w:rsidRPr="00BE068B" w:rsidRDefault="00F7697D" w:rsidP="00F7697D">
            <w:pPr>
              <w:contextualSpacing/>
              <w:jc w:val="center"/>
              <w:rPr>
                <w:rFonts w:ascii="Gill Sans MT" w:hAnsi="Gill Sans MT"/>
                <w:sz w:val="20"/>
              </w:rPr>
            </w:pPr>
          </w:p>
        </w:tc>
        <w:tc>
          <w:tcPr>
            <w:tcW w:w="2040" w:type="dxa"/>
          </w:tcPr>
          <w:p w14:paraId="2829E8C1" w14:textId="77777777" w:rsidR="00F7697D" w:rsidRPr="00BE068B" w:rsidRDefault="00F7697D" w:rsidP="00F7697D">
            <w:pPr>
              <w:contextualSpacing/>
              <w:jc w:val="center"/>
              <w:rPr>
                <w:rFonts w:ascii="Gill Sans MT" w:hAnsi="Gill Sans MT"/>
                <w:sz w:val="20"/>
              </w:rPr>
            </w:pPr>
          </w:p>
        </w:tc>
        <w:tc>
          <w:tcPr>
            <w:tcW w:w="1800" w:type="dxa"/>
          </w:tcPr>
          <w:p w14:paraId="6AD2EA49" w14:textId="77777777" w:rsidR="00F7697D" w:rsidRPr="00BE068B" w:rsidRDefault="00F7697D" w:rsidP="00F7697D">
            <w:pPr>
              <w:contextualSpacing/>
              <w:jc w:val="center"/>
              <w:rPr>
                <w:rFonts w:ascii="Gill Sans MT" w:hAnsi="Gill Sans MT"/>
                <w:sz w:val="20"/>
              </w:rPr>
            </w:pPr>
          </w:p>
        </w:tc>
        <w:tc>
          <w:tcPr>
            <w:tcW w:w="1418" w:type="dxa"/>
          </w:tcPr>
          <w:p w14:paraId="3872D8DF" w14:textId="77777777" w:rsidR="00F7697D" w:rsidRPr="00BE068B" w:rsidRDefault="00F7697D" w:rsidP="00F7697D">
            <w:pPr>
              <w:contextualSpacing/>
              <w:jc w:val="center"/>
              <w:rPr>
                <w:rFonts w:ascii="Gill Sans MT" w:hAnsi="Gill Sans MT"/>
                <w:sz w:val="20"/>
              </w:rPr>
            </w:pPr>
          </w:p>
        </w:tc>
        <w:tc>
          <w:tcPr>
            <w:tcW w:w="1897" w:type="dxa"/>
          </w:tcPr>
          <w:p w14:paraId="28F6C1A6" w14:textId="77777777" w:rsidR="00F7697D" w:rsidRPr="00BE068B" w:rsidRDefault="00F7697D" w:rsidP="00F7697D">
            <w:pPr>
              <w:contextualSpacing/>
              <w:jc w:val="center"/>
              <w:rPr>
                <w:rFonts w:ascii="Gill Sans MT" w:hAnsi="Gill Sans MT"/>
                <w:sz w:val="20"/>
              </w:rPr>
            </w:pPr>
          </w:p>
        </w:tc>
      </w:tr>
      <w:tr w:rsidR="00736DFE" w:rsidRPr="00BE068B" w14:paraId="2ED64EB7" w14:textId="77777777" w:rsidTr="000C7B5A">
        <w:trPr>
          <w:trHeight w:val="20"/>
          <w:jc w:val="center"/>
        </w:trPr>
        <w:tc>
          <w:tcPr>
            <w:tcW w:w="694" w:type="dxa"/>
          </w:tcPr>
          <w:p w14:paraId="633C3F0A"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3</w:t>
            </w:r>
          </w:p>
        </w:tc>
        <w:tc>
          <w:tcPr>
            <w:tcW w:w="1101" w:type="dxa"/>
          </w:tcPr>
          <w:p w14:paraId="194B48D6" w14:textId="77777777" w:rsidR="00F7697D" w:rsidRPr="00BE068B" w:rsidRDefault="00F7697D" w:rsidP="00F7697D">
            <w:pPr>
              <w:contextualSpacing/>
              <w:jc w:val="center"/>
              <w:rPr>
                <w:rFonts w:ascii="Gill Sans MT" w:hAnsi="Gill Sans MT"/>
                <w:sz w:val="20"/>
              </w:rPr>
            </w:pPr>
          </w:p>
        </w:tc>
        <w:tc>
          <w:tcPr>
            <w:tcW w:w="823" w:type="dxa"/>
          </w:tcPr>
          <w:p w14:paraId="78360A49" w14:textId="77777777" w:rsidR="00F7697D" w:rsidRPr="00BE068B" w:rsidRDefault="00F7697D" w:rsidP="00F7697D">
            <w:pPr>
              <w:contextualSpacing/>
              <w:jc w:val="center"/>
              <w:rPr>
                <w:rFonts w:ascii="Gill Sans MT" w:hAnsi="Gill Sans MT"/>
                <w:sz w:val="20"/>
              </w:rPr>
            </w:pPr>
          </w:p>
        </w:tc>
        <w:tc>
          <w:tcPr>
            <w:tcW w:w="977" w:type="dxa"/>
          </w:tcPr>
          <w:p w14:paraId="4C359CD6" w14:textId="77777777" w:rsidR="00F7697D" w:rsidRPr="00BE068B" w:rsidRDefault="00F7697D" w:rsidP="00F7697D">
            <w:pPr>
              <w:contextualSpacing/>
              <w:jc w:val="center"/>
              <w:rPr>
                <w:rFonts w:ascii="Gill Sans MT" w:hAnsi="Gill Sans MT"/>
                <w:sz w:val="20"/>
              </w:rPr>
            </w:pPr>
          </w:p>
        </w:tc>
        <w:tc>
          <w:tcPr>
            <w:tcW w:w="1183" w:type="dxa"/>
          </w:tcPr>
          <w:p w14:paraId="3FCEA392" w14:textId="77777777" w:rsidR="00F7697D" w:rsidRPr="00BE068B" w:rsidRDefault="00F7697D" w:rsidP="00F7697D">
            <w:pPr>
              <w:contextualSpacing/>
              <w:jc w:val="center"/>
              <w:rPr>
                <w:rFonts w:ascii="Gill Sans MT" w:hAnsi="Gill Sans MT"/>
                <w:sz w:val="20"/>
              </w:rPr>
            </w:pPr>
          </w:p>
        </w:tc>
        <w:tc>
          <w:tcPr>
            <w:tcW w:w="862" w:type="dxa"/>
          </w:tcPr>
          <w:p w14:paraId="7565EC1B" w14:textId="77777777" w:rsidR="00F7697D" w:rsidRPr="00BE068B" w:rsidRDefault="00F7697D" w:rsidP="00F7697D">
            <w:pPr>
              <w:contextualSpacing/>
              <w:jc w:val="center"/>
              <w:rPr>
                <w:rFonts w:ascii="Gill Sans MT" w:hAnsi="Gill Sans MT"/>
                <w:sz w:val="20"/>
              </w:rPr>
            </w:pPr>
          </w:p>
        </w:tc>
        <w:tc>
          <w:tcPr>
            <w:tcW w:w="2040" w:type="dxa"/>
          </w:tcPr>
          <w:p w14:paraId="621FC05E" w14:textId="77777777" w:rsidR="00F7697D" w:rsidRPr="00BE068B" w:rsidRDefault="00F7697D" w:rsidP="00F7697D">
            <w:pPr>
              <w:contextualSpacing/>
              <w:jc w:val="center"/>
              <w:rPr>
                <w:rFonts w:ascii="Gill Sans MT" w:hAnsi="Gill Sans MT"/>
                <w:sz w:val="20"/>
              </w:rPr>
            </w:pPr>
          </w:p>
        </w:tc>
        <w:tc>
          <w:tcPr>
            <w:tcW w:w="1800" w:type="dxa"/>
          </w:tcPr>
          <w:p w14:paraId="7723BA06" w14:textId="77777777" w:rsidR="00F7697D" w:rsidRPr="00BE068B" w:rsidRDefault="00F7697D" w:rsidP="00F7697D">
            <w:pPr>
              <w:contextualSpacing/>
              <w:jc w:val="center"/>
              <w:rPr>
                <w:rFonts w:ascii="Gill Sans MT" w:hAnsi="Gill Sans MT"/>
                <w:sz w:val="20"/>
              </w:rPr>
            </w:pPr>
          </w:p>
        </w:tc>
        <w:tc>
          <w:tcPr>
            <w:tcW w:w="1418" w:type="dxa"/>
          </w:tcPr>
          <w:p w14:paraId="30A47D41" w14:textId="77777777" w:rsidR="00F7697D" w:rsidRPr="00BE068B" w:rsidRDefault="00F7697D" w:rsidP="00F7697D">
            <w:pPr>
              <w:contextualSpacing/>
              <w:jc w:val="center"/>
              <w:rPr>
                <w:rFonts w:ascii="Gill Sans MT" w:hAnsi="Gill Sans MT"/>
                <w:sz w:val="20"/>
              </w:rPr>
            </w:pPr>
          </w:p>
        </w:tc>
        <w:tc>
          <w:tcPr>
            <w:tcW w:w="1897" w:type="dxa"/>
          </w:tcPr>
          <w:p w14:paraId="3165F0DE" w14:textId="77777777" w:rsidR="00F7697D" w:rsidRPr="00BE068B" w:rsidRDefault="00F7697D" w:rsidP="00F7697D">
            <w:pPr>
              <w:contextualSpacing/>
              <w:jc w:val="center"/>
              <w:rPr>
                <w:rFonts w:ascii="Gill Sans MT" w:hAnsi="Gill Sans MT"/>
                <w:sz w:val="20"/>
              </w:rPr>
            </w:pPr>
          </w:p>
        </w:tc>
      </w:tr>
      <w:tr w:rsidR="00736DFE" w:rsidRPr="00BE068B" w14:paraId="758F032A" w14:textId="77777777" w:rsidTr="000C7B5A">
        <w:trPr>
          <w:trHeight w:val="20"/>
          <w:jc w:val="center"/>
        </w:trPr>
        <w:tc>
          <w:tcPr>
            <w:tcW w:w="694" w:type="dxa"/>
          </w:tcPr>
          <w:p w14:paraId="6E9682B1"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4</w:t>
            </w:r>
          </w:p>
        </w:tc>
        <w:tc>
          <w:tcPr>
            <w:tcW w:w="1101" w:type="dxa"/>
          </w:tcPr>
          <w:p w14:paraId="1F20B3B1" w14:textId="77777777" w:rsidR="00F7697D" w:rsidRPr="00BE068B" w:rsidRDefault="00F7697D" w:rsidP="00F7697D">
            <w:pPr>
              <w:contextualSpacing/>
              <w:jc w:val="center"/>
              <w:rPr>
                <w:rFonts w:ascii="Gill Sans MT" w:hAnsi="Gill Sans MT"/>
                <w:sz w:val="20"/>
              </w:rPr>
            </w:pPr>
          </w:p>
        </w:tc>
        <w:tc>
          <w:tcPr>
            <w:tcW w:w="823" w:type="dxa"/>
          </w:tcPr>
          <w:p w14:paraId="449A5CA6" w14:textId="77777777" w:rsidR="00F7697D" w:rsidRPr="00BE068B" w:rsidRDefault="00F7697D" w:rsidP="00F7697D">
            <w:pPr>
              <w:contextualSpacing/>
              <w:jc w:val="center"/>
              <w:rPr>
                <w:rFonts w:ascii="Gill Sans MT" w:hAnsi="Gill Sans MT"/>
                <w:sz w:val="20"/>
              </w:rPr>
            </w:pPr>
          </w:p>
        </w:tc>
        <w:tc>
          <w:tcPr>
            <w:tcW w:w="977" w:type="dxa"/>
          </w:tcPr>
          <w:p w14:paraId="70E133DA" w14:textId="77777777" w:rsidR="00F7697D" w:rsidRPr="00BE068B" w:rsidRDefault="00F7697D" w:rsidP="00F7697D">
            <w:pPr>
              <w:contextualSpacing/>
              <w:jc w:val="center"/>
              <w:rPr>
                <w:rFonts w:ascii="Gill Sans MT" w:hAnsi="Gill Sans MT"/>
                <w:sz w:val="20"/>
              </w:rPr>
            </w:pPr>
          </w:p>
        </w:tc>
        <w:tc>
          <w:tcPr>
            <w:tcW w:w="1183" w:type="dxa"/>
          </w:tcPr>
          <w:p w14:paraId="0A8F3373" w14:textId="77777777" w:rsidR="00F7697D" w:rsidRPr="00BE068B" w:rsidRDefault="00F7697D" w:rsidP="00F7697D">
            <w:pPr>
              <w:contextualSpacing/>
              <w:jc w:val="center"/>
              <w:rPr>
                <w:rFonts w:ascii="Gill Sans MT" w:hAnsi="Gill Sans MT"/>
                <w:sz w:val="20"/>
              </w:rPr>
            </w:pPr>
          </w:p>
        </w:tc>
        <w:tc>
          <w:tcPr>
            <w:tcW w:w="862" w:type="dxa"/>
          </w:tcPr>
          <w:p w14:paraId="32B582FE" w14:textId="77777777" w:rsidR="00F7697D" w:rsidRPr="00BE068B" w:rsidRDefault="00F7697D" w:rsidP="00F7697D">
            <w:pPr>
              <w:contextualSpacing/>
              <w:jc w:val="center"/>
              <w:rPr>
                <w:rFonts w:ascii="Gill Sans MT" w:hAnsi="Gill Sans MT"/>
                <w:sz w:val="20"/>
              </w:rPr>
            </w:pPr>
          </w:p>
        </w:tc>
        <w:tc>
          <w:tcPr>
            <w:tcW w:w="2040" w:type="dxa"/>
          </w:tcPr>
          <w:p w14:paraId="786F174C" w14:textId="77777777" w:rsidR="00F7697D" w:rsidRPr="00BE068B" w:rsidRDefault="00F7697D" w:rsidP="00F7697D">
            <w:pPr>
              <w:contextualSpacing/>
              <w:jc w:val="center"/>
              <w:rPr>
                <w:rFonts w:ascii="Gill Sans MT" w:hAnsi="Gill Sans MT"/>
                <w:sz w:val="20"/>
              </w:rPr>
            </w:pPr>
          </w:p>
        </w:tc>
        <w:tc>
          <w:tcPr>
            <w:tcW w:w="1800" w:type="dxa"/>
          </w:tcPr>
          <w:p w14:paraId="58DDB452" w14:textId="77777777" w:rsidR="00F7697D" w:rsidRPr="00BE068B" w:rsidRDefault="00F7697D" w:rsidP="00F7697D">
            <w:pPr>
              <w:contextualSpacing/>
              <w:jc w:val="center"/>
              <w:rPr>
                <w:rFonts w:ascii="Gill Sans MT" w:hAnsi="Gill Sans MT"/>
                <w:sz w:val="20"/>
              </w:rPr>
            </w:pPr>
          </w:p>
        </w:tc>
        <w:tc>
          <w:tcPr>
            <w:tcW w:w="1418" w:type="dxa"/>
          </w:tcPr>
          <w:p w14:paraId="4C5B956A" w14:textId="77777777" w:rsidR="00F7697D" w:rsidRPr="00BE068B" w:rsidRDefault="00F7697D" w:rsidP="00F7697D">
            <w:pPr>
              <w:contextualSpacing/>
              <w:jc w:val="center"/>
              <w:rPr>
                <w:rFonts w:ascii="Gill Sans MT" w:hAnsi="Gill Sans MT"/>
                <w:sz w:val="20"/>
              </w:rPr>
            </w:pPr>
          </w:p>
        </w:tc>
        <w:tc>
          <w:tcPr>
            <w:tcW w:w="1897" w:type="dxa"/>
          </w:tcPr>
          <w:p w14:paraId="707FE55D" w14:textId="77777777" w:rsidR="00F7697D" w:rsidRPr="00BE068B" w:rsidRDefault="00F7697D" w:rsidP="00F7697D">
            <w:pPr>
              <w:contextualSpacing/>
              <w:jc w:val="center"/>
              <w:rPr>
                <w:rFonts w:ascii="Gill Sans MT" w:hAnsi="Gill Sans MT"/>
                <w:sz w:val="20"/>
              </w:rPr>
            </w:pPr>
          </w:p>
        </w:tc>
      </w:tr>
      <w:tr w:rsidR="00736DFE" w:rsidRPr="00BE068B" w14:paraId="59AF9F7E" w14:textId="77777777" w:rsidTr="000C7B5A">
        <w:trPr>
          <w:trHeight w:val="20"/>
          <w:jc w:val="center"/>
        </w:trPr>
        <w:tc>
          <w:tcPr>
            <w:tcW w:w="694" w:type="dxa"/>
          </w:tcPr>
          <w:p w14:paraId="0A794F22"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5</w:t>
            </w:r>
          </w:p>
        </w:tc>
        <w:tc>
          <w:tcPr>
            <w:tcW w:w="1101" w:type="dxa"/>
          </w:tcPr>
          <w:p w14:paraId="6ADD7BFA" w14:textId="77777777" w:rsidR="00F7697D" w:rsidRPr="00BE068B" w:rsidRDefault="00F7697D" w:rsidP="00F7697D">
            <w:pPr>
              <w:contextualSpacing/>
              <w:jc w:val="center"/>
              <w:rPr>
                <w:rFonts w:ascii="Gill Sans MT" w:hAnsi="Gill Sans MT"/>
                <w:sz w:val="20"/>
              </w:rPr>
            </w:pPr>
          </w:p>
        </w:tc>
        <w:tc>
          <w:tcPr>
            <w:tcW w:w="823" w:type="dxa"/>
          </w:tcPr>
          <w:p w14:paraId="4DEA219A" w14:textId="77777777" w:rsidR="00F7697D" w:rsidRPr="00BE068B" w:rsidRDefault="00F7697D" w:rsidP="00F7697D">
            <w:pPr>
              <w:contextualSpacing/>
              <w:jc w:val="center"/>
              <w:rPr>
                <w:rFonts w:ascii="Gill Sans MT" w:hAnsi="Gill Sans MT"/>
                <w:sz w:val="20"/>
              </w:rPr>
            </w:pPr>
          </w:p>
        </w:tc>
        <w:tc>
          <w:tcPr>
            <w:tcW w:w="977" w:type="dxa"/>
          </w:tcPr>
          <w:p w14:paraId="2A17ED7C" w14:textId="77777777" w:rsidR="00F7697D" w:rsidRPr="00BE068B" w:rsidRDefault="00F7697D" w:rsidP="00F7697D">
            <w:pPr>
              <w:contextualSpacing/>
              <w:jc w:val="center"/>
              <w:rPr>
                <w:rFonts w:ascii="Gill Sans MT" w:hAnsi="Gill Sans MT"/>
                <w:sz w:val="20"/>
              </w:rPr>
            </w:pPr>
          </w:p>
        </w:tc>
        <w:tc>
          <w:tcPr>
            <w:tcW w:w="1183" w:type="dxa"/>
          </w:tcPr>
          <w:p w14:paraId="72FE6E08" w14:textId="77777777" w:rsidR="00F7697D" w:rsidRPr="00BE068B" w:rsidRDefault="00F7697D" w:rsidP="00F7697D">
            <w:pPr>
              <w:contextualSpacing/>
              <w:jc w:val="center"/>
              <w:rPr>
                <w:rFonts w:ascii="Gill Sans MT" w:hAnsi="Gill Sans MT"/>
                <w:sz w:val="20"/>
              </w:rPr>
            </w:pPr>
          </w:p>
        </w:tc>
        <w:tc>
          <w:tcPr>
            <w:tcW w:w="862" w:type="dxa"/>
          </w:tcPr>
          <w:p w14:paraId="25D02DC2" w14:textId="77777777" w:rsidR="00F7697D" w:rsidRPr="00BE068B" w:rsidRDefault="00F7697D" w:rsidP="00F7697D">
            <w:pPr>
              <w:contextualSpacing/>
              <w:jc w:val="center"/>
              <w:rPr>
                <w:rFonts w:ascii="Gill Sans MT" w:hAnsi="Gill Sans MT"/>
                <w:sz w:val="20"/>
              </w:rPr>
            </w:pPr>
          </w:p>
        </w:tc>
        <w:tc>
          <w:tcPr>
            <w:tcW w:w="2040" w:type="dxa"/>
          </w:tcPr>
          <w:p w14:paraId="3E7820E7" w14:textId="77777777" w:rsidR="00F7697D" w:rsidRPr="00BE068B" w:rsidRDefault="00F7697D" w:rsidP="00F7697D">
            <w:pPr>
              <w:contextualSpacing/>
              <w:jc w:val="center"/>
              <w:rPr>
                <w:rFonts w:ascii="Gill Sans MT" w:hAnsi="Gill Sans MT"/>
                <w:sz w:val="20"/>
              </w:rPr>
            </w:pPr>
          </w:p>
        </w:tc>
        <w:tc>
          <w:tcPr>
            <w:tcW w:w="1800" w:type="dxa"/>
          </w:tcPr>
          <w:p w14:paraId="219304F4" w14:textId="77777777" w:rsidR="00F7697D" w:rsidRPr="00BE068B" w:rsidRDefault="00F7697D" w:rsidP="00F7697D">
            <w:pPr>
              <w:contextualSpacing/>
              <w:jc w:val="center"/>
              <w:rPr>
                <w:rFonts w:ascii="Gill Sans MT" w:hAnsi="Gill Sans MT"/>
                <w:sz w:val="20"/>
              </w:rPr>
            </w:pPr>
          </w:p>
        </w:tc>
        <w:tc>
          <w:tcPr>
            <w:tcW w:w="1418" w:type="dxa"/>
          </w:tcPr>
          <w:p w14:paraId="2031BF9D" w14:textId="77777777" w:rsidR="00F7697D" w:rsidRPr="00BE068B" w:rsidRDefault="00F7697D" w:rsidP="00F7697D">
            <w:pPr>
              <w:contextualSpacing/>
              <w:jc w:val="center"/>
              <w:rPr>
                <w:rFonts w:ascii="Gill Sans MT" w:hAnsi="Gill Sans MT"/>
                <w:sz w:val="20"/>
              </w:rPr>
            </w:pPr>
          </w:p>
        </w:tc>
        <w:tc>
          <w:tcPr>
            <w:tcW w:w="1897" w:type="dxa"/>
          </w:tcPr>
          <w:p w14:paraId="2F909BA4" w14:textId="77777777" w:rsidR="00F7697D" w:rsidRPr="00BE068B" w:rsidRDefault="00F7697D" w:rsidP="00F7697D">
            <w:pPr>
              <w:contextualSpacing/>
              <w:jc w:val="center"/>
              <w:rPr>
                <w:rFonts w:ascii="Gill Sans MT" w:hAnsi="Gill Sans MT"/>
                <w:sz w:val="20"/>
              </w:rPr>
            </w:pPr>
          </w:p>
        </w:tc>
      </w:tr>
      <w:tr w:rsidR="00736DFE" w:rsidRPr="00BE068B" w14:paraId="2367336D" w14:textId="77777777" w:rsidTr="000C7B5A">
        <w:trPr>
          <w:trHeight w:val="20"/>
          <w:jc w:val="center"/>
        </w:trPr>
        <w:tc>
          <w:tcPr>
            <w:tcW w:w="694" w:type="dxa"/>
          </w:tcPr>
          <w:p w14:paraId="41869877"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6</w:t>
            </w:r>
          </w:p>
        </w:tc>
        <w:tc>
          <w:tcPr>
            <w:tcW w:w="1101" w:type="dxa"/>
          </w:tcPr>
          <w:p w14:paraId="6393D216" w14:textId="77777777" w:rsidR="00F7697D" w:rsidRPr="00BE068B" w:rsidRDefault="00F7697D" w:rsidP="00F7697D">
            <w:pPr>
              <w:contextualSpacing/>
              <w:jc w:val="center"/>
              <w:rPr>
                <w:rFonts w:ascii="Gill Sans MT" w:hAnsi="Gill Sans MT"/>
                <w:sz w:val="20"/>
              </w:rPr>
            </w:pPr>
          </w:p>
        </w:tc>
        <w:tc>
          <w:tcPr>
            <w:tcW w:w="823" w:type="dxa"/>
          </w:tcPr>
          <w:p w14:paraId="38EF936C" w14:textId="77777777" w:rsidR="00F7697D" w:rsidRPr="00BE068B" w:rsidRDefault="00F7697D" w:rsidP="00F7697D">
            <w:pPr>
              <w:contextualSpacing/>
              <w:jc w:val="center"/>
              <w:rPr>
                <w:rFonts w:ascii="Gill Sans MT" w:hAnsi="Gill Sans MT"/>
                <w:sz w:val="20"/>
              </w:rPr>
            </w:pPr>
          </w:p>
        </w:tc>
        <w:tc>
          <w:tcPr>
            <w:tcW w:w="977" w:type="dxa"/>
          </w:tcPr>
          <w:p w14:paraId="59F7729F" w14:textId="77777777" w:rsidR="00F7697D" w:rsidRPr="00BE068B" w:rsidRDefault="00F7697D" w:rsidP="00F7697D">
            <w:pPr>
              <w:contextualSpacing/>
              <w:jc w:val="center"/>
              <w:rPr>
                <w:rFonts w:ascii="Gill Sans MT" w:hAnsi="Gill Sans MT"/>
                <w:sz w:val="20"/>
              </w:rPr>
            </w:pPr>
          </w:p>
        </w:tc>
        <w:tc>
          <w:tcPr>
            <w:tcW w:w="1183" w:type="dxa"/>
          </w:tcPr>
          <w:p w14:paraId="04F5162E" w14:textId="77777777" w:rsidR="00F7697D" w:rsidRPr="00BE068B" w:rsidRDefault="00F7697D" w:rsidP="00F7697D">
            <w:pPr>
              <w:contextualSpacing/>
              <w:jc w:val="center"/>
              <w:rPr>
                <w:rFonts w:ascii="Gill Sans MT" w:hAnsi="Gill Sans MT"/>
                <w:sz w:val="20"/>
              </w:rPr>
            </w:pPr>
          </w:p>
        </w:tc>
        <w:tc>
          <w:tcPr>
            <w:tcW w:w="862" w:type="dxa"/>
          </w:tcPr>
          <w:p w14:paraId="4960A313" w14:textId="77777777" w:rsidR="00F7697D" w:rsidRPr="00BE068B" w:rsidRDefault="00F7697D" w:rsidP="00F7697D">
            <w:pPr>
              <w:contextualSpacing/>
              <w:jc w:val="center"/>
              <w:rPr>
                <w:rFonts w:ascii="Gill Sans MT" w:hAnsi="Gill Sans MT"/>
                <w:sz w:val="20"/>
              </w:rPr>
            </w:pPr>
          </w:p>
        </w:tc>
        <w:tc>
          <w:tcPr>
            <w:tcW w:w="2040" w:type="dxa"/>
          </w:tcPr>
          <w:p w14:paraId="1B5CEADE" w14:textId="77777777" w:rsidR="00F7697D" w:rsidRPr="00BE068B" w:rsidRDefault="00F7697D" w:rsidP="00F7697D">
            <w:pPr>
              <w:contextualSpacing/>
              <w:jc w:val="center"/>
              <w:rPr>
                <w:rFonts w:ascii="Gill Sans MT" w:hAnsi="Gill Sans MT"/>
                <w:sz w:val="20"/>
              </w:rPr>
            </w:pPr>
          </w:p>
        </w:tc>
        <w:tc>
          <w:tcPr>
            <w:tcW w:w="1800" w:type="dxa"/>
          </w:tcPr>
          <w:p w14:paraId="56AB0DC1" w14:textId="77777777" w:rsidR="00F7697D" w:rsidRPr="00BE068B" w:rsidRDefault="00F7697D" w:rsidP="00F7697D">
            <w:pPr>
              <w:contextualSpacing/>
              <w:jc w:val="center"/>
              <w:rPr>
                <w:rFonts w:ascii="Gill Sans MT" w:hAnsi="Gill Sans MT"/>
                <w:sz w:val="20"/>
              </w:rPr>
            </w:pPr>
          </w:p>
        </w:tc>
        <w:tc>
          <w:tcPr>
            <w:tcW w:w="1418" w:type="dxa"/>
          </w:tcPr>
          <w:p w14:paraId="7B3B8D69" w14:textId="77777777" w:rsidR="00F7697D" w:rsidRPr="00BE068B" w:rsidRDefault="00F7697D" w:rsidP="00F7697D">
            <w:pPr>
              <w:contextualSpacing/>
              <w:jc w:val="center"/>
              <w:rPr>
                <w:rFonts w:ascii="Gill Sans MT" w:hAnsi="Gill Sans MT"/>
                <w:sz w:val="20"/>
              </w:rPr>
            </w:pPr>
          </w:p>
        </w:tc>
        <w:tc>
          <w:tcPr>
            <w:tcW w:w="1897" w:type="dxa"/>
          </w:tcPr>
          <w:p w14:paraId="36ACEF5A" w14:textId="77777777" w:rsidR="00F7697D" w:rsidRPr="00BE068B" w:rsidRDefault="00F7697D" w:rsidP="00F7697D">
            <w:pPr>
              <w:contextualSpacing/>
              <w:jc w:val="center"/>
              <w:rPr>
                <w:rFonts w:ascii="Gill Sans MT" w:hAnsi="Gill Sans MT"/>
                <w:sz w:val="20"/>
              </w:rPr>
            </w:pPr>
          </w:p>
        </w:tc>
      </w:tr>
      <w:tr w:rsidR="00736DFE" w:rsidRPr="00BE068B" w14:paraId="27761D30" w14:textId="77777777" w:rsidTr="000C7B5A">
        <w:trPr>
          <w:trHeight w:val="20"/>
          <w:jc w:val="center"/>
        </w:trPr>
        <w:tc>
          <w:tcPr>
            <w:tcW w:w="694" w:type="dxa"/>
          </w:tcPr>
          <w:p w14:paraId="492CAD5F"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7</w:t>
            </w:r>
          </w:p>
        </w:tc>
        <w:tc>
          <w:tcPr>
            <w:tcW w:w="1101" w:type="dxa"/>
          </w:tcPr>
          <w:p w14:paraId="5203E802" w14:textId="77777777" w:rsidR="00F7697D" w:rsidRPr="00BE068B" w:rsidRDefault="00F7697D" w:rsidP="00F7697D">
            <w:pPr>
              <w:contextualSpacing/>
              <w:jc w:val="center"/>
              <w:rPr>
                <w:rFonts w:ascii="Gill Sans MT" w:hAnsi="Gill Sans MT"/>
                <w:sz w:val="20"/>
              </w:rPr>
            </w:pPr>
          </w:p>
        </w:tc>
        <w:tc>
          <w:tcPr>
            <w:tcW w:w="823" w:type="dxa"/>
          </w:tcPr>
          <w:p w14:paraId="7AE86E0A" w14:textId="77777777" w:rsidR="00F7697D" w:rsidRPr="00BE068B" w:rsidRDefault="00F7697D" w:rsidP="00F7697D">
            <w:pPr>
              <w:contextualSpacing/>
              <w:jc w:val="center"/>
              <w:rPr>
                <w:rFonts w:ascii="Gill Sans MT" w:hAnsi="Gill Sans MT"/>
                <w:sz w:val="20"/>
              </w:rPr>
            </w:pPr>
          </w:p>
        </w:tc>
        <w:tc>
          <w:tcPr>
            <w:tcW w:w="977" w:type="dxa"/>
          </w:tcPr>
          <w:p w14:paraId="41D26341" w14:textId="77777777" w:rsidR="00F7697D" w:rsidRPr="00BE068B" w:rsidRDefault="00F7697D" w:rsidP="00F7697D">
            <w:pPr>
              <w:contextualSpacing/>
              <w:jc w:val="center"/>
              <w:rPr>
                <w:rFonts w:ascii="Gill Sans MT" w:hAnsi="Gill Sans MT"/>
                <w:sz w:val="20"/>
              </w:rPr>
            </w:pPr>
          </w:p>
        </w:tc>
        <w:tc>
          <w:tcPr>
            <w:tcW w:w="1183" w:type="dxa"/>
          </w:tcPr>
          <w:p w14:paraId="3F368490" w14:textId="77777777" w:rsidR="00F7697D" w:rsidRPr="00BE068B" w:rsidRDefault="00F7697D" w:rsidP="00F7697D">
            <w:pPr>
              <w:contextualSpacing/>
              <w:jc w:val="center"/>
              <w:rPr>
                <w:rFonts w:ascii="Gill Sans MT" w:hAnsi="Gill Sans MT"/>
                <w:sz w:val="20"/>
              </w:rPr>
            </w:pPr>
          </w:p>
        </w:tc>
        <w:tc>
          <w:tcPr>
            <w:tcW w:w="862" w:type="dxa"/>
          </w:tcPr>
          <w:p w14:paraId="29885AE3" w14:textId="77777777" w:rsidR="00F7697D" w:rsidRPr="00BE068B" w:rsidRDefault="00F7697D" w:rsidP="00F7697D">
            <w:pPr>
              <w:contextualSpacing/>
              <w:jc w:val="center"/>
              <w:rPr>
                <w:rFonts w:ascii="Gill Sans MT" w:hAnsi="Gill Sans MT"/>
                <w:sz w:val="20"/>
              </w:rPr>
            </w:pPr>
          </w:p>
        </w:tc>
        <w:tc>
          <w:tcPr>
            <w:tcW w:w="2040" w:type="dxa"/>
          </w:tcPr>
          <w:p w14:paraId="6F137062" w14:textId="77777777" w:rsidR="00F7697D" w:rsidRPr="00BE068B" w:rsidRDefault="00F7697D" w:rsidP="00F7697D">
            <w:pPr>
              <w:contextualSpacing/>
              <w:jc w:val="center"/>
              <w:rPr>
                <w:rFonts w:ascii="Gill Sans MT" w:hAnsi="Gill Sans MT"/>
                <w:sz w:val="20"/>
              </w:rPr>
            </w:pPr>
          </w:p>
        </w:tc>
        <w:tc>
          <w:tcPr>
            <w:tcW w:w="1800" w:type="dxa"/>
          </w:tcPr>
          <w:p w14:paraId="57CB4919" w14:textId="77777777" w:rsidR="00F7697D" w:rsidRPr="00BE068B" w:rsidRDefault="00F7697D" w:rsidP="00F7697D">
            <w:pPr>
              <w:contextualSpacing/>
              <w:jc w:val="center"/>
              <w:rPr>
                <w:rFonts w:ascii="Gill Sans MT" w:hAnsi="Gill Sans MT"/>
                <w:sz w:val="20"/>
              </w:rPr>
            </w:pPr>
          </w:p>
        </w:tc>
        <w:tc>
          <w:tcPr>
            <w:tcW w:w="1418" w:type="dxa"/>
          </w:tcPr>
          <w:p w14:paraId="2CC03AB2" w14:textId="77777777" w:rsidR="00F7697D" w:rsidRPr="00BE068B" w:rsidRDefault="00F7697D" w:rsidP="00F7697D">
            <w:pPr>
              <w:contextualSpacing/>
              <w:jc w:val="center"/>
              <w:rPr>
                <w:rFonts w:ascii="Gill Sans MT" w:hAnsi="Gill Sans MT"/>
                <w:sz w:val="20"/>
              </w:rPr>
            </w:pPr>
          </w:p>
        </w:tc>
        <w:tc>
          <w:tcPr>
            <w:tcW w:w="1897" w:type="dxa"/>
          </w:tcPr>
          <w:p w14:paraId="659886BE" w14:textId="77777777" w:rsidR="00F7697D" w:rsidRPr="00BE068B" w:rsidRDefault="00F7697D" w:rsidP="00F7697D">
            <w:pPr>
              <w:contextualSpacing/>
              <w:jc w:val="center"/>
              <w:rPr>
                <w:rFonts w:ascii="Gill Sans MT" w:hAnsi="Gill Sans MT"/>
                <w:sz w:val="20"/>
              </w:rPr>
            </w:pPr>
          </w:p>
        </w:tc>
      </w:tr>
      <w:tr w:rsidR="00736DFE" w:rsidRPr="00BE068B" w14:paraId="74BB0204" w14:textId="77777777" w:rsidTr="000C7B5A">
        <w:trPr>
          <w:trHeight w:val="20"/>
          <w:jc w:val="center"/>
        </w:trPr>
        <w:tc>
          <w:tcPr>
            <w:tcW w:w="694" w:type="dxa"/>
          </w:tcPr>
          <w:p w14:paraId="794A7F12"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8</w:t>
            </w:r>
          </w:p>
        </w:tc>
        <w:tc>
          <w:tcPr>
            <w:tcW w:w="1101" w:type="dxa"/>
          </w:tcPr>
          <w:p w14:paraId="39F9BE11" w14:textId="77777777" w:rsidR="00F7697D" w:rsidRPr="00BE068B" w:rsidRDefault="00F7697D" w:rsidP="00F7697D">
            <w:pPr>
              <w:contextualSpacing/>
              <w:jc w:val="center"/>
              <w:rPr>
                <w:rFonts w:ascii="Gill Sans MT" w:hAnsi="Gill Sans MT"/>
                <w:sz w:val="20"/>
              </w:rPr>
            </w:pPr>
          </w:p>
        </w:tc>
        <w:tc>
          <w:tcPr>
            <w:tcW w:w="823" w:type="dxa"/>
          </w:tcPr>
          <w:p w14:paraId="3CFD54A3" w14:textId="77777777" w:rsidR="00F7697D" w:rsidRPr="00BE068B" w:rsidRDefault="00F7697D" w:rsidP="00F7697D">
            <w:pPr>
              <w:contextualSpacing/>
              <w:jc w:val="center"/>
              <w:rPr>
                <w:rFonts w:ascii="Gill Sans MT" w:hAnsi="Gill Sans MT"/>
                <w:sz w:val="20"/>
              </w:rPr>
            </w:pPr>
          </w:p>
        </w:tc>
        <w:tc>
          <w:tcPr>
            <w:tcW w:w="977" w:type="dxa"/>
          </w:tcPr>
          <w:p w14:paraId="5DA4CF79" w14:textId="77777777" w:rsidR="00F7697D" w:rsidRPr="00BE068B" w:rsidRDefault="00F7697D" w:rsidP="00F7697D">
            <w:pPr>
              <w:contextualSpacing/>
              <w:jc w:val="center"/>
              <w:rPr>
                <w:rFonts w:ascii="Gill Sans MT" w:hAnsi="Gill Sans MT"/>
                <w:sz w:val="20"/>
              </w:rPr>
            </w:pPr>
          </w:p>
        </w:tc>
        <w:tc>
          <w:tcPr>
            <w:tcW w:w="1183" w:type="dxa"/>
          </w:tcPr>
          <w:p w14:paraId="16B84221" w14:textId="77777777" w:rsidR="00F7697D" w:rsidRPr="00BE068B" w:rsidRDefault="00F7697D" w:rsidP="00F7697D">
            <w:pPr>
              <w:contextualSpacing/>
              <w:jc w:val="center"/>
              <w:rPr>
                <w:rFonts w:ascii="Gill Sans MT" w:hAnsi="Gill Sans MT"/>
                <w:sz w:val="20"/>
              </w:rPr>
            </w:pPr>
          </w:p>
        </w:tc>
        <w:tc>
          <w:tcPr>
            <w:tcW w:w="862" w:type="dxa"/>
          </w:tcPr>
          <w:p w14:paraId="35CDB86B" w14:textId="77777777" w:rsidR="00F7697D" w:rsidRPr="00BE068B" w:rsidRDefault="00F7697D" w:rsidP="00F7697D">
            <w:pPr>
              <w:contextualSpacing/>
              <w:jc w:val="center"/>
              <w:rPr>
                <w:rFonts w:ascii="Gill Sans MT" w:hAnsi="Gill Sans MT"/>
                <w:sz w:val="20"/>
              </w:rPr>
            </w:pPr>
          </w:p>
        </w:tc>
        <w:tc>
          <w:tcPr>
            <w:tcW w:w="2040" w:type="dxa"/>
          </w:tcPr>
          <w:p w14:paraId="30289ED7" w14:textId="77777777" w:rsidR="00F7697D" w:rsidRPr="00BE068B" w:rsidRDefault="00F7697D" w:rsidP="00F7697D">
            <w:pPr>
              <w:contextualSpacing/>
              <w:jc w:val="center"/>
              <w:rPr>
                <w:rFonts w:ascii="Gill Sans MT" w:hAnsi="Gill Sans MT"/>
                <w:sz w:val="20"/>
              </w:rPr>
            </w:pPr>
          </w:p>
        </w:tc>
        <w:tc>
          <w:tcPr>
            <w:tcW w:w="1800" w:type="dxa"/>
          </w:tcPr>
          <w:p w14:paraId="216259E7" w14:textId="77777777" w:rsidR="00F7697D" w:rsidRPr="00BE068B" w:rsidRDefault="00F7697D" w:rsidP="00F7697D">
            <w:pPr>
              <w:contextualSpacing/>
              <w:jc w:val="center"/>
              <w:rPr>
                <w:rFonts w:ascii="Gill Sans MT" w:hAnsi="Gill Sans MT"/>
                <w:sz w:val="20"/>
              </w:rPr>
            </w:pPr>
          </w:p>
        </w:tc>
        <w:tc>
          <w:tcPr>
            <w:tcW w:w="1418" w:type="dxa"/>
          </w:tcPr>
          <w:p w14:paraId="551FA472" w14:textId="77777777" w:rsidR="00F7697D" w:rsidRPr="00BE068B" w:rsidRDefault="00F7697D" w:rsidP="00F7697D">
            <w:pPr>
              <w:contextualSpacing/>
              <w:jc w:val="center"/>
              <w:rPr>
                <w:rFonts w:ascii="Gill Sans MT" w:hAnsi="Gill Sans MT"/>
                <w:sz w:val="20"/>
              </w:rPr>
            </w:pPr>
          </w:p>
        </w:tc>
        <w:tc>
          <w:tcPr>
            <w:tcW w:w="1897" w:type="dxa"/>
          </w:tcPr>
          <w:p w14:paraId="39F485BA" w14:textId="77777777" w:rsidR="00F7697D" w:rsidRPr="00BE068B" w:rsidRDefault="00F7697D" w:rsidP="00F7697D">
            <w:pPr>
              <w:contextualSpacing/>
              <w:jc w:val="center"/>
              <w:rPr>
                <w:rFonts w:ascii="Gill Sans MT" w:hAnsi="Gill Sans MT"/>
                <w:sz w:val="20"/>
              </w:rPr>
            </w:pPr>
          </w:p>
        </w:tc>
      </w:tr>
      <w:tr w:rsidR="00736DFE" w:rsidRPr="00BE068B" w14:paraId="496C94F1" w14:textId="77777777" w:rsidTr="000C7B5A">
        <w:trPr>
          <w:trHeight w:val="20"/>
          <w:jc w:val="center"/>
        </w:trPr>
        <w:tc>
          <w:tcPr>
            <w:tcW w:w="694" w:type="dxa"/>
          </w:tcPr>
          <w:p w14:paraId="45493E4D"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9</w:t>
            </w:r>
          </w:p>
        </w:tc>
        <w:tc>
          <w:tcPr>
            <w:tcW w:w="1101" w:type="dxa"/>
          </w:tcPr>
          <w:p w14:paraId="25E7EAB6" w14:textId="77777777" w:rsidR="00F7697D" w:rsidRPr="00BE068B" w:rsidRDefault="00F7697D" w:rsidP="00F7697D">
            <w:pPr>
              <w:contextualSpacing/>
              <w:jc w:val="center"/>
              <w:rPr>
                <w:rFonts w:ascii="Gill Sans MT" w:hAnsi="Gill Sans MT"/>
                <w:sz w:val="20"/>
              </w:rPr>
            </w:pPr>
          </w:p>
        </w:tc>
        <w:tc>
          <w:tcPr>
            <w:tcW w:w="823" w:type="dxa"/>
          </w:tcPr>
          <w:p w14:paraId="4D2420AF" w14:textId="77777777" w:rsidR="00F7697D" w:rsidRPr="00BE068B" w:rsidRDefault="00F7697D" w:rsidP="00F7697D">
            <w:pPr>
              <w:contextualSpacing/>
              <w:jc w:val="center"/>
              <w:rPr>
                <w:rFonts w:ascii="Gill Sans MT" w:hAnsi="Gill Sans MT"/>
                <w:sz w:val="20"/>
              </w:rPr>
            </w:pPr>
          </w:p>
        </w:tc>
        <w:tc>
          <w:tcPr>
            <w:tcW w:w="977" w:type="dxa"/>
          </w:tcPr>
          <w:p w14:paraId="7E06A7DF" w14:textId="77777777" w:rsidR="00F7697D" w:rsidRPr="00BE068B" w:rsidRDefault="00F7697D" w:rsidP="00F7697D">
            <w:pPr>
              <w:contextualSpacing/>
              <w:jc w:val="center"/>
              <w:rPr>
                <w:rFonts w:ascii="Gill Sans MT" w:hAnsi="Gill Sans MT"/>
                <w:sz w:val="20"/>
              </w:rPr>
            </w:pPr>
          </w:p>
        </w:tc>
        <w:tc>
          <w:tcPr>
            <w:tcW w:w="1183" w:type="dxa"/>
          </w:tcPr>
          <w:p w14:paraId="60630F18" w14:textId="77777777" w:rsidR="00F7697D" w:rsidRPr="00BE068B" w:rsidRDefault="00F7697D" w:rsidP="00F7697D">
            <w:pPr>
              <w:contextualSpacing/>
              <w:jc w:val="center"/>
              <w:rPr>
                <w:rFonts w:ascii="Gill Sans MT" w:hAnsi="Gill Sans MT"/>
                <w:sz w:val="20"/>
              </w:rPr>
            </w:pPr>
          </w:p>
        </w:tc>
        <w:tc>
          <w:tcPr>
            <w:tcW w:w="862" w:type="dxa"/>
          </w:tcPr>
          <w:p w14:paraId="5346F9F0" w14:textId="77777777" w:rsidR="00F7697D" w:rsidRPr="00BE068B" w:rsidRDefault="00F7697D" w:rsidP="00F7697D">
            <w:pPr>
              <w:contextualSpacing/>
              <w:jc w:val="center"/>
              <w:rPr>
                <w:rFonts w:ascii="Gill Sans MT" w:hAnsi="Gill Sans MT"/>
                <w:sz w:val="20"/>
              </w:rPr>
            </w:pPr>
          </w:p>
        </w:tc>
        <w:tc>
          <w:tcPr>
            <w:tcW w:w="2040" w:type="dxa"/>
          </w:tcPr>
          <w:p w14:paraId="64EF4D71" w14:textId="77777777" w:rsidR="00F7697D" w:rsidRPr="00BE068B" w:rsidRDefault="00F7697D" w:rsidP="00F7697D">
            <w:pPr>
              <w:contextualSpacing/>
              <w:jc w:val="center"/>
              <w:rPr>
                <w:rFonts w:ascii="Gill Sans MT" w:hAnsi="Gill Sans MT"/>
                <w:sz w:val="20"/>
              </w:rPr>
            </w:pPr>
          </w:p>
        </w:tc>
        <w:tc>
          <w:tcPr>
            <w:tcW w:w="1800" w:type="dxa"/>
          </w:tcPr>
          <w:p w14:paraId="4B7ADF69" w14:textId="77777777" w:rsidR="00F7697D" w:rsidRPr="00BE068B" w:rsidRDefault="00F7697D" w:rsidP="00F7697D">
            <w:pPr>
              <w:contextualSpacing/>
              <w:jc w:val="center"/>
              <w:rPr>
                <w:rFonts w:ascii="Gill Sans MT" w:hAnsi="Gill Sans MT"/>
                <w:sz w:val="20"/>
              </w:rPr>
            </w:pPr>
          </w:p>
        </w:tc>
        <w:tc>
          <w:tcPr>
            <w:tcW w:w="1418" w:type="dxa"/>
          </w:tcPr>
          <w:p w14:paraId="43D9A68C" w14:textId="77777777" w:rsidR="00F7697D" w:rsidRPr="00BE068B" w:rsidRDefault="00F7697D" w:rsidP="00F7697D">
            <w:pPr>
              <w:contextualSpacing/>
              <w:jc w:val="center"/>
              <w:rPr>
                <w:rFonts w:ascii="Gill Sans MT" w:hAnsi="Gill Sans MT"/>
                <w:sz w:val="20"/>
              </w:rPr>
            </w:pPr>
          </w:p>
        </w:tc>
        <w:tc>
          <w:tcPr>
            <w:tcW w:w="1897" w:type="dxa"/>
          </w:tcPr>
          <w:p w14:paraId="0FD715D0" w14:textId="77777777" w:rsidR="00F7697D" w:rsidRPr="00BE068B" w:rsidRDefault="00F7697D" w:rsidP="00F7697D">
            <w:pPr>
              <w:contextualSpacing/>
              <w:jc w:val="center"/>
              <w:rPr>
                <w:rFonts w:ascii="Gill Sans MT" w:hAnsi="Gill Sans MT"/>
                <w:sz w:val="20"/>
              </w:rPr>
            </w:pPr>
          </w:p>
        </w:tc>
      </w:tr>
      <w:tr w:rsidR="00736DFE" w:rsidRPr="00BE068B" w14:paraId="6BCA367A" w14:textId="77777777" w:rsidTr="000C7B5A">
        <w:trPr>
          <w:trHeight w:val="20"/>
          <w:jc w:val="center"/>
        </w:trPr>
        <w:tc>
          <w:tcPr>
            <w:tcW w:w="694" w:type="dxa"/>
          </w:tcPr>
          <w:p w14:paraId="659ACD39"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10</w:t>
            </w:r>
          </w:p>
        </w:tc>
        <w:tc>
          <w:tcPr>
            <w:tcW w:w="1101" w:type="dxa"/>
          </w:tcPr>
          <w:p w14:paraId="7EBFDE38" w14:textId="77777777" w:rsidR="00F7697D" w:rsidRPr="00BE068B" w:rsidRDefault="00F7697D" w:rsidP="00F7697D">
            <w:pPr>
              <w:contextualSpacing/>
              <w:jc w:val="center"/>
              <w:rPr>
                <w:rFonts w:ascii="Gill Sans MT" w:hAnsi="Gill Sans MT"/>
                <w:sz w:val="20"/>
              </w:rPr>
            </w:pPr>
          </w:p>
        </w:tc>
        <w:tc>
          <w:tcPr>
            <w:tcW w:w="823" w:type="dxa"/>
          </w:tcPr>
          <w:p w14:paraId="21BCF45F" w14:textId="77777777" w:rsidR="00F7697D" w:rsidRPr="00BE068B" w:rsidRDefault="00F7697D" w:rsidP="00F7697D">
            <w:pPr>
              <w:contextualSpacing/>
              <w:jc w:val="center"/>
              <w:rPr>
                <w:rFonts w:ascii="Gill Sans MT" w:hAnsi="Gill Sans MT"/>
                <w:sz w:val="20"/>
              </w:rPr>
            </w:pPr>
          </w:p>
        </w:tc>
        <w:tc>
          <w:tcPr>
            <w:tcW w:w="977" w:type="dxa"/>
          </w:tcPr>
          <w:p w14:paraId="68F794E2" w14:textId="77777777" w:rsidR="00F7697D" w:rsidRPr="00BE068B" w:rsidRDefault="00F7697D" w:rsidP="00F7697D">
            <w:pPr>
              <w:contextualSpacing/>
              <w:jc w:val="center"/>
              <w:rPr>
                <w:rFonts w:ascii="Gill Sans MT" w:hAnsi="Gill Sans MT"/>
                <w:sz w:val="20"/>
              </w:rPr>
            </w:pPr>
          </w:p>
        </w:tc>
        <w:tc>
          <w:tcPr>
            <w:tcW w:w="1183" w:type="dxa"/>
          </w:tcPr>
          <w:p w14:paraId="7D17A107" w14:textId="77777777" w:rsidR="00F7697D" w:rsidRPr="00BE068B" w:rsidRDefault="00F7697D" w:rsidP="00F7697D">
            <w:pPr>
              <w:contextualSpacing/>
              <w:jc w:val="center"/>
              <w:rPr>
                <w:rFonts w:ascii="Gill Sans MT" w:hAnsi="Gill Sans MT"/>
                <w:sz w:val="20"/>
              </w:rPr>
            </w:pPr>
          </w:p>
        </w:tc>
        <w:tc>
          <w:tcPr>
            <w:tcW w:w="862" w:type="dxa"/>
          </w:tcPr>
          <w:p w14:paraId="0E897E36" w14:textId="77777777" w:rsidR="00F7697D" w:rsidRPr="00BE068B" w:rsidRDefault="00F7697D" w:rsidP="00F7697D">
            <w:pPr>
              <w:contextualSpacing/>
              <w:jc w:val="center"/>
              <w:rPr>
                <w:rFonts w:ascii="Gill Sans MT" w:hAnsi="Gill Sans MT"/>
                <w:sz w:val="20"/>
              </w:rPr>
            </w:pPr>
          </w:p>
        </w:tc>
        <w:tc>
          <w:tcPr>
            <w:tcW w:w="2040" w:type="dxa"/>
          </w:tcPr>
          <w:p w14:paraId="4BBB8A0D" w14:textId="77777777" w:rsidR="00F7697D" w:rsidRPr="00BE068B" w:rsidRDefault="00F7697D" w:rsidP="00F7697D">
            <w:pPr>
              <w:contextualSpacing/>
              <w:jc w:val="center"/>
              <w:rPr>
                <w:rFonts w:ascii="Gill Sans MT" w:hAnsi="Gill Sans MT"/>
                <w:sz w:val="20"/>
              </w:rPr>
            </w:pPr>
          </w:p>
        </w:tc>
        <w:tc>
          <w:tcPr>
            <w:tcW w:w="1800" w:type="dxa"/>
          </w:tcPr>
          <w:p w14:paraId="74ABE38B" w14:textId="77777777" w:rsidR="00F7697D" w:rsidRPr="00BE068B" w:rsidRDefault="00F7697D" w:rsidP="00F7697D">
            <w:pPr>
              <w:contextualSpacing/>
              <w:jc w:val="center"/>
              <w:rPr>
                <w:rFonts w:ascii="Gill Sans MT" w:hAnsi="Gill Sans MT"/>
                <w:sz w:val="20"/>
              </w:rPr>
            </w:pPr>
          </w:p>
        </w:tc>
        <w:tc>
          <w:tcPr>
            <w:tcW w:w="1418" w:type="dxa"/>
          </w:tcPr>
          <w:p w14:paraId="01454F00" w14:textId="77777777" w:rsidR="00F7697D" w:rsidRPr="00BE068B" w:rsidRDefault="00F7697D" w:rsidP="00F7697D">
            <w:pPr>
              <w:contextualSpacing/>
              <w:jc w:val="center"/>
              <w:rPr>
                <w:rFonts w:ascii="Gill Sans MT" w:hAnsi="Gill Sans MT"/>
                <w:sz w:val="20"/>
              </w:rPr>
            </w:pPr>
          </w:p>
        </w:tc>
        <w:tc>
          <w:tcPr>
            <w:tcW w:w="1897" w:type="dxa"/>
          </w:tcPr>
          <w:p w14:paraId="5AF45E15" w14:textId="77777777" w:rsidR="00F7697D" w:rsidRPr="00BE068B" w:rsidRDefault="00F7697D" w:rsidP="00F7697D">
            <w:pPr>
              <w:contextualSpacing/>
              <w:jc w:val="center"/>
              <w:rPr>
                <w:rFonts w:ascii="Gill Sans MT" w:hAnsi="Gill Sans MT"/>
                <w:sz w:val="20"/>
              </w:rPr>
            </w:pPr>
          </w:p>
        </w:tc>
      </w:tr>
    </w:tbl>
    <w:p w14:paraId="4798CC5F" w14:textId="77777777" w:rsidR="00F7697D" w:rsidRPr="00BE068B" w:rsidRDefault="00F7697D" w:rsidP="00F7697D">
      <w:pPr>
        <w:spacing w:after="0" w:line="240" w:lineRule="auto"/>
        <w:contextualSpacing/>
        <w:rPr>
          <w:rFonts w:ascii="Gill Sans MT" w:eastAsia="SimSun" w:hAnsi="Gill Sans MT"/>
        </w:rPr>
      </w:pPr>
    </w:p>
    <w:tbl>
      <w:tblPr>
        <w:tblStyle w:val="TableGrid2"/>
        <w:tblW w:w="12985" w:type="dxa"/>
        <w:jc w:val="center"/>
        <w:tblCellMar>
          <w:left w:w="29" w:type="dxa"/>
          <w:right w:w="29" w:type="dxa"/>
        </w:tblCellMar>
        <w:tblLook w:val="04A0" w:firstRow="1" w:lastRow="0" w:firstColumn="1" w:lastColumn="0" w:noHBand="0" w:noVBand="1"/>
      </w:tblPr>
      <w:tblGrid>
        <w:gridCol w:w="1795"/>
        <w:gridCol w:w="4111"/>
        <w:gridCol w:w="2880"/>
        <w:gridCol w:w="2298"/>
        <w:gridCol w:w="1901"/>
      </w:tblGrid>
      <w:tr w:rsidR="00736DFE" w:rsidRPr="00BE068B" w14:paraId="39FB70B9" w14:textId="77777777" w:rsidTr="00736DFE">
        <w:trPr>
          <w:jc w:val="center"/>
        </w:trPr>
        <w:tc>
          <w:tcPr>
            <w:tcW w:w="1795" w:type="dxa"/>
          </w:tcPr>
          <w:p w14:paraId="4BE541A3" w14:textId="084C7A6D" w:rsidR="00F7697D" w:rsidRPr="00BE068B" w:rsidRDefault="00736DFE"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Field Purpose 116</w:t>
            </w:r>
          </w:p>
        </w:tc>
        <w:tc>
          <w:tcPr>
            <w:tcW w:w="4111" w:type="dxa"/>
          </w:tcPr>
          <w:p w14:paraId="3513DDFC" w14:textId="451DED6B" w:rsidR="00F7697D" w:rsidRPr="00BE068B" w:rsidRDefault="00736DFE"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Why Fallow 117</w:t>
            </w:r>
          </w:p>
        </w:tc>
        <w:tc>
          <w:tcPr>
            <w:tcW w:w="7079" w:type="dxa"/>
            <w:gridSpan w:val="3"/>
          </w:tcPr>
          <w:p w14:paraId="5637E93B" w14:textId="6D094E07" w:rsidR="00F7697D" w:rsidRPr="00BE068B" w:rsidRDefault="00736DFE"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Crop Code 118</w:t>
            </w:r>
          </w:p>
        </w:tc>
      </w:tr>
      <w:tr w:rsidR="00736DFE" w:rsidRPr="00BE068B" w14:paraId="73243F46" w14:textId="77777777" w:rsidTr="00736DFE">
        <w:trPr>
          <w:jc w:val="center"/>
        </w:trPr>
        <w:tc>
          <w:tcPr>
            <w:tcW w:w="1795" w:type="dxa"/>
          </w:tcPr>
          <w:p w14:paraId="7E203F7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1=Farmed this field</w:t>
            </w:r>
          </w:p>
          <w:p w14:paraId="362EFB3D"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2=Left this field fallow</w:t>
            </w:r>
          </w:p>
          <w:p w14:paraId="436932B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3=Left this field in improved fallow</w:t>
            </w:r>
          </w:p>
          <w:p w14:paraId="35CAA0D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4=Used this field as pasture/other non-agricultural use</w:t>
            </w:r>
          </w:p>
        </w:tc>
        <w:tc>
          <w:tcPr>
            <w:tcW w:w="4111" w:type="dxa"/>
          </w:tcPr>
          <w:p w14:paraId="39895191"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1=Prevent soil erosion</w:t>
            </w:r>
          </w:p>
          <w:p w14:paraId="640AEC0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2=Protect from floods</w:t>
            </w:r>
          </w:p>
          <w:p w14:paraId="120CFBB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3=Improve soil quality</w:t>
            </w:r>
          </w:p>
          <w:p w14:paraId="17227AE6"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4=Improve crop yields</w:t>
            </w:r>
          </w:p>
          <w:p w14:paraId="20D178FD"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5=Strengthen claim to land</w:t>
            </w:r>
          </w:p>
          <w:p w14:paraId="1F1B349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6=Raise market value of land for later sale</w:t>
            </w:r>
          </w:p>
          <w:p w14:paraId="71BC4A0E"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7=Strengthen ability to </w:t>
            </w:r>
            <w:proofErr w:type="spellStart"/>
            <w:r w:rsidRPr="00BE068B">
              <w:rPr>
                <w:rFonts w:ascii="Gill Sans MT" w:hAnsi="Gill Sans MT" w:cs="Times New Roman"/>
                <w:sz w:val="20"/>
              </w:rPr>
              <w:t>bequeathland</w:t>
            </w:r>
            <w:proofErr w:type="spellEnd"/>
            <w:r w:rsidRPr="00BE068B">
              <w:rPr>
                <w:rFonts w:ascii="Gill Sans MT" w:hAnsi="Gill Sans MT" w:cs="Times New Roman"/>
                <w:sz w:val="20"/>
              </w:rPr>
              <w:t xml:space="preserve"> to children</w:t>
            </w:r>
          </w:p>
          <w:p w14:paraId="5F7201CE"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8=Raise value of land to use as collateral </w:t>
            </w:r>
          </w:p>
          <w:p w14:paraId="33BC2C7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w:t>
            </w:r>
          </w:p>
        </w:tc>
        <w:tc>
          <w:tcPr>
            <w:tcW w:w="2880" w:type="dxa"/>
          </w:tcPr>
          <w:p w14:paraId="5502383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1=Local maize</w:t>
            </w:r>
          </w:p>
          <w:p w14:paraId="5133097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2=Composite (pollenated) maize</w:t>
            </w:r>
          </w:p>
          <w:p w14:paraId="2DFF0D9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3=Hybrid maize</w:t>
            </w:r>
          </w:p>
          <w:p w14:paraId="2CBA5C1D"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4=Cassava</w:t>
            </w:r>
          </w:p>
          <w:p w14:paraId="046C85BA"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5=Sweet potato</w:t>
            </w:r>
          </w:p>
          <w:p w14:paraId="5252E51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6=Irish potato</w:t>
            </w:r>
          </w:p>
          <w:p w14:paraId="512BB03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w:t>
            </w:r>
            <w:proofErr w:type="spellStart"/>
            <w:r w:rsidRPr="00BE068B">
              <w:rPr>
                <w:rFonts w:ascii="Gill Sans MT" w:hAnsi="Gill Sans MT" w:cs="Times New Roman"/>
                <w:sz w:val="20"/>
              </w:rPr>
              <w:t>Groundnet</w:t>
            </w:r>
            <w:proofErr w:type="spellEnd"/>
          </w:p>
          <w:p w14:paraId="141440C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8=Ground bean (</w:t>
            </w:r>
            <w:proofErr w:type="spellStart"/>
            <w:r w:rsidRPr="00BE068B">
              <w:rPr>
                <w:rFonts w:ascii="Gill Sans MT" w:hAnsi="Gill Sans MT" w:cs="Times New Roman"/>
                <w:sz w:val="20"/>
              </w:rPr>
              <w:t>Nzama</w:t>
            </w:r>
            <w:proofErr w:type="spellEnd"/>
            <w:r w:rsidRPr="00BE068B">
              <w:rPr>
                <w:rFonts w:ascii="Gill Sans MT" w:hAnsi="Gill Sans MT" w:cs="Times New Roman"/>
                <w:sz w:val="20"/>
              </w:rPr>
              <w:t>)</w:t>
            </w:r>
          </w:p>
          <w:p w14:paraId="680572A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9=Rice</w:t>
            </w:r>
          </w:p>
          <w:p w14:paraId="340D17A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10=Finger millet (</w:t>
            </w:r>
            <w:proofErr w:type="spellStart"/>
            <w:r w:rsidRPr="00BE068B">
              <w:rPr>
                <w:rFonts w:ascii="Gill Sans MT" w:hAnsi="Gill Sans MT" w:cs="Times New Roman"/>
                <w:sz w:val="20"/>
              </w:rPr>
              <w:t>mawere</w:t>
            </w:r>
            <w:proofErr w:type="spellEnd"/>
            <w:r w:rsidRPr="00BE068B">
              <w:rPr>
                <w:rFonts w:ascii="Gill Sans MT" w:hAnsi="Gill Sans MT" w:cs="Times New Roman"/>
                <w:sz w:val="20"/>
              </w:rPr>
              <w:t>)</w:t>
            </w:r>
          </w:p>
        </w:tc>
        <w:tc>
          <w:tcPr>
            <w:tcW w:w="2298" w:type="dxa"/>
          </w:tcPr>
          <w:p w14:paraId="75518CCD"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11=Sorghum</w:t>
            </w:r>
          </w:p>
          <w:p w14:paraId="54938F9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12=Pearl millet (</w:t>
            </w:r>
            <w:proofErr w:type="spellStart"/>
            <w:r w:rsidRPr="00BE068B">
              <w:rPr>
                <w:rFonts w:ascii="Gill Sans MT" w:hAnsi="Gill Sans MT" w:cs="Times New Roman"/>
                <w:sz w:val="20"/>
              </w:rPr>
              <w:t>mchewere</w:t>
            </w:r>
            <w:proofErr w:type="spellEnd"/>
            <w:r w:rsidRPr="00BE068B">
              <w:rPr>
                <w:rFonts w:ascii="Gill Sans MT" w:hAnsi="Gill Sans MT" w:cs="Times New Roman"/>
                <w:sz w:val="20"/>
              </w:rPr>
              <w:t>)</w:t>
            </w:r>
          </w:p>
          <w:p w14:paraId="3BF80B6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13=Bean</w:t>
            </w:r>
          </w:p>
          <w:p w14:paraId="35D9C103"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14=</w:t>
            </w:r>
            <w:proofErr w:type="spellStart"/>
            <w:r w:rsidRPr="00BE068B">
              <w:rPr>
                <w:rFonts w:ascii="Gill Sans MT" w:hAnsi="Gill Sans MT" w:cs="Times New Roman"/>
                <w:sz w:val="20"/>
              </w:rPr>
              <w:t>Soyabean</w:t>
            </w:r>
            <w:proofErr w:type="spellEnd"/>
          </w:p>
          <w:p w14:paraId="7DCE671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15=Pigeon Peas</w:t>
            </w:r>
          </w:p>
          <w:p w14:paraId="7255660B"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16=Burley tobacco</w:t>
            </w:r>
          </w:p>
          <w:p w14:paraId="5138B6E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17=Tobacco (other)</w:t>
            </w:r>
          </w:p>
          <w:p w14:paraId="07CD559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18=Cotton</w:t>
            </w:r>
          </w:p>
          <w:p w14:paraId="6B5A73D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19=Sugarcane</w:t>
            </w:r>
          </w:p>
        </w:tc>
        <w:tc>
          <w:tcPr>
            <w:tcW w:w="1901" w:type="dxa"/>
          </w:tcPr>
          <w:p w14:paraId="081B49CA"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20=Cabbage </w:t>
            </w:r>
            <w:proofErr w:type="spellStart"/>
            <w:r w:rsidRPr="00BE068B">
              <w:rPr>
                <w:rFonts w:ascii="Gill Sans MT" w:hAnsi="Gill Sans MT" w:cs="Times New Roman"/>
                <w:sz w:val="20"/>
              </w:rPr>
              <w:t>Tanaposi</w:t>
            </w:r>
            <w:proofErr w:type="spellEnd"/>
          </w:p>
          <w:p w14:paraId="19EA8AE6"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21=</w:t>
            </w:r>
            <w:proofErr w:type="spellStart"/>
            <w:r w:rsidRPr="00BE068B">
              <w:rPr>
                <w:rFonts w:ascii="Gill Sans MT" w:hAnsi="Gill Sans MT" w:cs="Times New Roman"/>
                <w:sz w:val="20"/>
              </w:rPr>
              <w:t>Nkhwani</w:t>
            </w:r>
            <w:proofErr w:type="spellEnd"/>
          </w:p>
          <w:p w14:paraId="55DF5C1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22=</w:t>
            </w:r>
            <w:proofErr w:type="spellStart"/>
            <w:r w:rsidRPr="00BE068B">
              <w:rPr>
                <w:rFonts w:ascii="Gill Sans MT" w:hAnsi="Gill Sans MT" w:cs="Times New Roman"/>
                <w:sz w:val="20"/>
              </w:rPr>
              <w:t>Therere</w:t>
            </w:r>
            <w:proofErr w:type="spellEnd"/>
            <w:r w:rsidRPr="00BE068B">
              <w:rPr>
                <w:rFonts w:ascii="Gill Sans MT" w:hAnsi="Gill Sans MT" w:cs="Times New Roman"/>
                <w:sz w:val="20"/>
              </w:rPr>
              <w:t>/Okra</w:t>
            </w:r>
          </w:p>
          <w:p w14:paraId="74DCC39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23=Tomato</w:t>
            </w:r>
          </w:p>
          <w:p w14:paraId="5448142D"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24=Onion</w:t>
            </w:r>
          </w:p>
          <w:p w14:paraId="6C3AF5A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25=Peas</w:t>
            </w:r>
          </w:p>
          <w:p w14:paraId="2CEF432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26=Trees or woodlot</w:t>
            </w:r>
          </w:p>
          <w:p w14:paraId="71EF818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27=Sunflower</w:t>
            </w:r>
          </w:p>
          <w:p w14:paraId="0C494D3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 specify</w:t>
            </w:r>
          </w:p>
        </w:tc>
      </w:tr>
    </w:tbl>
    <w:p w14:paraId="16C7401F" w14:textId="462C276C" w:rsidR="00F7697D" w:rsidRPr="00E3532B" w:rsidRDefault="00736DFE" w:rsidP="00F7697D">
      <w:pPr>
        <w:spacing w:after="0" w:line="240" w:lineRule="auto"/>
        <w:contextualSpacing/>
        <w:rPr>
          <w:ins w:id="275" w:author="Stephanie Fenner" w:date="2014-11-04T14:09:00Z"/>
          <w:rFonts w:ascii="Gill Sans MT" w:eastAsia="SimSun" w:hAnsi="Gill Sans MT"/>
        </w:rPr>
      </w:pPr>
      <w:r w:rsidRPr="00BE068B">
        <w:rPr>
          <w:rFonts w:ascii="Gill Sans MT" w:eastAsia="Times New Roman" w:hAnsi="Gill Sans MT" w:cs="Times New Roman"/>
          <w:b/>
          <w:bCs/>
        </w:rPr>
        <w:lastRenderedPageBreak/>
        <w:t>SECTION I.</w:t>
      </w:r>
      <w:r w:rsidR="00F7697D" w:rsidRPr="00BE068B">
        <w:rPr>
          <w:rFonts w:ascii="Gill Sans MT" w:eastAsia="Times New Roman" w:hAnsi="Gill Sans MT" w:cs="Times New Roman"/>
          <w:b/>
          <w:bCs/>
        </w:rPr>
        <w:t xml:space="preserve"> FIELD OVERVIEW (Continued)</w:t>
      </w:r>
    </w:p>
    <w:p w14:paraId="6BAAB451" w14:textId="77777777" w:rsidR="00A52B6E" w:rsidRPr="00BE068B" w:rsidRDefault="00A52B6E" w:rsidP="00F7697D">
      <w:pPr>
        <w:spacing w:after="0" w:line="240" w:lineRule="auto"/>
        <w:contextualSpacing/>
        <w:rPr>
          <w:rFonts w:ascii="Gill Sans MT" w:eastAsia="Times New Roman" w:hAnsi="Gill Sans MT" w:cs="Times New Roman"/>
          <w:b/>
          <w:bCs/>
        </w:rPr>
      </w:pPr>
    </w:p>
    <w:p w14:paraId="74F39D28" w14:textId="77777777" w:rsidR="00F7697D" w:rsidRPr="00BE068B" w:rsidRDefault="00F7697D" w:rsidP="00F7697D">
      <w:pPr>
        <w:spacing w:after="0" w:line="240" w:lineRule="auto"/>
        <w:contextualSpacing/>
        <w:rPr>
          <w:rFonts w:ascii="Gill Sans MT" w:eastAsia="SimSun" w:hAnsi="Gill Sans MT"/>
        </w:rPr>
      </w:pPr>
    </w:p>
    <w:tbl>
      <w:tblPr>
        <w:tblStyle w:val="TableGrid2"/>
        <w:tblW w:w="7609" w:type="dxa"/>
        <w:jc w:val="center"/>
        <w:tblCellMar>
          <w:left w:w="29" w:type="dxa"/>
          <w:right w:w="29" w:type="dxa"/>
        </w:tblCellMar>
        <w:tblLook w:val="04A0" w:firstRow="1" w:lastRow="0" w:firstColumn="1" w:lastColumn="0" w:noHBand="0" w:noVBand="1"/>
      </w:tblPr>
      <w:tblGrid>
        <w:gridCol w:w="696"/>
        <w:gridCol w:w="2057"/>
        <w:gridCol w:w="1425"/>
        <w:gridCol w:w="1714"/>
        <w:gridCol w:w="1717"/>
      </w:tblGrid>
      <w:tr w:rsidR="000C7B5A" w:rsidRPr="00BE068B" w14:paraId="26482719" w14:textId="77777777" w:rsidTr="000C7B5A">
        <w:trPr>
          <w:trHeight w:val="232"/>
          <w:jc w:val="center"/>
        </w:trPr>
        <w:tc>
          <w:tcPr>
            <w:tcW w:w="696" w:type="dxa"/>
            <w:vMerge w:val="restart"/>
          </w:tcPr>
          <w:p w14:paraId="40E0F4B4"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Field</w:t>
            </w:r>
          </w:p>
        </w:tc>
        <w:tc>
          <w:tcPr>
            <w:tcW w:w="2057" w:type="dxa"/>
            <w:vMerge w:val="restart"/>
          </w:tcPr>
          <w:p w14:paraId="0263BCFD" w14:textId="77777777" w:rsidR="000C7B5A" w:rsidRPr="00BE068B" w:rsidRDefault="000C7B5A" w:rsidP="006873C7">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I8. What year did you household acquire this field?</w:t>
            </w:r>
          </w:p>
          <w:p w14:paraId="5E53830E" w14:textId="4755EA49" w:rsidR="000C7B5A" w:rsidRPr="00BE068B" w:rsidRDefault="000C7B5A"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If they don't know because it has been in the family a long time, enter 777</w:t>
            </w:r>
          </w:p>
        </w:tc>
        <w:tc>
          <w:tcPr>
            <w:tcW w:w="1425" w:type="dxa"/>
            <w:vMerge w:val="restart"/>
          </w:tcPr>
          <w:p w14:paraId="33F7C54E" w14:textId="659143AF" w:rsidR="000C7B5A" w:rsidRPr="00BE068B" w:rsidRDefault="000C7B5A" w:rsidP="00F7697D">
            <w:pPr>
              <w:kinsoku w:val="0"/>
              <w:overflowPunct w:val="0"/>
              <w:autoSpaceDE w:val="0"/>
              <w:autoSpaceDN w:val="0"/>
              <w:adjustRightInd w:val="0"/>
              <w:contextualSpacing/>
              <w:jc w:val="center"/>
              <w:rPr>
                <w:rFonts w:ascii="Gill Sans MT" w:hAnsi="Gill Sans MT" w:cs="Times New Roman"/>
                <w:color w:val="0000FF"/>
                <w:sz w:val="20"/>
              </w:rPr>
            </w:pPr>
            <w:r w:rsidRPr="00BE068B">
              <w:rPr>
                <w:rFonts w:ascii="Gill Sans MT" w:hAnsi="Gill Sans MT" w:cs="Times New Roman"/>
                <w:color w:val="0000FF"/>
                <w:sz w:val="20"/>
              </w:rPr>
              <w:t xml:space="preserve">What year did you clear the field? </w:t>
            </w:r>
          </w:p>
        </w:tc>
        <w:tc>
          <w:tcPr>
            <w:tcW w:w="1714" w:type="dxa"/>
            <w:vMerge w:val="restart"/>
          </w:tcPr>
          <w:p w14:paraId="10DE6B51" w14:textId="77777777" w:rsidR="000C7B5A" w:rsidRDefault="000C7B5A" w:rsidP="00F7697D">
            <w:pPr>
              <w:kinsoku w:val="0"/>
              <w:overflowPunct w:val="0"/>
              <w:autoSpaceDE w:val="0"/>
              <w:autoSpaceDN w:val="0"/>
              <w:adjustRightInd w:val="0"/>
              <w:contextualSpacing/>
              <w:jc w:val="center"/>
              <w:rPr>
                <w:ins w:id="276" w:author="Heather Huntington" w:date="2014-11-17T22:36:00Z"/>
                <w:rFonts w:ascii="Gill Sans MT" w:hAnsi="Gill Sans MT" w:cs="Times New Roman"/>
                <w:color w:val="0000FF"/>
                <w:sz w:val="20"/>
              </w:rPr>
            </w:pPr>
            <w:commentRangeStart w:id="277"/>
            <w:r w:rsidRPr="00BE068B">
              <w:rPr>
                <w:rFonts w:ascii="Gill Sans MT" w:hAnsi="Gill Sans MT" w:cs="Times New Roman"/>
                <w:color w:val="0000FF"/>
                <w:sz w:val="20"/>
              </w:rPr>
              <w:t xml:space="preserve">If land was allocated, </w:t>
            </w:r>
            <w:ins w:id="278" w:author="Heather Huntington" w:date="2014-11-17T22:35:00Z">
              <w:r w:rsidR="009127AB">
                <w:rPr>
                  <w:rFonts w:ascii="Gill Sans MT" w:hAnsi="Gill Sans MT" w:cs="Times New Roman"/>
                  <w:color w:val="0000FF"/>
                  <w:sz w:val="20"/>
                </w:rPr>
                <w:t xml:space="preserve">who allocated it? </w:t>
              </w:r>
            </w:ins>
          </w:p>
          <w:p w14:paraId="0AECB77A" w14:textId="77777777" w:rsidR="00042831" w:rsidRDefault="00042831" w:rsidP="00F7697D">
            <w:pPr>
              <w:kinsoku w:val="0"/>
              <w:overflowPunct w:val="0"/>
              <w:autoSpaceDE w:val="0"/>
              <w:autoSpaceDN w:val="0"/>
              <w:adjustRightInd w:val="0"/>
              <w:contextualSpacing/>
              <w:jc w:val="center"/>
              <w:rPr>
                <w:ins w:id="279" w:author="Heather Huntington" w:date="2014-11-17T22:36:00Z"/>
                <w:rFonts w:ascii="Gill Sans MT" w:hAnsi="Gill Sans MT" w:cs="Times New Roman"/>
                <w:color w:val="0000FF"/>
                <w:sz w:val="20"/>
              </w:rPr>
            </w:pPr>
            <w:ins w:id="280" w:author="Heather Huntington" w:date="2014-11-17T22:36:00Z">
              <w:r>
                <w:rPr>
                  <w:rFonts w:ascii="Gill Sans MT" w:hAnsi="Gill Sans MT" w:cs="Times New Roman"/>
                  <w:color w:val="0000FF"/>
                  <w:sz w:val="20"/>
                </w:rPr>
                <w:t>1-Headperson</w:t>
              </w:r>
            </w:ins>
          </w:p>
          <w:p w14:paraId="32E2354E" w14:textId="77777777" w:rsidR="00042831" w:rsidRDefault="00042831" w:rsidP="00F7697D">
            <w:pPr>
              <w:kinsoku w:val="0"/>
              <w:overflowPunct w:val="0"/>
              <w:autoSpaceDE w:val="0"/>
              <w:autoSpaceDN w:val="0"/>
              <w:adjustRightInd w:val="0"/>
              <w:contextualSpacing/>
              <w:jc w:val="center"/>
              <w:rPr>
                <w:ins w:id="281" w:author="Heather Huntington" w:date="2014-11-17T22:36:00Z"/>
                <w:rFonts w:ascii="Gill Sans MT" w:hAnsi="Gill Sans MT" w:cs="Times New Roman"/>
                <w:color w:val="0000FF"/>
                <w:sz w:val="20"/>
              </w:rPr>
            </w:pPr>
            <w:ins w:id="282" w:author="Heather Huntington" w:date="2014-11-17T22:36:00Z">
              <w:r>
                <w:rPr>
                  <w:rFonts w:ascii="Gill Sans MT" w:hAnsi="Gill Sans MT" w:cs="Times New Roman"/>
                  <w:color w:val="0000FF"/>
                  <w:sz w:val="20"/>
                </w:rPr>
                <w:t>2-Chief</w:t>
              </w:r>
            </w:ins>
          </w:p>
          <w:p w14:paraId="1E1DC79C" w14:textId="110D5286" w:rsidR="00042831" w:rsidRDefault="00042831" w:rsidP="00F7697D">
            <w:pPr>
              <w:kinsoku w:val="0"/>
              <w:overflowPunct w:val="0"/>
              <w:autoSpaceDE w:val="0"/>
              <w:autoSpaceDN w:val="0"/>
              <w:adjustRightInd w:val="0"/>
              <w:contextualSpacing/>
              <w:jc w:val="center"/>
              <w:rPr>
                <w:ins w:id="283" w:author="Heather Huntington" w:date="2014-11-17T22:35:00Z"/>
                <w:rFonts w:ascii="Gill Sans MT" w:hAnsi="Gill Sans MT" w:cs="Times New Roman"/>
                <w:color w:val="0000FF"/>
                <w:sz w:val="20"/>
              </w:rPr>
            </w:pPr>
            <w:ins w:id="284" w:author="Heather Huntington" w:date="2014-11-17T22:36:00Z">
              <w:r>
                <w:rPr>
                  <w:rFonts w:ascii="Gill Sans MT" w:hAnsi="Gill Sans MT" w:cs="Times New Roman"/>
                  <w:color w:val="0000FF"/>
                  <w:sz w:val="20"/>
                </w:rPr>
                <w:t>3-</w:t>
              </w:r>
            </w:ins>
          </w:p>
          <w:commentRangeEnd w:id="277"/>
          <w:p w14:paraId="22268394" w14:textId="77777777" w:rsidR="009127AB" w:rsidRPr="00BE068B" w:rsidRDefault="00042831" w:rsidP="00F7697D">
            <w:pPr>
              <w:kinsoku w:val="0"/>
              <w:overflowPunct w:val="0"/>
              <w:autoSpaceDE w:val="0"/>
              <w:autoSpaceDN w:val="0"/>
              <w:adjustRightInd w:val="0"/>
              <w:contextualSpacing/>
              <w:jc w:val="center"/>
              <w:rPr>
                <w:rFonts w:ascii="Gill Sans MT" w:hAnsi="Gill Sans MT" w:cs="Times New Roman"/>
                <w:color w:val="0000FF"/>
                <w:sz w:val="20"/>
              </w:rPr>
            </w:pPr>
            <w:ins w:id="285" w:author="Heather Huntington" w:date="2014-11-17T22:36:00Z">
              <w:r>
                <w:rPr>
                  <w:rStyle w:val="CommentReference"/>
                  <w:rFonts w:eastAsiaTheme="minorHAnsi"/>
                </w:rPr>
                <w:commentReference w:id="277"/>
              </w:r>
            </w:ins>
          </w:p>
          <w:p w14:paraId="48E52804" w14:textId="3EAABFA3" w:rsidR="000C7B5A" w:rsidRPr="00BE068B" w:rsidRDefault="000C7B5A" w:rsidP="00F7697D">
            <w:pPr>
              <w:kinsoku w:val="0"/>
              <w:overflowPunct w:val="0"/>
              <w:autoSpaceDE w:val="0"/>
              <w:autoSpaceDN w:val="0"/>
              <w:adjustRightInd w:val="0"/>
              <w:contextualSpacing/>
              <w:jc w:val="center"/>
              <w:rPr>
                <w:rFonts w:ascii="Gill Sans MT" w:hAnsi="Gill Sans MT" w:cs="Times New Roman"/>
                <w:sz w:val="20"/>
              </w:rPr>
            </w:pPr>
            <w:del w:id="287" w:author="Heather Huntington" w:date="2014-11-17T22:35:00Z">
              <w:r w:rsidRPr="00BE068B" w:rsidDel="009127AB">
                <w:rPr>
                  <w:rFonts w:ascii="Gill Sans MT" w:hAnsi="Gill Sans MT" w:cs="Times New Roman"/>
                  <w:color w:val="0000FF"/>
                  <w:sz w:val="20"/>
                </w:rPr>
                <w:delText xml:space="preserve">what is the name of the headperson or </w:delText>
              </w:r>
            </w:del>
            <w:commentRangeStart w:id="288"/>
            <w:proofErr w:type="gramStart"/>
            <w:r w:rsidRPr="00BE068B">
              <w:rPr>
                <w:rFonts w:ascii="Gill Sans MT" w:hAnsi="Gill Sans MT" w:cs="Times New Roman"/>
                <w:color w:val="0000FF"/>
                <w:sz w:val="20"/>
              </w:rPr>
              <w:t>chief</w:t>
            </w:r>
            <w:commentRangeEnd w:id="288"/>
            <w:proofErr w:type="gramEnd"/>
            <w:r w:rsidR="00DE5332">
              <w:rPr>
                <w:rStyle w:val="CommentReference"/>
                <w:rFonts w:eastAsiaTheme="minorHAnsi"/>
              </w:rPr>
              <w:commentReference w:id="288"/>
            </w:r>
            <w:r w:rsidRPr="00BE068B">
              <w:rPr>
                <w:rFonts w:ascii="Gill Sans MT" w:hAnsi="Gill Sans MT" w:cs="Times New Roman"/>
                <w:color w:val="0000FF"/>
                <w:sz w:val="20"/>
              </w:rPr>
              <w:t>?</w:t>
            </w:r>
            <w:r w:rsidRPr="00BE068B">
              <w:rPr>
                <w:rFonts w:ascii="Gill Sans MT" w:hAnsi="Gill Sans MT" w:cs="Times New Roman"/>
                <w:sz w:val="20"/>
              </w:rPr>
              <w:t xml:space="preserve"> </w:t>
            </w:r>
          </w:p>
        </w:tc>
        <w:tc>
          <w:tcPr>
            <w:tcW w:w="1717" w:type="dxa"/>
            <w:vMerge w:val="restart"/>
          </w:tcPr>
          <w:p w14:paraId="38BC0A58" w14:textId="2483EDAB" w:rsidR="000C7B5A" w:rsidRPr="00BE068B" w:rsidRDefault="000C7B5A" w:rsidP="006873C7">
            <w:pPr>
              <w:kinsoku w:val="0"/>
              <w:overflowPunct w:val="0"/>
              <w:autoSpaceDE w:val="0"/>
              <w:autoSpaceDN w:val="0"/>
              <w:adjustRightInd w:val="0"/>
              <w:contextualSpacing/>
              <w:rPr>
                <w:rFonts w:ascii="Gill Sans MT" w:hAnsi="Gill Sans MT" w:cs="Times New Roman"/>
                <w:color w:val="0000FF"/>
                <w:sz w:val="20"/>
              </w:rPr>
            </w:pPr>
            <w:r w:rsidRPr="00BE068B">
              <w:rPr>
                <w:rFonts w:ascii="Gill Sans MT" w:hAnsi="Gill Sans MT" w:cs="Times New Roman"/>
                <w:color w:val="0000FF"/>
                <w:sz w:val="20"/>
              </w:rPr>
              <w:t xml:space="preserve"> If not inherited, how much did you pay to acquire this land? </w:t>
            </w:r>
          </w:p>
        </w:tc>
      </w:tr>
      <w:tr w:rsidR="000C7B5A" w:rsidRPr="00BE068B" w14:paraId="19CB6BC7" w14:textId="77777777" w:rsidTr="000C7B5A">
        <w:trPr>
          <w:trHeight w:val="232"/>
          <w:jc w:val="center"/>
        </w:trPr>
        <w:tc>
          <w:tcPr>
            <w:tcW w:w="696" w:type="dxa"/>
            <w:vMerge/>
          </w:tcPr>
          <w:p w14:paraId="3910A979" w14:textId="777F62BE" w:rsidR="000C7B5A" w:rsidRPr="00BE068B" w:rsidRDefault="000C7B5A" w:rsidP="00F7697D">
            <w:pPr>
              <w:contextualSpacing/>
              <w:jc w:val="center"/>
              <w:rPr>
                <w:rFonts w:ascii="Gill Sans MT" w:hAnsi="Gill Sans MT"/>
                <w:sz w:val="20"/>
              </w:rPr>
            </w:pPr>
          </w:p>
        </w:tc>
        <w:tc>
          <w:tcPr>
            <w:tcW w:w="2057" w:type="dxa"/>
            <w:vMerge/>
          </w:tcPr>
          <w:p w14:paraId="4F42540F" w14:textId="77777777" w:rsidR="000C7B5A" w:rsidRPr="00BE068B" w:rsidRDefault="000C7B5A" w:rsidP="00F7697D">
            <w:pPr>
              <w:kinsoku w:val="0"/>
              <w:overflowPunct w:val="0"/>
              <w:autoSpaceDE w:val="0"/>
              <w:autoSpaceDN w:val="0"/>
              <w:adjustRightInd w:val="0"/>
              <w:contextualSpacing/>
              <w:jc w:val="center"/>
              <w:rPr>
                <w:rFonts w:ascii="Gill Sans MT" w:hAnsi="Gill Sans MT" w:cs="Times New Roman"/>
                <w:sz w:val="20"/>
              </w:rPr>
            </w:pPr>
          </w:p>
        </w:tc>
        <w:tc>
          <w:tcPr>
            <w:tcW w:w="1425" w:type="dxa"/>
            <w:vMerge/>
          </w:tcPr>
          <w:p w14:paraId="3E9F99C4" w14:textId="77777777" w:rsidR="000C7B5A" w:rsidRPr="00BE068B" w:rsidRDefault="000C7B5A" w:rsidP="00F7697D">
            <w:pPr>
              <w:kinsoku w:val="0"/>
              <w:overflowPunct w:val="0"/>
              <w:autoSpaceDE w:val="0"/>
              <w:autoSpaceDN w:val="0"/>
              <w:adjustRightInd w:val="0"/>
              <w:contextualSpacing/>
              <w:jc w:val="center"/>
              <w:rPr>
                <w:rFonts w:ascii="Gill Sans MT" w:hAnsi="Gill Sans MT" w:cs="Times New Roman"/>
                <w:b/>
                <w:sz w:val="20"/>
              </w:rPr>
            </w:pPr>
          </w:p>
        </w:tc>
        <w:tc>
          <w:tcPr>
            <w:tcW w:w="1714" w:type="dxa"/>
            <w:vMerge/>
          </w:tcPr>
          <w:p w14:paraId="0BDAD7A3" w14:textId="77777777" w:rsidR="000C7B5A" w:rsidRPr="00BE068B" w:rsidRDefault="000C7B5A" w:rsidP="00F7697D">
            <w:pPr>
              <w:kinsoku w:val="0"/>
              <w:overflowPunct w:val="0"/>
              <w:autoSpaceDE w:val="0"/>
              <w:autoSpaceDN w:val="0"/>
              <w:adjustRightInd w:val="0"/>
              <w:contextualSpacing/>
              <w:jc w:val="center"/>
              <w:rPr>
                <w:rFonts w:ascii="Gill Sans MT" w:hAnsi="Gill Sans MT" w:cs="Times New Roman"/>
                <w:b/>
                <w:sz w:val="20"/>
              </w:rPr>
            </w:pPr>
          </w:p>
        </w:tc>
        <w:tc>
          <w:tcPr>
            <w:tcW w:w="1717" w:type="dxa"/>
            <w:vMerge/>
          </w:tcPr>
          <w:p w14:paraId="658F3D1D" w14:textId="77777777" w:rsidR="000C7B5A" w:rsidRPr="00BE068B" w:rsidRDefault="000C7B5A" w:rsidP="00F7697D">
            <w:pPr>
              <w:kinsoku w:val="0"/>
              <w:overflowPunct w:val="0"/>
              <w:autoSpaceDE w:val="0"/>
              <w:autoSpaceDN w:val="0"/>
              <w:adjustRightInd w:val="0"/>
              <w:contextualSpacing/>
              <w:jc w:val="center"/>
              <w:rPr>
                <w:rFonts w:ascii="Gill Sans MT" w:hAnsi="Gill Sans MT" w:cs="Times New Roman"/>
                <w:b/>
                <w:sz w:val="20"/>
              </w:rPr>
            </w:pPr>
          </w:p>
        </w:tc>
      </w:tr>
      <w:tr w:rsidR="000C7B5A" w:rsidRPr="00BE068B" w14:paraId="7A5C6B19" w14:textId="77777777" w:rsidTr="000C7B5A">
        <w:trPr>
          <w:trHeight w:val="20"/>
          <w:jc w:val="center"/>
        </w:trPr>
        <w:tc>
          <w:tcPr>
            <w:tcW w:w="696" w:type="dxa"/>
          </w:tcPr>
          <w:p w14:paraId="2BF28178" w14:textId="77777777" w:rsidR="000C7B5A" w:rsidRPr="00BE068B" w:rsidRDefault="000C7B5A"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2057" w:type="dxa"/>
          </w:tcPr>
          <w:p w14:paraId="115D99B6" w14:textId="4609CB16" w:rsidR="000C7B5A" w:rsidRPr="00BE068B" w:rsidRDefault="000C7B5A" w:rsidP="00F7697D">
            <w:pPr>
              <w:kinsoku w:val="0"/>
              <w:overflowPunct w:val="0"/>
              <w:autoSpaceDE w:val="0"/>
              <w:autoSpaceDN w:val="0"/>
              <w:adjustRightInd w:val="0"/>
              <w:ind w:right="8"/>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year</w:t>
            </w:r>
            <w:proofErr w:type="gramEnd"/>
            <w:r w:rsidRPr="00BE068B">
              <w:rPr>
                <w:rFonts w:ascii="Gill Sans MT" w:hAnsi="Gill Sans MT" w:cs="Times New Roman"/>
                <w:b/>
                <w:bCs/>
                <w:spacing w:val="1"/>
                <w:w w:val="105"/>
                <w:sz w:val="18"/>
                <w:szCs w:val="18"/>
              </w:rPr>
              <w:t>_acquire</w:t>
            </w:r>
            <w:proofErr w:type="spellEnd"/>
          </w:p>
        </w:tc>
        <w:tc>
          <w:tcPr>
            <w:tcW w:w="1425" w:type="dxa"/>
          </w:tcPr>
          <w:p w14:paraId="4EDE88AC" w14:textId="64A93DB0" w:rsidR="000C7B5A" w:rsidRPr="00BE068B" w:rsidRDefault="000C7B5A" w:rsidP="00F7697D">
            <w:pPr>
              <w:kinsoku w:val="0"/>
              <w:overflowPunct w:val="0"/>
              <w:autoSpaceDE w:val="0"/>
              <w:autoSpaceDN w:val="0"/>
              <w:adjustRightInd w:val="0"/>
              <w:ind w:right="8"/>
              <w:contextualSpacing/>
              <w:jc w:val="center"/>
              <w:rPr>
                <w:rFonts w:ascii="Gill Sans MT" w:hAnsi="Gill Sans MT" w:cs="Times New Roman"/>
                <w:b/>
                <w:bCs/>
                <w:spacing w:val="1"/>
                <w:w w:val="105"/>
                <w:sz w:val="18"/>
                <w:szCs w:val="18"/>
              </w:rPr>
            </w:pPr>
          </w:p>
        </w:tc>
        <w:tc>
          <w:tcPr>
            <w:tcW w:w="1714" w:type="dxa"/>
          </w:tcPr>
          <w:p w14:paraId="4A2E191B" w14:textId="640666F9" w:rsidR="000C7B5A" w:rsidRPr="00BE068B" w:rsidRDefault="000C7B5A" w:rsidP="00F7697D">
            <w:pPr>
              <w:kinsoku w:val="0"/>
              <w:overflowPunct w:val="0"/>
              <w:autoSpaceDE w:val="0"/>
              <w:autoSpaceDN w:val="0"/>
              <w:adjustRightInd w:val="0"/>
              <w:ind w:right="8"/>
              <w:contextualSpacing/>
              <w:jc w:val="center"/>
              <w:rPr>
                <w:rFonts w:ascii="Gill Sans MT" w:hAnsi="Gill Sans MT" w:cs="Times New Roman"/>
                <w:b/>
                <w:bCs/>
                <w:spacing w:val="1"/>
                <w:w w:val="105"/>
                <w:sz w:val="18"/>
                <w:szCs w:val="18"/>
              </w:rPr>
            </w:pPr>
          </w:p>
        </w:tc>
        <w:tc>
          <w:tcPr>
            <w:tcW w:w="1717" w:type="dxa"/>
          </w:tcPr>
          <w:p w14:paraId="65860CDA" w14:textId="3333C481" w:rsidR="000C7B5A" w:rsidRPr="00BE068B" w:rsidRDefault="000C7B5A" w:rsidP="00F7697D">
            <w:pPr>
              <w:kinsoku w:val="0"/>
              <w:overflowPunct w:val="0"/>
              <w:autoSpaceDE w:val="0"/>
              <w:autoSpaceDN w:val="0"/>
              <w:adjustRightInd w:val="0"/>
              <w:ind w:right="8"/>
              <w:contextualSpacing/>
              <w:jc w:val="center"/>
              <w:rPr>
                <w:rFonts w:ascii="Gill Sans MT" w:hAnsi="Gill Sans MT" w:cs="Times New Roman"/>
                <w:b/>
                <w:bCs/>
                <w:spacing w:val="1"/>
                <w:w w:val="105"/>
                <w:sz w:val="18"/>
                <w:szCs w:val="18"/>
              </w:rPr>
            </w:pPr>
          </w:p>
        </w:tc>
      </w:tr>
      <w:tr w:rsidR="000C7B5A" w:rsidRPr="00BE068B" w14:paraId="4E508DB2" w14:textId="77777777" w:rsidTr="000C7B5A">
        <w:trPr>
          <w:trHeight w:val="20"/>
          <w:jc w:val="center"/>
        </w:trPr>
        <w:tc>
          <w:tcPr>
            <w:tcW w:w="696" w:type="dxa"/>
          </w:tcPr>
          <w:p w14:paraId="468587CE"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1</w:t>
            </w:r>
          </w:p>
        </w:tc>
        <w:tc>
          <w:tcPr>
            <w:tcW w:w="2057" w:type="dxa"/>
          </w:tcPr>
          <w:p w14:paraId="0BB7CF11" w14:textId="77777777" w:rsidR="000C7B5A" w:rsidRPr="00BE068B" w:rsidRDefault="000C7B5A" w:rsidP="00F7697D">
            <w:pPr>
              <w:contextualSpacing/>
              <w:jc w:val="center"/>
              <w:rPr>
                <w:rFonts w:ascii="Gill Sans MT" w:hAnsi="Gill Sans MT"/>
              </w:rPr>
            </w:pPr>
          </w:p>
        </w:tc>
        <w:tc>
          <w:tcPr>
            <w:tcW w:w="1425" w:type="dxa"/>
          </w:tcPr>
          <w:p w14:paraId="258F81DD" w14:textId="77777777" w:rsidR="000C7B5A" w:rsidRPr="00BE068B" w:rsidRDefault="000C7B5A" w:rsidP="00F7697D">
            <w:pPr>
              <w:contextualSpacing/>
              <w:jc w:val="center"/>
              <w:rPr>
                <w:rFonts w:ascii="Gill Sans MT" w:hAnsi="Gill Sans MT"/>
              </w:rPr>
            </w:pPr>
          </w:p>
        </w:tc>
        <w:tc>
          <w:tcPr>
            <w:tcW w:w="1714" w:type="dxa"/>
          </w:tcPr>
          <w:p w14:paraId="0D75C817" w14:textId="77777777" w:rsidR="000C7B5A" w:rsidRPr="00BE068B" w:rsidRDefault="000C7B5A" w:rsidP="00F7697D">
            <w:pPr>
              <w:contextualSpacing/>
              <w:jc w:val="center"/>
              <w:rPr>
                <w:rFonts w:ascii="Gill Sans MT" w:hAnsi="Gill Sans MT"/>
              </w:rPr>
            </w:pPr>
          </w:p>
        </w:tc>
        <w:tc>
          <w:tcPr>
            <w:tcW w:w="1717" w:type="dxa"/>
          </w:tcPr>
          <w:p w14:paraId="7A89D4CC" w14:textId="77777777" w:rsidR="000C7B5A" w:rsidRPr="00BE068B" w:rsidRDefault="000C7B5A" w:rsidP="00F7697D">
            <w:pPr>
              <w:contextualSpacing/>
              <w:jc w:val="center"/>
              <w:rPr>
                <w:rFonts w:ascii="Gill Sans MT" w:hAnsi="Gill Sans MT"/>
              </w:rPr>
            </w:pPr>
          </w:p>
        </w:tc>
      </w:tr>
      <w:tr w:rsidR="000C7B5A" w:rsidRPr="00BE068B" w14:paraId="13AAB7E2" w14:textId="77777777" w:rsidTr="000C7B5A">
        <w:trPr>
          <w:trHeight w:val="20"/>
          <w:jc w:val="center"/>
        </w:trPr>
        <w:tc>
          <w:tcPr>
            <w:tcW w:w="696" w:type="dxa"/>
          </w:tcPr>
          <w:p w14:paraId="0358D7C9"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2</w:t>
            </w:r>
          </w:p>
        </w:tc>
        <w:tc>
          <w:tcPr>
            <w:tcW w:w="2057" w:type="dxa"/>
          </w:tcPr>
          <w:p w14:paraId="025ADFA3" w14:textId="77777777" w:rsidR="000C7B5A" w:rsidRPr="00BE068B" w:rsidRDefault="000C7B5A" w:rsidP="00F7697D">
            <w:pPr>
              <w:contextualSpacing/>
              <w:jc w:val="center"/>
              <w:rPr>
                <w:rFonts w:ascii="Gill Sans MT" w:hAnsi="Gill Sans MT"/>
              </w:rPr>
            </w:pPr>
          </w:p>
        </w:tc>
        <w:tc>
          <w:tcPr>
            <w:tcW w:w="1425" w:type="dxa"/>
          </w:tcPr>
          <w:p w14:paraId="73422ABB" w14:textId="77777777" w:rsidR="000C7B5A" w:rsidRPr="00BE068B" w:rsidRDefault="000C7B5A" w:rsidP="00F7697D">
            <w:pPr>
              <w:contextualSpacing/>
              <w:jc w:val="center"/>
              <w:rPr>
                <w:rFonts w:ascii="Gill Sans MT" w:hAnsi="Gill Sans MT"/>
              </w:rPr>
            </w:pPr>
          </w:p>
        </w:tc>
        <w:tc>
          <w:tcPr>
            <w:tcW w:w="1714" w:type="dxa"/>
          </w:tcPr>
          <w:p w14:paraId="4C6E42D1" w14:textId="77777777" w:rsidR="000C7B5A" w:rsidRPr="00BE068B" w:rsidRDefault="000C7B5A" w:rsidP="00F7697D">
            <w:pPr>
              <w:contextualSpacing/>
              <w:jc w:val="center"/>
              <w:rPr>
                <w:rFonts w:ascii="Gill Sans MT" w:hAnsi="Gill Sans MT"/>
              </w:rPr>
            </w:pPr>
          </w:p>
        </w:tc>
        <w:tc>
          <w:tcPr>
            <w:tcW w:w="1717" w:type="dxa"/>
          </w:tcPr>
          <w:p w14:paraId="3D0638A6" w14:textId="77777777" w:rsidR="000C7B5A" w:rsidRPr="00BE068B" w:rsidRDefault="000C7B5A" w:rsidP="00F7697D">
            <w:pPr>
              <w:contextualSpacing/>
              <w:jc w:val="center"/>
              <w:rPr>
                <w:rFonts w:ascii="Gill Sans MT" w:hAnsi="Gill Sans MT"/>
              </w:rPr>
            </w:pPr>
          </w:p>
        </w:tc>
      </w:tr>
      <w:tr w:rsidR="000C7B5A" w:rsidRPr="00BE068B" w14:paraId="0FBEA0C0" w14:textId="77777777" w:rsidTr="000C7B5A">
        <w:trPr>
          <w:trHeight w:val="20"/>
          <w:jc w:val="center"/>
        </w:trPr>
        <w:tc>
          <w:tcPr>
            <w:tcW w:w="696" w:type="dxa"/>
          </w:tcPr>
          <w:p w14:paraId="175D1F76"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3</w:t>
            </w:r>
          </w:p>
        </w:tc>
        <w:tc>
          <w:tcPr>
            <w:tcW w:w="2057" w:type="dxa"/>
          </w:tcPr>
          <w:p w14:paraId="6A8CBAD8" w14:textId="77777777" w:rsidR="000C7B5A" w:rsidRPr="00BE068B" w:rsidRDefault="000C7B5A" w:rsidP="00F7697D">
            <w:pPr>
              <w:contextualSpacing/>
              <w:jc w:val="center"/>
              <w:rPr>
                <w:rFonts w:ascii="Gill Sans MT" w:hAnsi="Gill Sans MT"/>
              </w:rPr>
            </w:pPr>
          </w:p>
        </w:tc>
        <w:tc>
          <w:tcPr>
            <w:tcW w:w="1425" w:type="dxa"/>
          </w:tcPr>
          <w:p w14:paraId="33E8ED86" w14:textId="77777777" w:rsidR="000C7B5A" w:rsidRPr="00BE068B" w:rsidRDefault="000C7B5A" w:rsidP="00F7697D">
            <w:pPr>
              <w:contextualSpacing/>
              <w:jc w:val="center"/>
              <w:rPr>
                <w:rFonts w:ascii="Gill Sans MT" w:hAnsi="Gill Sans MT"/>
              </w:rPr>
            </w:pPr>
          </w:p>
        </w:tc>
        <w:tc>
          <w:tcPr>
            <w:tcW w:w="1714" w:type="dxa"/>
          </w:tcPr>
          <w:p w14:paraId="09ED0D97" w14:textId="77777777" w:rsidR="000C7B5A" w:rsidRPr="00BE068B" w:rsidRDefault="000C7B5A" w:rsidP="00F7697D">
            <w:pPr>
              <w:contextualSpacing/>
              <w:jc w:val="center"/>
              <w:rPr>
                <w:rFonts w:ascii="Gill Sans MT" w:hAnsi="Gill Sans MT"/>
              </w:rPr>
            </w:pPr>
          </w:p>
        </w:tc>
        <w:tc>
          <w:tcPr>
            <w:tcW w:w="1717" w:type="dxa"/>
          </w:tcPr>
          <w:p w14:paraId="662F2083" w14:textId="77777777" w:rsidR="000C7B5A" w:rsidRPr="00BE068B" w:rsidRDefault="000C7B5A" w:rsidP="00F7697D">
            <w:pPr>
              <w:contextualSpacing/>
              <w:jc w:val="center"/>
              <w:rPr>
                <w:rFonts w:ascii="Gill Sans MT" w:hAnsi="Gill Sans MT"/>
              </w:rPr>
            </w:pPr>
          </w:p>
        </w:tc>
      </w:tr>
      <w:tr w:rsidR="000C7B5A" w:rsidRPr="00BE068B" w14:paraId="5254F0B8" w14:textId="77777777" w:rsidTr="000C7B5A">
        <w:trPr>
          <w:trHeight w:val="20"/>
          <w:jc w:val="center"/>
        </w:trPr>
        <w:tc>
          <w:tcPr>
            <w:tcW w:w="696" w:type="dxa"/>
          </w:tcPr>
          <w:p w14:paraId="1F298D17"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4</w:t>
            </w:r>
          </w:p>
        </w:tc>
        <w:tc>
          <w:tcPr>
            <w:tcW w:w="2057" w:type="dxa"/>
          </w:tcPr>
          <w:p w14:paraId="18166CB2" w14:textId="77777777" w:rsidR="000C7B5A" w:rsidRPr="00BE068B" w:rsidRDefault="000C7B5A" w:rsidP="00F7697D">
            <w:pPr>
              <w:contextualSpacing/>
              <w:jc w:val="center"/>
              <w:rPr>
                <w:rFonts w:ascii="Gill Sans MT" w:hAnsi="Gill Sans MT"/>
              </w:rPr>
            </w:pPr>
          </w:p>
        </w:tc>
        <w:tc>
          <w:tcPr>
            <w:tcW w:w="1425" w:type="dxa"/>
          </w:tcPr>
          <w:p w14:paraId="2F54AB20" w14:textId="77777777" w:rsidR="000C7B5A" w:rsidRPr="00BE068B" w:rsidRDefault="000C7B5A" w:rsidP="00F7697D">
            <w:pPr>
              <w:contextualSpacing/>
              <w:jc w:val="center"/>
              <w:rPr>
                <w:rFonts w:ascii="Gill Sans MT" w:hAnsi="Gill Sans MT"/>
              </w:rPr>
            </w:pPr>
          </w:p>
        </w:tc>
        <w:tc>
          <w:tcPr>
            <w:tcW w:w="1714" w:type="dxa"/>
          </w:tcPr>
          <w:p w14:paraId="5E35C8E2" w14:textId="77777777" w:rsidR="000C7B5A" w:rsidRPr="00BE068B" w:rsidRDefault="000C7B5A" w:rsidP="00F7697D">
            <w:pPr>
              <w:contextualSpacing/>
              <w:jc w:val="center"/>
              <w:rPr>
                <w:rFonts w:ascii="Gill Sans MT" w:hAnsi="Gill Sans MT"/>
              </w:rPr>
            </w:pPr>
          </w:p>
        </w:tc>
        <w:tc>
          <w:tcPr>
            <w:tcW w:w="1717" w:type="dxa"/>
          </w:tcPr>
          <w:p w14:paraId="50687345" w14:textId="77777777" w:rsidR="000C7B5A" w:rsidRPr="00BE068B" w:rsidRDefault="000C7B5A" w:rsidP="00F7697D">
            <w:pPr>
              <w:contextualSpacing/>
              <w:jc w:val="center"/>
              <w:rPr>
                <w:rFonts w:ascii="Gill Sans MT" w:hAnsi="Gill Sans MT"/>
              </w:rPr>
            </w:pPr>
          </w:p>
        </w:tc>
      </w:tr>
      <w:tr w:rsidR="000C7B5A" w:rsidRPr="00BE068B" w14:paraId="2A51B710" w14:textId="77777777" w:rsidTr="000C7B5A">
        <w:trPr>
          <w:trHeight w:val="20"/>
          <w:jc w:val="center"/>
        </w:trPr>
        <w:tc>
          <w:tcPr>
            <w:tcW w:w="696" w:type="dxa"/>
          </w:tcPr>
          <w:p w14:paraId="1FA3B26A"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5</w:t>
            </w:r>
          </w:p>
        </w:tc>
        <w:tc>
          <w:tcPr>
            <w:tcW w:w="2057" w:type="dxa"/>
          </w:tcPr>
          <w:p w14:paraId="66005D34" w14:textId="77777777" w:rsidR="000C7B5A" w:rsidRPr="00BE068B" w:rsidRDefault="000C7B5A" w:rsidP="00F7697D">
            <w:pPr>
              <w:contextualSpacing/>
              <w:jc w:val="center"/>
              <w:rPr>
                <w:rFonts w:ascii="Gill Sans MT" w:hAnsi="Gill Sans MT"/>
              </w:rPr>
            </w:pPr>
          </w:p>
        </w:tc>
        <w:tc>
          <w:tcPr>
            <w:tcW w:w="1425" w:type="dxa"/>
          </w:tcPr>
          <w:p w14:paraId="370485C8" w14:textId="77777777" w:rsidR="000C7B5A" w:rsidRPr="00BE068B" w:rsidRDefault="000C7B5A" w:rsidP="00F7697D">
            <w:pPr>
              <w:contextualSpacing/>
              <w:jc w:val="center"/>
              <w:rPr>
                <w:rFonts w:ascii="Gill Sans MT" w:hAnsi="Gill Sans MT"/>
              </w:rPr>
            </w:pPr>
          </w:p>
        </w:tc>
        <w:tc>
          <w:tcPr>
            <w:tcW w:w="1714" w:type="dxa"/>
          </w:tcPr>
          <w:p w14:paraId="438D2718" w14:textId="77777777" w:rsidR="000C7B5A" w:rsidRPr="00BE068B" w:rsidRDefault="000C7B5A" w:rsidP="00F7697D">
            <w:pPr>
              <w:contextualSpacing/>
              <w:jc w:val="center"/>
              <w:rPr>
                <w:rFonts w:ascii="Gill Sans MT" w:hAnsi="Gill Sans MT"/>
              </w:rPr>
            </w:pPr>
          </w:p>
        </w:tc>
        <w:tc>
          <w:tcPr>
            <w:tcW w:w="1717" w:type="dxa"/>
          </w:tcPr>
          <w:p w14:paraId="19218A9B" w14:textId="77777777" w:rsidR="000C7B5A" w:rsidRPr="00BE068B" w:rsidRDefault="000C7B5A" w:rsidP="00F7697D">
            <w:pPr>
              <w:contextualSpacing/>
              <w:jc w:val="center"/>
              <w:rPr>
                <w:rFonts w:ascii="Gill Sans MT" w:hAnsi="Gill Sans MT"/>
              </w:rPr>
            </w:pPr>
          </w:p>
        </w:tc>
      </w:tr>
      <w:tr w:rsidR="000C7B5A" w:rsidRPr="00BE068B" w14:paraId="232AEF56" w14:textId="77777777" w:rsidTr="000C7B5A">
        <w:trPr>
          <w:trHeight w:val="20"/>
          <w:jc w:val="center"/>
        </w:trPr>
        <w:tc>
          <w:tcPr>
            <w:tcW w:w="696" w:type="dxa"/>
          </w:tcPr>
          <w:p w14:paraId="1BE8B436"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6</w:t>
            </w:r>
          </w:p>
        </w:tc>
        <w:tc>
          <w:tcPr>
            <w:tcW w:w="2057" w:type="dxa"/>
          </w:tcPr>
          <w:p w14:paraId="49563576" w14:textId="77777777" w:rsidR="000C7B5A" w:rsidRPr="00BE068B" w:rsidRDefault="000C7B5A" w:rsidP="00F7697D">
            <w:pPr>
              <w:contextualSpacing/>
              <w:jc w:val="center"/>
              <w:rPr>
                <w:rFonts w:ascii="Gill Sans MT" w:hAnsi="Gill Sans MT"/>
              </w:rPr>
            </w:pPr>
          </w:p>
        </w:tc>
        <w:tc>
          <w:tcPr>
            <w:tcW w:w="1425" w:type="dxa"/>
          </w:tcPr>
          <w:p w14:paraId="0B4DD267" w14:textId="77777777" w:rsidR="000C7B5A" w:rsidRPr="00BE068B" w:rsidRDefault="000C7B5A" w:rsidP="00F7697D">
            <w:pPr>
              <w:contextualSpacing/>
              <w:jc w:val="center"/>
              <w:rPr>
                <w:rFonts w:ascii="Gill Sans MT" w:hAnsi="Gill Sans MT"/>
              </w:rPr>
            </w:pPr>
          </w:p>
        </w:tc>
        <w:tc>
          <w:tcPr>
            <w:tcW w:w="1714" w:type="dxa"/>
          </w:tcPr>
          <w:p w14:paraId="438D676D" w14:textId="77777777" w:rsidR="000C7B5A" w:rsidRPr="00BE068B" w:rsidRDefault="000C7B5A" w:rsidP="00F7697D">
            <w:pPr>
              <w:contextualSpacing/>
              <w:jc w:val="center"/>
              <w:rPr>
                <w:rFonts w:ascii="Gill Sans MT" w:hAnsi="Gill Sans MT"/>
              </w:rPr>
            </w:pPr>
          </w:p>
        </w:tc>
        <w:tc>
          <w:tcPr>
            <w:tcW w:w="1717" w:type="dxa"/>
          </w:tcPr>
          <w:p w14:paraId="22C5884E" w14:textId="77777777" w:rsidR="000C7B5A" w:rsidRPr="00BE068B" w:rsidRDefault="000C7B5A" w:rsidP="00F7697D">
            <w:pPr>
              <w:contextualSpacing/>
              <w:jc w:val="center"/>
              <w:rPr>
                <w:rFonts w:ascii="Gill Sans MT" w:hAnsi="Gill Sans MT"/>
              </w:rPr>
            </w:pPr>
          </w:p>
        </w:tc>
      </w:tr>
      <w:tr w:rsidR="000C7B5A" w:rsidRPr="00BE068B" w14:paraId="08863445" w14:textId="77777777" w:rsidTr="000C7B5A">
        <w:trPr>
          <w:trHeight w:val="20"/>
          <w:jc w:val="center"/>
        </w:trPr>
        <w:tc>
          <w:tcPr>
            <w:tcW w:w="696" w:type="dxa"/>
          </w:tcPr>
          <w:p w14:paraId="412C77CE"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7</w:t>
            </w:r>
          </w:p>
        </w:tc>
        <w:tc>
          <w:tcPr>
            <w:tcW w:w="2057" w:type="dxa"/>
          </w:tcPr>
          <w:p w14:paraId="61FCF133" w14:textId="77777777" w:rsidR="000C7B5A" w:rsidRPr="00BE068B" w:rsidRDefault="000C7B5A" w:rsidP="00F7697D">
            <w:pPr>
              <w:contextualSpacing/>
              <w:jc w:val="center"/>
              <w:rPr>
                <w:rFonts w:ascii="Gill Sans MT" w:hAnsi="Gill Sans MT"/>
              </w:rPr>
            </w:pPr>
          </w:p>
        </w:tc>
        <w:tc>
          <w:tcPr>
            <w:tcW w:w="1425" w:type="dxa"/>
          </w:tcPr>
          <w:p w14:paraId="3FBE29CA" w14:textId="77777777" w:rsidR="000C7B5A" w:rsidRPr="00BE068B" w:rsidRDefault="000C7B5A" w:rsidP="00F7697D">
            <w:pPr>
              <w:contextualSpacing/>
              <w:jc w:val="center"/>
              <w:rPr>
                <w:rFonts w:ascii="Gill Sans MT" w:hAnsi="Gill Sans MT"/>
              </w:rPr>
            </w:pPr>
          </w:p>
        </w:tc>
        <w:tc>
          <w:tcPr>
            <w:tcW w:w="1714" w:type="dxa"/>
          </w:tcPr>
          <w:p w14:paraId="7D55F250" w14:textId="77777777" w:rsidR="000C7B5A" w:rsidRPr="00BE068B" w:rsidRDefault="000C7B5A" w:rsidP="00F7697D">
            <w:pPr>
              <w:contextualSpacing/>
              <w:jc w:val="center"/>
              <w:rPr>
                <w:rFonts w:ascii="Gill Sans MT" w:hAnsi="Gill Sans MT"/>
              </w:rPr>
            </w:pPr>
          </w:p>
        </w:tc>
        <w:tc>
          <w:tcPr>
            <w:tcW w:w="1717" w:type="dxa"/>
          </w:tcPr>
          <w:p w14:paraId="653DCF49" w14:textId="77777777" w:rsidR="000C7B5A" w:rsidRPr="00BE068B" w:rsidRDefault="000C7B5A" w:rsidP="00F7697D">
            <w:pPr>
              <w:contextualSpacing/>
              <w:jc w:val="center"/>
              <w:rPr>
                <w:rFonts w:ascii="Gill Sans MT" w:hAnsi="Gill Sans MT"/>
              </w:rPr>
            </w:pPr>
          </w:p>
        </w:tc>
      </w:tr>
      <w:tr w:rsidR="000C7B5A" w:rsidRPr="00BE068B" w14:paraId="32B31FC7" w14:textId="77777777" w:rsidTr="000C7B5A">
        <w:trPr>
          <w:trHeight w:val="20"/>
          <w:jc w:val="center"/>
        </w:trPr>
        <w:tc>
          <w:tcPr>
            <w:tcW w:w="696" w:type="dxa"/>
          </w:tcPr>
          <w:p w14:paraId="1F8FEF5E"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8</w:t>
            </w:r>
          </w:p>
        </w:tc>
        <w:tc>
          <w:tcPr>
            <w:tcW w:w="2057" w:type="dxa"/>
          </w:tcPr>
          <w:p w14:paraId="6FDEBABE" w14:textId="77777777" w:rsidR="000C7B5A" w:rsidRPr="00BE068B" w:rsidRDefault="000C7B5A" w:rsidP="00F7697D">
            <w:pPr>
              <w:contextualSpacing/>
              <w:jc w:val="center"/>
              <w:rPr>
                <w:rFonts w:ascii="Gill Sans MT" w:hAnsi="Gill Sans MT"/>
              </w:rPr>
            </w:pPr>
          </w:p>
        </w:tc>
        <w:tc>
          <w:tcPr>
            <w:tcW w:w="1425" w:type="dxa"/>
          </w:tcPr>
          <w:p w14:paraId="4EAF03CF" w14:textId="77777777" w:rsidR="000C7B5A" w:rsidRPr="00BE068B" w:rsidRDefault="000C7B5A" w:rsidP="00F7697D">
            <w:pPr>
              <w:contextualSpacing/>
              <w:jc w:val="center"/>
              <w:rPr>
                <w:rFonts w:ascii="Gill Sans MT" w:hAnsi="Gill Sans MT"/>
              </w:rPr>
            </w:pPr>
          </w:p>
        </w:tc>
        <w:tc>
          <w:tcPr>
            <w:tcW w:w="1714" w:type="dxa"/>
          </w:tcPr>
          <w:p w14:paraId="2B31EE8C" w14:textId="77777777" w:rsidR="000C7B5A" w:rsidRPr="00BE068B" w:rsidRDefault="000C7B5A" w:rsidP="00F7697D">
            <w:pPr>
              <w:contextualSpacing/>
              <w:jc w:val="center"/>
              <w:rPr>
                <w:rFonts w:ascii="Gill Sans MT" w:hAnsi="Gill Sans MT"/>
              </w:rPr>
            </w:pPr>
          </w:p>
        </w:tc>
        <w:tc>
          <w:tcPr>
            <w:tcW w:w="1717" w:type="dxa"/>
          </w:tcPr>
          <w:p w14:paraId="35993C3D" w14:textId="77777777" w:rsidR="000C7B5A" w:rsidRPr="00BE068B" w:rsidRDefault="000C7B5A" w:rsidP="00F7697D">
            <w:pPr>
              <w:contextualSpacing/>
              <w:jc w:val="center"/>
              <w:rPr>
                <w:rFonts w:ascii="Gill Sans MT" w:hAnsi="Gill Sans MT"/>
              </w:rPr>
            </w:pPr>
          </w:p>
        </w:tc>
      </w:tr>
      <w:tr w:rsidR="000C7B5A" w:rsidRPr="00BE068B" w14:paraId="5BD338D9" w14:textId="77777777" w:rsidTr="000C7B5A">
        <w:trPr>
          <w:trHeight w:val="20"/>
          <w:jc w:val="center"/>
        </w:trPr>
        <w:tc>
          <w:tcPr>
            <w:tcW w:w="696" w:type="dxa"/>
          </w:tcPr>
          <w:p w14:paraId="1CD6E5EB"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9</w:t>
            </w:r>
          </w:p>
        </w:tc>
        <w:tc>
          <w:tcPr>
            <w:tcW w:w="2057" w:type="dxa"/>
          </w:tcPr>
          <w:p w14:paraId="7B3F2CED" w14:textId="77777777" w:rsidR="000C7B5A" w:rsidRPr="00BE068B" w:rsidRDefault="000C7B5A" w:rsidP="00F7697D">
            <w:pPr>
              <w:contextualSpacing/>
              <w:jc w:val="center"/>
              <w:rPr>
                <w:rFonts w:ascii="Gill Sans MT" w:hAnsi="Gill Sans MT"/>
              </w:rPr>
            </w:pPr>
          </w:p>
        </w:tc>
        <w:tc>
          <w:tcPr>
            <w:tcW w:w="1425" w:type="dxa"/>
          </w:tcPr>
          <w:p w14:paraId="41AB8805" w14:textId="77777777" w:rsidR="000C7B5A" w:rsidRPr="00BE068B" w:rsidRDefault="000C7B5A" w:rsidP="00F7697D">
            <w:pPr>
              <w:contextualSpacing/>
              <w:jc w:val="center"/>
              <w:rPr>
                <w:rFonts w:ascii="Gill Sans MT" w:hAnsi="Gill Sans MT"/>
              </w:rPr>
            </w:pPr>
          </w:p>
        </w:tc>
        <w:tc>
          <w:tcPr>
            <w:tcW w:w="1714" w:type="dxa"/>
          </w:tcPr>
          <w:p w14:paraId="6C8DEE79" w14:textId="77777777" w:rsidR="000C7B5A" w:rsidRPr="00BE068B" w:rsidRDefault="000C7B5A" w:rsidP="00F7697D">
            <w:pPr>
              <w:contextualSpacing/>
              <w:jc w:val="center"/>
              <w:rPr>
                <w:rFonts w:ascii="Gill Sans MT" w:hAnsi="Gill Sans MT"/>
              </w:rPr>
            </w:pPr>
          </w:p>
        </w:tc>
        <w:tc>
          <w:tcPr>
            <w:tcW w:w="1717" w:type="dxa"/>
          </w:tcPr>
          <w:p w14:paraId="1C027CD0" w14:textId="77777777" w:rsidR="000C7B5A" w:rsidRPr="00BE068B" w:rsidRDefault="000C7B5A" w:rsidP="00F7697D">
            <w:pPr>
              <w:contextualSpacing/>
              <w:jc w:val="center"/>
              <w:rPr>
                <w:rFonts w:ascii="Gill Sans MT" w:hAnsi="Gill Sans MT"/>
              </w:rPr>
            </w:pPr>
          </w:p>
        </w:tc>
      </w:tr>
      <w:tr w:rsidR="000C7B5A" w:rsidRPr="00BE068B" w14:paraId="09465375" w14:textId="77777777" w:rsidTr="000C7B5A">
        <w:trPr>
          <w:trHeight w:val="20"/>
          <w:jc w:val="center"/>
        </w:trPr>
        <w:tc>
          <w:tcPr>
            <w:tcW w:w="696" w:type="dxa"/>
          </w:tcPr>
          <w:p w14:paraId="5138C1AF"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10</w:t>
            </w:r>
          </w:p>
        </w:tc>
        <w:tc>
          <w:tcPr>
            <w:tcW w:w="2057" w:type="dxa"/>
          </w:tcPr>
          <w:p w14:paraId="096B4326" w14:textId="77777777" w:rsidR="000C7B5A" w:rsidRPr="00BE068B" w:rsidRDefault="000C7B5A" w:rsidP="00F7697D">
            <w:pPr>
              <w:contextualSpacing/>
              <w:jc w:val="center"/>
              <w:rPr>
                <w:rFonts w:ascii="Gill Sans MT" w:hAnsi="Gill Sans MT"/>
              </w:rPr>
            </w:pPr>
          </w:p>
        </w:tc>
        <w:tc>
          <w:tcPr>
            <w:tcW w:w="1425" w:type="dxa"/>
          </w:tcPr>
          <w:p w14:paraId="72FBC3D8" w14:textId="77777777" w:rsidR="000C7B5A" w:rsidRPr="00BE068B" w:rsidRDefault="000C7B5A" w:rsidP="00F7697D">
            <w:pPr>
              <w:contextualSpacing/>
              <w:jc w:val="center"/>
              <w:rPr>
                <w:rFonts w:ascii="Gill Sans MT" w:hAnsi="Gill Sans MT"/>
              </w:rPr>
            </w:pPr>
          </w:p>
        </w:tc>
        <w:tc>
          <w:tcPr>
            <w:tcW w:w="1714" w:type="dxa"/>
          </w:tcPr>
          <w:p w14:paraId="3F953AC4" w14:textId="77777777" w:rsidR="000C7B5A" w:rsidRPr="00BE068B" w:rsidRDefault="000C7B5A" w:rsidP="00F7697D">
            <w:pPr>
              <w:contextualSpacing/>
              <w:jc w:val="center"/>
              <w:rPr>
                <w:rFonts w:ascii="Gill Sans MT" w:hAnsi="Gill Sans MT"/>
              </w:rPr>
            </w:pPr>
          </w:p>
        </w:tc>
        <w:tc>
          <w:tcPr>
            <w:tcW w:w="1717" w:type="dxa"/>
          </w:tcPr>
          <w:p w14:paraId="5AFC5070" w14:textId="77777777" w:rsidR="000C7B5A" w:rsidRPr="00BE068B" w:rsidRDefault="000C7B5A" w:rsidP="00F7697D">
            <w:pPr>
              <w:contextualSpacing/>
              <w:jc w:val="center"/>
              <w:rPr>
                <w:rFonts w:ascii="Gill Sans MT" w:hAnsi="Gill Sans MT"/>
              </w:rPr>
            </w:pPr>
          </w:p>
        </w:tc>
      </w:tr>
    </w:tbl>
    <w:p w14:paraId="69FC6E71" w14:textId="77777777" w:rsidR="00F7697D" w:rsidRPr="00BE068B" w:rsidRDefault="00F7697D" w:rsidP="00F7697D">
      <w:pPr>
        <w:spacing w:after="0" w:line="240" w:lineRule="auto"/>
        <w:contextualSpacing/>
        <w:rPr>
          <w:rFonts w:ascii="Gill Sans MT" w:eastAsia="SimSun" w:hAnsi="Gill Sans MT"/>
        </w:rPr>
      </w:pPr>
    </w:p>
    <w:tbl>
      <w:tblPr>
        <w:tblStyle w:val="TableGrid2"/>
        <w:tblW w:w="10212" w:type="dxa"/>
        <w:jc w:val="center"/>
        <w:tblCellMar>
          <w:left w:w="29" w:type="dxa"/>
          <w:right w:w="29" w:type="dxa"/>
        </w:tblCellMar>
        <w:tblLook w:val="04A0" w:firstRow="1" w:lastRow="0" w:firstColumn="1" w:lastColumn="0" w:noHBand="0" w:noVBand="1"/>
      </w:tblPr>
      <w:tblGrid>
        <w:gridCol w:w="3404"/>
        <w:gridCol w:w="3404"/>
        <w:gridCol w:w="3404"/>
      </w:tblGrid>
      <w:tr w:rsidR="00F7697D" w:rsidRPr="00BE068B" w14:paraId="0A6BDC39" w14:textId="77777777" w:rsidTr="00F7697D">
        <w:trPr>
          <w:jc w:val="center"/>
        </w:trPr>
        <w:tc>
          <w:tcPr>
            <w:tcW w:w="10212" w:type="dxa"/>
            <w:gridSpan w:val="3"/>
          </w:tcPr>
          <w:p w14:paraId="1425D512" w14:textId="31F5CAE0" w:rsidR="00F7697D" w:rsidRPr="00BE068B" w:rsidRDefault="00736DFE"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Crop Code 118</w:t>
            </w:r>
          </w:p>
        </w:tc>
      </w:tr>
      <w:tr w:rsidR="00F7697D" w:rsidRPr="00BE068B" w14:paraId="7FC0671A" w14:textId="77777777" w:rsidTr="00F7697D">
        <w:trPr>
          <w:jc w:val="center"/>
        </w:trPr>
        <w:tc>
          <w:tcPr>
            <w:tcW w:w="3404" w:type="dxa"/>
          </w:tcPr>
          <w:p w14:paraId="66EC3186"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1=Local maize</w:t>
            </w:r>
          </w:p>
          <w:p w14:paraId="0E34D213"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2=Composite (pollenated) maize</w:t>
            </w:r>
          </w:p>
          <w:p w14:paraId="1B6BE81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3=Hybrid maize</w:t>
            </w:r>
          </w:p>
          <w:p w14:paraId="15B27A6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4=Cassava</w:t>
            </w:r>
          </w:p>
          <w:p w14:paraId="7B0E1A3A"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5=Sweet potato</w:t>
            </w:r>
          </w:p>
          <w:p w14:paraId="6711235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6=Irish potato</w:t>
            </w:r>
          </w:p>
          <w:p w14:paraId="1785E5FA"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7=Groundnut</w:t>
            </w:r>
          </w:p>
          <w:p w14:paraId="06D456BB"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8=Ground bean (</w:t>
            </w:r>
            <w:proofErr w:type="spellStart"/>
            <w:r w:rsidRPr="00BE068B">
              <w:rPr>
                <w:rFonts w:ascii="Gill Sans MT" w:hAnsi="Gill Sans MT" w:cs="Times New Roman"/>
                <w:sz w:val="20"/>
              </w:rPr>
              <w:t>Nzama</w:t>
            </w:r>
            <w:proofErr w:type="spellEnd"/>
            <w:r w:rsidRPr="00BE068B">
              <w:rPr>
                <w:rFonts w:ascii="Gill Sans MT" w:hAnsi="Gill Sans MT" w:cs="Times New Roman"/>
                <w:sz w:val="20"/>
              </w:rPr>
              <w:t>)</w:t>
            </w:r>
          </w:p>
          <w:p w14:paraId="1B0FEC2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9=Rice</w:t>
            </w:r>
          </w:p>
          <w:p w14:paraId="4CE41C3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10=Finger millet (</w:t>
            </w:r>
            <w:proofErr w:type="spellStart"/>
            <w:r w:rsidRPr="00BE068B">
              <w:rPr>
                <w:rFonts w:ascii="Gill Sans MT" w:hAnsi="Gill Sans MT" w:cs="Times New Roman"/>
                <w:sz w:val="20"/>
              </w:rPr>
              <w:t>mawere</w:t>
            </w:r>
            <w:proofErr w:type="spellEnd"/>
            <w:r w:rsidRPr="00BE068B">
              <w:rPr>
                <w:rFonts w:ascii="Gill Sans MT" w:hAnsi="Gill Sans MT" w:cs="Times New Roman"/>
                <w:sz w:val="20"/>
              </w:rPr>
              <w:t>)</w:t>
            </w:r>
          </w:p>
        </w:tc>
        <w:tc>
          <w:tcPr>
            <w:tcW w:w="3404" w:type="dxa"/>
          </w:tcPr>
          <w:p w14:paraId="661B47B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11=Sorghum</w:t>
            </w:r>
          </w:p>
          <w:p w14:paraId="3F9B1A3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12=Pearl millet (</w:t>
            </w:r>
            <w:proofErr w:type="spellStart"/>
            <w:r w:rsidRPr="00BE068B">
              <w:rPr>
                <w:rFonts w:ascii="Gill Sans MT" w:hAnsi="Gill Sans MT" w:cs="Times New Roman"/>
                <w:sz w:val="20"/>
              </w:rPr>
              <w:t>mchewere</w:t>
            </w:r>
            <w:proofErr w:type="spellEnd"/>
            <w:r w:rsidRPr="00BE068B">
              <w:rPr>
                <w:rFonts w:ascii="Gill Sans MT" w:hAnsi="Gill Sans MT" w:cs="Times New Roman"/>
                <w:sz w:val="20"/>
              </w:rPr>
              <w:t>)</w:t>
            </w:r>
          </w:p>
          <w:p w14:paraId="3C4A591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13=Bean</w:t>
            </w:r>
          </w:p>
          <w:p w14:paraId="0B47E94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14=</w:t>
            </w:r>
            <w:proofErr w:type="spellStart"/>
            <w:r w:rsidRPr="00BE068B">
              <w:rPr>
                <w:rFonts w:ascii="Gill Sans MT" w:hAnsi="Gill Sans MT" w:cs="Times New Roman"/>
                <w:sz w:val="20"/>
              </w:rPr>
              <w:t>Soyabean</w:t>
            </w:r>
            <w:proofErr w:type="spellEnd"/>
          </w:p>
          <w:p w14:paraId="60CBEA5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15=Pigeon Peas</w:t>
            </w:r>
          </w:p>
          <w:p w14:paraId="09E98D8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16=Burley tobacco</w:t>
            </w:r>
          </w:p>
          <w:p w14:paraId="5FE84FC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17=Tobacco (other)</w:t>
            </w:r>
          </w:p>
          <w:p w14:paraId="6E49ABA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18=Cotton</w:t>
            </w:r>
          </w:p>
          <w:p w14:paraId="1B4A48F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19=Sugarcane</w:t>
            </w:r>
          </w:p>
        </w:tc>
        <w:tc>
          <w:tcPr>
            <w:tcW w:w="3404" w:type="dxa"/>
          </w:tcPr>
          <w:p w14:paraId="0BDEAB0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20=Cabbage </w:t>
            </w:r>
            <w:proofErr w:type="spellStart"/>
            <w:r w:rsidRPr="00BE068B">
              <w:rPr>
                <w:rFonts w:ascii="Gill Sans MT" w:hAnsi="Gill Sans MT" w:cs="Times New Roman"/>
                <w:sz w:val="20"/>
              </w:rPr>
              <w:t>Tanaposi</w:t>
            </w:r>
            <w:proofErr w:type="spellEnd"/>
          </w:p>
          <w:p w14:paraId="7853662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21=</w:t>
            </w:r>
            <w:proofErr w:type="spellStart"/>
            <w:r w:rsidRPr="00BE068B">
              <w:rPr>
                <w:rFonts w:ascii="Gill Sans MT" w:hAnsi="Gill Sans MT" w:cs="Times New Roman"/>
                <w:sz w:val="20"/>
              </w:rPr>
              <w:t>Nkhwani</w:t>
            </w:r>
            <w:proofErr w:type="spellEnd"/>
          </w:p>
          <w:p w14:paraId="3283051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22=</w:t>
            </w:r>
            <w:proofErr w:type="spellStart"/>
            <w:r w:rsidRPr="00BE068B">
              <w:rPr>
                <w:rFonts w:ascii="Gill Sans MT" w:hAnsi="Gill Sans MT" w:cs="Times New Roman"/>
                <w:sz w:val="20"/>
              </w:rPr>
              <w:t>Therere</w:t>
            </w:r>
            <w:proofErr w:type="spellEnd"/>
            <w:r w:rsidRPr="00BE068B">
              <w:rPr>
                <w:rFonts w:ascii="Gill Sans MT" w:hAnsi="Gill Sans MT" w:cs="Times New Roman"/>
                <w:sz w:val="20"/>
              </w:rPr>
              <w:t>/Okra</w:t>
            </w:r>
          </w:p>
          <w:p w14:paraId="6767273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23=Tomato</w:t>
            </w:r>
          </w:p>
          <w:p w14:paraId="7B590781"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24=Onion</w:t>
            </w:r>
          </w:p>
          <w:p w14:paraId="2181D07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25=Peas</w:t>
            </w:r>
          </w:p>
          <w:p w14:paraId="0C27D8D3"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26=Trees or woodlot</w:t>
            </w:r>
          </w:p>
          <w:p w14:paraId="6FB5DDD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27=Sunflower</w:t>
            </w:r>
          </w:p>
          <w:p w14:paraId="2F0C23A6"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 specify</w:t>
            </w:r>
          </w:p>
        </w:tc>
      </w:tr>
    </w:tbl>
    <w:p w14:paraId="13403B72" w14:textId="77777777" w:rsidR="00F7697D" w:rsidRPr="00BE068B" w:rsidRDefault="00F7697D" w:rsidP="00F7697D">
      <w:pPr>
        <w:spacing w:after="0" w:line="240" w:lineRule="auto"/>
        <w:contextualSpacing/>
        <w:rPr>
          <w:rFonts w:ascii="Gill Sans MT" w:eastAsia="SimSun" w:hAnsi="Gill Sans MT"/>
        </w:rPr>
      </w:pPr>
    </w:p>
    <w:p w14:paraId="22354694" w14:textId="77777777" w:rsidR="00F7697D" w:rsidRPr="00BE068B" w:rsidRDefault="00F7697D" w:rsidP="00F7697D">
      <w:pPr>
        <w:spacing w:after="0" w:line="240" w:lineRule="auto"/>
        <w:contextualSpacing/>
        <w:rPr>
          <w:rFonts w:ascii="Gill Sans MT" w:eastAsia="SimSun" w:hAnsi="Gill Sans MT"/>
        </w:rPr>
      </w:pPr>
      <w:r w:rsidRPr="00BE068B">
        <w:rPr>
          <w:rFonts w:ascii="Gill Sans MT" w:eastAsia="SimSun" w:hAnsi="Gill Sans MT"/>
        </w:rPr>
        <w:br w:type="page"/>
      </w:r>
    </w:p>
    <w:p w14:paraId="70E15E26" w14:textId="42C2CE85" w:rsidR="00F7697D" w:rsidRPr="00BE068B" w:rsidRDefault="005133B7" w:rsidP="00F7697D">
      <w:pPr>
        <w:spacing w:after="0"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lastRenderedPageBreak/>
        <w:t>SECTION I</w:t>
      </w:r>
      <w:r w:rsidR="00F7697D" w:rsidRPr="00BE068B">
        <w:rPr>
          <w:rFonts w:ascii="Gill Sans MT" w:eastAsia="Times New Roman" w:hAnsi="Gill Sans MT" w:cs="Times New Roman"/>
          <w:b/>
          <w:bCs/>
        </w:rPr>
        <w:t>. FIELD OVERVIEW (Continued)</w:t>
      </w:r>
    </w:p>
    <w:p w14:paraId="10E5D576" w14:textId="77777777" w:rsidR="00F7697D" w:rsidRPr="00BE068B" w:rsidRDefault="00F7697D" w:rsidP="00F7697D">
      <w:pPr>
        <w:spacing w:after="0" w:line="240" w:lineRule="auto"/>
        <w:contextualSpacing/>
        <w:rPr>
          <w:rFonts w:ascii="Gill Sans MT" w:eastAsia="SimSun" w:hAnsi="Gill Sans MT"/>
        </w:rPr>
      </w:pPr>
    </w:p>
    <w:tbl>
      <w:tblPr>
        <w:tblStyle w:val="TableGrid2"/>
        <w:tblW w:w="13319" w:type="dxa"/>
        <w:jc w:val="center"/>
        <w:tblInd w:w="-2254" w:type="dxa"/>
        <w:tblLayout w:type="fixed"/>
        <w:tblCellMar>
          <w:left w:w="29" w:type="dxa"/>
          <w:right w:w="29" w:type="dxa"/>
        </w:tblCellMar>
        <w:tblLook w:val="04A0" w:firstRow="1" w:lastRow="0" w:firstColumn="1" w:lastColumn="0" w:noHBand="0" w:noVBand="1"/>
      </w:tblPr>
      <w:tblGrid>
        <w:gridCol w:w="719"/>
        <w:gridCol w:w="1260"/>
        <w:gridCol w:w="1350"/>
        <w:gridCol w:w="1348"/>
        <w:gridCol w:w="1442"/>
        <w:gridCol w:w="1440"/>
        <w:gridCol w:w="1440"/>
        <w:gridCol w:w="1440"/>
        <w:gridCol w:w="1440"/>
        <w:gridCol w:w="1440"/>
      </w:tblGrid>
      <w:tr w:rsidR="00E71899" w:rsidRPr="00BE068B" w14:paraId="2C63CFEB" w14:textId="496596BC" w:rsidTr="00E71899">
        <w:trPr>
          <w:trHeight w:val="20"/>
          <w:jc w:val="center"/>
        </w:trPr>
        <w:tc>
          <w:tcPr>
            <w:tcW w:w="719" w:type="dxa"/>
          </w:tcPr>
          <w:p w14:paraId="0860DC36"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1260" w:type="dxa"/>
          </w:tcPr>
          <w:p w14:paraId="06ECB67F" w14:textId="0C2C3800"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I.9</w:t>
            </w:r>
          </w:p>
        </w:tc>
        <w:tc>
          <w:tcPr>
            <w:tcW w:w="1350" w:type="dxa"/>
          </w:tcPr>
          <w:p w14:paraId="4221E66D" w14:textId="176D125F"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I.10</w:t>
            </w:r>
          </w:p>
        </w:tc>
        <w:tc>
          <w:tcPr>
            <w:tcW w:w="1348" w:type="dxa"/>
          </w:tcPr>
          <w:p w14:paraId="2991B798" w14:textId="4F3FAF9A"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I.11</w:t>
            </w:r>
          </w:p>
        </w:tc>
        <w:tc>
          <w:tcPr>
            <w:tcW w:w="1442" w:type="dxa"/>
          </w:tcPr>
          <w:p w14:paraId="563D0D72" w14:textId="594097A3"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I.12</w:t>
            </w:r>
          </w:p>
        </w:tc>
        <w:tc>
          <w:tcPr>
            <w:tcW w:w="1440" w:type="dxa"/>
          </w:tcPr>
          <w:p w14:paraId="6414FEF8" w14:textId="6D69385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I14</w:t>
            </w:r>
          </w:p>
        </w:tc>
        <w:tc>
          <w:tcPr>
            <w:tcW w:w="1440" w:type="dxa"/>
          </w:tcPr>
          <w:p w14:paraId="0363F2BC" w14:textId="03D0D834"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I.16</w:t>
            </w:r>
          </w:p>
        </w:tc>
        <w:tc>
          <w:tcPr>
            <w:tcW w:w="1440" w:type="dxa"/>
          </w:tcPr>
          <w:p w14:paraId="59548F86" w14:textId="0C4B89EA"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I.17</w:t>
            </w:r>
          </w:p>
        </w:tc>
        <w:tc>
          <w:tcPr>
            <w:tcW w:w="1440" w:type="dxa"/>
          </w:tcPr>
          <w:p w14:paraId="1C12F0BB" w14:textId="48F67CAC"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I.18</w:t>
            </w:r>
          </w:p>
        </w:tc>
        <w:tc>
          <w:tcPr>
            <w:tcW w:w="1440" w:type="dxa"/>
          </w:tcPr>
          <w:p w14:paraId="1DAA02BD" w14:textId="3319A1D6"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I.19</w:t>
            </w:r>
          </w:p>
        </w:tc>
      </w:tr>
      <w:tr w:rsidR="00E71899" w:rsidRPr="00BE068B" w14:paraId="43DD1A15" w14:textId="1E37C71B" w:rsidTr="00E71899">
        <w:trPr>
          <w:trHeight w:val="232"/>
          <w:jc w:val="center"/>
        </w:trPr>
        <w:tc>
          <w:tcPr>
            <w:tcW w:w="719" w:type="dxa"/>
            <w:vMerge w:val="restart"/>
          </w:tcPr>
          <w:p w14:paraId="5C3ADADE"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Field</w:t>
            </w:r>
          </w:p>
        </w:tc>
        <w:tc>
          <w:tcPr>
            <w:tcW w:w="1260" w:type="dxa"/>
            <w:vMerge w:val="restart"/>
          </w:tcPr>
          <w:p w14:paraId="58EB700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E9. Who primarily decides how to use this field?</w:t>
            </w:r>
          </w:p>
          <w:p w14:paraId="5B35C6A2"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(See Code below)</w:t>
            </w:r>
          </w:p>
        </w:tc>
        <w:tc>
          <w:tcPr>
            <w:tcW w:w="1350" w:type="dxa"/>
            <w:vMerge w:val="restart"/>
          </w:tcPr>
          <w:p w14:paraId="39122BF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E10. What is the primary soil type of this field?</w:t>
            </w:r>
          </w:p>
          <w:p w14:paraId="092E5B69"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1=Clay</w:t>
            </w:r>
          </w:p>
          <w:p w14:paraId="52757E1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2=Sandy loamy</w:t>
            </w:r>
          </w:p>
          <w:p w14:paraId="00734C5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3=Loamy</w:t>
            </w:r>
          </w:p>
          <w:p w14:paraId="6244757A"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4=Silt</w:t>
            </w:r>
          </w:p>
          <w:p w14:paraId="775BBB49"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5=Gravel</w:t>
            </w:r>
          </w:p>
          <w:p w14:paraId="0806E9A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6=Black</w:t>
            </w:r>
          </w:p>
          <w:p w14:paraId="0C3E4705" w14:textId="00156123"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7=Red</w:t>
            </w:r>
          </w:p>
          <w:p w14:paraId="152CCF64"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w:t>
            </w:r>
          </w:p>
        </w:tc>
        <w:tc>
          <w:tcPr>
            <w:tcW w:w="1348" w:type="dxa"/>
            <w:vMerge w:val="restart"/>
          </w:tcPr>
          <w:p w14:paraId="731CEA25" w14:textId="301D617F"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Overall, what is the slope of this field?</w:t>
            </w:r>
          </w:p>
          <w:p w14:paraId="374F7DD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1=Flat</w:t>
            </w:r>
          </w:p>
          <w:p w14:paraId="7F9B3FE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2=Slightly sloped</w:t>
            </w:r>
          </w:p>
          <w:p w14:paraId="01EF4D80"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3=Steeply sloped</w:t>
            </w:r>
          </w:p>
        </w:tc>
        <w:tc>
          <w:tcPr>
            <w:tcW w:w="1442" w:type="dxa"/>
            <w:vMerge w:val="restart"/>
          </w:tcPr>
          <w:p w14:paraId="52D8924A" w14:textId="2D0EE96A"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Is the field irrigated?</w:t>
            </w:r>
          </w:p>
          <w:p w14:paraId="59710848" w14:textId="29C14AD2"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w:t>
            </w:r>
          </w:p>
          <w:p w14:paraId="6057A578" w14:textId="3E9D601A"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1=Yes</w:t>
            </w:r>
          </w:p>
          <w:p w14:paraId="1D73DB5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00B25DE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999=Prefer not to respond</w:t>
            </w:r>
          </w:p>
          <w:p w14:paraId="55C9B485" w14:textId="66EF5E70" w:rsidR="00E71899" w:rsidRPr="00BE068B" w:rsidRDefault="00E71899" w:rsidP="00E71899">
            <w:pPr>
              <w:kinsoku w:val="0"/>
              <w:overflowPunct w:val="0"/>
              <w:autoSpaceDE w:val="0"/>
              <w:autoSpaceDN w:val="0"/>
              <w:adjustRightInd w:val="0"/>
              <w:contextualSpacing/>
              <w:rPr>
                <w:rFonts w:ascii="Gill Sans MT" w:hAnsi="Gill Sans MT" w:cs="Times New Roman"/>
                <w:i/>
                <w:sz w:val="20"/>
              </w:rPr>
            </w:pPr>
            <w:r w:rsidRPr="00BE068B">
              <w:rPr>
                <w:rFonts w:ascii="Gill Sans MT" w:hAnsi="Gill Sans MT" w:cs="Times New Roman"/>
                <w:i/>
                <w:sz w:val="20"/>
              </w:rPr>
              <w:t>If 0, skip to I.16</w:t>
            </w:r>
          </w:p>
        </w:tc>
        <w:tc>
          <w:tcPr>
            <w:tcW w:w="1440" w:type="dxa"/>
            <w:vMerge w:val="restart"/>
          </w:tcPr>
          <w:p w14:paraId="675ABBBB" w14:textId="4791B012"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From October 2</w:t>
            </w:r>
            <w:ins w:id="289" w:author="usaiduser" w:date="2014-11-09T11:02:00Z">
              <w:r w:rsidR="00DE5332">
                <w:rPr>
                  <w:rFonts w:ascii="Gill Sans MT" w:hAnsi="Gill Sans MT" w:cs="Times New Roman"/>
                  <w:sz w:val="20"/>
                </w:rPr>
                <w:t>0</w:t>
              </w:r>
            </w:ins>
            <w:del w:id="290" w:author="usaiduser" w:date="2014-11-09T11:02:00Z">
              <w:r w:rsidRPr="00BE068B" w:rsidDel="00DE5332">
                <w:rPr>
                  <w:rFonts w:ascii="Gill Sans MT" w:hAnsi="Gill Sans MT" w:cs="Times New Roman"/>
                  <w:sz w:val="20"/>
                </w:rPr>
                <w:delText>-</w:delText>
              </w:r>
            </w:del>
            <w:r w:rsidRPr="00BE068B">
              <w:rPr>
                <w:rFonts w:ascii="Gill Sans MT" w:hAnsi="Gill Sans MT" w:cs="Times New Roman"/>
                <w:sz w:val="20"/>
              </w:rPr>
              <w:t xml:space="preserve">13 - </w:t>
            </w:r>
            <w:proofErr w:type="gramStart"/>
            <w:r w:rsidRPr="00BE068B">
              <w:rPr>
                <w:rFonts w:ascii="Gill Sans MT" w:hAnsi="Gill Sans MT" w:cs="Times New Roman"/>
                <w:sz w:val="20"/>
              </w:rPr>
              <w:t>April,</w:t>
            </w:r>
            <w:proofErr w:type="gramEnd"/>
            <w:r w:rsidRPr="00BE068B">
              <w:rPr>
                <w:rFonts w:ascii="Gill Sans MT" w:hAnsi="Gill Sans MT" w:cs="Times New Roman"/>
                <w:sz w:val="20"/>
              </w:rPr>
              <w:t xml:space="preserve"> 2014 approximately how many person-days did your household irrigate crops on this field during the last agricultural season (2013/2014)?</w:t>
            </w:r>
          </w:p>
        </w:tc>
        <w:tc>
          <w:tcPr>
            <w:tcW w:w="1440" w:type="dxa"/>
            <w:vMerge w:val="restart"/>
          </w:tcPr>
          <w:p w14:paraId="34B94D74" w14:textId="2B777F62"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From June 2013 - January 2014 approximately how many person-days did your household spend on land preparation and planting?</w:t>
            </w:r>
          </w:p>
        </w:tc>
        <w:tc>
          <w:tcPr>
            <w:tcW w:w="1440" w:type="dxa"/>
          </w:tcPr>
          <w:p w14:paraId="5CDE245C" w14:textId="79624FED"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From December- 2013 – April </w:t>
            </w:r>
            <w:proofErr w:type="gramStart"/>
            <w:r w:rsidRPr="00BE068B">
              <w:rPr>
                <w:rFonts w:ascii="Gill Sans MT" w:hAnsi="Gill Sans MT" w:cs="Times New Roman"/>
                <w:sz w:val="20"/>
              </w:rPr>
              <w:t>2014  approximately</w:t>
            </w:r>
            <w:proofErr w:type="gramEnd"/>
            <w:r w:rsidRPr="00BE068B">
              <w:rPr>
                <w:rFonts w:ascii="Gill Sans MT" w:hAnsi="Gill Sans MT" w:cs="Times New Roman"/>
                <w:sz w:val="20"/>
              </w:rPr>
              <w:t xml:space="preserve"> how many person-days did your household weed on this field?</w:t>
            </w:r>
          </w:p>
        </w:tc>
        <w:tc>
          <w:tcPr>
            <w:tcW w:w="1440" w:type="dxa"/>
          </w:tcPr>
          <w:p w14:paraId="5125B72F" w14:textId="4BA13859"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Since last July, how many person days did your household spend ridging, fertilizing, and other non-harvesting activities on this field?</w:t>
            </w:r>
          </w:p>
        </w:tc>
        <w:tc>
          <w:tcPr>
            <w:tcW w:w="1440" w:type="dxa"/>
          </w:tcPr>
          <w:p w14:paraId="2EF17724" w14:textId="02FB94EA"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From February - today, how many person days did your household spend harvesting on this field?</w:t>
            </w:r>
          </w:p>
        </w:tc>
      </w:tr>
      <w:tr w:rsidR="00E71899" w:rsidRPr="00BE068B" w14:paraId="072DF3EF" w14:textId="00747D98" w:rsidTr="00E71899">
        <w:trPr>
          <w:trHeight w:val="232"/>
          <w:jc w:val="center"/>
        </w:trPr>
        <w:tc>
          <w:tcPr>
            <w:tcW w:w="719" w:type="dxa"/>
            <w:vMerge/>
          </w:tcPr>
          <w:p w14:paraId="143E6149" w14:textId="4C3749C1" w:rsidR="00E71899" w:rsidRPr="00BE068B" w:rsidRDefault="00E71899" w:rsidP="00E71899">
            <w:pPr>
              <w:contextualSpacing/>
              <w:jc w:val="center"/>
              <w:rPr>
                <w:rFonts w:ascii="Gill Sans MT" w:hAnsi="Gill Sans MT"/>
                <w:sz w:val="20"/>
              </w:rPr>
            </w:pPr>
          </w:p>
        </w:tc>
        <w:tc>
          <w:tcPr>
            <w:tcW w:w="1260" w:type="dxa"/>
            <w:vMerge/>
          </w:tcPr>
          <w:p w14:paraId="3826F633"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1350" w:type="dxa"/>
            <w:vMerge/>
          </w:tcPr>
          <w:p w14:paraId="49BFE3B6"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sz w:val="20"/>
              </w:rPr>
            </w:pPr>
          </w:p>
        </w:tc>
        <w:tc>
          <w:tcPr>
            <w:tcW w:w="1348" w:type="dxa"/>
            <w:vMerge/>
          </w:tcPr>
          <w:p w14:paraId="618F8725"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sz w:val="20"/>
              </w:rPr>
            </w:pPr>
          </w:p>
        </w:tc>
        <w:tc>
          <w:tcPr>
            <w:tcW w:w="1442" w:type="dxa"/>
            <w:vMerge/>
          </w:tcPr>
          <w:p w14:paraId="5A4081F6"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sz w:val="20"/>
              </w:rPr>
            </w:pPr>
          </w:p>
        </w:tc>
        <w:tc>
          <w:tcPr>
            <w:tcW w:w="1440" w:type="dxa"/>
            <w:vMerge/>
          </w:tcPr>
          <w:p w14:paraId="66D99CEF" w14:textId="77777777" w:rsidR="00E71899" w:rsidRPr="00BE068B" w:rsidRDefault="00E71899" w:rsidP="00E71899">
            <w:pPr>
              <w:contextualSpacing/>
              <w:jc w:val="center"/>
              <w:rPr>
                <w:rFonts w:ascii="Gill Sans MT" w:hAnsi="Gill Sans MT" w:cs="Times New Roman"/>
                <w:sz w:val="20"/>
              </w:rPr>
            </w:pPr>
          </w:p>
        </w:tc>
        <w:tc>
          <w:tcPr>
            <w:tcW w:w="1440" w:type="dxa"/>
            <w:vMerge/>
          </w:tcPr>
          <w:p w14:paraId="02F4DF7A"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1440" w:type="dxa"/>
          </w:tcPr>
          <w:p w14:paraId="1002D7B6"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1440" w:type="dxa"/>
          </w:tcPr>
          <w:p w14:paraId="581A0A07"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1440" w:type="dxa"/>
          </w:tcPr>
          <w:p w14:paraId="79FF9AA0"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r>
      <w:tr w:rsidR="00E71899" w:rsidRPr="00BE068B" w14:paraId="70F26DD6" w14:textId="5DDBD9D2" w:rsidTr="00E71899">
        <w:trPr>
          <w:trHeight w:val="20"/>
          <w:jc w:val="center"/>
        </w:trPr>
        <w:tc>
          <w:tcPr>
            <w:tcW w:w="719" w:type="dxa"/>
          </w:tcPr>
          <w:p w14:paraId="08F3DC8A"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1260" w:type="dxa"/>
          </w:tcPr>
          <w:p w14:paraId="0E6053E6"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who</w:t>
            </w:r>
            <w:proofErr w:type="gramEnd"/>
            <w:r w:rsidRPr="00BE068B">
              <w:rPr>
                <w:rFonts w:ascii="Gill Sans MT" w:hAnsi="Gill Sans MT" w:cs="Times New Roman"/>
                <w:b/>
                <w:bCs/>
                <w:spacing w:val="1"/>
                <w:w w:val="105"/>
                <w:sz w:val="18"/>
                <w:szCs w:val="18"/>
              </w:rPr>
              <w:t>_decide</w:t>
            </w:r>
            <w:proofErr w:type="spellEnd"/>
          </w:p>
        </w:tc>
        <w:tc>
          <w:tcPr>
            <w:tcW w:w="1350" w:type="dxa"/>
          </w:tcPr>
          <w:p w14:paraId="207F4480"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soil</w:t>
            </w:r>
            <w:proofErr w:type="gramEnd"/>
            <w:r w:rsidRPr="00BE068B">
              <w:rPr>
                <w:rFonts w:ascii="Gill Sans MT" w:hAnsi="Gill Sans MT" w:cs="Times New Roman"/>
                <w:b/>
                <w:bCs/>
                <w:spacing w:val="1"/>
                <w:w w:val="105"/>
                <w:sz w:val="18"/>
                <w:szCs w:val="18"/>
              </w:rPr>
              <w:t>_type</w:t>
            </w:r>
            <w:proofErr w:type="spellEnd"/>
          </w:p>
        </w:tc>
        <w:tc>
          <w:tcPr>
            <w:tcW w:w="1348" w:type="dxa"/>
          </w:tcPr>
          <w:p w14:paraId="4D7399F2"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field</w:t>
            </w:r>
            <w:proofErr w:type="gramEnd"/>
            <w:r w:rsidRPr="00BE068B">
              <w:rPr>
                <w:rFonts w:ascii="Gill Sans MT" w:hAnsi="Gill Sans MT" w:cs="Times New Roman"/>
                <w:b/>
                <w:bCs/>
                <w:spacing w:val="1"/>
                <w:w w:val="105"/>
                <w:sz w:val="18"/>
                <w:szCs w:val="18"/>
              </w:rPr>
              <w:t>_slope</w:t>
            </w:r>
            <w:proofErr w:type="spellEnd"/>
          </w:p>
        </w:tc>
        <w:tc>
          <w:tcPr>
            <w:tcW w:w="1442" w:type="dxa"/>
          </w:tcPr>
          <w:p w14:paraId="66E5C2A3"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gramStart"/>
            <w:r w:rsidRPr="00BE068B">
              <w:rPr>
                <w:rFonts w:ascii="Gill Sans MT" w:hAnsi="Gill Sans MT" w:cs="Times New Roman"/>
                <w:b/>
                <w:bCs/>
                <w:spacing w:val="1"/>
                <w:w w:val="105"/>
                <w:sz w:val="18"/>
                <w:szCs w:val="18"/>
              </w:rPr>
              <w:t>irrigated</w:t>
            </w:r>
            <w:proofErr w:type="gramEnd"/>
          </w:p>
        </w:tc>
        <w:tc>
          <w:tcPr>
            <w:tcW w:w="1440" w:type="dxa"/>
          </w:tcPr>
          <w:p w14:paraId="6895EC5B"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irrigate</w:t>
            </w:r>
            <w:proofErr w:type="gramEnd"/>
            <w:r w:rsidRPr="00BE068B">
              <w:rPr>
                <w:rFonts w:ascii="Gill Sans MT" w:hAnsi="Gill Sans MT" w:cs="Times New Roman"/>
                <w:b/>
                <w:bCs/>
                <w:spacing w:val="1"/>
                <w:w w:val="105"/>
                <w:sz w:val="18"/>
                <w:szCs w:val="18"/>
              </w:rPr>
              <w:t>_days</w:t>
            </w:r>
            <w:proofErr w:type="spellEnd"/>
          </w:p>
        </w:tc>
        <w:tc>
          <w:tcPr>
            <w:tcW w:w="1440" w:type="dxa"/>
          </w:tcPr>
          <w:p w14:paraId="442595D9"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land</w:t>
            </w:r>
            <w:proofErr w:type="gramEnd"/>
            <w:r w:rsidRPr="00BE068B">
              <w:rPr>
                <w:rFonts w:ascii="Gill Sans MT" w:hAnsi="Gill Sans MT" w:cs="Times New Roman"/>
                <w:b/>
                <w:bCs/>
                <w:spacing w:val="1"/>
                <w:w w:val="105"/>
                <w:sz w:val="18"/>
                <w:szCs w:val="18"/>
              </w:rPr>
              <w:t>_prepdays</w:t>
            </w:r>
            <w:proofErr w:type="spellEnd"/>
          </w:p>
        </w:tc>
        <w:tc>
          <w:tcPr>
            <w:tcW w:w="1440" w:type="dxa"/>
          </w:tcPr>
          <w:p w14:paraId="56402421" w14:textId="088C7BAD"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weed</w:t>
            </w:r>
            <w:proofErr w:type="gramEnd"/>
            <w:r w:rsidRPr="00BE068B">
              <w:rPr>
                <w:rFonts w:ascii="Gill Sans MT" w:hAnsi="Gill Sans MT" w:cs="Times New Roman"/>
                <w:b/>
                <w:bCs/>
                <w:spacing w:val="1"/>
                <w:w w:val="105"/>
                <w:sz w:val="18"/>
                <w:szCs w:val="18"/>
              </w:rPr>
              <w:t>_days</w:t>
            </w:r>
            <w:proofErr w:type="spellEnd"/>
          </w:p>
        </w:tc>
        <w:tc>
          <w:tcPr>
            <w:tcW w:w="1440" w:type="dxa"/>
          </w:tcPr>
          <w:p w14:paraId="75B6F3D5" w14:textId="107144D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nonharvest</w:t>
            </w:r>
            <w:proofErr w:type="gramEnd"/>
            <w:r w:rsidRPr="00BE068B">
              <w:rPr>
                <w:rFonts w:ascii="Gill Sans MT" w:hAnsi="Gill Sans MT" w:cs="Times New Roman"/>
                <w:b/>
                <w:bCs/>
                <w:spacing w:val="1"/>
                <w:w w:val="105"/>
                <w:sz w:val="18"/>
                <w:szCs w:val="18"/>
              </w:rPr>
              <w:t>_days</w:t>
            </w:r>
            <w:proofErr w:type="spellEnd"/>
          </w:p>
        </w:tc>
        <w:tc>
          <w:tcPr>
            <w:tcW w:w="1440" w:type="dxa"/>
          </w:tcPr>
          <w:p w14:paraId="06B51729" w14:textId="646A9DEC"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harvest</w:t>
            </w:r>
            <w:proofErr w:type="gramEnd"/>
            <w:r w:rsidRPr="00BE068B">
              <w:rPr>
                <w:rFonts w:ascii="Gill Sans MT" w:hAnsi="Gill Sans MT" w:cs="Times New Roman"/>
                <w:b/>
                <w:bCs/>
                <w:spacing w:val="1"/>
                <w:w w:val="105"/>
                <w:sz w:val="18"/>
                <w:szCs w:val="18"/>
              </w:rPr>
              <w:t>_days</w:t>
            </w:r>
            <w:proofErr w:type="spellEnd"/>
          </w:p>
        </w:tc>
      </w:tr>
      <w:tr w:rsidR="00E71899" w:rsidRPr="00BE068B" w14:paraId="21A131B4" w14:textId="6C463F35" w:rsidTr="00E71899">
        <w:trPr>
          <w:trHeight w:val="20"/>
          <w:jc w:val="center"/>
        </w:trPr>
        <w:tc>
          <w:tcPr>
            <w:tcW w:w="719" w:type="dxa"/>
          </w:tcPr>
          <w:p w14:paraId="1F6C99F0"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1</w:t>
            </w:r>
          </w:p>
        </w:tc>
        <w:tc>
          <w:tcPr>
            <w:tcW w:w="1260" w:type="dxa"/>
          </w:tcPr>
          <w:p w14:paraId="245A54F2" w14:textId="77777777" w:rsidR="00E71899" w:rsidRPr="00BE068B" w:rsidRDefault="00E71899" w:rsidP="00E71899">
            <w:pPr>
              <w:contextualSpacing/>
              <w:jc w:val="center"/>
              <w:rPr>
                <w:rFonts w:ascii="Gill Sans MT" w:hAnsi="Gill Sans MT"/>
              </w:rPr>
            </w:pPr>
          </w:p>
        </w:tc>
        <w:tc>
          <w:tcPr>
            <w:tcW w:w="1350" w:type="dxa"/>
          </w:tcPr>
          <w:p w14:paraId="387989B4" w14:textId="77777777" w:rsidR="00E71899" w:rsidRPr="00BE068B" w:rsidRDefault="00E71899" w:rsidP="00E71899">
            <w:pPr>
              <w:contextualSpacing/>
              <w:jc w:val="center"/>
              <w:rPr>
                <w:rFonts w:ascii="Gill Sans MT" w:hAnsi="Gill Sans MT"/>
              </w:rPr>
            </w:pPr>
          </w:p>
        </w:tc>
        <w:tc>
          <w:tcPr>
            <w:tcW w:w="1348" w:type="dxa"/>
          </w:tcPr>
          <w:p w14:paraId="29A4844D" w14:textId="77777777" w:rsidR="00E71899" w:rsidRPr="00BE068B" w:rsidRDefault="00E71899" w:rsidP="00E71899">
            <w:pPr>
              <w:contextualSpacing/>
              <w:jc w:val="center"/>
              <w:rPr>
                <w:rFonts w:ascii="Gill Sans MT" w:hAnsi="Gill Sans MT"/>
              </w:rPr>
            </w:pPr>
          </w:p>
        </w:tc>
        <w:tc>
          <w:tcPr>
            <w:tcW w:w="1442" w:type="dxa"/>
          </w:tcPr>
          <w:p w14:paraId="27744382" w14:textId="77777777" w:rsidR="00E71899" w:rsidRPr="00BE068B" w:rsidRDefault="00E71899" w:rsidP="00E71899">
            <w:pPr>
              <w:contextualSpacing/>
              <w:jc w:val="center"/>
              <w:rPr>
                <w:rFonts w:ascii="Gill Sans MT" w:hAnsi="Gill Sans MT"/>
              </w:rPr>
            </w:pPr>
          </w:p>
        </w:tc>
        <w:tc>
          <w:tcPr>
            <w:tcW w:w="1440" w:type="dxa"/>
          </w:tcPr>
          <w:p w14:paraId="22B48BB7" w14:textId="77777777" w:rsidR="00E71899" w:rsidRPr="00BE068B" w:rsidRDefault="00E71899" w:rsidP="00E71899">
            <w:pPr>
              <w:contextualSpacing/>
              <w:jc w:val="center"/>
              <w:rPr>
                <w:rFonts w:ascii="Gill Sans MT" w:hAnsi="Gill Sans MT"/>
              </w:rPr>
            </w:pPr>
          </w:p>
        </w:tc>
        <w:tc>
          <w:tcPr>
            <w:tcW w:w="1440" w:type="dxa"/>
          </w:tcPr>
          <w:p w14:paraId="2FAD2CEC" w14:textId="77777777" w:rsidR="00E71899" w:rsidRPr="00BE068B" w:rsidRDefault="00E71899" w:rsidP="00E71899">
            <w:pPr>
              <w:contextualSpacing/>
              <w:jc w:val="center"/>
              <w:rPr>
                <w:rFonts w:ascii="Gill Sans MT" w:hAnsi="Gill Sans MT"/>
              </w:rPr>
            </w:pPr>
          </w:p>
        </w:tc>
        <w:tc>
          <w:tcPr>
            <w:tcW w:w="1440" w:type="dxa"/>
          </w:tcPr>
          <w:p w14:paraId="5DF3C0C0" w14:textId="77777777" w:rsidR="00E71899" w:rsidRPr="00BE068B" w:rsidRDefault="00E71899" w:rsidP="00E71899">
            <w:pPr>
              <w:contextualSpacing/>
              <w:jc w:val="center"/>
              <w:rPr>
                <w:rFonts w:ascii="Gill Sans MT" w:hAnsi="Gill Sans MT"/>
              </w:rPr>
            </w:pPr>
          </w:p>
        </w:tc>
        <w:tc>
          <w:tcPr>
            <w:tcW w:w="1440" w:type="dxa"/>
          </w:tcPr>
          <w:p w14:paraId="6B366030" w14:textId="77777777" w:rsidR="00E71899" w:rsidRPr="00BE068B" w:rsidRDefault="00E71899" w:rsidP="00E71899">
            <w:pPr>
              <w:contextualSpacing/>
              <w:jc w:val="center"/>
              <w:rPr>
                <w:rFonts w:ascii="Gill Sans MT" w:hAnsi="Gill Sans MT"/>
              </w:rPr>
            </w:pPr>
          </w:p>
        </w:tc>
        <w:tc>
          <w:tcPr>
            <w:tcW w:w="1440" w:type="dxa"/>
          </w:tcPr>
          <w:p w14:paraId="2014F47F" w14:textId="77777777" w:rsidR="00E71899" w:rsidRPr="00BE068B" w:rsidRDefault="00E71899" w:rsidP="00E71899">
            <w:pPr>
              <w:contextualSpacing/>
              <w:jc w:val="center"/>
              <w:rPr>
                <w:rFonts w:ascii="Gill Sans MT" w:hAnsi="Gill Sans MT"/>
              </w:rPr>
            </w:pPr>
          </w:p>
        </w:tc>
      </w:tr>
      <w:tr w:rsidR="00E71899" w:rsidRPr="00BE068B" w14:paraId="6E970BF1" w14:textId="5EF464B5" w:rsidTr="00E71899">
        <w:trPr>
          <w:trHeight w:val="20"/>
          <w:jc w:val="center"/>
        </w:trPr>
        <w:tc>
          <w:tcPr>
            <w:tcW w:w="719" w:type="dxa"/>
          </w:tcPr>
          <w:p w14:paraId="3FFC834F"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2</w:t>
            </w:r>
          </w:p>
        </w:tc>
        <w:tc>
          <w:tcPr>
            <w:tcW w:w="1260" w:type="dxa"/>
          </w:tcPr>
          <w:p w14:paraId="55463B06" w14:textId="77777777" w:rsidR="00E71899" w:rsidRPr="00BE068B" w:rsidRDefault="00E71899" w:rsidP="00E71899">
            <w:pPr>
              <w:contextualSpacing/>
              <w:jc w:val="center"/>
              <w:rPr>
                <w:rFonts w:ascii="Gill Sans MT" w:hAnsi="Gill Sans MT"/>
              </w:rPr>
            </w:pPr>
          </w:p>
        </w:tc>
        <w:tc>
          <w:tcPr>
            <w:tcW w:w="1350" w:type="dxa"/>
          </w:tcPr>
          <w:p w14:paraId="02534068" w14:textId="77777777" w:rsidR="00E71899" w:rsidRPr="00BE068B" w:rsidRDefault="00E71899" w:rsidP="00E71899">
            <w:pPr>
              <w:contextualSpacing/>
              <w:jc w:val="center"/>
              <w:rPr>
                <w:rFonts w:ascii="Gill Sans MT" w:hAnsi="Gill Sans MT"/>
              </w:rPr>
            </w:pPr>
          </w:p>
        </w:tc>
        <w:tc>
          <w:tcPr>
            <w:tcW w:w="1348" w:type="dxa"/>
          </w:tcPr>
          <w:p w14:paraId="4EDA867C" w14:textId="77777777" w:rsidR="00E71899" w:rsidRPr="00BE068B" w:rsidRDefault="00E71899" w:rsidP="00E71899">
            <w:pPr>
              <w:contextualSpacing/>
              <w:jc w:val="center"/>
              <w:rPr>
                <w:rFonts w:ascii="Gill Sans MT" w:hAnsi="Gill Sans MT"/>
              </w:rPr>
            </w:pPr>
          </w:p>
        </w:tc>
        <w:tc>
          <w:tcPr>
            <w:tcW w:w="1442" w:type="dxa"/>
          </w:tcPr>
          <w:p w14:paraId="30661F70" w14:textId="77777777" w:rsidR="00E71899" w:rsidRPr="00BE068B" w:rsidRDefault="00E71899" w:rsidP="00E71899">
            <w:pPr>
              <w:contextualSpacing/>
              <w:jc w:val="center"/>
              <w:rPr>
                <w:rFonts w:ascii="Gill Sans MT" w:hAnsi="Gill Sans MT"/>
              </w:rPr>
            </w:pPr>
          </w:p>
        </w:tc>
        <w:tc>
          <w:tcPr>
            <w:tcW w:w="1440" w:type="dxa"/>
          </w:tcPr>
          <w:p w14:paraId="3069C75D" w14:textId="77777777" w:rsidR="00E71899" w:rsidRPr="00BE068B" w:rsidRDefault="00E71899" w:rsidP="00E71899">
            <w:pPr>
              <w:contextualSpacing/>
              <w:jc w:val="center"/>
              <w:rPr>
                <w:rFonts w:ascii="Gill Sans MT" w:hAnsi="Gill Sans MT"/>
              </w:rPr>
            </w:pPr>
          </w:p>
        </w:tc>
        <w:tc>
          <w:tcPr>
            <w:tcW w:w="1440" w:type="dxa"/>
          </w:tcPr>
          <w:p w14:paraId="7EDC9041" w14:textId="77777777" w:rsidR="00E71899" w:rsidRPr="00BE068B" w:rsidRDefault="00E71899" w:rsidP="00E71899">
            <w:pPr>
              <w:contextualSpacing/>
              <w:jc w:val="center"/>
              <w:rPr>
                <w:rFonts w:ascii="Gill Sans MT" w:hAnsi="Gill Sans MT"/>
              </w:rPr>
            </w:pPr>
          </w:p>
        </w:tc>
        <w:tc>
          <w:tcPr>
            <w:tcW w:w="1440" w:type="dxa"/>
          </w:tcPr>
          <w:p w14:paraId="60C852E9" w14:textId="77777777" w:rsidR="00E71899" w:rsidRPr="00BE068B" w:rsidRDefault="00E71899" w:rsidP="00E71899">
            <w:pPr>
              <w:contextualSpacing/>
              <w:jc w:val="center"/>
              <w:rPr>
                <w:rFonts w:ascii="Gill Sans MT" w:hAnsi="Gill Sans MT"/>
              </w:rPr>
            </w:pPr>
          </w:p>
        </w:tc>
        <w:tc>
          <w:tcPr>
            <w:tcW w:w="1440" w:type="dxa"/>
          </w:tcPr>
          <w:p w14:paraId="0021A8B6" w14:textId="77777777" w:rsidR="00E71899" w:rsidRPr="00BE068B" w:rsidRDefault="00E71899" w:rsidP="00E71899">
            <w:pPr>
              <w:contextualSpacing/>
              <w:jc w:val="center"/>
              <w:rPr>
                <w:rFonts w:ascii="Gill Sans MT" w:hAnsi="Gill Sans MT"/>
              </w:rPr>
            </w:pPr>
          </w:p>
        </w:tc>
        <w:tc>
          <w:tcPr>
            <w:tcW w:w="1440" w:type="dxa"/>
          </w:tcPr>
          <w:p w14:paraId="26520F75" w14:textId="77777777" w:rsidR="00E71899" w:rsidRPr="00BE068B" w:rsidRDefault="00E71899" w:rsidP="00E71899">
            <w:pPr>
              <w:contextualSpacing/>
              <w:jc w:val="center"/>
              <w:rPr>
                <w:rFonts w:ascii="Gill Sans MT" w:hAnsi="Gill Sans MT"/>
              </w:rPr>
            </w:pPr>
          </w:p>
        </w:tc>
      </w:tr>
      <w:tr w:rsidR="00E71899" w:rsidRPr="00BE068B" w14:paraId="09033386" w14:textId="3527BDF8" w:rsidTr="00E71899">
        <w:trPr>
          <w:trHeight w:val="20"/>
          <w:jc w:val="center"/>
        </w:trPr>
        <w:tc>
          <w:tcPr>
            <w:tcW w:w="719" w:type="dxa"/>
          </w:tcPr>
          <w:p w14:paraId="33B1FFFB"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3</w:t>
            </w:r>
          </w:p>
        </w:tc>
        <w:tc>
          <w:tcPr>
            <w:tcW w:w="1260" w:type="dxa"/>
          </w:tcPr>
          <w:p w14:paraId="4EB61B85" w14:textId="77777777" w:rsidR="00E71899" w:rsidRPr="00BE068B" w:rsidRDefault="00E71899" w:rsidP="00E71899">
            <w:pPr>
              <w:contextualSpacing/>
              <w:jc w:val="center"/>
              <w:rPr>
                <w:rFonts w:ascii="Gill Sans MT" w:hAnsi="Gill Sans MT"/>
              </w:rPr>
            </w:pPr>
          </w:p>
        </w:tc>
        <w:tc>
          <w:tcPr>
            <w:tcW w:w="1350" w:type="dxa"/>
          </w:tcPr>
          <w:p w14:paraId="3B4AA744" w14:textId="77777777" w:rsidR="00E71899" w:rsidRPr="00BE068B" w:rsidRDefault="00E71899" w:rsidP="00E71899">
            <w:pPr>
              <w:contextualSpacing/>
              <w:jc w:val="center"/>
              <w:rPr>
                <w:rFonts w:ascii="Gill Sans MT" w:hAnsi="Gill Sans MT"/>
              </w:rPr>
            </w:pPr>
          </w:p>
        </w:tc>
        <w:tc>
          <w:tcPr>
            <w:tcW w:w="1348" w:type="dxa"/>
          </w:tcPr>
          <w:p w14:paraId="39FFAF66" w14:textId="77777777" w:rsidR="00E71899" w:rsidRPr="00BE068B" w:rsidRDefault="00E71899" w:rsidP="00E71899">
            <w:pPr>
              <w:contextualSpacing/>
              <w:jc w:val="center"/>
              <w:rPr>
                <w:rFonts w:ascii="Gill Sans MT" w:hAnsi="Gill Sans MT"/>
              </w:rPr>
            </w:pPr>
          </w:p>
        </w:tc>
        <w:tc>
          <w:tcPr>
            <w:tcW w:w="1442" w:type="dxa"/>
          </w:tcPr>
          <w:p w14:paraId="20F8B1C6" w14:textId="77777777" w:rsidR="00E71899" w:rsidRPr="00BE068B" w:rsidRDefault="00E71899" w:rsidP="00E71899">
            <w:pPr>
              <w:contextualSpacing/>
              <w:jc w:val="center"/>
              <w:rPr>
                <w:rFonts w:ascii="Gill Sans MT" w:hAnsi="Gill Sans MT"/>
              </w:rPr>
            </w:pPr>
          </w:p>
        </w:tc>
        <w:tc>
          <w:tcPr>
            <w:tcW w:w="1440" w:type="dxa"/>
          </w:tcPr>
          <w:p w14:paraId="3B7D7612" w14:textId="77777777" w:rsidR="00E71899" w:rsidRPr="00BE068B" w:rsidRDefault="00E71899" w:rsidP="00E71899">
            <w:pPr>
              <w:contextualSpacing/>
              <w:jc w:val="center"/>
              <w:rPr>
                <w:rFonts w:ascii="Gill Sans MT" w:hAnsi="Gill Sans MT"/>
              </w:rPr>
            </w:pPr>
          </w:p>
        </w:tc>
        <w:tc>
          <w:tcPr>
            <w:tcW w:w="1440" w:type="dxa"/>
          </w:tcPr>
          <w:p w14:paraId="1E6AF9F0" w14:textId="77777777" w:rsidR="00E71899" w:rsidRPr="00BE068B" w:rsidRDefault="00E71899" w:rsidP="00E71899">
            <w:pPr>
              <w:contextualSpacing/>
              <w:jc w:val="center"/>
              <w:rPr>
                <w:rFonts w:ascii="Gill Sans MT" w:hAnsi="Gill Sans MT"/>
              </w:rPr>
            </w:pPr>
          </w:p>
        </w:tc>
        <w:tc>
          <w:tcPr>
            <w:tcW w:w="1440" w:type="dxa"/>
          </w:tcPr>
          <w:p w14:paraId="50AF9960" w14:textId="77777777" w:rsidR="00E71899" w:rsidRPr="00BE068B" w:rsidRDefault="00E71899" w:rsidP="00E71899">
            <w:pPr>
              <w:contextualSpacing/>
              <w:jc w:val="center"/>
              <w:rPr>
                <w:rFonts w:ascii="Gill Sans MT" w:hAnsi="Gill Sans MT"/>
              </w:rPr>
            </w:pPr>
          </w:p>
        </w:tc>
        <w:tc>
          <w:tcPr>
            <w:tcW w:w="1440" w:type="dxa"/>
          </w:tcPr>
          <w:p w14:paraId="7B9BE03F" w14:textId="77777777" w:rsidR="00E71899" w:rsidRPr="00BE068B" w:rsidRDefault="00E71899" w:rsidP="00E71899">
            <w:pPr>
              <w:contextualSpacing/>
              <w:jc w:val="center"/>
              <w:rPr>
                <w:rFonts w:ascii="Gill Sans MT" w:hAnsi="Gill Sans MT"/>
              </w:rPr>
            </w:pPr>
          </w:p>
        </w:tc>
        <w:tc>
          <w:tcPr>
            <w:tcW w:w="1440" w:type="dxa"/>
          </w:tcPr>
          <w:p w14:paraId="25F6D211" w14:textId="77777777" w:rsidR="00E71899" w:rsidRPr="00BE068B" w:rsidRDefault="00E71899" w:rsidP="00E71899">
            <w:pPr>
              <w:contextualSpacing/>
              <w:jc w:val="center"/>
              <w:rPr>
                <w:rFonts w:ascii="Gill Sans MT" w:hAnsi="Gill Sans MT"/>
              </w:rPr>
            </w:pPr>
          </w:p>
        </w:tc>
      </w:tr>
      <w:tr w:rsidR="00E71899" w:rsidRPr="00BE068B" w14:paraId="37DCD1FF" w14:textId="08E58F5A" w:rsidTr="00E71899">
        <w:trPr>
          <w:trHeight w:val="20"/>
          <w:jc w:val="center"/>
        </w:trPr>
        <w:tc>
          <w:tcPr>
            <w:tcW w:w="719" w:type="dxa"/>
          </w:tcPr>
          <w:p w14:paraId="5ADC4C28"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4</w:t>
            </w:r>
          </w:p>
        </w:tc>
        <w:tc>
          <w:tcPr>
            <w:tcW w:w="1260" w:type="dxa"/>
          </w:tcPr>
          <w:p w14:paraId="50628860" w14:textId="77777777" w:rsidR="00E71899" w:rsidRPr="00BE068B" w:rsidRDefault="00E71899" w:rsidP="00E71899">
            <w:pPr>
              <w:contextualSpacing/>
              <w:jc w:val="center"/>
              <w:rPr>
                <w:rFonts w:ascii="Gill Sans MT" w:hAnsi="Gill Sans MT"/>
              </w:rPr>
            </w:pPr>
          </w:p>
        </w:tc>
        <w:tc>
          <w:tcPr>
            <w:tcW w:w="1350" w:type="dxa"/>
          </w:tcPr>
          <w:p w14:paraId="6F16AFA7" w14:textId="77777777" w:rsidR="00E71899" w:rsidRPr="00BE068B" w:rsidRDefault="00E71899" w:rsidP="00E71899">
            <w:pPr>
              <w:contextualSpacing/>
              <w:jc w:val="center"/>
              <w:rPr>
                <w:rFonts w:ascii="Gill Sans MT" w:hAnsi="Gill Sans MT"/>
              </w:rPr>
            </w:pPr>
          </w:p>
        </w:tc>
        <w:tc>
          <w:tcPr>
            <w:tcW w:w="1348" w:type="dxa"/>
          </w:tcPr>
          <w:p w14:paraId="545D7F45" w14:textId="77777777" w:rsidR="00E71899" w:rsidRPr="00BE068B" w:rsidRDefault="00E71899" w:rsidP="00E71899">
            <w:pPr>
              <w:contextualSpacing/>
              <w:jc w:val="center"/>
              <w:rPr>
                <w:rFonts w:ascii="Gill Sans MT" w:hAnsi="Gill Sans MT"/>
              </w:rPr>
            </w:pPr>
          </w:p>
        </w:tc>
        <w:tc>
          <w:tcPr>
            <w:tcW w:w="1442" w:type="dxa"/>
          </w:tcPr>
          <w:p w14:paraId="21E85F99" w14:textId="77777777" w:rsidR="00E71899" w:rsidRPr="00BE068B" w:rsidRDefault="00E71899" w:rsidP="00E71899">
            <w:pPr>
              <w:contextualSpacing/>
              <w:jc w:val="center"/>
              <w:rPr>
                <w:rFonts w:ascii="Gill Sans MT" w:hAnsi="Gill Sans MT"/>
              </w:rPr>
            </w:pPr>
          </w:p>
        </w:tc>
        <w:tc>
          <w:tcPr>
            <w:tcW w:w="1440" w:type="dxa"/>
          </w:tcPr>
          <w:p w14:paraId="0BFCFEC4" w14:textId="77777777" w:rsidR="00E71899" w:rsidRPr="00BE068B" w:rsidRDefault="00E71899" w:rsidP="00E71899">
            <w:pPr>
              <w:contextualSpacing/>
              <w:jc w:val="center"/>
              <w:rPr>
                <w:rFonts w:ascii="Gill Sans MT" w:hAnsi="Gill Sans MT"/>
              </w:rPr>
            </w:pPr>
          </w:p>
        </w:tc>
        <w:tc>
          <w:tcPr>
            <w:tcW w:w="1440" w:type="dxa"/>
          </w:tcPr>
          <w:p w14:paraId="6D10C830" w14:textId="77777777" w:rsidR="00E71899" w:rsidRPr="00BE068B" w:rsidRDefault="00E71899" w:rsidP="00E71899">
            <w:pPr>
              <w:contextualSpacing/>
              <w:jc w:val="center"/>
              <w:rPr>
                <w:rFonts w:ascii="Gill Sans MT" w:hAnsi="Gill Sans MT"/>
              </w:rPr>
            </w:pPr>
          </w:p>
        </w:tc>
        <w:tc>
          <w:tcPr>
            <w:tcW w:w="1440" w:type="dxa"/>
          </w:tcPr>
          <w:p w14:paraId="69B91382" w14:textId="77777777" w:rsidR="00E71899" w:rsidRPr="00BE068B" w:rsidRDefault="00E71899" w:rsidP="00E71899">
            <w:pPr>
              <w:contextualSpacing/>
              <w:jc w:val="center"/>
              <w:rPr>
                <w:rFonts w:ascii="Gill Sans MT" w:hAnsi="Gill Sans MT"/>
              </w:rPr>
            </w:pPr>
          </w:p>
        </w:tc>
        <w:tc>
          <w:tcPr>
            <w:tcW w:w="1440" w:type="dxa"/>
          </w:tcPr>
          <w:p w14:paraId="7C2E5BAF" w14:textId="77777777" w:rsidR="00E71899" w:rsidRPr="00BE068B" w:rsidRDefault="00E71899" w:rsidP="00E71899">
            <w:pPr>
              <w:contextualSpacing/>
              <w:jc w:val="center"/>
              <w:rPr>
                <w:rFonts w:ascii="Gill Sans MT" w:hAnsi="Gill Sans MT"/>
              </w:rPr>
            </w:pPr>
          </w:p>
        </w:tc>
        <w:tc>
          <w:tcPr>
            <w:tcW w:w="1440" w:type="dxa"/>
          </w:tcPr>
          <w:p w14:paraId="19803346" w14:textId="77777777" w:rsidR="00E71899" w:rsidRPr="00BE068B" w:rsidRDefault="00E71899" w:rsidP="00E71899">
            <w:pPr>
              <w:contextualSpacing/>
              <w:jc w:val="center"/>
              <w:rPr>
                <w:rFonts w:ascii="Gill Sans MT" w:hAnsi="Gill Sans MT"/>
              </w:rPr>
            </w:pPr>
          </w:p>
        </w:tc>
      </w:tr>
      <w:tr w:rsidR="00E71899" w:rsidRPr="00BE068B" w14:paraId="7BE6A6B2" w14:textId="663BD114" w:rsidTr="00E71899">
        <w:trPr>
          <w:trHeight w:val="20"/>
          <w:jc w:val="center"/>
        </w:trPr>
        <w:tc>
          <w:tcPr>
            <w:tcW w:w="719" w:type="dxa"/>
          </w:tcPr>
          <w:p w14:paraId="2D710785"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5</w:t>
            </w:r>
          </w:p>
        </w:tc>
        <w:tc>
          <w:tcPr>
            <w:tcW w:w="1260" w:type="dxa"/>
          </w:tcPr>
          <w:p w14:paraId="643A31A9" w14:textId="77777777" w:rsidR="00E71899" w:rsidRPr="00BE068B" w:rsidRDefault="00E71899" w:rsidP="00E71899">
            <w:pPr>
              <w:contextualSpacing/>
              <w:jc w:val="center"/>
              <w:rPr>
                <w:rFonts w:ascii="Gill Sans MT" w:hAnsi="Gill Sans MT"/>
              </w:rPr>
            </w:pPr>
          </w:p>
        </w:tc>
        <w:tc>
          <w:tcPr>
            <w:tcW w:w="1350" w:type="dxa"/>
          </w:tcPr>
          <w:p w14:paraId="27901103" w14:textId="77777777" w:rsidR="00E71899" w:rsidRPr="00BE068B" w:rsidRDefault="00E71899" w:rsidP="00E71899">
            <w:pPr>
              <w:contextualSpacing/>
              <w:jc w:val="center"/>
              <w:rPr>
                <w:rFonts w:ascii="Gill Sans MT" w:hAnsi="Gill Sans MT"/>
              </w:rPr>
            </w:pPr>
          </w:p>
        </w:tc>
        <w:tc>
          <w:tcPr>
            <w:tcW w:w="1348" w:type="dxa"/>
          </w:tcPr>
          <w:p w14:paraId="5CE97A27" w14:textId="77777777" w:rsidR="00E71899" w:rsidRPr="00BE068B" w:rsidRDefault="00E71899" w:rsidP="00E71899">
            <w:pPr>
              <w:contextualSpacing/>
              <w:jc w:val="center"/>
              <w:rPr>
                <w:rFonts w:ascii="Gill Sans MT" w:hAnsi="Gill Sans MT"/>
              </w:rPr>
            </w:pPr>
          </w:p>
        </w:tc>
        <w:tc>
          <w:tcPr>
            <w:tcW w:w="1442" w:type="dxa"/>
          </w:tcPr>
          <w:p w14:paraId="040010C0" w14:textId="77777777" w:rsidR="00E71899" w:rsidRPr="00BE068B" w:rsidRDefault="00E71899" w:rsidP="00E71899">
            <w:pPr>
              <w:contextualSpacing/>
              <w:jc w:val="center"/>
              <w:rPr>
                <w:rFonts w:ascii="Gill Sans MT" w:hAnsi="Gill Sans MT"/>
              </w:rPr>
            </w:pPr>
          </w:p>
        </w:tc>
        <w:tc>
          <w:tcPr>
            <w:tcW w:w="1440" w:type="dxa"/>
          </w:tcPr>
          <w:p w14:paraId="03A2221D" w14:textId="77777777" w:rsidR="00E71899" w:rsidRPr="00BE068B" w:rsidRDefault="00E71899" w:rsidP="00E71899">
            <w:pPr>
              <w:contextualSpacing/>
              <w:jc w:val="center"/>
              <w:rPr>
                <w:rFonts w:ascii="Gill Sans MT" w:hAnsi="Gill Sans MT"/>
              </w:rPr>
            </w:pPr>
          </w:p>
        </w:tc>
        <w:tc>
          <w:tcPr>
            <w:tcW w:w="1440" w:type="dxa"/>
          </w:tcPr>
          <w:p w14:paraId="639590F3" w14:textId="77777777" w:rsidR="00E71899" w:rsidRPr="00BE068B" w:rsidRDefault="00E71899" w:rsidP="00E71899">
            <w:pPr>
              <w:contextualSpacing/>
              <w:jc w:val="center"/>
              <w:rPr>
                <w:rFonts w:ascii="Gill Sans MT" w:hAnsi="Gill Sans MT"/>
              </w:rPr>
            </w:pPr>
          </w:p>
        </w:tc>
        <w:tc>
          <w:tcPr>
            <w:tcW w:w="1440" w:type="dxa"/>
          </w:tcPr>
          <w:p w14:paraId="1FD0E580" w14:textId="77777777" w:rsidR="00E71899" w:rsidRPr="00BE068B" w:rsidRDefault="00E71899" w:rsidP="00E71899">
            <w:pPr>
              <w:contextualSpacing/>
              <w:jc w:val="center"/>
              <w:rPr>
                <w:rFonts w:ascii="Gill Sans MT" w:hAnsi="Gill Sans MT"/>
              </w:rPr>
            </w:pPr>
          </w:p>
        </w:tc>
        <w:tc>
          <w:tcPr>
            <w:tcW w:w="1440" w:type="dxa"/>
          </w:tcPr>
          <w:p w14:paraId="2C01354B" w14:textId="77777777" w:rsidR="00E71899" w:rsidRPr="00BE068B" w:rsidRDefault="00E71899" w:rsidP="00E71899">
            <w:pPr>
              <w:contextualSpacing/>
              <w:jc w:val="center"/>
              <w:rPr>
                <w:rFonts w:ascii="Gill Sans MT" w:hAnsi="Gill Sans MT"/>
              </w:rPr>
            </w:pPr>
          </w:p>
        </w:tc>
        <w:tc>
          <w:tcPr>
            <w:tcW w:w="1440" w:type="dxa"/>
          </w:tcPr>
          <w:p w14:paraId="45665743" w14:textId="77777777" w:rsidR="00E71899" w:rsidRPr="00BE068B" w:rsidRDefault="00E71899" w:rsidP="00E71899">
            <w:pPr>
              <w:contextualSpacing/>
              <w:jc w:val="center"/>
              <w:rPr>
                <w:rFonts w:ascii="Gill Sans MT" w:hAnsi="Gill Sans MT"/>
              </w:rPr>
            </w:pPr>
          </w:p>
        </w:tc>
      </w:tr>
      <w:tr w:rsidR="00E71899" w:rsidRPr="00BE068B" w14:paraId="4AC2F552" w14:textId="022E7717" w:rsidTr="00E71899">
        <w:trPr>
          <w:trHeight w:val="20"/>
          <w:jc w:val="center"/>
        </w:trPr>
        <w:tc>
          <w:tcPr>
            <w:tcW w:w="719" w:type="dxa"/>
          </w:tcPr>
          <w:p w14:paraId="5A95F47F"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6</w:t>
            </w:r>
          </w:p>
        </w:tc>
        <w:tc>
          <w:tcPr>
            <w:tcW w:w="1260" w:type="dxa"/>
          </w:tcPr>
          <w:p w14:paraId="45D19376" w14:textId="77777777" w:rsidR="00E71899" w:rsidRPr="00BE068B" w:rsidRDefault="00E71899" w:rsidP="00E71899">
            <w:pPr>
              <w:contextualSpacing/>
              <w:jc w:val="center"/>
              <w:rPr>
                <w:rFonts w:ascii="Gill Sans MT" w:hAnsi="Gill Sans MT"/>
              </w:rPr>
            </w:pPr>
          </w:p>
        </w:tc>
        <w:tc>
          <w:tcPr>
            <w:tcW w:w="1350" w:type="dxa"/>
          </w:tcPr>
          <w:p w14:paraId="14130237" w14:textId="77777777" w:rsidR="00E71899" w:rsidRPr="00BE068B" w:rsidRDefault="00E71899" w:rsidP="00E71899">
            <w:pPr>
              <w:contextualSpacing/>
              <w:jc w:val="center"/>
              <w:rPr>
                <w:rFonts w:ascii="Gill Sans MT" w:hAnsi="Gill Sans MT"/>
              </w:rPr>
            </w:pPr>
          </w:p>
        </w:tc>
        <w:tc>
          <w:tcPr>
            <w:tcW w:w="1348" w:type="dxa"/>
          </w:tcPr>
          <w:p w14:paraId="3848C47C" w14:textId="77777777" w:rsidR="00E71899" w:rsidRPr="00BE068B" w:rsidRDefault="00E71899" w:rsidP="00E71899">
            <w:pPr>
              <w:contextualSpacing/>
              <w:jc w:val="center"/>
              <w:rPr>
                <w:rFonts w:ascii="Gill Sans MT" w:hAnsi="Gill Sans MT"/>
              </w:rPr>
            </w:pPr>
          </w:p>
        </w:tc>
        <w:tc>
          <w:tcPr>
            <w:tcW w:w="1442" w:type="dxa"/>
          </w:tcPr>
          <w:p w14:paraId="5AA68DFB" w14:textId="77777777" w:rsidR="00E71899" w:rsidRPr="00BE068B" w:rsidRDefault="00E71899" w:rsidP="00E71899">
            <w:pPr>
              <w:contextualSpacing/>
              <w:jc w:val="center"/>
              <w:rPr>
                <w:rFonts w:ascii="Gill Sans MT" w:hAnsi="Gill Sans MT"/>
              </w:rPr>
            </w:pPr>
          </w:p>
        </w:tc>
        <w:tc>
          <w:tcPr>
            <w:tcW w:w="1440" w:type="dxa"/>
          </w:tcPr>
          <w:p w14:paraId="179D5977" w14:textId="77777777" w:rsidR="00E71899" w:rsidRPr="00BE068B" w:rsidRDefault="00E71899" w:rsidP="00E71899">
            <w:pPr>
              <w:contextualSpacing/>
              <w:jc w:val="center"/>
              <w:rPr>
                <w:rFonts w:ascii="Gill Sans MT" w:hAnsi="Gill Sans MT"/>
              </w:rPr>
            </w:pPr>
          </w:p>
        </w:tc>
        <w:tc>
          <w:tcPr>
            <w:tcW w:w="1440" w:type="dxa"/>
          </w:tcPr>
          <w:p w14:paraId="1B168A43" w14:textId="77777777" w:rsidR="00E71899" w:rsidRPr="00BE068B" w:rsidRDefault="00E71899" w:rsidP="00E71899">
            <w:pPr>
              <w:contextualSpacing/>
              <w:jc w:val="center"/>
              <w:rPr>
                <w:rFonts w:ascii="Gill Sans MT" w:hAnsi="Gill Sans MT"/>
              </w:rPr>
            </w:pPr>
          </w:p>
        </w:tc>
        <w:tc>
          <w:tcPr>
            <w:tcW w:w="1440" w:type="dxa"/>
          </w:tcPr>
          <w:p w14:paraId="4B9B6759" w14:textId="77777777" w:rsidR="00E71899" w:rsidRPr="00BE068B" w:rsidRDefault="00E71899" w:rsidP="00E71899">
            <w:pPr>
              <w:contextualSpacing/>
              <w:jc w:val="center"/>
              <w:rPr>
                <w:rFonts w:ascii="Gill Sans MT" w:hAnsi="Gill Sans MT"/>
              </w:rPr>
            </w:pPr>
          </w:p>
        </w:tc>
        <w:tc>
          <w:tcPr>
            <w:tcW w:w="1440" w:type="dxa"/>
          </w:tcPr>
          <w:p w14:paraId="23D8B1CE" w14:textId="77777777" w:rsidR="00E71899" w:rsidRPr="00BE068B" w:rsidRDefault="00E71899" w:rsidP="00E71899">
            <w:pPr>
              <w:contextualSpacing/>
              <w:jc w:val="center"/>
              <w:rPr>
                <w:rFonts w:ascii="Gill Sans MT" w:hAnsi="Gill Sans MT"/>
              </w:rPr>
            </w:pPr>
          </w:p>
        </w:tc>
        <w:tc>
          <w:tcPr>
            <w:tcW w:w="1440" w:type="dxa"/>
          </w:tcPr>
          <w:p w14:paraId="4B29E89A" w14:textId="77777777" w:rsidR="00E71899" w:rsidRPr="00BE068B" w:rsidRDefault="00E71899" w:rsidP="00E71899">
            <w:pPr>
              <w:contextualSpacing/>
              <w:jc w:val="center"/>
              <w:rPr>
                <w:rFonts w:ascii="Gill Sans MT" w:hAnsi="Gill Sans MT"/>
              </w:rPr>
            </w:pPr>
          </w:p>
        </w:tc>
      </w:tr>
      <w:tr w:rsidR="00E71899" w:rsidRPr="00BE068B" w14:paraId="6A9EC5E4" w14:textId="21CD41B3" w:rsidTr="00E71899">
        <w:trPr>
          <w:trHeight w:val="20"/>
          <w:jc w:val="center"/>
        </w:trPr>
        <w:tc>
          <w:tcPr>
            <w:tcW w:w="719" w:type="dxa"/>
          </w:tcPr>
          <w:p w14:paraId="344A217B"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7</w:t>
            </w:r>
          </w:p>
        </w:tc>
        <w:tc>
          <w:tcPr>
            <w:tcW w:w="1260" w:type="dxa"/>
          </w:tcPr>
          <w:p w14:paraId="1AF34B98" w14:textId="77777777" w:rsidR="00E71899" w:rsidRPr="00BE068B" w:rsidRDefault="00E71899" w:rsidP="00E71899">
            <w:pPr>
              <w:contextualSpacing/>
              <w:jc w:val="center"/>
              <w:rPr>
                <w:rFonts w:ascii="Gill Sans MT" w:hAnsi="Gill Sans MT"/>
              </w:rPr>
            </w:pPr>
          </w:p>
        </w:tc>
        <w:tc>
          <w:tcPr>
            <w:tcW w:w="1350" w:type="dxa"/>
          </w:tcPr>
          <w:p w14:paraId="02A7CCE1" w14:textId="77777777" w:rsidR="00E71899" w:rsidRPr="00BE068B" w:rsidRDefault="00E71899" w:rsidP="00E71899">
            <w:pPr>
              <w:contextualSpacing/>
              <w:jc w:val="center"/>
              <w:rPr>
                <w:rFonts w:ascii="Gill Sans MT" w:hAnsi="Gill Sans MT"/>
              </w:rPr>
            </w:pPr>
          </w:p>
        </w:tc>
        <w:tc>
          <w:tcPr>
            <w:tcW w:w="1348" w:type="dxa"/>
          </w:tcPr>
          <w:p w14:paraId="7A6B923A" w14:textId="77777777" w:rsidR="00E71899" w:rsidRPr="00BE068B" w:rsidRDefault="00E71899" w:rsidP="00E71899">
            <w:pPr>
              <w:contextualSpacing/>
              <w:jc w:val="center"/>
              <w:rPr>
                <w:rFonts w:ascii="Gill Sans MT" w:hAnsi="Gill Sans MT"/>
              </w:rPr>
            </w:pPr>
          </w:p>
        </w:tc>
        <w:tc>
          <w:tcPr>
            <w:tcW w:w="1442" w:type="dxa"/>
          </w:tcPr>
          <w:p w14:paraId="0BD5A7A6" w14:textId="77777777" w:rsidR="00E71899" w:rsidRPr="00BE068B" w:rsidRDefault="00E71899" w:rsidP="00E71899">
            <w:pPr>
              <w:contextualSpacing/>
              <w:jc w:val="center"/>
              <w:rPr>
                <w:rFonts w:ascii="Gill Sans MT" w:hAnsi="Gill Sans MT"/>
              </w:rPr>
            </w:pPr>
          </w:p>
        </w:tc>
        <w:tc>
          <w:tcPr>
            <w:tcW w:w="1440" w:type="dxa"/>
          </w:tcPr>
          <w:p w14:paraId="0CB17B48" w14:textId="77777777" w:rsidR="00E71899" w:rsidRPr="00BE068B" w:rsidRDefault="00E71899" w:rsidP="00E71899">
            <w:pPr>
              <w:contextualSpacing/>
              <w:jc w:val="center"/>
              <w:rPr>
                <w:rFonts w:ascii="Gill Sans MT" w:hAnsi="Gill Sans MT"/>
              </w:rPr>
            </w:pPr>
          </w:p>
        </w:tc>
        <w:tc>
          <w:tcPr>
            <w:tcW w:w="1440" w:type="dxa"/>
          </w:tcPr>
          <w:p w14:paraId="318F899B" w14:textId="77777777" w:rsidR="00E71899" w:rsidRPr="00BE068B" w:rsidRDefault="00E71899" w:rsidP="00E71899">
            <w:pPr>
              <w:contextualSpacing/>
              <w:jc w:val="center"/>
              <w:rPr>
                <w:rFonts w:ascii="Gill Sans MT" w:hAnsi="Gill Sans MT"/>
              </w:rPr>
            </w:pPr>
          </w:p>
        </w:tc>
        <w:tc>
          <w:tcPr>
            <w:tcW w:w="1440" w:type="dxa"/>
          </w:tcPr>
          <w:p w14:paraId="5A5E3D21" w14:textId="77777777" w:rsidR="00E71899" w:rsidRPr="00BE068B" w:rsidRDefault="00E71899" w:rsidP="00E71899">
            <w:pPr>
              <w:contextualSpacing/>
              <w:jc w:val="center"/>
              <w:rPr>
                <w:rFonts w:ascii="Gill Sans MT" w:hAnsi="Gill Sans MT"/>
              </w:rPr>
            </w:pPr>
          </w:p>
        </w:tc>
        <w:tc>
          <w:tcPr>
            <w:tcW w:w="1440" w:type="dxa"/>
          </w:tcPr>
          <w:p w14:paraId="6C5BF14E" w14:textId="77777777" w:rsidR="00E71899" w:rsidRPr="00BE068B" w:rsidRDefault="00E71899" w:rsidP="00E71899">
            <w:pPr>
              <w:contextualSpacing/>
              <w:jc w:val="center"/>
              <w:rPr>
                <w:rFonts w:ascii="Gill Sans MT" w:hAnsi="Gill Sans MT"/>
              </w:rPr>
            </w:pPr>
          </w:p>
        </w:tc>
        <w:tc>
          <w:tcPr>
            <w:tcW w:w="1440" w:type="dxa"/>
          </w:tcPr>
          <w:p w14:paraId="1E4520C5" w14:textId="77777777" w:rsidR="00E71899" w:rsidRPr="00BE068B" w:rsidRDefault="00E71899" w:rsidP="00E71899">
            <w:pPr>
              <w:contextualSpacing/>
              <w:jc w:val="center"/>
              <w:rPr>
                <w:rFonts w:ascii="Gill Sans MT" w:hAnsi="Gill Sans MT"/>
              </w:rPr>
            </w:pPr>
          </w:p>
        </w:tc>
      </w:tr>
      <w:tr w:rsidR="00E71899" w:rsidRPr="00BE068B" w14:paraId="2122459E" w14:textId="5D06DA8A" w:rsidTr="00E71899">
        <w:trPr>
          <w:trHeight w:val="20"/>
          <w:jc w:val="center"/>
        </w:trPr>
        <w:tc>
          <w:tcPr>
            <w:tcW w:w="719" w:type="dxa"/>
          </w:tcPr>
          <w:p w14:paraId="681A99B6"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8</w:t>
            </w:r>
          </w:p>
        </w:tc>
        <w:tc>
          <w:tcPr>
            <w:tcW w:w="1260" w:type="dxa"/>
          </w:tcPr>
          <w:p w14:paraId="5F87CBCF" w14:textId="77777777" w:rsidR="00E71899" w:rsidRPr="00BE068B" w:rsidRDefault="00E71899" w:rsidP="00E71899">
            <w:pPr>
              <w:contextualSpacing/>
              <w:jc w:val="center"/>
              <w:rPr>
                <w:rFonts w:ascii="Gill Sans MT" w:hAnsi="Gill Sans MT"/>
              </w:rPr>
            </w:pPr>
          </w:p>
        </w:tc>
        <w:tc>
          <w:tcPr>
            <w:tcW w:w="1350" w:type="dxa"/>
          </w:tcPr>
          <w:p w14:paraId="77A2A53A" w14:textId="77777777" w:rsidR="00E71899" w:rsidRPr="00BE068B" w:rsidRDefault="00E71899" w:rsidP="00E71899">
            <w:pPr>
              <w:contextualSpacing/>
              <w:jc w:val="center"/>
              <w:rPr>
                <w:rFonts w:ascii="Gill Sans MT" w:hAnsi="Gill Sans MT"/>
              </w:rPr>
            </w:pPr>
          </w:p>
        </w:tc>
        <w:tc>
          <w:tcPr>
            <w:tcW w:w="1348" w:type="dxa"/>
          </w:tcPr>
          <w:p w14:paraId="35A9AAE4" w14:textId="77777777" w:rsidR="00E71899" w:rsidRPr="00BE068B" w:rsidRDefault="00E71899" w:rsidP="00E71899">
            <w:pPr>
              <w:contextualSpacing/>
              <w:jc w:val="center"/>
              <w:rPr>
                <w:rFonts w:ascii="Gill Sans MT" w:hAnsi="Gill Sans MT"/>
              </w:rPr>
            </w:pPr>
          </w:p>
        </w:tc>
        <w:tc>
          <w:tcPr>
            <w:tcW w:w="1442" w:type="dxa"/>
          </w:tcPr>
          <w:p w14:paraId="490DBA61" w14:textId="77777777" w:rsidR="00E71899" w:rsidRPr="00BE068B" w:rsidRDefault="00E71899" w:rsidP="00E71899">
            <w:pPr>
              <w:contextualSpacing/>
              <w:jc w:val="center"/>
              <w:rPr>
                <w:rFonts w:ascii="Gill Sans MT" w:hAnsi="Gill Sans MT"/>
              </w:rPr>
            </w:pPr>
          </w:p>
        </w:tc>
        <w:tc>
          <w:tcPr>
            <w:tcW w:w="1440" w:type="dxa"/>
          </w:tcPr>
          <w:p w14:paraId="2CB553B0" w14:textId="77777777" w:rsidR="00E71899" w:rsidRPr="00BE068B" w:rsidRDefault="00E71899" w:rsidP="00E71899">
            <w:pPr>
              <w:contextualSpacing/>
              <w:jc w:val="center"/>
              <w:rPr>
                <w:rFonts w:ascii="Gill Sans MT" w:hAnsi="Gill Sans MT"/>
              </w:rPr>
            </w:pPr>
          </w:p>
        </w:tc>
        <w:tc>
          <w:tcPr>
            <w:tcW w:w="1440" w:type="dxa"/>
          </w:tcPr>
          <w:p w14:paraId="2EB998A9" w14:textId="77777777" w:rsidR="00E71899" w:rsidRPr="00BE068B" w:rsidRDefault="00E71899" w:rsidP="00E71899">
            <w:pPr>
              <w:contextualSpacing/>
              <w:jc w:val="center"/>
              <w:rPr>
                <w:rFonts w:ascii="Gill Sans MT" w:hAnsi="Gill Sans MT"/>
              </w:rPr>
            </w:pPr>
          </w:p>
        </w:tc>
        <w:tc>
          <w:tcPr>
            <w:tcW w:w="1440" w:type="dxa"/>
          </w:tcPr>
          <w:p w14:paraId="6AFACA14" w14:textId="77777777" w:rsidR="00E71899" w:rsidRPr="00BE068B" w:rsidRDefault="00E71899" w:rsidP="00E71899">
            <w:pPr>
              <w:contextualSpacing/>
              <w:jc w:val="center"/>
              <w:rPr>
                <w:rFonts w:ascii="Gill Sans MT" w:hAnsi="Gill Sans MT"/>
              </w:rPr>
            </w:pPr>
          </w:p>
        </w:tc>
        <w:tc>
          <w:tcPr>
            <w:tcW w:w="1440" w:type="dxa"/>
          </w:tcPr>
          <w:p w14:paraId="32275B53" w14:textId="77777777" w:rsidR="00E71899" w:rsidRPr="00BE068B" w:rsidRDefault="00E71899" w:rsidP="00E71899">
            <w:pPr>
              <w:contextualSpacing/>
              <w:jc w:val="center"/>
              <w:rPr>
                <w:rFonts w:ascii="Gill Sans MT" w:hAnsi="Gill Sans MT"/>
              </w:rPr>
            </w:pPr>
          </w:p>
        </w:tc>
        <w:tc>
          <w:tcPr>
            <w:tcW w:w="1440" w:type="dxa"/>
          </w:tcPr>
          <w:p w14:paraId="2AE754F2" w14:textId="77777777" w:rsidR="00E71899" w:rsidRPr="00BE068B" w:rsidRDefault="00E71899" w:rsidP="00E71899">
            <w:pPr>
              <w:contextualSpacing/>
              <w:jc w:val="center"/>
              <w:rPr>
                <w:rFonts w:ascii="Gill Sans MT" w:hAnsi="Gill Sans MT"/>
              </w:rPr>
            </w:pPr>
          </w:p>
        </w:tc>
      </w:tr>
      <w:tr w:rsidR="00E71899" w:rsidRPr="00BE068B" w14:paraId="6DBE7480" w14:textId="07B2A0EF" w:rsidTr="00E71899">
        <w:trPr>
          <w:trHeight w:val="20"/>
          <w:jc w:val="center"/>
        </w:trPr>
        <w:tc>
          <w:tcPr>
            <w:tcW w:w="719" w:type="dxa"/>
          </w:tcPr>
          <w:p w14:paraId="3AD5770B"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9</w:t>
            </w:r>
          </w:p>
        </w:tc>
        <w:tc>
          <w:tcPr>
            <w:tcW w:w="1260" w:type="dxa"/>
          </w:tcPr>
          <w:p w14:paraId="2A44C720" w14:textId="77777777" w:rsidR="00E71899" w:rsidRPr="00BE068B" w:rsidRDefault="00E71899" w:rsidP="00E71899">
            <w:pPr>
              <w:contextualSpacing/>
              <w:jc w:val="center"/>
              <w:rPr>
                <w:rFonts w:ascii="Gill Sans MT" w:hAnsi="Gill Sans MT"/>
              </w:rPr>
            </w:pPr>
          </w:p>
        </w:tc>
        <w:tc>
          <w:tcPr>
            <w:tcW w:w="1350" w:type="dxa"/>
          </w:tcPr>
          <w:p w14:paraId="2B97E035" w14:textId="77777777" w:rsidR="00E71899" w:rsidRPr="00BE068B" w:rsidRDefault="00E71899" w:rsidP="00E71899">
            <w:pPr>
              <w:contextualSpacing/>
              <w:jc w:val="center"/>
              <w:rPr>
                <w:rFonts w:ascii="Gill Sans MT" w:hAnsi="Gill Sans MT"/>
              </w:rPr>
            </w:pPr>
          </w:p>
        </w:tc>
        <w:tc>
          <w:tcPr>
            <w:tcW w:w="1348" w:type="dxa"/>
          </w:tcPr>
          <w:p w14:paraId="7C8112F6" w14:textId="77777777" w:rsidR="00E71899" w:rsidRPr="00BE068B" w:rsidRDefault="00E71899" w:rsidP="00E71899">
            <w:pPr>
              <w:contextualSpacing/>
              <w:jc w:val="center"/>
              <w:rPr>
                <w:rFonts w:ascii="Gill Sans MT" w:hAnsi="Gill Sans MT"/>
              </w:rPr>
            </w:pPr>
          </w:p>
        </w:tc>
        <w:tc>
          <w:tcPr>
            <w:tcW w:w="1442" w:type="dxa"/>
          </w:tcPr>
          <w:p w14:paraId="7EC17308" w14:textId="77777777" w:rsidR="00E71899" w:rsidRPr="00BE068B" w:rsidRDefault="00E71899" w:rsidP="00E71899">
            <w:pPr>
              <w:contextualSpacing/>
              <w:jc w:val="center"/>
              <w:rPr>
                <w:rFonts w:ascii="Gill Sans MT" w:hAnsi="Gill Sans MT"/>
              </w:rPr>
            </w:pPr>
          </w:p>
        </w:tc>
        <w:tc>
          <w:tcPr>
            <w:tcW w:w="1440" w:type="dxa"/>
          </w:tcPr>
          <w:p w14:paraId="16D32059" w14:textId="77777777" w:rsidR="00E71899" w:rsidRPr="00BE068B" w:rsidRDefault="00E71899" w:rsidP="00E71899">
            <w:pPr>
              <w:contextualSpacing/>
              <w:jc w:val="center"/>
              <w:rPr>
                <w:rFonts w:ascii="Gill Sans MT" w:hAnsi="Gill Sans MT"/>
              </w:rPr>
            </w:pPr>
          </w:p>
        </w:tc>
        <w:tc>
          <w:tcPr>
            <w:tcW w:w="1440" w:type="dxa"/>
          </w:tcPr>
          <w:p w14:paraId="7E1E5C0E" w14:textId="77777777" w:rsidR="00E71899" w:rsidRPr="00BE068B" w:rsidRDefault="00E71899" w:rsidP="00E71899">
            <w:pPr>
              <w:contextualSpacing/>
              <w:jc w:val="center"/>
              <w:rPr>
                <w:rFonts w:ascii="Gill Sans MT" w:hAnsi="Gill Sans MT"/>
              </w:rPr>
            </w:pPr>
          </w:p>
        </w:tc>
        <w:tc>
          <w:tcPr>
            <w:tcW w:w="1440" w:type="dxa"/>
          </w:tcPr>
          <w:p w14:paraId="6AD49C35" w14:textId="77777777" w:rsidR="00E71899" w:rsidRPr="00BE068B" w:rsidRDefault="00E71899" w:rsidP="00E71899">
            <w:pPr>
              <w:contextualSpacing/>
              <w:jc w:val="center"/>
              <w:rPr>
                <w:rFonts w:ascii="Gill Sans MT" w:hAnsi="Gill Sans MT"/>
              </w:rPr>
            </w:pPr>
          </w:p>
        </w:tc>
        <w:tc>
          <w:tcPr>
            <w:tcW w:w="1440" w:type="dxa"/>
          </w:tcPr>
          <w:p w14:paraId="79797D9C" w14:textId="77777777" w:rsidR="00E71899" w:rsidRPr="00BE068B" w:rsidRDefault="00E71899" w:rsidP="00E71899">
            <w:pPr>
              <w:contextualSpacing/>
              <w:jc w:val="center"/>
              <w:rPr>
                <w:rFonts w:ascii="Gill Sans MT" w:hAnsi="Gill Sans MT"/>
              </w:rPr>
            </w:pPr>
          </w:p>
        </w:tc>
        <w:tc>
          <w:tcPr>
            <w:tcW w:w="1440" w:type="dxa"/>
          </w:tcPr>
          <w:p w14:paraId="44D4BA4A" w14:textId="77777777" w:rsidR="00E71899" w:rsidRPr="00BE068B" w:rsidRDefault="00E71899" w:rsidP="00E71899">
            <w:pPr>
              <w:contextualSpacing/>
              <w:jc w:val="center"/>
              <w:rPr>
                <w:rFonts w:ascii="Gill Sans MT" w:hAnsi="Gill Sans MT"/>
              </w:rPr>
            </w:pPr>
          </w:p>
        </w:tc>
      </w:tr>
      <w:tr w:rsidR="00E71899" w:rsidRPr="00BE068B" w14:paraId="50DBAAB3" w14:textId="2FFB8306" w:rsidTr="00E71899">
        <w:trPr>
          <w:trHeight w:val="20"/>
          <w:jc w:val="center"/>
        </w:trPr>
        <w:tc>
          <w:tcPr>
            <w:tcW w:w="719" w:type="dxa"/>
          </w:tcPr>
          <w:p w14:paraId="3E885699"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10</w:t>
            </w:r>
          </w:p>
        </w:tc>
        <w:tc>
          <w:tcPr>
            <w:tcW w:w="1260" w:type="dxa"/>
          </w:tcPr>
          <w:p w14:paraId="0F6F0E6A" w14:textId="77777777" w:rsidR="00E71899" w:rsidRPr="00BE068B" w:rsidRDefault="00E71899" w:rsidP="00E71899">
            <w:pPr>
              <w:contextualSpacing/>
              <w:jc w:val="center"/>
              <w:rPr>
                <w:rFonts w:ascii="Gill Sans MT" w:hAnsi="Gill Sans MT"/>
              </w:rPr>
            </w:pPr>
          </w:p>
        </w:tc>
        <w:tc>
          <w:tcPr>
            <w:tcW w:w="1350" w:type="dxa"/>
          </w:tcPr>
          <w:p w14:paraId="3288C263" w14:textId="77777777" w:rsidR="00E71899" w:rsidRPr="00BE068B" w:rsidRDefault="00E71899" w:rsidP="00E71899">
            <w:pPr>
              <w:contextualSpacing/>
              <w:jc w:val="center"/>
              <w:rPr>
                <w:rFonts w:ascii="Gill Sans MT" w:hAnsi="Gill Sans MT"/>
              </w:rPr>
            </w:pPr>
          </w:p>
        </w:tc>
        <w:tc>
          <w:tcPr>
            <w:tcW w:w="1348" w:type="dxa"/>
          </w:tcPr>
          <w:p w14:paraId="43962D8D" w14:textId="77777777" w:rsidR="00E71899" w:rsidRPr="00BE068B" w:rsidRDefault="00E71899" w:rsidP="00E71899">
            <w:pPr>
              <w:contextualSpacing/>
              <w:jc w:val="center"/>
              <w:rPr>
                <w:rFonts w:ascii="Gill Sans MT" w:hAnsi="Gill Sans MT"/>
              </w:rPr>
            </w:pPr>
          </w:p>
        </w:tc>
        <w:tc>
          <w:tcPr>
            <w:tcW w:w="1442" w:type="dxa"/>
          </w:tcPr>
          <w:p w14:paraId="735E4F0A" w14:textId="77777777" w:rsidR="00E71899" w:rsidRPr="00BE068B" w:rsidRDefault="00E71899" w:rsidP="00E71899">
            <w:pPr>
              <w:contextualSpacing/>
              <w:jc w:val="center"/>
              <w:rPr>
                <w:rFonts w:ascii="Gill Sans MT" w:hAnsi="Gill Sans MT"/>
              </w:rPr>
            </w:pPr>
          </w:p>
        </w:tc>
        <w:tc>
          <w:tcPr>
            <w:tcW w:w="1440" w:type="dxa"/>
          </w:tcPr>
          <w:p w14:paraId="74EB4232" w14:textId="77777777" w:rsidR="00E71899" w:rsidRPr="00BE068B" w:rsidRDefault="00E71899" w:rsidP="00E71899">
            <w:pPr>
              <w:contextualSpacing/>
              <w:jc w:val="center"/>
              <w:rPr>
                <w:rFonts w:ascii="Gill Sans MT" w:hAnsi="Gill Sans MT"/>
              </w:rPr>
            </w:pPr>
          </w:p>
        </w:tc>
        <w:tc>
          <w:tcPr>
            <w:tcW w:w="1440" w:type="dxa"/>
          </w:tcPr>
          <w:p w14:paraId="34D4555D" w14:textId="77777777" w:rsidR="00E71899" w:rsidRPr="00BE068B" w:rsidRDefault="00E71899" w:rsidP="00E71899">
            <w:pPr>
              <w:contextualSpacing/>
              <w:jc w:val="center"/>
              <w:rPr>
                <w:rFonts w:ascii="Gill Sans MT" w:hAnsi="Gill Sans MT"/>
              </w:rPr>
            </w:pPr>
          </w:p>
        </w:tc>
        <w:tc>
          <w:tcPr>
            <w:tcW w:w="1440" w:type="dxa"/>
          </w:tcPr>
          <w:p w14:paraId="5EDE445C" w14:textId="77777777" w:rsidR="00E71899" w:rsidRPr="00BE068B" w:rsidRDefault="00E71899" w:rsidP="00E71899">
            <w:pPr>
              <w:contextualSpacing/>
              <w:jc w:val="center"/>
              <w:rPr>
                <w:rFonts w:ascii="Gill Sans MT" w:hAnsi="Gill Sans MT"/>
              </w:rPr>
            </w:pPr>
          </w:p>
        </w:tc>
        <w:tc>
          <w:tcPr>
            <w:tcW w:w="1440" w:type="dxa"/>
          </w:tcPr>
          <w:p w14:paraId="0FF16CB2" w14:textId="77777777" w:rsidR="00E71899" w:rsidRPr="00BE068B" w:rsidRDefault="00E71899" w:rsidP="00E71899">
            <w:pPr>
              <w:contextualSpacing/>
              <w:jc w:val="center"/>
              <w:rPr>
                <w:rFonts w:ascii="Gill Sans MT" w:hAnsi="Gill Sans MT"/>
              </w:rPr>
            </w:pPr>
          </w:p>
        </w:tc>
        <w:tc>
          <w:tcPr>
            <w:tcW w:w="1440" w:type="dxa"/>
          </w:tcPr>
          <w:p w14:paraId="3BE39206" w14:textId="77777777" w:rsidR="00E71899" w:rsidRPr="00BE068B" w:rsidRDefault="00E71899" w:rsidP="00E71899">
            <w:pPr>
              <w:contextualSpacing/>
              <w:jc w:val="center"/>
              <w:rPr>
                <w:rFonts w:ascii="Gill Sans MT" w:hAnsi="Gill Sans MT"/>
              </w:rPr>
            </w:pPr>
          </w:p>
        </w:tc>
      </w:tr>
    </w:tbl>
    <w:p w14:paraId="16307C0E" w14:textId="77777777" w:rsidR="00F7697D" w:rsidRPr="00BE068B" w:rsidRDefault="00F7697D" w:rsidP="00F7697D">
      <w:pPr>
        <w:spacing w:after="0" w:line="240" w:lineRule="auto"/>
        <w:contextualSpacing/>
        <w:rPr>
          <w:rFonts w:ascii="Gill Sans MT" w:eastAsia="SimSun" w:hAnsi="Gill Sans MT"/>
        </w:rPr>
      </w:pPr>
    </w:p>
    <w:tbl>
      <w:tblPr>
        <w:tblStyle w:val="TableGrid2"/>
        <w:tblW w:w="3955" w:type="dxa"/>
        <w:jc w:val="center"/>
        <w:tblCellMar>
          <w:left w:w="29" w:type="dxa"/>
          <w:right w:w="29" w:type="dxa"/>
        </w:tblCellMar>
        <w:tblLook w:val="04A0" w:firstRow="1" w:lastRow="0" w:firstColumn="1" w:lastColumn="0" w:noHBand="0" w:noVBand="1"/>
      </w:tblPr>
      <w:tblGrid>
        <w:gridCol w:w="3955"/>
      </w:tblGrid>
      <w:tr w:rsidR="00F7697D" w:rsidRPr="00BE068B" w14:paraId="61C04BEF" w14:textId="77777777" w:rsidTr="00F7697D">
        <w:trPr>
          <w:jc w:val="center"/>
        </w:trPr>
        <w:tc>
          <w:tcPr>
            <w:tcW w:w="3955" w:type="dxa"/>
          </w:tcPr>
          <w:p w14:paraId="5D13F58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Primary Decision (E9)</w:t>
            </w:r>
          </w:p>
        </w:tc>
      </w:tr>
      <w:tr w:rsidR="00F7697D" w:rsidRPr="00BE068B" w14:paraId="330544A3" w14:textId="77777777" w:rsidTr="00F7697D">
        <w:trPr>
          <w:jc w:val="center"/>
        </w:trPr>
        <w:tc>
          <w:tcPr>
            <w:tcW w:w="3955" w:type="dxa"/>
          </w:tcPr>
          <w:p w14:paraId="292DF9A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1=Head of household</w:t>
            </w:r>
          </w:p>
          <w:p w14:paraId="63CE34E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2=Spouse</w:t>
            </w:r>
          </w:p>
          <w:p w14:paraId="78CFA00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3=Both head and spouse together</w:t>
            </w:r>
          </w:p>
          <w:p w14:paraId="503C571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4=Other male household member</w:t>
            </w:r>
          </w:p>
          <w:p w14:paraId="35E6AA2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5=Other female household member</w:t>
            </w:r>
          </w:p>
          <w:p w14:paraId="6D1AAA5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w:t>
            </w:r>
          </w:p>
        </w:tc>
      </w:tr>
    </w:tbl>
    <w:p w14:paraId="6C26FF3F" w14:textId="77777777" w:rsidR="00F7697D" w:rsidRPr="00BE068B" w:rsidRDefault="00F7697D" w:rsidP="00F7697D">
      <w:pPr>
        <w:spacing w:after="0" w:line="240" w:lineRule="auto"/>
        <w:contextualSpacing/>
        <w:rPr>
          <w:rFonts w:ascii="Gill Sans MT" w:eastAsia="SimSun" w:hAnsi="Gill Sans MT"/>
        </w:rPr>
      </w:pPr>
      <w:r w:rsidRPr="00BE068B">
        <w:rPr>
          <w:rFonts w:ascii="Gill Sans MT" w:eastAsia="SimSun" w:hAnsi="Gill Sans MT"/>
        </w:rPr>
        <w:br w:type="page"/>
      </w:r>
    </w:p>
    <w:p w14:paraId="2F1B1284" w14:textId="77777777" w:rsidR="00F7697D" w:rsidRPr="00BE068B" w:rsidRDefault="00F7697D" w:rsidP="00F7697D">
      <w:pPr>
        <w:spacing w:after="0"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lastRenderedPageBreak/>
        <w:t>SECTION E. FIELD OVERVIEW (Continued)</w:t>
      </w:r>
    </w:p>
    <w:tbl>
      <w:tblPr>
        <w:tblStyle w:val="TableGrid2"/>
        <w:tblpPr w:leftFromText="180" w:rightFromText="180" w:vertAnchor="text" w:horzAnchor="page" w:tblpX="1470" w:tblpY="93"/>
        <w:tblW w:w="15437" w:type="dxa"/>
        <w:tblLayout w:type="fixed"/>
        <w:tblCellMar>
          <w:left w:w="29" w:type="dxa"/>
          <w:right w:w="29" w:type="dxa"/>
        </w:tblCellMar>
        <w:tblLook w:val="04A0" w:firstRow="1" w:lastRow="0" w:firstColumn="1" w:lastColumn="0" w:noHBand="0" w:noVBand="1"/>
      </w:tblPr>
      <w:tblGrid>
        <w:gridCol w:w="677"/>
        <w:gridCol w:w="2160"/>
        <w:gridCol w:w="1080"/>
        <w:gridCol w:w="1440"/>
        <w:gridCol w:w="1440"/>
        <w:gridCol w:w="1440"/>
        <w:gridCol w:w="1440"/>
        <w:gridCol w:w="1440"/>
        <w:gridCol w:w="1440"/>
        <w:gridCol w:w="1440"/>
        <w:gridCol w:w="1440"/>
      </w:tblGrid>
      <w:tr w:rsidR="00E71899" w:rsidRPr="00BE068B" w14:paraId="2301BE71" w14:textId="3B35676C" w:rsidTr="00E71899">
        <w:trPr>
          <w:trHeight w:val="244"/>
        </w:trPr>
        <w:tc>
          <w:tcPr>
            <w:tcW w:w="677" w:type="dxa"/>
          </w:tcPr>
          <w:p w14:paraId="133B17DD"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2160" w:type="dxa"/>
          </w:tcPr>
          <w:p w14:paraId="3D6E9706"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I.20</w:t>
            </w:r>
          </w:p>
        </w:tc>
        <w:tc>
          <w:tcPr>
            <w:tcW w:w="1080" w:type="dxa"/>
          </w:tcPr>
          <w:p w14:paraId="56A4873D"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I.21</w:t>
            </w:r>
          </w:p>
        </w:tc>
        <w:tc>
          <w:tcPr>
            <w:tcW w:w="1440" w:type="dxa"/>
          </w:tcPr>
          <w:p w14:paraId="00E50E19" w14:textId="77777777" w:rsidR="00E71899" w:rsidRPr="00BE068B" w:rsidRDefault="00E71899" w:rsidP="00E71899">
            <w:pPr>
              <w:contextualSpacing/>
              <w:jc w:val="center"/>
              <w:rPr>
                <w:rFonts w:ascii="Gill Sans MT" w:hAnsi="Gill Sans MT" w:cs="Times New Roman"/>
                <w:sz w:val="20"/>
              </w:rPr>
            </w:pPr>
            <w:r w:rsidRPr="00BE068B">
              <w:rPr>
                <w:rFonts w:ascii="Gill Sans MT" w:hAnsi="Gill Sans MT" w:cs="Times New Roman"/>
                <w:sz w:val="20"/>
              </w:rPr>
              <w:t>I.22</w:t>
            </w:r>
          </w:p>
        </w:tc>
        <w:tc>
          <w:tcPr>
            <w:tcW w:w="1440" w:type="dxa"/>
          </w:tcPr>
          <w:p w14:paraId="6E5A8DE0"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I.23</w:t>
            </w:r>
          </w:p>
        </w:tc>
        <w:tc>
          <w:tcPr>
            <w:tcW w:w="1440" w:type="dxa"/>
          </w:tcPr>
          <w:p w14:paraId="0ACD7D4B" w14:textId="34DFCF71"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I.25</w:t>
            </w:r>
          </w:p>
        </w:tc>
        <w:tc>
          <w:tcPr>
            <w:tcW w:w="1440" w:type="dxa"/>
          </w:tcPr>
          <w:p w14:paraId="084C5EAC" w14:textId="0925F992"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I.28</w:t>
            </w:r>
          </w:p>
        </w:tc>
        <w:tc>
          <w:tcPr>
            <w:tcW w:w="1440" w:type="dxa"/>
          </w:tcPr>
          <w:p w14:paraId="74D89757" w14:textId="10E40F83"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I.29</w:t>
            </w:r>
          </w:p>
        </w:tc>
        <w:tc>
          <w:tcPr>
            <w:tcW w:w="1440" w:type="dxa"/>
          </w:tcPr>
          <w:p w14:paraId="3432E0EA" w14:textId="1833D448"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I.30</w:t>
            </w:r>
          </w:p>
        </w:tc>
        <w:tc>
          <w:tcPr>
            <w:tcW w:w="1440" w:type="dxa"/>
          </w:tcPr>
          <w:p w14:paraId="1EEB31AC" w14:textId="176390C5"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I.31</w:t>
            </w:r>
          </w:p>
        </w:tc>
        <w:tc>
          <w:tcPr>
            <w:tcW w:w="1440" w:type="dxa"/>
          </w:tcPr>
          <w:p w14:paraId="3FDD63F5" w14:textId="61B59B66"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I.32</w:t>
            </w:r>
          </w:p>
        </w:tc>
      </w:tr>
      <w:tr w:rsidR="00E71899" w:rsidRPr="00BE068B" w14:paraId="2708A90D" w14:textId="2B508AFE" w:rsidTr="00E71899">
        <w:trPr>
          <w:trHeight w:val="244"/>
        </w:trPr>
        <w:tc>
          <w:tcPr>
            <w:tcW w:w="677" w:type="dxa"/>
            <w:vMerge w:val="restart"/>
          </w:tcPr>
          <w:p w14:paraId="14F3C201"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Field</w:t>
            </w:r>
          </w:p>
        </w:tc>
        <w:tc>
          <w:tcPr>
            <w:tcW w:w="2160" w:type="dxa"/>
            <w:vMerge w:val="restart"/>
          </w:tcPr>
          <w:p w14:paraId="0E0D3F60" w14:textId="751DF439"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What was the main tillage method used?</w:t>
            </w:r>
          </w:p>
          <w:p w14:paraId="2D45112E"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1=Conventional hand hoeing</w:t>
            </w:r>
          </w:p>
          <w:p w14:paraId="4DB0DA3E"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2=Planting basins / pot holing</w:t>
            </w:r>
          </w:p>
          <w:p w14:paraId="14B14FC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3=Zero tillage</w:t>
            </w:r>
          </w:p>
          <w:p w14:paraId="714E0AD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w:t>
            </w:r>
            <w:proofErr w:type="spellStart"/>
            <w:r w:rsidRPr="00BE068B">
              <w:rPr>
                <w:rFonts w:ascii="Gill Sans MT" w:hAnsi="Gill Sans MT" w:cs="Times New Roman"/>
                <w:sz w:val="20"/>
              </w:rPr>
              <w:t>Ploughing</w:t>
            </w:r>
            <w:proofErr w:type="spellEnd"/>
          </w:p>
          <w:p w14:paraId="5A029E84"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5=Ripping</w:t>
            </w:r>
          </w:p>
          <w:p w14:paraId="318801A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6=Ridging (before planting)</w:t>
            </w:r>
          </w:p>
          <w:p w14:paraId="49B4130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w:t>
            </w:r>
            <w:proofErr w:type="spellStart"/>
            <w:r w:rsidRPr="00BE068B">
              <w:rPr>
                <w:rFonts w:ascii="Gill Sans MT" w:hAnsi="Gill Sans MT" w:cs="Times New Roman"/>
                <w:sz w:val="20"/>
              </w:rPr>
              <w:t>Bunding</w:t>
            </w:r>
            <w:proofErr w:type="spellEnd"/>
          </w:p>
          <w:p w14:paraId="1C4A9F3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8=Mounding</w:t>
            </w:r>
          </w:p>
        </w:tc>
        <w:tc>
          <w:tcPr>
            <w:tcW w:w="1080" w:type="dxa"/>
            <w:vMerge w:val="restart"/>
          </w:tcPr>
          <w:p w14:paraId="75CB49EF" w14:textId="192F23D3"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What types of fertilizer did you use on this field?</w:t>
            </w:r>
          </w:p>
          <w:p w14:paraId="12E05C2C" w14:textId="797846DB"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(See Code 119 below. Select all that apply)</w:t>
            </w:r>
          </w:p>
          <w:p w14:paraId="443CD1AF"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Probe and code</w:t>
            </w:r>
          </w:p>
        </w:tc>
        <w:tc>
          <w:tcPr>
            <w:tcW w:w="1440" w:type="dxa"/>
            <w:vMerge w:val="restart"/>
          </w:tcPr>
          <w:p w14:paraId="6C450E46" w14:textId="407E0588" w:rsidR="00E71899" w:rsidRPr="00BE068B" w:rsidRDefault="00E71899" w:rsidP="00E71899">
            <w:pPr>
              <w:contextualSpacing/>
              <w:rPr>
                <w:rFonts w:ascii="Gill Sans MT" w:hAnsi="Gill Sans MT" w:cs="Times New Roman"/>
                <w:sz w:val="20"/>
              </w:rPr>
            </w:pPr>
            <w:r w:rsidRPr="00BE068B">
              <w:rPr>
                <w:rFonts w:ascii="Gill Sans MT" w:hAnsi="Gill Sans MT" w:cs="Times New Roman"/>
                <w:sz w:val="20"/>
              </w:rPr>
              <w:t>What quantity of fertilizer (in total) did the household apply to this field?</w:t>
            </w:r>
          </w:p>
          <w:p w14:paraId="30417C41" w14:textId="77777777" w:rsidR="00E71899" w:rsidRPr="00BE068B" w:rsidRDefault="00E71899" w:rsidP="00E71899">
            <w:pPr>
              <w:contextualSpacing/>
              <w:rPr>
                <w:rFonts w:ascii="Gill Sans MT" w:hAnsi="Gill Sans MT" w:cs="Times New Roman"/>
                <w:sz w:val="20"/>
              </w:rPr>
            </w:pPr>
            <w:r w:rsidRPr="00BE068B">
              <w:rPr>
                <w:rFonts w:ascii="Gill Sans MT" w:hAnsi="Gill Sans MT" w:cs="Times New Roman"/>
                <w:sz w:val="20"/>
              </w:rPr>
              <w:t xml:space="preserve">In </w:t>
            </w:r>
            <w:proofErr w:type="spellStart"/>
            <w:r w:rsidRPr="00BE068B">
              <w:rPr>
                <w:rFonts w:ascii="Gill Sans MT" w:hAnsi="Gill Sans MT" w:cs="Times New Roman"/>
                <w:sz w:val="20"/>
              </w:rPr>
              <w:t>kgs</w:t>
            </w:r>
            <w:proofErr w:type="spellEnd"/>
          </w:p>
          <w:p w14:paraId="5B48A7F2" w14:textId="44A6809F" w:rsidR="00E71899" w:rsidRPr="00BE068B" w:rsidRDefault="00E71899" w:rsidP="00E71899">
            <w:pPr>
              <w:contextualSpacing/>
              <w:rPr>
                <w:rFonts w:ascii="Gill Sans MT" w:hAnsi="Gill Sans MT" w:cs="Times New Roman"/>
                <w:sz w:val="20"/>
              </w:rPr>
            </w:pPr>
            <w:r w:rsidRPr="00BE068B">
              <w:rPr>
                <w:rFonts w:ascii="Gill Sans MT" w:hAnsi="Gill Sans MT" w:cs="Times New Roman"/>
                <w:sz w:val="20"/>
              </w:rPr>
              <w:t>Skip if I21=0</w:t>
            </w:r>
          </w:p>
        </w:tc>
        <w:tc>
          <w:tcPr>
            <w:tcW w:w="1440" w:type="dxa"/>
            <w:vMerge w:val="restart"/>
          </w:tcPr>
          <w:p w14:paraId="0D5FE30E" w14:textId="3DA70EDE"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Within the past 5 years, has your household ever let this field rest (lie fallow)?</w:t>
            </w:r>
          </w:p>
          <w:p w14:paraId="32965865" w14:textId="03A92784"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w:t>
            </w:r>
          </w:p>
          <w:p w14:paraId="4CC9D908" w14:textId="2300190C"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1=Yes</w:t>
            </w:r>
          </w:p>
          <w:p w14:paraId="7697E68A"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3C7425C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999=Prefer not to respond</w:t>
            </w:r>
          </w:p>
          <w:p w14:paraId="4EDA47FE" w14:textId="75A02C2E"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tc>
        <w:tc>
          <w:tcPr>
            <w:tcW w:w="1440" w:type="dxa"/>
          </w:tcPr>
          <w:p w14:paraId="0F177CF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Did you replant this field during the 2013-2014 agricultural seasons?</w:t>
            </w:r>
          </w:p>
          <w:p w14:paraId="13229CBA"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1=No</w:t>
            </w:r>
          </w:p>
          <w:p w14:paraId="31E3427E"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2=Yes</w:t>
            </w:r>
          </w:p>
          <w:p w14:paraId="767ABB14"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4BF0F5B5" w14:textId="5D67F044"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999=Prefer not to respond</w:t>
            </w:r>
          </w:p>
        </w:tc>
        <w:tc>
          <w:tcPr>
            <w:tcW w:w="1440" w:type="dxa"/>
          </w:tcPr>
          <w:p w14:paraId="7779403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In the field, how was the crop/field residue from the last agricultural season mainly used or disposed of?</w:t>
            </w:r>
          </w:p>
          <w:p w14:paraId="01A22E5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45D892DA" w14:textId="77777777" w:rsidR="00E71899" w:rsidRPr="00BE068B" w:rsidRDefault="00E71899" w:rsidP="00E71899">
            <w:pPr>
              <w:kinsoku w:val="0"/>
              <w:overflowPunct w:val="0"/>
              <w:autoSpaceDE w:val="0"/>
              <w:autoSpaceDN w:val="0"/>
              <w:adjustRightInd w:val="0"/>
              <w:ind w:right="38"/>
              <w:contextualSpacing/>
              <w:rPr>
                <w:rFonts w:ascii="Gill Sans MT" w:hAnsi="Gill Sans MT" w:cs="Times New Roman"/>
                <w:i/>
                <w:sz w:val="20"/>
              </w:rPr>
            </w:pPr>
            <w:r w:rsidRPr="00BE068B">
              <w:rPr>
                <w:rFonts w:ascii="Gill Sans MT" w:hAnsi="Gill Sans MT" w:cs="Times New Roman"/>
                <w:i/>
                <w:sz w:val="20"/>
              </w:rPr>
              <w:t>(See residue Code 120 Below)</w:t>
            </w:r>
          </w:p>
          <w:p w14:paraId="760F0CDF" w14:textId="20868778"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i/>
                <w:sz w:val="20"/>
              </w:rPr>
              <w:t>Probe and Code, select all that apply</w:t>
            </w:r>
            <w:r w:rsidRPr="00BE068B">
              <w:rPr>
                <w:rFonts w:ascii="Gill Sans MT" w:hAnsi="Gill Sans MT" w:cs="Times New Roman"/>
                <w:sz w:val="20"/>
              </w:rPr>
              <w:t xml:space="preserve"> </w:t>
            </w:r>
          </w:p>
        </w:tc>
        <w:tc>
          <w:tcPr>
            <w:tcW w:w="1440" w:type="dxa"/>
          </w:tcPr>
          <w:p w14:paraId="6407D67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In the past </w:t>
            </w:r>
            <w:commentRangeStart w:id="291"/>
            <w:commentRangeStart w:id="292"/>
            <w:r w:rsidRPr="00BE068B">
              <w:rPr>
                <w:rFonts w:ascii="Gill Sans MT" w:hAnsi="Gill Sans MT" w:cs="Times New Roman"/>
                <w:sz w:val="20"/>
              </w:rPr>
              <w:t xml:space="preserve">five </w:t>
            </w:r>
            <w:commentRangeEnd w:id="291"/>
            <w:r w:rsidR="002F24C5">
              <w:rPr>
                <w:rStyle w:val="CommentReference"/>
                <w:rFonts w:eastAsiaTheme="minorHAnsi"/>
              </w:rPr>
              <w:commentReference w:id="291"/>
            </w:r>
            <w:commentRangeEnd w:id="292"/>
            <w:r w:rsidR="00042831">
              <w:rPr>
                <w:rStyle w:val="CommentReference"/>
                <w:rFonts w:eastAsiaTheme="minorHAnsi"/>
              </w:rPr>
              <w:commentReference w:id="292"/>
            </w:r>
            <w:r w:rsidRPr="00BE068B">
              <w:rPr>
                <w:rFonts w:ascii="Gill Sans MT" w:hAnsi="Gill Sans MT" w:cs="Times New Roman"/>
                <w:sz w:val="20"/>
              </w:rPr>
              <w:t>years, how many years did your household improve this field with planting basins (pot holes)?</w:t>
            </w:r>
          </w:p>
          <w:p w14:paraId="1BBB8533"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03F1B392"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0-None</w:t>
            </w:r>
          </w:p>
          <w:p w14:paraId="6A82AAC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1-One</w:t>
            </w:r>
          </w:p>
          <w:p w14:paraId="31DF4E3E"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2-Two</w:t>
            </w:r>
          </w:p>
          <w:p w14:paraId="5EC97D35"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3-Three</w:t>
            </w:r>
          </w:p>
          <w:p w14:paraId="72D54E8A"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4-Four</w:t>
            </w:r>
          </w:p>
          <w:p w14:paraId="7C3300B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5-Five</w:t>
            </w:r>
          </w:p>
          <w:p w14:paraId="4BB02F32"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410F779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999=Prefer not to respond</w:t>
            </w:r>
          </w:p>
          <w:p w14:paraId="3A6DCB5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tc>
        <w:tc>
          <w:tcPr>
            <w:tcW w:w="1440" w:type="dxa"/>
          </w:tcPr>
          <w:p w14:paraId="096BC150"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In the past five years, how many years did your household improve this field through zero tillage?</w:t>
            </w:r>
          </w:p>
          <w:p w14:paraId="05E3CB4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0EFABCB0"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0-None</w:t>
            </w:r>
          </w:p>
          <w:p w14:paraId="44256781"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1-One</w:t>
            </w:r>
          </w:p>
          <w:p w14:paraId="6A00A93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2-Two</w:t>
            </w:r>
          </w:p>
          <w:p w14:paraId="3668654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3-Three</w:t>
            </w:r>
          </w:p>
          <w:p w14:paraId="5E02BE91"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4-Four</w:t>
            </w:r>
          </w:p>
          <w:p w14:paraId="2A55B61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5-Five</w:t>
            </w:r>
          </w:p>
          <w:p w14:paraId="35375C09"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27D28A4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530FAACC" w14:textId="77777777" w:rsidR="00E71899" w:rsidRPr="00BE068B" w:rsidRDefault="00E71899" w:rsidP="00E71899">
            <w:pPr>
              <w:contextualSpacing/>
              <w:rPr>
                <w:rFonts w:ascii="Gill Sans MT" w:hAnsi="Gill Sans MT" w:cs="Times New Roman"/>
                <w:sz w:val="20"/>
              </w:rPr>
            </w:pPr>
            <w:r w:rsidRPr="00BE068B">
              <w:rPr>
                <w:rFonts w:ascii="Gill Sans MT" w:hAnsi="Gill Sans MT"/>
                <w:sz w:val="20"/>
              </w:rPr>
              <w:t>999=Prefer not to respond</w:t>
            </w:r>
          </w:p>
          <w:p w14:paraId="211E73B1"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tc>
        <w:tc>
          <w:tcPr>
            <w:tcW w:w="1440" w:type="dxa"/>
          </w:tcPr>
          <w:p w14:paraId="1B182842"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In the past five years, how many years did your household improve this field through ridging, mounding, or terracing? </w:t>
            </w:r>
          </w:p>
          <w:p w14:paraId="08CD1EC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402297FA"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0-None</w:t>
            </w:r>
          </w:p>
          <w:p w14:paraId="0A2D29F1"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1-One</w:t>
            </w:r>
          </w:p>
          <w:p w14:paraId="01AEA70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2-Two</w:t>
            </w:r>
          </w:p>
          <w:p w14:paraId="244B1615"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3-Three</w:t>
            </w:r>
          </w:p>
          <w:p w14:paraId="6F9AE93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4-Four</w:t>
            </w:r>
          </w:p>
          <w:p w14:paraId="24F2B030"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5-Five</w:t>
            </w:r>
          </w:p>
          <w:p w14:paraId="0D5DF1F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68193480" w14:textId="77777777" w:rsidR="00E71899" w:rsidRPr="00BE068B" w:rsidRDefault="00E71899" w:rsidP="00E71899">
            <w:pPr>
              <w:contextualSpacing/>
              <w:rPr>
                <w:rFonts w:ascii="Gill Sans MT" w:hAnsi="Gill Sans MT" w:cs="Times New Roman"/>
                <w:sz w:val="20"/>
              </w:rPr>
            </w:pPr>
            <w:r w:rsidRPr="00BE068B">
              <w:rPr>
                <w:rFonts w:ascii="Gill Sans MT" w:hAnsi="Gill Sans MT"/>
                <w:sz w:val="20"/>
              </w:rPr>
              <w:t>999=Prefer not to respond</w:t>
            </w:r>
          </w:p>
          <w:p w14:paraId="284911C9"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tc>
        <w:tc>
          <w:tcPr>
            <w:tcW w:w="1440" w:type="dxa"/>
          </w:tcPr>
          <w:p w14:paraId="29FFF82E"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In the past five years, how many years did your household improve this field through fencing?</w:t>
            </w:r>
          </w:p>
          <w:p w14:paraId="5BE0C2D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589FB2E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0-None</w:t>
            </w:r>
          </w:p>
          <w:p w14:paraId="019F515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1-One</w:t>
            </w:r>
          </w:p>
          <w:p w14:paraId="58002F0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2-Two</w:t>
            </w:r>
          </w:p>
          <w:p w14:paraId="1A18F0C5"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3-Three</w:t>
            </w:r>
          </w:p>
          <w:p w14:paraId="49D9709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4-Four</w:t>
            </w:r>
          </w:p>
          <w:p w14:paraId="35C1EF9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5-Five</w:t>
            </w:r>
          </w:p>
          <w:p w14:paraId="6C11EC7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06A9854C" w14:textId="77777777" w:rsidR="00E71899" w:rsidRPr="00BE068B" w:rsidRDefault="00E71899" w:rsidP="00E71899">
            <w:pPr>
              <w:kinsoku w:val="0"/>
              <w:overflowPunct w:val="0"/>
              <w:autoSpaceDE w:val="0"/>
              <w:autoSpaceDN w:val="0"/>
              <w:adjustRightInd w:val="0"/>
              <w:contextualSpacing/>
              <w:rPr>
                <w:rFonts w:ascii="Gill Sans MT" w:hAnsi="Gill Sans MT"/>
                <w:sz w:val="20"/>
              </w:rPr>
            </w:pPr>
            <w:r w:rsidRPr="00BE068B">
              <w:rPr>
                <w:rFonts w:ascii="Gill Sans MT" w:hAnsi="Gill Sans MT"/>
                <w:sz w:val="20"/>
              </w:rPr>
              <w:t>999=Prefer not to respond</w:t>
            </w:r>
          </w:p>
          <w:p w14:paraId="163C269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tc>
      </w:tr>
      <w:tr w:rsidR="00E71899" w:rsidRPr="00BE068B" w14:paraId="7BED1208" w14:textId="1CA1F94E" w:rsidTr="00E71899">
        <w:trPr>
          <w:trHeight w:val="244"/>
        </w:trPr>
        <w:tc>
          <w:tcPr>
            <w:tcW w:w="677" w:type="dxa"/>
            <w:vMerge/>
          </w:tcPr>
          <w:p w14:paraId="124A2008" w14:textId="77777777" w:rsidR="00E71899" w:rsidRPr="00BE068B" w:rsidRDefault="00E71899" w:rsidP="00E71899">
            <w:pPr>
              <w:contextualSpacing/>
              <w:jc w:val="center"/>
              <w:rPr>
                <w:rFonts w:ascii="Gill Sans MT" w:hAnsi="Gill Sans MT"/>
                <w:sz w:val="20"/>
              </w:rPr>
            </w:pPr>
          </w:p>
        </w:tc>
        <w:tc>
          <w:tcPr>
            <w:tcW w:w="2160" w:type="dxa"/>
            <w:vMerge/>
          </w:tcPr>
          <w:p w14:paraId="53D2D910"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sz w:val="20"/>
              </w:rPr>
            </w:pPr>
          </w:p>
        </w:tc>
        <w:tc>
          <w:tcPr>
            <w:tcW w:w="1080" w:type="dxa"/>
            <w:vMerge/>
          </w:tcPr>
          <w:p w14:paraId="5ADE2EF3"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1440" w:type="dxa"/>
            <w:vMerge/>
          </w:tcPr>
          <w:p w14:paraId="18BC0EF3"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1440" w:type="dxa"/>
            <w:vMerge/>
          </w:tcPr>
          <w:p w14:paraId="01963E9F" w14:textId="77777777" w:rsidR="00E71899" w:rsidRPr="00BE068B" w:rsidRDefault="00E71899" w:rsidP="00E71899">
            <w:pPr>
              <w:contextualSpacing/>
              <w:jc w:val="center"/>
              <w:rPr>
                <w:rFonts w:ascii="Gill Sans MT" w:hAnsi="Gill Sans MT" w:cs="Times New Roman"/>
                <w:sz w:val="20"/>
              </w:rPr>
            </w:pPr>
          </w:p>
        </w:tc>
        <w:tc>
          <w:tcPr>
            <w:tcW w:w="1440" w:type="dxa"/>
          </w:tcPr>
          <w:p w14:paraId="0CE5D585" w14:textId="77777777" w:rsidR="00E71899" w:rsidRPr="00BE068B" w:rsidRDefault="00E71899" w:rsidP="00E71899">
            <w:pPr>
              <w:contextualSpacing/>
              <w:jc w:val="center"/>
              <w:rPr>
                <w:rFonts w:ascii="Gill Sans MT" w:hAnsi="Gill Sans MT" w:cs="Times New Roman"/>
                <w:sz w:val="20"/>
              </w:rPr>
            </w:pPr>
          </w:p>
        </w:tc>
        <w:tc>
          <w:tcPr>
            <w:tcW w:w="1440" w:type="dxa"/>
          </w:tcPr>
          <w:p w14:paraId="683CFAEC" w14:textId="77777777" w:rsidR="00E71899" w:rsidRPr="00BE068B" w:rsidRDefault="00E71899" w:rsidP="00E71899">
            <w:pPr>
              <w:contextualSpacing/>
              <w:jc w:val="center"/>
              <w:rPr>
                <w:rFonts w:ascii="Gill Sans MT" w:hAnsi="Gill Sans MT" w:cs="Times New Roman"/>
                <w:sz w:val="20"/>
              </w:rPr>
            </w:pPr>
          </w:p>
        </w:tc>
        <w:tc>
          <w:tcPr>
            <w:tcW w:w="1440" w:type="dxa"/>
          </w:tcPr>
          <w:p w14:paraId="06732500" w14:textId="77777777" w:rsidR="00E71899" w:rsidRPr="00BE068B" w:rsidRDefault="00E71899" w:rsidP="00E71899">
            <w:pPr>
              <w:contextualSpacing/>
              <w:jc w:val="center"/>
              <w:rPr>
                <w:rFonts w:ascii="Gill Sans MT" w:hAnsi="Gill Sans MT" w:cs="Times New Roman"/>
                <w:sz w:val="20"/>
              </w:rPr>
            </w:pPr>
          </w:p>
        </w:tc>
        <w:tc>
          <w:tcPr>
            <w:tcW w:w="1440" w:type="dxa"/>
          </w:tcPr>
          <w:p w14:paraId="0A5F2EBF" w14:textId="77777777" w:rsidR="00E71899" w:rsidRPr="00BE068B" w:rsidRDefault="00E71899" w:rsidP="00E71899">
            <w:pPr>
              <w:contextualSpacing/>
              <w:jc w:val="center"/>
              <w:rPr>
                <w:rFonts w:ascii="Gill Sans MT" w:hAnsi="Gill Sans MT" w:cs="Times New Roman"/>
                <w:sz w:val="20"/>
              </w:rPr>
            </w:pPr>
          </w:p>
        </w:tc>
        <w:tc>
          <w:tcPr>
            <w:tcW w:w="1440" w:type="dxa"/>
          </w:tcPr>
          <w:p w14:paraId="0090FC47" w14:textId="77777777" w:rsidR="00E71899" w:rsidRPr="00BE068B" w:rsidRDefault="00E71899" w:rsidP="00E71899">
            <w:pPr>
              <w:contextualSpacing/>
              <w:jc w:val="center"/>
              <w:rPr>
                <w:rFonts w:ascii="Gill Sans MT" w:hAnsi="Gill Sans MT" w:cs="Times New Roman"/>
                <w:sz w:val="20"/>
              </w:rPr>
            </w:pPr>
          </w:p>
        </w:tc>
        <w:tc>
          <w:tcPr>
            <w:tcW w:w="1440" w:type="dxa"/>
          </w:tcPr>
          <w:p w14:paraId="552AEDAF" w14:textId="77777777" w:rsidR="00E71899" w:rsidRPr="00BE068B" w:rsidRDefault="00E71899" w:rsidP="00E71899">
            <w:pPr>
              <w:contextualSpacing/>
              <w:jc w:val="center"/>
              <w:rPr>
                <w:rFonts w:ascii="Gill Sans MT" w:hAnsi="Gill Sans MT" w:cs="Times New Roman"/>
                <w:sz w:val="20"/>
              </w:rPr>
            </w:pPr>
          </w:p>
        </w:tc>
      </w:tr>
      <w:tr w:rsidR="00E71899" w:rsidRPr="00BE068B" w14:paraId="237A280C" w14:textId="6AED2DC3" w:rsidTr="00E71899">
        <w:trPr>
          <w:trHeight w:val="20"/>
        </w:trPr>
        <w:tc>
          <w:tcPr>
            <w:tcW w:w="677" w:type="dxa"/>
          </w:tcPr>
          <w:p w14:paraId="50D9A68E"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2160" w:type="dxa"/>
          </w:tcPr>
          <w:p w14:paraId="3F78FBB7"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gramStart"/>
            <w:r w:rsidRPr="00BE068B">
              <w:rPr>
                <w:rFonts w:ascii="Gill Sans MT" w:hAnsi="Gill Sans MT" w:cs="Times New Roman"/>
                <w:b/>
                <w:bCs/>
                <w:spacing w:val="1"/>
                <w:w w:val="105"/>
                <w:sz w:val="18"/>
                <w:szCs w:val="18"/>
              </w:rPr>
              <w:t>tillage</w:t>
            </w:r>
            <w:proofErr w:type="gramEnd"/>
          </w:p>
        </w:tc>
        <w:tc>
          <w:tcPr>
            <w:tcW w:w="1080" w:type="dxa"/>
          </w:tcPr>
          <w:p w14:paraId="1F5D7BEA"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gramStart"/>
            <w:r w:rsidRPr="00BE068B">
              <w:rPr>
                <w:rFonts w:ascii="Gill Sans MT" w:hAnsi="Gill Sans MT" w:cs="Times New Roman"/>
                <w:b/>
                <w:bCs/>
                <w:spacing w:val="1"/>
                <w:w w:val="105"/>
                <w:sz w:val="18"/>
                <w:szCs w:val="18"/>
              </w:rPr>
              <w:t>fertilizer</w:t>
            </w:r>
            <w:proofErr w:type="gramEnd"/>
          </w:p>
        </w:tc>
        <w:tc>
          <w:tcPr>
            <w:tcW w:w="1440" w:type="dxa"/>
          </w:tcPr>
          <w:p w14:paraId="60679114"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fertilizer</w:t>
            </w:r>
            <w:proofErr w:type="gramEnd"/>
            <w:r w:rsidRPr="00BE068B">
              <w:rPr>
                <w:rFonts w:ascii="Gill Sans MT" w:hAnsi="Gill Sans MT" w:cs="Times New Roman"/>
                <w:b/>
                <w:bCs/>
                <w:spacing w:val="1"/>
                <w:w w:val="105"/>
                <w:sz w:val="18"/>
                <w:szCs w:val="18"/>
              </w:rPr>
              <w:t>_kgs</w:t>
            </w:r>
            <w:proofErr w:type="spellEnd"/>
          </w:p>
        </w:tc>
        <w:tc>
          <w:tcPr>
            <w:tcW w:w="1440" w:type="dxa"/>
          </w:tcPr>
          <w:p w14:paraId="00359AA4"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gramStart"/>
            <w:r w:rsidRPr="00BE068B">
              <w:rPr>
                <w:rFonts w:ascii="Gill Sans MT" w:hAnsi="Gill Sans MT" w:cs="Times New Roman"/>
                <w:b/>
                <w:bCs/>
                <w:spacing w:val="1"/>
                <w:w w:val="105"/>
                <w:sz w:val="18"/>
                <w:szCs w:val="18"/>
              </w:rPr>
              <w:t>fallow5</w:t>
            </w:r>
            <w:proofErr w:type="gramEnd"/>
          </w:p>
        </w:tc>
        <w:tc>
          <w:tcPr>
            <w:tcW w:w="1440" w:type="dxa"/>
          </w:tcPr>
          <w:p w14:paraId="28017951" w14:textId="306B7606"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gramStart"/>
            <w:r w:rsidRPr="00BE068B">
              <w:rPr>
                <w:rFonts w:ascii="Gill Sans MT" w:hAnsi="Gill Sans MT" w:cs="Times New Roman"/>
                <w:b/>
                <w:bCs/>
                <w:spacing w:val="1"/>
                <w:w w:val="105"/>
                <w:sz w:val="18"/>
                <w:szCs w:val="18"/>
              </w:rPr>
              <w:t>replant</w:t>
            </w:r>
            <w:proofErr w:type="gramEnd"/>
          </w:p>
        </w:tc>
        <w:tc>
          <w:tcPr>
            <w:tcW w:w="1440" w:type="dxa"/>
          </w:tcPr>
          <w:p w14:paraId="5B97EC6B" w14:textId="259B8D9D"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gramStart"/>
            <w:r w:rsidRPr="00BE068B">
              <w:rPr>
                <w:rFonts w:ascii="Gill Sans MT" w:hAnsi="Gill Sans MT" w:cs="Times New Roman"/>
                <w:b/>
                <w:bCs/>
                <w:spacing w:val="1"/>
                <w:w w:val="105"/>
                <w:sz w:val="18"/>
                <w:szCs w:val="18"/>
              </w:rPr>
              <w:t>residue</w:t>
            </w:r>
            <w:proofErr w:type="gramEnd"/>
          </w:p>
        </w:tc>
        <w:tc>
          <w:tcPr>
            <w:tcW w:w="1440" w:type="dxa"/>
          </w:tcPr>
          <w:p w14:paraId="6E55B676" w14:textId="5B9473CF"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plantbasin</w:t>
            </w:r>
            <w:proofErr w:type="spellEnd"/>
            <w:proofErr w:type="gramEnd"/>
          </w:p>
        </w:tc>
        <w:tc>
          <w:tcPr>
            <w:tcW w:w="1440" w:type="dxa"/>
          </w:tcPr>
          <w:p w14:paraId="6945B4CA" w14:textId="692BB9BE"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zerotill</w:t>
            </w:r>
            <w:proofErr w:type="spellEnd"/>
            <w:proofErr w:type="gramEnd"/>
          </w:p>
        </w:tc>
        <w:tc>
          <w:tcPr>
            <w:tcW w:w="1440" w:type="dxa"/>
          </w:tcPr>
          <w:p w14:paraId="3235A730"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
        </w:tc>
        <w:tc>
          <w:tcPr>
            <w:tcW w:w="1440" w:type="dxa"/>
          </w:tcPr>
          <w:p w14:paraId="4F5BB54D"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
        </w:tc>
      </w:tr>
      <w:tr w:rsidR="00E71899" w:rsidRPr="00BE068B" w14:paraId="3708303C" w14:textId="0C473526" w:rsidTr="00E71899">
        <w:trPr>
          <w:trHeight w:val="20"/>
        </w:trPr>
        <w:tc>
          <w:tcPr>
            <w:tcW w:w="677" w:type="dxa"/>
          </w:tcPr>
          <w:p w14:paraId="205F1D1E"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1</w:t>
            </w:r>
          </w:p>
        </w:tc>
        <w:tc>
          <w:tcPr>
            <w:tcW w:w="2160" w:type="dxa"/>
          </w:tcPr>
          <w:p w14:paraId="137EC202" w14:textId="77777777" w:rsidR="00E71899" w:rsidRPr="00BE068B" w:rsidRDefault="00E71899" w:rsidP="00E71899">
            <w:pPr>
              <w:contextualSpacing/>
              <w:jc w:val="center"/>
              <w:rPr>
                <w:rFonts w:ascii="Gill Sans MT" w:hAnsi="Gill Sans MT"/>
              </w:rPr>
            </w:pPr>
          </w:p>
        </w:tc>
        <w:tc>
          <w:tcPr>
            <w:tcW w:w="1080" w:type="dxa"/>
          </w:tcPr>
          <w:p w14:paraId="00E5884B" w14:textId="77777777" w:rsidR="00E71899" w:rsidRPr="00BE068B" w:rsidRDefault="00E71899" w:rsidP="00E71899">
            <w:pPr>
              <w:contextualSpacing/>
              <w:jc w:val="center"/>
              <w:rPr>
                <w:rFonts w:ascii="Gill Sans MT" w:hAnsi="Gill Sans MT"/>
              </w:rPr>
            </w:pPr>
          </w:p>
        </w:tc>
        <w:tc>
          <w:tcPr>
            <w:tcW w:w="1440" w:type="dxa"/>
          </w:tcPr>
          <w:p w14:paraId="00AA5641" w14:textId="77777777" w:rsidR="00E71899" w:rsidRPr="00BE068B" w:rsidRDefault="00E71899" w:rsidP="00E71899">
            <w:pPr>
              <w:contextualSpacing/>
              <w:jc w:val="center"/>
              <w:rPr>
                <w:rFonts w:ascii="Gill Sans MT" w:hAnsi="Gill Sans MT"/>
              </w:rPr>
            </w:pPr>
          </w:p>
        </w:tc>
        <w:tc>
          <w:tcPr>
            <w:tcW w:w="1440" w:type="dxa"/>
          </w:tcPr>
          <w:p w14:paraId="21BBA726" w14:textId="77777777" w:rsidR="00E71899" w:rsidRPr="00BE068B" w:rsidRDefault="00E71899" w:rsidP="00E71899">
            <w:pPr>
              <w:contextualSpacing/>
              <w:jc w:val="center"/>
              <w:rPr>
                <w:rFonts w:ascii="Gill Sans MT" w:hAnsi="Gill Sans MT"/>
              </w:rPr>
            </w:pPr>
          </w:p>
        </w:tc>
        <w:tc>
          <w:tcPr>
            <w:tcW w:w="1440" w:type="dxa"/>
          </w:tcPr>
          <w:p w14:paraId="22CEB50B" w14:textId="77777777" w:rsidR="00E71899" w:rsidRPr="00BE068B" w:rsidRDefault="00E71899" w:rsidP="00E71899">
            <w:pPr>
              <w:contextualSpacing/>
              <w:jc w:val="center"/>
              <w:rPr>
                <w:rFonts w:ascii="Gill Sans MT" w:hAnsi="Gill Sans MT"/>
              </w:rPr>
            </w:pPr>
          </w:p>
        </w:tc>
        <w:tc>
          <w:tcPr>
            <w:tcW w:w="1440" w:type="dxa"/>
          </w:tcPr>
          <w:p w14:paraId="6F043059" w14:textId="77777777" w:rsidR="00E71899" w:rsidRPr="00BE068B" w:rsidRDefault="00E71899" w:rsidP="00E71899">
            <w:pPr>
              <w:contextualSpacing/>
              <w:jc w:val="center"/>
              <w:rPr>
                <w:rFonts w:ascii="Gill Sans MT" w:hAnsi="Gill Sans MT"/>
              </w:rPr>
            </w:pPr>
          </w:p>
        </w:tc>
        <w:tc>
          <w:tcPr>
            <w:tcW w:w="1440" w:type="dxa"/>
          </w:tcPr>
          <w:p w14:paraId="0EBFBFDE" w14:textId="77777777" w:rsidR="00E71899" w:rsidRPr="00BE068B" w:rsidRDefault="00E71899" w:rsidP="00E71899">
            <w:pPr>
              <w:contextualSpacing/>
              <w:jc w:val="center"/>
              <w:rPr>
                <w:rFonts w:ascii="Gill Sans MT" w:hAnsi="Gill Sans MT"/>
              </w:rPr>
            </w:pPr>
          </w:p>
        </w:tc>
        <w:tc>
          <w:tcPr>
            <w:tcW w:w="1440" w:type="dxa"/>
          </w:tcPr>
          <w:p w14:paraId="6D307319" w14:textId="77777777" w:rsidR="00E71899" w:rsidRPr="00BE068B" w:rsidRDefault="00E71899" w:rsidP="00E71899">
            <w:pPr>
              <w:contextualSpacing/>
              <w:jc w:val="center"/>
              <w:rPr>
                <w:rFonts w:ascii="Gill Sans MT" w:hAnsi="Gill Sans MT"/>
              </w:rPr>
            </w:pPr>
          </w:p>
        </w:tc>
        <w:tc>
          <w:tcPr>
            <w:tcW w:w="1440" w:type="dxa"/>
          </w:tcPr>
          <w:p w14:paraId="76BC82E9" w14:textId="77777777" w:rsidR="00E71899" w:rsidRPr="00BE068B" w:rsidRDefault="00E71899" w:rsidP="00E71899">
            <w:pPr>
              <w:contextualSpacing/>
              <w:jc w:val="center"/>
              <w:rPr>
                <w:rFonts w:ascii="Gill Sans MT" w:hAnsi="Gill Sans MT"/>
              </w:rPr>
            </w:pPr>
          </w:p>
        </w:tc>
        <w:tc>
          <w:tcPr>
            <w:tcW w:w="1440" w:type="dxa"/>
          </w:tcPr>
          <w:p w14:paraId="38F71629" w14:textId="77777777" w:rsidR="00E71899" w:rsidRPr="00BE068B" w:rsidRDefault="00E71899" w:rsidP="00E71899">
            <w:pPr>
              <w:contextualSpacing/>
              <w:jc w:val="center"/>
              <w:rPr>
                <w:rFonts w:ascii="Gill Sans MT" w:hAnsi="Gill Sans MT"/>
              </w:rPr>
            </w:pPr>
          </w:p>
        </w:tc>
      </w:tr>
      <w:tr w:rsidR="00E71899" w:rsidRPr="00BE068B" w14:paraId="19F71246" w14:textId="7A1A03EC" w:rsidTr="00E71899">
        <w:trPr>
          <w:trHeight w:val="20"/>
        </w:trPr>
        <w:tc>
          <w:tcPr>
            <w:tcW w:w="677" w:type="dxa"/>
          </w:tcPr>
          <w:p w14:paraId="502F4DAB"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2</w:t>
            </w:r>
          </w:p>
        </w:tc>
        <w:tc>
          <w:tcPr>
            <w:tcW w:w="2160" w:type="dxa"/>
          </w:tcPr>
          <w:p w14:paraId="7E8DF0DF" w14:textId="77777777" w:rsidR="00E71899" w:rsidRPr="00BE068B" w:rsidRDefault="00E71899" w:rsidP="00E71899">
            <w:pPr>
              <w:contextualSpacing/>
              <w:jc w:val="center"/>
              <w:rPr>
                <w:rFonts w:ascii="Gill Sans MT" w:hAnsi="Gill Sans MT"/>
              </w:rPr>
            </w:pPr>
          </w:p>
        </w:tc>
        <w:tc>
          <w:tcPr>
            <w:tcW w:w="1080" w:type="dxa"/>
          </w:tcPr>
          <w:p w14:paraId="265EA4B2" w14:textId="77777777" w:rsidR="00E71899" w:rsidRPr="00BE068B" w:rsidRDefault="00E71899" w:rsidP="00E71899">
            <w:pPr>
              <w:contextualSpacing/>
              <w:jc w:val="center"/>
              <w:rPr>
                <w:rFonts w:ascii="Gill Sans MT" w:hAnsi="Gill Sans MT"/>
              </w:rPr>
            </w:pPr>
          </w:p>
        </w:tc>
        <w:tc>
          <w:tcPr>
            <w:tcW w:w="1440" w:type="dxa"/>
          </w:tcPr>
          <w:p w14:paraId="17E0FE55" w14:textId="77777777" w:rsidR="00E71899" w:rsidRPr="00BE068B" w:rsidRDefault="00E71899" w:rsidP="00E71899">
            <w:pPr>
              <w:contextualSpacing/>
              <w:jc w:val="center"/>
              <w:rPr>
                <w:rFonts w:ascii="Gill Sans MT" w:hAnsi="Gill Sans MT"/>
              </w:rPr>
            </w:pPr>
          </w:p>
        </w:tc>
        <w:tc>
          <w:tcPr>
            <w:tcW w:w="1440" w:type="dxa"/>
          </w:tcPr>
          <w:p w14:paraId="2D89C92A" w14:textId="77777777" w:rsidR="00E71899" w:rsidRPr="00BE068B" w:rsidRDefault="00E71899" w:rsidP="00E71899">
            <w:pPr>
              <w:contextualSpacing/>
              <w:jc w:val="center"/>
              <w:rPr>
                <w:rFonts w:ascii="Gill Sans MT" w:hAnsi="Gill Sans MT"/>
              </w:rPr>
            </w:pPr>
          </w:p>
        </w:tc>
        <w:tc>
          <w:tcPr>
            <w:tcW w:w="1440" w:type="dxa"/>
          </w:tcPr>
          <w:p w14:paraId="53157D8D" w14:textId="77777777" w:rsidR="00E71899" w:rsidRPr="00BE068B" w:rsidRDefault="00E71899" w:rsidP="00E71899">
            <w:pPr>
              <w:contextualSpacing/>
              <w:jc w:val="center"/>
              <w:rPr>
                <w:rFonts w:ascii="Gill Sans MT" w:hAnsi="Gill Sans MT"/>
              </w:rPr>
            </w:pPr>
          </w:p>
        </w:tc>
        <w:tc>
          <w:tcPr>
            <w:tcW w:w="1440" w:type="dxa"/>
          </w:tcPr>
          <w:p w14:paraId="7A7E7E22" w14:textId="77777777" w:rsidR="00E71899" w:rsidRPr="00BE068B" w:rsidRDefault="00E71899" w:rsidP="00E71899">
            <w:pPr>
              <w:contextualSpacing/>
              <w:jc w:val="center"/>
              <w:rPr>
                <w:rFonts w:ascii="Gill Sans MT" w:hAnsi="Gill Sans MT"/>
              </w:rPr>
            </w:pPr>
          </w:p>
        </w:tc>
        <w:tc>
          <w:tcPr>
            <w:tcW w:w="1440" w:type="dxa"/>
          </w:tcPr>
          <w:p w14:paraId="61B9DE7A" w14:textId="77777777" w:rsidR="00E71899" w:rsidRPr="00BE068B" w:rsidRDefault="00E71899" w:rsidP="00E71899">
            <w:pPr>
              <w:contextualSpacing/>
              <w:jc w:val="center"/>
              <w:rPr>
                <w:rFonts w:ascii="Gill Sans MT" w:hAnsi="Gill Sans MT"/>
              </w:rPr>
            </w:pPr>
          </w:p>
        </w:tc>
        <w:tc>
          <w:tcPr>
            <w:tcW w:w="1440" w:type="dxa"/>
          </w:tcPr>
          <w:p w14:paraId="3298DF8A" w14:textId="77777777" w:rsidR="00E71899" w:rsidRPr="00BE068B" w:rsidRDefault="00E71899" w:rsidP="00E71899">
            <w:pPr>
              <w:contextualSpacing/>
              <w:jc w:val="center"/>
              <w:rPr>
                <w:rFonts w:ascii="Gill Sans MT" w:hAnsi="Gill Sans MT"/>
              </w:rPr>
            </w:pPr>
          </w:p>
        </w:tc>
        <w:tc>
          <w:tcPr>
            <w:tcW w:w="1440" w:type="dxa"/>
          </w:tcPr>
          <w:p w14:paraId="2DC47638" w14:textId="77777777" w:rsidR="00E71899" w:rsidRPr="00BE068B" w:rsidRDefault="00E71899" w:rsidP="00E71899">
            <w:pPr>
              <w:contextualSpacing/>
              <w:jc w:val="center"/>
              <w:rPr>
                <w:rFonts w:ascii="Gill Sans MT" w:hAnsi="Gill Sans MT"/>
              </w:rPr>
            </w:pPr>
          </w:p>
        </w:tc>
        <w:tc>
          <w:tcPr>
            <w:tcW w:w="1440" w:type="dxa"/>
          </w:tcPr>
          <w:p w14:paraId="64F807F3" w14:textId="77777777" w:rsidR="00E71899" w:rsidRPr="00BE068B" w:rsidRDefault="00E71899" w:rsidP="00E71899">
            <w:pPr>
              <w:contextualSpacing/>
              <w:jc w:val="center"/>
              <w:rPr>
                <w:rFonts w:ascii="Gill Sans MT" w:hAnsi="Gill Sans MT"/>
              </w:rPr>
            </w:pPr>
          </w:p>
        </w:tc>
      </w:tr>
      <w:tr w:rsidR="00E71899" w:rsidRPr="00BE068B" w14:paraId="72E10576" w14:textId="1A55EBAB" w:rsidTr="00E71899">
        <w:trPr>
          <w:trHeight w:val="20"/>
        </w:trPr>
        <w:tc>
          <w:tcPr>
            <w:tcW w:w="677" w:type="dxa"/>
          </w:tcPr>
          <w:p w14:paraId="3684BBE1"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3</w:t>
            </w:r>
          </w:p>
        </w:tc>
        <w:tc>
          <w:tcPr>
            <w:tcW w:w="2160" w:type="dxa"/>
          </w:tcPr>
          <w:p w14:paraId="710F2DE6" w14:textId="77777777" w:rsidR="00E71899" w:rsidRPr="00BE068B" w:rsidRDefault="00E71899" w:rsidP="00E71899">
            <w:pPr>
              <w:contextualSpacing/>
              <w:jc w:val="center"/>
              <w:rPr>
                <w:rFonts w:ascii="Gill Sans MT" w:hAnsi="Gill Sans MT"/>
              </w:rPr>
            </w:pPr>
          </w:p>
        </w:tc>
        <w:tc>
          <w:tcPr>
            <w:tcW w:w="1080" w:type="dxa"/>
          </w:tcPr>
          <w:p w14:paraId="6E60C391" w14:textId="77777777" w:rsidR="00E71899" w:rsidRPr="00BE068B" w:rsidRDefault="00E71899" w:rsidP="00E71899">
            <w:pPr>
              <w:contextualSpacing/>
              <w:jc w:val="center"/>
              <w:rPr>
                <w:rFonts w:ascii="Gill Sans MT" w:hAnsi="Gill Sans MT"/>
              </w:rPr>
            </w:pPr>
          </w:p>
        </w:tc>
        <w:tc>
          <w:tcPr>
            <w:tcW w:w="1440" w:type="dxa"/>
          </w:tcPr>
          <w:p w14:paraId="113B8AFD" w14:textId="77777777" w:rsidR="00E71899" w:rsidRPr="00BE068B" w:rsidRDefault="00E71899" w:rsidP="00E71899">
            <w:pPr>
              <w:contextualSpacing/>
              <w:jc w:val="center"/>
              <w:rPr>
                <w:rFonts w:ascii="Gill Sans MT" w:hAnsi="Gill Sans MT"/>
              </w:rPr>
            </w:pPr>
          </w:p>
        </w:tc>
        <w:tc>
          <w:tcPr>
            <w:tcW w:w="1440" w:type="dxa"/>
          </w:tcPr>
          <w:p w14:paraId="344FC262" w14:textId="77777777" w:rsidR="00E71899" w:rsidRPr="00BE068B" w:rsidRDefault="00E71899" w:rsidP="00E71899">
            <w:pPr>
              <w:contextualSpacing/>
              <w:jc w:val="center"/>
              <w:rPr>
                <w:rFonts w:ascii="Gill Sans MT" w:hAnsi="Gill Sans MT"/>
              </w:rPr>
            </w:pPr>
          </w:p>
        </w:tc>
        <w:tc>
          <w:tcPr>
            <w:tcW w:w="1440" w:type="dxa"/>
          </w:tcPr>
          <w:p w14:paraId="6D3EB24B" w14:textId="77777777" w:rsidR="00E71899" w:rsidRPr="00BE068B" w:rsidRDefault="00E71899" w:rsidP="00E71899">
            <w:pPr>
              <w:contextualSpacing/>
              <w:jc w:val="center"/>
              <w:rPr>
                <w:rFonts w:ascii="Gill Sans MT" w:hAnsi="Gill Sans MT"/>
              </w:rPr>
            </w:pPr>
          </w:p>
        </w:tc>
        <w:tc>
          <w:tcPr>
            <w:tcW w:w="1440" w:type="dxa"/>
          </w:tcPr>
          <w:p w14:paraId="194AE9C6" w14:textId="77777777" w:rsidR="00E71899" w:rsidRPr="00BE068B" w:rsidRDefault="00E71899" w:rsidP="00E71899">
            <w:pPr>
              <w:contextualSpacing/>
              <w:jc w:val="center"/>
              <w:rPr>
                <w:rFonts w:ascii="Gill Sans MT" w:hAnsi="Gill Sans MT"/>
              </w:rPr>
            </w:pPr>
          </w:p>
        </w:tc>
        <w:tc>
          <w:tcPr>
            <w:tcW w:w="1440" w:type="dxa"/>
          </w:tcPr>
          <w:p w14:paraId="69F71496" w14:textId="77777777" w:rsidR="00E71899" w:rsidRPr="00BE068B" w:rsidRDefault="00E71899" w:rsidP="00E71899">
            <w:pPr>
              <w:contextualSpacing/>
              <w:jc w:val="center"/>
              <w:rPr>
                <w:rFonts w:ascii="Gill Sans MT" w:hAnsi="Gill Sans MT"/>
              </w:rPr>
            </w:pPr>
          </w:p>
        </w:tc>
        <w:tc>
          <w:tcPr>
            <w:tcW w:w="1440" w:type="dxa"/>
          </w:tcPr>
          <w:p w14:paraId="46DDBF85" w14:textId="77777777" w:rsidR="00E71899" w:rsidRPr="00BE068B" w:rsidRDefault="00E71899" w:rsidP="00E71899">
            <w:pPr>
              <w:contextualSpacing/>
              <w:jc w:val="center"/>
              <w:rPr>
                <w:rFonts w:ascii="Gill Sans MT" w:hAnsi="Gill Sans MT"/>
              </w:rPr>
            </w:pPr>
          </w:p>
        </w:tc>
        <w:tc>
          <w:tcPr>
            <w:tcW w:w="1440" w:type="dxa"/>
          </w:tcPr>
          <w:p w14:paraId="440922EA" w14:textId="77777777" w:rsidR="00E71899" w:rsidRPr="00BE068B" w:rsidRDefault="00E71899" w:rsidP="00E71899">
            <w:pPr>
              <w:contextualSpacing/>
              <w:jc w:val="center"/>
              <w:rPr>
                <w:rFonts w:ascii="Gill Sans MT" w:hAnsi="Gill Sans MT"/>
              </w:rPr>
            </w:pPr>
          </w:p>
        </w:tc>
        <w:tc>
          <w:tcPr>
            <w:tcW w:w="1440" w:type="dxa"/>
          </w:tcPr>
          <w:p w14:paraId="2D8D3D6E" w14:textId="77777777" w:rsidR="00E71899" w:rsidRPr="00BE068B" w:rsidRDefault="00E71899" w:rsidP="00E71899">
            <w:pPr>
              <w:contextualSpacing/>
              <w:jc w:val="center"/>
              <w:rPr>
                <w:rFonts w:ascii="Gill Sans MT" w:hAnsi="Gill Sans MT"/>
              </w:rPr>
            </w:pPr>
          </w:p>
        </w:tc>
      </w:tr>
      <w:tr w:rsidR="00E71899" w:rsidRPr="00BE068B" w14:paraId="56E1589C" w14:textId="1E7A774F" w:rsidTr="00E71899">
        <w:trPr>
          <w:trHeight w:val="20"/>
        </w:trPr>
        <w:tc>
          <w:tcPr>
            <w:tcW w:w="677" w:type="dxa"/>
          </w:tcPr>
          <w:p w14:paraId="3D9B743B"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4</w:t>
            </w:r>
          </w:p>
        </w:tc>
        <w:tc>
          <w:tcPr>
            <w:tcW w:w="2160" w:type="dxa"/>
          </w:tcPr>
          <w:p w14:paraId="24167F4C" w14:textId="77777777" w:rsidR="00E71899" w:rsidRPr="00BE068B" w:rsidRDefault="00E71899" w:rsidP="00E71899">
            <w:pPr>
              <w:contextualSpacing/>
              <w:jc w:val="center"/>
              <w:rPr>
                <w:rFonts w:ascii="Gill Sans MT" w:hAnsi="Gill Sans MT"/>
              </w:rPr>
            </w:pPr>
          </w:p>
        </w:tc>
        <w:tc>
          <w:tcPr>
            <w:tcW w:w="1080" w:type="dxa"/>
          </w:tcPr>
          <w:p w14:paraId="0E1E49D3" w14:textId="77777777" w:rsidR="00E71899" w:rsidRPr="00BE068B" w:rsidRDefault="00E71899" w:rsidP="00E71899">
            <w:pPr>
              <w:contextualSpacing/>
              <w:jc w:val="center"/>
              <w:rPr>
                <w:rFonts w:ascii="Gill Sans MT" w:hAnsi="Gill Sans MT"/>
              </w:rPr>
            </w:pPr>
          </w:p>
        </w:tc>
        <w:tc>
          <w:tcPr>
            <w:tcW w:w="1440" w:type="dxa"/>
          </w:tcPr>
          <w:p w14:paraId="3B02D482" w14:textId="77777777" w:rsidR="00E71899" w:rsidRPr="00BE068B" w:rsidRDefault="00E71899" w:rsidP="00E71899">
            <w:pPr>
              <w:contextualSpacing/>
              <w:jc w:val="center"/>
              <w:rPr>
                <w:rFonts w:ascii="Gill Sans MT" w:hAnsi="Gill Sans MT"/>
              </w:rPr>
            </w:pPr>
          </w:p>
        </w:tc>
        <w:tc>
          <w:tcPr>
            <w:tcW w:w="1440" w:type="dxa"/>
          </w:tcPr>
          <w:p w14:paraId="769F432F" w14:textId="77777777" w:rsidR="00E71899" w:rsidRPr="00BE068B" w:rsidRDefault="00E71899" w:rsidP="00E71899">
            <w:pPr>
              <w:contextualSpacing/>
              <w:jc w:val="center"/>
              <w:rPr>
                <w:rFonts w:ascii="Gill Sans MT" w:hAnsi="Gill Sans MT"/>
              </w:rPr>
            </w:pPr>
          </w:p>
        </w:tc>
        <w:tc>
          <w:tcPr>
            <w:tcW w:w="1440" w:type="dxa"/>
          </w:tcPr>
          <w:p w14:paraId="5B3FDD13" w14:textId="77777777" w:rsidR="00E71899" w:rsidRPr="00BE068B" w:rsidRDefault="00E71899" w:rsidP="00E71899">
            <w:pPr>
              <w:contextualSpacing/>
              <w:jc w:val="center"/>
              <w:rPr>
                <w:rFonts w:ascii="Gill Sans MT" w:hAnsi="Gill Sans MT"/>
              </w:rPr>
            </w:pPr>
          </w:p>
        </w:tc>
        <w:tc>
          <w:tcPr>
            <w:tcW w:w="1440" w:type="dxa"/>
          </w:tcPr>
          <w:p w14:paraId="3C1117C4" w14:textId="77777777" w:rsidR="00E71899" w:rsidRPr="00BE068B" w:rsidRDefault="00E71899" w:rsidP="00E71899">
            <w:pPr>
              <w:contextualSpacing/>
              <w:jc w:val="center"/>
              <w:rPr>
                <w:rFonts w:ascii="Gill Sans MT" w:hAnsi="Gill Sans MT"/>
              </w:rPr>
            </w:pPr>
          </w:p>
        </w:tc>
        <w:tc>
          <w:tcPr>
            <w:tcW w:w="1440" w:type="dxa"/>
          </w:tcPr>
          <w:p w14:paraId="76C98953" w14:textId="77777777" w:rsidR="00E71899" w:rsidRPr="00BE068B" w:rsidRDefault="00E71899" w:rsidP="00E71899">
            <w:pPr>
              <w:contextualSpacing/>
              <w:jc w:val="center"/>
              <w:rPr>
                <w:rFonts w:ascii="Gill Sans MT" w:hAnsi="Gill Sans MT"/>
              </w:rPr>
            </w:pPr>
          </w:p>
        </w:tc>
        <w:tc>
          <w:tcPr>
            <w:tcW w:w="1440" w:type="dxa"/>
          </w:tcPr>
          <w:p w14:paraId="2CA62E2A" w14:textId="77777777" w:rsidR="00E71899" w:rsidRPr="00BE068B" w:rsidRDefault="00E71899" w:rsidP="00E71899">
            <w:pPr>
              <w:contextualSpacing/>
              <w:jc w:val="center"/>
              <w:rPr>
                <w:rFonts w:ascii="Gill Sans MT" w:hAnsi="Gill Sans MT"/>
              </w:rPr>
            </w:pPr>
          </w:p>
        </w:tc>
        <w:tc>
          <w:tcPr>
            <w:tcW w:w="1440" w:type="dxa"/>
          </w:tcPr>
          <w:p w14:paraId="7E45C238" w14:textId="77777777" w:rsidR="00E71899" w:rsidRPr="00BE068B" w:rsidRDefault="00E71899" w:rsidP="00E71899">
            <w:pPr>
              <w:contextualSpacing/>
              <w:jc w:val="center"/>
              <w:rPr>
                <w:rFonts w:ascii="Gill Sans MT" w:hAnsi="Gill Sans MT"/>
              </w:rPr>
            </w:pPr>
          </w:p>
        </w:tc>
        <w:tc>
          <w:tcPr>
            <w:tcW w:w="1440" w:type="dxa"/>
          </w:tcPr>
          <w:p w14:paraId="5538CAB0" w14:textId="77777777" w:rsidR="00E71899" w:rsidRPr="00BE068B" w:rsidRDefault="00E71899" w:rsidP="00E71899">
            <w:pPr>
              <w:contextualSpacing/>
              <w:jc w:val="center"/>
              <w:rPr>
                <w:rFonts w:ascii="Gill Sans MT" w:hAnsi="Gill Sans MT"/>
              </w:rPr>
            </w:pPr>
          </w:p>
        </w:tc>
      </w:tr>
      <w:tr w:rsidR="00E71899" w:rsidRPr="00BE068B" w14:paraId="680709A2" w14:textId="7EC4B4F3" w:rsidTr="00E71899">
        <w:trPr>
          <w:trHeight w:val="20"/>
        </w:trPr>
        <w:tc>
          <w:tcPr>
            <w:tcW w:w="677" w:type="dxa"/>
          </w:tcPr>
          <w:p w14:paraId="1E11404D"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5</w:t>
            </w:r>
          </w:p>
        </w:tc>
        <w:tc>
          <w:tcPr>
            <w:tcW w:w="2160" w:type="dxa"/>
          </w:tcPr>
          <w:p w14:paraId="352C0C8B" w14:textId="77777777" w:rsidR="00E71899" w:rsidRPr="00BE068B" w:rsidRDefault="00E71899" w:rsidP="00E71899">
            <w:pPr>
              <w:contextualSpacing/>
              <w:jc w:val="center"/>
              <w:rPr>
                <w:rFonts w:ascii="Gill Sans MT" w:hAnsi="Gill Sans MT"/>
              </w:rPr>
            </w:pPr>
          </w:p>
        </w:tc>
        <w:tc>
          <w:tcPr>
            <w:tcW w:w="1080" w:type="dxa"/>
          </w:tcPr>
          <w:p w14:paraId="75EA0311" w14:textId="77777777" w:rsidR="00E71899" w:rsidRPr="00BE068B" w:rsidRDefault="00E71899" w:rsidP="00E71899">
            <w:pPr>
              <w:contextualSpacing/>
              <w:jc w:val="center"/>
              <w:rPr>
                <w:rFonts w:ascii="Gill Sans MT" w:hAnsi="Gill Sans MT"/>
              </w:rPr>
            </w:pPr>
          </w:p>
        </w:tc>
        <w:tc>
          <w:tcPr>
            <w:tcW w:w="1440" w:type="dxa"/>
          </w:tcPr>
          <w:p w14:paraId="2D848EF6" w14:textId="77777777" w:rsidR="00E71899" w:rsidRPr="00BE068B" w:rsidRDefault="00E71899" w:rsidP="00E71899">
            <w:pPr>
              <w:contextualSpacing/>
              <w:jc w:val="center"/>
              <w:rPr>
                <w:rFonts w:ascii="Gill Sans MT" w:hAnsi="Gill Sans MT"/>
              </w:rPr>
            </w:pPr>
          </w:p>
        </w:tc>
        <w:tc>
          <w:tcPr>
            <w:tcW w:w="1440" w:type="dxa"/>
          </w:tcPr>
          <w:p w14:paraId="516D4543" w14:textId="77777777" w:rsidR="00E71899" w:rsidRPr="00BE068B" w:rsidRDefault="00E71899" w:rsidP="00E71899">
            <w:pPr>
              <w:contextualSpacing/>
              <w:jc w:val="center"/>
              <w:rPr>
                <w:rFonts w:ascii="Gill Sans MT" w:hAnsi="Gill Sans MT"/>
              </w:rPr>
            </w:pPr>
          </w:p>
        </w:tc>
        <w:tc>
          <w:tcPr>
            <w:tcW w:w="1440" w:type="dxa"/>
          </w:tcPr>
          <w:p w14:paraId="5B5EC783" w14:textId="77777777" w:rsidR="00E71899" w:rsidRPr="00BE068B" w:rsidRDefault="00E71899" w:rsidP="00E71899">
            <w:pPr>
              <w:contextualSpacing/>
              <w:jc w:val="center"/>
              <w:rPr>
                <w:rFonts w:ascii="Gill Sans MT" w:hAnsi="Gill Sans MT"/>
              </w:rPr>
            </w:pPr>
          </w:p>
        </w:tc>
        <w:tc>
          <w:tcPr>
            <w:tcW w:w="1440" w:type="dxa"/>
          </w:tcPr>
          <w:p w14:paraId="5E18C288" w14:textId="77777777" w:rsidR="00E71899" w:rsidRPr="00BE068B" w:rsidRDefault="00E71899" w:rsidP="00E71899">
            <w:pPr>
              <w:contextualSpacing/>
              <w:jc w:val="center"/>
              <w:rPr>
                <w:rFonts w:ascii="Gill Sans MT" w:hAnsi="Gill Sans MT"/>
              </w:rPr>
            </w:pPr>
          </w:p>
        </w:tc>
        <w:tc>
          <w:tcPr>
            <w:tcW w:w="1440" w:type="dxa"/>
          </w:tcPr>
          <w:p w14:paraId="76EBC25B" w14:textId="77777777" w:rsidR="00E71899" w:rsidRPr="00BE068B" w:rsidRDefault="00E71899" w:rsidP="00E71899">
            <w:pPr>
              <w:contextualSpacing/>
              <w:jc w:val="center"/>
              <w:rPr>
                <w:rFonts w:ascii="Gill Sans MT" w:hAnsi="Gill Sans MT"/>
              </w:rPr>
            </w:pPr>
          </w:p>
        </w:tc>
        <w:tc>
          <w:tcPr>
            <w:tcW w:w="1440" w:type="dxa"/>
          </w:tcPr>
          <w:p w14:paraId="4D8C0CED" w14:textId="77777777" w:rsidR="00E71899" w:rsidRPr="00BE068B" w:rsidRDefault="00E71899" w:rsidP="00E71899">
            <w:pPr>
              <w:contextualSpacing/>
              <w:jc w:val="center"/>
              <w:rPr>
                <w:rFonts w:ascii="Gill Sans MT" w:hAnsi="Gill Sans MT"/>
              </w:rPr>
            </w:pPr>
          </w:p>
        </w:tc>
        <w:tc>
          <w:tcPr>
            <w:tcW w:w="1440" w:type="dxa"/>
          </w:tcPr>
          <w:p w14:paraId="10D8C148" w14:textId="77777777" w:rsidR="00E71899" w:rsidRPr="00BE068B" w:rsidRDefault="00E71899" w:rsidP="00E71899">
            <w:pPr>
              <w:contextualSpacing/>
              <w:jc w:val="center"/>
              <w:rPr>
                <w:rFonts w:ascii="Gill Sans MT" w:hAnsi="Gill Sans MT"/>
              </w:rPr>
            </w:pPr>
          </w:p>
        </w:tc>
        <w:tc>
          <w:tcPr>
            <w:tcW w:w="1440" w:type="dxa"/>
          </w:tcPr>
          <w:p w14:paraId="667BB12F" w14:textId="77777777" w:rsidR="00E71899" w:rsidRPr="00BE068B" w:rsidRDefault="00E71899" w:rsidP="00E71899">
            <w:pPr>
              <w:contextualSpacing/>
              <w:jc w:val="center"/>
              <w:rPr>
                <w:rFonts w:ascii="Gill Sans MT" w:hAnsi="Gill Sans MT"/>
              </w:rPr>
            </w:pPr>
          </w:p>
        </w:tc>
      </w:tr>
      <w:tr w:rsidR="00E71899" w:rsidRPr="00BE068B" w14:paraId="7B6C3A6F" w14:textId="32494399" w:rsidTr="00E71899">
        <w:trPr>
          <w:trHeight w:val="20"/>
        </w:trPr>
        <w:tc>
          <w:tcPr>
            <w:tcW w:w="677" w:type="dxa"/>
          </w:tcPr>
          <w:p w14:paraId="71097413"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6</w:t>
            </w:r>
          </w:p>
        </w:tc>
        <w:tc>
          <w:tcPr>
            <w:tcW w:w="2160" w:type="dxa"/>
          </w:tcPr>
          <w:p w14:paraId="2CB8E5D5" w14:textId="77777777" w:rsidR="00E71899" w:rsidRPr="00BE068B" w:rsidRDefault="00E71899" w:rsidP="00E71899">
            <w:pPr>
              <w:contextualSpacing/>
              <w:jc w:val="center"/>
              <w:rPr>
                <w:rFonts w:ascii="Gill Sans MT" w:hAnsi="Gill Sans MT"/>
              </w:rPr>
            </w:pPr>
          </w:p>
        </w:tc>
        <w:tc>
          <w:tcPr>
            <w:tcW w:w="1080" w:type="dxa"/>
          </w:tcPr>
          <w:p w14:paraId="4C55E462" w14:textId="77777777" w:rsidR="00E71899" w:rsidRPr="00BE068B" w:rsidRDefault="00E71899" w:rsidP="00E71899">
            <w:pPr>
              <w:contextualSpacing/>
              <w:jc w:val="center"/>
              <w:rPr>
                <w:rFonts w:ascii="Gill Sans MT" w:hAnsi="Gill Sans MT"/>
              </w:rPr>
            </w:pPr>
          </w:p>
        </w:tc>
        <w:tc>
          <w:tcPr>
            <w:tcW w:w="1440" w:type="dxa"/>
          </w:tcPr>
          <w:p w14:paraId="162772CC" w14:textId="77777777" w:rsidR="00E71899" w:rsidRPr="00BE068B" w:rsidRDefault="00E71899" w:rsidP="00E71899">
            <w:pPr>
              <w:contextualSpacing/>
              <w:jc w:val="center"/>
              <w:rPr>
                <w:rFonts w:ascii="Gill Sans MT" w:hAnsi="Gill Sans MT"/>
              </w:rPr>
            </w:pPr>
          </w:p>
        </w:tc>
        <w:tc>
          <w:tcPr>
            <w:tcW w:w="1440" w:type="dxa"/>
          </w:tcPr>
          <w:p w14:paraId="026BC4DE" w14:textId="77777777" w:rsidR="00E71899" w:rsidRPr="00BE068B" w:rsidRDefault="00E71899" w:rsidP="00E71899">
            <w:pPr>
              <w:contextualSpacing/>
              <w:jc w:val="center"/>
              <w:rPr>
                <w:rFonts w:ascii="Gill Sans MT" w:hAnsi="Gill Sans MT"/>
              </w:rPr>
            </w:pPr>
          </w:p>
        </w:tc>
        <w:tc>
          <w:tcPr>
            <w:tcW w:w="1440" w:type="dxa"/>
          </w:tcPr>
          <w:p w14:paraId="3FB31129" w14:textId="77777777" w:rsidR="00E71899" w:rsidRPr="00BE068B" w:rsidRDefault="00E71899" w:rsidP="00E71899">
            <w:pPr>
              <w:contextualSpacing/>
              <w:jc w:val="center"/>
              <w:rPr>
                <w:rFonts w:ascii="Gill Sans MT" w:hAnsi="Gill Sans MT"/>
              </w:rPr>
            </w:pPr>
          </w:p>
        </w:tc>
        <w:tc>
          <w:tcPr>
            <w:tcW w:w="1440" w:type="dxa"/>
          </w:tcPr>
          <w:p w14:paraId="53A61DCC" w14:textId="77777777" w:rsidR="00E71899" w:rsidRPr="00BE068B" w:rsidRDefault="00E71899" w:rsidP="00E71899">
            <w:pPr>
              <w:contextualSpacing/>
              <w:jc w:val="center"/>
              <w:rPr>
                <w:rFonts w:ascii="Gill Sans MT" w:hAnsi="Gill Sans MT"/>
              </w:rPr>
            </w:pPr>
          </w:p>
        </w:tc>
        <w:tc>
          <w:tcPr>
            <w:tcW w:w="1440" w:type="dxa"/>
          </w:tcPr>
          <w:p w14:paraId="26D1F506" w14:textId="77777777" w:rsidR="00E71899" w:rsidRPr="00BE068B" w:rsidRDefault="00E71899" w:rsidP="00E71899">
            <w:pPr>
              <w:contextualSpacing/>
              <w:jc w:val="center"/>
              <w:rPr>
                <w:rFonts w:ascii="Gill Sans MT" w:hAnsi="Gill Sans MT"/>
              </w:rPr>
            </w:pPr>
          </w:p>
        </w:tc>
        <w:tc>
          <w:tcPr>
            <w:tcW w:w="1440" w:type="dxa"/>
          </w:tcPr>
          <w:p w14:paraId="5FB1BFD1" w14:textId="77777777" w:rsidR="00E71899" w:rsidRPr="00BE068B" w:rsidRDefault="00E71899" w:rsidP="00E71899">
            <w:pPr>
              <w:contextualSpacing/>
              <w:jc w:val="center"/>
              <w:rPr>
                <w:rFonts w:ascii="Gill Sans MT" w:hAnsi="Gill Sans MT"/>
              </w:rPr>
            </w:pPr>
          </w:p>
        </w:tc>
        <w:tc>
          <w:tcPr>
            <w:tcW w:w="1440" w:type="dxa"/>
          </w:tcPr>
          <w:p w14:paraId="4118B08F" w14:textId="77777777" w:rsidR="00E71899" w:rsidRPr="00BE068B" w:rsidRDefault="00E71899" w:rsidP="00E71899">
            <w:pPr>
              <w:contextualSpacing/>
              <w:jc w:val="center"/>
              <w:rPr>
                <w:rFonts w:ascii="Gill Sans MT" w:hAnsi="Gill Sans MT"/>
              </w:rPr>
            </w:pPr>
          </w:p>
        </w:tc>
        <w:tc>
          <w:tcPr>
            <w:tcW w:w="1440" w:type="dxa"/>
          </w:tcPr>
          <w:p w14:paraId="6B3A2C8C" w14:textId="77777777" w:rsidR="00E71899" w:rsidRPr="00BE068B" w:rsidRDefault="00E71899" w:rsidP="00E71899">
            <w:pPr>
              <w:contextualSpacing/>
              <w:jc w:val="center"/>
              <w:rPr>
                <w:rFonts w:ascii="Gill Sans MT" w:hAnsi="Gill Sans MT"/>
              </w:rPr>
            </w:pPr>
          </w:p>
        </w:tc>
      </w:tr>
      <w:tr w:rsidR="00E71899" w:rsidRPr="00BE068B" w14:paraId="295B0D6C" w14:textId="31CBE574" w:rsidTr="00E71899">
        <w:trPr>
          <w:trHeight w:val="20"/>
        </w:trPr>
        <w:tc>
          <w:tcPr>
            <w:tcW w:w="677" w:type="dxa"/>
          </w:tcPr>
          <w:p w14:paraId="020AA09A"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7</w:t>
            </w:r>
          </w:p>
        </w:tc>
        <w:tc>
          <w:tcPr>
            <w:tcW w:w="2160" w:type="dxa"/>
          </w:tcPr>
          <w:p w14:paraId="2AEDC02E" w14:textId="77777777" w:rsidR="00E71899" w:rsidRPr="00BE068B" w:rsidRDefault="00E71899" w:rsidP="00E71899">
            <w:pPr>
              <w:contextualSpacing/>
              <w:jc w:val="center"/>
              <w:rPr>
                <w:rFonts w:ascii="Gill Sans MT" w:hAnsi="Gill Sans MT"/>
              </w:rPr>
            </w:pPr>
          </w:p>
        </w:tc>
        <w:tc>
          <w:tcPr>
            <w:tcW w:w="1080" w:type="dxa"/>
          </w:tcPr>
          <w:p w14:paraId="7DF26179" w14:textId="77777777" w:rsidR="00E71899" w:rsidRPr="00BE068B" w:rsidRDefault="00E71899" w:rsidP="00E71899">
            <w:pPr>
              <w:contextualSpacing/>
              <w:jc w:val="center"/>
              <w:rPr>
                <w:rFonts w:ascii="Gill Sans MT" w:hAnsi="Gill Sans MT"/>
              </w:rPr>
            </w:pPr>
          </w:p>
        </w:tc>
        <w:tc>
          <w:tcPr>
            <w:tcW w:w="1440" w:type="dxa"/>
          </w:tcPr>
          <w:p w14:paraId="56926B12" w14:textId="77777777" w:rsidR="00E71899" w:rsidRPr="00BE068B" w:rsidRDefault="00E71899" w:rsidP="00E71899">
            <w:pPr>
              <w:contextualSpacing/>
              <w:jc w:val="center"/>
              <w:rPr>
                <w:rFonts w:ascii="Gill Sans MT" w:hAnsi="Gill Sans MT"/>
              </w:rPr>
            </w:pPr>
          </w:p>
        </w:tc>
        <w:tc>
          <w:tcPr>
            <w:tcW w:w="1440" w:type="dxa"/>
          </w:tcPr>
          <w:p w14:paraId="4A228527" w14:textId="77777777" w:rsidR="00E71899" w:rsidRPr="00BE068B" w:rsidRDefault="00E71899" w:rsidP="00E71899">
            <w:pPr>
              <w:contextualSpacing/>
              <w:jc w:val="center"/>
              <w:rPr>
                <w:rFonts w:ascii="Gill Sans MT" w:hAnsi="Gill Sans MT"/>
              </w:rPr>
            </w:pPr>
          </w:p>
        </w:tc>
        <w:tc>
          <w:tcPr>
            <w:tcW w:w="1440" w:type="dxa"/>
          </w:tcPr>
          <w:p w14:paraId="762E70DF" w14:textId="77777777" w:rsidR="00E71899" w:rsidRPr="00BE068B" w:rsidRDefault="00E71899" w:rsidP="00E71899">
            <w:pPr>
              <w:contextualSpacing/>
              <w:jc w:val="center"/>
              <w:rPr>
                <w:rFonts w:ascii="Gill Sans MT" w:hAnsi="Gill Sans MT"/>
              </w:rPr>
            </w:pPr>
          </w:p>
        </w:tc>
        <w:tc>
          <w:tcPr>
            <w:tcW w:w="1440" w:type="dxa"/>
          </w:tcPr>
          <w:p w14:paraId="6EAD2421" w14:textId="77777777" w:rsidR="00E71899" w:rsidRPr="00BE068B" w:rsidRDefault="00E71899" w:rsidP="00E71899">
            <w:pPr>
              <w:contextualSpacing/>
              <w:jc w:val="center"/>
              <w:rPr>
                <w:rFonts w:ascii="Gill Sans MT" w:hAnsi="Gill Sans MT"/>
              </w:rPr>
            </w:pPr>
          </w:p>
        </w:tc>
        <w:tc>
          <w:tcPr>
            <w:tcW w:w="1440" w:type="dxa"/>
          </w:tcPr>
          <w:p w14:paraId="034FEF6B" w14:textId="77777777" w:rsidR="00E71899" w:rsidRPr="00BE068B" w:rsidRDefault="00E71899" w:rsidP="00E71899">
            <w:pPr>
              <w:contextualSpacing/>
              <w:jc w:val="center"/>
              <w:rPr>
                <w:rFonts w:ascii="Gill Sans MT" w:hAnsi="Gill Sans MT"/>
              </w:rPr>
            </w:pPr>
          </w:p>
        </w:tc>
        <w:tc>
          <w:tcPr>
            <w:tcW w:w="1440" w:type="dxa"/>
          </w:tcPr>
          <w:p w14:paraId="2CA07EDD" w14:textId="77777777" w:rsidR="00E71899" w:rsidRPr="00BE068B" w:rsidRDefault="00E71899" w:rsidP="00E71899">
            <w:pPr>
              <w:contextualSpacing/>
              <w:jc w:val="center"/>
              <w:rPr>
                <w:rFonts w:ascii="Gill Sans MT" w:hAnsi="Gill Sans MT"/>
              </w:rPr>
            </w:pPr>
          </w:p>
        </w:tc>
        <w:tc>
          <w:tcPr>
            <w:tcW w:w="1440" w:type="dxa"/>
          </w:tcPr>
          <w:p w14:paraId="242FB776" w14:textId="77777777" w:rsidR="00E71899" w:rsidRPr="00BE068B" w:rsidRDefault="00E71899" w:rsidP="00E71899">
            <w:pPr>
              <w:contextualSpacing/>
              <w:jc w:val="center"/>
              <w:rPr>
                <w:rFonts w:ascii="Gill Sans MT" w:hAnsi="Gill Sans MT"/>
              </w:rPr>
            </w:pPr>
          </w:p>
        </w:tc>
        <w:tc>
          <w:tcPr>
            <w:tcW w:w="1440" w:type="dxa"/>
          </w:tcPr>
          <w:p w14:paraId="559DE5CF" w14:textId="77777777" w:rsidR="00E71899" w:rsidRPr="00BE068B" w:rsidRDefault="00E71899" w:rsidP="00E71899">
            <w:pPr>
              <w:contextualSpacing/>
              <w:jc w:val="center"/>
              <w:rPr>
                <w:rFonts w:ascii="Gill Sans MT" w:hAnsi="Gill Sans MT"/>
              </w:rPr>
            </w:pPr>
          </w:p>
        </w:tc>
      </w:tr>
      <w:tr w:rsidR="00E71899" w:rsidRPr="00BE068B" w14:paraId="364602BC" w14:textId="25861C07" w:rsidTr="00E71899">
        <w:trPr>
          <w:trHeight w:val="20"/>
        </w:trPr>
        <w:tc>
          <w:tcPr>
            <w:tcW w:w="677" w:type="dxa"/>
          </w:tcPr>
          <w:p w14:paraId="251EC36D"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8</w:t>
            </w:r>
          </w:p>
        </w:tc>
        <w:tc>
          <w:tcPr>
            <w:tcW w:w="2160" w:type="dxa"/>
          </w:tcPr>
          <w:p w14:paraId="59B589DA" w14:textId="77777777" w:rsidR="00E71899" w:rsidRPr="00BE068B" w:rsidRDefault="00E71899" w:rsidP="00E71899">
            <w:pPr>
              <w:contextualSpacing/>
              <w:jc w:val="center"/>
              <w:rPr>
                <w:rFonts w:ascii="Gill Sans MT" w:hAnsi="Gill Sans MT"/>
              </w:rPr>
            </w:pPr>
          </w:p>
        </w:tc>
        <w:tc>
          <w:tcPr>
            <w:tcW w:w="1080" w:type="dxa"/>
          </w:tcPr>
          <w:p w14:paraId="247648EA" w14:textId="77777777" w:rsidR="00E71899" w:rsidRPr="00BE068B" w:rsidRDefault="00E71899" w:rsidP="00E71899">
            <w:pPr>
              <w:contextualSpacing/>
              <w:jc w:val="center"/>
              <w:rPr>
                <w:rFonts w:ascii="Gill Sans MT" w:hAnsi="Gill Sans MT"/>
              </w:rPr>
            </w:pPr>
          </w:p>
        </w:tc>
        <w:tc>
          <w:tcPr>
            <w:tcW w:w="1440" w:type="dxa"/>
          </w:tcPr>
          <w:p w14:paraId="68D7EEE1" w14:textId="77777777" w:rsidR="00E71899" w:rsidRPr="00BE068B" w:rsidRDefault="00E71899" w:rsidP="00E71899">
            <w:pPr>
              <w:contextualSpacing/>
              <w:jc w:val="center"/>
              <w:rPr>
                <w:rFonts w:ascii="Gill Sans MT" w:hAnsi="Gill Sans MT"/>
              </w:rPr>
            </w:pPr>
          </w:p>
        </w:tc>
        <w:tc>
          <w:tcPr>
            <w:tcW w:w="1440" w:type="dxa"/>
          </w:tcPr>
          <w:p w14:paraId="3EF41E95" w14:textId="77777777" w:rsidR="00E71899" w:rsidRPr="00BE068B" w:rsidRDefault="00E71899" w:rsidP="00E71899">
            <w:pPr>
              <w:contextualSpacing/>
              <w:jc w:val="center"/>
              <w:rPr>
                <w:rFonts w:ascii="Gill Sans MT" w:hAnsi="Gill Sans MT"/>
              </w:rPr>
            </w:pPr>
          </w:p>
        </w:tc>
        <w:tc>
          <w:tcPr>
            <w:tcW w:w="1440" w:type="dxa"/>
          </w:tcPr>
          <w:p w14:paraId="24EE0C9D" w14:textId="77777777" w:rsidR="00E71899" w:rsidRPr="00BE068B" w:rsidRDefault="00E71899" w:rsidP="00E71899">
            <w:pPr>
              <w:contextualSpacing/>
              <w:jc w:val="center"/>
              <w:rPr>
                <w:rFonts w:ascii="Gill Sans MT" w:hAnsi="Gill Sans MT"/>
              </w:rPr>
            </w:pPr>
          </w:p>
        </w:tc>
        <w:tc>
          <w:tcPr>
            <w:tcW w:w="1440" w:type="dxa"/>
          </w:tcPr>
          <w:p w14:paraId="5B66B53B" w14:textId="77777777" w:rsidR="00E71899" w:rsidRPr="00BE068B" w:rsidRDefault="00E71899" w:rsidP="00E71899">
            <w:pPr>
              <w:contextualSpacing/>
              <w:jc w:val="center"/>
              <w:rPr>
                <w:rFonts w:ascii="Gill Sans MT" w:hAnsi="Gill Sans MT"/>
              </w:rPr>
            </w:pPr>
          </w:p>
        </w:tc>
        <w:tc>
          <w:tcPr>
            <w:tcW w:w="1440" w:type="dxa"/>
          </w:tcPr>
          <w:p w14:paraId="0E437C3E" w14:textId="77777777" w:rsidR="00E71899" w:rsidRPr="00BE068B" w:rsidRDefault="00E71899" w:rsidP="00E71899">
            <w:pPr>
              <w:contextualSpacing/>
              <w:jc w:val="center"/>
              <w:rPr>
                <w:rFonts w:ascii="Gill Sans MT" w:hAnsi="Gill Sans MT"/>
              </w:rPr>
            </w:pPr>
          </w:p>
        </w:tc>
        <w:tc>
          <w:tcPr>
            <w:tcW w:w="1440" w:type="dxa"/>
          </w:tcPr>
          <w:p w14:paraId="4E0207E7" w14:textId="77777777" w:rsidR="00E71899" w:rsidRPr="00BE068B" w:rsidRDefault="00E71899" w:rsidP="00E71899">
            <w:pPr>
              <w:contextualSpacing/>
              <w:jc w:val="center"/>
              <w:rPr>
                <w:rFonts w:ascii="Gill Sans MT" w:hAnsi="Gill Sans MT"/>
              </w:rPr>
            </w:pPr>
          </w:p>
        </w:tc>
        <w:tc>
          <w:tcPr>
            <w:tcW w:w="1440" w:type="dxa"/>
          </w:tcPr>
          <w:p w14:paraId="3EF5F74B" w14:textId="77777777" w:rsidR="00E71899" w:rsidRPr="00BE068B" w:rsidRDefault="00E71899" w:rsidP="00E71899">
            <w:pPr>
              <w:contextualSpacing/>
              <w:jc w:val="center"/>
              <w:rPr>
                <w:rFonts w:ascii="Gill Sans MT" w:hAnsi="Gill Sans MT"/>
              </w:rPr>
            </w:pPr>
          </w:p>
        </w:tc>
        <w:tc>
          <w:tcPr>
            <w:tcW w:w="1440" w:type="dxa"/>
          </w:tcPr>
          <w:p w14:paraId="7D1CD1EF" w14:textId="77777777" w:rsidR="00E71899" w:rsidRPr="00BE068B" w:rsidRDefault="00E71899" w:rsidP="00E71899">
            <w:pPr>
              <w:contextualSpacing/>
              <w:jc w:val="center"/>
              <w:rPr>
                <w:rFonts w:ascii="Gill Sans MT" w:hAnsi="Gill Sans MT"/>
              </w:rPr>
            </w:pPr>
          </w:p>
        </w:tc>
      </w:tr>
      <w:tr w:rsidR="00E71899" w:rsidRPr="00BE068B" w14:paraId="205F9F6D" w14:textId="55AEA7EC" w:rsidTr="00E71899">
        <w:trPr>
          <w:trHeight w:val="20"/>
        </w:trPr>
        <w:tc>
          <w:tcPr>
            <w:tcW w:w="677" w:type="dxa"/>
          </w:tcPr>
          <w:p w14:paraId="36E3C083"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9</w:t>
            </w:r>
          </w:p>
        </w:tc>
        <w:tc>
          <w:tcPr>
            <w:tcW w:w="2160" w:type="dxa"/>
          </w:tcPr>
          <w:p w14:paraId="1196751F" w14:textId="77777777" w:rsidR="00E71899" w:rsidRPr="00BE068B" w:rsidRDefault="00E71899" w:rsidP="00E71899">
            <w:pPr>
              <w:contextualSpacing/>
              <w:jc w:val="center"/>
              <w:rPr>
                <w:rFonts w:ascii="Gill Sans MT" w:hAnsi="Gill Sans MT"/>
              </w:rPr>
            </w:pPr>
          </w:p>
        </w:tc>
        <w:tc>
          <w:tcPr>
            <w:tcW w:w="1080" w:type="dxa"/>
          </w:tcPr>
          <w:p w14:paraId="5417D7F0" w14:textId="77777777" w:rsidR="00E71899" w:rsidRPr="00BE068B" w:rsidRDefault="00E71899" w:rsidP="00E71899">
            <w:pPr>
              <w:contextualSpacing/>
              <w:jc w:val="center"/>
              <w:rPr>
                <w:rFonts w:ascii="Gill Sans MT" w:hAnsi="Gill Sans MT"/>
              </w:rPr>
            </w:pPr>
          </w:p>
        </w:tc>
        <w:tc>
          <w:tcPr>
            <w:tcW w:w="1440" w:type="dxa"/>
          </w:tcPr>
          <w:p w14:paraId="31C3FC70" w14:textId="77777777" w:rsidR="00E71899" w:rsidRPr="00BE068B" w:rsidRDefault="00E71899" w:rsidP="00E71899">
            <w:pPr>
              <w:contextualSpacing/>
              <w:jc w:val="center"/>
              <w:rPr>
                <w:rFonts w:ascii="Gill Sans MT" w:hAnsi="Gill Sans MT"/>
              </w:rPr>
            </w:pPr>
          </w:p>
        </w:tc>
        <w:tc>
          <w:tcPr>
            <w:tcW w:w="1440" w:type="dxa"/>
          </w:tcPr>
          <w:p w14:paraId="46B81DE4" w14:textId="77777777" w:rsidR="00E71899" w:rsidRPr="00BE068B" w:rsidRDefault="00E71899" w:rsidP="00E71899">
            <w:pPr>
              <w:contextualSpacing/>
              <w:jc w:val="center"/>
              <w:rPr>
                <w:rFonts w:ascii="Gill Sans MT" w:hAnsi="Gill Sans MT"/>
              </w:rPr>
            </w:pPr>
          </w:p>
        </w:tc>
        <w:tc>
          <w:tcPr>
            <w:tcW w:w="1440" w:type="dxa"/>
          </w:tcPr>
          <w:p w14:paraId="286CEA5E" w14:textId="77777777" w:rsidR="00E71899" w:rsidRPr="00BE068B" w:rsidRDefault="00E71899" w:rsidP="00E71899">
            <w:pPr>
              <w:contextualSpacing/>
              <w:jc w:val="center"/>
              <w:rPr>
                <w:rFonts w:ascii="Gill Sans MT" w:hAnsi="Gill Sans MT"/>
              </w:rPr>
            </w:pPr>
          </w:p>
        </w:tc>
        <w:tc>
          <w:tcPr>
            <w:tcW w:w="1440" w:type="dxa"/>
          </w:tcPr>
          <w:p w14:paraId="7567E59F" w14:textId="77777777" w:rsidR="00E71899" w:rsidRPr="00BE068B" w:rsidRDefault="00E71899" w:rsidP="00E71899">
            <w:pPr>
              <w:contextualSpacing/>
              <w:jc w:val="center"/>
              <w:rPr>
                <w:rFonts w:ascii="Gill Sans MT" w:hAnsi="Gill Sans MT"/>
              </w:rPr>
            </w:pPr>
          </w:p>
        </w:tc>
        <w:tc>
          <w:tcPr>
            <w:tcW w:w="1440" w:type="dxa"/>
          </w:tcPr>
          <w:p w14:paraId="2DE0FDEC" w14:textId="77777777" w:rsidR="00E71899" w:rsidRPr="00BE068B" w:rsidRDefault="00E71899" w:rsidP="00E71899">
            <w:pPr>
              <w:contextualSpacing/>
              <w:jc w:val="center"/>
              <w:rPr>
                <w:rFonts w:ascii="Gill Sans MT" w:hAnsi="Gill Sans MT"/>
              </w:rPr>
            </w:pPr>
          </w:p>
        </w:tc>
        <w:tc>
          <w:tcPr>
            <w:tcW w:w="1440" w:type="dxa"/>
          </w:tcPr>
          <w:p w14:paraId="2B7A15A3" w14:textId="77777777" w:rsidR="00E71899" w:rsidRPr="00BE068B" w:rsidRDefault="00E71899" w:rsidP="00E71899">
            <w:pPr>
              <w:contextualSpacing/>
              <w:jc w:val="center"/>
              <w:rPr>
                <w:rFonts w:ascii="Gill Sans MT" w:hAnsi="Gill Sans MT"/>
              </w:rPr>
            </w:pPr>
          </w:p>
        </w:tc>
        <w:tc>
          <w:tcPr>
            <w:tcW w:w="1440" w:type="dxa"/>
          </w:tcPr>
          <w:p w14:paraId="059CCBF6" w14:textId="77777777" w:rsidR="00E71899" w:rsidRPr="00BE068B" w:rsidRDefault="00E71899" w:rsidP="00E71899">
            <w:pPr>
              <w:contextualSpacing/>
              <w:jc w:val="center"/>
              <w:rPr>
                <w:rFonts w:ascii="Gill Sans MT" w:hAnsi="Gill Sans MT"/>
              </w:rPr>
            </w:pPr>
          </w:p>
        </w:tc>
        <w:tc>
          <w:tcPr>
            <w:tcW w:w="1440" w:type="dxa"/>
          </w:tcPr>
          <w:p w14:paraId="6B494341" w14:textId="77777777" w:rsidR="00E71899" w:rsidRPr="00BE068B" w:rsidRDefault="00E71899" w:rsidP="00E71899">
            <w:pPr>
              <w:contextualSpacing/>
              <w:jc w:val="center"/>
              <w:rPr>
                <w:rFonts w:ascii="Gill Sans MT" w:hAnsi="Gill Sans MT"/>
              </w:rPr>
            </w:pPr>
          </w:p>
        </w:tc>
      </w:tr>
      <w:tr w:rsidR="00E71899" w:rsidRPr="00BE068B" w14:paraId="2400701F" w14:textId="74A5F8DD" w:rsidTr="00E71899">
        <w:trPr>
          <w:trHeight w:val="20"/>
        </w:trPr>
        <w:tc>
          <w:tcPr>
            <w:tcW w:w="677" w:type="dxa"/>
          </w:tcPr>
          <w:p w14:paraId="0F73EC25"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10</w:t>
            </w:r>
          </w:p>
        </w:tc>
        <w:tc>
          <w:tcPr>
            <w:tcW w:w="2160" w:type="dxa"/>
          </w:tcPr>
          <w:p w14:paraId="3DC48116" w14:textId="77777777" w:rsidR="00E71899" w:rsidRPr="00BE068B" w:rsidRDefault="00E71899" w:rsidP="00E71899">
            <w:pPr>
              <w:contextualSpacing/>
              <w:jc w:val="center"/>
              <w:rPr>
                <w:rFonts w:ascii="Gill Sans MT" w:hAnsi="Gill Sans MT"/>
              </w:rPr>
            </w:pPr>
          </w:p>
        </w:tc>
        <w:tc>
          <w:tcPr>
            <w:tcW w:w="1080" w:type="dxa"/>
          </w:tcPr>
          <w:p w14:paraId="3698FC50" w14:textId="77777777" w:rsidR="00E71899" w:rsidRPr="00BE068B" w:rsidRDefault="00E71899" w:rsidP="00E71899">
            <w:pPr>
              <w:contextualSpacing/>
              <w:jc w:val="center"/>
              <w:rPr>
                <w:rFonts w:ascii="Gill Sans MT" w:hAnsi="Gill Sans MT"/>
              </w:rPr>
            </w:pPr>
          </w:p>
        </w:tc>
        <w:tc>
          <w:tcPr>
            <w:tcW w:w="1440" w:type="dxa"/>
          </w:tcPr>
          <w:p w14:paraId="2614624E" w14:textId="77777777" w:rsidR="00E71899" w:rsidRPr="00BE068B" w:rsidRDefault="00E71899" w:rsidP="00E71899">
            <w:pPr>
              <w:contextualSpacing/>
              <w:jc w:val="center"/>
              <w:rPr>
                <w:rFonts w:ascii="Gill Sans MT" w:hAnsi="Gill Sans MT"/>
              </w:rPr>
            </w:pPr>
          </w:p>
        </w:tc>
        <w:tc>
          <w:tcPr>
            <w:tcW w:w="1440" w:type="dxa"/>
          </w:tcPr>
          <w:p w14:paraId="770C0A9F" w14:textId="77777777" w:rsidR="00E71899" w:rsidRPr="00BE068B" w:rsidRDefault="00E71899" w:rsidP="00E71899">
            <w:pPr>
              <w:contextualSpacing/>
              <w:jc w:val="center"/>
              <w:rPr>
                <w:rFonts w:ascii="Gill Sans MT" w:hAnsi="Gill Sans MT"/>
              </w:rPr>
            </w:pPr>
          </w:p>
        </w:tc>
        <w:tc>
          <w:tcPr>
            <w:tcW w:w="1440" w:type="dxa"/>
          </w:tcPr>
          <w:p w14:paraId="1E4937FD" w14:textId="77777777" w:rsidR="00E71899" w:rsidRPr="00BE068B" w:rsidRDefault="00E71899" w:rsidP="00E71899">
            <w:pPr>
              <w:contextualSpacing/>
              <w:jc w:val="center"/>
              <w:rPr>
                <w:rFonts w:ascii="Gill Sans MT" w:hAnsi="Gill Sans MT"/>
              </w:rPr>
            </w:pPr>
          </w:p>
        </w:tc>
        <w:tc>
          <w:tcPr>
            <w:tcW w:w="1440" w:type="dxa"/>
          </w:tcPr>
          <w:p w14:paraId="79F5A891" w14:textId="77777777" w:rsidR="00E71899" w:rsidRPr="00BE068B" w:rsidRDefault="00E71899" w:rsidP="00E71899">
            <w:pPr>
              <w:contextualSpacing/>
              <w:jc w:val="center"/>
              <w:rPr>
                <w:rFonts w:ascii="Gill Sans MT" w:hAnsi="Gill Sans MT"/>
              </w:rPr>
            </w:pPr>
          </w:p>
        </w:tc>
        <w:tc>
          <w:tcPr>
            <w:tcW w:w="1440" w:type="dxa"/>
          </w:tcPr>
          <w:p w14:paraId="6050C3B3" w14:textId="77777777" w:rsidR="00E71899" w:rsidRPr="00BE068B" w:rsidRDefault="00E71899" w:rsidP="00E71899">
            <w:pPr>
              <w:contextualSpacing/>
              <w:jc w:val="center"/>
              <w:rPr>
                <w:rFonts w:ascii="Gill Sans MT" w:hAnsi="Gill Sans MT"/>
              </w:rPr>
            </w:pPr>
          </w:p>
        </w:tc>
        <w:tc>
          <w:tcPr>
            <w:tcW w:w="1440" w:type="dxa"/>
          </w:tcPr>
          <w:p w14:paraId="1570A224" w14:textId="77777777" w:rsidR="00E71899" w:rsidRPr="00BE068B" w:rsidRDefault="00E71899" w:rsidP="00E71899">
            <w:pPr>
              <w:contextualSpacing/>
              <w:jc w:val="center"/>
              <w:rPr>
                <w:rFonts w:ascii="Gill Sans MT" w:hAnsi="Gill Sans MT"/>
              </w:rPr>
            </w:pPr>
          </w:p>
        </w:tc>
        <w:tc>
          <w:tcPr>
            <w:tcW w:w="1440" w:type="dxa"/>
          </w:tcPr>
          <w:p w14:paraId="1D08F913" w14:textId="77777777" w:rsidR="00E71899" w:rsidRPr="00BE068B" w:rsidRDefault="00E71899" w:rsidP="00E71899">
            <w:pPr>
              <w:contextualSpacing/>
              <w:jc w:val="center"/>
              <w:rPr>
                <w:rFonts w:ascii="Gill Sans MT" w:hAnsi="Gill Sans MT"/>
              </w:rPr>
            </w:pPr>
          </w:p>
        </w:tc>
        <w:tc>
          <w:tcPr>
            <w:tcW w:w="1440" w:type="dxa"/>
          </w:tcPr>
          <w:p w14:paraId="7C481801" w14:textId="77777777" w:rsidR="00E71899" w:rsidRPr="00BE068B" w:rsidRDefault="00E71899" w:rsidP="00E71899">
            <w:pPr>
              <w:contextualSpacing/>
              <w:jc w:val="center"/>
              <w:rPr>
                <w:rFonts w:ascii="Gill Sans MT" w:hAnsi="Gill Sans MT"/>
              </w:rPr>
            </w:pPr>
          </w:p>
        </w:tc>
      </w:tr>
    </w:tbl>
    <w:p w14:paraId="3CA22AE5" w14:textId="77777777" w:rsidR="00F7697D" w:rsidRPr="00BE068B" w:rsidRDefault="00F7697D" w:rsidP="00F7697D">
      <w:pPr>
        <w:spacing w:after="0" w:line="240" w:lineRule="auto"/>
        <w:contextualSpacing/>
        <w:rPr>
          <w:rFonts w:ascii="Gill Sans MT" w:eastAsia="SimSun" w:hAnsi="Gill Sans MT"/>
        </w:rPr>
      </w:pPr>
    </w:p>
    <w:p w14:paraId="623FDCCF" w14:textId="77777777" w:rsidR="00F7697D" w:rsidRDefault="00F7697D" w:rsidP="00F7697D">
      <w:pPr>
        <w:spacing w:after="0" w:line="240" w:lineRule="auto"/>
        <w:contextualSpacing/>
        <w:rPr>
          <w:rFonts w:ascii="Gill Sans MT" w:eastAsia="SimSun" w:hAnsi="Gill Sans MT"/>
        </w:rPr>
      </w:pPr>
    </w:p>
    <w:p w14:paraId="7A9E92A1" w14:textId="77777777" w:rsidR="00E71899" w:rsidRDefault="00E71899" w:rsidP="00F7697D">
      <w:pPr>
        <w:spacing w:after="0" w:line="240" w:lineRule="auto"/>
        <w:contextualSpacing/>
        <w:rPr>
          <w:rFonts w:ascii="Gill Sans MT" w:eastAsia="SimSun" w:hAnsi="Gill Sans MT"/>
        </w:rPr>
      </w:pPr>
    </w:p>
    <w:p w14:paraId="306C14AA" w14:textId="77777777" w:rsidR="00E71899" w:rsidRDefault="00E71899" w:rsidP="00F7697D">
      <w:pPr>
        <w:spacing w:after="0" w:line="240" w:lineRule="auto"/>
        <w:contextualSpacing/>
        <w:rPr>
          <w:rFonts w:ascii="Gill Sans MT" w:eastAsia="SimSun" w:hAnsi="Gill Sans MT"/>
        </w:rPr>
      </w:pPr>
    </w:p>
    <w:p w14:paraId="3D618012" w14:textId="77777777" w:rsidR="00E71899" w:rsidRDefault="00E71899" w:rsidP="00F7697D">
      <w:pPr>
        <w:spacing w:after="0" w:line="240" w:lineRule="auto"/>
        <w:contextualSpacing/>
        <w:rPr>
          <w:rFonts w:ascii="Gill Sans MT" w:eastAsia="SimSun" w:hAnsi="Gill Sans MT"/>
        </w:rPr>
      </w:pPr>
    </w:p>
    <w:tbl>
      <w:tblPr>
        <w:tblStyle w:val="TableGrid2"/>
        <w:tblpPr w:leftFromText="180" w:rightFromText="180" w:vertAnchor="page" w:horzAnchor="page" w:tblpX="1470" w:tblpY="1801"/>
        <w:tblW w:w="6046" w:type="dxa"/>
        <w:tblLayout w:type="fixed"/>
        <w:tblCellMar>
          <w:left w:w="29" w:type="dxa"/>
          <w:right w:w="29" w:type="dxa"/>
        </w:tblCellMar>
        <w:tblLook w:val="04A0" w:firstRow="1" w:lastRow="0" w:firstColumn="1" w:lastColumn="0" w:noHBand="0" w:noVBand="1"/>
      </w:tblPr>
      <w:tblGrid>
        <w:gridCol w:w="694"/>
        <w:gridCol w:w="1482"/>
        <w:gridCol w:w="1710"/>
        <w:gridCol w:w="2160"/>
      </w:tblGrid>
      <w:tr w:rsidR="00E71899" w:rsidRPr="00BE068B" w14:paraId="60F67247" w14:textId="77777777" w:rsidTr="00E71899">
        <w:trPr>
          <w:trHeight w:val="351"/>
        </w:trPr>
        <w:tc>
          <w:tcPr>
            <w:tcW w:w="694" w:type="dxa"/>
          </w:tcPr>
          <w:p w14:paraId="34D8A0EA" w14:textId="77777777" w:rsidR="00E71899" w:rsidRPr="00BE068B" w:rsidRDefault="00E71899" w:rsidP="00E71899">
            <w:pPr>
              <w:contextualSpacing/>
              <w:jc w:val="center"/>
              <w:rPr>
                <w:rFonts w:ascii="Gill Sans MT" w:hAnsi="Gill Sans MT"/>
                <w:sz w:val="20"/>
              </w:rPr>
            </w:pPr>
          </w:p>
        </w:tc>
        <w:tc>
          <w:tcPr>
            <w:tcW w:w="1482" w:type="dxa"/>
          </w:tcPr>
          <w:p w14:paraId="75A20825"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I.33</w:t>
            </w:r>
          </w:p>
        </w:tc>
        <w:tc>
          <w:tcPr>
            <w:tcW w:w="1710" w:type="dxa"/>
          </w:tcPr>
          <w:p w14:paraId="641F7D28"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I.34</w:t>
            </w:r>
          </w:p>
        </w:tc>
        <w:tc>
          <w:tcPr>
            <w:tcW w:w="2160" w:type="dxa"/>
          </w:tcPr>
          <w:p w14:paraId="27116257"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I.35</w:t>
            </w:r>
          </w:p>
        </w:tc>
      </w:tr>
      <w:tr w:rsidR="00E71899" w:rsidRPr="00BE068B" w14:paraId="182A9E10" w14:textId="77777777" w:rsidTr="00E71899">
        <w:trPr>
          <w:trHeight w:val="4517"/>
        </w:trPr>
        <w:tc>
          <w:tcPr>
            <w:tcW w:w="694" w:type="dxa"/>
          </w:tcPr>
          <w:p w14:paraId="698B035A" w14:textId="77777777" w:rsidR="00E71899" w:rsidRPr="00BE068B" w:rsidRDefault="00E71899" w:rsidP="00E71899">
            <w:pPr>
              <w:contextualSpacing/>
              <w:jc w:val="center"/>
              <w:rPr>
                <w:rFonts w:ascii="Gill Sans MT" w:hAnsi="Gill Sans MT"/>
                <w:sz w:val="20"/>
              </w:rPr>
            </w:pPr>
          </w:p>
        </w:tc>
        <w:tc>
          <w:tcPr>
            <w:tcW w:w="1482" w:type="dxa"/>
          </w:tcPr>
          <w:p w14:paraId="150C93AD"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In the last five agricultural seasons, how many seasons has your household left this field fallow?</w:t>
            </w:r>
          </w:p>
          <w:p w14:paraId="1E8A109E" w14:textId="77777777" w:rsidR="00E71899" w:rsidRPr="00BE068B" w:rsidRDefault="00E71899" w:rsidP="00E71899">
            <w:pPr>
              <w:ind w:right="1410"/>
              <w:rPr>
                <w:rFonts w:ascii="Gill Sans MT" w:hAnsi="Gill Sans MT"/>
              </w:rPr>
            </w:pPr>
          </w:p>
        </w:tc>
        <w:tc>
          <w:tcPr>
            <w:tcW w:w="1710" w:type="dxa"/>
          </w:tcPr>
          <w:p w14:paraId="31AC3CCA"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In the past five years,</w:t>
            </w:r>
            <w:del w:id="293" w:author="usaiduser" w:date="2014-11-09T11:04:00Z">
              <w:r w:rsidRPr="00BE068B" w:rsidDel="008D1C4A">
                <w:rPr>
                  <w:rFonts w:ascii="Gill Sans MT" w:hAnsi="Gill Sans MT" w:cs="Times New Roman"/>
                  <w:sz w:val="20"/>
                </w:rPr>
                <w:delText xml:space="preserve"> </w:delText>
              </w:r>
            </w:del>
            <w:r w:rsidRPr="00BE068B">
              <w:rPr>
                <w:rFonts w:ascii="Gill Sans MT" w:hAnsi="Gill Sans MT" w:cs="Times New Roman"/>
                <w:sz w:val="20"/>
              </w:rPr>
              <w:t xml:space="preserve"> how many years did your household improve this field by investing in irrigation practices that reduce water use, such as drip irrigation/sprinklers</w:t>
            </w:r>
          </w:p>
          <w:p w14:paraId="37A4DE7C"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p w14:paraId="4AF8115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w:t>
            </w:r>
          </w:p>
          <w:p w14:paraId="29BF003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1=Yes</w:t>
            </w:r>
          </w:p>
          <w:p w14:paraId="1F78193F"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5D6D4281" w14:textId="77777777" w:rsidR="00E71899" w:rsidRPr="00BE068B" w:rsidRDefault="00E71899" w:rsidP="00E71899">
            <w:pPr>
              <w:rPr>
                <w:rFonts w:ascii="Gill Sans MT" w:hAnsi="Gill Sans MT"/>
              </w:rPr>
            </w:pPr>
            <w:r w:rsidRPr="00BE068B">
              <w:rPr>
                <w:rFonts w:ascii="Gill Sans MT" w:hAnsi="Gill Sans MT" w:cs="Times New Roman"/>
                <w:sz w:val="20"/>
              </w:rPr>
              <w:t>999=Prefer not to respond</w:t>
            </w:r>
          </w:p>
        </w:tc>
        <w:tc>
          <w:tcPr>
            <w:tcW w:w="2160" w:type="dxa"/>
          </w:tcPr>
          <w:p w14:paraId="439D26AE"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Is this field currently planted with agroforestry trees or shrubs, such as </w:t>
            </w:r>
            <w:proofErr w:type="spellStart"/>
            <w:r w:rsidRPr="00BE068B">
              <w:rPr>
                <w:rFonts w:ascii="Gill Sans MT" w:hAnsi="Gill Sans MT" w:cs="Times New Roman"/>
                <w:sz w:val="20"/>
              </w:rPr>
              <w:t>musangu</w:t>
            </w:r>
            <w:proofErr w:type="spellEnd"/>
            <w:r w:rsidRPr="00BE068B">
              <w:rPr>
                <w:rFonts w:ascii="Gill Sans MT" w:hAnsi="Gill Sans MT" w:cs="Times New Roman"/>
                <w:sz w:val="20"/>
              </w:rPr>
              <w:t xml:space="preserve">, </w:t>
            </w:r>
            <w:proofErr w:type="spellStart"/>
            <w:r w:rsidRPr="00BE068B">
              <w:rPr>
                <w:rFonts w:ascii="Gill Sans MT" w:hAnsi="Gill Sans MT" w:cs="Times New Roman"/>
                <w:sz w:val="20"/>
              </w:rPr>
              <w:t>glricidia</w:t>
            </w:r>
            <w:proofErr w:type="spellEnd"/>
            <w:r w:rsidRPr="00BE068B">
              <w:rPr>
                <w:rFonts w:ascii="Gill Sans MT" w:hAnsi="Gill Sans MT" w:cs="Times New Roman"/>
                <w:sz w:val="20"/>
              </w:rPr>
              <w:t xml:space="preserve">, </w:t>
            </w:r>
            <w:proofErr w:type="spellStart"/>
            <w:r w:rsidRPr="00BE068B">
              <w:rPr>
                <w:rFonts w:ascii="Gill Sans MT" w:hAnsi="Gill Sans MT" w:cs="Times New Roman"/>
                <w:sz w:val="20"/>
              </w:rPr>
              <w:t>ububa</w:t>
            </w:r>
            <w:proofErr w:type="spellEnd"/>
            <w:r w:rsidRPr="00BE068B">
              <w:rPr>
                <w:rFonts w:ascii="Gill Sans MT" w:hAnsi="Gill Sans MT" w:cs="Times New Roman"/>
                <w:sz w:val="20"/>
              </w:rPr>
              <w:t>, cowpeas, or pigeon peas?</w:t>
            </w:r>
          </w:p>
          <w:p w14:paraId="7EE1B68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34253B2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w:t>
            </w:r>
          </w:p>
          <w:p w14:paraId="135B31C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1=Yes</w:t>
            </w:r>
          </w:p>
          <w:p w14:paraId="2C91FE6E"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77DA98F3" w14:textId="77777777" w:rsidR="00E71899" w:rsidRPr="00BE068B" w:rsidRDefault="00E71899" w:rsidP="00E71899">
            <w:pPr>
              <w:rPr>
                <w:rFonts w:ascii="Gill Sans MT" w:hAnsi="Gill Sans MT"/>
              </w:rPr>
            </w:pPr>
            <w:r w:rsidRPr="00BE068B">
              <w:rPr>
                <w:rFonts w:ascii="Gill Sans MT" w:hAnsi="Gill Sans MT" w:cs="Times New Roman"/>
                <w:sz w:val="20"/>
              </w:rPr>
              <w:t xml:space="preserve">999=Prefer not to respond </w:t>
            </w:r>
          </w:p>
        </w:tc>
      </w:tr>
      <w:tr w:rsidR="00E71899" w:rsidRPr="00BE068B" w14:paraId="07322945" w14:textId="77777777" w:rsidTr="00E71899">
        <w:trPr>
          <w:trHeight w:val="20"/>
        </w:trPr>
        <w:tc>
          <w:tcPr>
            <w:tcW w:w="694" w:type="dxa"/>
          </w:tcPr>
          <w:p w14:paraId="35FE81FD"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1482" w:type="dxa"/>
            <w:vAlign w:val="center"/>
          </w:tcPr>
          <w:p w14:paraId="7FCD86E5" w14:textId="77777777" w:rsidR="00E71899" w:rsidRPr="00BE068B" w:rsidRDefault="00E71899" w:rsidP="00E71899">
            <w:pPr>
              <w:rPr>
                <w:rFonts w:ascii="Gill Sans MT" w:hAnsi="Gill Sans MT"/>
              </w:rPr>
            </w:pPr>
            <w:proofErr w:type="spellStart"/>
            <w:proofErr w:type="gramStart"/>
            <w:r w:rsidRPr="00BE068B">
              <w:rPr>
                <w:rFonts w:ascii="Gill Sans MT" w:hAnsi="Gill Sans MT" w:cs="Times New Roman"/>
                <w:b/>
                <w:bCs/>
                <w:spacing w:val="1"/>
                <w:w w:val="105"/>
                <w:sz w:val="18"/>
                <w:szCs w:val="18"/>
              </w:rPr>
              <w:t>fallowyr</w:t>
            </w:r>
            <w:proofErr w:type="spellEnd"/>
            <w:proofErr w:type="gramEnd"/>
          </w:p>
        </w:tc>
        <w:tc>
          <w:tcPr>
            <w:tcW w:w="1710" w:type="dxa"/>
          </w:tcPr>
          <w:p w14:paraId="0ABD040B" w14:textId="77777777" w:rsidR="00E71899" w:rsidRPr="00BE068B" w:rsidRDefault="00E71899" w:rsidP="00E71899">
            <w:pPr>
              <w:rPr>
                <w:rFonts w:ascii="Gill Sans MT" w:hAnsi="Gill Sans MT"/>
              </w:rPr>
            </w:pPr>
            <w:proofErr w:type="spellStart"/>
            <w:proofErr w:type="gramStart"/>
            <w:r w:rsidRPr="00BE068B">
              <w:rPr>
                <w:rFonts w:ascii="Gill Sans MT" w:hAnsi="Gill Sans MT" w:cs="Times New Roman"/>
                <w:b/>
                <w:bCs/>
                <w:spacing w:val="1"/>
                <w:w w:val="105"/>
                <w:sz w:val="18"/>
                <w:szCs w:val="18"/>
              </w:rPr>
              <w:t>dripirrigate</w:t>
            </w:r>
            <w:proofErr w:type="spellEnd"/>
            <w:proofErr w:type="gramEnd"/>
          </w:p>
        </w:tc>
        <w:tc>
          <w:tcPr>
            <w:tcW w:w="2160" w:type="dxa"/>
          </w:tcPr>
          <w:p w14:paraId="1050CF6C" w14:textId="77777777" w:rsidR="00E71899" w:rsidRPr="00BE068B" w:rsidRDefault="00E71899" w:rsidP="00E71899">
            <w:pPr>
              <w:rPr>
                <w:rFonts w:ascii="Gill Sans MT" w:hAnsi="Gill Sans MT"/>
              </w:rPr>
            </w:pPr>
            <w:proofErr w:type="gramStart"/>
            <w:r w:rsidRPr="00BE068B">
              <w:rPr>
                <w:rFonts w:ascii="Gill Sans MT" w:hAnsi="Gill Sans MT" w:cs="Times New Roman"/>
                <w:b/>
                <w:bCs/>
                <w:spacing w:val="1"/>
                <w:w w:val="105"/>
                <w:sz w:val="18"/>
                <w:szCs w:val="18"/>
              </w:rPr>
              <w:t>fence</w:t>
            </w:r>
            <w:proofErr w:type="gramEnd"/>
          </w:p>
        </w:tc>
      </w:tr>
      <w:tr w:rsidR="00E71899" w:rsidRPr="00BE068B" w14:paraId="16A1ED15" w14:textId="77777777" w:rsidTr="00E71899">
        <w:trPr>
          <w:trHeight w:val="20"/>
        </w:trPr>
        <w:tc>
          <w:tcPr>
            <w:tcW w:w="694" w:type="dxa"/>
          </w:tcPr>
          <w:p w14:paraId="2A65F709"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1</w:t>
            </w:r>
          </w:p>
        </w:tc>
        <w:tc>
          <w:tcPr>
            <w:tcW w:w="1482" w:type="dxa"/>
            <w:vAlign w:val="center"/>
          </w:tcPr>
          <w:p w14:paraId="24C2EC3D" w14:textId="77777777" w:rsidR="00E71899" w:rsidRPr="00BE068B" w:rsidRDefault="00E71899" w:rsidP="00E71899">
            <w:pPr>
              <w:rPr>
                <w:rFonts w:ascii="Gill Sans MT" w:hAnsi="Gill Sans MT"/>
              </w:rPr>
            </w:pPr>
          </w:p>
        </w:tc>
        <w:tc>
          <w:tcPr>
            <w:tcW w:w="1710" w:type="dxa"/>
          </w:tcPr>
          <w:p w14:paraId="64ED9D13" w14:textId="77777777" w:rsidR="00E71899" w:rsidRPr="00BE068B" w:rsidRDefault="00E71899" w:rsidP="00E71899">
            <w:pPr>
              <w:rPr>
                <w:rFonts w:ascii="Gill Sans MT" w:hAnsi="Gill Sans MT"/>
              </w:rPr>
            </w:pPr>
          </w:p>
        </w:tc>
        <w:tc>
          <w:tcPr>
            <w:tcW w:w="2160" w:type="dxa"/>
          </w:tcPr>
          <w:p w14:paraId="0AAFD598" w14:textId="77777777" w:rsidR="00E71899" w:rsidRPr="00BE068B" w:rsidRDefault="00E71899" w:rsidP="00E71899">
            <w:pPr>
              <w:rPr>
                <w:rFonts w:ascii="Gill Sans MT" w:hAnsi="Gill Sans MT"/>
              </w:rPr>
            </w:pPr>
          </w:p>
        </w:tc>
      </w:tr>
      <w:tr w:rsidR="00E71899" w:rsidRPr="00BE068B" w14:paraId="5033B316" w14:textId="77777777" w:rsidTr="00E71899">
        <w:trPr>
          <w:trHeight w:val="20"/>
        </w:trPr>
        <w:tc>
          <w:tcPr>
            <w:tcW w:w="694" w:type="dxa"/>
          </w:tcPr>
          <w:p w14:paraId="5D10EF55"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2</w:t>
            </w:r>
          </w:p>
        </w:tc>
        <w:tc>
          <w:tcPr>
            <w:tcW w:w="1482" w:type="dxa"/>
          </w:tcPr>
          <w:p w14:paraId="6DBA6C43" w14:textId="77777777" w:rsidR="00E71899" w:rsidRPr="00BE068B" w:rsidRDefault="00E71899" w:rsidP="00E71899">
            <w:pPr>
              <w:rPr>
                <w:rFonts w:ascii="Gill Sans MT" w:hAnsi="Gill Sans MT"/>
              </w:rPr>
            </w:pPr>
          </w:p>
        </w:tc>
        <w:tc>
          <w:tcPr>
            <w:tcW w:w="1710" w:type="dxa"/>
          </w:tcPr>
          <w:p w14:paraId="23D8451F" w14:textId="77777777" w:rsidR="00E71899" w:rsidRPr="00BE068B" w:rsidRDefault="00E71899" w:rsidP="00E71899">
            <w:pPr>
              <w:rPr>
                <w:rFonts w:ascii="Gill Sans MT" w:hAnsi="Gill Sans MT"/>
              </w:rPr>
            </w:pPr>
          </w:p>
        </w:tc>
        <w:tc>
          <w:tcPr>
            <w:tcW w:w="2160" w:type="dxa"/>
          </w:tcPr>
          <w:p w14:paraId="3AE076A0" w14:textId="77777777" w:rsidR="00E71899" w:rsidRPr="00BE068B" w:rsidRDefault="00E71899" w:rsidP="00E71899">
            <w:pPr>
              <w:rPr>
                <w:rFonts w:ascii="Gill Sans MT" w:hAnsi="Gill Sans MT"/>
              </w:rPr>
            </w:pPr>
          </w:p>
        </w:tc>
      </w:tr>
      <w:tr w:rsidR="00E71899" w:rsidRPr="00BE068B" w14:paraId="7EC90644" w14:textId="77777777" w:rsidTr="00E71899">
        <w:trPr>
          <w:trHeight w:val="20"/>
        </w:trPr>
        <w:tc>
          <w:tcPr>
            <w:tcW w:w="694" w:type="dxa"/>
          </w:tcPr>
          <w:p w14:paraId="6A6A4076"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3</w:t>
            </w:r>
          </w:p>
        </w:tc>
        <w:tc>
          <w:tcPr>
            <w:tcW w:w="1482" w:type="dxa"/>
          </w:tcPr>
          <w:p w14:paraId="0937D72C" w14:textId="77777777" w:rsidR="00E71899" w:rsidRPr="00BE068B" w:rsidRDefault="00E71899" w:rsidP="00E71899">
            <w:pPr>
              <w:rPr>
                <w:rFonts w:ascii="Gill Sans MT" w:hAnsi="Gill Sans MT"/>
              </w:rPr>
            </w:pPr>
          </w:p>
        </w:tc>
        <w:tc>
          <w:tcPr>
            <w:tcW w:w="1710" w:type="dxa"/>
          </w:tcPr>
          <w:p w14:paraId="3E466077" w14:textId="77777777" w:rsidR="00E71899" w:rsidRPr="00BE068B" w:rsidRDefault="00E71899" w:rsidP="00E71899">
            <w:pPr>
              <w:rPr>
                <w:rFonts w:ascii="Gill Sans MT" w:hAnsi="Gill Sans MT"/>
              </w:rPr>
            </w:pPr>
          </w:p>
        </w:tc>
        <w:tc>
          <w:tcPr>
            <w:tcW w:w="2160" w:type="dxa"/>
          </w:tcPr>
          <w:p w14:paraId="2CEF98E3" w14:textId="77777777" w:rsidR="00E71899" w:rsidRPr="00BE068B" w:rsidRDefault="00E71899" w:rsidP="00E71899">
            <w:pPr>
              <w:rPr>
                <w:rFonts w:ascii="Gill Sans MT" w:hAnsi="Gill Sans MT"/>
              </w:rPr>
            </w:pPr>
          </w:p>
        </w:tc>
      </w:tr>
      <w:tr w:rsidR="00E71899" w:rsidRPr="00BE068B" w14:paraId="5D26C173" w14:textId="77777777" w:rsidTr="00E71899">
        <w:trPr>
          <w:trHeight w:val="20"/>
        </w:trPr>
        <w:tc>
          <w:tcPr>
            <w:tcW w:w="694" w:type="dxa"/>
          </w:tcPr>
          <w:p w14:paraId="01025BB0"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4</w:t>
            </w:r>
          </w:p>
        </w:tc>
        <w:tc>
          <w:tcPr>
            <w:tcW w:w="1482" w:type="dxa"/>
          </w:tcPr>
          <w:p w14:paraId="52842183" w14:textId="77777777" w:rsidR="00E71899" w:rsidRPr="00BE068B" w:rsidRDefault="00E71899" w:rsidP="00E71899">
            <w:pPr>
              <w:rPr>
                <w:rFonts w:ascii="Gill Sans MT" w:hAnsi="Gill Sans MT"/>
              </w:rPr>
            </w:pPr>
          </w:p>
        </w:tc>
        <w:tc>
          <w:tcPr>
            <w:tcW w:w="1710" w:type="dxa"/>
          </w:tcPr>
          <w:p w14:paraId="32068FBC" w14:textId="77777777" w:rsidR="00E71899" w:rsidRPr="00BE068B" w:rsidRDefault="00E71899" w:rsidP="00E71899">
            <w:pPr>
              <w:rPr>
                <w:rFonts w:ascii="Gill Sans MT" w:hAnsi="Gill Sans MT"/>
              </w:rPr>
            </w:pPr>
          </w:p>
        </w:tc>
        <w:tc>
          <w:tcPr>
            <w:tcW w:w="2160" w:type="dxa"/>
          </w:tcPr>
          <w:p w14:paraId="40C4E8E0" w14:textId="77777777" w:rsidR="00E71899" w:rsidRPr="00BE068B" w:rsidRDefault="00E71899" w:rsidP="00E71899">
            <w:pPr>
              <w:rPr>
                <w:rFonts w:ascii="Gill Sans MT" w:hAnsi="Gill Sans MT"/>
              </w:rPr>
            </w:pPr>
          </w:p>
        </w:tc>
      </w:tr>
      <w:tr w:rsidR="00E71899" w:rsidRPr="00BE068B" w14:paraId="0813EB26" w14:textId="77777777" w:rsidTr="00E71899">
        <w:trPr>
          <w:trHeight w:val="20"/>
        </w:trPr>
        <w:tc>
          <w:tcPr>
            <w:tcW w:w="694" w:type="dxa"/>
          </w:tcPr>
          <w:p w14:paraId="32D83E15"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5</w:t>
            </w:r>
          </w:p>
        </w:tc>
        <w:tc>
          <w:tcPr>
            <w:tcW w:w="1482" w:type="dxa"/>
          </w:tcPr>
          <w:p w14:paraId="2CD27549" w14:textId="77777777" w:rsidR="00E71899" w:rsidRPr="00BE068B" w:rsidRDefault="00E71899" w:rsidP="00E71899">
            <w:pPr>
              <w:rPr>
                <w:rFonts w:ascii="Gill Sans MT" w:hAnsi="Gill Sans MT"/>
              </w:rPr>
            </w:pPr>
          </w:p>
        </w:tc>
        <w:tc>
          <w:tcPr>
            <w:tcW w:w="1710" w:type="dxa"/>
          </w:tcPr>
          <w:p w14:paraId="20EA3A34" w14:textId="77777777" w:rsidR="00E71899" w:rsidRPr="00BE068B" w:rsidRDefault="00E71899" w:rsidP="00E71899">
            <w:pPr>
              <w:rPr>
                <w:rFonts w:ascii="Gill Sans MT" w:hAnsi="Gill Sans MT"/>
              </w:rPr>
            </w:pPr>
          </w:p>
        </w:tc>
        <w:tc>
          <w:tcPr>
            <w:tcW w:w="2160" w:type="dxa"/>
          </w:tcPr>
          <w:p w14:paraId="54C797B5" w14:textId="77777777" w:rsidR="00E71899" w:rsidRPr="00BE068B" w:rsidRDefault="00E71899" w:rsidP="00E71899">
            <w:pPr>
              <w:rPr>
                <w:rFonts w:ascii="Gill Sans MT" w:hAnsi="Gill Sans MT"/>
              </w:rPr>
            </w:pPr>
          </w:p>
        </w:tc>
      </w:tr>
      <w:tr w:rsidR="00E71899" w:rsidRPr="00BE068B" w14:paraId="7BF0E457" w14:textId="77777777" w:rsidTr="00E71899">
        <w:trPr>
          <w:trHeight w:val="20"/>
        </w:trPr>
        <w:tc>
          <w:tcPr>
            <w:tcW w:w="694" w:type="dxa"/>
          </w:tcPr>
          <w:p w14:paraId="7F30D5F6"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6</w:t>
            </w:r>
          </w:p>
        </w:tc>
        <w:tc>
          <w:tcPr>
            <w:tcW w:w="1482" w:type="dxa"/>
          </w:tcPr>
          <w:p w14:paraId="0F8D314F" w14:textId="77777777" w:rsidR="00E71899" w:rsidRPr="00BE068B" w:rsidRDefault="00E71899" w:rsidP="00E71899">
            <w:pPr>
              <w:rPr>
                <w:rFonts w:ascii="Gill Sans MT" w:hAnsi="Gill Sans MT"/>
              </w:rPr>
            </w:pPr>
          </w:p>
        </w:tc>
        <w:tc>
          <w:tcPr>
            <w:tcW w:w="1710" w:type="dxa"/>
          </w:tcPr>
          <w:p w14:paraId="36A96FC1" w14:textId="77777777" w:rsidR="00E71899" w:rsidRPr="00BE068B" w:rsidRDefault="00E71899" w:rsidP="00E71899">
            <w:pPr>
              <w:rPr>
                <w:rFonts w:ascii="Gill Sans MT" w:hAnsi="Gill Sans MT"/>
              </w:rPr>
            </w:pPr>
          </w:p>
        </w:tc>
        <w:tc>
          <w:tcPr>
            <w:tcW w:w="2160" w:type="dxa"/>
          </w:tcPr>
          <w:p w14:paraId="1D31009A" w14:textId="77777777" w:rsidR="00E71899" w:rsidRPr="00BE068B" w:rsidRDefault="00E71899" w:rsidP="00E71899">
            <w:pPr>
              <w:rPr>
                <w:rFonts w:ascii="Gill Sans MT" w:hAnsi="Gill Sans MT"/>
              </w:rPr>
            </w:pPr>
          </w:p>
        </w:tc>
      </w:tr>
      <w:tr w:rsidR="00E71899" w:rsidRPr="00BE068B" w14:paraId="0F50C5E1" w14:textId="77777777" w:rsidTr="00E71899">
        <w:trPr>
          <w:trHeight w:val="20"/>
        </w:trPr>
        <w:tc>
          <w:tcPr>
            <w:tcW w:w="694" w:type="dxa"/>
          </w:tcPr>
          <w:p w14:paraId="6374D9FC"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7</w:t>
            </w:r>
          </w:p>
        </w:tc>
        <w:tc>
          <w:tcPr>
            <w:tcW w:w="1482" w:type="dxa"/>
          </w:tcPr>
          <w:p w14:paraId="14DB8678" w14:textId="77777777" w:rsidR="00E71899" w:rsidRPr="00BE068B" w:rsidRDefault="00E71899" w:rsidP="00E71899">
            <w:pPr>
              <w:rPr>
                <w:rFonts w:ascii="Gill Sans MT" w:hAnsi="Gill Sans MT"/>
              </w:rPr>
            </w:pPr>
          </w:p>
        </w:tc>
        <w:tc>
          <w:tcPr>
            <w:tcW w:w="1710" w:type="dxa"/>
          </w:tcPr>
          <w:p w14:paraId="44C26EFA" w14:textId="77777777" w:rsidR="00E71899" w:rsidRPr="00BE068B" w:rsidRDefault="00E71899" w:rsidP="00E71899">
            <w:pPr>
              <w:rPr>
                <w:rFonts w:ascii="Gill Sans MT" w:hAnsi="Gill Sans MT"/>
              </w:rPr>
            </w:pPr>
          </w:p>
        </w:tc>
        <w:tc>
          <w:tcPr>
            <w:tcW w:w="2160" w:type="dxa"/>
          </w:tcPr>
          <w:p w14:paraId="72284E4D" w14:textId="77777777" w:rsidR="00E71899" w:rsidRPr="00BE068B" w:rsidRDefault="00E71899" w:rsidP="00E71899">
            <w:pPr>
              <w:rPr>
                <w:rFonts w:ascii="Gill Sans MT" w:hAnsi="Gill Sans MT"/>
              </w:rPr>
            </w:pPr>
          </w:p>
        </w:tc>
      </w:tr>
      <w:tr w:rsidR="00E71899" w:rsidRPr="00BE068B" w14:paraId="773CE581" w14:textId="77777777" w:rsidTr="00E71899">
        <w:trPr>
          <w:trHeight w:val="20"/>
        </w:trPr>
        <w:tc>
          <w:tcPr>
            <w:tcW w:w="694" w:type="dxa"/>
          </w:tcPr>
          <w:p w14:paraId="28C3FD6A"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8</w:t>
            </w:r>
          </w:p>
        </w:tc>
        <w:tc>
          <w:tcPr>
            <w:tcW w:w="1482" w:type="dxa"/>
          </w:tcPr>
          <w:p w14:paraId="01DD9996" w14:textId="77777777" w:rsidR="00E71899" w:rsidRPr="00BE068B" w:rsidRDefault="00E71899" w:rsidP="00E71899">
            <w:pPr>
              <w:rPr>
                <w:rFonts w:ascii="Gill Sans MT" w:hAnsi="Gill Sans MT"/>
              </w:rPr>
            </w:pPr>
          </w:p>
        </w:tc>
        <w:tc>
          <w:tcPr>
            <w:tcW w:w="1710" w:type="dxa"/>
          </w:tcPr>
          <w:p w14:paraId="2D59CD4F" w14:textId="77777777" w:rsidR="00E71899" w:rsidRPr="00BE068B" w:rsidRDefault="00E71899" w:rsidP="00E71899">
            <w:pPr>
              <w:rPr>
                <w:rFonts w:ascii="Gill Sans MT" w:hAnsi="Gill Sans MT"/>
              </w:rPr>
            </w:pPr>
          </w:p>
        </w:tc>
        <w:tc>
          <w:tcPr>
            <w:tcW w:w="2160" w:type="dxa"/>
          </w:tcPr>
          <w:p w14:paraId="692623EB" w14:textId="77777777" w:rsidR="00E71899" w:rsidRPr="00BE068B" w:rsidRDefault="00E71899" w:rsidP="00E71899">
            <w:pPr>
              <w:rPr>
                <w:rFonts w:ascii="Gill Sans MT" w:hAnsi="Gill Sans MT"/>
              </w:rPr>
            </w:pPr>
          </w:p>
        </w:tc>
      </w:tr>
      <w:tr w:rsidR="00E71899" w:rsidRPr="00BE068B" w14:paraId="341FE182" w14:textId="77777777" w:rsidTr="00E71899">
        <w:trPr>
          <w:trHeight w:val="20"/>
        </w:trPr>
        <w:tc>
          <w:tcPr>
            <w:tcW w:w="694" w:type="dxa"/>
          </w:tcPr>
          <w:p w14:paraId="763D7EB8"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9</w:t>
            </w:r>
          </w:p>
        </w:tc>
        <w:tc>
          <w:tcPr>
            <w:tcW w:w="1482" w:type="dxa"/>
          </w:tcPr>
          <w:p w14:paraId="30335899" w14:textId="77777777" w:rsidR="00E71899" w:rsidRPr="00BE068B" w:rsidRDefault="00E71899" w:rsidP="00E71899">
            <w:pPr>
              <w:rPr>
                <w:rFonts w:ascii="Gill Sans MT" w:hAnsi="Gill Sans MT"/>
              </w:rPr>
            </w:pPr>
          </w:p>
        </w:tc>
        <w:tc>
          <w:tcPr>
            <w:tcW w:w="1710" w:type="dxa"/>
          </w:tcPr>
          <w:p w14:paraId="3CDAB3E2" w14:textId="77777777" w:rsidR="00E71899" w:rsidRPr="00BE068B" w:rsidRDefault="00E71899" w:rsidP="00E71899">
            <w:pPr>
              <w:rPr>
                <w:rFonts w:ascii="Gill Sans MT" w:hAnsi="Gill Sans MT"/>
              </w:rPr>
            </w:pPr>
          </w:p>
        </w:tc>
        <w:tc>
          <w:tcPr>
            <w:tcW w:w="2160" w:type="dxa"/>
          </w:tcPr>
          <w:p w14:paraId="2D33B7D3" w14:textId="77777777" w:rsidR="00E71899" w:rsidRPr="00BE068B" w:rsidRDefault="00E71899" w:rsidP="00E71899">
            <w:pPr>
              <w:rPr>
                <w:rFonts w:ascii="Gill Sans MT" w:hAnsi="Gill Sans MT"/>
              </w:rPr>
            </w:pPr>
          </w:p>
        </w:tc>
      </w:tr>
      <w:tr w:rsidR="00E71899" w:rsidRPr="00BE068B" w14:paraId="33862F1C" w14:textId="77777777" w:rsidTr="00E71899">
        <w:trPr>
          <w:trHeight w:val="20"/>
        </w:trPr>
        <w:tc>
          <w:tcPr>
            <w:tcW w:w="694" w:type="dxa"/>
          </w:tcPr>
          <w:p w14:paraId="461B197C"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10</w:t>
            </w:r>
          </w:p>
        </w:tc>
        <w:tc>
          <w:tcPr>
            <w:tcW w:w="1482" w:type="dxa"/>
          </w:tcPr>
          <w:p w14:paraId="18AD7B0C" w14:textId="77777777" w:rsidR="00E71899" w:rsidRPr="00BE068B" w:rsidRDefault="00E71899" w:rsidP="00E71899">
            <w:pPr>
              <w:rPr>
                <w:rFonts w:ascii="Gill Sans MT" w:hAnsi="Gill Sans MT"/>
              </w:rPr>
            </w:pPr>
          </w:p>
        </w:tc>
        <w:tc>
          <w:tcPr>
            <w:tcW w:w="1710" w:type="dxa"/>
          </w:tcPr>
          <w:p w14:paraId="52563C65" w14:textId="77777777" w:rsidR="00E71899" w:rsidRPr="00BE068B" w:rsidRDefault="00E71899" w:rsidP="00E71899">
            <w:pPr>
              <w:rPr>
                <w:rFonts w:ascii="Gill Sans MT" w:hAnsi="Gill Sans MT"/>
              </w:rPr>
            </w:pPr>
          </w:p>
        </w:tc>
        <w:tc>
          <w:tcPr>
            <w:tcW w:w="2160" w:type="dxa"/>
          </w:tcPr>
          <w:p w14:paraId="5157E201" w14:textId="77777777" w:rsidR="00E71899" w:rsidRPr="00BE068B" w:rsidRDefault="00E71899" w:rsidP="00E71899">
            <w:pPr>
              <w:rPr>
                <w:rFonts w:ascii="Gill Sans MT" w:hAnsi="Gill Sans MT"/>
              </w:rPr>
            </w:pPr>
          </w:p>
        </w:tc>
      </w:tr>
    </w:tbl>
    <w:p w14:paraId="607B02DC" w14:textId="77777777" w:rsidR="00E71899" w:rsidRDefault="00E71899" w:rsidP="00F7697D">
      <w:pPr>
        <w:spacing w:after="0" w:line="240" w:lineRule="auto"/>
        <w:contextualSpacing/>
        <w:rPr>
          <w:rFonts w:ascii="Gill Sans MT" w:eastAsia="SimSun" w:hAnsi="Gill Sans MT"/>
        </w:rPr>
      </w:pPr>
    </w:p>
    <w:p w14:paraId="7490C981" w14:textId="77777777" w:rsidR="00E71899" w:rsidRDefault="00E71899" w:rsidP="00F7697D">
      <w:pPr>
        <w:spacing w:after="0" w:line="240" w:lineRule="auto"/>
        <w:contextualSpacing/>
        <w:rPr>
          <w:rFonts w:ascii="Gill Sans MT" w:eastAsia="SimSun" w:hAnsi="Gill Sans MT"/>
        </w:rPr>
      </w:pPr>
    </w:p>
    <w:p w14:paraId="718F4143" w14:textId="77777777" w:rsidR="00E71899" w:rsidRDefault="00E71899" w:rsidP="00F7697D">
      <w:pPr>
        <w:spacing w:after="0" w:line="240" w:lineRule="auto"/>
        <w:contextualSpacing/>
        <w:rPr>
          <w:rFonts w:ascii="Gill Sans MT" w:eastAsia="SimSun" w:hAnsi="Gill Sans MT"/>
        </w:rPr>
      </w:pPr>
    </w:p>
    <w:p w14:paraId="1FC79AA8" w14:textId="77777777" w:rsidR="00E71899" w:rsidRDefault="00E71899" w:rsidP="00F7697D">
      <w:pPr>
        <w:spacing w:after="0" w:line="240" w:lineRule="auto"/>
        <w:contextualSpacing/>
        <w:rPr>
          <w:rFonts w:ascii="Gill Sans MT" w:eastAsia="SimSun" w:hAnsi="Gill Sans MT"/>
        </w:rPr>
      </w:pPr>
    </w:p>
    <w:p w14:paraId="4784E77D" w14:textId="77777777" w:rsidR="00E71899" w:rsidRDefault="00E71899" w:rsidP="00F7697D">
      <w:pPr>
        <w:spacing w:after="0" w:line="240" w:lineRule="auto"/>
        <w:contextualSpacing/>
        <w:rPr>
          <w:rFonts w:ascii="Gill Sans MT" w:eastAsia="SimSun" w:hAnsi="Gill Sans MT"/>
        </w:rPr>
      </w:pPr>
    </w:p>
    <w:p w14:paraId="50B172B0" w14:textId="77777777" w:rsidR="00E71899" w:rsidRDefault="00E71899" w:rsidP="00F7697D">
      <w:pPr>
        <w:spacing w:after="0" w:line="240" w:lineRule="auto"/>
        <w:contextualSpacing/>
        <w:rPr>
          <w:rFonts w:ascii="Gill Sans MT" w:eastAsia="SimSun" w:hAnsi="Gill Sans MT"/>
        </w:rPr>
      </w:pPr>
    </w:p>
    <w:p w14:paraId="4289A054" w14:textId="77777777" w:rsidR="00E71899" w:rsidRPr="00BE068B" w:rsidRDefault="00E71899" w:rsidP="00F7697D">
      <w:pPr>
        <w:spacing w:after="0" w:line="240" w:lineRule="auto"/>
        <w:contextualSpacing/>
        <w:rPr>
          <w:rFonts w:ascii="Gill Sans MT" w:eastAsia="SimSun" w:hAnsi="Gill Sans MT"/>
        </w:rPr>
      </w:pPr>
    </w:p>
    <w:tbl>
      <w:tblPr>
        <w:tblStyle w:val="TableGrid2"/>
        <w:tblW w:w="7915" w:type="dxa"/>
        <w:tblInd w:w="29" w:type="dxa"/>
        <w:tblCellMar>
          <w:left w:w="29" w:type="dxa"/>
          <w:right w:w="29" w:type="dxa"/>
        </w:tblCellMar>
        <w:tblLook w:val="04A0" w:firstRow="1" w:lastRow="0" w:firstColumn="1" w:lastColumn="0" w:noHBand="0" w:noVBand="1"/>
      </w:tblPr>
      <w:tblGrid>
        <w:gridCol w:w="2638"/>
        <w:gridCol w:w="2638"/>
        <w:gridCol w:w="2639"/>
      </w:tblGrid>
      <w:tr w:rsidR="00F7697D" w:rsidRPr="00BE068B" w14:paraId="6D3492F2" w14:textId="77777777" w:rsidTr="00E71899">
        <w:tc>
          <w:tcPr>
            <w:tcW w:w="7915" w:type="dxa"/>
            <w:gridSpan w:val="3"/>
          </w:tcPr>
          <w:p w14:paraId="4706DC0C" w14:textId="1CC2D529" w:rsidR="00F7697D" w:rsidRPr="00BE068B" w:rsidRDefault="00CD4FA7"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Fertilizer Code 119</w:t>
            </w:r>
          </w:p>
        </w:tc>
      </w:tr>
      <w:tr w:rsidR="00F7697D" w:rsidRPr="00BE068B" w14:paraId="0DE8A16B" w14:textId="77777777" w:rsidTr="00E71899">
        <w:tc>
          <w:tcPr>
            <w:tcW w:w="2638" w:type="dxa"/>
          </w:tcPr>
          <w:p w14:paraId="14F63EE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0=None</w:t>
            </w:r>
          </w:p>
          <w:p w14:paraId="45D820D3"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1=Compound D</w:t>
            </w:r>
          </w:p>
          <w:p w14:paraId="0F7010A1"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2=Compound X</w:t>
            </w:r>
          </w:p>
          <w:p w14:paraId="593A9906"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3=Triple Super Phosphate (TSP)</w:t>
            </w:r>
          </w:p>
          <w:p w14:paraId="380D5F4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4=Single Super </w:t>
            </w:r>
            <w:proofErr w:type="spellStart"/>
            <w:r w:rsidRPr="00BE068B">
              <w:rPr>
                <w:rFonts w:ascii="Gill Sans MT" w:hAnsi="Gill Sans MT" w:cs="Times New Roman"/>
                <w:sz w:val="20"/>
              </w:rPr>
              <w:t>Phosephate</w:t>
            </w:r>
            <w:proofErr w:type="spellEnd"/>
          </w:p>
          <w:p w14:paraId="740D40C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5=Compound R</w:t>
            </w:r>
          </w:p>
        </w:tc>
        <w:tc>
          <w:tcPr>
            <w:tcW w:w="2638" w:type="dxa"/>
          </w:tcPr>
          <w:p w14:paraId="3B7AA9D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6=Compound WV</w:t>
            </w:r>
          </w:p>
          <w:p w14:paraId="6BD1B8A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7=Di-grow (foliar)</w:t>
            </w:r>
          </w:p>
          <w:p w14:paraId="67A4BC1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8=Wonder (foliar)</w:t>
            </w:r>
          </w:p>
          <w:p w14:paraId="35CFF8C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9=Vegetative (foliar)</w:t>
            </w:r>
          </w:p>
          <w:p w14:paraId="06869B0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10=Urea</w:t>
            </w:r>
          </w:p>
          <w:p w14:paraId="74F6BEC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11=Ammonium Nitrate</w:t>
            </w:r>
          </w:p>
        </w:tc>
        <w:tc>
          <w:tcPr>
            <w:tcW w:w="2639" w:type="dxa"/>
          </w:tcPr>
          <w:p w14:paraId="3902951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12=CAN</w:t>
            </w:r>
          </w:p>
          <w:p w14:paraId="331E6C4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13=</w:t>
            </w:r>
            <w:proofErr w:type="spellStart"/>
            <w:r w:rsidRPr="00BE068B">
              <w:rPr>
                <w:rFonts w:ascii="Gill Sans MT" w:hAnsi="Gill Sans MT" w:cs="Times New Roman"/>
                <w:sz w:val="20"/>
              </w:rPr>
              <w:t>Allwin</w:t>
            </w:r>
            <w:proofErr w:type="spellEnd"/>
            <w:r w:rsidRPr="00BE068B">
              <w:rPr>
                <w:rFonts w:ascii="Gill Sans MT" w:hAnsi="Gill Sans MT" w:cs="Times New Roman"/>
                <w:sz w:val="20"/>
              </w:rPr>
              <w:t xml:space="preserve"> top</w:t>
            </w:r>
          </w:p>
          <w:p w14:paraId="312D6A6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14=</w:t>
            </w:r>
            <w:proofErr w:type="spellStart"/>
            <w:r w:rsidRPr="00BE068B">
              <w:rPr>
                <w:rFonts w:ascii="Gill Sans MT" w:hAnsi="Gill Sans MT" w:cs="Times New Roman"/>
                <w:sz w:val="20"/>
              </w:rPr>
              <w:t>Flower&amp;Plant</w:t>
            </w:r>
            <w:proofErr w:type="spellEnd"/>
            <w:r w:rsidRPr="00BE068B">
              <w:rPr>
                <w:rFonts w:ascii="Gill Sans MT" w:hAnsi="Gill Sans MT" w:cs="Times New Roman"/>
                <w:sz w:val="20"/>
              </w:rPr>
              <w:t xml:space="preserve"> (foliar)</w:t>
            </w:r>
          </w:p>
          <w:p w14:paraId="36573C7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15=Compound B</w:t>
            </w:r>
          </w:p>
          <w:p w14:paraId="4BB6AB2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16=Manure</w:t>
            </w:r>
          </w:p>
          <w:p w14:paraId="39D07A1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 not know</w:t>
            </w:r>
          </w:p>
        </w:tc>
      </w:tr>
    </w:tbl>
    <w:tbl>
      <w:tblPr>
        <w:tblStyle w:val="TableGrid2"/>
        <w:tblpPr w:leftFromText="180" w:rightFromText="180" w:vertAnchor="text" w:horzAnchor="page" w:tblpX="1470" w:tblpY="93"/>
        <w:tblW w:w="8275" w:type="dxa"/>
        <w:tblCellMar>
          <w:left w:w="29" w:type="dxa"/>
          <w:right w:w="29" w:type="dxa"/>
        </w:tblCellMar>
        <w:tblLook w:val="04A0" w:firstRow="1" w:lastRow="0" w:firstColumn="1" w:lastColumn="0" w:noHBand="0" w:noVBand="1"/>
      </w:tblPr>
      <w:tblGrid>
        <w:gridCol w:w="8275"/>
      </w:tblGrid>
      <w:tr w:rsidR="00E71899" w:rsidRPr="00BE068B" w14:paraId="2A637552" w14:textId="77777777" w:rsidTr="00E71899">
        <w:tc>
          <w:tcPr>
            <w:tcW w:w="8275" w:type="dxa"/>
          </w:tcPr>
          <w:p w14:paraId="6DA6930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Crop residue use</w:t>
            </w:r>
            <w:proofErr w:type="gramStart"/>
            <w:r w:rsidRPr="00BE068B">
              <w:rPr>
                <w:rFonts w:ascii="Gill Sans MT" w:hAnsi="Gill Sans MT" w:cs="Times New Roman"/>
                <w:b/>
                <w:sz w:val="20"/>
              </w:rPr>
              <w:t>-  120</w:t>
            </w:r>
            <w:proofErr w:type="gramEnd"/>
          </w:p>
        </w:tc>
      </w:tr>
      <w:tr w:rsidR="00E71899" w:rsidRPr="00BE068B" w14:paraId="7D30B69E" w14:textId="77777777" w:rsidTr="00E71899">
        <w:tc>
          <w:tcPr>
            <w:tcW w:w="8275" w:type="dxa"/>
          </w:tcPr>
          <w:p w14:paraId="4498955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1=Left in fields then plowed/incorporated into the field</w:t>
            </w:r>
          </w:p>
          <w:p w14:paraId="2CA6208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lastRenderedPageBreak/>
              <w:t>2=Burned on the field</w:t>
            </w:r>
          </w:p>
          <w:p w14:paraId="7C3B4A9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3=Cut and spread on the field</w:t>
            </w:r>
          </w:p>
          <w:p w14:paraId="09A95162"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4=Cut and removed from the field and fed to animals</w:t>
            </w:r>
          </w:p>
          <w:p w14:paraId="3FA3DDD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5=Cut and removed from the field for other household uses</w:t>
            </w:r>
          </w:p>
          <w:p w14:paraId="0C834925"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6=Grazed by animals</w:t>
            </w:r>
          </w:p>
          <w:p w14:paraId="2399CC7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7=For sale</w:t>
            </w:r>
          </w:p>
          <w:p w14:paraId="5E45914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8=Mulched</w:t>
            </w:r>
          </w:p>
          <w:p w14:paraId="2DE406E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9=No crop residue because they did not cultivate on this field during the last agricultural season</w:t>
            </w:r>
          </w:p>
          <w:p w14:paraId="1FEA5E4F"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w:t>
            </w:r>
          </w:p>
        </w:tc>
      </w:tr>
    </w:tbl>
    <w:p w14:paraId="712A8D87" w14:textId="2C7965CC" w:rsidR="000D64E6" w:rsidRDefault="00F7697D" w:rsidP="00E71899">
      <w:pPr>
        <w:spacing w:after="0" w:line="240" w:lineRule="auto"/>
        <w:contextualSpacing/>
        <w:rPr>
          <w:rFonts w:ascii="Gill Sans MT" w:hAnsi="Gill Sans MT" w:cs="Arial"/>
          <w:sz w:val="18"/>
          <w:szCs w:val="18"/>
        </w:rPr>
      </w:pPr>
      <w:r w:rsidRPr="00BE068B">
        <w:rPr>
          <w:rFonts w:ascii="Gill Sans MT" w:eastAsia="SimSun" w:hAnsi="Gill Sans MT"/>
        </w:rPr>
        <w:lastRenderedPageBreak/>
        <w:br w:type="page"/>
      </w:r>
      <w:commentRangeStart w:id="294"/>
      <w:r w:rsidR="000D64E6" w:rsidRPr="00E71899">
        <w:rPr>
          <w:rFonts w:ascii="Arial" w:hAnsi="Arial" w:cs="Arial"/>
          <w:sz w:val="18"/>
          <w:szCs w:val="18"/>
        </w:rPr>
        <w:lastRenderedPageBreak/>
        <w:t>Please</w:t>
      </w:r>
      <w:commentRangeEnd w:id="294"/>
      <w:r w:rsidR="00E71899">
        <w:rPr>
          <w:rStyle w:val="CommentReference"/>
        </w:rPr>
        <w:commentReference w:id="294"/>
      </w:r>
      <w:r w:rsidR="000D64E6" w:rsidRPr="00E71899">
        <w:rPr>
          <w:rFonts w:ascii="Arial" w:hAnsi="Arial" w:cs="Arial"/>
          <w:sz w:val="18"/>
          <w:szCs w:val="18"/>
        </w:rPr>
        <w:t xml:space="preserve"> indicate the crops planted / harvested </w:t>
      </w:r>
      <w:r w:rsidR="00E71899">
        <w:rPr>
          <w:rFonts w:ascii="Arial" w:hAnsi="Arial" w:cs="Arial"/>
          <w:sz w:val="18"/>
          <w:szCs w:val="18"/>
        </w:rPr>
        <w:t>during the 2013/2014 agricultural season</w:t>
      </w:r>
      <w:r w:rsidR="000D64E6" w:rsidRPr="00E71899">
        <w:rPr>
          <w:rFonts w:ascii="Arial" w:hAnsi="Arial" w:cs="Arial"/>
          <w:sz w:val="18"/>
          <w:szCs w:val="18"/>
        </w:rPr>
        <w:t>, and indicate amounts consumed, sold or given away:</w:t>
      </w:r>
      <w:r w:rsidR="000D64E6" w:rsidRPr="00BE068B">
        <w:rPr>
          <w:rFonts w:ascii="Gill Sans MT" w:hAnsi="Gill Sans MT" w:cs="Arial"/>
          <w:sz w:val="18"/>
          <w:szCs w:val="18"/>
        </w:rPr>
        <w:t xml:space="preserve"> </w:t>
      </w:r>
    </w:p>
    <w:p w14:paraId="6E6A2455" w14:textId="77777777" w:rsidR="00E71899" w:rsidRPr="00E71899" w:rsidRDefault="00E71899" w:rsidP="00E71899">
      <w:pPr>
        <w:spacing w:after="0" w:line="240" w:lineRule="auto"/>
        <w:contextualSpacing/>
        <w:rPr>
          <w:ins w:id="295" w:author="Stephanie Fenner" w:date="2014-11-04T14:14:00Z"/>
          <w:rFonts w:ascii="Gill Sans MT" w:eastAsia="SimSun" w:hAnsi="Gill Sans MT"/>
        </w:rPr>
      </w:pPr>
    </w:p>
    <w:tbl>
      <w:tblPr>
        <w:tblStyle w:val="TableGrid"/>
        <w:tblW w:w="11610" w:type="dxa"/>
        <w:tblInd w:w="108" w:type="dxa"/>
        <w:tblLook w:val="04A0" w:firstRow="1" w:lastRow="0" w:firstColumn="1" w:lastColumn="0" w:noHBand="0" w:noVBand="1"/>
      </w:tblPr>
      <w:tblGrid>
        <w:gridCol w:w="1290"/>
        <w:gridCol w:w="2391"/>
        <w:gridCol w:w="1020"/>
        <w:gridCol w:w="627"/>
        <w:gridCol w:w="768"/>
        <w:gridCol w:w="775"/>
        <w:gridCol w:w="1209"/>
        <w:gridCol w:w="3530"/>
      </w:tblGrid>
      <w:tr w:rsidR="000D64E6" w:rsidRPr="00BE068B" w14:paraId="4D31CDC0" w14:textId="77777777" w:rsidTr="00E71899">
        <w:tc>
          <w:tcPr>
            <w:tcW w:w="1290" w:type="dxa"/>
          </w:tcPr>
          <w:p w14:paraId="57F17A29" w14:textId="0491D786"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Crop</w:t>
            </w:r>
          </w:p>
        </w:tc>
        <w:tc>
          <w:tcPr>
            <w:tcW w:w="2391" w:type="dxa"/>
          </w:tcPr>
          <w:p w14:paraId="65E84AF6"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 xml:space="preserve">Size area planted (Indicate </w:t>
            </w:r>
            <w:proofErr w:type="spellStart"/>
            <w:r w:rsidRPr="00BE068B">
              <w:rPr>
                <w:rFonts w:ascii="Gill Sans MT" w:hAnsi="Gill Sans MT" w:cs="Arial"/>
                <w:sz w:val="18"/>
                <w:szCs w:val="18"/>
              </w:rPr>
              <w:t>Limas</w:t>
            </w:r>
            <w:proofErr w:type="spellEnd"/>
            <w:r w:rsidRPr="00BE068B">
              <w:rPr>
                <w:rFonts w:ascii="Gill Sans MT" w:hAnsi="Gill Sans MT" w:cs="Arial"/>
                <w:sz w:val="18"/>
                <w:szCs w:val="18"/>
              </w:rPr>
              <w:t>, Hectares, Acres, # basins)</w:t>
            </w:r>
          </w:p>
        </w:tc>
        <w:tc>
          <w:tcPr>
            <w:tcW w:w="1020" w:type="dxa"/>
          </w:tcPr>
          <w:p w14:paraId="1B90B7EE"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 xml:space="preserve"># </w:t>
            </w:r>
            <w:proofErr w:type="gramStart"/>
            <w:r w:rsidRPr="00BE068B">
              <w:rPr>
                <w:rFonts w:ascii="Gill Sans MT" w:hAnsi="Gill Sans MT" w:cs="Arial"/>
                <w:sz w:val="18"/>
                <w:szCs w:val="18"/>
              </w:rPr>
              <w:t>bags</w:t>
            </w:r>
            <w:proofErr w:type="gramEnd"/>
            <w:r w:rsidRPr="00BE068B">
              <w:rPr>
                <w:rFonts w:ascii="Gill Sans MT" w:hAnsi="Gill Sans MT" w:cs="Arial"/>
                <w:sz w:val="18"/>
                <w:szCs w:val="18"/>
              </w:rPr>
              <w:t xml:space="preserve"> harvested</w:t>
            </w:r>
          </w:p>
        </w:tc>
        <w:tc>
          <w:tcPr>
            <w:tcW w:w="627" w:type="dxa"/>
          </w:tcPr>
          <w:p w14:paraId="19ECE2E8"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Size Bags (KG)</w:t>
            </w:r>
          </w:p>
        </w:tc>
        <w:tc>
          <w:tcPr>
            <w:tcW w:w="768" w:type="dxa"/>
          </w:tcPr>
          <w:p w14:paraId="2FC98FA9"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 xml:space="preserve"># </w:t>
            </w:r>
            <w:proofErr w:type="gramStart"/>
            <w:r w:rsidRPr="00BE068B">
              <w:rPr>
                <w:rFonts w:ascii="Gill Sans MT" w:hAnsi="Gill Sans MT" w:cs="Arial"/>
                <w:sz w:val="18"/>
                <w:szCs w:val="18"/>
              </w:rPr>
              <w:t>bags</w:t>
            </w:r>
            <w:proofErr w:type="gramEnd"/>
            <w:r w:rsidRPr="00BE068B">
              <w:rPr>
                <w:rFonts w:ascii="Gill Sans MT" w:hAnsi="Gill Sans MT" w:cs="Arial"/>
                <w:sz w:val="18"/>
                <w:szCs w:val="18"/>
              </w:rPr>
              <w:t xml:space="preserve"> sold</w:t>
            </w:r>
          </w:p>
        </w:tc>
        <w:tc>
          <w:tcPr>
            <w:tcW w:w="775" w:type="dxa"/>
          </w:tcPr>
          <w:p w14:paraId="629914C5"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Price / Bag</w:t>
            </w:r>
          </w:p>
        </w:tc>
        <w:tc>
          <w:tcPr>
            <w:tcW w:w="1209" w:type="dxa"/>
          </w:tcPr>
          <w:p w14:paraId="25BEA342"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 xml:space="preserve"># </w:t>
            </w:r>
            <w:proofErr w:type="gramStart"/>
            <w:r w:rsidRPr="00BE068B">
              <w:rPr>
                <w:rFonts w:ascii="Gill Sans MT" w:hAnsi="Gill Sans MT" w:cs="Arial"/>
                <w:sz w:val="18"/>
                <w:szCs w:val="18"/>
              </w:rPr>
              <w:t>bags</w:t>
            </w:r>
            <w:proofErr w:type="gramEnd"/>
            <w:r w:rsidRPr="00BE068B">
              <w:rPr>
                <w:rFonts w:ascii="Gill Sans MT" w:hAnsi="Gill Sans MT" w:cs="Arial"/>
                <w:sz w:val="18"/>
                <w:szCs w:val="18"/>
              </w:rPr>
              <w:t xml:space="preserve"> consumed (household)</w:t>
            </w:r>
          </w:p>
        </w:tc>
        <w:tc>
          <w:tcPr>
            <w:tcW w:w="3530" w:type="dxa"/>
          </w:tcPr>
          <w:p w14:paraId="1D89DEB7"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 xml:space="preserve"># </w:t>
            </w:r>
            <w:proofErr w:type="gramStart"/>
            <w:r w:rsidRPr="00BE068B">
              <w:rPr>
                <w:rFonts w:ascii="Gill Sans MT" w:hAnsi="Gill Sans MT" w:cs="Arial"/>
                <w:sz w:val="18"/>
                <w:szCs w:val="18"/>
              </w:rPr>
              <w:t>bags</w:t>
            </w:r>
            <w:proofErr w:type="gramEnd"/>
            <w:r w:rsidRPr="00BE068B">
              <w:rPr>
                <w:rFonts w:ascii="Gill Sans MT" w:hAnsi="Gill Sans MT" w:cs="Arial"/>
                <w:sz w:val="18"/>
                <w:szCs w:val="18"/>
              </w:rPr>
              <w:t xml:space="preserve"> given away</w:t>
            </w:r>
          </w:p>
        </w:tc>
      </w:tr>
      <w:tr w:rsidR="000D64E6" w:rsidRPr="00BE068B" w14:paraId="048786C0" w14:textId="77777777" w:rsidTr="00E71899">
        <w:tc>
          <w:tcPr>
            <w:tcW w:w="1290" w:type="dxa"/>
          </w:tcPr>
          <w:p w14:paraId="0AAF0C3B" w14:textId="77777777" w:rsidR="000D64E6" w:rsidRPr="00BE068B" w:rsidRDefault="000D64E6" w:rsidP="0090229E">
            <w:pPr>
              <w:rPr>
                <w:rFonts w:ascii="Gill Sans MT" w:hAnsi="Gill Sans MT" w:cs="Arial"/>
                <w:sz w:val="18"/>
                <w:szCs w:val="18"/>
              </w:rPr>
            </w:pPr>
          </w:p>
        </w:tc>
        <w:tc>
          <w:tcPr>
            <w:tcW w:w="2391" w:type="dxa"/>
          </w:tcPr>
          <w:p w14:paraId="7874DFDD" w14:textId="77777777" w:rsidR="000D64E6" w:rsidRPr="00BE068B" w:rsidRDefault="000D64E6" w:rsidP="0090229E">
            <w:pPr>
              <w:rPr>
                <w:rFonts w:ascii="Gill Sans MT" w:hAnsi="Gill Sans MT" w:cs="Arial"/>
                <w:sz w:val="18"/>
                <w:szCs w:val="18"/>
              </w:rPr>
            </w:pPr>
          </w:p>
        </w:tc>
        <w:tc>
          <w:tcPr>
            <w:tcW w:w="1020" w:type="dxa"/>
          </w:tcPr>
          <w:p w14:paraId="36BD1679" w14:textId="77777777" w:rsidR="000D64E6" w:rsidRPr="00BE068B" w:rsidRDefault="000D64E6" w:rsidP="0090229E">
            <w:pPr>
              <w:rPr>
                <w:rFonts w:ascii="Gill Sans MT" w:hAnsi="Gill Sans MT" w:cs="Arial"/>
                <w:sz w:val="18"/>
                <w:szCs w:val="18"/>
              </w:rPr>
            </w:pPr>
          </w:p>
        </w:tc>
        <w:tc>
          <w:tcPr>
            <w:tcW w:w="627" w:type="dxa"/>
          </w:tcPr>
          <w:p w14:paraId="0F13FD19" w14:textId="77777777" w:rsidR="000D64E6" w:rsidRPr="00BE068B" w:rsidRDefault="000D64E6" w:rsidP="0090229E">
            <w:pPr>
              <w:rPr>
                <w:rFonts w:ascii="Gill Sans MT" w:hAnsi="Gill Sans MT" w:cs="Arial"/>
                <w:sz w:val="18"/>
                <w:szCs w:val="18"/>
              </w:rPr>
            </w:pPr>
          </w:p>
        </w:tc>
        <w:tc>
          <w:tcPr>
            <w:tcW w:w="768" w:type="dxa"/>
          </w:tcPr>
          <w:p w14:paraId="0CE15318" w14:textId="77777777" w:rsidR="000D64E6" w:rsidRPr="00BE068B" w:rsidRDefault="000D64E6" w:rsidP="0090229E">
            <w:pPr>
              <w:rPr>
                <w:rFonts w:ascii="Gill Sans MT" w:hAnsi="Gill Sans MT" w:cs="Arial"/>
                <w:sz w:val="18"/>
                <w:szCs w:val="18"/>
              </w:rPr>
            </w:pPr>
          </w:p>
        </w:tc>
        <w:tc>
          <w:tcPr>
            <w:tcW w:w="775" w:type="dxa"/>
          </w:tcPr>
          <w:p w14:paraId="3B3D7D3C" w14:textId="77777777" w:rsidR="000D64E6" w:rsidRPr="00BE068B" w:rsidRDefault="000D64E6" w:rsidP="0090229E">
            <w:pPr>
              <w:rPr>
                <w:rFonts w:ascii="Gill Sans MT" w:hAnsi="Gill Sans MT" w:cs="Arial"/>
                <w:sz w:val="18"/>
                <w:szCs w:val="18"/>
              </w:rPr>
            </w:pPr>
          </w:p>
        </w:tc>
        <w:tc>
          <w:tcPr>
            <w:tcW w:w="1209" w:type="dxa"/>
          </w:tcPr>
          <w:p w14:paraId="40FA4582" w14:textId="77777777" w:rsidR="000D64E6" w:rsidRPr="00BE068B" w:rsidRDefault="000D64E6" w:rsidP="0090229E">
            <w:pPr>
              <w:rPr>
                <w:rFonts w:ascii="Gill Sans MT" w:hAnsi="Gill Sans MT" w:cs="Arial"/>
                <w:sz w:val="18"/>
                <w:szCs w:val="18"/>
              </w:rPr>
            </w:pPr>
          </w:p>
        </w:tc>
        <w:tc>
          <w:tcPr>
            <w:tcW w:w="3530" w:type="dxa"/>
          </w:tcPr>
          <w:p w14:paraId="5C49567B" w14:textId="77777777" w:rsidR="000D64E6" w:rsidRPr="00BE068B" w:rsidRDefault="000D64E6" w:rsidP="0090229E">
            <w:pPr>
              <w:rPr>
                <w:rFonts w:ascii="Gill Sans MT" w:hAnsi="Gill Sans MT" w:cs="Arial"/>
                <w:sz w:val="18"/>
                <w:szCs w:val="18"/>
              </w:rPr>
            </w:pPr>
          </w:p>
        </w:tc>
      </w:tr>
      <w:tr w:rsidR="000D64E6" w:rsidRPr="00BE068B" w14:paraId="3DFAA6E3" w14:textId="77777777" w:rsidTr="00E71899">
        <w:tc>
          <w:tcPr>
            <w:tcW w:w="1290" w:type="dxa"/>
          </w:tcPr>
          <w:p w14:paraId="5E4933F6" w14:textId="77777777" w:rsidR="000D64E6" w:rsidRPr="00BE068B" w:rsidRDefault="000D64E6" w:rsidP="0090229E">
            <w:pPr>
              <w:rPr>
                <w:rFonts w:ascii="Gill Sans MT" w:hAnsi="Gill Sans MT" w:cs="Arial"/>
                <w:sz w:val="18"/>
                <w:szCs w:val="18"/>
              </w:rPr>
            </w:pPr>
          </w:p>
        </w:tc>
        <w:tc>
          <w:tcPr>
            <w:tcW w:w="2391" w:type="dxa"/>
          </w:tcPr>
          <w:p w14:paraId="395B57C2" w14:textId="77777777" w:rsidR="000D64E6" w:rsidRPr="00BE068B" w:rsidRDefault="000D64E6" w:rsidP="0090229E">
            <w:pPr>
              <w:rPr>
                <w:rFonts w:ascii="Gill Sans MT" w:hAnsi="Gill Sans MT" w:cs="Arial"/>
                <w:sz w:val="18"/>
                <w:szCs w:val="18"/>
              </w:rPr>
            </w:pPr>
          </w:p>
        </w:tc>
        <w:tc>
          <w:tcPr>
            <w:tcW w:w="1020" w:type="dxa"/>
          </w:tcPr>
          <w:p w14:paraId="00427CD4" w14:textId="77777777" w:rsidR="000D64E6" w:rsidRPr="00BE068B" w:rsidRDefault="000D64E6" w:rsidP="0090229E">
            <w:pPr>
              <w:rPr>
                <w:rFonts w:ascii="Gill Sans MT" w:hAnsi="Gill Sans MT" w:cs="Arial"/>
                <w:sz w:val="18"/>
                <w:szCs w:val="18"/>
              </w:rPr>
            </w:pPr>
          </w:p>
        </w:tc>
        <w:tc>
          <w:tcPr>
            <w:tcW w:w="627" w:type="dxa"/>
          </w:tcPr>
          <w:p w14:paraId="11BB9235" w14:textId="77777777" w:rsidR="000D64E6" w:rsidRPr="00BE068B" w:rsidRDefault="000D64E6" w:rsidP="0090229E">
            <w:pPr>
              <w:rPr>
                <w:rFonts w:ascii="Gill Sans MT" w:hAnsi="Gill Sans MT" w:cs="Arial"/>
                <w:sz w:val="18"/>
                <w:szCs w:val="18"/>
              </w:rPr>
            </w:pPr>
          </w:p>
        </w:tc>
        <w:tc>
          <w:tcPr>
            <w:tcW w:w="768" w:type="dxa"/>
          </w:tcPr>
          <w:p w14:paraId="63E4AFC7" w14:textId="77777777" w:rsidR="000D64E6" w:rsidRPr="00BE068B" w:rsidRDefault="000D64E6" w:rsidP="0090229E">
            <w:pPr>
              <w:rPr>
                <w:rFonts w:ascii="Gill Sans MT" w:hAnsi="Gill Sans MT" w:cs="Arial"/>
                <w:sz w:val="18"/>
                <w:szCs w:val="18"/>
              </w:rPr>
            </w:pPr>
          </w:p>
        </w:tc>
        <w:tc>
          <w:tcPr>
            <w:tcW w:w="775" w:type="dxa"/>
          </w:tcPr>
          <w:p w14:paraId="57385A29" w14:textId="77777777" w:rsidR="000D64E6" w:rsidRPr="00BE068B" w:rsidRDefault="000D64E6" w:rsidP="0090229E">
            <w:pPr>
              <w:rPr>
                <w:rFonts w:ascii="Gill Sans MT" w:hAnsi="Gill Sans MT" w:cs="Arial"/>
                <w:sz w:val="18"/>
                <w:szCs w:val="18"/>
              </w:rPr>
            </w:pPr>
          </w:p>
        </w:tc>
        <w:tc>
          <w:tcPr>
            <w:tcW w:w="1209" w:type="dxa"/>
          </w:tcPr>
          <w:p w14:paraId="27E7C664" w14:textId="77777777" w:rsidR="000D64E6" w:rsidRPr="00BE068B" w:rsidRDefault="000D64E6" w:rsidP="0090229E">
            <w:pPr>
              <w:rPr>
                <w:rFonts w:ascii="Gill Sans MT" w:hAnsi="Gill Sans MT" w:cs="Arial"/>
                <w:sz w:val="18"/>
                <w:szCs w:val="18"/>
              </w:rPr>
            </w:pPr>
          </w:p>
        </w:tc>
        <w:tc>
          <w:tcPr>
            <w:tcW w:w="3530" w:type="dxa"/>
          </w:tcPr>
          <w:p w14:paraId="01B2A899" w14:textId="77777777" w:rsidR="000D64E6" w:rsidRPr="00BE068B" w:rsidRDefault="000D64E6" w:rsidP="0090229E">
            <w:pPr>
              <w:rPr>
                <w:rFonts w:ascii="Gill Sans MT" w:hAnsi="Gill Sans MT" w:cs="Arial"/>
                <w:sz w:val="18"/>
                <w:szCs w:val="18"/>
              </w:rPr>
            </w:pPr>
          </w:p>
        </w:tc>
      </w:tr>
      <w:tr w:rsidR="000D64E6" w:rsidRPr="00BE068B" w14:paraId="1FAEFE9C" w14:textId="77777777" w:rsidTr="00E71899">
        <w:tc>
          <w:tcPr>
            <w:tcW w:w="1290" w:type="dxa"/>
          </w:tcPr>
          <w:p w14:paraId="53E119DF" w14:textId="77777777" w:rsidR="000D64E6" w:rsidRPr="00BE068B" w:rsidRDefault="000D64E6" w:rsidP="0090229E">
            <w:pPr>
              <w:rPr>
                <w:rFonts w:ascii="Gill Sans MT" w:hAnsi="Gill Sans MT" w:cs="Arial"/>
                <w:sz w:val="18"/>
                <w:szCs w:val="18"/>
              </w:rPr>
            </w:pPr>
          </w:p>
        </w:tc>
        <w:tc>
          <w:tcPr>
            <w:tcW w:w="2391" w:type="dxa"/>
          </w:tcPr>
          <w:p w14:paraId="7DAA74D2" w14:textId="77777777" w:rsidR="000D64E6" w:rsidRPr="00BE068B" w:rsidRDefault="000D64E6" w:rsidP="0090229E">
            <w:pPr>
              <w:rPr>
                <w:rFonts w:ascii="Gill Sans MT" w:hAnsi="Gill Sans MT" w:cs="Arial"/>
                <w:sz w:val="18"/>
                <w:szCs w:val="18"/>
              </w:rPr>
            </w:pPr>
          </w:p>
        </w:tc>
        <w:tc>
          <w:tcPr>
            <w:tcW w:w="1020" w:type="dxa"/>
          </w:tcPr>
          <w:p w14:paraId="0F50A350" w14:textId="77777777" w:rsidR="000D64E6" w:rsidRPr="00BE068B" w:rsidRDefault="000D64E6" w:rsidP="0090229E">
            <w:pPr>
              <w:rPr>
                <w:rFonts w:ascii="Gill Sans MT" w:hAnsi="Gill Sans MT" w:cs="Arial"/>
                <w:sz w:val="18"/>
                <w:szCs w:val="18"/>
              </w:rPr>
            </w:pPr>
          </w:p>
        </w:tc>
        <w:tc>
          <w:tcPr>
            <w:tcW w:w="627" w:type="dxa"/>
          </w:tcPr>
          <w:p w14:paraId="2395F3AE" w14:textId="77777777" w:rsidR="000D64E6" w:rsidRPr="00BE068B" w:rsidRDefault="000D64E6" w:rsidP="0090229E">
            <w:pPr>
              <w:rPr>
                <w:rFonts w:ascii="Gill Sans MT" w:hAnsi="Gill Sans MT" w:cs="Arial"/>
                <w:sz w:val="18"/>
                <w:szCs w:val="18"/>
              </w:rPr>
            </w:pPr>
          </w:p>
        </w:tc>
        <w:tc>
          <w:tcPr>
            <w:tcW w:w="768" w:type="dxa"/>
          </w:tcPr>
          <w:p w14:paraId="4AB215DB" w14:textId="77777777" w:rsidR="000D64E6" w:rsidRPr="00BE068B" w:rsidRDefault="000D64E6" w:rsidP="0090229E">
            <w:pPr>
              <w:rPr>
                <w:rFonts w:ascii="Gill Sans MT" w:hAnsi="Gill Sans MT" w:cs="Arial"/>
                <w:sz w:val="18"/>
                <w:szCs w:val="18"/>
              </w:rPr>
            </w:pPr>
          </w:p>
        </w:tc>
        <w:tc>
          <w:tcPr>
            <w:tcW w:w="775" w:type="dxa"/>
          </w:tcPr>
          <w:p w14:paraId="2CFD3C84" w14:textId="77777777" w:rsidR="000D64E6" w:rsidRPr="00BE068B" w:rsidRDefault="000D64E6" w:rsidP="0090229E">
            <w:pPr>
              <w:rPr>
                <w:rFonts w:ascii="Gill Sans MT" w:hAnsi="Gill Sans MT" w:cs="Arial"/>
                <w:sz w:val="18"/>
                <w:szCs w:val="18"/>
              </w:rPr>
            </w:pPr>
          </w:p>
        </w:tc>
        <w:tc>
          <w:tcPr>
            <w:tcW w:w="1209" w:type="dxa"/>
          </w:tcPr>
          <w:p w14:paraId="0A075226" w14:textId="77777777" w:rsidR="000D64E6" w:rsidRPr="00BE068B" w:rsidRDefault="000D64E6" w:rsidP="0090229E">
            <w:pPr>
              <w:rPr>
                <w:rFonts w:ascii="Gill Sans MT" w:hAnsi="Gill Sans MT" w:cs="Arial"/>
                <w:sz w:val="18"/>
                <w:szCs w:val="18"/>
              </w:rPr>
            </w:pPr>
          </w:p>
        </w:tc>
        <w:tc>
          <w:tcPr>
            <w:tcW w:w="3530" w:type="dxa"/>
          </w:tcPr>
          <w:p w14:paraId="55E72623" w14:textId="77777777" w:rsidR="000D64E6" w:rsidRPr="00BE068B" w:rsidRDefault="000D64E6" w:rsidP="0090229E">
            <w:pPr>
              <w:rPr>
                <w:rFonts w:ascii="Gill Sans MT" w:hAnsi="Gill Sans MT" w:cs="Arial"/>
                <w:sz w:val="18"/>
                <w:szCs w:val="18"/>
              </w:rPr>
            </w:pPr>
          </w:p>
        </w:tc>
      </w:tr>
      <w:tr w:rsidR="000D64E6" w:rsidRPr="00BE068B" w14:paraId="669E9C9E" w14:textId="77777777" w:rsidTr="00E71899">
        <w:tc>
          <w:tcPr>
            <w:tcW w:w="1290" w:type="dxa"/>
          </w:tcPr>
          <w:p w14:paraId="176A5DBF" w14:textId="77777777" w:rsidR="000D64E6" w:rsidRPr="00BE068B" w:rsidRDefault="000D64E6" w:rsidP="0090229E">
            <w:pPr>
              <w:rPr>
                <w:rFonts w:ascii="Gill Sans MT" w:hAnsi="Gill Sans MT" w:cs="Arial"/>
                <w:sz w:val="18"/>
                <w:szCs w:val="18"/>
              </w:rPr>
            </w:pPr>
          </w:p>
        </w:tc>
        <w:tc>
          <w:tcPr>
            <w:tcW w:w="2391" w:type="dxa"/>
          </w:tcPr>
          <w:p w14:paraId="669B2F44" w14:textId="77777777" w:rsidR="000D64E6" w:rsidRPr="00BE068B" w:rsidRDefault="000D64E6" w:rsidP="0090229E">
            <w:pPr>
              <w:rPr>
                <w:rFonts w:ascii="Gill Sans MT" w:hAnsi="Gill Sans MT" w:cs="Arial"/>
                <w:sz w:val="18"/>
                <w:szCs w:val="18"/>
              </w:rPr>
            </w:pPr>
          </w:p>
        </w:tc>
        <w:tc>
          <w:tcPr>
            <w:tcW w:w="1020" w:type="dxa"/>
          </w:tcPr>
          <w:p w14:paraId="6A713D76" w14:textId="77777777" w:rsidR="000D64E6" w:rsidRPr="00BE068B" w:rsidRDefault="000D64E6" w:rsidP="0090229E">
            <w:pPr>
              <w:rPr>
                <w:rFonts w:ascii="Gill Sans MT" w:hAnsi="Gill Sans MT" w:cs="Arial"/>
                <w:sz w:val="18"/>
                <w:szCs w:val="18"/>
              </w:rPr>
            </w:pPr>
          </w:p>
        </w:tc>
        <w:tc>
          <w:tcPr>
            <w:tcW w:w="627" w:type="dxa"/>
          </w:tcPr>
          <w:p w14:paraId="154FB814" w14:textId="77777777" w:rsidR="000D64E6" w:rsidRPr="00BE068B" w:rsidRDefault="000D64E6" w:rsidP="0090229E">
            <w:pPr>
              <w:rPr>
                <w:rFonts w:ascii="Gill Sans MT" w:hAnsi="Gill Sans MT" w:cs="Arial"/>
                <w:sz w:val="18"/>
                <w:szCs w:val="18"/>
              </w:rPr>
            </w:pPr>
          </w:p>
        </w:tc>
        <w:tc>
          <w:tcPr>
            <w:tcW w:w="768" w:type="dxa"/>
          </w:tcPr>
          <w:p w14:paraId="2E55936F" w14:textId="77777777" w:rsidR="000D64E6" w:rsidRPr="00BE068B" w:rsidRDefault="000D64E6" w:rsidP="0090229E">
            <w:pPr>
              <w:rPr>
                <w:rFonts w:ascii="Gill Sans MT" w:hAnsi="Gill Sans MT" w:cs="Arial"/>
                <w:sz w:val="18"/>
                <w:szCs w:val="18"/>
              </w:rPr>
            </w:pPr>
          </w:p>
        </w:tc>
        <w:tc>
          <w:tcPr>
            <w:tcW w:w="775" w:type="dxa"/>
          </w:tcPr>
          <w:p w14:paraId="2405DDB2" w14:textId="77777777" w:rsidR="000D64E6" w:rsidRPr="00BE068B" w:rsidRDefault="000D64E6" w:rsidP="0090229E">
            <w:pPr>
              <w:rPr>
                <w:rFonts w:ascii="Gill Sans MT" w:hAnsi="Gill Sans MT" w:cs="Arial"/>
                <w:sz w:val="18"/>
                <w:szCs w:val="18"/>
              </w:rPr>
            </w:pPr>
          </w:p>
        </w:tc>
        <w:tc>
          <w:tcPr>
            <w:tcW w:w="1209" w:type="dxa"/>
          </w:tcPr>
          <w:p w14:paraId="1016BD60" w14:textId="77777777" w:rsidR="000D64E6" w:rsidRPr="00BE068B" w:rsidRDefault="000D64E6" w:rsidP="0090229E">
            <w:pPr>
              <w:rPr>
                <w:rFonts w:ascii="Gill Sans MT" w:hAnsi="Gill Sans MT" w:cs="Arial"/>
                <w:sz w:val="18"/>
                <w:szCs w:val="18"/>
              </w:rPr>
            </w:pPr>
          </w:p>
        </w:tc>
        <w:tc>
          <w:tcPr>
            <w:tcW w:w="3530" w:type="dxa"/>
          </w:tcPr>
          <w:p w14:paraId="536BB8D5" w14:textId="77777777" w:rsidR="000D64E6" w:rsidRPr="00BE068B" w:rsidRDefault="000D64E6" w:rsidP="0090229E">
            <w:pPr>
              <w:rPr>
                <w:rFonts w:ascii="Gill Sans MT" w:hAnsi="Gill Sans MT" w:cs="Arial"/>
                <w:sz w:val="18"/>
                <w:szCs w:val="18"/>
              </w:rPr>
            </w:pPr>
          </w:p>
        </w:tc>
      </w:tr>
      <w:tr w:rsidR="000D64E6" w:rsidRPr="00BE068B" w14:paraId="3EEEF85A" w14:textId="77777777" w:rsidTr="00E71899">
        <w:tc>
          <w:tcPr>
            <w:tcW w:w="1290" w:type="dxa"/>
          </w:tcPr>
          <w:p w14:paraId="6DEB400C" w14:textId="77777777" w:rsidR="000D64E6" w:rsidRPr="00BE068B" w:rsidRDefault="000D64E6" w:rsidP="0090229E">
            <w:pPr>
              <w:rPr>
                <w:rFonts w:ascii="Gill Sans MT" w:hAnsi="Gill Sans MT" w:cs="Arial"/>
                <w:sz w:val="18"/>
                <w:szCs w:val="18"/>
              </w:rPr>
            </w:pPr>
          </w:p>
        </w:tc>
        <w:tc>
          <w:tcPr>
            <w:tcW w:w="2391" w:type="dxa"/>
          </w:tcPr>
          <w:p w14:paraId="750506B7" w14:textId="77777777" w:rsidR="000D64E6" w:rsidRPr="00BE068B" w:rsidRDefault="000D64E6" w:rsidP="0090229E">
            <w:pPr>
              <w:rPr>
                <w:rFonts w:ascii="Gill Sans MT" w:hAnsi="Gill Sans MT" w:cs="Arial"/>
                <w:sz w:val="18"/>
                <w:szCs w:val="18"/>
              </w:rPr>
            </w:pPr>
          </w:p>
        </w:tc>
        <w:tc>
          <w:tcPr>
            <w:tcW w:w="1020" w:type="dxa"/>
          </w:tcPr>
          <w:p w14:paraId="5CDF8C25" w14:textId="77777777" w:rsidR="000D64E6" w:rsidRPr="00BE068B" w:rsidRDefault="000D64E6" w:rsidP="0090229E">
            <w:pPr>
              <w:rPr>
                <w:rFonts w:ascii="Gill Sans MT" w:hAnsi="Gill Sans MT" w:cs="Arial"/>
                <w:sz w:val="18"/>
                <w:szCs w:val="18"/>
              </w:rPr>
            </w:pPr>
          </w:p>
        </w:tc>
        <w:tc>
          <w:tcPr>
            <w:tcW w:w="627" w:type="dxa"/>
          </w:tcPr>
          <w:p w14:paraId="0710566A" w14:textId="77777777" w:rsidR="000D64E6" w:rsidRPr="00BE068B" w:rsidRDefault="000D64E6" w:rsidP="0090229E">
            <w:pPr>
              <w:rPr>
                <w:rFonts w:ascii="Gill Sans MT" w:hAnsi="Gill Sans MT" w:cs="Arial"/>
                <w:sz w:val="18"/>
                <w:szCs w:val="18"/>
              </w:rPr>
            </w:pPr>
          </w:p>
        </w:tc>
        <w:tc>
          <w:tcPr>
            <w:tcW w:w="768" w:type="dxa"/>
          </w:tcPr>
          <w:p w14:paraId="18CFD45C" w14:textId="77777777" w:rsidR="000D64E6" w:rsidRPr="00BE068B" w:rsidRDefault="000D64E6" w:rsidP="0090229E">
            <w:pPr>
              <w:rPr>
                <w:rFonts w:ascii="Gill Sans MT" w:hAnsi="Gill Sans MT" w:cs="Arial"/>
                <w:sz w:val="18"/>
                <w:szCs w:val="18"/>
              </w:rPr>
            </w:pPr>
          </w:p>
        </w:tc>
        <w:tc>
          <w:tcPr>
            <w:tcW w:w="775" w:type="dxa"/>
          </w:tcPr>
          <w:p w14:paraId="78129B92" w14:textId="77777777" w:rsidR="000D64E6" w:rsidRPr="00BE068B" w:rsidRDefault="000D64E6" w:rsidP="0090229E">
            <w:pPr>
              <w:rPr>
                <w:rFonts w:ascii="Gill Sans MT" w:hAnsi="Gill Sans MT" w:cs="Arial"/>
                <w:sz w:val="18"/>
                <w:szCs w:val="18"/>
              </w:rPr>
            </w:pPr>
          </w:p>
        </w:tc>
        <w:tc>
          <w:tcPr>
            <w:tcW w:w="1209" w:type="dxa"/>
          </w:tcPr>
          <w:p w14:paraId="7CE71B2F" w14:textId="77777777" w:rsidR="000D64E6" w:rsidRPr="00BE068B" w:rsidRDefault="000D64E6" w:rsidP="0090229E">
            <w:pPr>
              <w:rPr>
                <w:rFonts w:ascii="Gill Sans MT" w:hAnsi="Gill Sans MT" w:cs="Arial"/>
                <w:sz w:val="18"/>
                <w:szCs w:val="18"/>
              </w:rPr>
            </w:pPr>
          </w:p>
        </w:tc>
        <w:tc>
          <w:tcPr>
            <w:tcW w:w="3530" w:type="dxa"/>
          </w:tcPr>
          <w:p w14:paraId="490AD089" w14:textId="77777777" w:rsidR="000D64E6" w:rsidRPr="00BE068B" w:rsidRDefault="000D64E6" w:rsidP="0090229E">
            <w:pPr>
              <w:rPr>
                <w:rFonts w:ascii="Gill Sans MT" w:hAnsi="Gill Sans MT" w:cs="Arial"/>
                <w:sz w:val="18"/>
                <w:szCs w:val="18"/>
              </w:rPr>
            </w:pPr>
          </w:p>
        </w:tc>
      </w:tr>
    </w:tbl>
    <w:p w14:paraId="70BA73B4" w14:textId="77777777" w:rsidR="000D64E6" w:rsidRPr="00BE068B" w:rsidRDefault="000D64E6" w:rsidP="000D64E6">
      <w:pPr>
        <w:rPr>
          <w:rFonts w:ascii="Gill Sans MT" w:hAnsi="Gill Sans MT" w:cs="Arial"/>
          <w:sz w:val="18"/>
          <w:szCs w:val="18"/>
        </w:rPr>
      </w:pPr>
    </w:p>
    <w:p w14:paraId="6BC2A8CE" w14:textId="77777777" w:rsidR="000D64E6" w:rsidRPr="00BE068B" w:rsidRDefault="000D64E6" w:rsidP="00F7697D">
      <w:pPr>
        <w:spacing w:after="0" w:line="240" w:lineRule="auto"/>
        <w:contextualSpacing/>
        <w:rPr>
          <w:rFonts w:ascii="Gill Sans MT" w:eastAsia="SimSun" w:hAnsi="Gill Sans MT"/>
        </w:rPr>
      </w:pPr>
    </w:p>
    <w:p w14:paraId="25D2D55B" w14:textId="77777777" w:rsidR="000D64E6" w:rsidRPr="00BE068B" w:rsidRDefault="000D64E6" w:rsidP="00F7697D">
      <w:pPr>
        <w:spacing w:after="0" w:line="240" w:lineRule="auto"/>
        <w:contextualSpacing/>
        <w:rPr>
          <w:rFonts w:ascii="Gill Sans MT" w:eastAsia="SimSun" w:hAnsi="Gill Sans MT"/>
        </w:rPr>
      </w:pPr>
    </w:p>
    <w:tbl>
      <w:tblPr>
        <w:tblStyle w:val="TableGrid2"/>
        <w:tblW w:w="10212" w:type="dxa"/>
        <w:jc w:val="center"/>
        <w:tblCellMar>
          <w:left w:w="29" w:type="dxa"/>
          <w:right w:w="29" w:type="dxa"/>
        </w:tblCellMar>
        <w:tblLook w:val="04A0" w:firstRow="1" w:lastRow="0" w:firstColumn="1" w:lastColumn="0" w:noHBand="0" w:noVBand="1"/>
      </w:tblPr>
      <w:tblGrid>
        <w:gridCol w:w="3404"/>
        <w:gridCol w:w="3404"/>
        <w:gridCol w:w="3404"/>
      </w:tblGrid>
      <w:tr w:rsidR="000D64E6" w:rsidRPr="00BE068B" w14:paraId="3BB41CDC" w14:textId="77777777" w:rsidTr="0090229E">
        <w:trPr>
          <w:jc w:val="center"/>
        </w:trPr>
        <w:tc>
          <w:tcPr>
            <w:tcW w:w="3404" w:type="dxa"/>
          </w:tcPr>
          <w:p w14:paraId="07A0F214"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1=Local maize</w:t>
            </w:r>
          </w:p>
          <w:p w14:paraId="44738B82"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2=Composite (pollenated) maize</w:t>
            </w:r>
          </w:p>
          <w:p w14:paraId="1FBBD471"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3=Hybrid maize</w:t>
            </w:r>
          </w:p>
          <w:p w14:paraId="03D1C134"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4=Cassava</w:t>
            </w:r>
          </w:p>
          <w:p w14:paraId="20EDACAD"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5=Sweet potato</w:t>
            </w:r>
          </w:p>
          <w:p w14:paraId="590638F2"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6=Irish potato</w:t>
            </w:r>
          </w:p>
          <w:p w14:paraId="5EC37C6C"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7=Groundnut</w:t>
            </w:r>
          </w:p>
          <w:p w14:paraId="0C891347"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8=Ground bean (</w:t>
            </w:r>
            <w:proofErr w:type="spellStart"/>
            <w:r w:rsidRPr="00BE068B">
              <w:rPr>
                <w:rFonts w:ascii="Gill Sans MT" w:hAnsi="Gill Sans MT" w:cs="Times New Roman"/>
                <w:sz w:val="20"/>
              </w:rPr>
              <w:t>Nzama</w:t>
            </w:r>
            <w:proofErr w:type="spellEnd"/>
            <w:r w:rsidRPr="00BE068B">
              <w:rPr>
                <w:rFonts w:ascii="Gill Sans MT" w:hAnsi="Gill Sans MT" w:cs="Times New Roman"/>
                <w:sz w:val="20"/>
              </w:rPr>
              <w:t>)</w:t>
            </w:r>
          </w:p>
          <w:p w14:paraId="01B54EAF"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9=Rice</w:t>
            </w:r>
          </w:p>
          <w:p w14:paraId="2398326B"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10=Finger millet (</w:t>
            </w:r>
            <w:proofErr w:type="spellStart"/>
            <w:r w:rsidRPr="00BE068B">
              <w:rPr>
                <w:rFonts w:ascii="Gill Sans MT" w:hAnsi="Gill Sans MT" w:cs="Times New Roman"/>
                <w:sz w:val="20"/>
              </w:rPr>
              <w:t>mawere</w:t>
            </w:r>
            <w:proofErr w:type="spellEnd"/>
            <w:r w:rsidRPr="00BE068B">
              <w:rPr>
                <w:rFonts w:ascii="Gill Sans MT" w:hAnsi="Gill Sans MT" w:cs="Times New Roman"/>
                <w:sz w:val="20"/>
              </w:rPr>
              <w:t>)</w:t>
            </w:r>
          </w:p>
        </w:tc>
        <w:tc>
          <w:tcPr>
            <w:tcW w:w="3404" w:type="dxa"/>
          </w:tcPr>
          <w:p w14:paraId="20D2F81C"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11=Sorghum</w:t>
            </w:r>
          </w:p>
          <w:p w14:paraId="58850E5B"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12=Pearl millet (</w:t>
            </w:r>
            <w:proofErr w:type="spellStart"/>
            <w:r w:rsidRPr="00BE068B">
              <w:rPr>
                <w:rFonts w:ascii="Gill Sans MT" w:hAnsi="Gill Sans MT" w:cs="Times New Roman"/>
                <w:sz w:val="20"/>
              </w:rPr>
              <w:t>mchewere</w:t>
            </w:r>
            <w:proofErr w:type="spellEnd"/>
            <w:r w:rsidRPr="00BE068B">
              <w:rPr>
                <w:rFonts w:ascii="Gill Sans MT" w:hAnsi="Gill Sans MT" w:cs="Times New Roman"/>
                <w:sz w:val="20"/>
              </w:rPr>
              <w:t>)</w:t>
            </w:r>
          </w:p>
          <w:p w14:paraId="03849E24"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13=Bean</w:t>
            </w:r>
          </w:p>
          <w:p w14:paraId="11B37FD5"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14=</w:t>
            </w:r>
            <w:proofErr w:type="spellStart"/>
            <w:r w:rsidRPr="00BE068B">
              <w:rPr>
                <w:rFonts w:ascii="Gill Sans MT" w:hAnsi="Gill Sans MT" w:cs="Times New Roman"/>
                <w:sz w:val="20"/>
              </w:rPr>
              <w:t>Soyabean</w:t>
            </w:r>
            <w:proofErr w:type="spellEnd"/>
          </w:p>
          <w:p w14:paraId="2E3BBD10"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15=Pigeon Peas</w:t>
            </w:r>
          </w:p>
          <w:p w14:paraId="44D0C882"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16=Burley tobacco</w:t>
            </w:r>
          </w:p>
          <w:p w14:paraId="18A8F7D3"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17=Tobacco (other)</w:t>
            </w:r>
          </w:p>
          <w:p w14:paraId="25380FE7"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18=Cotton</w:t>
            </w:r>
          </w:p>
          <w:p w14:paraId="72C6D7DF"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19=Sugarcane</w:t>
            </w:r>
          </w:p>
        </w:tc>
        <w:tc>
          <w:tcPr>
            <w:tcW w:w="3404" w:type="dxa"/>
          </w:tcPr>
          <w:p w14:paraId="515486BD"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20=Cabbage </w:t>
            </w:r>
            <w:proofErr w:type="spellStart"/>
            <w:r w:rsidRPr="00BE068B">
              <w:rPr>
                <w:rFonts w:ascii="Gill Sans MT" w:hAnsi="Gill Sans MT" w:cs="Times New Roman"/>
                <w:sz w:val="20"/>
              </w:rPr>
              <w:t>Tanaposi</w:t>
            </w:r>
            <w:proofErr w:type="spellEnd"/>
          </w:p>
          <w:p w14:paraId="32C1DCC0"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21=</w:t>
            </w:r>
            <w:proofErr w:type="spellStart"/>
            <w:r w:rsidRPr="00BE068B">
              <w:rPr>
                <w:rFonts w:ascii="Gill Sans MT" w:hAnsi="Gill Sans MT" w:cs="Times New Roman"/>
                <w:sz w:val="20"/>
              </w:rPr>
              <w:t>Nkhwani</w:t>
            </w:r>
            <w:proofErr w:type="spellEnd"/>
          </w:p>
          <w:p w14:paraId="523E6E4B"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22=</w:t>
            </w:r>
            <w:proofErr w:type="spellStart"/>
            <w:r w:rsidRPr="00BE068B">
              <w:rPr>
                <w:rFonts w:ascii="Gill Sans MT" w:hAnsi="Gill Sans MT" w:cs="Times New Roman"/>
                <w:sz w:val="20"/>
              </w:rPr>
              <w:t>Therere</w:t>
            </w:r>
            <w:proofErr w:type="spellEnd"/>
            <w:r w:rsidRPr="00BE068B">
              <w:rPr>
                <w:rFonts w:ascii="Gill Sans MT" w:hAnsi="Gill Sans MT" w:cs="Times New Roman"/>
                <w:sz w:val="20"/>
              </w:rPr>
              <w:t>/Okra</w:t>
            </w:r>
          </w:p>
          <w:p w14:paraId="401A0418"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23=Tomato</w:t>
            </w:r>
          </w:p>
          <w:p w14:paraId="411BE62F"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24=Onion</w:t>
            </w:r>
          </w:p>
          <w:p w14:paraId="665A6E44"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25=Peas</w:t>
            </w:r>
          </w:p>
          <w:p w14:paraId="364514B3"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26=Trees or woodlot</w:t>
            </w:r>
          </w:p>
          <w:p w14:paraId="1337E362"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27=Sunflower</w:t>
            </w:r>
          </w:p>
          <w:p w14:paraId="621ADD99"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 specify</w:t>
            </w:r>
          </w:p>
        </w:tc>
      </w:tr>
    </w:tbl>
    <w:p w14:paraId="244FDAE7" w14:textId="77777777" w:rsidR="000D64E6" w:rsidRPr="00BE068B" w:rsidRDefault="000D64E6" w:rsidP="00F7697D">
      <w:pPr>
        <w:spacing w:after="0" w:line="240" w:lineRule="auto"/>
        <w:contextualSpacing/>
        <w:rPr>
          <w:rFonts w:ascii="Gill Sans MT" w:eastAsia="SimSun" w:hAnsi="Gill Sans MT"/>
        </w:rPr>
      </w:pPr>
    </w:p>
    <w:p w14:paraId="268D9767" w14:textId="47DD6C72" w:rsidR="00E71899" w:rsidRDefault="00E71899">
      <w:pPr>
        <w:rPr>
          <w:rFonts w:ascii="Gill Sans MT" w:eastAsia="SimSun" w:hAnsi="Gill Sans MT"/>
        </w:rPr>
      </w:pPr>
      <w:r>
        <w:rPr>
          <w:rFonts w:ascii="Gill Sans MT" w:eastAsia="SimSun" w:hAnsi="Gill Sans MT"/>
        </w:rPr>
        <w:br w:type="page"/>
      </w:r>
    </w:p>
    <w:p w14:paraId="14963AD7" w14:textId="77777777" w:rsidR="000D64E6" w:rsidRPr="00BE068B" w:rsidRDefault="000D64E6" w:rsidP="00F7697D">
      <w:pPr>
        <w:spacing w:after="0" w:line="240" w:lineRule="auto"/>
        <w:contextualSpacing/>
        <w:rPr>
          <w:rFonts w:ascii="Gill Sans MT" w:eastAsia="SimSun" w:hAnsi="Gill Sans MT"/>
        </w:rPr>
      </w:pPr>
    </w:p>
    <w:p w14:paraId="20F608D6" w14:textId="77777777" w:rsidR="000D64E6" w:rsidRPr="00BE068B" w:rsidRDefault="000D64E6" w:rsidP="00F7697D">
      <w:pPr>
        <w:spacing w:after="0" w:line="240" w:lineRule="auto"/>
        <w:contextualSpacing/>
        <w:rPr>
          <w:rFonts w:ascii="Gill Sans MT" w:eastAsia="SimSun" w:hAnsi="Gill Sans MT"/>
        </w:rPr>
      </w:pPr>
    </w:p>
    <w:p w14:paraId="19BDB8FC" w14:textId="77777777" w:rsidR="000D64E6" w:rsidRPr="00BE068B" w:rsidRDefault="000D64E6" w:rsidP="00F7697D">
      <w:pPr>
        <w:spacing w:after="0" w:line="240" w:lineRule="auto"/>
        <w:contextualSpacing/>
        <w:rPr>
          <w:rFonts w:ascii="Gill Sans MT" w:eastAsia="SimSun" w:hAnsi="Gill Sans MT"/>
        </w:rPr>
      </w:pPr>
    </w:p>
    <w:p w14:paraId="7DA3B2EF" w14:textId="0FD4A4CB" w:rsidR="00F7697D" w:rsidRPr="00BE068B" w:rsidRDefault="00F7697D" w:rsidP="00F7697D">
      <w:pPr>
        <w:spacing w:after="0" w:line="240" w:lineRule="auto"/>
        <w:contextualSpacing/>
        <w:rPr>
          <w:rFonts w:ascii="Gill Sans MT" w:eastAsia="SimSun" w:hAnsi="Gill Sans MT"/>
        </w:rPr>
      </w:pPr>
      <w:r w:rsidRPr="00BE068B">
        <w:rPr>
          <w:rFonts w:ascii="Gill Sans MT" w:eastAsia="Times New Roman" w:hAnsi="Gill Sans MT" w:cs="Times New Roman"/>
          <w:b/>
          <w:bCs/>
        </w:rPr>
        <w:t>SECTI</w:t>
      </w:r>
      <w:r w:rsidR="007045FC" w:rsidRPr="00BE068B">
        <w:rPr>
          <w:rFonts w:ascii="Gill Sans MT" w:eastAsia="Times New Roman" w:hAnsi="Gill Sans MT" w:cs="Times New Roman"/>
          <w:b/>
          <w:bCs/>
        </w:rPr>
        <w:t>ON J</w:t>
      </w:r>
      <w:r w:rsidRPr="00BE068B">
        <w:rPr>
          <w:rFonts w:ascii="Gill Sans MT" w:eastAsia="Times New Roman" w:hAnsi="Gill Sans MT" w:cs="Times New Roman"/>
          <w:b/>
          <w:bCs/>
        </w:rPr>
        <w:t xml:space="preserve">. </w:t>
      </w:r>
      <w:commentRangeStart w:id="296"/>
      <w:r w:rsidRPr="00BE068B">
        <w:rPr>
          <w:rFonts w:ascii="Gill Sans MT" w:eastAsia="Times New Roman" w:hAnsi="Gill Sans MT" w:cs="Times New Roman"/>
          <w:b/>
          <w:bCs/>
        </w:rPr>
        <w:t xml:space="preserve">TENURE STATUS </w:t>
      </w:r>
      <w:commentRangeEnd w:id="296"/>
      <w:r w:rsidR="008B5DEC">
        <w:rPr>
          <w:rStyle w:val="CommentReference"/>
        </w:rPr>
        <w:commentReference w:id="296"/>
      </w:r>
    </w:p>
    <w:p w14:paraId="0C146EAB" w14:textId="77777777" w:rsidR="00F7697D" w:rsidRPr="00BE068B" w:rsidRDefault="00F7697D" w:rsidP="00F7697D">
      <w:pPr>
        <w:spacing w:after="0" w:line="240" w:lineRule="auto"/>
        <w:contextualSpacing/>
        <w:rPr>
          <w:rFonts w:ascii="Gill Sans MT" w:eastAsia="SimSun" w:hAnsi="Gill Sans MT"/>
        </w:rPr>
      </w:pPr>
    </w:p>
    <w:tbl>
      <w:tblPr>
        <w:tblStyle w:val="TableGrid2"/>
        <w:tblW w:w="12690" w:type="dxa"/>
        <w:tblInd w:w="29" w:type="dxa"/>
        <w:tblLayout w:type="fixed"/>
        <w:tblCellMar>
          <w:left w:w="29" w:type="dxa"/>
          <w:right w:w="29" w:type="dxa"/>
        </w:tblCellMar>
        <w:tblLook w:val="04A0" w:firstRow="1" w:lastRow="0" w:firstColumn="1" w:lastColumn="0" w:noHBand="0" w:noVBand="1"/>
      </w:tblPr>
      <w:tblGrid>
        <w:gridCol w:w="694"/>
        <w:gridCol w:w="1101"/>
        <w:gridCol w:w="1594"/>
        <w:gridCol w:w="1594"/>
        <w:gridCol w:w="1047"/>
        <w:gridCol w:w="1080"/>
        <w:gridCol w:w="1530"/>
        <w:gridCol w:w="1530"/>
        <w:gridCol w:w="1170"/>
        <w:gridCol w:w="1350"/>
      </w:tblGrid>
      <w:tr w:rsidR="007045FC" w:rsidRPr="00BE068B" w14:paraId="5F62DD11" w14:textId="77777777" w:rsidTr="00C67ECD">
        <w:trPr>
          <w:trHeight w:val="260"/>
        </w:trPr>
        <w:tc>
          <w:tcPr>
            <w:tcW w:w="694" w:type="dxa"/>
          </w:tcPr>
          <w:p w14:paraId="05C02AE7" w14:textId="77777777" w:rsidR="007045FC" w:rsidRPr="00BE068B" w:rsidRDefault="007045FC" w:rsidP="00F7697D">
            <w:pPr>
              <w:contextualSpacing/>
              <w:jc w:val="center"/>
              <w:rPr>
                <w:rFonts w:ascii="Gill Sans MT" w:hAnsi="Gill Sans MT"/>
                <w:sz w:val="20"/>
              </w:rPr>
            </w:pPr>
          </w:p>
        </w:tc>
        <w:tc>
          <w:tcPr>
            <w:tcW w:w="1101" w:type="dxa"/>
          </w:tcPr>
          <w:p w14:paraId="383A835C" w14:textId="77777777" w:rsidR="007045FC" w:rsidRPr="00BE068B" w:rsidRDefault="007045FC" w:rsidP="00F7697D">
            <w:pPr>
              <w:contextualSpacing/>
              <w:jc w:val="center"/>
              <w:rPr>
                <w:rFonts w:ascii="Gill Sans MT" w:hAnsi="Gill Sans MT"/>
                <w:sz w:val="20"/>
              </w:rPr>
            </w:pPr>
          </w:p>
        </w:tc>
        <w:tc>
          <w:tcPr>
            <w:tcW w:w="1594" w:type="dxa"/>
          </w:tcPr>
          <w:p w14:paraId="37CE370A" w14:textId="47106AFD" w:rsidR="007045FC" w:rsidRPr="00BE068B" w:rsidRDefault="00C67ECD" w:rsidP="00F7697D">
            <w:pPr>
              <w:contextualSpacing/>
              <w:jc w:val="center"/>
              <w:rPr>
                <w:rFonts w:ascii="Gill Sans MT" w:hAnsi="Gill Sans MT" w:cs="Times New Roman"/>
                <w:sz w:val="20"/>
              </w:rPr>
            </w:pPr>
            <w:r w:rsidRPr="00BE068B">
              <w:rPr>
                <w:rFonts w:ascii="Gill Sans MT" w:hAnsi="Gill Sans MT" w:cs="Times New Roman"/>
                <w:sz w:val="20"/>
              </w:rPr>
              <w:t>J.1</w:t>
            </w:r>
          </w:p>
        </w:tc>
        <w:tc>
          <w:tcPr>
            <w:tcW w:w="1594" w:type="dxa"/>
          </w:tcPr>
          <w:p w14:paraId="7D225392" w14:textId="5BE53D0E" w:rsidR="007045FC" w:rsidRPr="00BE068B" w:rsidRDefault="00C67ECD" w:rsidP="00F7697D">
            <w:pPr>
              <w:contextualSpacing/>
              <w:jc w:val="center"/>
              <w:rPr>
                <w:rFonts w:ascii="Gill Sans MT" w:hAnsi="Gill Sans MT" w:cs="Times New Roman"/>
                <w:sz w:val="20"/>
              </w:rPr>
            </w:pPr>
            <w:r w:rsidRPr="00BE068B">
              <w:rPr>
                <w:rFonts w:ascii="Gill Sans MT" w:hAnsi="Gill Sans MT" w:cs="Times New Roman"/>
                <w:sz w:val="20"/>
              </w:rPr>
              <w:t>J.2</w:t>
            </w:r>
          </w:p>
        </w:tc>
        <w:tc>
          <w:tcPr>
            <w:tcW w:w="1047" w:type="dxa"/>
          </w:tcPr>
          <w:p w14:paraId="28ECF92F" w14:textId="0464376D" w:rsidR="007045FC" w:rsidRPr="00BE068B" w:rsidRDefault="00C67ECD" w:rsidP="00F7697D">
            <w:pPr>
              <w:contextualSpacing/>
              <w:jc w:val="center"/>
              <w:rPr>
                <w:rFonts w:ascii="Gill Sans MT" w:hAnsi="Gill Sans MT" w:cs="Times New Roman"/>
                <w:sz w:val="20"/>
              </w:rPr>
            </w:pPr>
            <w:r w:rsidRPr="00BE068B">
              <w:rPr>
                <w:rFonts w:ascii="Gill Sans MT" w:hAnsi="Gill Sans MT" w:cs="Times New Roman"/>
                <w:sz w:val="20"/>
              </w:rPr>
              <w:t>J.3</w:t>
            </w:r>
          </w:p>
        </w:tc>
        <w:tc>
          <w:tcPr>
            <w:tcW w:w="1080" w:type="dxa"/>
          </w:tcPr>
          <w:p w14:paraId="26203E57" w14:textId="13AF154F" w:rsidR="007045FC" w:rsidRPr="00BE068B" w:rsidRDefault="00C67ECD" w:rsidP="00F7697D">
            <w:pPr>
              <w:contextualSpacing/>
              <w:jc w:val="center"/>
              <w:rPr>
                <w:rFonts w:ascii="Gill Sans MT" w:hAnsi="Gill Sans MT" w:cs="Times New Roman"/>
                <w:sz w:val="20"/>
              </w:rPr>
            </w:pPr>
            <w:r w:rsidRPr="00BE068B">
              <w:rPr>
                <w:rFonts w:ascii="Gill Sans MT" w:hAnsi="Gill Sans MT" w:cs="Times New Roman"/>
                <w:sz w:val="20"/>
              </w:rPr>
              <w:t>J.4</w:t>
            </w:r>
          </w:p>
        </w:tc>
        <w:tc>
          <w:tcPr>
            <w:tcW w:w="1530" w:type="dxa"/>
          </w:tcPr>
          <w:p w14:paraId="3E046746" w14:textId="3ED140D4" w:rsidR="007045FC" w:rsidRPr="00BE068B" w:rsidRDefault="00C67ECD" w:rsidP="00F7697D">
            <w:pPr>
              <w:contextualSpacing/>
              <w:jc w:val="center"/>
              <w:rPr>
                <w:rFonts w:ascii="Gill Sans MT" w:hAnsi="Gill Sans MT" w:cs="Times New Roman"/>
                <w:sz w:val="20"/>
              </w:rPr>
            </w:pPr>
            <w:r w:rsidRPr="00BE068B">
              <w:rPr>
                <w:rFonts w:ascii="Gill Sans MT" w:hAnsi="Gill Sans MT" w:cs="Times New Roman"/>
                <w:sz w:val="20"/>
              </w:rPr>
              <w:t>J.5</w:t>
            </w:r>
          </w:p>
        </w:tc>
        <w:tc>
          <w:tcPr>
            <w:tcW w:w="1530" w:type="dxa"/>
          </w:tcPr>
          <w:p w14:paraId="49FAAFD6" w14:textId="7CB0E9A4" w:rsidR="007045FC" w:rsidRPr="00BE068B" w:rsidRDefault="00C67ECD" w:rsidP="007045FC">
            <w:pPr>
              <w:contextualSpacing/>
              <w:jc w:val="center"/>
              <w:rPr>
                <w:rFonts w:ascii="Gill Sans MT" w:hAnsi="Gill Sans MT" w:cs="Times New Roman"/>
                <w:sz w:val="20"/>
              </w:rPr>
            </w:pPr>
            <w:r w:rsidRPr="00BE068B">
              <w:rPr>
                <w:rFonts w:ascii="Gill Sans MT" w:hAnsi="Gill Sans MT" w:cs="Times New Roman"/>
                <w:sz w:val="20"/>
              </w:rPr>
              <w:t>J.6</w:t>
            </w:r>
          </w:p>
        </w:tc>
        <w:tc>
          <w:tcPr>
            <w:tcW w:w="1170" w:type="dxa"/>
          </w:tcPr>
          <w:p w14:paraId="3138828E" w14:textId="2A00369C" w:rsidR="007045FC" w:rsidRPr="00BE068B" w:rsidRDefault="00C67ECD" w:rsidP="007045FC">
            <w:pPr>
              <w:contextualSpacing/>
              <w:jc w:val="center"/>
              <w:rPr>
                <w:rFonts w:ascii="Gill Sans MT" w:hAnsi="Gill Sans MT" w:cs="Times New Roman"/>
                <w:sz w:val="20"/>
              </w:rPr>
            </w:pPr>
            <w:r w:rsidRPr="00BE068B">
              <w:rPr>
                <w:rFonts w:ascii="Gill Sans MT" w:hAnsi="Gill Sans MT" w:cs="Times New Roman"/>
                <w:sz w:val="20"/>
              </w:rPr>
              <w:t>J.7</w:t>
            </w:r>
          </w:p>
        </w:tc>
        <w:tc>
          <w:tcPr>
            <w:tcW w:w="1350" w:type="dxa"/>
          </w:tcPr>
          <w:p w14:paraId="5FF544F2" w14:textId="653BC63A" w:rsidR="007045FC" w:rsidRPr="00BE068B" w:rsidRDefault="00C67ECD" w:rsidP="007045FC">
            <w:pPr>
              <w:contextualSpacing/>
              <w:jc w:val="center"/>
              <w:rPr>
                <w:rFonts w:ascii="Gill Sans MT" w:hAnsi="Gill Sans MT" w:cs="Times New Roman"/>
                <w:sz w:val="20"/>
              </w:rPr>
            </w:pPr>
            <w:r w:rsidRPr="00BE068B">
              <w:rPr>
                <w:rFonts w:ascii="Gill Sans MT" w:hAnsi="Gill Sans MT" w:cs="Times New Roman"/>
                <w:sz w:val="20"/>
              </w:rPr>
              <w:t>J.8</w:t>
            </w:r>
          </w:p>
        </w:tc>
      </w:tr>
      <w:tr w:rsidR="007045FC" w:rsidRPr="00BE068B" w14:paraId="3BD0BDDB" w14:textId="629248E6" w:rsidTr="00C67ECD">
        <w:trPr>
          <w:trHeight w:val="3418"/>
        </w:trPr>
        <w:tc>
          <w:tcPr>
            <w:tcW w:w="694" w:type="dxa"/>
          </w:tcPr>
          <w:p w14:paraId="06E642B5"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Field</w:t>
            </w:r>
          </w:p>
        </w:tc>
        <w:tc>
          <w:tcPr>
            <w:tcW w:w="1101" w:type="dxa"/>
          </w:tcPr>
          <w:p w14:paraId="4A99D027"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Field name</w:t>
            </w:r>
          </w:p>
        </w:tc>
        <w:tc>
          <w:tcPr>
            <w:tcW w:w="1594" w:type="dxa"/>
          </w:tcPr>
          <w:p w14:paraId="09D33D11" w14:textId="41308AD1" w:rsidR="007045FC" w:rsidRPr="00BE068B" w:rsidRDefault="007045FC" w:rsidP="00C67ECD">
            <w:pPr>
              <w:contextualSpacing/>
              <w:rPr>
                <w:rFonts w:ascii="Gill Sans MT" w:hAnsi="Gill Sans MT" w:cs="Times New Roman"/>
                <w:sz w:val="20"/>
              </w:rPr>
            </w:pPr>
            <w:commentRangeStart w:id="297"/>
            <w:r w:rsidRPr="00BE068B">
              <w:rPr>
                <w:rFonts w:ascii="Gill Sans MT" w:hAnsi="Gill Sans MT" w:cs="Times New Roman"/>
                <w:sz w:val="20"/>
              </w:rPr>
              <w:t>What is the tenure status of this field?</w:t>
            </w:r>
          </w:p>
          <w:p w14:paraId="00016226" w14:textId="01613371" w:rsidR="008B5DEC" w:rsidRPr="00BE068B" w:rsidRDefault="007045FC" w:rsidP="008B5DEC">
            <w:pPr>
              <w:contextualSpacing/>
              <w:rPr>
                <w:rFonts w:ascii="Gill Sans MT" w:hAnsi="Gill Sans MT" w:cs="Times New Roman"/>
                <w:sz w:val="20"/>
              </w:rPr>
            </w:pPr>
            <w:commentRangeStart w:id="298"/>
            <w:r w:rsidRPr="00BE068B">
              <w:rPr>
                <w:rFonts w:ascii="Gill Sans MT" w:hAnsi="Gill Sans MT" w:cs="Times New Roman"/>
                <w:sz w:val="20"/>
              </w:rPr>
              <w:t>1=State land</w:t>
            </w:r>
            <w:commentRangeEnd w:id="298"/>
            <w:r w:rsidRPr="00BE068B">
              <w:rPr>
                <w:rStyle w:val="CommentReference"/>
                <w:rFonts w:ascii="Gill Sans MT" w:eastAsiaTheme="minorHAnsi" w:hAnsi="Gill Sans MT"/>
              </w:rPr>
              <w:commentReference w:id="298"/>
            </w:r>
            <w:r w:rsidR="008B5DEC">
              <w:rPr>
                <w:rFonts w:ascii="Gill Sans MT" w:hAnsi="Gill Sans MT" w:cs="Times New Roman"/>
                <w:sz w:val="20"/>
              </w:rPr>
              <w:t xml:space="preserve"> – </w:t>
            </w:r>
          </w:p>
          <w:p w14:paraId="5FC58DA9"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2=Former customary land converted to state land</w:t>
            </w:r>
          </w:p>
          <w:p w14:paraId="38D86842"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3=</w:t>
            </w:r>
            <w:commentRangeStart w:id="299"/>
            <w:r w:rsidRPr="00BE068B">
              <w:rPr>
                <w:rFonts w:ascii="Gill Sans MT" w:hAnsi="Gill Sans MT" w:cs="Times New Roman"/>
                <w:sz w:val="20"/>
              </w:rPr>
              <w:t>Customary</w:t>
            </w:r>
            <w:commentRangeEnd w:id="299"/>
            <w:r w:rsidRPr="00BE068B">
              <w:rPr>
                <w:rStyle w:val="CommentReference"/>
                <w:rFonts w:ascii="Gill Sans MT" w:eastAsiaTheme="minorHAnsi" w:hAnsi="Gill Sans MT"/>
              </w:rPr>
              <w:commentReference w:id="299"/>
            </w:r>
          </w:p>
          <w:p w14:paraId="612479FA"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97=</w:t>
            </w:r>
            <w:proofErr w:type="spellStart"/>
            <w:r w:rsidRPr="00BE068B">
              <w:rPr>
                <w:rFonts w:ascii="Gill Sans MT" w:hAnsi="Gill Sans MT" w:cs="Times New Roman"/>
                <w:sz w:val="20"/>
              </w:rPr>
              <w:t>Other</w:t>
            </w:r>
            <w:proofErr w:type="gramStart"/>
            <w:r w:rsidRPr="00BE068B">
              <w:rPr>
                <w:rFonts w:ascii="Gill Sans MT" w:hAnsi="Gill Sans MT" w:cs="Times New Roman"/>
                <w:sz w:val="20"/>
              </w:rPr>
              <w:t>,specify</w:t>
            </w:r>
            <w:proofErr w:type="spellEnd"/>
            <w:proofErr w:type="gramEnd"/>
          </w:p>
          <w:p w14:paraId="4F684908"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888=Don't know</w:t>
            </w:r>
          </w:p>
          <w:p w14:paraId="6EC6903F"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999=Prefer not to answer</w:t>
            </w:r>
            <w:commentRangeEnd w:id="297"/>
            <w:r w:rsidR="00042831">
              <w:rPr>
                <w:rStyle w:val="CommentReference"/>
                <w:rFonts w:eastAsiaTheme="minorHAnsi"/>
              </w:rPr>
              <w:commentReference w:id="297"/>
            </w:r>
          </w:p>
        </w:tc>
        <w:tc>
          <w:tcPr>
            <w:tcW w:w="1594" w:type="dxa"/>
          </w:tcPr>
          <w:p w14:paraId="5298A0A5" w14:textId="7E4A556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Do you or your household have any kind of paper documentation for this field?</w:t>
            </w:r>
          </w:p>
          <w:p w14:paraId="4457B92D" w14:textId="77777777" w:rsidR="007045FC" w:rsidRPr="00BE068B" w:rsidRDefault="007045FC" w:rsidP="00C67EC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1=No</w:t>
            </w:r>
          </w:p>
          <w:p w14:paraId="7467C804" w14:textId="77777777" w:rsidR="007045FC" w:rsidRPr="00BE068B" w:rsidRDefault="007045FC" w:rsidP="00C67EC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2=Yes</w:t>
            </w:r>
          </w:p>
          <w:p w14:paraId="4C712508" w14:textId="77777777" w:rsidR="007045FC" w:rsidRPr="00BE068B" w:rsidRDefault="007045FC" w:rsidP="00C67EC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2BA68D2F" w14:textId="77777777" w:rsidR="007045FC" w:rsidRPr="00BE068B" w:rsidRDefault="007045FC" w:rsidP="00C67ECD">
            <w:pPr>
              <w:contextualSpacing/>
              <w:rPr>
                <w:rFonts w:ascii="Gill Sans MT" w:hAnsi="Gill Sans MT"/>
                <w:sz w:val="20"/>
              </w:rPr>
            </w:pPr>
            <w:r w:rsidRPr="00BE068B">
              <w:rPr>
                <w:rFonts w:ascii="Gill Sans MT" w:hAnsi="Gill Sans MT"/>
                <w:sz w:val="20"/>
              </w:rPr>
              <w:t>999=Prefer not to respond</w:t>
            </w:r>
          </w:p>
          <w:p w14:paraId="68B23EBA" w14:textId="77777777" w:rsidR="00C67ECD" w:rsidRPr="00BE068B" w:rsidRDefault="00C67ECD" w:rsidP="00C67ECD">
            <w:pPr>
              <w:contextualSpacing/>
              <w:rPr>
                <w:rFonts w:ascii="Gill Sans MT" w:hAnsi="Gill Sans MT" w:cs="Times New Roman"/>
                <w:sz w:val="20"/>
              </w:rPr>
            </w:pPr>
          </w:p>
          <w:p w14:paraId="2F82FF6B" w14:textId="04D729CF" w:rsidR="007045FC" w:rsidRPr="00BE068B" w:rsidRDefault="00C67ECD" w:rsidP="00C67ECD">
            <w:pPr>
              <w:contextualSpacing/>
              <w:rPr>
                <w:rFonts w:ascii="Gill Sans MT" w:hAnsi="Gill Sans MT" w:cs="Times New Roman"/>
                <w:i/>
                <w:sz w:val="20"/>
              </w:rPr>
            </w:pPr>
            <w:r w:rsidRPr="00BE068B">
              <w:rPr>
                <w:rFonts w:ascii="Gill Sans MT" w:hAnsi="Gill Sans MT" w:cs="Times New Roman"/>
                <w:i/>
                <w:sz w:val="20"/>
              </w:rPr>
              <w:t>If not 2,skip to J6</w:t>
            </w:r>
          </w:p>
        </w:tc>
        <w:tc>
          <w:tcPr>
            <w:tcW w:w="1047" w:type="dxa"/>
          </w:tcPr>
          <w:p w14:paraId="4F8D8051" w14:textId="7355D51C"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What type of documentation does your household have for this field?</w:t>
            </w:r>
          </w:p>
          <w:p w14:paraId="3DF7DBA6" w14:textId="77777777" w:rsidR="00C67ECD" w:rsidRPr="00BE068B" w:rsidRDefault="00C67ECD" w:rsidP="00C67ECD">
            <w:pPr>
              <w:contextualSpacing/>
              <w:rPr>
                <w:rFonts w:ascii="Gill Sans MT" w:hAnsi="Gill Sans MT" w:cs="Times New Roman"/>
                <w:sz w:val="20"/>
              </w:rPr>
            </w:pPr>
          </w:p>
          <w:p w14:paraId="0280721B" w14:textId="1F15026E" w:rsidR="007045FC" w:rsidRPr="00BE068B" w:rsidRDefault="007045FC" w:rsidP="00C67ECD">
            <w:pPr>
              <w:contextualSpacing/>
              <w:rPr>
                <w:rFonts w:ascii="Gill Sans MT" w:hAnsi="Gill Sans MT" w:cs="Times New Roman"/>
                <w:i/>
                <w:sz w:val="20"/>
              </w:rPr>
            </w:pPr>
            <w:r w:rsidRPr="00BE068B">
              <w:rPr>
                <w:rFonts w:ascii="Gill Sans MT" w:hAnsi="Gill Sans MT" w:cs="Times New Roman"/>
                <w:i/>
                <w:sz w:val="20"/>
              </w:rPr>
              <w:t>See code 121 below</w:t>
            </w:r>
          </w:p>
          <w:p w14:paraId="14A61EA6" w14:textId="71E8E3F2" w:rsidR="007045FC" w:rsidRPr="00BE068B" w:rsidRDefault="00C67ECD" w:rsidP="00C67ECD">
            <w:pPr>
              <w:contextualSpacing/>
              <w:rPr>
                <w:rFonts w:ascii="Gill Sans MT" w:hAnsi="Gill Sans MT" w:cs="Times New Roman"/>
                <w:sz w:val="20"/>
              </w:rPr>
            </w:pPr>
            <w:r w:rsidRPr="00BE068B">
              <w:rPr>
                <w:rFonts w:ascii="Gill Sans MT" w:hAnsi="Gill Sans MT" w:cs="Times New Roman"/>
                <w:i/>
                <w:sz w:val="20"/>
              </w:rPr>
              <w:t>If not 4, skip to J5</w:t>
            </w:r>
          </w:p>
        </w:tc>
        <w:tc>
          <w:tcPr>
            <w:tcW w:w="1080" w:type="dxa"/>
          </w:tcPr>
          <w:p w14:paraId="43F2798F" w14:textId="3EDD775A"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 xml:space="preserve">Who </w:t>
            </w:r>
            <w:proofErr w:type="gramStart"/>
            <w:r w:rsidRPr="00BE068B">
              <w:rPr>
                <w:rFonts w:ascii="Gill Sans MT" w:hAnsi="Gill Sans MT" w:cs="Times New Roman"/>
                <w:sz w:val="20"/>
              </w:rPr>
              <w:t>is this letter signed by</w:t>
            </w:r>
            <w:proofErr w:type="gramEnd"/>
            <w:r w:rsidRPr="00BE068B">
              <w:rPr>
                <w:rFonts w:ascii="Gill Sans MT" w:hAnsi="Gill Sans MT" w:cs="Times New Roman"/>
                <w:sz w:val="20"/>
              </w:rPr>
              <w:t>?</w:t>
            </w:r>
          </w:p>
          <w:p w14:paraId="482E36B8"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1=Chief</w:t>
            </w:r>
          </w:p>
          <w:p w14:paraId="2FF60D88"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2=District Council</w:t>
            </w:r>
          </w:p>
          <w:p w14:paraId="0D71E856"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3=Both</w:t>
            </w:r>
          </w:p>
          <w:p w14:paraId="65EADB1F"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888=Don't know</w:t>
            </w:r>
          </w:p>
          <w:p w14:paraId="7DE510B8"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999=Prefer not to answer</w:t>
            </w:r>
          </w:p>
        </w:tc>
        <w:tc>
          <w:tcPr>
            <w:tcW w:w="1530" w:type="dxa"/>
          </w:tcPr>
          <w:p w14:paraId="57BF6897" w14:textId="58512E00"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Which household members are listed on the documentation for this field?</w:t>
            </w:r>
          </w:p>
          <w:p w14:paraId="651C4B89"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1=Husband only</w:t>
            </w:r>
          </w:p>
          <w:p w14:paraId="098AA914"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2=Wife only</w:t>
            </w:r>
          </w:p>
          <w:p w14:paraId="278523BB"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3=Husband and wire</w:t>
            </w:r>
          </w:p>
          <w:p w14:paraId="39B89101"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4=Husband, wife and children</w:t>
            </w:r>
          </w:p>
          <w:p w14:paraId="789FA58E"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97=Other</w:t>
            </w:r>
          </w:p>
          <w:p w14:paraId="1F9F42C2" w14:textId="77777777" w:rsidR="007045FC" w:rsidRPr="00BE068B" w:rsidRDefault="007045FC" w:rsidP="00C67ECD">
            <w:pPr>
              <w:contextualSpacing/>
              <w:rPr>
                <w:rFonts w:ascii="Gill Sans MT" w:hAnsi="Gill Sans MT" w:cs="Times New Roman"/>
                <w:i/>
                <w:sz w:val="20"/>
              </w:rPr>
            </w:pPr>
            <w:r w:rsidRPr="00BE068B">
              <w:rPr>
                <w:rFonts w:ascii="Gill Sans MT" w:hAnsi="Gill Sans MT" w:cs="Times New Roman"/>
                <w:i/>
                <w:sz w:val="20"/>
              </w:rPr>
              <w:t>Probe and code</w:t>
            </w:r>
          </w:p>
        </w:tc>
        <w:tc>
          <w:tcPr>
            <w:tcW w:w="1530" w:type="dxa"/>
          </w:tcPr>
          <w:p w14:paraId="20A9085F" w14:textId="5029845C"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 xml:space="preserve">In the next 5 years, how likely do you think it is that other households within your village </w:t>
            </w:r>
            <w:commentRangeStart w:id="300"/>
            <w:r w:rsidRPr="00BE068B">
              <w:rPr>
                <w:rFonts w:ascii="Gill Sans MT" w:hAnsi="Gill Sans MT" w:cs="Times New Roman"/>
                <w:sz w:val="20"/>
              </w:rPr>
              <w:t xml:space="preserve">may try to </w:t>
            </w:r>
            <w:proofErr w:type="gramStart"/>
            <w:r w:rsidRPr="00BE068B">
              <w:rPr>
                <w:rFonts w:ascii="Gill Sans MT" w:hAnsi="Gill Sans MT" w:cs="Times New Roman"/>
                <w:sz w:val="20"/>
              </w:rPr>
              <w:t>cross-over</w:t>
            </w:r>
            <w:proofErr w:type="gramEnd"/>
            <w:r w:rsidRPr="00BE068B">
              <w:rPr>
                <w:rFonts w:ascii="Gill Sans MT" w:hAnsi="Gill Sans MT" w:cs="Times New Roman"/>
                <w:sz w:val="20"/>
              </w:rPr>
              <w:t xml:space="preserve"> your boundaries </w:t>
            </w:r>
            <w:commentRangeEnd w:id="300"/>
            <w:r w:rsidR="00222712" w:rsidRPr="00BE068B">
              <w:rPr>
                <w:rStyle w:val="CommentReference"/>
                <w:rFonts w:ascii="Gill Sans MT" w:eastAsiaTheme="minorHAnsi" w:hAnsi="Gill Sans MT"/>
              </w:rPr>
              <w:commentReference w:id="300"/>
            </w:r>
            <w:r w:rsidRPr="00BE068B">
              <w:rPr>
                <w:rFonts w:ascii="Gill Sans MT" w:hAnsi="Gill Sans MT" w:cs="Times New Roman"/>
                <w:sz w:val="20"/>
              </w:rPr>
              <w:t>(step on your side) and take or use some of this field?</w:t>
            </w:r>
          </w:p>
          <w:p w14:paraId="4D6BA4F1" w14:textId="77777777" w:rsidR="00C67ECD" w:rsidRPr="00BE068B" w:rsidRDefault="00C67ECD" w:rsidP="00C67ECD">
            <w:pPr>
              <w:contextualSpacing/>
              <w:rPr>
                <w:rFonts w:ascii="Gill Sans MT" w:hAnsi="Gill Sans MT" w:cs="Times New Roman"/>
                <w:sz w:val="20"/>
              </w:rPr>
            </w:pPr>
          </w:p>
          <w:p w14:paraId="6D71E873" w14:textId="1C5C617F" w:rsidR="007045FC" w:rsidRPr="00BE068B" w:rsidRDefault="007045FC" w:rsidP="00C67ECD">
            <w:pPr>
              <w:contextualSpacing/>
              <w:rPr>
                <w:rFonts w:ascii="Gill Sans MT" w:hAnsi="Gill Sans MT" w:cs="Times New Roman"/>
                <w:i/>
                <w:sz w:val="20"/>
              </w:rPr>
            </w:pPr>
            <w:r w:rsidRPr="00BE068B">
              <w:rPr>
                <w:rFonts w:ascii="Gill Sans MT" w:hAnsi="Gill Sans MT" w:cs="Times New Roman"/>
                <w:i/>
                <w:sz w:val="20"/>
              </w:rPr>
              <w:t>(See Code 112 Below)</w:t>
            </w:r>
          </w:p>
        </w:tc>
        <w:tc>
          <w:tcPr>
            <w:tcW w:w="1170" w:type="dxa"/>
          </w:tcPr>
          <w:p w14:paraId="3C3AFA74" w14:textId="27121224"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In the next 5 years, how likely do you think it is that elites/big people may take this field without your permission/ agreement?</w:t>
            </w:r>
          </w:p>
          <w:p w14:paraId="35A39AFA" w14:textId="77777777" w:rsidR="00C67ECD" w:rsidRPr="00BE068B" w:rsidRDefault="00C67ECD" w:rsidP="00C67ECD">
            <w:pPr>
              <w:contextualSpacing/>
              <w:rPr>
                <w:rFonts w:ascii="Gill Sans MT" w:hAnsi="Gill Sans MT" w:cs="Times New Roman"/>
                <w:sz w:val="20"/>
              </w:rPr>
            </w:pPr>
          </w:p>
          <w:p w14:paraId="04E6D112" w14:textId="3F50DDDE" w:rsidR="007045FC" w:rsidRPr="00BE068B" w:rsidRDefault="007045FC" w:rsidP="00C67ECD">
            <w:pPr>
              <w:contextualSpacing/>
              <w:rPr>
                <w:rFonts w:ascii="Gill Sans MT" w:hAnsi="Gill Sans MT" w:cs="Times New Roman"/>
                <w:i/>
                <w:sz w:val="20"/>
              </w:rPr>
            </w:pPr>
            <w:r w:rsidRPr="00BE068B">
              <w:rPr>
                <w:rFonts w:ascii="Gill Sans MT" w:hAnsi="Gill Sans MT" w:cs="Times New Roman"/>
                <w:i/>
                <w:sz w:val="20"/>
              </w:rPr>
              <w:t>(</w:t>
            </w:r>
            <w:proofErr w:type="gramStart"/>
            <w:r w:rsidRPr="00BE068B">
              <w:rPr>
                <w:rFonts w:ascii="Gill Sans MT" w:hAnsi="Gill Sans MT" w:cs="Times New Roman"/>
                <w:i/>
                <w:sz w:val="20"/>
              </w:rPr>
              <w:t>See  Code</w:t>
            </w:r>
            <w:proofErr w:type="gramEnd"/>
            <w:r w:rsidRPr="00BE068B">
              <w:rPr>
                <w:rFonts w:ascii="Gill Sans MT" w:hAnsi="Gill Sans MT" w:cs="Times New Roman"/>
                <w:i/>
                <w:sz w:val="20"/>
              </w:rPr>
              <w:t xml:space="preserve">  112 Below)</w:t>
            </w:r>
          </w:p>
        </w:tc>
        <w:tc>
          <w:tcPr>
            <w:tcW w:w="1350" w:type="dxa"/>
          </w:tcPr>
          <w:p w14:paraId="587AA4BB" w14:textId="169BC6C6"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In the next 5 years, how likely do you think it is that people from a neighboring community with encroach/cross-over to use this field?</w:t>
            </w:r>
          </w:p>
          <w:p w14:paraId="607D3219" w14:textId="77777777" w:rsidR="00C67ECD" w:rsidRPr="00BE068B" w:rsidRDefault="00C67ECD" w:rsidP="00C67ECD">
            <w:pPr>
              <w:contextualSpacing/>
              <w:rPr>
                <w:rFonts w:ascii="Gill Sans MT" w:hAnsi="Gill Sans MT" w:cs="Times New Roman"/>
                <w:sz w:val="20"/>
              </w:rPr>
            </w:pPr>
          </w:p>
          <w:p w14:paraId="21039139" w14:textId="71254EE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w:t>
            </w:r>
            <w:r w:rsidRPr="00BE068B">
              <w:rPr>
                <w:rFonts w:ascii="Gill Sans MT" w:hAnsi="Gill Sans MT" w:cs="Times New Roman"/>
                <w:i/>
                <w:sz w:val="20"/>
              </w:rPr>
              <w:t>See Code 112 Below)</w:t>
            </w:r>
            <w:r w:rsidRPr="00BE068B">
              <w:rPr>
                <w:rStyle w:val="CommentReference"/>
                <w:rFonts w:ascii="Gill Sans MT" w:eastAsiaTheme="minorHAnsi" w:hAnsi="Gill Sans MT"/>
                <w:i/>
              </w:rPr>
              <w:commentReference w:id="301"/>
            </w:r>
          </w:p>
        </w:tc>
      </w:tr>
      <w:tr w:rsidR="007045FC" w:rsidRPr="00BE068B" w14:paraId="7029946D" w14:textId="20E7003D" w:rsidTr="00C67ECD">
        <w:trPr>
          <w:trHeight w:val="20"/>
        </w:trPr>
        <w:tc>
          <w:tcPr>
            <w:tcW w:w="694" w:type="dxa"/>
          </w:tcPr>
          <w:p w14:paraId="73769181" w14:textId="501EFD1B"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1101" w:type="dxa"/>
          </w:tcPr>
          <w:p w14:paraId="26B8E5BF" w14:textId="77777777" w:rsidR="007045FC" w:rsidRPr="00BE068B" w:rsidRDefault="007045FC" w:rsidP="00F7697D">
            <w:pPr>
              <w:kinsoku w:val="0"/>
              <w:overflowPunct w:val="0"/>
              <w:autoSpaceDE w:val="0"/>
              <w:autoSpaceDN w:val="0"/>
              <w:adjustRightInd w:val="0"/>
              <w:ind w:right="54"/>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f</w:t>
            </w:r>
            <w:proofErr w:type="gramEnd"/>
            <w:r w:rsidRPr="00BE068B">
              <w:rPr>
                <w:rFonts w:ascii="Gill Sans MT" w:hAnsi="Gill Sans MT" w:cs="Times New Roman"/>
                <w:b/>
                <w:bCs/>
                <w:spacing w:val="1"/>
                <w:w w:val="105"/>
                <w:sz w:val="18"/>
                <w:szCs w:val="18"/>
              </w:rPr>
              <w:t>_nickname</w:t>
            </w:r>
            <w:proofErr w:type="spellEnd"/>
          </w:p>
        </w:tc>
        <w:tc>
          <w:tcPr>
            <w:tcW w:w="1594" w:type="dxa"/>
          </w:tcPr>
          <w:p w14:paraId="1E5288CF" w14:textId="77777777"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tenurestatus</w:t>
            </w:r>
            <w:proofErr w:type="spellEnd"/>
            <w:proofErr w:type="gramEnd"/>
          </w:p>
        </w:tc>
        <w:tc>
          <w:tcPr>
            <w:tcW w:w="1594" w:type="dxa"/>
          </w:tcPr>
          <w:p w14:paraId="5F573E6B" w14:textId="77777777"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paperdoc</w:t>
            </w:r>
            <w:proofErr w:type="spellEnd"/>
            <w:proofErr w:type="gramEnd"/>
          </w:p>
        </w:tc>
        <w:tc>
          <w:tcPr>
            <w:tcW w:w="1047" w:type="dxa"/>
          </w:tcPr>
          <w:p w14:paraId="31028B2E" w14:textId="77777777"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gramStart"/>
            <w:r w:rsidRPr="00BE068B">
              <w:rPr>
                <w:rFonts w:ascii="Gill Sans MT" w:hAnsi="Gill Sans MT" w:cs="Times New Roman"/>
                <w:b/>
                <w:bCs/>
                <w:spacing w:val="1"/>
                <w:w w:val="105"/>
                <w:sz w:val="18"/>
                <w:szCs w:val="18"/>
              </w:rPr>
              <w:t>document</w:t>
            </w:r>
            <w:proofErr w:type="gramEnd"/>
          </w:p>
        </w:tc>
        <w:tc>
          <w:tcPr>
            <w:tcW w:w="1080" w:type="dxa"/>
          </w:tcPr>
          <w:p w14:paraId="49A2244D" w14:textId="77777777"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docsign</w:t>
            </w:r>
            <w:proofErr w:type="spellEnd"/>
            <w:proofErr w:type="gramEnd"/>
          </w:p>
        </w:tc>
        <w:tc>
          <w:tcPr>
            <w:tcW w:w="1530" w:type="dxa"/>
          </w:tcPr>
          <w:p w14:paraId="6C57677A" w14:textId="77777777"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decument</w:t>
            </w:r>
            <w:proofErr w:type="gramEnd"/>
            <w:r w:rsidRPr="00BE068B">
              <w:rPr>
                <w:rFonts w:ascii="Gill Sans MT" w:hAnsi="Gill Sans MT" w:cs="Times New Roman"/>
                <w:b/>
                <w:bCs/>
                <w:spacing w:val="1"/>
                <w:w w:val="105"/>
                <w:sz w:val="18"/>
                <w:szCs w:val="18"/>
              </w:rPr>
              <w:t>_mem</w:t>
            </w:r>
            <w:proofErr w:type="spellEnd"/>
          </w:p>
        </w:tc>
        <w:tc>
          <w:tcPr>
            <w:tcW w:w="1530" w:type="dxa"/>
          </w:tcPr>
          <w:p w14:paraId="5E6752FA" w14:textId="0AD9FD88"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villhh</w:t>
            </w:r>
            <w:proofErr w:type="gramEnd"/>
            <w:r w:rsidRPr="00BE068B">
              <w:rPr>
                <w:rFonts w:ascii="Gill Sans MT" w:hAnsi="Gill Sans MT" w:cs="Times New Roman"/>
                <w:b/>
                <w:bCs/>
                <w:spacing w:val="1"/>
                <w:w w:val="105"/>
                <w:sz w:val="18"/>
                <w:szCs w:val="18"/>
              </w:rPr>
              <w:t>_encroach</w:t>
            </w:r>
            <w:proofErr w:type="spellEnd"/>
          </w:p>
        </w:tc>
        <w:tc>
          <w:tcPr>
            <w:tcW w:w="1170" w:type="dxa"/>
          </w:tcPr>
          <w:p w14:paraId="743BF76E" w14:textId="4B3464CB"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elite</w:t>
            </w:r>
            <w:proofErr w:type="gramEnd"/>
            <w:r w:rsidRPr="00BE068B">
              <w:rPr>
                <w:rFonts w:ascii="Gill Sans MT" w:hAnsi="Gill Sans MT" w:cs="Times New Roman"/>
                <w:b/>
                <w:bCs/>
                <w:spacing w:val="1"/>
                <w:w w:val="105"/>
                <w:sz w:val="18"/>
                <w:szCs w:val="18"/>
              </w:rPr>
              <w:t>_encroach</w:t>
            </w:r>
            <w:proofErr w:type="spellEnd"/>
          </w:p>
        </w:tc>
        <w:tc>
          <w:tcPr>
            <w:tcW w:w="1350" w:type="dxa"/>
          </w:tcPr>
          <w:p w14:paraId="5900F767" w14:textId="4944C93B"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neighvill</w:t>
            </w:r>
            <w:proofErr w:type="gramEnd"/>
            <w:r w:rsidRPr="00BE068B">
              <w:rPr>
                <w:rFonts w:ascii="Gill Sans MT" w:hAnsi="Gill Sans MT" w:cs="Times New Roman"/>
                <w:b/>
                <w:bCs/>
                <w:spacing w:val="1"/>
                <w:w w:val="105"/>
                <w:sz w:val="18"/>
                <w:szCs w:val="18"/>
              </w:rPr>
              <w:t>_encroach</w:t>
            </w:r>
            <w:proofErr w:type="spellEnd"/>
          </w:p>
        </w:tc>
      </w:tr>
      <w:tr w:rsidR="007045FC" w:rsidRPr="00BE068B" w14:paraId="01C90AD2" w14:textId="1520230E" w:rsidTr="00C67ECD">
        <w:trPr>
          <w:trHeight w:val="20"/>
        </w:trPr>
        <w:tc>
          <w:tcPr>
            <w:tcW w:w="694" w:type="dxa"/>
          </w:tcPr>
          <w:p w14:paraId="06300307"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1</w:t>
            </w:r>
          </w:p>
        </w:tc>
        <w:tc>
          <w:tcPr>
            <w:tcW w:w="1101" w:type="dxa"/>
          </w:tcPr>
          <w:p w14:paraId="7AF0C688" w14:textId="77777777" w:rsidR="007045FC" w:rsidRPr="00BE068B" w:rsidRDefault="007045FC" w:rsidP="00F7697D">
            <w:pPr>
              <w:contextualSpacing/>
              <w:jc w:val="center"/>
              <w:rPr>
                <w:rFonts w:ascii="Gill Sans MT" w:hAnsi="Gill Sans MT"/>
                <w:sz w:val="20"/>
              </w:rPr>
            </w:pPr>
          </w:p>
        </w:tc>
        <w:tc>
          <w:tcPr>
            <w:tcW w:w="1594" w:type="dxa"/>
          </w:tcPr>
          <w:p w14:paraId="01FD48F2" w14:textId="77777777" w:rsidR="007045FC" w:rsidRPr="00BE068B" w:rsidRDefault="007045FC" w:rsidP="00F7697D">
            <w:pPr>
              <w:contextualSpacing/>
              <w:jc w:val="center"/>
              <w:rPr>
                <w:rFonts w:ascii="Gill Sans MT" w:hAnsi="Gill Sans MT"/>
                <w:sz w:val="20"/>
              </w:rPr>
            </w:pPr>
          </w:p>
        </w:tc>
        <w:tc>
          <w:tcPr>
            <w:tcW w:w="1594" w:type="dxa"/>
          </w:tcPr>
          <w:p w14:paraId="6CE41100" w14:textId="77777777" w:rsidR="007045FC" w:rsidRPr="00BE068B" w:rsidRDefault="007045FC" w:rsidP="00F7697D">
            <w:pPr>
              <w:contextualSpacing/>
              <w:jc w:val="center"/>
              <w:rPr>
                <w:rFonts w:ascii="Gill Sans MT" w:hAnsi="Gill Sans MT"/>
                <w:sz w:val="20"/>
              </w:rPr>
            </w:pPr>
          </w:p>
        </w:tc>
        <w:tc>
          <w:tcPr>
            <w:tcW w:w="1047" w:type="dxa"/>
          </w:tcPr>
          <w:p w14:paraId="046D29D6" w14:textId="77777777" w:rsidR="007045FC" w:rsidRPr="00BE068B" w:rsidRDefault="007045FC" w:rsidP="00F7697D">
            <w:pPr>
              <w:contextualSpacing/>
              <w:jc w:val="center"/>
              <w:rPr>
                <w:rFonts w:ascii="Gill Sans MT" w:hAnsi="Gill Sans MT"/>
                <w:sz w:val="20"/>
              </w:rPr>
            </w:pPr>
          </w:p>
        </w:tc>
        <w:tc>
          <w:tcPr>
            <w:tcW w:w="1080" w:type="dxa"/>
          </w:tcPr>
          <w:p w14:paraId="6AEAB275" w14:textId="77777777" w:rsidR="007045FC" w:rsidRPr="00BE068B" w:rsidRDefault="007045FC" w:rsidP="00F7697D">
            <w:pPr>
              <w:contextualSpacing/>
              <w:jc w:val="center"/>
              <w:rPr>
                <w:rFonts w:ascii="Gill Sans MT" w:hAnsi="Gill Sans MT"/>
                <w:sz w:val="20"/>
              </w:rPr>
            </w:pPr>
          </w:p>
        </w:tc>
        <w:tc>
          <w:tcPr>
            <w:tcW w:w="1530" w:type="dxa"/>
          </w:tcPr>
          <w:p w14:paraId="48CD29CA" w14:textId="77777777" w:rsidR="007045FC" w:rsidRPr="00BE068B" w:rsidRDefault="007045FC" w:rsidP="00F7697D">
            <w:pPr>
              <w:contextualSpacing/>
              <w:jc w:val="center"/>
              <w:rPr>
                <w:rFonts w:ascii="Gill Sans MT" w:hAnsi="Gill Sans MT"/>
                <w:sz w:val="20"/>
              </w:rPr>
            </w:pPr>
          </w:p>
        </w:tc>
        <w:tc>
          <w:tcPr>
            <w:tcW w:w="1530" w:type="dxa"/>
          </w:tcPr>
          <w:p w14:paraId="0B551BC8" w14:textId="77777777" w:rsidR="007045FC" w:rsidRPr="00BE068B" w:rsidRDefault="007045FC" w:rsidP="00F7697D">
            <w:pPr>
              <w:contextualSpacing/>
              <w:jc w:val="center"/>
              <w:rPr>
                <w:rFonts w:ascii="Gill Sans MT" w:hAnsi="Gill Sans MT"/>
                <w:sz w:val="20"/>
              </w:rPr>
            </w:pPr>
          </w:p>
        </w:tc>
        <w:tc>
          <w:tcPr>
            <w:tcW w:w="1170" w:type="dxa"/>
          </w:tcPr>
          <w:p w14:paraId="27369148" w14:textId="77777777" w:rsidR="007045FC" w:rsidRPr="00BE068B" w:rsidRDefault="007045FC" w:rsidP="00F7697D">
            <w:pPr>
              <w:contextualSpacing/>
              <w:jc w:val="center"/>
              <w:rPr>
                <w:rFonts w:ascii="Gill Sans MT" w:hAnsi="Gill Sans MT"/>
                <w:sz w:val="20"/>
              </w:rPr>
            </w:pPr>
          </w:p>
        </w:tc>
        <w:tc>
          <w:tcPr>
            <w:tcW w:w="1350" w:type="dxa"/>
          </w:tcPr>
          <w:p w14:paraId="0CED9480" w14:textId="77777777" w:rsidR="007045FC" w:rsidRPr="00BE068B" w:rsidRDefault="007045FC" w:rsidP="00F7697D">
            <w:pPr>
              <w:contextualSpacing/>
              <w:jc w:val="center"/>
              <w:rPr>
                <w:rFonts w:ascii="Gill Sans MT" w:hAnsi="Gill Sans MT"/>
                <w:sz w:val="20"/>
              </w:rPr>
            </w:pPr>
          </w:p>
        </w:tc>
      </w:tr>
      <w:tr w:rsidR="007045FC" w:rsidRPr="00BE068B" w14:paraId="3A68BEC2" w14:textId="11669FC3" w:rsidTr="00C67ECD">
        <w:trPr>
          <w:trHeight w:val="20"/>
        </w:trPr>
        <w:tc>
          <w:tcPr>
            <w:tcW w:w="694" w:type="dxa"/>
          </w:tcPr>
          <w:p w14:paraId="18B0C500"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2</w:t>
            </w:r>
          </w:p>
        </w:tc>
        <w:tc>
          <w:tcPr>
            <w:tcW w:w="1101" w:type="dxa"/>
          </w:tcPr>
          <w:p w14:paraId="50825902" w14:textId="77777777" w:rsidR="007045FC" w:rsidRPr="00BE068B" w:rsidRDefault="007045FC" w:rsidP="00F7697D">
            <w:pPr>
              <w:contextualSpacing/>
              <w:jc w:val="center"/>
              <w:rPr>
                <w:rFonts w:ascii="Gill Sans MT" w:hAnsi="Gill Sans MT"/>
                <w:sz w:val="20"/>
              </w:rPr>
            </w:pPr>
          </w:p>
        </w:tc>
        <w:tc>
          <w:tcPr>
            <w:tcW w:w="1594" w:type="dxa"/>
          </w:tcPr>
          <w:p w14:paraId="339D8190" w14:textId="77777777" w:rsidR="007045FC" w:rsidRPr="00BE068B" w:rsidRDefault="007045FC" w:rsidP="00F7697D">
            <w:pPr>
              <w:contextualSpacing/>
              <w:jc w:val="center"/>
              <w:rPr>
                <w:rFonts w:ascii="Gill Sans MT" w:hAnsi="Gill Sans MT"/>
                <w:sz w:val="20"/>
              </w:rPr>
            </w:pPr>
          </w:p>
        </w:tc>
        <w:tc>
          <w:tcPr>
            <w:tcW w:w="1594" w:type="dxa"/>
          </w:tcPr>
          <w:p w14:paraId="3C803101" w14:textId="77777777" w:rsidR="007045FC" w:rsidRPr="00BE068B" w:rsidRDefault="007045FC" w:rsidP="00F7697D">
            <w:pPr>
              <w:contextualSpacing/>
              <w:jc w:val="center"/>
              <w:rPr>
                <w:rFonts w:ascii="Gill Sans MT" w:hAnsi="Gill Sans MT"/>
                <w:sz w:val="20"/>
              </w:rPr>
            </w:pPr>
          </w:p>
        </w:tc>
        <w:tc>
          <w:tcPr>
            <w:tcW w:w="1047" w:type="dxa"/>
          </w:tcPr>
          <w:p w14:paraId="1CE4B5FA" w14:textId="77777777" w:rsidR="007045FC" w:rsidRPr="00BE068B" w:rsidRDefault="007045FC" w:rsidP="00F7697D">
            <w:pPr>
              <w:contextualSpacing/>
              <w:jc w:val="center"/>
              <w:rPr>
                <w:rFonts w:ascii="Gill Sans MT" w:hAnsi="Gill Sans MT"/>
                <w:sz w:val="20"/>
              </w:rPr>
            </w:pPr>
          </w:p>
        </w:tc>
        <w:tc>
          <w:tcPr>
            <w:tcW w:w="1080" w:type="dxa"/>
          </w:tcPr>
          <w:p w14:paraId="0D25FDA8" w14:textId="77777777" w:rsidR="007045FC" w:rsidRPr="00BE068B" w:rsidRDefault="007045FC" w:rsidP="00F7697D">
            <w:pPr>
              <w:contextualSpacing/>
              <w:jc w:val="center"/>
              <w:rPr>
                <w:rFonts w:ascii="Gill Sans MT" w:hAnsi="Gill Sans MT"/>
                <w:sz w:val="20"/>
              </w:rPr>
            </w:pPr>
          </w:p>
        </w:tc>
        <w:tc>
          <w:tcPr>
            <w:tcW w:w="1530" w:type="dxa"/>
          </w:tcPr>
          <w:p w14:paraId="0580D49A" w14:textId="77777777" w:rsidR="007045FC" w:rsidRPr="00BE068B" w:rsidRDefault="007045FC" w:rsidP="00F7697D">
            <w:pPr>
              <w:contextualSpacing/>
              <w:jc w:val="center"/>
              <w:rPr>
                <w:rFonts w:ascii="Gill Sans MT" w:hAnsi="Gill Sans MT"/>
                <w:sz w:val="20"/>
              </w:rPr>
            </w:pPr>
          </w:p>
        </w:tc>
        <w:tc>
          <w:tcPr>
            <w:tcW w:w="1530" w:type="dxa"/>
          </w:tcPr>
          <w:p w14:paraId="30B5E3B0" w14:textId="77777777" w:rsidR="007045FC" w:rsidRPr="00BE068B" w:rsidRDefault="007045FC" w:rsidP="00F7697D">
            <w:pPr>
              <w:contextualSpacing/>
              <w:jc w:val="center"/>
              <w:rPr>
                <w:rFonts w:ascii="Gill Sans MT" w:hAnsi="Gill Sans MT"/>
                <w:sz w:val="20"/>
              </w:rPr>
            </w:pPr>
          </w:p>
        </w:tc>
        <w:tc>
          <w:tcPr>
            <w:tcW w:w="1170" w:type="dxa"/>
          </w:tcPr>
          <w:p w14:paraId="347BD3DB" w14:textId="77777777" w:rsidR="007045FC" w:rsidRPr="00BE068B" w:rsidRDefault="007045FC" w:rsidP="00F7697D">
            <w:pPr>
              <w:contextualSpacing/>
              <w:jc w:val="center"/>
              <w:rPr>
                <w:rFonts w:ascii="Gill Sans MT" w:hAnsi="Gill Sans MT"/>
                <w:sz w:val="20"/>
              </w:rPr>
            </w:pPr>
          </w:p>
        </w:tc>
        <w:tc>
          <w:tcPr>
            <w:tcW w:w="1350" w:type="dxa"/>
          </w:tcPr>
          <w:p w14:paraId="290BA43A" w14:textId="77777777" w:rsidR="007045FC" w:rsidRPr="00BE068B" w:rsidRDefault="007045FC" w:rsidP="00F7697D">
            <w:pPr>
              <w:contextualSpacing/>
              <w:jc w:val="center"/>
              <w:rPr>
                <w:rFonts w:ascii="Gill Sans MT" w:hAnsi="Gill Sans MT"/>
                <w:sz w:val="20"/>
              </w:rPr>
            </w:pPr>
          </w:p>
        </w:tc>
      </w:tr>
      <w:tr w:rsidR="007045FC" w:rsidRPr="00BE068B" w14:paraId="4CCE1F83" w14:textId="3EA81B3D" w:rsidTr="00C67ECD">
        <w:trPr>
          <w:trHeight w:val="20"/>
        </w:trPr>
        <w:tc>
          <w:tcPr>
            <w:tcW w:w="694" w:type="dxa"/>
          </w:tcPr>
          <w:p w14:paraId="5F6AF5C3"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3</w:t>
            </w:r>
          </w:p>
        </w:tc>
        <w:tc>
          <w:tcPr>
            <w:tcW w:w="1101" w:type="dxa"/>
          </w:tcPr>
          <w:p w14:paraId="25631927" w14:textId="77777777" w:rsidR="007045FC" w:rsidRPr="00BE068B" w:rsidRDefault="007045FC" w:rsidP="00F7697D">
            <w:pPr>
              <w:contextualSpacing/>
              <w:jc w:val="center"/>
              <w:rPr>
                <w:rFonts w:ascii="Gill Sans MT" w:hAnsi="Gill Sans MT"/>
                <w:sz w:val="20"/>
              </w:rPr>
            </w:pPr>
          </w:p>
        </w:tc>
        <w:tc>
          <w:tcPr>
            <w:tcW w:w="1594" w:type="dxa"/>
          </w:tcPr>
          <w:p w14:paraId="65C8A271" w14:textId="77777777" w:rsidR="007045FC" w:rsidRPr="00BE068B" w:rsidRDefault="007045FC" w:rsidP="00F7697D">
            <w:pPr>
              <w:contextualSpacing/>
              <w:jc w:val="center"/>
              <w:rPr>
                <w:rFonts w:ascii="Gill Sans MT" w:hAnsi="Gill Sans MT"/>
                <w:sz w:val="20"/>
              </w:rPr>
            </w:pPr>
          </w:p>
        </w:tc>
        <w:tc>
          <w:tcPr>
            <w:tcW w:w="1594" w:type="dxa"/>
          </w:tcPr>
          <w:p w14:paraId="5D0CA882" w14:textId="77777777" w:rsidR="007045FC" w:rsidRPr="00BE068B" w:rsidRDefault="007045FC" w:rsidP="00F7697D">
            <w:pPr>
              <w:contextualSpacing/>
              <w:jc w:val="center"/>
              <w:rPr>
                <w:rFonts w:ascii="Gill Sans MT" w:hAnsi="Gill Sans MT"/>
                <w:sz w:val="20"/>
              </w:rPr>
            </w:pPr>
          </w:p>
        </w:tc>
        <w:tc>
          <w:tcPr>
            <w:tcW w:w="1047" w:type="dxa"/>
          </w:tcPr>
          <w:p w14:paraId="49A96CCD" w14:textId="77777777" w:rsidR="007045FC" w:rsidRPr="00BE068B" w:rsidRDefault="007045FC" w:rsidP="00F7697D">
            <w:pPr>
              <w:contextualSpacing/>
              <w:jc w:val="center"/>
              <w:rPr>
                <w:rFonts w:ascii="Gill Sans MT" w:hAnsi="Gill Sans MT"/>
                <w:sz w:val="20"/>
              </w:rPr>
            </w:pPr>
          </w:p>
        </w:tc>
        <w:tc>
          <w:tcPr>
            <w:tcW w:w="1080" w:type="dxa"/>
          </w:tcPr>
          <w:p w14:paraId="03BFCBB1" w14:textId="77777777" w:rsidR="007045FC" w:rsidRPr="00BE068B" w:rsidRDefault="007045FC" w:rsidP="00F7697D">
            <w:pPr>
              <w:contextualSpacing/>
              <w:jc w:val="center"/>
              <w:rPr>
                <w:rFonts w:ascii="Gill Sans MT" w:hAnsi="Gill Sans MT"/>
                <w:sz w:val="20"/>
              </w:rPr>
            </w:pPr>
          </w:p>
        </w:tc>
        <w:tc>
          <w:tcPr>
            <w:tcW w:w="1530" w:type="dxa"/>
          </w:tcPr>
          <w:p w14:paraId="6FF60942" w14:textId="77777777" w:rsidR="007045FC" w:rsidRPr="00BE068B" w:rsidRDefault="007045FC" w:rsidP="00F7697D">
            <w:pPr>
              <w:contextualSpacing/>
              <w:jc w:val="center"/>
              <w:rPr>
                <w:rFonts w:ascii="Gill Sans MT" w:hAnsi="Gill Sans MT"/>
                <w:sz w:val="20"/>
              </w:rPr>
            </w:pPr>
          </w:p>
        </w:tc>
        <w:tc>
          <w:tcPr>
            <w:tcW w:w="1530" w:type="dxa"/>
          </w:tcPr>
          <w:p w14:paraId="2B0AE4B9" w14:textId="77777777" w:rsidR="007045FC" w:rsidRPr="00BE068B" w:rsidRDefault="007045FC" w:rsidP="00F7697D">
            <w:pPr>
              <w:contextualSpacing/>
              <w:jc w:val="center"/>
              <w:rPr>
                <w:rFonts w:ascii="Gill Sans MT" w:hAnsi="Gill Sans MT"/>
                <w:sz w:val="20"/>
              </w:rPr>
            </w:pPr>
          </w:p>
        </w:tc>
        <w:tc>
          <w:tcPr>
            <w:tcW w:w="1170" w:type="dxa"/>
          </w:tcPr>
          <w:p w14:paraId="4E572D43" w14:textId="77777777" w:rsidR="007045FC" w:rsidRPr="00BE068B" w:rsidRDefault="007045FC" w:rsidP="00F7697D">
            <w:pPr>
              <w:contextualSpacing/>
              <w:jc w:val="center"/>
              <w:rPr>
                <w:rFonts w:ascii="Gill Sans MT" w:hAnsi="Gill Sans MT"/>
                <w:sz w:val="20"/>
              </w:rPr>
            </w:pPr>
          </w:p>
        </w:tc>
        <w:tc>
          <w:tcPr>
            <w:tcW w:w="1350" w:type="dxa"/>
          </w:tcPr>
          <w:p w14:paraId="5229C8A7" w14:textId="77777777" w:rsidR="007045FC" w:rsidRPr="00BE068B" w:rsidRDefault="007045FC" w:rsidP="00F7697D">
            <w:pPr>
              <w:contextualSpacing/>
              <w:jc w:val="center"/>
              <w:rPr>
                <w:rFonts w:ascii="Gill Sans MT" w:hAnsi="Gill Sans MT"/>
                <w:sz w:val="20"/>
              </w:rPr>
            </w:pPr>
          </w:p>
        </w:tc>
      </w:tr>
      <w:tr w:rsidR="007045FC" w:rsidRPr="00BE068B" w14:paraId="60BF0847" w14:textId="2803922D" w:rsidTr="00C67ECD">
        <w:trPr>
          <w:trHeight w:val="20"/>
        </w:trPr>
        <w:tc>
          <w:tcPr>
            <w:tcW w:w="694" w:type="dxa"/>
          </w:tcPr>
          <w:p w14:paraId="1A9BCC38"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4</w:t>
            </w:r>
          </w:p>
        </w:tc>
        <w:tc>
          <w:tcPr>
            <w:tcW w:w="1101" w:type="dxa"/>
          </w:tcPr>
          <w:p w14:paraId="65F63BD6" w14:textId="77777777" w:rsidR="007045FC" w:rsidRPr="00BE068B" w:rsidRDefault="007045FC" w:rsidP="00F7697D">
            <w:pPr>
              <w:contextualSpacing/>
              <w:jc w:val="center"/>
              <w:rPr>
                <w:rFonts w:ascii="Gill Sans MT" w:hAnsi="Gill Sans MT"/>
                <w:sz w:val="20"/>
              </w:rPr>
            </w:pPr>
          </w:p>
        </w:tc>
        <w:tc>
          <w:tcPr>
            <w:tcW w:w="1594" w:type="dxa"/>
          </w:tcPr>
          <w:p w14:paraId="32626320" w14:textId="77777777" w:rsidR="007045FC" w:rsidRPr="00BE068B" w:rsidRDefault="007045FC" w:rsidP="00F7697D">
            <w:pPr>
              <w:contextualSpacing/>
              <w:jc w:val="center"/>
              <w:rPr>
                <w:rFonts w:ascii="Gill Sans MT" w:hAnsi="Gill Sans MT"/>
                <w:sz w:val="20"/>
              </w:rPr>
            </w:pPr>
          </w:p>
        </w:tc>
        <w:tc>
          <w:tcPr>
            <w:tcW w:w="1594" w:type="dxa"/>
          </w:tcPr>
          <w:p w14:paraId="03818910" w14:textId="77777777" w:rsidR="007045FC" w:rsidRPr="00BE068B" w:rsidRDefault="007045FC" w:rsidP="00F7697D">
            <w:pPr>
              <w:contextualSpacing/>
              <w:jc w:val="center"/>
              <w:rPr>
                <w:rFonts w:ascii="Gill Sans MT" w:hAnsi="Gill Sans MT"/>
                <w:sz w:val="20"/>
              </w:rPr>
            </w:pPr>
          </w:p>
        </w:tc>
        <w:tc>
          <w:tcPr>
            <w:tcW w:w="1047" w:type="dxa"/>
          </w:tcPr>
          <w:p w14:paraId="1B73D466" w14:textId="77777777" w:rsidR="007045FC" w:rsidRPr="00BE068B" w:rsidRDefault="007045FC" w:rsidP="00F7697D">
            <w:pPr>
              <w:contextualSpacing/>
              <w:jc w:val="center"/>
              <w:rPr>
                <w:rFonts w:ascii="Gill Sans MT" w:hAnsi="Gill Sans MT"/>
                <w:sz w:val="20"/>
              </w:rPr>
            </w:pPr>
          </w:p>
        </w:tc>
        <w:tc>
          <w:tcPr>
            <w:tcW w:w="1080" w:type="dxa"/>
          </w:tcPr>
          <w:p w14:paraId="45A81FA0" w14:textId="77777777" w:rsidR="007045FC" w:rsidRPr="00BE068B" w:rsidRDefault="007045FC" w:rsidP="00F7697D">
            <w:pPr>
              <w:contextualSpacing/>
              <w:jc w:val="center"/>
              <w:rPr>
                <w:rFonts w:ascii="Gill Sans MT" w:hAnsi="Gill Sans MT"/>
                <w:sz w:val="20"/>
              </w:rPr>
            </w:pPr>
          </w:p>
        </w:tc>
        <w:tc>
          <w:tcPr>
            <w:tcW w:w="1530" w:type="dxa"/>
          </w:tcPr>
          <w:p w14:paraId="5DD21D68" w14:textId="77777777" w:rsidR="007045FC" w:rsidRPr="00BE068B" w:rsidRDefault="007045FC" w:rsidP="00F7697D">
            <w:pPr>
              <w:contextualSpacing/>
              <w:jc w:val="center"/>
              <w:rPr>
                <w:rFonts w:ascii="Gill Sans MT" w:hAnsi="Gill Sans MT"/>
                <w:sz w:val="20"/>
              </w:rPr>
            </w:pPr>
          </w:p>
        </w:tc>
        <w:tc>
          <w:tcPr>
            <w:tcW w:w="1530" w:type="dxa"/>
          </w:tcPr>
          <w:p w14:paraId="6D8B0B0B" w14:textId="77777777" w:rsidR="007045FC" w:rsidRPr="00BE068B" w:rsidRDefault="007045FC" w:rsidP="00F7697D">
            <w:pPr>
              <w:contextualSpacing/>
              <w:jc w:val="center"/>
              <w:rPr>
                <w:rFonts w:ascii="Gill Sans MT" w:hAnsi="Gill Sans MT"/>
                <w:sz w:val="20"/>
              </w:rPr>
            </w:pPr>
          </w:p>
        </w:tc>
        <w:tc>
          <w:tcPr>
            <w:tcW w:w="1170" w:type="dxa"/>
          </w:tcPr>
          <w:p w14:paraId="4A5ADA36" w14:textId="77777777" w:rsidR="007045FC" w:rsidRPr="00BE068B" w:rsidRDefault="007045FC" w:rsidP="00F7697D">
            <w:pPr>
              <w:contextualSpacing/>
              <w:jc w:val="center"/>
              <w:rPr>
                <w:rFonts w:ascii="Gill Sans MT" w:hAnsi="Gill Sans MT"/>
                <w:sz w:val="20"/>
              </w:rPr>
            </w:pPr>
          </w:p>
        </w:tc>
        <w:tc>
          <w:tcPr>
            <w:tcW w:w="1350" w:type="dxa"/>
          </w:tcPr>
          <w:p w14:paraId="2C0B8438" w14:textId="77777777" w:rsidR="007045FC" w:rsidRPr="00BE068B" w:rsidRDefault="007045FC" w:rsidP="00F7697D">
            <w:pPr>
              <w:contextualSpacing/>
              <w:jc w:val="center"/>
              <w:rPr>
                <w:rFonts w:ascii="Gill Sans MT" w:hAnsi="Gill Sans MT"/>
                <w:sz w:val="20"/>
              </w:rPr>
            </w:pPr>
          </w:p>
        </w:tc>
      </w:tr>
      <w:tr w:rsidR="007045FC" w:rsidRPr="00BE068B" w14:paraId="7C09E42A" w14:textId="50DC10D7" w:rsidTr="00C67ECD">
        <w:trPr>
          <w:trHeight w:val="20"/>
        </w:trPr>
        <w:tc>
          <w:tcPr>
            <w:tcW w:w="694" w:type="dxa"/>
          </w:tcPr>
          <w:p w14:paraId="1BAD8268"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5</w:t>
            </w:r>
          </w:p>
        </w:tc>
        <w:tc>
          <w:tcPr>
            <w:tcW w:w="1101" w:type="dxa"/>
          </w:tcPr>
          <w:p w14:paraId="6A7097DC" w14:textId="77777777" w:rsidR="007045FC" w:rsidRPr="00BE068B" w:rsidRDefault="007045FC" w:rsidP="00F7697D">
            <w:pPr>
              <w:contextualSpacing/>
              <w:jc w:val="center"/>
              <w:rPr>
                <w:rFonts w:ascii="Gill Sans MT" w:hAnsi="Gill Sans MT"/>
                <w:sz w:val="20"/>
              </w:rPr>
            </w:pPr>
          </w:p>
        </w:tc>
        <w:tc>
          <w:tcPr>
            <w:tcW w:w="1594" w:type="dxa"/>
          </w:tcPr>
          <w:p w14:paraId="7C7EC915" w14:textId="77777777" w:rsidR="007045FC" w:rsidRPr="00BE068B" w:rsidRDefault="007045FC" w:rsidP="00F7697D">
            <w:pPr>
              <w:contextualSpacing/>
              <w:jc w:val="center"/>
              <w:rPr>
                <w:rFonts w:ascii="Gill Sans MT" w:hAnsi="Gill Sans MT"/>
                <w:sz w:val="20"/>
              </w:rPr>
            </w:pPr>
          </w:p>
        </w:tc>
        <w:tc>
          <w:tcPr>
            <w:tcW w:w="1594" w:type="dxa"/>
          </w:tcPr>
          <w:p w14:paraId="26F515A1" w14:textId="77777777" w:rsidR="007045FC" w:rsidRPr="00BE068B" w:rsidRDefault="007045FC" w:rsidP="00F7697D">
            <w:pPr>
              <w:contextualSpacing/>
              <w:jc w:val="center"/>
              <w:rPr>
                <w:rFonts w:ascii="Gill Sans MT" w:hAnsi="Gill Sans MT"/>
                <w:sz w:val="20"/>
              </w:rPr>
            </w:pPr>
          </w:p>
        </w:tc>
        <w:tc>
          <w:tcPr>
            <w:tcW w:w="1047" w:type="dxa"/>
          </w:tcPr>
          <w:p w14:paraId="234B83A7" w14:textId="77777777" w:rsidR="007045FC" w:rsidRPr="00BE068B" w:rsidRDefault="007045FC" w:rsidP="00F7697D">
            <w:pPr>
              <w:contextualSpacing/>
              <w:jc w:val="center"/>
              <w:rPr>
                <w:rFonts w:ascii="Gill Sans MT" w:hAnsi="Gill Sans MT"/>
                <w:sz w:val="20"/>
              </w:rPr>
            </w:pPr>
          </w:p>
        </w:tc>
        <w:tc>
          <w:tcPr>
            <w:tcW w:w="1080" w:type="dxa"/>
          </w:tcPr>
          <w:p w14:paraId="2306600E" w14:textId="77777777" w:rsidR="007045FC" w:rsidRPr="00BE068B" w:rsidRDefault="007045FC" w:rsidP="00F7697D">
            <w:pPr>
              <w:contextualSpacing/>
              <w:jc w:val="center"/>
              <w:rPr>
                <w:rFonts w:ascii="Gill Sans MT" w:hAnsi="Gill Sans MT"/>
                <w:sz w:val="20"/>
              </w:rPr>
            </w:pPr>
          </w:p>
        </w:tc>
        <w:tc>
          <w:tcPr>
            <w:tcW w:w="1530" w:type="dxa"/>
          </w:tcPr>
          <w:p w14:paraId="469FD061" w14:textId="77777777" w:rsidR="007045FC" w:rsidRPr="00BE068B" w:rsidRDefault="007045FC" w:rsidP="00F7697D">
            <w:pPr>
              <w:contextualSpacing/>
              <w:jc w:val="center"/>
              <w:rPr>
                <w:rFonts w:ascii="Gill Sans MT" w:hAnsi="Gill Sans MT"/>
                <w:sz w:val="20"/>
              </w:rPr>
            </w:pPr>
          </w:p>
        </w:tc>
        <w:tc>
          <w:tcPr>
            <w:tcW w:w="1530" w:type="dxa"/>
          </w:tcPr>
          <w:p w14:paraId="75F739A7" w14:textId="77777777" w:rsidR="007045FC" w:rsidRPr="00BE068B" w:rsidRDefault="007045FC" w:rsidP="00F7697D">
            <w:pPr>
              <w:contextualSpacing/>
              <w:jc w:val="center"/>
              <w:rPr>
                <w:rFonts w:ascii="Gill Sans MT" w:hAnsi="Gill Sans MT"/>
                <w:sz w:val="20"/>
              </w:rPr>
            </w:pPr>
          </w:p>
        </w:tc>
        <w:tc>
          <w:tcPr>
            <w:tcW w:w="1170" w:type="dxa"/>
          </w:tcPr>
          <w:p w14:paraId="2600F113" w14:textId="77777777" w:rsidR="007045FC" w:rsidRPr="00BE068B" w:rsidRDefault="007045FC" w:rsidP="00F7697D">
            <w:pPr>
              <w:contextualSpacing/>
              <w:jc w:val="center"/>
              <w:rPr>
                <w:rFonts w:ascii="Gill Sans MT" w:hAnsi="Gill Sans MT"/>
                <w:sz w:val="20"/>
              </w:rPr>
            </w:pPr>
          </w:p>
        </w:tc>
        <w:tc>
          <w:tcPr>
            <w:tcW w:w="1350" w:type="dxa"/>
          </w:tcPr>
          <w:p w14:paraId="257EE04C" w14:textId="77777777" w:rsidR="007045FC" w:rsidRPr="00BE068B" w:rsidRDefault="007045FC" w:rsidP="00F7697D">
            <w:pPr>
              <w:contextualSpacing/>
              <w:jc w:val="center"/>
              <w:rPr>
                <w:rFonts w:ascii="Gill Sans MT" w:hAnsi="Gill Sans MT"/>
                <w:sz w:val="20"/>
              </w:rPr>
            </w:pPr>
          </w:p>
        </w:tc>
      </w:tr>
      <w:tr w:rsidR="007045FC" w:rsidRPr="00BE068B" w14:paraId="4E37A28A" w14:textId="0F6F956F" w:rsidTr="00C67ECD">
        <w:trPr>
          <w:trHeight w:val="20"/>
        </w:trPr>
        <w:tc>
          <w:tcPr>
            <w:tcW w:w="694" w:type="dxa"/>
          </w:tcPr>
          <w:p w14:paraId="228311AD"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6</w:t>
            </w:r>
          </w:p>
        </w:tc>
        <w:tc>
          <w:tcPr>
            <w:tcW w:w="1101" w:type="dxa"/>
          </w:tcPr>
          <w:p w14:paraId="1949DB6A" w14:textId="77777777" w:rsidR="007045FC" w:rsidRPr="00BE068B" w:rsidRDefault="007045FC" w:rsidP="00F7697D">
            <w:pPr>
              <w:contextualSpacing/>
              <w:jc w:val="center"/>
              <w:rPr>
                <w:rFonts w:ascii="Gill Sans MT" w:hAnsi="Gill Sans MT"/>
                <w:sz w:val="20"/>
              </w:rPr>
            </w:pPr>
          </w:p>
        </w:tc>
        <w:tc>
          <w:tcPr>
            <w:tcW w:w="1594" w:type="dxa"/>
          </w:tcPr>
          <w:p w14:paraId="41732283" w14:textId="77777777" w:rsidR="007045FC" w:rsidRPr="00BE068B" w:rsidRDefault="007045FC" w:rsidP="00F7697D">
            <w:pPr>
              <w:contextualSpacing/>
              <w:jc w:val="center"/>
              <w:rPr>
                <w:rFonts w:ascii="Gill Sans MT" w:hAnsi="Gill Sans MT"/>
                <w:sz w:val="20"/>
              </w:rPr>
            </w:pPr>
          </w:p>
        </w:tc>
        <w:tc>
          <w:tcPr>
            <w:tcW w:w="1594" w:type="dxa"/>
          </w:tcPr>
          <w:p w14:paraId="78FFCD7C" w14:textId="77777777" w:rsidR="007045FC" w:rsidRPr="00BE068B" w:rsidRDefault="007045FC" w:rsidP="00F7697D">
            <w:pPr>
              <w:contextualSpacing/>
              <w:jc w:val="center"/>
              <w:rPr>
                <w:rFonts w:ascii="Gill Sans MT" w:hAnsi="Gill Sans MT"/>
                <w:sz w:val="20"/>
              </w:rPr>
            </w:pPr>
          </w:p>
        </w:tc>
        <w:tc>
          <w:tcPr>
            <w:tcW w:w="1047" w:type="dxa"/>
          </w:tcPr>
          <w:p w14:paraId="087AFC58" w14:textId="77777777" w:rsidR="007045FC" w:rsidRPr="00BE068B" w:rsidRDefault="007045FC" w:rsidP="00F7697D">
            <w:pPr>
              <w:contextualSpacing/>
              <w:jc w:val="center"/>
              <w:rPr>
                <w:rFonts w:ascii="Gill Sans MT" w:hAnsi="Gill Sans MT"/>
                <w:sz w:val="20"/>
              </w:rPr>
            </w:pPr>
          </w:p>
        </w:tc>
        <w:tc>
          <w:tcPr>
            <w:tcW w:w="1080" w:type="dxa"/>
          </w:tcPr>
          <w:p w14:paraId="712F7DD4" w14:textId="77777777" w:rsidR="007045FC" w:rsidRPr="00BE068B" w:rsidRDefault="007045FC" w:rsidP="00F7697D">
            <w:pPr>
              <w:contextualSpacing/>
              <w:jc w:val="center"/>
              <w:rPr>
                <w:rFonts w:ascii="Gill Sans MT" w:hAnsi="Gill Sans MT"/>
                <w:sz w:val="20"/>
              </w:rPr>
            </w:pPr>
          </w:p>
        </w:tc>
        <w:tc>
          <w:tcPr>
            <w:tcW w:w="1530" w:type="dxa"/>
          </w:tcPr>
          <w:p w14:paraId="45FB2141" w14:textId="77777777" w:rsidR="007045FC" w:rsidRPr="00BE068B" w:rsidRDefault="007045FC" w:rsidP="00F7697D">
            <w:pPr>
              <w:contextualSpacing/>
              <w:jc w:val="center"/>
              <w:rPr>
                <w:rFonts w:ascii="Gill Sans MT" w:hAnsi="Gill Sans MT"/>
                <w:sz w:val="20"/>
              </w:rPr>
            </w:pPr>
          </w:p>
        </w:tc>
        <w:tc>
          <w:tcPr>
            <w:tcW w:w="1530" w:type="dxa"/>
          </w:tcPr>
          <w:p w14:paraId="48DF42A7" w14:textId="77777777" w:rsidR="007045FC" w:rsidRPr="00BE068B" w:rsidRDefault="007045FC" w:rsidP="00F7697D">
            <w:pPr>
              <w:contextualSpacing/>
              <w:jc w:val="center"/>
              <w:rPr>
                <w:rFonts w:ascii="Gill Sans MT" w:hAnsi="Gill Sans MT"/>
                <w:sz w:val="20"/>
              </w:rPr>
            </w:pPr>
          </w:p>
        </w:tc>
        <w:tc>
          <w:tcPr>
            <w:tcW w:w="1170" w:type="dxa"/>
          </w:tcPr>
          <w:p w14:paraId="1A861E1F" w14:textId="77777777" w:rsidR="007045FC" w:rsidRPr="00BE068B" w:rsidRDefault="007045FC" w:rsidP="00F7697D">
            <w:pPr>
              <w:contextualSpacing/>
              <w:jc w:val="center"/>
              <w:rPr>
                <w:rFonts w:ascii="Gill Sans MT" w:hAnsi="Gill Sans MT"/>
                <w:sz w:val="20"/>
              </w:rPr>
            </w:pPr>
          </w:p>
        </w:tc>
        <w:tc>
          <w:tcPr>
            <w:tcW w:w="1350" w:type="dxa"/>
          </w:tcPr>
          <w:p w14:paraId="46C48449" w14:textId="77777777" w:rsidR="007045FC" w:rsidRPr="00BE068B" w:rsidRDefault="007045FC" w:rsidP="00F7697D">
            <w:pPr>
              <w:contextualSpacing/>
              <w:jc w:val="center"/>
              <w:rPr>
                <w:rFonts w:ascii="Gill Sans MT" w:hAnsi="Gill Sans MT"/>
                <w:sz w:val="20"/>
              </w:rPr>
            </w:pPr>
          </w:p>
        </w:tc>
      </w:tr>
      <w:tr w:rsidR="007045FC" w:rsidRPr="00BE068B" w14:paraId="78E30CB6" w14:textId="7C13D0DD" w:rsidTr="00C67ECD">
        <w:trPr>
          <w:trHeight w:val="20"/>
        </w:trPr>
        <w:tc>
          <w:tcPr>
            <w:tcW w:w="694" w:type="dxa"/>
          </w:tcPr>
          <w:p w14:paraId="47635F80"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7</w:t>
            </w:r>
          </w:p>
        </w:tc>
        <w:tc>
          <w:tcPr>
            <w:tcW w:w="1101" w:type="dxa"/>
          </w:tcPr>
          <w:p w14:paraId="4A538365" w14:textId="77777777" w:rsidR="007045FC" w:rsidRPr="00BE068B" w:rsidRDefault="007045FC" w:rsidP="00F7697D">
            <w:pPr>
              <w:contextualSpacing/>
              <w:jc w:val="center"/>
              <w:rPr>
                <w:rFonts w:ascii="Gill Sans MT" w:hAnsi="Gill Sans MT"/>
                <w:sz w:val="20"/>
              </w:rPr>
            </w:pPr>
          </w:p>
        </w:tc>
        <w:tc>
          <w:tcPr>
            <w:tcW w:w="1594" w:type="dxa"/>
          </w:tcPr>
          <w:p w14:paraId="00E4A7FD" w14:textId="77777777" w:rsidR="007045FC" w:rsidRPr="00BE068B" w:rsidRDefault="007045FC" w:rsidP="00F7697D">
            <w:pPr>
              <w:contextualSpacing/>
              <w:jc w:val="center"/>
              <w:rPr>
                <w:rFonts w:ascii="Gill Sans MT" w:hAnsi="Gill Sans MT"/>
                <w:sz w:val="20"/>
              </w:rPr>
            </w:pPr>
          </w:p>
        </w:tc>
        <w:tc>
          <w:tcPr>
            <w:tcW w:w="1594" w:type="dxa"/>
          </w:tcPr>
          <w:p w14:paraId="5F0D56C5" w14:textId="77777777" w:rsidR="007045FC" w:rsidRPr="00BE068B" w:rsidRDefault="007045FC" w:rsidP="00F7697D">
            <w:pPr>
              <w:contextualSpacing/>
              <w:jc w:val="center"/>
              <w:rPr>
                <w:rFonts w:ascii="Gill Sans MT" w:hAnsi="Gill Sans MT"/>
                <w:sz w:val="20"/>
              </w:rPr>
            </w:pPr>
          </w:p>
        </w:tc>
        <w:tc>
          <w:tcPr>
            <w:tcW w:w="1047" w:type="dxa"/>
          </w:tcPr>
          <w:p w14:paraId="1DC6B6CF" w14:textId="77777777" w:rsidR="007045FC" w:rsidRPr="00BE068B" w:rsidRDefault="007045FC" w:rsidP="00F7697D">
            <w:pPr>
              <w:contextualSpacing/>
              <w:jc w:val="center"/>
              <w:rPr>
                <w:rFonts w:ascii="Gill Sans MT" w:hAnsi="Gill Sans MT"/>
                <w:sz w:val="20"/>
              </w:rPr>
            </w:pPr>
          </w:p>
        </w:tc>
        <w:tc>
          <w:tcPr>
            <w:tcW w:w="1080" w:type="dxa"/>
          </w:tcPr>
          <w:p w14:paraId="6B5FF013" w14:textId="77777777" w:rsidR="007045FC" w:rsidRPr="00BE068B" w:rsidRDefault="007045FC" w:rsidP="00F7697D">
            <w:pPr>
              <w:contextualSpacing/>
              <w:jc w:val="center"/>
              <w:rPr>
                <w:rFonts w:ascii="Gill Sans MT" w:hAnsi="Gill Sans MT"/>
                <w:sz w:val="20"/>
              </w:rPr>
            </w:pPr>
          </w:p>
        </w:tc>
        <w:tc>
          <w:tcPr>
            <w:tcW w:w="1530" w:type="dxa"/>
          </w:tcPr>
          <w:p w14:paraId="5A89F0AD" w14:textId="77777777" w:rsidR="007045FC" w:rsidRPr="00BE068B" w:rsidRDefault="007045FC" w:rsidP="00F7697D">
            <w:pPr>
              <w:contextualSpacing/>
              <w:jc w:val="center"/>
              <w:rPr>
                <w:rFonts w:ascii="Gill Sans MT" w:hAnsi="Gill Sans MT"/>
                <w:sz w:val="20"/>
              </w:rPr>
            </w:pPr>
          </w:p>
        </w:tc>
        <w:tc>
          <w:tcPr>
            <w:tcW w:w="1530" w:type="dxa"/>
          </w:tcPr>
          <w:p w14:paraId="5E923122" w14:textId="77777777" w:rsidR="007045FC" w:rsidRPr="00BE068B" w:rsidRDefault="007045FC" w:rsidP="00F7697D">
            <w:pPr>
              <w:contextualSpacing/>
              <w:jc w:val="center"/>
              <w:rPr>
                <w:rFonts w:ascii="Gill Sans MT" w:hAnsi="Gill Sans MT"/>
                <w:sz w:val="20"/>
              </w:rPr>
            </w:pPr>
          </w:p>
        </w:tc>
        <w:tc>
          <w:tcPr>
            <w:tcW w:w="1170" w:type="dxa"/>
          </w:tcPr>
          <w:p w14:paraId="409A208F" w14:textId="77777777" w:rsidR="007045FC" w:rsidRPr="00BE068B" w:rsidRDefault="007045FC" w:rsidP="00F7697D">
            <w:pPr>
              <w:contextualSpacing/>
              <w:jc w:val="center"/>
              <w:rPr>
                <w:rFonts w:ascii="Gill Sans MT" w:hAnsi="Gill Sans MT"/>
                <w:sz w:val="20"/>
              </w:rPr>
            </w:pPr>
          </w:p>
        </w:tc>
        <w:tc>
          <w:tcPr>
            <w:tcW w:w="1350" w:type="dxa"/>
          </w:tcPr>
          <w:p w14:paraId="1F40A127" w14:textId="77777777" w:rsidR="007045FC" w:rsidRPr="00BE068B" w:rsidRDefault="007045FC" w:rsidP="00F7697D">
            <w:pPr>
              <w:contextualSpacing/>
              <w:jc w:val="center"/>
              <w:rPr>
                <w:rFonts w:ascii="Gill Sans MT" w:hAnsi="Gill Sans MT"/>
                <w:sz w:val="20"/>
              </w:rPr>
            </w:pPr>
          </w:p>
        </w:tc>
      </w:tr>
      <w:tr w:rsidR="007045FC" w:rsidRPr="00BE068B" w14:paraId="6C9DB410" w14:textId="0D731A2E" w:rsidTr="00C67ECD">
        <w:trPr>
          <w:trHeight w:val="20"/>
        </w:trPr>
        <w:tc>
          <w:tcPr>
            <w:tcW w:w="694" w:type="dxa"/>
          </w:tcPr>
          <w:p w14:paraId="396BA997"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8</w:t>
            </w:r>
          </w:p>
        </w:tc>
        <w:tc>
          <w:tcPr>
            <w:tcW w:w="1101" w:type="dxa"/>
          </w:tcPr>
          <w:p w14:paraId="7255C8EA" w14:textId="77777777" w:rsidR="007045FC" w:rsidRPr="00BE068B" w:rsidRDefault="007045FC" w:rsidP="00F7697D">
            <w:pPr>
              <w:contextualSpacing/>
              <w:jc w:val="center"/>
              <w:rPr>
                <w:rFonts w:ascii="Gill Sans MT" w:hAnsi="Gill Sans MT"/>
                <w:sz w:val="20"/>
              </w:rPr>
            </w:pPr>
          </w:p>
        </w:tc>
        <w:tc>
          <w:tcPr>
            <w:tcW w:w="1594" w:type="dxa"/>
          </w:tcPr>
          <w:p w14:paraId="6009A8A6" w14:textId="77777777" w:rsidR="007045FC" w:rsidRPr="00BE068B" w:rsidRDefault="007045FC" w:rsidP="00F7697D">
            <w:pPr>
              <w:contextualSpacing/>
              <w:jc w:val="center"/>
              <w:rPr>
                <w:rFonts w:ascii="Gill Sans MT" w:hAnsi="Gill Sans MT"/>
                <w:sz w:val="20"/>
              </w:rPr>
            </w:pPr>
          </w:p>
        </w:tc>
        <w:tc>
          <w:tcPr>
            <w:tcW w:w="1594" w:type="dxa"/>
          </w:tcPr>
          <w:p w14:paraId="6D97DB04" w14:textId="77777777" w:rsidR="007045FC" w:rsidRPr="00BE068B" w:rsidRDefault="007045FC" w:rsidP="00F7697D">
            <w:pPr>
              <w:contextualSpacing/>
              <w:jc w:val="center"/>
              <w:rPr>
                <w:rFonts w:ascii="Gill Sans MT" w:hAnsi="Gill Sans MT"/>
                <w:sz w:val="20"/>
              </w:rPr>
            </w:pPr>
          </w:p>
        </w:tc>
        <w:tc>
          <w:tcPr>
            <w:tcW w:w="1047" w:type="dxa"/>
          </w:tcPr>
          <w:p w14:paraId="75BA2C2D" w14:textId="77777777" w:rsidR="007045FC" w:rsidRPr="00BE068B" w:rsidRDefault="007045FC" w:rsidP="00F7697D">
            <w:pPr>
              <w:contextualSpacing/>
              <w:jc w:val="center"/>
              <w:rPr>
                <w:rFonts w:ascii="Gill Sans MT" w:hAnsi="Gill Sans MT"/>
                <w:sz w:val="20"/>
              </w:rPr>
            </w:pPr>
          </w:p>
        </w:tc>
        <w:tc>
          <w:tcPr>
            <w:tcW w:w="1080" w:type="dxa"/>
          </w:tcPr>
          <w:p w14:paraId="023DA0C7" w14:textId="77777777" w:rsidR="007045FC" w:rsidRPr="00BE068B" w:rsidRDefault="007045FC" w:rsidP="00F7697D">
            <w:pPr>
              <w:contextualSpacing/>
              <w:jc w:val="center"/>
              <w:rPr>
                <w:rFonts w:ascii="Gill Sans MT" w:hAnsi="Gill Sans MT"/>
                <w:sz w:val="20"/>
              </w:rPr>
            </w:pPr>
          </w:p>
        </w:tc>
        <w:tc>
          <w:tcPr>
            <w:tcW w:w="1530" w:type="dxa"/>
          </w:tcPr>
          <w:p w14:paraId="114DB176" w14:textId="77777777" w:rsidR="007045FC" w:rsidRPr="00BE068B" w:rsidRDefault="007045FC" w:rsidP="00F7697D">
            <w:pPr>
              <w:contextualSpacing/>
              <w:jc w:val="center"/>
              <w:rPr>
                <w:rFonts w:ascii="Gill Sans MT" w:hAnsi="Gill Sans MT"/>
                <w:sz w:val="20"/>
              </w:rPr>
            </w:pPr>
          </w:p>
        </w:tc>
        <w:tc>
          <w:tcPr>
            <w:tcW w:w="1530" w:type="dxa"/>
          </w:tcPr>
          <w:p w14:paraId="5940E38C" w14:textId="77777777" w:rsidR="007045FC" w:rsidRPr="00BE068B" w:rsidRDefault="007045FC" w:rsidP="00F7697D">
            <w:pPr>
              <w:contextualSpacing/>
              <w:jc w:val="center"/>
              <w:rPr>
                <w:rFonts w:ascii="Gill Sans MT" w:hAnsi="Gill Sans MT"/>
                <w:sz w:val="20"/>
              </w:rPr>
            </w:pPr>
          </w:p>
        </w:tc>
        <w:tc>
          <w:tcPr>
            <w:tcW w:w="1170" w:type="dxa"/>
          </w:tcPr>
          <w:p w14:paraId="71784EC8" w14:textId="77777777" w:rsidR="007045FC" w:rsidRPr="00BE068B" w:rsidRDefault="007045FC" w:rsidP="00F7697D">
            <w:pPr>
              <w:contextualSpacing/>
              <w:jc w:val="center"/>
              <w:rPr>
                <w:rFonts w:ascii="Gill Sans MT" w:hAnsi="Gill Sans MT"/>
                <w:sz w:val="20"/>
              </w:rPr>
            </w:pPr>
          </w:p>
        </w:tc>
        <w:tc>
          <w:tcPr>
            <w:tcW w:w="1350" w:type="dxa"/>
          </w:tcPr>
          <w:p w14:paraId="13C0155B" w14:textId="77777777" w:rsidR="007045FC" w:rsidRPr="00BE068B" w:rsidRDefault="007045FC" w:rsidP="00F7697D">
            <w:pPr>
              <w:contextualSpacing/>
              <w:jc w:val="center"/>
              <w:rPr>
                <w:rFonts w:ascii="Gill Sans MT" w:hAnsi="Gill Sans MT"/>
                <w:sz w:val="20"/>
              </w:rPr>
            </w:pPr>
          </w:p>
        </w:tc>
      </w:tr>
      <w:tr w:rsidR="007045FC" w:rsidRPr="00BE068B" w14:paraId="31CF7A55" w14:textId="4AFFF1D7" w:rsidTr="00C67ECD">
        <w:trPr>
          <w:trHeight w:val="20"/>
        </w:trPr>
        <w:tc>
          <w:tcPr>
            <w:tcW w:w="694" w:type="dxa"/>
          </w:tcPr>
          <w:p w14:paraId="7911C37E"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9</w:t>
            </w:r>
          </w:p>
        </w:tc>
        <w:tc>
          <w:tcPr>
            <w:tcW w:w="1101" w:type="dxa"/>
          </w:tcPr>
          <w:p w14:paraId="3985B861" w14:textId="77777777" w:rsidR="007045FC" w:rsidRPr="00BE068B" w:rsidRDefault="007045FC" w:rsidP="00F7697D">
            <w:pPr>
              <w:contextualSpacing/>
              <w:jc w:val="center"/>
              <w:rPr>
                <w:rFonts w:ascii="Gill Sans MT" w:hAnsi="Gill Sans MT"/>
                <w:sz w:val="20"/>
              </w:rPr>
            </w:pPr>
          </w:p>
        </w:tc>
        <w:tc>
          <w:tcPr>
            <w:tcW w:w="1594" w:type="dxa"/>
          </w:tcPr>
          <w:p w14:paraId="59FF219A" w14:textId="77777777" w:rsidR="007045FC" w:rsidRPr="00BE068B" w:rsidRDefault="007045FC" w:rsidP="00F7697D">
            <w:pPr>
              <w:contextualSpacing/>
              <w:jc w:val="center"/>
              <w:rPr>
                <w:rFonts w:ascii="Gill Sans MT" w:hAnsi="Gill Sans MT"/>
                <w:sz w:val="20"/>
              </w:rPr>
            </w:pPr>
          </w:p>
        </w:tc>
        <w:tc>
          <w:tcPr>
            <w:tcW w:w="1594" w:type="dxa"/>
          </w:tcPr>
          <w:p w14:paraId="2BB8EBE9" w14:textId="77777777" w:rsidR="007045FC" w:rsidRPr="00BE068B" w:rsidRDefault="007045FC" w:rsidP="00F7697D">
            <w:pPr>
              <w:contextualSpacing/>
              <w:jc w:val="center"/>
              <w:rPr>
                <w:rFonts w:ascii="Gill Sans MT" w:hAnsi="Gill Sans MT"/>
                <w:sz w:val="20"/>
              </w:rPr>
            </w:pPr>
          </w:p>
        </w:tc>
        <w:tc>
          <w:tcPr>
            <w:tcW w:w="1047" w:type="dxa"/>
          </w:tcPr>
          <w:p w14:paraId="703F10C0" w14:textId="77777777" w:rsidR="007045FC" w:rsidRPr="00BE068B" w:rsidRDefault="007045FC" w:rsidP="00F7697D">
            <w:pPr>
              <w:contextualSpacing/>
              <w:jc w:val="center"/>
              <w:rPr>
                <w:rFonts w:ascii="Gill Sans MT" w:hAnsi="Gill Sans MT"/>
                <w:sz w:val="20"/>
              </w:rPr>
            </w:pPr>
          </w:p>
        </w:tc>
        <w:tc>
          <w:tcPr>
            <w:tcW w:w="1080" w:type="dxa"/>
          </w:tcPr>
          <w:p w14:paraId="3E727E0D" w14:textId="77777777" w:rsidR="007045FC" w:rsidRPr="00BE068B" w:rsidRDefault="007045FC" w:rsidP="00F7697D">
            <w:pPr>
              <w:contextualSpacing/>
              <w:jc w:val="center"/>
              <w:rPr>
                <w:rFonts w:ascii="Gill Sans MT" w:hAnsi="Gill Sans MT"/>
                <w:sz w:val="20"/>
              </w:rPr>
            </w:pPr>
          </w:p>
        </w:tc>
        <w:tc>
          <w:tcPr>
            <w:tcW w:w="1530" w:type="dxa"/>
          </w:tcPr>
          <w:p w14:paraId="495A8C91" w14:textId="77777777" w:rsidR="007045FC" w:rsidRPr="00BE068B" w:rsidRDefault="007045FC" w:rsidP="00F7697D">
            <w:pPr>
              <w:contextualSpacing/>
              <w:jc w:val="center"/>
              <w:rPr>
                <w:rFonts w:ascii="Gill Sans MT" w:hAnsi="Gill Sans MT"/>
                <w:sz w:val="20"/>
              </w:rPr>
            </w:pPr>
          </w:p>
        </w:tc>
        <w:tc>
          <w:tcPr>
            <w:tcW w:w="1530" w:type="dxa"/>
          </w:tcPr>
          <w:p w14:paraId="57C2DD8C" w14:textId="77777777" w:rsidR="007045FC" w:rsidRPr="00BE068B" w:rsidRDefault="007045FC" w:rsidP="00F7697D">
            <w:pPr>
              <w:contextualSpacing/>
              <w:jc w:val="center"/>
              <w:rPr>
                <w:rFonts w:ascii="Gill Sans MT" w:hAnsi="Gill Sans MT"/>
                <w:sz w:val="20"/>
              </w:rPr>
            </w:pPr>
          </w:p>
        </w:tc>
        <w:tc>
          <w:tcPr>
            <w:tcW w:w="1170" w:type="dxa"/>
          </w:tcPr>
          <w:p w14:paraId="758E20B3" w14:textId="77777777" w:rsidR="007045FC" w:rsidRPr="00BE068B" w:rsidRDefault="007045FC" w:rsidP="00F7697D">
            <w:pPr>
              <w:contextualSpacing/>
              <w:jc w:val="center"/>
              <w:rPr>
                <w:rFonts w:ascii="Gill Sans MT" w:hAnsi="Gill Sans MT"/>
                <w:sz w:val="20"/>
              </w:rPr>
            </w:pPr>
          </w:p>
        </w:tc>
        <w:tc>
          <w:tcPr>
            <w:tcW w:w="1350" w:type="dxa"/>
          </w:tcPr>
          <w:p w14:paraId="57ED9E45" w14:textId="77777777" w:rsidR="007045FC" w:rsidRPr="00BE068B" w:rsidRDefault="007045FC" w:rsidP="00F7697D">
            <w:pPr>
              <w:contextualSpacing/>
              <w:jc w:val="center"/>
              <w:rPr>
                <w:rFonts w:ascii="Gill Sans MT" w:hAnsi="Gill Sans MT"/>
                <w:sz w:val="20"/>
              </w:rPr>
            </w:pPr>
          </w:p>
        </w:tc>
      </w:tr>
      <w:tr w:rsidR="007045FC" w:rsidRPr="00BE068B" w14:paraId="60761F5C" w14:textId="51DD9CC0" w:rsidTr="00C67ECD">
        <w:trPr>
          <w:trHeight w:val="20"/>
        </w:trPr>
        <w:tc>
          <w:tcPr>
            <w:tcW w:w="694" w:type="dxa"/>
          </w:tcPr>
          <w:p w14:paraId="7F94D8AE"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10</w:t>
            </w:r>
          </w:p>
        </w:tc>
        <w:tc>
          <w:tcPr>
            <w:tcW w:w="1101" w:type="dxa"/>
          </w:tcPr>
          <w:p w14:paraId="0C498832" w14:textId="77777777" w:rsidR="007045FC" w:rsidRPr="00BE068B" w:rsidRDefault="007045FC" w:rsidP="00F7697D">
            <w:pPr>
              <w:contextualSpacing/>
              <w:jc w:val="center"/>
              <w:rPr>
                <w:rFonts w:ascii="Gill Sans MT" w:hAnsi="Gill Sans MT"/>
                <w:sz w:val="20"/>
              </w:rPr>
            </w:pPr>
          </w:p>
        </w:tc>
        <w:tc>
          <w:tcPr>
            <w:tcW w:w="1594" w:type="dxa"/>
          </w:tcPr>
          <w:p w14:paraId="7BFA98BD" w14:textId="77777777" w:rsidR="007045FC" w:rsidRPr="00BE068B" w:rsidRDefault="007045FC" w:rsidP="00F7697D">
            <w:pPr>
              <w:contextualSpacing/>
              <w:jc w:val="center"/>
              <w:rPr>
                <w:rFonts w:ascii="Gill Sans MT" w:hAnsi="Gill Sans MT"/>
                <w:sz w:val="20"/>
              </w:rPr>
            </w:pPr>
          </w:p>
        </w:tc>
        <w:tc>
          <w:tcPr>
            <w:tcW w:w="1594" w:type="dxa"/>
          </w:tcPr>
          <w:p w14:paraId="57C27BCD" w14:textId="77777777" w:rsidR="007045FC" w:rsidRPr="00BE068B" w:rsidRDefault="007045FC" w:rsidP="00F7697D">
            <w:pPr>
              <w:contextualSpacing/>
              <w:jc w:val="center"/>
              <w:rPr>
                <w:rFonts w:ascii="Gill Sans MT" w:hAnsi="Gill Sans MT"/>
                <w:sz w:val="20"/>
              </w:rPr>
            </w:pPr>
          </w:p>
        </w:tc>
        <w:tc>
          <w:tcPr>
            <w:tcW w:w="1047" w:type="dxa"/>
          </w:tcPr>
          <w:p w14:paraId="5B144C1A" w14:textId="77777777" w:rsidR="007045FC" w:rsidRPr="00BE068B" w:rsidRDefault="007045FC" w:rsidP="00F7697D">
            <w:pPr>
              <w:contextualSpacing/>
              <w:jc w:val="center"/>
              <w:rPr>
                <w:rFonts w:ascii="Gill Sans MT" w:hAnsi="Gill Sans MT"/>
                <w:sz w:val="20"/>
              </w:rPr>
            </w:pPr>
          </w:p>
        </w:tc>
        <w:tc>
          <w:tcPr>
            <w:tcW w:w="1080" w:type="dxa"/>
          </w:tcPr>
          <w:p w14:paraId="34B8591D" w14:textId="77777777" w:rsidR="007045FC" w:rsidRPr="00BE068B" w:rsidRDefault="007045FC" w:rsidP="00F7697D">
            <w:pPr>
              <w:contextualSpacing/>
              <w:jc w:val="center"/>
              <w:rPr>
                <w:rFonts w:ascii="Gill Sans MT" w:hAnsi="Gill Sans MT"/>
                <w:sz w:val="20"/>
              </w:rPr>
            </w:pPr>
          </w:p>
        </w:tc>
        <w:tc>
          <w:tcPr>
            <w:tcW w:w="1530" w:type="dxa"/>
          </w:tcPr>
          <w:p w14:paraId="1F3F74F2" w14:textId="77777777" w:rsidR="007045FC" w:rsidRPr="00BE068B" w:rsidRDefault="007045FC" w:rsidP="00F7697D">
            <w:pPr>
              <w:contextualSpacing/>
              <w:jc w:val="center"/>
              <w:rPr>
                <w:rFonts w:ascii="Gill Sans MT" w:hAnsi="Gill Sans MT"/>
                <w:sz w:val="20"/>
              </w:rPr>
            </w:pPr>
          </w:p>
        </w:tc>
        <w:tc>
          <w:tcPr>
            <w:tcW w:w="1530" w:type="dxa"/>
          </w:tcPr>
          <w:p w14:paraId="25C9F9EA" w14:textId="77777777" w:rsidR="007045FC" w:rsidRPr="00BE068B" w:rsidRDefault="007045FC" w:rsidP="00F7697D">
            <w:pPr>
              <w:contextualSpacing/>
              <w:jc w:val="center"/>
              <w:rPr>
                <w:rFonts w:ascii="Gill Sans MT" w:hAnsi="Gill Sans MT"/>
                <w:sz w:val="20"/>
              </w:rPr>
            </w:pPr>
          </w:p>
        </w:tc>
        <w:tc>
          <w:tcPr>
            <w:tcW w:w="1170" w:type="dxa"/>
          </w:tcPr>
          <w:p w14:paraId="7C418E50" w14:textId="77777777" w:rsidR="007045FC" w:rsidRPr="00BE068B" w:rsidRDefault="007045FC" w:rsidP="00F7697D">
            <w:pPr>
              <w:contextualSpacing/>
              <w:jc w:val="center"/>
              <w:rPr>
                <w:rFonts w:ascii="Gill Sans MT" w:hAnsi="Gill Sans MT"/>
                <w:sz w:val="20"/>
              </w:rPr>
            </w:pPr>
          </w:p>
        </w:tc>
        <w:tc>
          <w:tcPr>
            <w:tcW w:w="1350" w:type="dxa"/>
          </w:tcPr>
          <w:p w14:paraId="3DD349DE" w14:textId="77777777" w:rsidR="007045FC" w:rsidRPr="00BE068B" w:rsidRDefault="007045FC" w:rsidP="00F7697D">
            <w:pPr>
              <w:contextualSpacing/>
              <w:jc w:val="center"/>
              <w:rPr>
                <w:rFonts w:ascii="Gill Sans MT" w:hAnsi="Gill Sans MT"/>
                <w:sz w:val="20"/>
              </w:rPr>
            </w:pPr>
          </w:p>
        </w:tc>
      </w:tr>
    </w:tbl>
    <w:p w14:paraId="2E9DF626" w14:textId="77777777" w:rsidR="00F7697D" w:rsidRPr="00BE068B" w:rsidRDefault="00F7697D" w:rsidP="00F7697D">
      <w:pPr>
        <w:spacing w:after="0" w:line="240" w:lineRule="auto"/>
        <w:contextualSpacing/>
        <w:rPr>
          <w:rFonts w:ascii="Gill Sans MT" w:eastAsia="SimSun" w:hAnsi="Gill Sans MT"/>
        </w:rPr>
      </w:pPr>
    </w:p>
    <w:tbl>
      <w:tblPr>
        <w:tblStyle w:val="TableGrid2"/>
        <w:tblW w:w="10795" w:type="dxa"/>
        <w:jc w:val="center"/>
        <w:tblCellMar>
          <w:left w:w="29" w:type="dxa"/>
          <w:right w:w="29" w:type="dxa"/>
        </w:tblCellMar>
        <w:tblLook w:val="04A0" w:firstRow="1" w:lastRow="0" w:firstColumn="1" w:lastColumn="0" w:noHBand="0" w:noVBand="1"/>
      </w:tblPr>
      <w:tblGrid>
        <w:gridCol w:w="5397"/>
        <w:gridCol w:w="5398"/>
      </w:tblGrid>
      <w:tr w:rsidR="007045FC" w:rsidRPr="00BE068B" w14:paraId="43927DF8" w14:textId="77777777" w:rsidTr="007045FC">
        <w:trPr>
          <w:jc w:val="center"/>
        </w:trPr>
        <w:tc>
          <w:tcPr>
            <w:tcW w:w="5397" w:type="dxa"/>
          </w:tcPr>
          <w:p w14:paraId="7CF8CE97" w14:textId="5772933C" w:rsidR="007045FC" w:rsidRPr="00BE068B" w:rsidRDefault="007045FC"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Documentation Type 121</w:t>
            </w:r>
          </w:p>
        </w:tc>
        <w:tc>
          <w:tcPr>
            <w:tcW w:w="5398" w:type="dxa"/>
          </w:tcPr>
          <w:p w14:paraId="4A0C4EFD" w14:textId="51B0544C" w:rsidR="007045FC" w:rsidRPr="00BE068B" w:rsidRDefault="007045FC"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Likelihood scale 122</w:t>
            </w:r>
          </w:p>
        </w:tc>
      </w:tr>
      <w:tr w:rsidR="007045FC" w:rsidRPr="00BE068B" w14:paraId="39555FF7" w14:textId="77777777" w:rsidTr="007045FC">
        <w:trPr>
          <w:jc w:val="center"/>
        </w:trPr>
        <w:tc>
          <w:tcPr>
            <w:tcW w:w="5397" w:type="dxa"/>
          </w:tcPr>
          <w:p w14:paraId="65F77A91" w14:textId="77777777"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1=Customary land certificate</w:t>
            </w:r>
          </w:p>
          <w:p w14:paraId="622606F5" w14:textId="77777777"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2=State land lease/title - 14 year lease</w:t>
            </w:r>
          </w:p>
          <w:p w14:paraId="67E5CFA0" w14:textId="77777777"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3=State land lease/title - 99 year lease</w:t>
            </w:r>
          </w:p>
          <w:p w14:paraId="765B192B" w14:textId="77777777"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4=Letter of consent not yet registered with the Ministry of Lands</w:t>
            </w:r>
          </w:p>
          <w:p w14:paraId="1FE183FA" w14:textId="77777777"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5=Other documentation</w:t>
            </w:r>
          </w:p>
        </w:tc>
        <w:tc>
          <w:tcPr>
            <w:tcW w:w="5398" w:type="dxa"/>
          </w:tcPr>
          <w:p w14:paraId="749ED6A6" w14:textId="77777777" w:rsidR="007045FC" w:rsidRPr="00BE068B" w:rsidRDefault="007045FC" w:rsidP="007045FC">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1=Impossible/would never happen</w:t>
            </w:r>
          </w:p>
          <w:p w14:paraId="0C9DA5DA" w14:textId="77777777" w:rsidR="007045FC" w:rsidRPr="00BE068B" w:rsidRDefault="007045FC" w:rsidP="007045FC">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2=Highly unlikely </w:t>
            </w:r>
          </w:p>
          <w:p w14:paraId="16F0664D" w14:textId="77777777" w:rsidR="007045FC" w:rsidRPr="00BE068B" w:rsidRDefault="007045FC" w:rsidP="007045FC">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 Unsure/I don't know</w:t>
            </w:r>
          </w:p>
          <w:p w14:paraId="1F91641A" w14:textId="77777777" w:rsidR="007045FC" w:rsidRPr="00BE068B" w:rsidRDefault="007045FC" w:rsidP="007045FC">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4=Likely</w:t>
            </w:r>
            <w:r w:rsidRPr="00BE068B">
              <w:rPr>
                <w:rFonts w:ascii="Gill Sans MT" w:hAnsi="Gill Sans MT" w:cs="Times New Roman"/>
                <w:sz w:val="20"/>
              </w:rPr>
              <w:tab/>
              <w:t xml:space="preserve">5=Very Likely </w:t>
            </w:r>
          </w:p>
          <w:p w14:paraId="27BA01E7" w14:textId="77777777" w:rsidR="007045FC" w:rsidRPr="00BE068B" w:rsidRDefault="007045FC" w:rsidP="007045FC">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6=Happening right now</w:t>
            </w:r>
          </w:p>
          <w:p w14:paraId="71D42085" w14:textId="25E7C732"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7=Prefer not to answer</w:t>
            </w:r>
          </w:p>
        </w:tc>
      </w:tr>
    </w:tbl>
    <w:p w14:paraId="1B4F4EBD" w14:textId="77777777" w:rsidR="00F7697D" w:rsidRPr="00BE068B" w:rsidRDefault="00F7697D" w:rsidP="00F7697D">
      <w:pPr>
        <w:spacing w:after="0" w:line="240" w:lineRule="auto"/>
        <w:contextualSpacing/>
        <w:rPr>
          <w:rFonts w:ascii="Gill Sans MT" w:eastAsia="SimSun" w:hAnsi="Gill Sans MT"/>
        </w:rPr>
      </w:pPr>
    </w:p>
    <w:p w14:paraId="238DC753" w14:textId="77777777" w:rsidR="008B5DEC" w:rsidRDefault="008B5DEC" w:rsidP="00F7697D">
      <w:pPr>
        <w:spacing w:after="0" w:line="240" w:lineRule="auto"/>
        <w:contextualSpacing/>
        <w:rPr>
          <w:rFonts w:ascii="Gill Sans MT" w:eastAsia="Times New Roman" w:hAnsi="Gill Sans MT" w:cs="Times New Roman"/>
          <w:b/>
          <w:bCs/>
        </w:rPr>
      </w:pPr>
    </w:p>
    <w:p w14:paraId="112482DD" w14:textId="77777777" w:rsidR="008B5DEC" w:rsidRDefault="008B5DEC" w:rsidP="00F7697D">
      <w:pPr>
        <w:spacing w:after="0" w:line="240" w:lineRule="auto"/>
        <w:contextualSpacing/>
        <w:rPr>
          <w:rFonts w:ascii="Gill Sans MT" w:eastAsia="Times New Roman" w:hAnsi="Gill Sans MT" w:cs="Times New Roman"/>
          <w:b/>
          <w:bCs/>
        </w:rPr>
      </w:pPr>
    </w:p>
    <w:p w14:paraId="40BD053E" w14:textId="77777777" w:rsidR="008B5DEC" w:rsidRDefault="008B5DEC" w:rsidP="00F7697D">
      <w:pPr>
        <w:spacing w:after="0" w:line="240" w:lineRule="auto"/>
        <w:contextualSpacing/>
        <w:rPr>
          <w:rFonts w:ascii="Gill Sans MT" w:eastAsia="Times New Roman" w:hAnsi="Gill Sans MT" w:cs="Times New Roman"/>
          <w:b/>
          <w:bCs/>
        </w:rPr>
      </w:pPr>
    </w:p>
    <w:p w14:paraId="2E7EF4C4" w14:textId="77777777" w:rsidR="008B5DEC" w:rsidRDefault="008B5DEC" w:rsidP="00F7697D">
      <w:pPr>
        <w:spacing w:after="0" w:line="240" w:lineRule="auto"/>
        <w:contextualSpacing/>
        <w:rPr>
          <w:rFonts w:ascii="Gill Sans MT" w:eastAsia="Times New Roman" w:hAnsi="Gill Sans MT" w:cs="Times New Roman"/>
          <w:b/>
          <w:bCs/>
        </w:rPr>
      </w:pPr>
    </w:p>
    <w:p w14:paraId="5780C37E" w14:textId="77777777" w:rsidR="008B5DEC" w:rsidRDefault="008B5DEC" w:rsidP="00F7697D">
      <w:pPr>
        <w:spacing w:after="0" w:line="240" w:lineRule="auto"/>
        <w:contextualSpacing/>
        <w:rPr>
          <w:rFonts w:ascii="Gill Sans MT" w:eastAsia="Times New Roman" w:hAnsi="Gill Sans MT" w:cs="Times New Roman"/>
          <w:b/>
          <w:bCs/>
        </w:rPr>
      </w:pPr>
    </w:p>
    <w:p w14:paraId="01D88CC6" w14:textId="77777777" w:rsidR="008B5DEC" w:rsidRDefault="008B5DEC" w:rsidP="00F7697D">
      <w:pPr>
        <w:spacing w:after="0" w:line="240" w:lineRule="auto"/>
        <w:contextualSpacing/>
        <w:rPr>
          <w:rFonts w:ascii="Gill Sans MT" w:eastAsia="Times New Roman" w:hAnsi="Gill Sans MT" w:cs="Times New Roman"/>
          <w:b/>
          <w:bCs/>
        </w:rPr>
      </w:pPr>
    </w:p>
    <w:p w14:paraId="6B9D2CCB" w14:textId="77777777" w:rsidR="008B5DEC" w:rsidRDefault="008B5DEC" w:rsidP="00F7697D">
      <w:pPr>
        <w:spacing w:after="0" w:line="240" w:lineRule="auto"/>
        <w:contextualSpacing/>
        <w:rPr>
          <w:rFonts w:ascii="Gill Sans MT" w:eastAsia="Times New Roman" w:hAnsi="Gill Sans MT" w:cs="Times New Roman"/>
          <w:b/>
          <w:bCs/>
        </w:rPr>
      </w:pPr>
    </w:p>
    <w:p w14:paraId="07CC4FAD" w14:textId="77777777" w:rsidR="008B5DEC" w:rsidRDefault="008B5DEC" w:rsidP="00F7697D">
      <w:pPr>
        <w:spacing w:after="0" w:line="240" w:lineRule="auto"/>
        <w:contextualSpacing/>
        <w:rPr>
          <w:rFonts w:ascii="Gill Sans MT" w:eastAsia="Times New Roman" w:hAnsi="Gill Sans MT" w:cs="Times New Roman"/>
          <w:b/>
          <w:bCs/>
        </w:rPr>
      </w:pPr>
    </w:p>
    <w:p w14:paraId="441967DB" w14:textId="77777777" w:rsidR="008B5DEC" w:rsidRDefault="008B5DEC" w:rsidP="00F7697D">
      <w:pPr>
        <w:spacing w:after="0" w:line="240" w:lineRule="auto"/>
        <w:contextualSpacing/>
        <w:rPr>
          <w:rFonts w:ascii="Gill Sans MT" w:eastAsia="Times New Roman" w:hAnsi="Gill Sans MT" w:cs="Times New Roman"/>
          <w:b/>
          <w:bCs/>
        </w:rPr>
      </w:pPr>
    </w:p>
    <w:p w14:paraId="1DB20564" w14:textId="77777777" w:rsidR="008B5DEC" w:rsidRDefault="008B5DEC" w:rsidP="00F7697D">
      <w:pPr>
        <w:spacing w:after="0" w:line="240" w:lineRule="auto"/>
        <w:contextualSpacing/>
        <w:rPr>
          <w:rFonts w:ascii="Gill Sans MT" w:eastAsia="Times New Roman" w:hAnsi="Gill Sans MT" w:cs="Times New Roman"/>
          <w:b/>
          <w:bCs/>
        </w:rPr>
      </w:pPr>
    </w:p>
    <w:p w14:paraId="51859615" w14:textId="77777777" w:rsidR="008B5DEC" w:rsidRDefault="008B5DEC" w:rsidP="00F7697D">
      <w:pPr>
        <w:spacing w:after="0" w:line="240" w:lineRule="auto"/>
        <w:contextualSpacing/>
        <w:rPr>
          <w:rFonts w:ascii="Gill Sans MT" w:eastAsia="Times New Roman" w:hAnsi="Gill Sans MT" w:cs="Times New Roman"/>
          <w:b/>
          <w:bCs/>
        </w:rPr>
      </w:pPr>
    </w:p>
    <w:p w14:paraId="0CDB8BC8" w14:textId="77777777" w:rsidR="008B5DEC" w:rsidRDefault="008B5DEC" w:rsidP="00F7697D">
      <w:pPr>
        <w:spacing w:after="0" w:line="240" w:lineRule="auto"/>
        <w:contextualSpacing/>
        <w:rPr>
          <w:rFonts w:ascii="Gill Sans MT" w:eastAsia="Times New Roman" w:hAnsi="Gill Sans MT" w:cs="Times New Roman"/>
          <w:b/>
          <w:bCs/>
        </w:rPr>
      </w:pPr>
    </w:p>
    <w:p w14:paraId="5D8E3D90" w14:textId="77777777" w:rsidR="008B5DEC" w:rsidRDefault="008B5DEC" w:rsidP="00F7697D">
      <w:pPr>
        <w:spacing w:after="0" w:line="240" w:lineRule="auto"/>
        <w:contextualSpacing/>
        <w:rPr>
          <w:rFonts w:ascii="Gill Sans MT" w:eastAsia="Times New Roman" w:hAnsi="Gill Sans MT" w:cs="Times New Roman"/>
          <w:b/>
          <w:bCs/>
        </w:rPr>
      </w:pPr>
    </w:p>
    <w:p w14:paraId="34DCA936" w14:textId="77777777" w:rsidR="008B5DEC" w:rsidRDefault="008B5DEC" w:rsidP="00F7697D">
      <w:pPr>
        <w:spacing w:after="0" w:line="240" w:lineRule="auto"/>
        <w:contextualSpacing/>
        <w:rPr>
          <w:rFonts w:ascii="Gill Sans MT" w:eastAsia="Times New Roman" w:hAnsi="Gill Sans MT" w:cs="Times New Roman"/>
          <w:b/>
          <w:bCs/>
        </w:rPr>
      </w:pPr>
    </w:p>
    <w:p w14:paraId="105445AD" w14:textId="77777777" w:rsidR="008B5DEC" w:rsidRDefault="008B5DEC" w:rsidP="00F7697D">
      <w:pPr>
        <w:spacing w:after="0" w:line="240" w:lineRule="auto"/>
        <w:contextualSpacing/>
        <w:rPr>
          <w:rFonts w:ascii="Gill Sans MT" w:eastAsia="Times New Roman" w:hAnsi="Gill Sans MT" w:cs="Times New Roman"/>
          <w:b/>
          <w:bCs/>
        </w:rPr>
      </w:pPr>
    </w:p>
    <w:p w14:paraId="0C01B526" w14:textId="77777777" w:rsidR="008B5DEC" w:rsidRDefault="008B5DEC" w:rsidP="00F7697D">
      <w:pPr>
        <w:spacing w:after="0" w:line="240" w:lineRule="auto"/>
        <w:contextualSpacing/>
        <w:rPr>
          <w:rFonts w:ascii="Gill Sans MT" w:eastAsia="Times New Roman" w:hAnsi="Gill Sans MT" w:cs="Times New Roman"/>
          <w:b/>
          <w:bCs/>
        </w:rPr>
      </w:pPr>
    </w:p>
    <w:p w14:paraId="388F283B" w14:textId="77777777" w:rsidR="008B5DEC" w:rsidRDefault="008B5DEC" w:rsidP="00F7697D">
      <w:pPr>
        <w:spacing w:after="0" w:line="240" w:lineRule="auto"/>
        <w:contextualSpacing/>
        <w:rPr>
          <w:rFonts w:ascii="Gill Sans MT" w:eastAsia="Times New Roman" w:hAnsi="Gill Sans MT" w:cs="Times New Roman"/>
          <w:b/>
          <w:bCs/>
        </w:rPr>
      </w:pPr>
    </w:p>
    <w:p w14:paraId="67072677" w14:textId="77777777" w:rsidR="008B5DEC" w:rsidRDefault="008B5DEC" w:rsidP="00F7697D">
      <w:pPr>
        <w:spacing w:after="0" w:line="240" w:lineRule="auto"/>
        <w:contextualSpacing/>
        <w:rPr>
          <w:rFonts w:ascii="Gill Sans MT" w:eastAsia="Times New Roman" w:hAnsi="Gill Sans MT" w:cs="Times New Roman"/>
          <w:b/>
          <w:bCs/>
        </w:rPr>
      </w:pPr>
    </w:p>
    <w:p w14:paraId="185B8491" w14:textId="77777777" w:rsidR="008B5DEC" w:rsidRDefault="008B5DEC" w:rsidP="00F7697D">
      <w:pPr>
        <w:spacing w:after="0" w:line="240" w:lineRule="auto"/>
        <w:contextualSpacing/>
        <w:rPr>
          <w:rFonts w:ascii="Gill Sans MT" w:eastAsia="Times New Roman" w:hAnsi="Gill Sans MT" w:cs="Times New Roman"/>
          <w:b/>
          <w:bCs/>
        </w:rPr>
      </w:pPr>
    </w:p>
    <w:p w14:paraId="09F96048" w14:textId="77777777" w:rsidR="008B5DEC" w:rsidRDefault="008B5DEC" w:rsidP="00F7697D">
      <w:pPr>
        <w:spacing w:after="0" w:line="240" w:lineRule="auto"/>
        <w:contextualSpacing/>
        <w:rPr>
          <w:rFonts w:ascii="Gill Sans MT" w:eastAsia="Times New Roman" w:hAnsi="Gill Sans MT" w:cs="Times New Roman"/>
          <w:b/>
          <w:bCs/>
        </w:rPr>
      </w:pPr>
    </w:p>
    <w:p w14:paraId="3EEF6713" w14:textId="77777777" w:rsidR="008B5DEC" w:rsidRDefault="008B5DEC" w:rsidP="00F7697D">
      <w:pPr>
        <w:spacing w:after="0" w:line="240" w:lineRule="auto"/>
        <w:contextualSpacing/>
        <w:rPr>
          <w:rFonts w:ascii="Gill Sans MT" w:eastAsia="Times New Roman" w:hAnsi="Gill Sans MT" w:cs="Times New Roman"/>
          <w:b/>
          <w:bCs/>
        </w:rPr>
      </w:pPr>
    </w:p>
    <w:p w14:paraId="0152113C" w14:textId="77777777" w:rsidR="008B5DEC" w:rsidRDefault="008B5DEC" w:rsidP="00F7697D">
      <w:pPr>
        <w:spacing w:after="0" w:line="240" w:lineRule="auto"/>
        <w:contextualSpacing/>
        <w:rPr>
          <w:rFonts w:ascii="Gill Sans MT" w:eastAsia="Times New Roman" w:hAnsi="Gill Sans MT" w:cs="Times New Roman"/>
          <w:b/>
          <w:bCs/>
        </w:rPr>
      </w:pPr>
    </w:p>
    <w:p w14:paraId="446BC94B" w14:textId="77777777" w:rsidR="008B5DEC" w:rsidRDefault="008B5DEC" w:rsidP="00F7697D">
      <w:pPr>
        <w:spacing w:after="0" w:line="240" w:lineRule="auto"/>
        <w:contextualSpacing/>
        <w:rPr>
          <w:rFonts w:ascii="Gill Sans MT" w:eastAsia="Times New Roman" w:hAnsi="Gill Sans MT" w:cs="Times New Roman"/>
          <w:b/>
          <w:bCs/>
        </w:rPr>
      </w:pPr>
    </w:p>
    <w:p w14:paraId="76161950" w14:textId="77777777" w:rsidR="008B5DEC" w:rsidRDefault="008B5DEC" w:rsidP="00F7697D">
      <w:pPr>
        <w:spacing w:after="0" w:line="240" w:lineRule="auto"/>
        <w:contextualSpacing/>
        <w:rPr>
          <w:rFonts w:ascii="Gill Sans MT" w:eastAsia="Times New Roman" w:hAnsi="Gill Sans MT" w:cs="Times New Roman"/>
          <w:b/>
          <w:bCs/>
        </w:rPr>
      </w:pPr>
    </w:p>
    <w:p w14:paraId="48D5F9EA" w14:textId="77777777" w:rsidR="008B5DEC" w:rsidRDefault="008B5DEC" w:rsidP="00F7697D">
      <w:pPr>
        <w:spacing w:after="0" w:line="240" w:lineRule="auto"/>
        <w:contextualSpacing/>
        <w:rPr>
          <w:rFonts w:ascii="Gill Sans MT" w:eastAsia="Times New Roman" w:hAnsi="Gill Sans MT" w:cs="Times New Roman"/>
          <w:b/>
          <w:bCs/>
        </w:rPr>
      </w:pPr>
    </w:p>
    <w:p w14:paraId="53E1568E" w14:textId="77777777" w:rsidR="008B5DEC" w:rsidRDefault="008B5DEC" w:rsidP="00F7697D">
      <w:pPr>
        <w:spacing w:after="0" w:line="240" w:lineRule="auto"/>
        <w:contextualSpacing/>
        <w:rPr>
          <w:rFonts w:ascii="Gill Sans MT" w:eastAsia="Times New Roman" w:hAnsi="Gill Sans MT" w:cs="Times New Roman"/>
          <w:b/>
          <w:bCs/>
        </w:rPr>
      </w:pPr>
    </w:p>
    <w:p w14:paraId="06C2698B" w14:textId="77777777" w:rsidR="008B5DEC" w:rsidRDefault="008B5DEC" w:rsidP="00F7697D">
      <w:pPr>
        <w:spacing w:after="0" w:line="240" w:lineRule="auto"/>
        <w:contextualSpacing/>
        <w:rPr>
          <w:rFonts w:ascii="Gill Sans MT" w:eastAsia="Times New Roman" w:hAnsi="Gill Sans MT" w:cs="Times New Roman"/>
          <w:b/>
          <w:bCs/>
        </w:rPr>
      </w:pPr>
    </w:p>
    <w:p w14:paraId="6B57B8CF" w14:textId="77777777" w:rsidR="008B5DEC" w:rsidRDefault="008B5DEC" w:rsidP="00F7697D">
      <w:pPr>
        <w:spacing w:after="0" w:line="240" w:lineRule="auto"/>
        <w:contextualSpacing/>
        <w:rPr>
          <w:rFonts w:ascii="Gill Sans MT" w:eastAsia="Times New Roman" w:hAnsi="Gill Sans MT" w:cs="Times New Roman"/>
          <w:b/>
          <w:bCs/>
        </w:rPr>
      </w:pPr>
    </w:p>
    <w:p w14:paraId="1F59C9B3" w14:textId="77777777" w:rsidR="008B5DEC" w:rsidRDefault="008B5DEC" w:rsidP="00F7697D">
      <w:pPr>
        <w:spacing w:after="0" w:line="240" w:lineRule="auto"/>
        <w:contextualSpacing/>
        <w:rPr>
          <w:rFonts w:ascii="Gill Sans MT" w:eastAsia="Times New Roman" w:hAnsi="Gill Sans MT" w:cs="Times New Roman"/>
          <w:b/>
          <w:bCs/>
        </w:rPr>
      </w:pPr>
    </w:p>
    <w:p w14:paraId="529B8C1A" w14:textId="77777777" w:rsidR="008B5DEC" w:rsidRDefault="008B5DEC" w:rsidP="00F7697D">
      <w:pPr>
        <w:spacing w:after="0" w:line="240" w:lineRule="auto"/>
        <w:contextualSpacing/>
        <w:rPr>
          <w:rFonts w:ascii="Gill Sans MT" w:eastAsia="Times New Roman" w:hAnsi="Gill Sans MT" w:cs="Times New Roman"/>
          <w:b/>
          <w:bCs/>
        </w:rPr>
      </w:pPr>
    </w:p>
    <w:p w14:paraId="345AA480" w14:textId="77777777" w:rsidR="008B5DEC" w:rsidRDefault="008B5DEC" w:rsidP="00F7697D">
      <w:pPr>
        <w:spacing w:after="0" w:line="240" w:lineRule="auto"/>
        <w:contextualSpacing/>
        <w:rPr>
          <w:rFonts w:ascii="Gill Sans MT" w:eastAsia="Times New Roman" w:hAnsi="Gill Sans MT" w:cs="Times New Roman"/>
          <w:b/>
          <w:bCs/>
        </w:rPr>
      </w:pPr>
    </w:p>
    <w:p w14:paraId="1465A14A" w14:textId="77777777" w:rsidR="008B5DEC" w:rsidRDefault="008B5DEC" w:rsidP="00F7697D">
      <w:pPr>
        <w:spacing w:after="0" w:line="240" w:lineRule="auto"/>
        <w:contextualSpacing/>
        <w:rPr>
          <w:rFonts w:ascii="Gill Sans MT" w:eastAsia="Times New Roman" w:hAnsi="Gill Sans MT" w:cs="Times New Roman"/>
          <w:b/>
          <w:bCs/>
        </w:rPr>
      </w:pPr>
    </w:p>
    <w:p w14:paraId="19E93EBF" w14:textId="77777777" w:rsidR="008B5DEC" w:rsidRDefault="008B5DEC" w:rsidP="00F7697D">
      <w:pPr>
        <w:spacing w:after="0" w:line="240" w:lineRule="auto"/>
        <w:contextualSpacing/>
        <w:rPr>
          <w:rFonts w:ascii="Gill Sans MT" w:eastAsia="Times New Roman" w:hAnsi="Gill Sans MT" w:cs="Times New Roman"/>
          <w:b/>
          <w:bCs/>
        </w:rPr>
      </w:pPr>
    </w:p>
    <w:p w14:paraId="2418D4F8" w14:textId="77777777" w:rsidR="008B5DEC" w:rsidRDefault="008B5DEC" w:rsidP="00F7697D">
      <w:pPr>
        <w:spacing w:after="0" w:line="240" w:lineRule="auto"/>
        <w:contextualSpacing/>
        <w:rPr>
          <w:rFonts w:ascii="Gill Sans MT" w:eastAsia="Times New Roman" w:hAnsi="Gill Sans MT" w:cs="Times New Roman"/>
          <w:b/>
          <w:bCs/>
        </w:rPr>
      </w:pPr>
    </w:p>
    <w:p w14:paraId="67AEEEAE" w14:textId="77777777" w:rsidR="008B5DEC" w:rsidRDefault="008B5DEC" w:rsidP="00F7697D">
      <w:pPr>
        <w:spacing w:after="0" w:line="240" w:lineRule="auto"/>
        <w:contextualSpacing/>
        <w:rPr>
          <w:rFonts w:ascii="Gill Sans MT" w:eastAsia="Times New Roman" w:hAnsi="Gill Sans MT" w:cs="Times New Roman"/>
          <w:b/>
          <w:bCs/>
        </w:rPr>
      </w:pPr>
    </w:p>
    <w:p w14:paraId="3D077914" w14:textId="77777777" w:rsidR="008B5DEC" w:rsidRDefault="008B5DEC" w:rsidP="00F7697D">
      <w:pPr>
        <w:spacing w:after="0" w:line="240" w:lineRule="auto"/>
        <w:contextualSpacing/>
        <w:rPr>
          <w:rFonts w:ascii="Gill Sans MT" w:eastAsia="Times New Roman" w:hAnsi="Gill Sans MT" w:cs="Times New Roman"/>
          <w:b/>
          <w:bCs/>
        </w:rPr>
      </w:pPr>
    </w:p>
    <w:p w14:paraId="62BCD55F" w14:textId="77777777" w:rsidR="008B5DEC" w:rsidRDefault="008B5DEC" w:rsidP="00F7697D">
      <w:pPr>
        <w:spacing w:after="0" w:line="240" w:lineRule="auto"/>
        <w:contextualSpacing/>
        <w:rPr>
          <w:rFonts w:ascii="Gill Sans MT" w:eastAsia="Times New Roman" w:hAnsi="Gill Sans MT" w:cs="Times New Roman"/>
          <w:b/>
          <w:bCs/>
        </w:rPr>
      </w:pPr>
    </w:p>
    <w:p w14:paraId="015286F1" w14:textId="77777777" w:rsidR="008B5DEC" w:rsidRDefault="008B5DEC" w:rsidP="00F7697D">
      <w:pPr>
        <w:spacing w:after="0" w:line="240" w:lineRule="auto"/>
        <w:contextualSpacing/>
        <w:rPr>
          <w:rFonts w:ascii="Gill Sans MT" w:eastAsia="Times New Roman" w:hAnsi="Gill Sans MT" w:cs="Times New Roman"/>
          <w:b/>
          <w:bCs/>
        </w:rPr>
      </w:pPr>
    </w:p>
    <w:p w14:paraId="560F6E77" w14:textId="77777777" w:rsidR="008B5DEC" w:rsidRDefault="008B5DEC" w:rsidP="00F7697D">
      <w:pPr>
        <w:spacing w:after="0" w:line="240" w:lineRule="auto"/>
        <w:contextualSpacing/>
        <w:rPr>
          <w:rFonts w:ascii="Gill Sans MT" w:eastAsia="Times New Roman" w:hAnsi="Gill Sans MT" w:cs="Times New Roman"/>
          <w:b/>
          <w:bCs/>
        </w:rPr>
      </w:pPr>
    </w:p>
    <w:p w14:paraId="290DBDCC" w14:textId="77777777" w:rsidR="008B5DEC" w:rsidRDefault="008B5DEC" w:rsidP="00F7697D">
      <w:pPr>
        <w:spacing w:after="0" w:line="240" w:lineRule="auto"/>
        <w:contextualSpacing/>
        <w:rPr>
          <w:rFonts w:ascii="Gill Sans MT" w:eastAsia="Times New Roman" w:hAnsi="Gill Sans MT" w:cs="Times New Roman"/>
          <w:b/>
          <w:bCs/>
        </w:rPr>
      </w:pPr>
    </w:p>
    <w:p w14:paraId="6935914F" w14:textId="0F371600" w:rsidR="00C67ECD" w:rsidRPr="00BE068B" w:rsidRDefault="00C67ECD" w:rsidP="00F7697D">
      <w:pPr>
        <w:spacing w:after="0" w:line="240" w:lineRule="auto"/>
        <w:contextualSpacing/>
        <w:rPr>
          <w:rFonts w:ascii="Gill Sans MT" w:eastAsia="Times New Roman" w:hAnsi="Gill Sans MT" w:cs="Times New Roman"/>
          <w:b/>
          <w:bCs/>
        </w:rPr>
      </w:pPr>
    </w:p>
    <w:tbl>
      <w:tblPr>
        <w:tblStyle w:val="TableGrid2"/>
        <w:tblpPr w:leftFromText="180" w:rightFromText="180" w:horzAnchor="page" w:tblpX="1470" w:tblpY="360"/>
        <w:tblW w:w="8781" w:type="dxa"/>
        <w:tblInd w:w="158" w:type="dxa"/>
        <w:tblLayout w:type="fixed"/>
        <w:tblCellMar>
          <w:left w:w="29" w:type="dxa"/>
          <w:right w:w="29" w:type="dxa"/>
        </w:tblCellMar>
        <w:tblLook w:val="04A0" w:firstRow="1" w:lastRow="0" w:firstColumn="1" w:lastColumn="0" w:noHBand="0" w:noVBand="1"/>
      </w:tblPr>
      <w:tblGrid>
        <w:gridCol w:w="797"/>
        <w:gridCol w:w="1752"/>
        <w:gridCol w:w="1912"/>
        <w:gridCol w:w="1430"/>
        <w:gridCol w:w="1620"/>
        <w:gridCol w:w="10"/>
        <w:gridCol w:w="1250"/>
        <w:gridCol w:w="10"/>
      </w:tblGrid>
      <w:tr w:rsidR="008B5DEC" w:rsidRPr="00BE068B" w14:paraId="57DF78CB" w14:textId="44660095" w:rsidTr="008B5DEC">
        <w:trPr>
          <w:gridAfter w:val="1"/>
          <w:wAfter w:w="10" w:type="dxa"/>
          <w:trHeight w:val="244"/>
        </w:trPr>
        <w:tc>
          <w:tcPr>
            <w:tcW w:w="797" w:type="dxa"/>
            <w:vMerge w:val="restart"/>
          </w:tcPr>
          <w:p w14:paraId="4983945C"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Field</w:t>
            </w:r>
          </w:p>
        </w:tc>
        <w:tc>
          <w:tcPr>
            <w:tcW w:w="1752" w:type="dxa"/>
          </w:tcPr>
          <w:p w14:paraId="08DFC54C" w14:textId="5E7F123E" w:rsidR="008B5DEC" w:rsidRPr="00BE068B" w:rsidRDefault="008B5DEC" w:rsidP="00C67ECD">
            <w:pPr>
              <w:contextualSpacing/>
              <w:jc w:val="both"/>
              <w:rPr>
                <w:rFonts w:ascii="Gill Sans MT" w:hAnsi="Gill Sans MT"/>
                <w:sz w:val="20"/>
              </w:rPr>
            </w:pPr>
            <w:r w:rsidRPr="00BE068B">
              <w:rPr>
                <w:rFonts w:ascii="Gill Sans MT" w:hAnsi="Gill Sans MT"/>
                <w:sz w:val="20"/>
              </w:rPr>
              <w:t xml:space="preserve">J.9 </w:t>
            </w:r>
          </w:p>
        </w:tc>
        <w:tc>
          <w:tcPr>
            <w:tcW w:w="1912" w:type="dxa"/>
          </w:tcPr>
          <w:p w14:paraId="7BAF12F1" w14:textId="4BEBC25E" w:rsidR="008B5DEC" w:rsidRPr="00BE068B" w:rsidRDefault="008B5DEC" w:rsidP="00C67ECD">
            <w:pPr>
              <w:contextualSpacing/>
              <w:jc w:val="both"/>
              <w:rPr>
                <w:rFonts w:ascii="Gill Sans MT" w:hAnsi="Gill Sans MT"/>
                <w:sz w:val="20"/>
              </w:rPr>
            </w:pPr>
            <w:r w:rsidRPr="00BE068B">
              <w:rPr>
                <w:rFonts w:ascii="Gill Sans MT" w:hAnsi="Gill Sans MT"/>
                <w:sz w:val="20"/>
              </w:rPr>
              <w:t>J.10</w:t>
            </w:r>
          </w:p>
        </w:tc>
        <w:tc>
          <w:tcPr>
            <w:tcW w:w="1430" w:type="dxa"/>
          </w:tcPr>
          <w:p w14:paraId="28F157A4" w14:textId="2E8C74EE" w:rsidR="008B5DEC" w:rsidRPr="00BE068B" w:rsidRDefault="008B5DEC" w:rsidP="00C67ECD">
            <w:pPr>
              <w:contextualSpacing/>
              <w:jc w:val="both"/>
              <w:rPr>
                <w:rFonts w:ascii="Gill Sans MT" w:hAnsi="Gill Sans MT"/>
                <w:sz w:val="20"/>
              </w:rPr>
            </w:pPr>
            <w:r w:rsidRPr="00BE068B">
              <w:rPr>
                <w:rFonts w:ascii="Gill Sans MT" w:hAnsi="Gill Sans MT"/>
                <w:sz w:val="20"/>
              </w:rPr>
              <w:t>J.11</w:t>
            </w:r>
          </w:p>
        </w:tc>
        <w:tc>
          <w:tcPr>
            <w:tcW w:w="1620" w:type="dxa"/>
          </w:tcPr>
          <w:p w14:paraId="47363765" w14:textId="5D6E8DB3" w:rsidR="008B5DEC" w:rsidRPr="00BE068B" w:rsidRDefault="008B5DEC" w:rsidP="00C67ECD">
            <w:pPr>
              <w:contextualSpacing/>
              <w:jc w:val="both"/>
              <w:rPr>
                <w:rFonts w:ascii="Gill Sans MT" w:hAnsi="Gill Sans MT"/>
                <w:sz w:val="20"/>
              </w:rPr>
            </w:pPr>
            <w:r w:rsidRPr="00BE068B">
              <w:rPr>
                <w:rFonts w:ascii="Gill Sans MT" w:hAnsi="Gill Sans MT"/>
                <w:sz w:val="20"/>
              </w:rPr>
              <w:t>J.12</w:t>
            </w:r>
          </w:p>
        </w:tc>
        <w:tc>
          <w:tcPr>
            <w:tcW w:w="1260" w:type="dxa"/>
            <w:gridSpan w:val="2"/>
          </w:tcPr>
          <w:p w14:paraId="18311D56" w14:textId="6F3895F6" w:rsidR="008B5DEC" w:rsidRPr="00BE068B" w:rsidRDefault="008B5DEC" w:rsidP="00C67ECD">
            <w:pPr>
              <w:contextualSpacing/>
              <w:jc w:val="both"/>
              <w:rPr>
                <w:rFonts w:ascii="Gill Sans MT" w:hAnsi="Gill Sans MT"/>
                <w:sz w:val="20"/>
              </w:rPr>
            </w:pPr>
            <w:r w:rsidRPr="00BE068B">
              <w:rPr>
                <w:rFonts w:ascii="Gill Sans MT" w:hAnsi="Gill Sans MT"/>
                <w:sz w:val="20"/>
              </w:rPr>
              <w:t>J.14</w:t>
            </w:r>
          </w:p>
        </w:tc>
      </w:tr>
      <w:tr w:rsidR="008B5DEC" w:rsidRPr="00BE068B" w14:paraId="69D2E1E4" w14:textId="2F3F317A" w:rsidTr="008B5DEC">
        <w:trPr>
          <w:gridAfter w:val="1"/>
          <w:wAfter w:w="10" w:type="dxa"/>
          <w:trHeight w:val="244"/>
        </w:trPr>
        <w:tc>
          <w:tcPr>
            <w:tcW w:w="797" w:type="dxa"/>
            <w:vMerge/>
          </w:tcPr>
          <w:p w14:paraId="3329E8C0" w14:textId="77777777" w:rsidR="008B5DEC" w:rsidRPr="00BE068B" w:rsidRDefault="008B5DEC" w:rsidP="00C67ECD">
            <w:pPr>
              <w:contextualSpacing/>
              <w:jc w:val="both"/>
              <w:rPr>
                <w:rFonts w:ascii="Gill Sans MT" w:hAnsi="Gill Sans MT"/>
                <w:sz w:val="20"/>
              </w:rPr>
            </w:pPr>
          </w:p>
        </w:tc>
        <w:tc>
          <w:tcPr>
            <w:tcW w:w="1752" w:type="dxa"/>
          </w:tcPr>
          <w:p w14:paraId="71852B5F" w14:textId="7FCE64B9" w:rsidR="008B5DEC" w:rsidRPr="00BE068B" w:rsidRDefault="008B5DEC" w:rsidP="00C67ECD">
            <w:pPr>
              <w:contextualSpacing/>
              <w:rPr>
                <w:rFonts w:ascii="Gill Sans MT" w:hAnsi="Gill Sans MT" w:cs="Times New Roman"/>
                <w:sz w:val="20"/>
              </w:rPr>
            </w:pPr>
            <w:r w:rsidRPr="00BE068B">
              <w:rPr>
                <w:rFonts w:ascii="Gill Sans MT" w:hAnsi="Gill Sans MT" w:cs="Times New Roman"/>
                <w:sz w:val="20"/>
              </w:rPr>
              <w:t>In the next 1-3 years, how likely do you think it is that the chief will give this field up for investment purposes?</w:t>
            </w:r>
          </w:p>
          <w:p w14:paraId="247DC850" w14:textId="77777777" w:rsidR="008B5DEC" w:rsidRPr="00BE068B" w:rsidRDefault="008B5DEC" w:rsidP="00C67ECD">
            <w:pPr>
              <w:contextualSpacing/>
              <w:rPr>
                <w:rFonts w:ascii="Gill Sans MT" w:hAnsi="Gill Sans MT" w:cs="Times New Roman"/>
                <w:sz w:val="20"/>
              </w:rPr>
            </w:pPr>
          </w:p>
          <w:p w14:paraId="2E573A6A" w14:textId="0DDD80F6" w:rsidR="008B5DEC" w:rsidRPr="00BE068B" w:rsidRDefault="008B5DEC" w:rsidP="00C67ECD">
            <w:pPr>
              <w:contextualSpacing/>
              <w:rPr>
                <w:rFonts w:ascii="Gill Sans MT" w:hAnsi="Gill Sans MT"/>
                <w:i/>
                <w:sz w:val="20"/>
              </w:rPr>
            </w:pPr>
            <w:r w:rsidRPr="00BE068B">
              <w:rPr>
                <w:rFonts w:ascii="Gill Sans MT" w:hAnsi="Gill Sans MT" w:cs="Times New Roman"/>
                <w:i/>
                <w:sz w:val="20"/>
              </w:rPr>
              <w:t>(</w:t>
            </w:r>
            <w:proofErr w:type="gramStart"/>
            <w:r w:rsidRPr="00BE068B">
              <w:rPr>
                <w:rFonts w:ascii="Gill Sans MT" w:hAnsi="Gill Sans MT" w:cs="Times New Roman"/>
                <w:i/>
                <w:sz w:val="20"/>
              </w:rPr>
              <w:t>See  Code</w:t>
            </w:r>
            <w:proofErr w:type="gramEnd"/>
            <w:r w:rsidRPr="00BE068B">
              <w:rPr>
                <w:rFonts w:ascii="Gill Sans MT" w:hAnsi="Gill Sans MT" w:cs="Times New Roman"/>
                <w:i/>
                <w:sz w:val="20"/>
              </w:rPr>
              <w:t xml:space="preserve"> 122 Below)</w:t>
            </w:r>
          </w:p>
        </w:tc>
        <w:tc>
          <w:tcPr>
            <w:tcW w:w="1912" w:type="dxa"/>
          </w:tcPr>
          <w:p w14:paraId="096D0FBC" w14:textId="30D8F28B" w:rsidR="008B5DEC" w:rsidRPr="00BE068B" w:rsidRDefault="008B5DEC" w:rsidP="00C67ECD">
            <w:pPr>
              <w:contextualSpacing/>
              <w:rPr>
                <w:rFonts w:ascii="Gill Sans MT" w:hAnsi="Gill Sans MT" w:cs="Times New Roman"/>
                <w:sz w:val="20"/>
              </w:rPr>
            </w:pPr>
            <w:r w:rsidRPr="00BE068B">
              <w:rPr>
                <w:rFonts w:ascii="Gill Sans MT" w:hAnsi="Gill Sans MT" w:cs="Times New Roman"/>
                <w:sz w:val="20"/>
              </w:rPr>
              <w:t>In the next 1-3 years, how likely do you think it is that the village headman will re-allocate some or all of this field to another household or for other purposes:</w:t>
            </w:r>
          </w:p>
          <w:p w14:paraId="087A5C4A" w14:textId="77777777" w:rsidR="008B5DEC" w:rsidRPr="00BE068B" w:rsidRDefault="008B5DEC" w:rsidP="00C67ECD">
            <w:pPr>
              <w:contextualSpacing/>
              <w:rPr>
                <w:rFonts w:ascii="Gill Sans MT" w:hAnsi="Gill Sans MT" w:cs="Times New Roman"/>
                <w:i/>
                <w:sz w:val="20"/>
              </w:rPr>
            </w:pPr>
          </w:p>
          <w:p w14:paraId="0EFD80A9" w14:textId="05A91545" w:rsidR="008B5DEC" w:rsidRPr="00BE068B" w:rsidRDefault="008B5DEC" w:rsidP="00C67ECD">
            <w:pPr>
              <w:contextualSpacing/>
              <w:rPr>
                <w:rFonts w:ascii="Gill Sans MT" w:hAnsi="Gill Sans MT"/>
                <w:sz w:val="20"/>
              </w:rPr>
            </w:pPr>
            <w:r w:rsidRPr="00BE068B">
              <w:rPr>
                <w:rFonts w:ascii="Gill Sans MT" w:hAnsi="Gill Sans MT" w:cs="Times New Roman"/>
                <w:i/>
                <w:sz w:val="20"/>
              </w:rPr>
              <w:t>(See Code 122 Below)</w:t>
            </w:r>
            <w:r w:rsidRPr="00BE068B">
              <w:rPr>
                <w:rStyle w:val="CommentReference"/>
                <w:rFonts w:ascii="Gill Sans MT" w:eastAsiaTheme="minorHAnsi" w:hAnsi="Gill Sans MT"/>
                <w:i/>
              </w:rPr>
              <w:commentReference w:id="302"/>
            </w:r>
          </w:p>
        </w:tc>
        <w:tc>
          <w:tcPr>
            <w:tcW w:w="1430" w:type="dxa"/>
          </w:tcPr>
          <w:p w14:paraId="133399D1" w14:textId="44159257" w:rsidR="008B5DEC" w:rsidRPr="00BE068B" w:rsidRDefault="008B5DEC" w:rsidP="00C67EC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In the next 1-3 years, how likely is it that someone from wi</w:t>
            </w:r>
            <w:ins w:id="303" w:author="Stickler, Mercedes M. (E3/LTRM)" w:date="2014-09-22T17:17:00Z">
              <w:r w:rsidRPr="00BE068B">
                <w:rPr>
                  <w:rFonts w:ascii="Gill Sans MT" w:hAnsi="Gill Sans MT" w:cs="Times New Roman"/>
                  <w:sz w:val="20"/>
                </w:rPr>
                <w:t>t</w:t>
              </w:r>
            </w:ins>
            <w:r w:rsidRPr="00BE068B">
              <w:rPr>
                <w:rFonts w:ascii="Gill Sans MT" w:hAnsi="Gill Sans MT" w:cs="Times New Roman"/>
                <w:sz w:val="20"/>
              </w:rPr>
              <w:t>hin your extended family will take over the use of this field:</w:t>
            </w:r>
          </w:p>
          <w:p w14:paraId="59333156" w14:textId="77777777" w:rsidR="008B5DEC" w:rsidRPr="00BE068B" w:rsidRDefault="008B5DEC" w:rsidP="00C67ECD">
            <w:pPr>
              <w:kinsoku w:val="0"/>
              <w:overflowPunct w:val="0"/>
              <w:autoSpaceDE w:val="0"/>
              <w:autoSpaceDN w:val="0"/>
              <w:adjustRightInd w:val="0"/>
              <w:contextualSpacing/>
              <w:rPr>
                <w:rFonts w:ascii="Gill Sans MT" w:hAnsi="Gill Sans MT" w:cs="Times New Roman"/>
                <w:sz w:val="20"/>
              </w:rPr>
            </w:pPr>
          </w:p>
          <w:p w14:paraId="3FDE3697" w14:textId="0A9BEE33" w:rsidR="008B5DEC" w:rsidRPr="00BE068B" w:rsidRDefault="008B5DEC" w:rsidP="00C67ECD">
            <w:pPr>
              <w:contextualSpacing/>
              <w:rPr>
                <w:rFonts w:ascii="Gill Sans MT" w:hAnsi="Gill Sans MT"/>
                <w:sz w:val="20"/>
              </w:rPr>
            </w:pPr>
            <w:r w:rsidRPr="00BE068B">
              <w:rPr>
                <w:rFonts w:ascii="Gill Sans MT" w:hAnsi="Gill Sans MT" w:cs="Times New Roman"/>
                <w:sz w:val="20"/>
              </w:rPr>
              <w:t>(</w:t>
            </w:r>
            <w:proofErr w:type="gramStart"/>
            <w:r w:rsidRPr="00BE068B">
              <w:rPr>
                <w:rFonts w:ascii="Gill Sans MT" w:hAnsi="Gill Sans MT" w:cs="Times New Roman"/>
                <w:i/>
                <w:sz w:val="20"/>
              </w:rPr>
              <w:t>See  Code</w:t>
            </w:r>
            <w:proofErr w:type="gramEnd"/>
            <w:r w:rsidRPr="00BE068B">
              <w:rPr>
                <w:rFonts w:ascii="Gill Sans MT" w:hAnsi="Gill Sans MT" w:cs="Times New Roman"/>
                <w:i/>
                <w:sz w:val="20"/>
              </w:rPr>
              <w:t xml:space="preserve"> 122 Below)</w:t>
            </w:r>
          </w:p>
        </w:tc>
        <w:tc>
          <w:tcPr>
            <w:tcW w:w="1620" w:type="dxa"/>
          </w:tcPr>
          <w:p w14:paraId="60866D80" w14:textId="753EF18D" w:rsidR="008B5DEC" w:rsidRPr="00BE068B" w:rsidRDefault="008B5DEC" w:rsidP="00C67ECD">
            <w:pPr>
              <w:contextualSpacing/>
              <w:jc w:val="center"/>
              <w:rPr>
                <w:rFonts w:ascii="Gill Sans MT" w:hAnsi="Gill Sans MT" w:cs="Times New Roman"/>
                <w:sz w:val="20"/>
              </w:rPr>
            </w:pPr>
            <w:r w:rsidRPr="00BE068B">
              <w:rPr>
                <w:rFonts w:ascii="Gill Sans MT" w:hAnsi="Gill Sans MT" w:cs="Times New Roman"/>
                <w:sz w:val="20"/>
              </w:rPr>
              <w:t>How many seasons could you let this field lie fallow without being worried about the field being reallocated to another household?</w:t>
            </w:r>
          </w:p>
          <w:p w14:paraId="1BF8A1C3" w14:textId="77777777" w:rsidR="008B5DEC" w:rsidRPr="00BE068B" w:rsidRDefault="008B5DEC" w:rsidP="00C67ECD">
            <w:pPr>
              <w:contextualSpacing/>
              <w:jc w:val="center"/>
              <w:rPr>
                <w:rFonts w:ascii="Gill Sans MT" w:hAnsi="Gill Sans MT" w:cs="Times New Roman"/>
                <w:sz w:val="20"/>
              </w:rPr>
            </w:pPr>
          </w:p>
          <w:p w14:paraId="140577E9" w14:textId="2023C276" w:rsidR="008B5DEC" w:rsidRPr="00BE068B" w:rsidRDefault="008B5DEC" w:rsidP="00C67ECD">
            <w:pPr>
              <w:kinsoku w:val="0"/>
              <w:overflowPunct w:val="0"/>
              <w:autoSpaceDE w:val="0"/>
              <w:autoSpaceDN w:val="0"/>
              <w:adjustRightInd w:val="0"/>
              <w:contextualSpacing/>
              <w:rPr>
                <w:rFonts w:ascii="Gill Sans MT" w:hAnsi="Gill Sans MT" w:cs="Times New Roman"/>
                <w:i/>
                <w:sz w:val="20"/>
              </w:rPr>
            </w:pPr>
            <w:r w:rsidRPr="00BE068B">
              <w:rPr>
                <w:rFonts w:ascii="Gill Sans MT" w:hAnsi="Gill Sans MT" w:cs="Times New Roman"/>
                <w:i/>
                <w:sz w:val="20"/>
              </w:rPr>
              <w:t>If they do not think it will ever be reallocated, enter 777</w:t>
            </w:r>
            <w:r w:rsidRPr="00BE068B">
              <w:rPr>
                <w:rStyle w:val="CommentReference"/>
                <w:rFonts w:ascii="Gill Sans MT" w:eastAsiaTheme="minorHAnsi" w:hAnsi="Gill Sans MT"/>
                <w:i/>
              </w:rPr>
              <w:commentReference w:id="304"/>
            </w:r>
          </w:p>
        </w:tc>
        <w:tc>
          <w:tcPr>
            <w:tcW w:w="1260" w:type="dxa"/>
            <w:gridSpan w:val="2"/>
          </w:tcPr>
          <w:p w14:paraId="2659E8DE" w14:textId="68DDE9F6" w:rsidR="008B5DEC" w:rsidRPr="00BE068B" w:rsidRDefault="008B5DEC" w:rsidP="000F5C1F">
            <w:pPr>
              <w:tabs>
                <w:tab w:val="left" w:pos="9810"/>
              </w:tabs>
              <w:contextualSpacing/>
              <w:rPr>
                <w:rFonts w:ascii="Gill Sans MT" w:hAnsi="Gill Sans MT" w:cs="Times New Roman"/>
                <w:sz w:val="20"/>
              </w:rPr>
            </w:pPr>
            <w:r w:rsidRPr="00BE068B">
              <w:rPr>
                <w:rFonts w:ascii="Gill Sans MT" w:hAnsi="Gill Sans MT" w:cs="Times New Roman"/>
                <w:sz w:val="20"/>
              </w:rPr>
              <w:t>In the past 3 years, how many land disputes have you experienced on this field?</w:t>
            </w:r>
          </w:p>
        </w:tc>
      </w:tr>
      <w:tr w:rsidR="008B5DEC" w:rsidRPr="00BE068B" w14:paraId="21286DBF" w14:textId="6247546E" w:rsidTr="008B5DEC">
        <w:trPr>
          <w:gridAfter w:val="1"/>
          <w:wAfter w:w="10" w:type="dxa"/>
          <w:trHeight w:val="20"/>
        </w:trPr>
        <w:tc>
          <w:tcPr>
            <w:tcW w:w="797" w:type="dxa"/>
          </w:tcPr>
          <w:p w14:paraId="5A30E75B" w14:textId="77777777" w:rsidR="008B5DEC" w:rsidRPr="00BE068B" w:rsidRDefault="008B5DEC" w:rsidP="00C67ECD">
            <w:pPr>
              <w:kinsoku w:val="0"/>
              <w:overflowPunct w:val="0"/>
              <w:autoSpaceDE w:val="0"/>
              <w:autoSpaceDN w:val="0"/>
              <w:adjustRightInd w:val="0"/>
              <w:contextualSpacing/>
              <w:jc w:val="both"/>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1752" w:type="dxa"/>
          </w:tcPr>
          <w:p w14:paraId="44B2F5AC" w14:textId="77777777" w:rsidR="008B5DEC" w:rsidRPr="00BE068B" w:rsidRDefault="008B5DEC" w:rsidP="00C67ECD">
            <w:pPr>
              <w:kinsoku w:val="0"/>
              <w:overflowPunct w:val="0"/>
              <w:autoSpaceDE w:val="0"/>
              <w:autoSpaceDN w:val="0"/>
              <w:adjustRightInd w:val="0"/>
              <w:contextualSpacing/>
              <w:jc w:val="both"/>
              <w:rPr>
                <w:rFonts w:ascii="Gill Sans MT" w:hAnsi="Gill Sans MT" w:cs="Times New Roman"/>
                <w:b/>
                <w:bCs/>
                <w:spacing w:val="1"/>
                <w:w w:val="105"/>
                <w:sz w:val="18"/>
                <w:szCs w:val="18"/>
              </w:rPr>
            </w:pPr>
          </w:p>
        </w:tc>
        <w:tc>
          <w:tcPr>
            <w:tcW w:w="1912" w:type="dxa"/>
          </w:tcPr>
          <w:p w14:paraId="090D0EF4" w14:textId="77777777" w:rsidR="008B5DEC" w:rsidRPr="00BE068B" w:rsidRDefault="008B5DEC" w:rsidP="00C67ECD">
            <w:pPr>
              <w:kinsoku w:val="0"/>
              <w:overflowPunct w:val="0"/>
              <w:autoSpaceDE w:val="0"/>
              <w:autoSpaceDN w:val="0"/>
              <w:adjustRightInd w:val="0"/>
              <w:contextualSpacing/>
              <w:jc w:val="both"/>
              <w:rPr>
                <w:rFonts w:ascii="Gill Sans MT" w:hAnsi="Gill Sans MT" w:cs="Times New Roman"/>
                <w:b/>
                <w:bCs/>
                <w:spacing w:val="1"/>
                <w:w w:val="105"/>
                <w:sz w:val="18"/>
                <w:szCs w:val="18"/>
              </w:rPr>
            </w:pPr>
          </w:p>
        </w:tc>
        <w:tc>
          <w:tcPr>
            <w:tcW w:w="1430" w:type="dxa"/>
          </w:tcPr>
          <w:p w14:paraId="36696E43" w14:textId="77777777" w:rsidR="008B5DEC" w:rsidRPr="00BE068B" w:rsidRDefault="008B5DEC" w:rsidP="00C67ECD">
            <w:pPr>
              <w:kinsoku w:val="0"/>
              <w:overflowPunct w:val="0"/>
              <w:autoSpaceDE w:val="0"/>
              <w:autoSpaceDN w:val="0"/>
              <w:adjustRightInd w:val="0"/>
              <w:contextualSpacing/>
              <w:jc w:val="both"/>
              <w:rPr>
                <w:rFonts w:ascii="Gill Sans MT" w:hAnsi="Gill Sans MT" w:cs="Times New Roman"/>
                <w:b/>
                <w:bCs/>
                <w:spacing w:val="1"/>
                <w:w w:val="105"/>
                <w:sz w:val="18"/>
                <w:szCs w:val="18"/>
              </w:rPr>
            </w:pPr>
          </w:p>
        </w:tc>
        <w:tc>
          <w:tcPr>
            <w:tcW w:w="1630" w:type="dxa"/>
            <w:gridSpan w:val="2"/>
          </w:tcPr>
          <w:p w14:paraId="17D781D9" w14:textId="77777777" w:rsidR="008B5DEC" w:rsidRPr="00BE068B" w:rsidRDefault="008B5DEC" w:rsidP="00C67ECD">
            <w:pPr>
              <w:kinsoku w:val="0"/>
              <w:overflowPunct w:val="0"/>
              <w:autoSpaceDE w:val="0"/>
              <w:autoSpaceDN w:val="0"/>
              <w:adjustRightInd w:val="0"/>
              <w:contextualSpacing/>
              <w:jc w:val="both"/>
              <w:rPr>
                <w:rFonts w:ascii="Gill Sans MT" w:hAnsi="Gill Sans MT" w:cs="Times New Roman"/>
                <w:b/>
                <w:bCs/>
                <w:spacing w:val="1"/>
                <w:w w:val="105"/>
                <w:sz w:val="18"/>
                <w:szCs w:val="18"/>
              </w:rPr>
            </w:pPr>
          </w:p>
        </w:tc>
        <w:tc>
          <w:tcPr>
            <w:tcW w:w="1250" w:type="dxa"/>
          </w:tcPr>
          <w:p w14:paraId="657EDA3F" w14:textId="77777777" w:rsidR="008B5DEC" w:rsidRPr="00BE068B" w:rsidRDefault="008B5DEC" w:rsidP="000F5C1F">
            <w:pPr>
              <w:kinsoku w:val="0"/>
              <w:overflowPunct w:val="0"/>
              <w:autoSpaceDE w:val="0"/>
              <w:autoSpaceDN w:val="0"/>
              <w:adjustRightInd w:val="0"/>
              <w:ind w:right="414"/>
              <w:contextualSpacing/>
              <w:jc w:val="both"/>
              <w:rPr>
                <w:rFonts w:ascii="Gill Sans MT" w:hAnsi="Gill Sans MT" w:cs="Times New Roman"/>
                <w:b/>
                <w:bCs/>
                <w:spacing w:val="1"/>
                <w:w w:val="105"/>
                <w:sz w:val="18"/>
                <w:szCs w:val="18"/>
              </w:rPr>
            </w:pPr>
          </w:p>
        </w:tc>
      </w:tr>
      <w:tr w:rsidR="008B5DEC" w:rsidRPr="00BE068B" w14:paraId="4F5131EE" w14:textId="4E879E5E" w:rsidTr="008B5DEC">
        <w:trPr>
          <w:gridAfter w:val="1"/>
          <w:wAfter w:w="10" w:type="dxa"/>
          <w:trHeight w:val="20"/>
        </w:trPr>
        <w:tc>
          <w:tcPr>
            <w:tcW w:w="797" w:type="dxa"/>
          </w:tcPr>
          <w:p w14:paraId="2706EA24"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1</w:t>
            </w:r>
          </w:p>
        </w:tc>
        <w:tc>
          <w:tcPr>
            <w:tcW w:w="1752" w:type="dxa"/>
          </w:tcPr>
          <w:p w14:paraId="0C3C763C" w14:textId="77777777" w:rsidR="008B5DEC" w:rsidRPr="00BE068B" w:rsidRDefault="008B5DEC" w:rsidP="00C67ECD">
            <w:pPr>
              <w:contextualSpacing/>
              <w:jc w:val="both"/>
              <w:rPr>
                <w:rFonts w:ascii="Gill Sans MT" w:hAnsi="Gill Sans MT"/>
                <w:sz w:val="20"/>
              </w:rPr>
            </w:pPr>
          </w:p>
        </w:tc>
        <w:tc>
          <w:tcPr>
            <w:tcW w:w="1912" w:type="dxa"/>
          </w:tcPr>
          <w:p w14:paraId="7FB5BF43" w14:textId="77777777" w:rsidR="008B5DEC" w:rsidRPr="00BE068B" w:rsidRDefault="008B5DEC" w:rsidP="00C67ECD">
            <w:pPr>
              <w:contextualSpacing/>
              <w:jc w:val="both"/>
              <w:rPr>
                <w:rFonts w:ascii="Gill Sans MT" w:hAnsi="Gill Sans MT"/>
                <w:sz w:val="20"/>
              </w:rPr>
            </w:pPr>
          </w:p>
        </w:tc>
        <w:tc>
          <w:tcPr>
            <w:tcW w:w="1430" w:type="dxa"/>
          </w:tcPr>
          <w:p w14:paraId="786DD190" w14:textId="77777777" w:rsidR="008B5DEC" w:rsidRPr="00BE068B" w:rsidRDefault="008B5DEC" w:rsidP="00C67ECD">
            <w:pPr>
              <w:contextualSpacing/>
              <w:jc w:val="both"/>
              <w:rPr>
                <w:rFonts w:ascii="Gill Sans MT" w:hAnsi="Gill Sans MT"/>
                <w:sz w:val="20"/>
              </w:rPr>
            </w:pPr>
          </w:p>
        </w:tc>
        <w:tc>
          <w:tcPr>
            <w:tcW w:w="1630" w:type="dxa"/>
            <w:gridSpan w:val="2"/>
          </w:tcPr>
          <w:p w14:paraId="45C82105" w14:textId="77777777" w:rsidR="008B5DEC" w:rsidRPr="00BE068B" w:rsidRDefault="008B5DEC" w:rsidP="00C67ECD">
            <w:pPr>
              <w:contextualSpacing/>
              <w:jc w:val="both"/>
              <w:rPr>
                <w:rFonts w:ascii="Gill Sans MT" w:hAnsi="Gill Sans MT"/>
                <w:sz w:val="20"/>
              </w:rPr>
            </w:pPr>
          </w:p>
        </w:tc>
        <w:tc>
          <w:tcPr>
            <w:tcW w:w="1250" w:type="dxa"/>
            <w:vAlign w:val="center"/>
          </w:tcPr>
          <w:p w14:paraId="43D3632D" w14:textId="2DA242A0" w:rsidR="008B5DEC" w:rsidRPr="00BE068B" w:rsidRDefault="008B5DEC" w:rsidP="000F5C1F">
            <w:pPr>
              <w:ind w:right="414"/>
              <w:contextualSpacing/>
              <w:jc w:val="both"/>
              <w:rPr>
                <w:rFonts w:ascii="Gill Sans MT" w:hAnsi="Gill Sans MT"/>
                <w:sz w:val="20"/>
              </w:rPr>
            </w:pPr>
          </w:p>
        </w:tc>
      </w:tr>
      <w:tr w:rsidR="008B5DEC" w:rsidRPr="00BE068B" w14:paraId="78E04A40" w14:textId="1F9085D3" w:rsidTr="008B5DEC">
        <w:trPr>
          <w:gridAfter w:val="1"/>
          <w:wAfter w:w="10" w:type="dxa"/>
          <w:trHeight w:val="20"/>
        </w:trPr>
        <w:tc>
          <w:tcPr>
            <w:tcW w:w="797" w:type="dxa"/>
          </w:tcPr>
          <w:p w14:paraId="78F562E8" w14:textId="4B5BEEA5" w:rsidR="008B5DEC" w:rsidRPr="00BE068B" w:rsidRDefault="008B5DEC" w:rsidP="00C67ECD">
            <w:pPr>
              <w:ind w:left="-900" w:firstLine="810"/>
              <w:contextualSpacing/>
              <w:jc w:val="both"/>
              <w:rPr>
                <w:rFonts w:ascii="Gill Sans MT" w:hAnsi="Gill Sans MT"/>
                <w:sz w:val="20"/>
              </w:rPr>
            </w:pPr>
            <w:r w:rsidRPr="00BE068B">
              <w:rPr>
                <w:rFonts w:ascii="Gill Sans MT" w:hAnsi="Gill Sans MT"/>
                <w:sz w:val="20"/>
              </w:rPr>
              <w:t xml:space="preserve"> 2</w:t>
            </w:r>
          </w:p>
        </w:tc>
        <w:tc>
          <w:tcPr>
            <w:tcW w:w="1752" w:type="dxa"/>
          </w:tcPr>
          <w:p w14:paraId="75508585" w14:textId="77777777" w:rsidR="008B5DEC" w:rsidRPr="00BE068B" w:rsidRDefault="008B5DEC" w:rsidP="00C67ECD">
            <w:pPr>
              <w:ind w:left="-900" w:firstLine="810"/>
              <w:contextualSpacing/>
              <w:jc w:val="both"/>
              <w:rPr>
                <w:rFonts w:ascii="Gill Sans MT" w:hAnsi="Gill Sans MT"/>
                <w:sz w:val="20"/>
              </w:rPr>
            </w:pPr>
          </w:p>
        </w:tc>
        <w:tc>
          <w:tcPr>
            <w:tcW w:w="1912" w:type="dxa"/>
          </w:tcPr>
          <w:p w14:paraId="50C0F5B1" w14:textId="77777777" w:rsidR="008B5DEC" w:rsidRPr="00BE068B" w:rsidRDefault="008B5DEC" w:rsidP="00C67ECD">
            <w:pPr>
              <w:ind w:left="-900" w:firstLine="810"/>
              <w:contextualSpacing/>
              <w:jc w:val="both"/>
              <w:rPr>
                <w:rFonts w:ascii="Gill Sans MT" w:hAnsi="Gill Sans MT"/>
                <w:sz w:val="20"/>
              </w:rPr>
            </w:pPr>
          </w:p>
        </w:tc>
        <w:tc>
          <w:tcPr>
            <w:tcW w:w="1430" w:type="dxa"/>
          </w:tcPr>
          <w:p w14:paraId="26F83041" w14:textId="77777777" w:rsidR="008B5DEC" w:rsidRPr="00BE068B" w:rsidRDefault="008B5DEC" w:rsidP="00C67ECD">
            <w:pPr>
              <w:ind w:left="-900" w:firstLine="810"/>
              <w:contextualSpacing/>
              <w:jc w:val="both"/>
              <w:rPr>
                <w:rFonts w:ascii="Gill Sans MT" w:hAnsi="Gill Sans MT"/>
                <w:sz w:val="20"/>
              </w:rPr>
            </w:pPr>
          </w:p>
        </w:tc>
        <w:tc>
          <w:tcPr>
            <w:tcW w:w="1630" w:type="dxa"/>
            <w:gridSpan w:val="2"/>
          </w:tcPr>
          <w:p w14:paraId="20031D69" w14:textId="77777777" w:rsidR="008B5DEC" w:rsidRPr="00BE068B" w:rsidRDefault="008B5DEC" w:rsidP="00C67ECD">
            <w:pPr>
              <w:ind w:left="-900" w:firstLine="810"/>
              <w:contextualSpacing/>
              <w:jc w:val="both"/>
              <w:rPr>
                <w:rFonts w:ascii="Gill Sans MT" w:hAnsi="Gill Sans MT"/>
                <w:sz w:val="20"/>
              </w:rPr>
            </w:pPr>
          </w:p>
        </w:tc>
        <w:tc>
          <w:tcPr>
            <w:tcW w:w="1250" w:type="dxa"/>
          </w:tcPr>
          <w:p w14:paraId="066AA647" w14:textId="77777777" w:rsidR="008B5DEC" w:rsidRPr="00BE068B" w:rsidRDefault="008B5DEC" w:rsidP="000F5C1F">
            <w:pPr>
              <w:ind w:left="-900" w:right="414" w:firstLine="810"/>
              <w:contextualSpacing/>
              <w:jc w:val="both"/>
              <w:rPr>
                <w:rFonts w:ascii="Gill Sans MT" w:hAnsi="Gill Sans MT"/>
                <w:sz w:val="20"/>
              </w:rPr>
            </w:pPr>
          </w:p>
        </w:tc>
      </w:tr>
      <w:tr w:rsidR="008B5DEC" w:rsidRPr="00BE068B" w14:paraId="000379B4" w14:textId="4479B53A" w:rsidTr="008B5DEC">
        <w:trPr>
          <w:gridAfter w:val="1"/>
          <w:wAfter w:w="10" w:type="dxa"/>
          <w:trHeight w:val="20"/>
        </w:trPr>
        <w:tc>
          <w:tcPr>
            <w:tcW w:w="797" w:type="dxa"/>
          </w:tcPr>
          <w:p w14:paraId="4F8D6FB6"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3</w:t>
            </w:r>
          </w:p>
        </w:tc>
        <w:tc>
          <w:tcPr>
            <w:tcW w:w="1752" w:type="dxa"/>
          </w:tcPr>
          <w:p w14:paraId="1E81F4EE" w14:textId="77777777" w:rsidR="008B5DEC" w:rsidRPr="00BE068B" w:rsidRDefault="008B5DEC" w:rsidP="00C67ECD">
            <w:pPr>
              <w:contextualSpacing/>
              <w:jc w:val="both"/>
              <w:rPr>
                <w:rFonts w:ascii="Gill Sans MT" w:hAnsi="Gill Sans MT"/>
                <w:sz w:val="20"/>
              </w:rPr>
            </w:pPr>
          </w:p>
        </w:tc>
        <w:tc>
          <w:tcPr>
            <w:tcW w:w="1912" w:type="dxa"/>
          </w:tcPr>
          <w:p w14:paraId="77A577E3" w14:textId="77777777" w:rsidR="008B5DEC" w:rsidRPr="00BE068B" w:rsidRDefault="008B5DEC" w:rsidP="00C67ECD">
            <w:pPr>
              <w:contextualSpacing/>
              <w:jc w:val="both"/>
              <w:rPr>
                <w:rFonts w:ascii="Gill Sans MT" w:hAnsi="Gill Sans MT"/>
                <w:sz w:val="20"/>
              </w:rPr>
            </w:pPr>
          </w:p>
        </w:tc>
        <w:tc>
          <w:tcPr>
            <w:tcW w:w="1430" w:type="dxa"/>
          </w:tcPr>
          <w:p w14:paraId="6E3EFF03" w14:textId="77777777" w:rsidR="008B5DEC" w:rsidRPr="00BE068B" w:rsidRDefault="008B5DEC" w:rsidP="00C67ECD">
            <w:pPr>
              <w:contextualSpacing/>
              <w:jc w:val="both"/>
              <w:rPr>
                <w:rFonts w:ascii="Gill Sans MT" w:hAnsi="Gill Sans MT"/>
                <w:sz w:val="20"/>
              </w:rPr>
            </w:pPr>
          </w:p>
        </w:tc>
        <w:tc>
          <w:tcPr>
            <w:tcW w:w="1630" w:type="dxa"/>
            <w:gridSpan w:val="2"/>
          </w:tcPr>
          <w:p w14:paraId="3EC23DF4" w14:textId="77777777" w:rsidR="008B5DEC" w:rsidRPr="00BE068B" w:rsidRDefault="008B5DEC" w:rsidP="00C67ECD">
            <w:pPr>
              <w:contextualSpacing/>
              <w:jc w:val="both"/>
              <w:rPr>
                <w:rFonts w:ascii="Gill Sans MT" w:hAnsi="Gill Sans MT"/>
                <w:sz w:val="20"/>
              </w:rPr>
            </w:pPr>
          </w:p>
        </w:tc>
        <w:tc>
          <w:tcPr>
            <w:tcW w:w="1250" w:type="dxa"/>
          </w:tcPr>
          <w:p w14:paraId="0C2A5E32" w14:textId="77777777" w:rsidR="008B5DEC" w:rsidRPr="00BE068B" w:rsidRDefault="008B5DEC" w:rsidP="000F5C1F">
            <w:pPr>
              <w:ind w:right="414"/>
              <w:contextualSpacing/>
              <w:jc w:val="both"/>
              <w:rPr>
                <w:rFonts w:ascii="Gill Sans MT" w:hAnsi="Gill Sans MT"/>
                <w:sz w:val="20"/>
              </w:rPr>
            </w:pPr>
          </w:p>
        </w:tc>
      </w:tr>
      <w:tr w:rsidR="008B5DEC" w:rsidRPr="00BE068B" w14:paraId="36F4EA66" w14:textId="506C5BC3" w:rsidTr="008B5DEC">
        <w:trPr>
          <w:trHeight w:val="20"/>
        </w:trPr>
        <w:tc>
          <w:tcPr>
            <w:tcW w:w="797" w:type="dxa"/>
          </w:tcPr>
          <w:p w14:paraId="2060A70A"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4</w:t>
            </w:r>
          </w:p>
        </w:tc>
        <w:tc>
          <w:tcPr>
            <w:tcW w:w="1752" w:type="dxa"/>
          </w:tcPr>
          <w:p w14:paraId="1ED096EB" w14:textId="77777777" w:rsidR="008B5DEC" w:rsidRPr="00BE068B" w:rsidRDefault="008B5DEC" w:rsidP="00C67ECD">
            <w:pPr>
              <w:contextualSpacing/>
              <w:jc w:val="both"/>
              <w:rPr>
                <w:rFonts w:ascii="Gill Sans MT" w:hAnsi="Gill Sans MT"/>
                <w:sz w:val="20"/>
              </w:rPr>
            </w:pPr>
          </w:p>
        </w:tc>
        <w:tc>
          <w:tcPr>
            <w:tcW w:w="1912" w:type="dxa"/>
          </w:tcPr>
          <w:p w14:paraId="554B3AE4" w14:textId="77777777" w:rsidR="008B5DEC" w:rsidRPr="00BE068B" w:rsidRDefault="008B5DEC" w:rsidP="00C67ECD">
            <w:pPr>
              <w:contextualSpacing/>
              <w:jc w:val="both"/>
              <w:rPr>
                <w:rFonts w:ascii="Gill Sans MT" w:hAnsi="Gill Sans MT"/>
                <w:sz w:val="20"/>
              </w:rPr>
            </w:pPr>
          </w:p>
        </w:tc>
        <w:tc>
          <w:tcPr>
            <w:tcW w:w="1430" w:type="dxa"/>
          </w:tcPr>
          <w:p w14:paraId="3F41FE61" w14:textId="77777777" w:rsidR="008B5DEC" w:rsidRPr="00BE068B" w:rsidRDefault="008B5DEC" w:rsidP="00C67ECD">
            <w:pPr>
              <w:contextualSpacing/>
              <w:jc w:val="both"/>
              <w:rPr>
                <w:rFonts w:ascii="Gill Sans MT" w:hAnsi="Gill Sans MT"/>
                <w:sz w:val="20"/>
              </w:rPr>
            </w:pPr>
          </w:p>
        </w:tc>
        <w:tc>
          <w:tcPr>
            <w:tcW w:w="1630" w:type="dxa"/>
            <w:gridSpan w:val="2"/>
          </w:tcPr>
          <w:p w14:paraId="7F010DE4" w14:textId="77777777" w:rsidR="008B5DEC" w:rsidRPr="00BE068B" w:rsidRDefault="008B5DEC" w:rsidP="00C67ECD">
            <w:pPr>
              <w:contextualSpacing/>
              <w:jc w:val="both"/>
              <w:rPr>
                <w:rFonts w:ascii="Gill Sans MT" w:hAnsi="Gill Sans MT"/>
                <w:sz w:val="20"/>
              </w:rPr>
            </w:pPr>
          </w:p>
        </w:tc>
        <w:tc>
          <w:tcPr>
            <w:tcW w:w="1260" w:type="dxa"/>
            <w:gridSpan w:val="2"/>
          </w:tcPr>
          <w:p w14:paraId="68091923" w14:textId="77777777" w:rsidR="008B5DEC" w:rsidRPr="00BE068B" w:rsidRDefault="008B5DEC" w:rsidP="000F5C1F">
            <w:pPr>
              <w:ind w:right="414"/>
              <w:contextualSpacing/>
              <w:jc w:val="both"/>
              <w:rPr>
                <w:rFonts w:ascii="Gill Sans MT" w:hAnsi="Gill Sans MT"/>
                <w:sz w:val="20"/>
              </w:rPr>
            </w:pPr>
          </w:p>
        </w:tc>
      </w:tr>
      <w:tr w:rsidR="008B5DEC" w:rsidRPr="00BE068B" w14:paraId="2E23CB1B" w14:textId="401630A0" w:rsidTr="008B5DEC">
        <w:trPr>
          <w:gridAfter w:val="1"/>
          <w:wAfter w:w="10" w:type="dxa"/>
          <w:trHeight w:val="20"/>
        </w:trPr>
        <w:tc>
          <w:tcPr>
            <w:tcW w:w="797" w:type="dxa"/>
          </w:tcPr>
          <w:p w14:paraId="6CD12275"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5</w:t>
            </w:r>
          </w:p>
        </w:tc>
        <w:tc>
          <w:tcPr>
            <w:tcW w:w="1752" w:type="dxa"/>
          </w:tcPr>
          <w:p w14:paraId="32CF5EC3" w14:textId="77777777" w:rsidR="008B5DEC" w:rsidRPr="00BE068B" w:rsidRDefault="008B5DEC" w:rsidP="00C67ECD">
            <w:pPr>
              <w:contextualSpacing/>
              <w:jc w:val="both"/>
              <w:rPr>
                <w:rFonts w:ascii="Gill Sans MT" w:hAnsi="Gill Sans MT"/>
                <w:sz w:val="20"/>
              </w:rPr>
            </w:pPr>
          </w:p>
        </w:tc>
        <w:tc>
          <w:tcPr>
            <w:tcW w:w="1912" w:type="dxa"/>
          </w:tcPr>
          <w:p w14:paraId="3C486038" w14:textId="77777777" w:rsidR="008B5DEC" w:rsidRPr="00BE068B" w:rsidRDefault="008B5DEC" w:rsidP="00C67ECD">
            <w:pPr>
              <w:contextualSpacing/>
              <w:jc w:val="both"/>
              <w:rPr>
                <w:rFonts w:ascii="Gill Sans MT" w:hAnsi="Gill Sans MT"/>
                <w:sz w:val="20"/>
              </w:rPr>
            </w:pPr>
          </w:p>
        </w:tc>
        <w:tc>
          <w:tcPr>
            <w:tcW w:w="1430" w:type="dxa"/>
          </w:tcPr>
          <w:p w14:paraId="671D0EB1" w14:textId="77777777" w:rsidR="008B5DEC" w:rsidRPr="00BE068B" w:rsidRDefault="008B5DEC" w:rsidP="00C67ECD">
            <w:pPr>
              <w:contextualSpacing/>
              <w:jc w:val="both"/>
              <w:rPr>
                <w:rFonts w:ascii="Gill Sans MT" w:hAnsi="Gill Sans MT"/>
                <w:sz w:val="20"/>
              </w:rPr>
            </w:pPr>
          </w:p>
        </w:tc>
        <w:tc>
          <w:tcPr>
            <w:tcW w:w="1630" w:type="dxa"/>
            <w:gridSpan w:val="2"/>
          </w:tcPr>
          <w:p w14:paraId="2CFED8A8" w14:textId="77777777" w:rsidR="008B5DEC" w:rsidRPr="00BE068B" w:rsidRDefault="008B5DEC" w:rsidP="00C67ECD">
            <w:pPr>
              <w:contextualSpacing/>
              <w:jc w:val="both"/>
              <w:rPr>
                <w:rFonts w:ascii="Gill Sans MT" w:hAnsi="Gill Sans MT"/>
                <w:sz w:val="20"/>
              </w:rPr>
            </w:pPr>
          </w:p>
        </w:tc>
        <w:tc>
          <w:tcPr>
            <w:tcW w:w="1250" w:type="dxa"/>
          </w:tcPr>
          <w:p w14:paraId="2E544CF5" w14:textId="77777777" w:rsidR="008B5DEC" w:rsidRPr="00BE068B" w:rsidRDefault="008B5DEC" w:rsidP="000F5C1F">
            <w:pPr>
              <w:ind w:right="414"/>
              <w:contextualSpacing/>
              <w:jc w:val="both"/>
              <w:rPr>
                <w:rFonts w:ascii="Gill Sans MT" w:hAnsi="Gill Sans MT"/>
                <w:sz w:val="20"/>
              </w:rPr>
            </w:pPr>
          </w:p>
        </w:tc>
      </w:tr>
      <w:tr w:rsidR="008B5DEC" w:rsidRPr="00BE068B" w14:paraId="0BC7E26F" w14:textId="73191CE1" w:rsidTr="008B5DEC">
        <w:trPr>
          <w:gridAfter w:val="1"/>
          <w:wAfter w:w="10" w:type="dxa"/>
          <w:trHeight w:val="20"/>
        </w:trPr>
        <w:tc>
          <w:tcPr>
            <w:tcW w:w="797" w:type="dxa"/>
          </w:tcPr>
          <w:p w14:paraId="2E33942A"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6</w:t>
            </w:r>
          </w:p>
        </w:tc>
        <w:tc>
          <w:tcPr>
            <w:tcW w:w="1752" w:type="dxa"/>
          </w:tcPr>
          <w:p w14:paraId="587D2F6F" w14:textId="77777777" w:rsidR="008B5DEC" w:rsidRPr="00BE068B" w:rsidRDefault="008B5DEC" w:rsidP="00C67ECD">
            <w:pPr>
              <w:contextualSpacing/>
              <w:jc w:val="both"/>
              <w:rPr>
                <w:rFonts w:ascii="Gill Sans MT" w:hAnsi="Gill Sans MT"/>
                <w:sz w:val="20"/>
              </w:rPr>
            </w:pPr>
          </w:p>
        </w:tc>
        <w:tc>
          <w:tcPr>
            <w:tcW w:w="1912" w:type="dxa"/>
          </w:tcPr>
          <w:p w14:paraId="7A937B2F" w14:textId="77777777" w:rsidR="008B5DEC" w:rsidRPr="00BE068B" w:rsidRDefault="008B5DEC" w:rsidP="00C67ECD">
            <w:pPr>
              <w:contextualSpacing/>
              <w:jc w:val="both"/>
              <w:rPr>
                <w:rFonts w:ascii="Gill Sans MT" w:hAnsi="Gill Sans MT"/>
                <w:sz w:val="20"/>
              </w:rPr>
            </w:pPr>
          </w:p>
        </w:tc>
        <w:tc>
          <w:tcPr>
            <w:tcW w:w="1430" w:type="dxa"/>
          </w:tcPr>
          <w:p w14:paraId="304F6081" w14:textId="77777777" w:rsidR="008B5DEC" w:rsidRPr="00BE068B" w:rsidRDefault="008B5DEC" w:rsidP="00C67ECD">
            <w:pPr>
              <w:contextualSpacing/>
              <w:jc w:val="both"/>
              <w:rPr>
                <w:rFonts w:ascii="Gill Sans MT" w:hAnsi="Gill Sans MT"/>
                <w:sz w:val="20"/>
              </w:rPr>
            </w:pPr>
          </w:p>
        </w:tc>
        <w:tc>
          <w:tcPr>
            <w:tcW w:w="1630" w:type="dxa"/>
            <w:gridSpan w:val="2"/>
          </w:tcPr>
          <w:p w14:paraId="39AC59A6" w14:textId="77777777" w:rsidR="008B5DEC" w:rsidRPr="00BE068B" w:rsidRDefault="008B5DEC" w:rsidP="00C67ECD">
            <w:pPr>
              <w:contextualSpacing/>
              <w:jc w:val="both"/>
              <w:rPr>
                <w:rFonts w:ascii="Gill Sans MT" w:hAnsi="Gill Sans MT"/>
                <w:sz w:val="20"/>
              </w:rPr>
            </w:pPr>
          </w:p>
        </w:tc>
        <w:tc>
          <w:tcPr>
            <w:tcW w:w="1250" w:type="dxa"/>
          </w:tcPr>
          <w:p w14:paraId="2575E7B0" w14:textId="77777777" w:rsidR="008B5DEC" w:rsidRPr="00BE068B" w:rsidRDefault="008B5DEC" w:rsidP="000F5C1F">
            <w:pPr>
              <w:ind w:right="414"/>
              <w:contextualSpacing/>
              <w:jc w:val="both"/>
              <w:rPr>
                <w:rFonts w:ascii="Gill Sans MT" w:hAnsi="Gill Sans MT"/>
                <w:sz w:val="20"/>
              </w:rPr>
            </w:pPr>
          </w:p>
        </w:tc>
      </w:tr>
      <w:tr w:rsidR="008B5DEC" w:rsidRPr="00BE068B" w14:paraId="3D0E363C" w14:textId="37461FD5" w:rsidTr="008B5DEC">
        <w:trPr>
          <w:gridAfter w:val="1"/>
          <w:wAfter w:w="10" w:type="dxa"/>
          <w:trHeight w:val="20"/>
        </w:trPr>
        <w:tc>
          <w:tcPr>
            <w:tcW w:w="797" w:type="dxa"/>
          </w:tcPr>
          <w:p w14:paraId="0E466144"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7</w:t>
            </w:r>
          </w:p>
        </w:tc>
        <w:tc>
          <w:tcPr>
            <w:tcW w:w="1752" w:type="dxa"/>
          </w:tcPr>
          <w:p w14:paraId="4B1FDC16" w14:textId="77777777" w:rsidR="008B5DEC" w:rsidRPr="00BE068B" w:rsidRDefault="008B5DEC" w:rsidP="00C67ECD">
            <w:pPr>
              <w:contextualSpacing/>
              <w:jc w:val="both"/>
              <w:rPr>
                <w:rFonts w:ascii="Gill Sans MT" w:hAnsi="Gill Sans MT"/>
                <w:sz w:val="20"/>
              </w:rPr>
            </w:pPr>
          </w:p>
        </w:tc>
        <w:tc>
          <w:tcPr>
            <w:tcW w:w="1912" w:type="dxa"/>
          </w:tcPr>
          <w:p w14:paraId="51485432" w14:textId="77777777" w:rsidR="008B5DEC" w:rsidRPr="00BE068B" w:rsidRDefault="008B5DEC" w:rsidP="00C67ECD">
            <w:pPr>
              <w:contextualSpacing/>
              <w:jc w:val="both"/>
              <w:rPr>
                <w:rFonts w:ascii="Gill Sans MT" w:hAnsi="Gill Sans MT"/>
                <w:sz w:val="20"/>
              </w:rPr>
            </w:pPr>
          </w:p>
        </w:tc>
        <w:tc>
          <w:tcPr>
            <w:tcW w:w="1430" w:type="dxa"/>
          </w:tcPr>
          <w:p w14:paraId="62833C38" w14:textId="77777777" w:rsidR="008B5DEC" w:rsidRPr="00BE068B" w:rsidRDefault="008B5DEC" w:rsidP="00C67ECD">
            <w:pPr>
              <w:contextualSpacing/>
              <w:jc w:val="both"/>
              <w:rPr>
                <w:rFonts w:ascii="Gill Sans MT" w:hAnsi="Gill Sans MT"/>
                <w:sz w:val="20"/>
              </w:rPr>
            </w:pPr>
          </w:p>
        </w:tc>
        <w:tc>
          <w:tcPr>
            <w:tcW w:w="1630" w:type="dxa"/>
            <w:gridSpan w:val="2"/>
          </w:tcPr>
          <w:p w14:paraId="7C5BC7C7" w14:textId="77777777" w:rsidR="008B5DEC" w:rsidRPr="00BE068B" w:rsidRDefault="008B5DEC" w:rsidP="00C67ECD">
            <w:pPr>
              <w:contextualSpacing/>
              <w:jc w:val="both"/>
              <w:rPr>
                <w:rFonts w:ascii="Gill Sans MT" w:hAnsi="Gill Sans MT"/>
                <w:sz w:val="20"/>
              </w:rPr>
            </w:pPr>
          </w:p>
        </w:tc>
        <w:tc>
          <w:tcPr>
            <w:tcW w:w="1250" w:type="dxa"/>
          </w:tcPr>
          <w:p w14:paraId="18400081" w14:textId="77777777" w:rsidR="008B5DEC" w:rsidRPr="00BE068B" w:rsidRDefault="008B5DEC" w:rsidP="000F5C1F">
            <w:pPr>
              <w:ind w:right="414"/>
              <w:contextualSpacing/>
              <w:jc w:val="both"/>
              <w:rPr>
                <w:rFonts w:ascii="Gill Sans MT" w:hAnsi="Gill Sans MT"/>
                <w:sz w:val="20"/>
              </w:rPr>
            </w:pPr>
          </w:p>
        </w:tc>
      </w:tr>
      <w:tr w:rsidR="008B5DEC" w:rsidRPr="00BE068B" w14:paraId="6707CB44" w14:textId="6A600B55" w:rsidTr="008B5DEC">
        <w:trPr>
          <w:gridAfter w:val="1"/>
          <w:wAfter w:w="10" w:type="dxa"/>
          <w:trHeight w:val="20"/>
        </w:trPr>
        <w:tc>
          <w:tcPr>
            <w:tcW w:w="797" w:type="dxa"/>
          </w:tcPr>
          <w:p w14:paraId="65436F0A"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8</w:t>
            </w:r>
          </w:p>
        </w:tc>
        <w:tc>
          <w:tcPr>
            <w:tcW w:w="1752" w:type="dxa"/>
          </w:tcPr>
          <w:p w14:paraId="7B76645B" w14:textId="77777777" w:rsidR="008B5DEC" w:rsidRPr="00BE068B" w:rsidRDefault="008B5DEC" w:rsidP="00C67ECD">
            <w:pPr>
              <w:contextualSpacing/>
              <w:jc w:val="both"/>
              <w:rPr>
                <w:rFonts w:ascii="Gill Sans MT" w:hAnsi="Gill Sans MT"/>
                <w:sz w:val="20"/>
              </w:rPr>
            </w:pPr>
          </w:p>
        </w:tc>
        <w:tc>
          <w:tcPr>
            <w:tcW w:w="1912" w:type="dxa"/>
          </w:tcPr>
          <w:p w14:paraId="5A350533" w14:textId="77777777" w:rsidR="008B5DEC" w:rsidRPr="00BE068B" w:rsidRDefault="008B5DEC" w:rsidP="00C67ECD">
            <w:pPr>
              <w:contextualSpacing/>
              <w:jc w:val="both"/>
              <w:rPr>
                <w:rFonts w:ascii="Gill Sans MT" w:hAnsi="Gill Sans MT"/>
                <w:sz w:val="20"/>
              </w:rPr>
            </w:pPr>
          </w:p>
        </w:tc>
        <w:tc>
          <w:tcPr>
            <w:tcW w:w="1430" w:type="dxa"/>
          </w:tcPr>
          <w:p w14:paraId="1C7A5A8A" w14:textId="77777777" w:rsidR="008B5DEC" w:rsidRPr="00BE068B" w:rsidRDefault="008B5DEC" w:rsidP="00C67ECD">
            <w:pPr>
              <w:contextualSpacing/>
              <w:jc w:val="both"/>
              <w:rPr>
                <w:rFonts w:ascii="Gill Sans MT" w:hAnsi="Gill Sans MT"/>
                <w:sz w:val="20"/>
              </w:rPr>
            </w:pPr>
          </w:p>
        </w:tc>
        <w:tc>
          <w:tcPr>
            <w:tcW w:w="1630" w:type="dxa"/>
            <w:gridSpan w:val="2"/>
          </w:tcPr>
          <w:p w14:paraId="31CC1A5E" w14:textId="77777777" w:rsidR="008B5DEC" w:rsidRPr="00BE068B" w:rsidRDefault="008B5DEC" w:rsidP="00C67ECD">
            <w:pPr>
              <w:contextualSpacing/>
              <w:jc w:val="both"/>
              <w:rPr>
                <w:rFonts w:ascii="Gill Sans MT" w:hAnsi="Gill Sans MT"/>
                <w:sz w:val="20"/>
              </w:rPr>
            </w:pPr>
          </w:p>
        </w:tc>
        <w:tc>
          <w:tcPr>
            <w:tcW w:w="1250" w:type="dxa"/>
          </w:tcPr>
          <w:p w14:paraId="019FBE1C" w14:textId="77777777" w:rsidR="008B5DEC" w:rsidRPr="00BE068B" w:rsidRDefault="008B5DEC" w:rsidP="000F5C1F">
            <w:pPr>
              <w:ind w:right="414"/>
              <w:contextualSpacing/>
              <w:jc w:val="both"/>
              <w:rPr>
                <w:rFonts w:ascii="Gill Sans MT" w:hAnsi="Gill Sans MT"/>
                <w:sz w:val="20"/>
              </w:rPr>
            </w:pPr>
          </w:p>
        </w:tc>
      </w:tr>
      <w:tr w:rsidR="008B5DEC" w:rsidRPr="00BE068B" w14:paraId="7B834DF0" w14:textId="684CDFCF" w:rsidTr="008B5DEC">
        <w:trPr>
          <w:gridAfter w:val="1"/>
          <w:wAfter w:w="10" w:type="dxa"/>
          <w:trHeight w:val="20"/>
        </w:trPr>
        <w:tc>
          <w:tcPr>
            <w:tcW w:w="797" w:type="dxa"/>
          </w:tcPr>
          <w:p w14:paraId="310DDA7A"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9</w:t>
            </w:r>
          </w:p>
        </w:tc>
        <w:tc>
          <w:tcPr>
            <w:tcW w:w="1752" w:type="dxa"/>
          </w:tcPr>
          <w:p w14:paraId="5D3FC5C1" w14:textId="77777777" w:rsidR="008B5DEC" w:rsidRPr="00BE068B" w:rsidRDefault="008B5DEC" w:rsidP="00C67ECD">
            <w:pPr>
              <w:contextualSpacing/>
              <w:jc w:val="both"/>
              <w:rPr>
                <w:rFonts w:ascii="Gill Sans MT" w:hAnsi="Gill Sans MT"/>
                <w:sz w:val="20"/>
              </w:rPr>
            </w:pPr>
          </w:p>
        </w:tc>
        <w:tc>
          <w:tcPr>
            <w:tcW w:w="1912" w:type="dxa"/>
          </w:tcPr>
          <w:p w14:paraId="2F507DCC" w14:textId="77777777" w:rsidR="008B5DEC" w:rsidRPr="00BE068B" w:rsidRDefault="008B5DEC" w:rsidP="00C67ECD">
            <w:pPr>
              <w:contextualSpacing/>
              <w:jc w:val="both"/>
              <w:rPr>
                <w:rFonts w:ascii="Gill Sans MT" w:hAnsi="Gill Sans MT"/>
                <w:sz w:val="20"/>
              </w:rPr>
            </w:pPr>
          </w:p>
        </w:tc>
        <w:tc>
          <w:tcPr>
            <w:tcW w:w="1430" w:type="dxa"/>
          </w:tcPr>
          <w:p w14:paraId="40A8DF4B" w14:textId="77777777" w:rsidR="008B5DEC" w:rsidRPr="00BE068B" w:rsidRDefault="008B5DEC" w:rsidP="00C67ECD">
            <w:pPr>
              <w:contextualSpacing/>
              <w:jc w:val="both"/>
              <w:rPr>
                <w:rFonts w:ascii="Gill Sans MT" w:hAnsi="Gill Sans MT"/>
                <w:sz w:val="20"/>
              </w:rPr>
            </w:pPr>
          </w:p>
        </w:tc>
        <w:tc>
          <w:tcPr>
            <w:tcW w:w="1630" w:type="dxa"/>
            <w:gridSpan w:val="2"/>
          </w:tcPr>
          <w:p w14:paraId="20BA262A" w14:textId="77777777" w:rsidR="008B5DEC" w:rsidRPr="00BE068B" w:rsidRDefault="008B5DEC" w:rsidP="00C67ECD">
            <w:pPr>
              <w:contextualSpacing/>
              <w:jc w:val="both"/>
              <w:rPr>
                <w:rFonts w:ascii="Gill Sans MT" w:hAnsi="Gill Sans MT"/>
                <w:sz w:val="20"/>
              </w:rPr>
            </w:pPr>
          </w:p>
        </w:tc>
        <w:tc>
          <w:tcPr>
            <w:tcW w:w="1250" w:type="dxa"/>
          </w:tcPr>
          <w:p w14:paraId="6832E569" w14:textId="77777777" w:rsidR="008B5DEC" w:rsidRPr="00BE068B" w:rsidRDefault="008B5DEC" w:rsidP="000F5C1F">
            <w:pPr>
              <w:ind w:right="414"/>
              <w:contextualSpacing/>
              <w:jc w:val="both"/>
              <w:rPr>
                <w:rFonts w:ascii="Gill Sans MT" w:hAnsi="Gill Sans MT"/>
                <w:sz w:val="20"/>
              </w:rPr>
            </w:pPr>
          </w:p>
        </w:tc>
      </w:tr>
      <w:tr w:rsidR="008B5DEC" w:rsidRPr="00BE068B" w14:paraId="1BD69138" w14:textId="0397D0F4" w:rsidTr="008B5DEC">
        <w:trPr>
          <w:gridAfter w:val="1"/>
          <w:wAfter w:w="10" w:type="dxa"/>
          <w:trHeight w:val="20"/>
        </w:trPr>
        <w:tc>
          <w:tcPr>
            <w:tcW w:w="797" w:type="dxa"/>
          </w:tcPr>
          <w:p w14:paraId="7751E54C"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10</w:t>
            </w:r>
          </w:p>
        </w:tc>
        <w:tc>
          <w:tcPr>
            <w:tcW w:w="1752" w:type="dxa"/>
          </w:tcPr>
          <w:p w14:paraId="7793CCF8" w14:textId="77777777" w:rsidR="008B5DEC" w:rsidRPr="00BE068B" w:rsidRDefault="008B5DEC" w:rsidP="00C67ECD">
            <w:pPr>
              <w:contextualSpacing/>
              <w:jc w:val="both"/>
              <w:rPr>
                <w:rFonts w:ascii="Gill Sans MT" w:hAnsi="Gill Sans MT"/>
                <w:sz w:val="20"/>
              </w:rPr>
            </w:pPr>
          </w:p>
        </w:tc>
        <w:tc>
          <w:tcPr>
            <w:tcW w:w="1912" w:type="dxa"/>
          </w:tcPr>
          <w:p w14:paraId="3E3803C6" w14:textId="77777777" w:rsidR="008B5DEC" w:rsidRPr="00BE068B" w:rsidRDefault="008B5DEC" w:rsidP="00C67ECD">
            <w:pPr>
              <w:contextualSpacing/>
              <w:jc w:val="both"/>
              <w:rPr>
                <w:rFonts w:ascii="Gill Sans MT" w:hAnsi="Gill Sans MT"/>
                <w:sz w:val="20"/>
              </w:rPr>
            </w:pPr>
          </w:p>
        </w:tc>
        <w:tc>
          <w:tcPr>
            <w:tcW w:w="1430" w:type="dxa"/>
          </w:tcPr>
          <w:p w14:paraId="580D1452" w14:textId="77777777" w:rsidR="008B5DEC" w:rsidRPr="00BE068B" w:rsidRDefault="008B5DEC" w:rsidP="00C67ECD">
            <w:pPr>
              <w:contextualSpacing/>
              <w:jc w:val="both"/>
              <w:rPr>
                <w:rFonts w:ascii="Gill Sans MT" w:hAnsi="Gill Sans MT"/>
                <w:sz w:val="20"/>
              </w:rPr>
            </w:pPr>
          </w:p>
        </w:tc>
        <w:tc>
          <w:tcPr>
            <w:tcW w:w="1630" w:type="dxa"/>
            <w:gridSpan w:val="2"/>
          </w:tcPr>
          <w:p w14:paraId="3E85C81F" w14:textId="77777777" w:rsidR="008B5DEC" w:rsidRPr="00BE068B" w:rsidRDefault="008B5DEC" w:rsidP="00C67ECD">
            <w:pPr>
              <w:contextualSpacing/>
              <w:jc w:val="both"/>
              <w:rPr>
                <w:rFonts w:ascii="Gill Sans MT" w:hAnsi="Gill Sans MT"/>
                <w:sz w:val="20"/>
              </w:rPr>
            </w:pPr>
          </w:p>
        </w:tc>
        <w:tc>
          <w:tcPr>
            <w:tcW w:w="1250" w:type="dxa"/>
          </w:tcPr>
          <w:p w14:paraId="7237D204" w14:textId="77777777" w:rsidR="008B5DEC" w:rsidRPr="00BE068B" w:rsidRDefault="008B5DEC" w:rsidP="000F5C1F">
            <w:pPr>
              <w:ind w:right="414"/>
              <w:contextualSpacing/>
              <w:jc w:val="both"/>
              <w:rPr>
                <w:rFonts w:ascii="Gill Sans MT" w:hAnsi="Gill Sans MT"/>
                <w:sz w:val="20"/>
              </w:rPr>
            </w:pPr>
          </w:p>
        </w:tc>
      </w:tr>
    </w:tbl>
    <w:tbl>
      <w:tblPr>
        <w:tblStyle w:val="TableGrid"/>
        <w:tblpPr w:leftFromText="180" w:rightFromText="180" w:vertAnchor="page" w:horzAnchor="page" w:tblpX="1549" w:tblpY="9001"/>
        <w:tblW w:w="3528" w:type="dxa"/>
        <w:tblLook w:val="04A0" w:firstRow="1" w:lastRow="0" w:firstColumn="1" w:lastColumn="0" w:noHBand="0" w:noVBand="1"/>
      </w:tblPr>
      <w:tblGrid>
        <w:gridCol w:w="3528"/>
      </w:tblGrid>
      <w:tr w:rsidR="000F5C1F" w:rsidRPr="00BE068B" w14:paraId="5A154781" w14:textId="77777777" w:rsidTr="000F5C1F">
        <w:tc>
          <w:tcPr>
            <w:tcW w:w="3528" w:type="dxa"/>
          </w:tcPr>
          <w:p w14:paraId="2A99671B" w14:textId="77777777" w:rsidR="000F5C1F" w:rsidRPr="00BE068B" w:rsidRDefault="000F5C1F" w:rsidP="000F5C1F">
            <w:pPr>
              <w:contextualSpacing/>
              <w:rPr>
                <w:rFonts w:ascii="Gill Sans MT" w:eastAsia="SimSun" w:hAnsi="Gill Sans MT"/>
              </w:rPr>
            </w:pPr>
            <w:r w:rsidRPr="00BE068B">
              <w:rPr>
                <w:rFonts w:ascii="Gill Sans MT" w:hAnsi="Gill Sans MT" w:cs="Times New Roman"/>
                <w:b/>
                <w:sz w:val="20"/>
              </w:rPr>
              <w:t>Likelihood scale 122</w:t>
            </w:r>
          </w:p>
        </w:tc>
      </w:tr>
      <w:tr w:rsidR="000F5C1F" w:rsidRPr="00BE068B" w14:paraId="5848478E" w14:textId="77777777" w:rsidTr="000F5C1F">
        <w:tc>
          <w:tcPr>
            <w:tcW w:w="3528" w:type="dxa"/>
          </w:tcPr>
          <w:p w14:paraId="7D6511C0" w14:textId="77777777" w:rsidR="000F5C1F" w:rsidRPr="00BE068B" w:rsidRDefault="000F5C1F" w:rsidP="000F5C1F">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1=Impossible/would never happen</w:t>
            </w:r>
          </w:p>
          <w:p w14:paraId="2966F68D" w14:textId="77777777" w:rsidR="000F5C1F" w:rsidRPr="00BE068B" w:rsidRDefault="000F5C1F" w:rsidP="000F5C1F">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2=Highly unlikely </w:t>
            </w:r>
          </w:p>
          <w:p w14:paraId="6E0D462D" w14:textId="77777777" w:rsidR="000F5C1F" w:rsidRPr="00BE068B" w:rsidRDefault="000F5C1F" w:rsidP="000F5C1F">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 Unsure/I don't know</w:t>
            </w:r>
          </w:p>
          <w:p w14:paraId="0E4A2D14" w14:textId="77777777" w:rsidR="000F5C1F" w:rsidRPr="00BE068B" w:rsidRDefault="000F5C1F" w:rsidP="000F5C1F">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4=Likely</w:t>
            </w:r>
            <w:r w:rsidRPr="00BE068B">
              <w:rPr>
                <w:rFonts w:ascii="Gill Sans MT" w:hAnsi="Gill Sans MT" w:cs="Times New Roman"/>
                <w:sz w:val="20"/>
              </w:rPr>
              <w:tab/>
              <w:t xml:space="preserve">5=Very Likely </w:t>
            </w:r>
          </w:p>
          <w:p w14:paraId="4EB00E23" w14:textId="77777777" w:rsidR="000F5C1F" w:rsidRPr="00BE068B" w:rsidRDefault="000F5C1F" w:rsidP="000F5C1F">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6=Happening right now</w:t>
            </w:r>
          </w:p>
          <w:p w14:paraId="531B458E" w14:textId="77777777" w:rsidR="000F5C1F" w:rsidRPr="00BE068B" w:rsidRDefault="000F5C1F" w:rsidP="000F5C1F">
            <w:pPr>
              <w:contextualSpacing/>
              <w:rPr>
                <w:rFonts w:ascii="Gill Sans MT" w:hAnsi="Gill Sans MT" w:cs="Times New Roman"/>
                <w:b/>
                <w:sz w:val="20"/>
              </w:rPr>
            </w:pPr>
            <w:r w:rsidRPr="00BE068B">
              <w:rPr>
                <w:rFonts w:ascii="Gill Sans MT" w:hAnsi="Gill Sans MT" w:cs="Times New Roman"/>
                <w:sz w:val="20"/>
              </w:rPr>
              <w:t>7=Prefer not to answer</w:t>
            </w:r>
          </w:p>
        </w:tc>
      </w:tr>
    </w:tbl>
    <w:p w14:paraId="42388C50" w14:textId="77777777" w:rsidR="00C67ECD" w:rsidRPr="00BE068B" w:rsidRDefault="00C67ECD" w:rsidP="00F7697D">
      <w:pPr>
        <w:spacing w:after="0" w:line="240" w:lineRule="auto"/>
        <w:contextualSpacing/>
        <w:rPr>
          <w:rFonts w:ascii="Gill Sans MT" w:eastAsia="SimSun" w:hAnsi="Gill Sans MT"/>
        </w:rPr>
      </w:pPr>
    </w:p>
    <w:p w14:paraId="0E6BBF1E" w14:textId="77777777" w:rsidR="00C67ECD" w:rsidRPr="00BE068B" w:rsidRDefault="00C67ECD" w:rsidP="00F7697D">
      <w:pPr>
        <w:spacing w:after="0" w:line="240" w:lineRule="auto"/>
        <w:contextualSpacing/>
        <w:rPr>
          <w:rFonts w:ascii="Gill Sans MT" w:eastAsia="SimSun" w:hAnsi="Gill Sans MT"/>
        </w:rPr>
      </w:pPr>
    </w:p>
    <w:p w14:paraId="568FA482" w14:textId="77777777" w:rsidR="00C67ECD" w:rsidRPr="00BE068B" w:rsidRDefault="00C67ECD" w:rsidP="00F7697D">
      <w:pPr>
        <w:spacing w:after="0" w:line="240" w:lineRule="auto"/>
        <w:contextualSpacing/>
        <w:rPr>
          <w:rFonts w:ascii="Gill Sans MT" w:eastAsia="SimSun" w:hAnsi="Gill Sans MT"/>
        </w:rPr>
      </w:pPr>
    </w:p>
    <w:p w14:paraId="1E2B066E" w14:textId="77777777" w:rsidR="00C67ECD" w:rsidRPr="00BE068B" w:rsidRDefault="00C67ECD" w:rsidP="00F7697D">
      <w:pPr>
        <w:spacing w:after="0" w:line="240" w:lineRule="auto"/>
        <w:contextualSpacing/>
        <w:rPr>
          <w:rFonts w:ascii="Gill Sans MT" w:eastAsia="SimSun" w:hAnsi="Gill Sans MT"/>
        </w:rPr>
      </w:pPr>
    </w:p>
    <w:p w14:paraId="73A273FD" w14:textId="77777777" w:rsidR="00C67ECD" w:rsidRPr="00BE068B" w:rsidRDefault="00C67ECD" w:rsidP="00F7697D">
      <w:pPr>
        <w:spacing w:after="0" w:line="240" w:lineRule="auto"/>
        <w:contextualSpacing/>
        <w:rPr>
          <w:rFonts w:ascii="Gill Sans MT" w:eastAsia="SimSun" w:hAnsi="Gill Sans MT"/>
        </w:rPr>
      </w:pPr>
    </w:p>
    <w:p w14:paraId="3A489C6F" w14:textId="77777777" w:rsidR="00C67ECD" w:rsidRPr="00BE068B" w:rsidRDefault="00C67ECD" w:rsidP="00F7697D">
      <w:pPr>
        <w:spacing w:after="0" w:line="240" w:lineRule="auto"/>
        <w:contextualSpacing/>
        <w:rPr>
          <w:rFonts w:ascii="Gill Sans MT" w:eastAsia="SimSun" w:hAnsi="Gill Sans MT"/>
        </w:rPr>
      </w:pPr>
    </w:p>
    <w:p w14:paraId="0EA61AFB" w14:textId="77777777" w:rsidR="00C67ECD" w:rsidRPr="00BE068B" w:rsidRDefault="00C67ECD" w:rsidP="00F7697D">
      <w:pPr>
        <w:spacing w:after="0" w:line="240" w:lineRule="auto"/>
        <w:contextualSpacing/>
        <w:rPr>
          <w:rFonts w:ascii="Gill Sans MT" w:eastAsia="SimSun" w:hAnsi="Gill Sans MT"/>
        </w:rPr>
      </w:pPr>
    </w:p>
    <w:p w14:paraId="1565BBB2" w14:textId="77777777" w:rsidR="00C67ECD" w:rsidRPr="00BE068B" w:rsidRDefault="00C67ECD" w:rsidP="00F7697D">
      <w:pPr>
        <w:spacing w:after="0" w:line="240" w:lineRule="auto"/>
        <w:contextualSpacing/>
        <w:rPr>
          <w:rFonts w:ascii="Gill Sans MT" w:eastAsia="SimSun" w:hAnsi="Gill Sans MT"/>
        </w:rPr>
      </w:pPr>
    </w:p>
    <w:p w14:paraId="7ADE4B17" w14:textId="77777777" w:rsidR="00C67ECD" w:rsidRPr="00BE068B" w:rsidRDefault="00C67ECD" w:rsidP="00F7697D">
      <w:pPr>
        <w:spacing w:after="0" w:line="240" w:lineRule="auto"/>
        <w:contextualSpacing/>
        <w:rPr>
          <w:rFonts w:ascii="Gill Sans MT" w:eastAsia="SimSun" w:hAnsi="Gill Sans MT"/>
        </w:rPr>
      </w:pPr>
    </w:p>
    <w:p w14:paraId="3CF3B0BC" w14:textId="77777777" w:rsidR="00C67ECD" w:rsidRPr="00BE068B" w:rsidRDefault="00C67ECD" w:rsidP="00F7697D">
      <w:pPr>
        <w:spacing w:after="0" w:line="240" w:lineRule="auto"/>
        <w:contextualSpacing/>
        <w:rPr>
          <w:rFonts w:ascii="Gill Sans MT" w:eastAsia="SimSun" w:hAnsi="Gill Sans MT"/>
        </w:rPr>
      </w:pPr>
    </w:p>
    <w:p w14:paraId="6BCFEE0B" w14:textId="77777777" w:rsidR="00C67ECD" w:rsidRPr="00BE068B" w:rsidRDefault="00C67ECD" w:rsidP="00F7697D">
      <w:pPr>
        <w:spacing w:after="0" w:line="240" w:lineRule="auto"/>
        <w:contextualSpacing/>
        <w:rPr>
          <w:rFonts w:ascii="Gill Sans MT" w:eastAsia="SimSun" w:hAnsi="Gill Sans MT"/>
        </w:rPr>
      </w:pPr>
    </w:p>
    <w:p w14:paraId="22EBFC5B" w14:textId="77777777" w:rsidR="00C67ECD" w:rsidRPr="00BE068B" w:rsidRDefault="00C67ECD" w:rsidP="00F7697D">
      <w:pPr>
        <w:spacing w:after="0" w:line="240" w:lineRule="auto"/>
        <w:contextualSpacing/>
        <w:rPr>
          <w:rFonts w:ascii="Gill Sans MT" w:eastAsia="SimSun" w:hAnsi="Gill Sans MT"/>
        </w:rPr>
      </w:pPr>
    </w:p>
    <w:p w14:paraId="523CF950" w14:textId="77777777" w:rsidR="00C67ECD" w:rsidRPr="00BE068B" w:rsidRDefault="00C67ECD" w:rsidP="00F7697D">
      <w:pPr>
        <w:spacing w:after="0" w:line="240" w:lineRule="auto"/>
        <w:contextualSpacing/>
        <w:rPr>
          <w:rFonts w:ascii="Gill Sans MT" w:eastAsia="SimSun" w:hAnsi="Gill Sans MT"/>
        </w:rPr>
      </w:pPr>
    </w:p>
    <w:p w14:paraId="08354C21" w14:textId="77777777" w:rsidR="00C67ECD" w:rsidRPr="00BE068B" w:rsidRDefault="00C67ECD" w:rsidP="00F7697D">
      <w:pPr>
        <w:spacing w:after="0" w:line="240" w:lineRule="auto"/>
        <w:contextualSpacing/>
        <w:rPr>
          <w:rFonts w:ascii="Gill Sans MT" w:eastAsia="SimSun" w:hAnsi="Gill Sans MT"/>
        </w:rPr>
      </w:pPr>
    </w:p>
    <w:p w14:paraId="7FB64E33" w14:textId="77777777" w:rsidR="00C67ECD" w:rsidRPr="00BE068B" w:rsidRDefault="00C67ECD" w:rsidP="00F7697D">
      <w:pPr>
        <w:spacing w:after="0" w:line="240" w:lineRule="auto"/>
        <w:contextualSpacing/>
        <w:rPr>
          <w:rFonts w:ascii="Gill Sans MT" w:eastAsia="SimSun" w:hAnsi="Gill Sans MT"/>
        </w:rPr>
      </w:pPr>
    </w:p>
    <w:p w14:paraId="0FE2EDEC" w14:textId="77777777" w:rsidR="00C67ECD" w:rsidRPr="00BE068B" w:rsidRDefault="00C67ECD" w:rsidP="00F7697D">
      <w:pPr>
        <w:spacing w:after="0" w:line="240" w:lineRule="auto"/>
        <w:contextualSpacing/>
        <w:rPr>
          <w:rFonts w:ascii="Gill Sans MT" w:eastAsia="SimSun" w:hAnsi="Gill Sans MT"/>
        </w:rPr>
      </w:pPr>
    </w:p>
    <w:p w14:paraId="0FCE1FB9" w14:textId="77777777" w:rsidR="00C67ECD" w:rsidRPr="00BE068B" w:rsidRDefault="00C67ECD" w:rsidP="00F7697D">
      <w:pPr>
        <w:spacing w:after="0" w:line="240" w:lineRule="auto"/>
        <w:contextualSpacing/>
        <w:rPr>
          <w:rFonts w:ascii="Gill Sans MT" w:eastAsia="SimSun" w:hAnsi="Gill Sans MT"/>
        </w:rPr>
      </w:pPr>
    </w:p>
    <w:p w14:paraId="71A3BD64" w14:textId="77777777" w:rsidR="00C67ECD" w:rsidRPr="00BE068B" w:rsidRDefault="00C67ECD" w:rsidP="00F7697D">
      <w:pPr>
        <w:spacing w:after="0" w:line="240" w:lineRule="auto"/>
        <w:contextualSpacing/>
        <w:rPr>
          <w:rFonts w:ascii="Gill Sans MT" w:eastAsia="SimSun" w:hAnsi="Gill Sans MT"/>
        </w:rPr>
      </w:pPr>
    </w:p>
    <w:p w14:paraId="31A5A695" w14:textId="77777777" w:rsidR="00C67ECD" w:rsidRPr="00BE068B" w:rsidRDefault="00C67ECD" w:rsidP="00F7697D">
      <w:pPr>
        <w:spacing w:after="0" w:line="240" w:lineRule="auto"/>
        <w:contextualSpacing/>
        <w:rPr>
          <w:rFonts w:ascii="Gill Sans MT" w:eastAsia="SimSun" w:hAnsi="Gill Sans MT"/>
        </w:rPr>
      </w:pPr>
    </w:p>
    <w:p w14:paraId="3AF46258" w14:textId="77777777" w:rsidR="00C67ECD" w:rsidRPr="00BE068B" w:rsidRDefault="00C67ECD" w:rsidP="00F7697D">
      <w:pPr>
        <w:spacing w:after="0" w:line="240" w:lineRule="auto"/>
        <w:contextualSpacing/>
        <w:rPr>
          <w:rFonts w:ascii="Gill Sans MT" w:eastAsia="SimSun" w:hAnsi="Gill Sans MT"/>
        </w:rPr>
      </w:pPr>
    </w:p>
    <w:p w14:paraId="7A1876B7" w14:textId="31DBFDA4" w:rsidR="003C3B44" w:rsidRPr="001D470B" w:rsidRDefault="005E0051" w:rsidP="001D470B">
      <w:pPr>
        <w:spacing w:after="0" w:line="240" w:lineRule="auto"/>
        <w:rPr>
          <w:ins w:id="305" w:author="Aleta Haflett" w:date="2014-11-03T12:47:00Z"/>
          <w:rFonts w:ascii="Gill Sans MT" w:hAnsi="Gill Sans MT"/>
        </w:rPr>
      </w:pPr>
      <w:ins w:id="306" w:author="Aleta Haflett" w:date="2014-11-03T13:24:00Z">
        <w:r w:rsidRPr="00BE068B">
          <w:rPr>
            <w:rFonts w:ascii="Gill Sans MT" w:hAnsi="Gill Sans MT"/>
          </w:rPr>
          <w:br w:type="page"/>
        </w:r>
      </w:ins>
      <w:r w:rsidR="004C374D" w:rsidRPr="00BE068B">
        <w:rPr>
          <w:rFonts w:ascii="Gill Sans MT" w:hAnsi="Gill Sans MT"/>
          <w:b/>
        </w:rPr>
        <w:lastRenderedPageBreak/>
        <w:t xml:space="preserve">Section </w:t>
      </w:r>
      <w:proofErr w:type="gramStart"/>
      <w:r w:rsidR="004C374D" w:rsidRPr="00BE068B">
        <w:rPr>
          <w:rFonts w:ascii="Gill Sans MT" w:hAnsi="Gill Sans MT"/>
          <w:b/>
        </w:rPr>
        <w:t>L :</w:t>
      </w:r>
      <w:proofErr w:type="gramEnd"/>
      <w:r w:rsidR="004C374D" w:rsidRPr="00BE068B">
        <w:rPr>
          <w:rFonts w:ascii="Gill Sans MT" w:hAnsi="Gill Sans MT"/>
          <w:b/>
        </w:rPr>
        <w:t xml:space="preserve"> </w:t>
      </w:r>
      <w:r w:rsidR="003C3B44" w:rsidRPr="00BE068B">
        <w:rPr>
          <w:rFonts w:ascii="Gill Sans MT" w:hAnsi="Gill Sans MT"/>
          <w:b/>
        </w:rPr>
        <w:t xml:space="preserve">Income from Off-Farm labor and </w:t>
      </w:r>
      <w:r w:rsidR="00866F30" w:rsidRPr="00BE068B">
        <w:rPr>
          <w:rFonts w:ascii="Gill Sans MT" w:hAnsi="Gill Sans MT"/>
          <w:b/>
        </w:rPr>
        <w:t>Remittances</w:t>
      </w:r>
    </w:p>
    <w:p w14:paraId="382CC0BA" w14:textId="77777777" w:rsidR="00E74210" w:rsidRPr="00BE068B" w:rsidRDefault="00E74210" w:rsidP="006D5C10">
      <w:pPr>
        <w:spacing w:after="0" w:line="240" w:lineRule="auto"/>
        <w:contextualSpacing/>
        <w:rPr>
          <w:rFonts w:ascii="Gill Sans MT" w:hAnsi="Gill Sans MT"/>
        </w:rPr>
      </w:pPr>
    </w:p>
    <w:tbl>
      <w:tblPr>
        <w:tblStyle w:val="TableGrid"/>
        <w:tblW w:w="11578" w:type="dxa"/>
        <w:jc w:val="center"/>
        <w:tblCellMar>
          <w:left w:w="29" w:type="dxa"/>
          <w:right w:w="29" w:type="dxa"/>
        </w:tblCellMar>
        <w:tblLook w:val="04A0" w:firstRow="1" w:lastRow="0" w:firstColumn="1" w:lastColumn="0" w:noHBand="0" w:noVBand="1"/>
      </w:tblPr>
      <w:tblGrid>
        <w:gridCol w:w="707"/>
        <w:gridCol w:w="2617"/>
        <w:gridCol w:w="2526"/>
        <w:gridCol w:w="1647"/>
        <w:gridCol w:w="2085"/>
        <w:gridCol w:w="1996"/>
      </w:tblGrid>
      <w:tr w:rsidR="004C374D" w:rsidRPr="00BE068B" w14:paraId="3A2596D5" w14:textId="77777777" w:rsidTr="004C374D">
        <w:trPr>
          <w:jc w:val="center"/>
        </w:trPr>
        <w:tc>
          <w:tcPr>
            <w:tcW w:w="707" w:type="dxa"/>
          </w:tcPr>
          <w:p w14:paraId="00AE10B1" w14:textId="77777777" w:rsidR="004C374D" w:rsidRPr="00BE068B" w:rsidRDefault="004C374D" w:rsidP="006D5C10">
            <w:pPr>
              <w:rPr>
                <w:rFonts w:ascii="Gill Sans MT" w:hAnsi="Gill Sans MT"/>
              </w:rPr>
            </w:pPr>
          </w:p>
        </w:tc>
        <w:tc>
          <w:tcPr>
            <w:tcW w:w="2617" w:type="dxa"/>
          </w:tcPr>
          <w:p w14:paraId="2B749D2F" w14:textId="57C376B6" w:rsidR="004C374D" w:rsidRPr="00BE068B" w:rsidRDefault="004C374D" w:rsidP="006D5C10">
            <w:pPr>
              <w:rPr>
                <w:rFonts w:ascii="Gill Sans MT" w:hAnsi="Gill Sans MT"/>
              </w:rPr>
            </w:pPr>
          </w:p>
        </w:tc>
        <w:tc>
          <w:tcPr>
            <w:tcW w:w="2526" w:type="dxa"/>
          </w:tcPr>
          <w:p w14:paraId="33BED0B1" w14:textId="4F26B4D8" w:rsidR="004C374D" w:rsidRPr="00BE068B" w:rsidRDefault="004C374D" w:rsidP="006D5C10">
            <w:pPr>
              <w:rPr>
                <w:rFonts w:ascii="Gill Sans MT" w:hAnsi="Gill Sans MT"/>
              </w:rPr>
            </w:pPr>
            <w:r w:rsidRPr="00BE068B">
              <w:rPr>
                <w:rFonts w:ascii="Gill Sans MT" w:hAnsi="Gill Sans MT"/>
              </w:rPr>
              <w:t>L.1</w:t>
            </w:r>
          </w:p>
        </w:tc>
        <w:tc>
          <w:tcPr>
            <w:tcW w:w="1647" w:type="dxa"/>
          </w:tcPr>
          <w:p w14:paraId="3A58EE1E" w14:textId="79850932" w:rsidR="004C374D" w:rsidRPr="00BE068B" w:rsidRDefault="004C374D" w:rsidP="001512DD">
            <w:pPr>
              <w:contextualSpacing/>
              <w:rPr>
                <w:rFonts w:ascii="Gill Sans MT" w:hAnsi="Gill Sans MT"/>
              </w:rPr>
            </w:pPr>
            <w:r w:rsidRPr="00BE068B">
              <w:rPr>
                <w:rFonts w:ascii="Gill Sans MT" w:hAnsi="Gill Sans MT"/>
              </w:rPr>
              <w:t>L.2</w:t>
            </w:r>
          </w:p>
        </w:tc>
        <w:tc>
          <w:tcPr>
            <w:tcW w:w="2085" w:type="dxa"/>
          </w:tcPr>
          <w:p w14:paraId="00B3CA3F" w14:textId="7FBEBA12" w:rsidR="004C374D" w:rsidRPr="00BE068B" w:rsidRDefault="004C374D" w:rsidP="006D5C10">
            <w:pPr>
              <w:contextualSpacing/>
              <w:rPr>
                <w:rFonts w:ascii="Gill Sans MT" w:hAnsi="Gill Sans MT"/>
              </w:rPr>
            </w:pPr>
            <w:r w:rsidRPr="00BE068B">
              <w:rPr>
                <w:rFonts w:ascii="Gill Sans MT" w:hAnsi="Gill Sans MT"/>
              </w:rPr>
              <w:t>L.3</w:t>
            </w:r>
          </w:p>
        </w:tc>
        <w:tc>
          <w:tcPr>
            <w:tcW w:w="1996" w:type="dxa"/>
          </w:tcPr>
          <w:p w14:paraId="0C628218" w14:textId="52F54EEE" w:rsidR="004C374D" w:rsidRPr="00BE068B" w:rsidRDefault="004C374D" w:rsidP="001512DD">
            <w:pPr>
              <w:contextualSpacing/>
              <w:rPr>
                <w:rFonts w:ascii="Gill Sans MT" w:hAnsi="Gill Sans MT"/>
              </w:rPr>
            </w:pPr>
            <w:r w:rsidRPr="00BE068B">
              <w:rPr>
                <w:rFonts w:ascii="Gill Sans MT" w:hAnsi="Gill Sans MT"/>
              </w:rPr>
              <w:t>L.4</w:t>
            </w:r>
          </w:p>
        </w:tc>
      </w:tr>
      <w:tr w:rsidR="004C374D" w:rsidRPr="00BE068B" w14:paraId="060636AB" w14:textId="77777777" w:rsidTr="004C374D">
        <w:trPr>
          <w:jc w:val="center"/>
        </w:trPr>
        <w:tc>
          <w:tcPr>
            <w:tcW w:w="707" w:type="dxa"/>
          </w:tcPr>
          <w:p w14:paraId="467D3BE7" w14:textId="77777777" w:rsidR="004C374D" w:rsidRPr="00BE068B" w:rsidRDefault="004C374D" w:rsidP="006D5C10">
            <w:pPr>
              <w:rPr>
                <w:rFonts w:ascii="Gill Sans MT" w:hAnsi="Gill Sans MT"/>
              </w:rPr>
            </w:pPr>
          </w:p>
        </w:tc>
        <w:tc>
          <w:tcPr>
            <w:tcW w:w="2617" w:type="dxa"/>
          </w:tcPr>
          <w:p w14:paraId="5773C6B4" w14:textId="30C31158" w:rsidR="004C374D" w:rsidRPr="00BE068B" w:rsidRDefault="004C374D" w:rsidP="006D5C10">
            <w:pPr>
              <w:rPr>
                <w:rFonts w:ascii="Gill Sans MT" w:hAnsi="Gill Sans MT"/>
              </w:rPr>
            </w:pPr>
          </w:p>
        </w:tc>
        <w:tc>
          <w:tcPr>
            <w:tcW w:w="2526" w:type="dxa"/>
          </w:tcPr>
          <w:p w14:paraId="52CF9182" w14:textId="39C265E9" w:rsidR="004C374D" w:rsidRPr="00BE068B" w:rsidRDefault="004C374D" w:rsidP="006D5C10">
            <w:pPr>
              <w:rPr>
                <w:rFonts w:ascii="Gill Sans MT" w:hAnsi="Gill Sans MT"/>
              </w:rPr>
            </w:pPr>
            <w:r w:rsidRPr="00BE068B">
              <w:rPr>
                <w:rFonts w:ascii="Gill Sans MT" w:hAnsi="Gill Sans MT"/>
              </w:rPr>
              <w:t>Did any of the household members receive cash or in-kind payments for service or labor for the following?</w:t>
            </w:r>
          </w:p>
          <w:p w14:paraId="71CC71CF" w14:textId="77777777" w:rsidR="004C374D" w:rsidRPr="00BE068B" w:rsidRDefault="004C374D" w:rsidP="003C0031">
            <w:pPr>
              <w:rPr>
                <w:rFonts w:ascii="Gill Sans MT" w:hAnsi="Gill Sans MT"/>
              </w:rPr>
            </w:pPr>
            <w:r w:rsidRPr="00BE068B">
              <w:rPr>
                <w:rFonts w:ascii="Gill Sans MT" w:hAnsi="Gill Sans MT"/>
              </w:rPr>
              <w:t>0=No; 1=Yes</w:t>
            </w:r>
          </w:p>
          <w:p w14:paraId="48D31338" w14:textId="4B370E0E" w:rsidR="004C374D" w:rsidRPr="00BE068B" w:rsidRDefault="004C374D" w:rsidP="003C0031">
            <w:pPr>
              <w:rPr>
                <w:rFonts w:ascii="Gill Sans MT" w:hAnsi="Gill Sans MT"/>
                <w:i/>
              </w:rPr>
            </w:pPr>
            <w:r w:rsidRPr="00BE068B">
              <w:rPr>
                <w:rFonts w:ascii="Gill Sans MT" w:hAnsi="Gill Sans MT"/>
                <w:i/>
              </w:rPr>
              <w:t>If 0, skip to next activity</w:t>
            </w:r>
          </w:p>
        </w:tc>
        <w:tc>
          <w:tcPr>
            <w:tcW w:w="1647" w:type="dxa"/>
          </w:tcPr>
          <w:p w14:paraId="64952DDF" w14:textId="02824DBF" w:rsidR="004C374D" w:rsidRPr="00BE068B" w:rsidRDefault="004C374D" w:rsidP="001512DD">
            <w:pPr>
              <w:contextualSpacing/>
              <w:rPr>
                <w:rFonts w:ascii="Gill Sans MT" w:hAnsi="Gill Sans MT"/>
              </w:rPr>
            </w:pPr>
            <w:r w:rsidRPr="00BE068B">
              <w:rPr>
                <w:rFonts w:ascii="Gill Sans MT" w:hAnsi="Gill Sans MT"/>
              </w:rPr>
              <w:t>Which members received cash or in-kind payments for each activity?</w:t>
            </w:r>
          </w:p>
        </w:tc>
        <w:tc>
          <w:tcPr>
            <w:tcW w:w="2085" w:type="dxa"/>
          </w:tcPr>
          <w:p w14:paraId="4A0DBEBE" w14:textId="7D152229" w:rsidR="004C374D" w:rsidRPr="00BE068B" w:rsidRDefault="004C374D" w:rsidP="006D5C10">
            <w:pPr>
              <w:contextualSpacing/>
              <w:rPr>
                <w:rFonts w:ascii="Gill Sans MT" w:hAnsi="Gill Sans MT"/>
              </w:rPr>
            </w:pPr>
            <w:r w:rsidRPr="00BE068B">
              <w:rPr>
                <w:rFonts w:ascii="Gill Sans MT" w:hAnsi="Gill Sans MT"/>
              </w:rPr>
              <w:t>How much cash did each person receive for each task over the past 12 months?</w:t>
            </w:r>
          </w:p>
        </w:tc>
        <w:tc>
          <w:tcPr>
            <w:tcW w:w="1996" w:type="dxa"/>
          </w:tcPr>
          <w:p w14:paraId="0C5B6D19" w14:textId="492A9700" w:rsidR="004C374D" w:rsidRPr="00BE068B" w:rsidRDefault="004C374D" w:rsidP="001512DD">
            <w:pPr>
              <w:contextualSpacing/>
              <w:rPr>
                <w:rFonts w:ascii="Gill Sans MT" w:hAnsi="Gill Sans MT"/>
              </w:rPr>
            </w:pPr>
            <w:proofErr w:type="gramStart"/>
            <w:r w:rsidRPr="00BE068B">
              <w:rPr>
                <w:rFonts w:ascii="Gill Sans MT" w:hAnsi="Gill Sans MT"/>
              </w:rPr>
              <w:t>How much (in ZMK equivalent values) in-kind payments</w:t>
            </w:r>
            <w:proofErr w:type="gramEnd"/>
            <w:r w:rsidRPr="00BE068B">
              <w:rPr>
                <w:rFonts w:ascii="Gill Sans MT" w:hAnsi="Gill Sans MT"/>
              </w:rPr>
              <w:t xml:space="preserve"> did each person receive for each task over the past 12 months?</w:t>
            </w:r>
          </w:p>
        </w:tc>
      </w:tr>
      <w:tr w:rsidR="004C374D" w:rsidRPr="00BE068B" w14:paraId="20BDD0AB" w14:textId="77777777" w:rsidTr="004C374D">
        <w:trPr>
          <w:trHeight w:val="90"/>
          <w:jc w:val="center"/>
        </w:trPr>
        <w:tc>
          <w:tcPr>
            <w:tcW w:w="707" w:type="dxa"/>
            <w:vMerge w:val="restart"/>
          </w:tcPr>
          <w:p w14:paraId="5B79C513" w14:textId="2B8DAF58" w:rsidR="004C374D" w:rsidRPr="00BE068B" w:rsidRDefault="004C374D" w:rsidP="003C0031">
            <w:pPr>
              <w:contextualSpacing/>
              <w:rPr>
                <w:rFonts w:ascii="Gill Sans MT" w:hAnsi="Gill Sans MT"/>
              </w:rPr>
            </w:pPr>
            <w:proofErr w:type="gramStart"/>
            <w:r w:rsidRPr="00BE068B">
              <w:rPr>
                <w:rFonts w:ascii="Gill Sans MT" w:hAnsi="Gill Sans MT"/>
              </w:rPr>
              <w:t>a</w:t>
            </w:r>
            <w:proofErr w:type="gramEnd"/>
          </w:p>
        </w:tc>
        <w:tc>
          <w:tcPr>
            <w:tcW w:w="2617" w:type="dxa"/>
            <w:vMerge w:val="restart"/>
          </w:tcPr>
          <w:p w14:paraId="61C665F4" w14:textId="4D6FF794" w:rsidR="004C374D" w:rsidRPr="00BE068B" w:rsidRDefault="004C374D" w:rsidP="003C0031">
            <w:pPr>
              <w:contextualSpacing/>
              <w:rPr>
                <w:rFonts w:ascii="Gill Sans MT" w:hAnsi="Gill Sans MT"/>
              </w:rPr>
            </w:pPr>
            <w:r w:rsidRPr="00BE068B">
              <w:rPr>
                <w:rFonts w:ascii="Gill Sans MT" w:hAnsi="Gill Sans MT"/>
              </w:rPr>
              <w:t>Work on a small-holder farm</w:t>
            </w:r>
          </w:p>
        </w:tc>
        <w:tc>
          <w:tcPr>
            <w:tcW w:w="2526" w:type="dxa"/>
            <w:vMerge w:val="restart"/>
          </w:tcPr>
          <w:p w14:paraId="24128608" w14:textId="10F9FF5E" w:rsidR="004C374D" w:rsidRPr="00BE068B" w:rsidRDefault="004C374D" w:rsidP="003C0031">
            <w:pPr>
              <w:contextualSpacing/>
              <w:rPr>
                <w:rFonts w:ascii="Gill Sans MT" w:hAnsi="Gill Sans MT"/>
              </w:rPr>
            </w:pPr>
          </w:p>
        </w:tc>
        <w:tc>
          <w:tcPr>
            <w:tcW w:w="1647" w:type="dxa"/>
          </w:tcPr>
          <w:p w14:paraId="2B87BFA1" w14:textId="77777777" w:rsidR="004C374D" w:rsidRPr="00BE068B" w:rsidRDefault="004C374D" w:rsidP="003C0031">
            <w:pPr>
              <w:contextualSpacing/>
              <w:rPr>
                <w:rFonts w:ascii="Gill Sans MT" w:hAnsi="Gill Sans MT"/>
              </w:rPr>
            </w:pPr>
          </w:p>
        </w:tc>
        <w:tc>
          <w:tcPr>
            <w:tcW w:w="2085" w:type="dxa"/>
          </w:tcPr>
          <w:p w14:paraId="11CF4AE6" w14:textId="77777777" w:rsidR="004C374D" w:rsidRPr="00BE068B" w:rsidRDefault="004C374D" w:rsidP="003C0031">
            <w:pPr>
              <w:contextualSpacing/>
              <w:rPr>
                <w:rFonts w:ascii="Gill Sans MT" w:hAnsi="Gill Sans MT"/>
              </w:rPr>
            </w:pPr>
          </w:p>
        </w:tc>
        <w:tc>
          <w:tcPr>
            <w:tcW w:w="1996" w:type="dxa"/>
          </w:tcPr>
          <w:p w14:paraId="71BCCF63" w14:textId="01155C6F" w:rsidR="004C374D" w:rsidRPr="00BE068B" w:rsidRDefault="004C374D" w:rsidP="003C0031">
            <w:pPr>
              <w:contextualSpacing/>
              <w:rPr>
                <w:rFonts w:ascii="Gill Sans MT" w:hAnsi="Gill Sans MT"/>
              </w:rPr>
            </w:pPr>
          </w:p>
        </w:tc>
      </w:tr>
      <w:tr w:rsidR="004C374D" w:rsidRPr="00BE068B" w14:paraId="315EAE77" w14:textId="77777777" w:rsidTr="004C374D">
        <w:trPr>
          <w:trHeight w:val="90"/>
          <w:jc w:val="center"/>
        </w:trPr>
        <w:tc>
          <w:tcPr>
            <w:tcW w:w="707" w:type="dxa"/>
            <w:vMerge/>
          </w:tcPr>
          <w:p w14:paraId="7CD36DF6" w14:textId="77777777" w:rsidR="004C374D" w:rsidRPr="00BE068B" w:rsidRDefault="004C374D" w:rsidP="001512DD">
            <w:pPr>
              <w:contextualSpacing/>
              <w:rPr>
                <w:rFonts w:ascii="Gill Sans MT" w:hAnsi="Gill Sans MT"/>
              </w:rPr>
            </w:pPr>
          </w:p>
        </w:tc>
        <w:tc>
          <w:tcPr>
            <w:tcW w:w="2617" w:type="dxa"/>
            <w:vMerge/>
          </w:tcPr>
          <w:p w14:paraId="02C0CE23" w14:textId="698A61B6" w:rsidR="004C374D" w:rsidRPr="00BE068B" w:rsidRDefault="004C374D" w:rsidP="001512DD">
            <w:pPr>
              <w:contextualSpacing/>
              <w:rPr>
                <w:rFonts w:ascii="Gill Sans MT" w:hAnsi="Gill Sans MT"/>
              </w:rPr>
            </w:pPr>
          </w:p>
        </w:tc>
        <w:tc>
          <w:tcPr>
            <w:tcW w:w="2526" w:type="dxa"/>
            <w:vMerge/>
          </w:tcPr>
          <w:p w14:paraId="39B0BC47" w14:textId="77777777" w:rsidR="004C374D" w:rsidRPr="00BE068B" w:rsidRDefault="004C374D" w:rsidP="001512DD">
            <w:pPr>
              <w:contextualSpacing/>
              <w:rPr>
                <w:rFonts w:ascii="Gill Sans MT" w:hAnsi="Gill Sans MT"/>
              </w:rPr>
            </w:pPr>
          </w:p>
        </w:tc>
        <w:tc>
          <w:tcPr>
            <w:tcW w:w="1647" w:type="dxa"/>
          </w:tcPr>
          <w:p w14:paraId="2864A250" w14:textId="77777777" w:rsidR="004C374D" w:rsidRPr="00BE068B" w:rsidRDefault="004C374D" w:rsidP="001512DD">
            <w:pPr>
              <w:contextualSpacing/>
              <w:rPr>
                <w:rFonts w:ascii="Gill Sans MT" w:hAnsi="Gill Sans MT"/>
              </w:rPr>
            </w:pPr>
          </w:p>
        </w:tc>
        <w:tc>
          <w:tcPr>
            <w:tcW w:w="2085" w:type="dxa"/>
          </w:tcPr>
          <w:p w14:paraId="37B3A031" w14:textId="77777777" w:rsidR="004C374D" w:rsidRPr="00BE068B" w:rsidRDefault="004C374D" w:rsidP="001512DD">
            <w:pPr>
              <w:contextualSpacing/>
              <w:rPr>
                <w:rFonts w:ascii="Gill Sans MT" w:hAnsi="Gill Sans MT"/>
              </w:rPr>
            </w:pPr>
          </w:p>
        </w:tc>
        <w:tc>
          <w:tcPr>
            <w:tcW w:w="1996" w:type="dxa"/>
          </w:tcPr>
          <w:p w14:paraId="5677149D" w14:textId="51BF0661" w:rsidR="004C374D" w:rsidRPr="00BE068B" w:rsidRDefault="004C374D" w:rsidP="001512DD">
            <w:pPr>
              <w:contextualSpacing/>
              <w:rPr>
                <w:rFonts w:ascii="Gill Sans MT" w:hAnsi="Gill Sans MT"/>
              </w:rPr>
            </w:pPr>
          </w:p>
        </w:tc>
      </w:tr>
      <w:tr w:rsidR="004C374D" w:rsidRPr="00BE068B" w14:paraId="16C735E5" w14:textId="77777777" w:rsidTr="004C374D">
        <w:trPr>
          <w:trHeight w:val="90"/>
          <w:jc w:val="center"/>
        </w:trPr>
        <w:tc>
          <w:tcPr>
            <w:tcW w:w="707" w:type="dxa"/>
            <w:vMerge/>
          </w:tcPr>
          <w:p w14:paraId="4FA44F7E" w14:textId="77777777" w:rsidR="004C374D" w:rsidRPr="00BE068B" w:rsidRDefault="004C374D" w:rsidP="0015117F">
            <w:pPr>
              <w:contextualSpacing/>
              <w:rPr>
                <w:rFonts w:ascii="Gill Sans MT" w:hAnsi="Gill Sans MT"/>
              </w:rPr>
            </w:pPr>
          </w:p>
        </w:tc>
        <w:tc>
          <w:tcPr>
            <w:tcW w:w="2617" w:type="dxa"/>
            <w:vMerge/>
          </w:tcPr>
          <w:p w14:paraId="1857E67F" w14:textId="562E7751" w:rsidR="004C374D" w:rsidRPr="00BE068B" w:rsidRDefault="004C374D" w:rsidP="0015117F">
            <w:pPr>
              <w:contextualSpacing/>
              <w:rPr>
                <w:rFonts w:ascii="Gill Sans MT" w:hAnsi="Gill Sans MT"/>
              </w:rPr>
            </w:pPr>
          </w:p>
        </w:tc>
        <w:tc>
          <w:tcPr>
            <w:tcW w:w="2526" w:type="dxa"/>
            <w:vMerge/>
          </w:tcPr>
          <w:p w14:paraId="7F3252C0" w14:textId="77777777" w:rsidR="004C374D" w:rsidRPr="00BE068B" w:rsidRDefault="004C374D" w:rsidP="0015117F">
            <w:pPr>
              <w:contextualSpacing/>
              <w:rPr>
                <w:rFonts w:ascii="Gill Sans MT" w:hAnsi="Gill Sans MT"/>
              </w:rPr>
            </w:pPr>
          </w:p>
        </w:tc>
        <w:tc>
          <w:tcPr>
            <w:tcW w:w="1647" w:type="dxa"/>
          </w:tcPr>
          <w:p w14:paraId="05A818CB" w14:textId="77777777" w:rsidR="004C374D" w:rsidRPr="00BE068B" w:rsidRDefault="004C374D" w:rsidP="0015117F">
            <w:pPr>
              <w:contextualSpacing/>
              <w:rPr>
                <w:rFonts w:ascii="Gill Sans MT" w:hAnsi="Gill Sans MT"/>
              </w:rPr>
            </w:pPr>
          </w:p>
        </w:tc>
        <w:tc>
          <w:tcPr>
            <w:tcW w:w="2085" w:type="dxa"/>
          </w:tcPr>
          <w:p w14:paraId="1CCBCE88" w14:textId="77777777" w:rsidR="004C374D" w:rsidRPr="00BE068B" w:rsidRDefault="004C374D" w:rsidP="0015117F">
            <w:pPr>
              <w:contextualSpacing/>
              <w:rPr>
                <w:rFonts w:ascii="Gill Sans MT" w:hAnsi="Gill Sans MT"/>
              </w:rPr>
            </w:pPr>
          </w:p>
        </w:tc>
        <w:tc>
          <w:tcPr>
            <w:tcW w:w="1996" w:type="dxa"/>
          </w:tcPr>
          <w:p w14:paraId="36708C68" w14:textId="6C048D28" w:rsidR="004C374D" w:rsidRPr="00BE068B" w:rsidRDefault="004C374D" w:rsidP="0015117F">
            <w:pPr>
              <w:contextualSpacing/>
              <w:rPr>
                <w:rFonts w:ascii="Gill Sans MT" w:hAnsi="Gill Sans MT"/>
              </w:rPr>
            </w:pPr>
          </w:p>
        </w:tc>
      </w:tr>
      <w:tr w:rsidR="004C374D" w:rsidRPr="00BE068B" w14:paraId="63997DC9" w14:textId="77777777" w:rsidTr="004C374D">
        <w:trPr>
          <w:trHeight w:val="90"/>
          <w:jc w:val="center"/>
        </w:trPr>
        <w:tc>
          <w:tcPr>
            <w:tcW w:w="707" w:type="dxa"/>
            <w:vMerge w:val="restart"/>
          </w:tcPr>
          <w:p w14:paraId="734F285E" w14:textId="758C7A30" w:rsidR="004C374D" w:rsidRPr="00BE068B" w:rsidRDefault="004C374D" w:rsidP="009A059D">
            <w:pPr>
              <w:contextualSpacing/>
              <w:rPr>
                <w:rFonts w:ascii="Gill Sans MT" w:hAnsi="Gill Sans MT"/>
              </w:rPr>
            </w:pPr>
            <w:proofErr w:type="gramStart"/>
            <w:r w:rsidRPr="00BE068B">
              <w:rPr>
                <w:rFonts w:ascii="Gill Sans MT" w:hAnsi="Gill Sans MT"/>
              </w:rPr>
              <w:t>b</w:t>
            </w:r>
            <w:proofErr w:type="gramEnd"/>
          </w:p>
        </w:tc>
        <w:tc>
          <w:tcPr>
            <w:tcW w:w="2617" w:type="dxa"/>
            <w:vMerge w:val="restart"/>
          </w:tcPr>
          <w:p w14:paraId="73EEB0B9" w14:textId="6D8A7248" w:rsidR="004C374D" w:rsidRPr="00BE068B" w:rsidRDefault="004C374D" w:rsidP="004C374D">
            <w:pPr>
              <w:ind w:left="-707" w:firstLine="707"/>
              <w:contextualSpacing/>
              <w:rPr>
                <w:rFonts w:ascii="Gill Sans MT" w:hAnsi="Gill Sans MT"/>
              </w:rPr>
            </w:pPr>
            <w:r w:rsidRPr="00BE068B">
              <w:rPr>
                <w:rFonts w:ascii="Gill Sans MT" w:hAnsi="Gill Sans MT"/>
              </w:rPr>
              <w:t>Work on a large-holder farm</w:t>
            </w:r>
          </w:p>
        </w:tc>
        <w:tc>
          <w:tcPr>
            <w:tcW w:w="2526" w:type="dxa"/>
            <w:vMerge w:val="restart"/>
          </w:tcPr>
          <w:p w14:paraId="26FE9182" w14:textId="77777777" w:rsidR="004C374D" w:rsidRPr="00BE068B" w:rsidRDefault="004C374D" w:rsidP="009A059D">
            <w:pPr>
              <w:contextualSpacing/>
              <w:rPr>
                <w:rFonts w:ascii="Gill Sans MT" w:hAnsi="Gill Sans MT"/>
              </w:rPr>
            </w:pPr>
          </w:p>
        </w:tc>
        <w:tc>
          <w:tcPr>
            <w:tcW w:w="1647" w:type="dxa"/>
          </w:tcPr>
          <w:p w14:paraId="0F20FC13" w14:textId="77777777" w:rsidR="004C374D" w:rsidRPr="00BE068B" w:rsidRDefault="004C374D" w:rsidP="009A059D">
            <w:pPr>
              <w:contextualSpacing/>
              <w:rPr>
                <w:rFonts w:ascii="Gill Sans MT" w:hAnsi="Gill Sans MT"/>
              </w:rPr>
            </w:pPr>
          </w:p>
        </w:tc>
        <w:tc>
          <w:tcPr>
            <w:tcW w:w="2085" w:type="dxa"/>
          </w:tcPr>
          <w:p w14:paraId="7F732231" w14:textId="77777777" w:rsidR="004C374D" w:rsidRPr="00BE068B" w:rsidRDefault="004C374D" w:rsidP="009A059D">
            <w:pPr>
              <w:contextualSpacing/>
              <w:rPr>
                <w:rFonts w:ascii="Gill Sans MT" w:hAnsi="Gill Sans MT"/>
              </w:rPr>
            </w:pPr>
          </w:p>
        </w:tc>
        <w:tc>
          <w:tcPr>
            <w:tcW w:w="1996" w:type="dxa"/>
          </w:tcPr>
          <w:p w14:paraId="7EF3A1F7" w14:textId="77777777" w:rsidR="004C374D" w:rsidRPr="00BE068B" w:rsidRDefault="004C374D" w:rsidP="009A059D">
            <w:pPr>
              <w:contextualSpacing/>
              <w:rPr>
                <w:rFonts w:ascii="Gill Sans MT" w:hAnsi="Gill Sans MT"/>
              </w:rPr>
            </w:pPr>
          </w:p>
        </w:tc>
      </w:tr>
      <w:tr w:rsidR="004C374D" w:rsidRPr="00BE068B" w14:paraId="25BC8C02" w14:textId="77777777" w:rsidTr="004C374D">
        <w:trPr>
          <w:trHeight w:val="90"/>
          <w:jc w:val="center"/>
        </w:trPr>
        <w:tc>
          <w:tcPr>
            <w:tcW w:w="707" w:type="dxa"/>
            <w:vMerge/>
          </w:tcPr>
          <w:p w14:paraId="4951468C" w14:textId="77777777" w:rsidR="004C374D" w:rsidRPr="00BE068B" w:rsidRDefault="004C374D" w:rsidP="009A059D">
            <w:pPr>
              <w:contextualSpacing/>
              <w:rPr>
                <w:rFonts w:ascii="Gill Sans MT" w:hAnsi="Gill Sans MT"/>
              </w:rPr>
            </w:pPr>
          </w:p>
        </w:tc>
        <w:tc>
          <w:tcPr>
            <w:tcW w:w="2617" w:type="dxa"/>
            <w:vMerge/>
          </w:tcPr>
          <w:p w14:paraId="127B6801" w14:textId="3ECC93DC" w:rsidR="004C374D" w:rsidRPr="00BE068B" w:rsidRDefault="004C374D" w:rsidP="009A059D">
            <w:pPr>
              <w:contextualSpacing/>
              <w:rPr>
                <w:rFonts w:ascii="Gill Sans MT" w:hAnsi="Gill Sans MT"/>
              </w:rPr>
            </w:pPr>
          </w:p>
        </w:tc>
        <w:tc>
          <w:tcPr>
            <w:tcW w:w="2526" w:type="dxa"/>
            <w:vMerge/>
          </w:tcPr>
          <w:p w14:paraId="2351BBFE" w14:textId="77777777" w:rsidR="004C374D" w:rsidRPr="00BE068B" w:rsidRDefault="004C374D" w:rsidP="009A059D">
            <w:pPr>
              <w:contextualSpacing/>
              <w:rPr>
                <w:rFonts w:ascii="Gill Sans MT" w:hAnsi="Gill Sans MT"/>
              </w:rPr>
            </w:pPr>
          </w:p>
        </w:tc>
        <w:tc>
          <w:tcPr>
            <w:tcW w:w="1647" w:type="dxa"/>
          </w:tcPr>
          <w:p w14:paraId="11A5B9A5" w14:textId="77777777" w:rsidR="004C374D" w:rsidRPr="00BE068B" w:rsidRDefault="004C374D" w:rsidP="009A059D">
            <w:pPr>
              <w:contextualSpacing/>
              <w:rPr>
                <w:rFonts w:ascii="Gill Sans MT" w:hAnsi="Gill Sans MT"/>
              </w:rPr>
            </w:pPr>
          </w:p>
        </w:tc>
        <w:tc>
          <w:tcPr>
            <w:tcW w:w="2085" w:type="dxa"/>
          </w:tcPr>
          <w:p w14:paraId="1DCFB587" w14:textId="77777777" w:rsidR="004C374D" w:rsidRPr="00BE068B" w:rsidRDefault="004C374D" w:rsidP="009A059D">
            <w:pPr>
              <w:contextualSpacing/>
              <w:rPr>
                <w:rFonts w:ascii="Gill Sans MT" w:hAnsi="Gill Sans MT"/>
              </w:rPr>
            </w:pPr>
          </w:p>
        </w:tc>
        <w:tc>
          <w:tcPr>
            <w:tcW w:w="1996" w:type="dxa"/>
          </w:tcPr>
          <w:p w14:paraId="4473B391" w14:textId="77777777" w:rsidR="004C374D" w:rsidRPr="00BE068B" w:rsidRDefault="004C374D" w:rsidP="009A059D">
            <w:pPr>
              <w:contextualSpacing/>
              <w:rPr>
                <w:rFonts w:ascii="Gill Sans MT" w:hAnsi="Gill Sans MT"/>
              </w:rPr>
            </w:pPr>
          </w:p>
        </w:tc>
      </w:tr>
      <w:tr w:rsidR="004C374D" w:rsidRPr="00BE068B" w14:paraId="0F66182B" w14:textId="77777777" w:rsidTr="004C374D">
        <w:trPr>
          <w:trHeight w:val="90"/>
          <w:jc w:val="center"/>
        </w:trPr>
        <w:tc>
          <w:tcPr>
            <w:tcW w:w="707" w:type="dxa"/>
            <w:vMerge/>
          </w:tcPr>
          <w:p w14:paraId="489B30DC" w14:textId="77777777" w:rsidR="004C374D" w:rsidRPr="00BE068B" w:rsidRDefault="004C374D" w:rsidP="009A059D">
            <w:pPr>
              <w:contextualSpacing/>
              <w:rPr>
                <w:rFonts w:ascii="Gill Sans MT" w:hAnsi="Gill Sans MT"/>
              </w:rPr>
            </w:pPr>
          </w:p>
        </w:tc>
        <w:tc>
          <w:tcPr>
            <w:tcW w:w="2617" w:type="dxa"/>
            <w:vMerge/>
          </w:tcPr>
          <w:p w14:paraId="4D53E365" w14:textId="4E0C4AB7" w:rsidR="004C374D" w:rsidRPr="00BE068B" w:rsidRDefault="004C374D" w:rsidP="009A059D">
            <w:pPr>
              <w:contextualSpacing/>
              <w:rPr>
                <w:rFonts w:ascii="Gill Sans MT" w:hAnsi="Gill Sans MT"/>
              </w:rPr>
            </w:pPr>
          </w:p>
        </w:tc>
        <w:tc>
          <w:tcPr>
            <w:tcW w:w="2526" w:type="dxa"/>
            <w:vMerge/>
          </w:tcPr>
          <w:p w14:paraId="26477C26" w14:textId="77777777" w:rsidR="004C374D" w:rsidRPr="00BE068B" w:rsidRDefault="004C374D" w:rsidP="009A059D">
            <w:pPr>
              <w:contextualSpacing/>
              <w:rPr>
                <w:rFonts w:ascii="Gill Sans MT" w:hAnsi="Gill Sans MT"/>
              </w:rPr>
            </w:pPr>
          </w:p>
        </w:tc>
        <w:tc>
          <w:tcPr>
            <w:tcW w:w="1647" w:type="dxa"/>
          </w:tcPr>
          <w:p w14:paraId="1F728B35" w14:textId="77777777" w:rsidR="004C374D" w:rsidRPr="00BE068B" w:rsidRDefault="004C374D" w:rsidP="009A059D">
            <w:pPr>
              <w:contextualSpacing/>
              <w:rPr>
                <w:rFonts w:ascii="Gill Sans MT" w:hAnsi="Gill Sans MT"/>
              </w:rPr>
            </w:pPr>
          </w:p>
        </w:tc>
        <w:tc>
          <w:tcPr>
            <w:tcW w:w="2085" w:type="dxa"/>
          </w:tcPr>
          <w:p w14:paraId="08533C16" w14:textId="77777777" w:rsidR="004C374D" w:rsidRPr="00BE068B" w:rsidRDefault="004C374D" w:rsidP="009A059D">
            <w:pPr>
              <w:contextualSpacing/>
              <w:rPr>
                <w:rFonts w:ascii="Gill Sans MT" w:hAnsi="Gill Sans MT"/>
              </w:rPr>
            </w:pPr>
          </w:p>
        </w:tc>
        <w:tc>
          <w:tcPr>
            <w:tcW w:w="1996" w:type="dxa"/>
          </w:tcPr>
          <w:p w14:paraId="7C34C492" w14:textId="77777777" w:rsidR="004C374D" w:rsidRPr="00BE068B" w:rsidRDefault="004C374D" w:rsidP="009A059D">
            <w:pPr>
              <w:contextualSpacing/>
              <w:rPr>
                <w:rFonts w:ascii="Gill Sans MT" w:hAnsi="Gill Sans MT"/>
              </w:rPr>
            </w:pPr>
          </w:p>
        </w:tc>
      </w:tr>
      <w:tr w:rsidR="004C374D" w:rsidRPr="00BE068B" w14:paraId="60394723" w14:textId="77777777" w:rsidTr="004C374D">
        <w:trPr>
          <w:trHeight w:val="90"/>
          <w:jc w:val="center"/>
        </w:trPr>
        <w:tc>
          <w:tcPr>
            <w:tcW w:w="707" w:type="dxa"/>
            <w:vMerge w:val="restart"/>
          </w:tcPr>
          <w:p w14:paraId="2EF4E6CB" w14:textId="29388D02" w:rsidR="004C374D" w:rsidRPr="00BE068B" w:rsidRDefault="004C374D" w:rsidP="0015117F">
            <w:pPr>
              <w:contextualSpacing/>
              <w:rPr>
                <w:rFonts w:ascii="Gill Sans MT" w:hAnsi="Gill Sans MT"/>
              </w:rPr>
            </w:pPr>
            <w:proofErr w:type="gramStart"/>
            <w:r w:rsidRPr="00BE068B">
              <w:rPr>
                <w:rFonts w:ascii="Gill Sans MT" w:hAnsi="Gill Sans MT"/>
              </w:rPr>
              <w:t>c</w:t>
            </w:r>
            <w:proofErr w:type="gramEnd"/>
          </w:p>
        </w:tc>
        <w:tc>
          <w:tcPr>
            <w:tcW w:w="2617" w:type="dxa"/>
            <w:vMerge w:val="restart"/>
          </w:tcPr>
          <w:p w14:paraId="5AB9D84D" w14:textId="04AE54B9" w:rsidR="004C374D" w:rsidRPr="00BE068B" w:rsidRDefault="004C374D" w:rsidP="0015117F">
            <w:pPr>
              <w:contextualSpacing/>
              <w:rPr>
                <w:rFonts w:ascii="Gill Sans MT" w:hAnsi="Gill Sans MT"/>
              </w:rPr>
            </w:pPr>
            <w:r w:rsidRPr="00BE068B">
              <w:rPr>
                <w:rFonts w:ascii="Gill Sans MT" w:hAnsi="Gill Sans MT"/>
              </w:rPr>
              <w:t>Work in a factory or other industrial work, or in a mine</w:t>
            </w:r>
          </w:p>
        </w:tc>
        <w:tc>
          <w:tcPr>
            <w:tcW w:w="2526" w:type="dxa"/>
            <w:vMerge w:val="restart"/>
          </w:tcPr>
          <w:p w14:paraId="26ABE208" w14:textId="77777777" w:rsidR="004C374D" w:rsidRPr="00BE068B" w:rsidRDefault="004C374D" w:rsidP="0015117F">
            <w:pPr>
              <w:contextualSpacing/>
              <w:rPr>
                <w:rFonts w:ascii="Gill Sans MT" w:hAnsi="Gill Sans MT"/>
              </w:rPr>
            </w:pPr>
          </w:p>
        </w:tc>
        <w:tc>
          <w:tcPr>
            <w:tcW w:w="1647" w:type="dxa"/>
          </w:tcPr>
          <w:p w14:paraId="2B0B2180" w14:textId="77777777" w:rsidR="004C374D" w:rsidRPr="00BE068B" w:rsidRDefault="004C374D" w:rsidP="0015117F">
            <w:pPr>
              <w:contextualSpacing/>
              <w:rPr>
                <w:rFonts w:ascii="Gill Sans MT" w:hAnsi="Gill Sans MT"/>
              </w:rPr>
            </w:pPr>
          </w:p>
        </w:tc>
        <w:tc>
          <w:tcPr>
            <w:tcW w:w="2085" w:type="dxa"/>
          </w:tcPr>
          <w:p w14:paraId="6511081C" w14:textId="77777777" w:rsidR="004C374D" w:rsidRPr="00BE068B" w:rsidRDefault="004C374D" w:rsidP="0015117F">
            <w:pPr>
              <w:contextualSpacing/>
              <w:rPr>
                <w:rFonts w:ascii="Gill Sans MT" w:hAnsi="Gill Sans MT"/>
              </w:rPr>
            </w:pPr>
          </w:p>
        </w:tc>
        <w:tc>
          <w:tcPr>
            <w:tcW w:w="1996" w:type="dxa"/>
          </w:tcPr>
          <w:p w14:paraId="5971077E" w14:textId="77777777" w:rsidR="004C374D" w:rsidRPr="00BE068B" w:rsidRDefault="004C374D" w:rsidP="0015117F">
            <w:pPr>
              <w:contextualSpacing/>
              <w:rPr>
                <w:rFonts w:ascii="Gill Sans MT" w:hAnsi="Gill Sans MT"/>
              </w:rPr>
            </w:pPr>
          </w:p>
        </w:tc>
      </w:tr>
      <w:tr w:rsidR="004C374D" w:rsidRPr="00BE068B" w14:paraId="3233288D" w14:textId="77777777" w:rsidTr="004C374D">
        <w:trPr>
          <w:trHeight w:val="90"/>
          <w:jc w:val="center"/>
        </w:trPr>
        <w:tc>
          <w:tcPr>
            <w:tcW w:w="707" w:type="dxa"/>
            <w:vMerge/>
          </w:tcPr>
          <w:p w14:paraId="2B191FB6" w14:textId="77777777" w:rsidR="004C374D" w:rsidRPr="00BE068B" w:rsidRDefault="004C374D" w:rsidP="009A059D">
            <w:pPr>
              <w:contextualSpacing/>
              <w:rPr>
                <w:rFonts w:ascii="Gill Sans MT" w:hAnsi="Gill Sans MT"/>
              </w:rPr>
            </w:pPr>
          </w:p>
        </w:tc>
        <w:tc>
          <w:tcPr>
            <w:tcW w:w="2617" w:type="dxa"/>
            <w:vMerge/>
          </w:tcPr>
          <w:p w14:paraId="106AE5CE" w14:textId="0446CC52" w:rsidR="004C374D" w:rsidRPr="00BE068B" w:rsidRDefault="004C374D" w:rsidP="009A059D">
            <w:pPr>
              <w:contextualSpacing/>
              <w:rPr>
                <w:rFonts w:ascii="Gill Sans MT" w:hAnsi="Gill Sans MT"/>
              </w:rPr>
            </w:pPr>
          </w:p>
        </w:tc>
        <w:tc>
          <w:tcPr>
            <w:tcW w:w="2526" w:type="dxa"/>
            <w:vMerge/>
          </w:tcPr>
          <w:p w14:paraId="6FFECC60" w14:textId="77777777" w:rsidR="004C374D" w:rsidRPr="00BE068B" w:rsidRDefault="004C374D" w:rsidP="009A059D">
            <w:pPr>
              <w:contextualSpacing/>
              <w:rPr>
                <w:rFonts w:ascii="Gill Sans MT" w:hAnsi="Gill Sans MT"/>
              </w:rPr>
            </w:pPr>
          </w:p>
        </w:tc>
        <w:tc>
          <w:tcPr>
            <w:tcW w:w="1647" w:type="dxa"/>
          </w:tcPr>
          <w:p w14:paraId="1CF37617" w14:textId="77777777" w:rsidR="004C374D" w:rsidRPr="00BE068B" w:rsidRDefault="004C374D" w:rsidP="009A059D">
            <w:pPr>
              <w:contextualSpacing/>
              <w:rPr>
                <w:rFonts w:ascii="Gill Sans MT" w:hAnsi="Gill Sans MT"/>
              </w:rPr>
            </w:pPr>
          </w:p>
        </w:tc>
        <w:tc>
          <w:tcPr>
            <w:tcW w:w="2085" w:type="dxa"/>
          </w:tcPr>
          <w:p w14:paraId="43060388" w14:textId="77777777" w:rsidR="004C374D" w:rsidRPr="00BE068B" w:rsidRDefault="004C374D" w:rsidP="009A059D">
            <w:pPr>
              <w:contextualSpacing/>
              <w:rPr>
                <w:rFonts w:ascii="Gill Sans MT" w:hAnsi="Gill Sans MT"/>
              </w:rPr>
            </w:pPr>
          </w:p>
        </w:tc>
        <w:tc>
          <w:tcPr>
            <w:tcW w:w="1996" w:type="dxa"/>
          </w:tcPr>
          <w:p w14:paraId="58C25491" w14:textId="77777777" w:rsidR="004C374D" w:rsidRPr="00BE068B" w:rsidRDefault="004C374D" w:rsidP="009A059D">
            <w:pPr>
              <w:contextualSpacing/>
              <w:rPr>
                <w:rFonts w:ascii="Gill Sans MT" w:hAnsi="Gill Sans MT"/>
              </w:rPr>
            </w:pPr>
          </w:p>
        </w:tc>
      </w:tr>
      <w:tr w:rsidR="004C374D" w:rsidRPr="00BE068B" w14:paraId="69F49E64" w14:textId="77777777" w:rsidTr="004C374D">
        <w:trPr>
          <w:trHeight w:val="90"/>
          <w:jc w:val="center"/>
        </w:trPr>
        <w:tc>
          <w:tcPr>
            <w:tcW w:w="707" w:type="dxa"/>
            <w:vMerge/>
          </w:tcPr>
          <w:p w14:paraId="6D9429DC" w14:textId="77777777" w:rsidR="004C374D" w:rsidRPr="00BE068B" w:rsidRDefault="004C374D" w:rsidP="009A059D">
            <w:pPr>
              <w:contextualSpacing/>
              <w:rPr>
                <w:rFonts w:ascii="Gill Sans MT" w:hAnsi="Gill Sans MT"/>
              </w:rPr>
            </w:pPr>
          </w:p>
        </w:tc>
        <w:tc>
          <w:tcPr>
            <w:tcW w:w="2617" w:type="dxa"/>
            <w:vMerge/>
          </w:tcPr>
          <w:p w14:paraId="6FA775F2" w14:textId="7DE24C40" w:rsidR="004C374D" w:rsidRPr="00BE068B" w:rsidRDefault="004C374D" w:rsidP="009A059D">
            <w:pPr>
              <w:contextualSpacing/>
              <w:rPr>
                <w:rFonts w:ascii="Gill Sans MT" w:hAnsi="Gill Sans MT"/>
              </w:rPr>
            </w:pPr>
          </w:p>
        </w:tc>
        <w:tc>
          <w:tcPr>
            <w:tcW w:w="2526" w:type="dxa"/>
            <w:vMerge/>
          </w:tcPr>
          <w:p w14:paraId="0664C51F" w14:textId="77777777" w:rsidR="004C374D" w:rsidRPr="00BE068B" w:rsidRDefault="004C374D" w:rsidP="009A059D">
            <w:pPr>
              <w:contextualSpacing/>
              <w:rPr>
                <w:rFonts w:ascii="Gill Sans MT" w:hAnsi="Gill Sans MT"/>
              </w:rPr>
            </w:pPr>
          </w:p>
        </w:tc>
        <w:tc>
          <w:tcPr>
            <w:tcW w:w="1647" w:type="dxa"/>
          </w:tcPr>
          <w:p w14:paraId="62EAE1A5" w14:textId="77777777" w:rsidR="004C374D" w:rsidRPr="00BE068B" w:rsidRDefault="004C374D" w:rsidP="009A059D">
            <w:pPr>
              <w:contextualSpacing/>
              <w:rPr>
                <w:rFonts w:ascii="Gill Sans MT" w:hAnsi="Gill Sans MT"/>
              </w:rPr>
            </w:pPr>
          </w:p>
        </w:tc>
        <w:tc>
          <w:tcPr>
            <w:tcW w:w="2085" w:type="dxa"/>
          </w:tcPr>
          <w:p w14:paraId="67DF574C" w14:textId="77777777" w:rsidR="004C374D" w:rsidRPr="00BE068B" w:rsidRDefault="004C374D" w:rsidP="009A059D">
            <w:pPr>
              <w:contextualSpacing/>
              <w:rPr>
                <w:rFonts w:ascii="Gill Sans MT" w:hAnsi="Gill Sans MT"/>
              </w:rPr>
            </w:pPr>
          </w:p>
        </w:tc>
        <w:tc>
          <w:tcPr>
            <w:tcW w:w="1996" w:type="dxa"/>
          </w:tcPr>
          <w:p w14:paraId="7E24EF13" w14:textId="77777777" w:rsidR="004C374D" w:rsidRPr="00BE068B" w:rsidRDefault="004C374D" w:rsidP="009A059D">
            <w:pPr>
              <w:contextualSpacing/>
              <w:rPr>
                <w:rFonts w:ascii="Gill Sans MT" w:hAnsi="Gill Sans MT"/>
              </w:rPr>
            </w:pPr>
          </w:p>
        </w:tc>
      </w:tr>
      <w:tr w:rsidR="004C374D" w:rsidRPr="00BE068B" w14:paraId="42BF6AB1" w14:textId="77777777" w:rsidTr="004C374D">
        <w:trPr>
          <w:trHeight w:val="90"/>
          <w:jc w:val="center"/>
        </w:trPr>
        <w:tc>
          <w:tcPr>
            <w:tcW w:w="707" w:type="dxa"/>
            <w:vMerge w:val="restart"/>
          </w:tcPr>
          <w:p w14:paraId="4D8784E4" w14:textId="79864C15" w:rsidR="004C374D" w:rsidRPr="00BE068B" w:rsidRDefault="004C374D" w:rsidP="0015117F">
            <w:pPr>
              <w:contextualSpacing/>
              <w:rPr>
                <w:rFonts w:ascii="Gill Sans MT" w:hAnsi="Gill Sans MT"/>
              </w:rPr>
            </w:pPr>
            <w:proofErr w:type="gramStart"/>
            <w:r w:rsidRPr="00BE068B">
              <w:rPr>
                <w:rFonts w:ascii="Gill Sans MT" w:hAnsi="Gill Sans MT"/>
              </w:rPr>
              <w:t>d</w:t>
            </w:r>
            <w:proofErr w:type="gramEnd"/>
          </w:p>
        </w:tc>
        <w:tc>
          <w:tcPr>
            <w:tcW w:w="2617" w:type="dxa"/>
            <w:vMerge w:val="restart"/>
          </w:tcPr>
          <w:p w14:paraId="686D5125" w14:textId="6816CB70" w:rsidR="004C374D" w:rsidRPr="00BE068B" w:rsidRDefault="004C374D" w:rsidP="0015117F">
            <w:pPr>
              <w:contextualSpacing/>
              <w:rPr>
                <w:rFonts w:ascii="Gill Sans MT" w:hAnsi="Gill Sans MT"/>
              </w:rPr>
            </w:pPr>
            <w:r w:rsidRPr="00BE068B">
              <w:rPr>
                <w:rFonts w:ascii="Gill Sans MT" w:hAnsi="Gill Sans MT"/>
              </w:rPr>
              <w:t>Work as a teacher, health worker, or agricultural officer</w:t>
            </w:r>
          </w:p>
        </w:tc>
        <w:tc>
          <w:tcPr>
            <w:tcW w:w="2526" w:type="dxa"/>
            <w:vMerge w:val="restart"/>
          </w:tcPr>
          <w:p w14:paraId="44CEEB15" w14:textId="77777777" w:rsidR="004C374D" w:rsidRPr="00BE068B" w:rsidRDefault="004C374D" w:rsidP="0015117F">
            <w:pPr>
              <w:contextualSpacing/>
              <w:rPr>
                <w:rFonts w:ascii="Gill Sans MT" w:hAnsi="Gill Sans MT"/>
              </w:rPr>
            </w:pPr>
          </w:p>
        </w:tc>
        <w:tc>
          <w:tcPr>
            <w:tcW w:w="1647" w:type="dxa"/>
          </w:tcPr>
          <w:p w14:paraId="511D5B05" w14:textId="77777777" w:rsidR="004C374D" w:rsidRPr="00BE068B" w:rsidRDefault="004C374D" w:rsidP="0015117F">
            <w:pPr>
              <w:contextualSpacing/>
              <w:rPr>
                <w:rFonts w:ascii="Gill Sans MT" w:hAnsi="Gill Sans MT"/>
              </w:rPr>
            </w:pPr>
          </w:p>
        </w:tc>
        <w:tc>
          <w:tcPr>
            <w:tcW w:w="2085" w:type="dxa"/>
          </w:tcPr>
          <w:p w14:paraId="6E39B936" w14:textId="77777777" w:rsidR="004C374D" w:rsidRPr="00BE068B" w:rsidRDefault="004C374D" w:rsidP="0015117F">
            <w:pPr>
              <w:contextualSpacing/>
              <w:rPr>
                <w:rFonts w:ascii="Gill Sans MT" w:hAnsi="Gill Sans MT"/>
              </w:rPr>
            </w:pPr>
          </w:p>
        </w:tc>
        <w:tc>
          <w:tcPr>
            <w:tcW w:w="1996" w:type="dxa"/>
          </w:tcPr>
          <w:p w14:paraId="37834A1F" w14:textId="77777777" w:rsidR="004C374D" w:rsidRPr="00BE068B" w:rsidRDefault="004C374D" w:rsidP="0015117F">
            <w:pPr>
              <w:contextualSpacing/>
              <w:rPr>
                <w:rFonts w:ascii="Gill Sans MT" w:hAnsi="Gill Sans MT"/>
              </w:rPr>
            </w:pPr>
          </w:p>
        </w:tc>
      </w:tr>
      <w:tr w:rsidR="004C374D" w:rsidRPr="00BE068B" w14:paraId="644AB78E" w14:textId="77777777" w:rsidTr="004C374D">
        <w:trPr>
          <w:trHeight w:val="90"/>
          <w:jc w:val="center"/>
        </w:trPr>
        <w:tc>
          <w:tcPr>
            <w:tcW w:w="707" w:type="dxa"/>
            <w:vMerge/>
          </w:tcPr>
          <w:p w14:paraId="60AD0743" w14:textId="77777777" w:rsidR="004C374D" w:rsidRPr="00BE068B" w:rsidRDefault="004C374D" w:rsidP="009A059D">
            <w:pPr>
              <w:contextualSpacing/>
              <w:rPr>
                <w:rFonts w:ascii="Gill Sans MT" w:hAnsi="Gill Sans MT"/>
              </w:rPr>
            </w:pPr>
          </w:p>
        </w:tc>
        <w:tc>
          <w:tcPr>
            <w:tcW w:w="2617" w:type="dxa"/>
            <w:vMerge/>
          </w:tcPr>
          <w:p w14:paraId="446CE390" w14:textId="63020CAC" w:rsidR="004C374D" w:rsidRPr="00BE068B" w:rsidRDefault="004C374D" w:rsidP="009A059D">
            <w:pPr>
              <w:contextualSpacing/>
              <w:rPr>
                <w:rFonts w:ascii="Gill Sans MT" w:hAnsi="Gill Sans MT"/>
              </w:rPr>
            </w:pPr>
          </w:p>
        </w:tc>
        <w:tc>
          <w:tcPr>
            <w:tcW w:w="2526" w:type="dxa"/>
            <w:vMerge/>
          </w:tcPr>
          <w:p w14:paraId="2062EE4C" w14:textId="77777777" w:rsidR="004C374D" w:rsidRPr="00BE068B" w:rsidRDefault="004C374D" w:rsidP="009A059D">
            <w:pPr>
              <w:contextualSpacing/>
              <w:rPr>
                <w:rFonts w:ascii="Gill Sans MT" w:hAnsi="Gill Sans MT"/>
              </w:rPr>
            </w:pPr>
          </w:p>
        </w:tc>
        <w:tc>
          <w:tcPr>
            <w:tcW w:w="1647" w:type="dxa"/>
          </w:tcPr>
          <w:p w14:paraId="0E5C8B11" w14:textId="77777777" w:rsidR="004C374D" w:rsidRPr="00BE068B" w:rsidRDefault="004C374D" w:rsidP="009A059D">
            <w:pPr>
              <w:contextualSpacing/>
              <w:rPr>
                <w:rFonts w:ascii="Gill Sans MT" w:hAnsi="Gill Sans MT"/>
              </w:rPr>
            </w:pPr>
          </w:p>
        </w:tc>
        <w:tc>
          <w:tcPr>
            <w:tcW w:w="2085" w:type="dxa"/>
          </w:tcPr>
          <w:p w14:paraId="0F4FBA29" w14:textId="77777777" w:rsidR="004C374D" w:rsidRPr="00BE068B" w:rsidRDefault="004C374D" w:rsidP="009A059D">
            <w:pPr>
              <w:contextualSpacing/>
              <w:rPr>
                <w:rFonts w:ascii="Gill Sans MT" w:hAnsi="Gill Sans MT"/>
              </w:rPr>
            </w:pPr>
          </w:p>
        </w:tc>
        <w:tc>
          <w:tcPr>
            <w:tcW w:w="1996" w:type="dxa"/>
          </w:tcPr>
          <w:p w14:paraId="00A5661B" w14:textId="77777777" w:rsidR="004C374D" w:rsidRPr="00BE068B" w:rsidRDefault="004C374D" w:rsidP="009A059D">
            <w:pPr>
              <w:contextualSpacing/>
              <w:rPr>
                <w:rFonts w:ascii="Gill Sans MT" w:hAnsi="Gill Sans MT"/>
              </w:rPr>
            </w:pPr>
          </w:p>
        </w:tc>
      </w:tr>
      <w:tr w:rsidR="004C374D" w:rsidRPr="00BE068B" w14:paraId="07BED8EF" w14:textId="77777777" w:rsidTr="004C374D">
        <w:trPr>
          <w:trHeight w:val="90"/>
          <w:jc w:val="center"/>
        </w:trPr>
        <w:tc>
          <w:tcPr>
            <w:tcW w:w="707" w:type="dxa"/>
            <w:vMerge/>
          </w:tcPr>
          <w:p w14:paraId="39055514" w14:textId="77777777" w:rsidR="004C374D" w:rsidRPr="00BE068B" w:rsidRDefault="004C374D" w:rsidP="009A059D">
            <w:pPr>
              <w:contextualSpacing/>
              <w:rPr>
                <w:rFonts w:ascii="Gill Sans MT" w:hAnsi="Gill Sans MT"/>
              </w:rPr>
            </w:pPr>
          </w:p>
        </w:tc>
        <w:tc>
          <w:tcPr>
            <w:tcW w:w="2617" w:type="dxa"/>
            <w:vMerge/>
          </w:tcPr>
          <w:p w14:paraId="2170A0B3" w14:textId="68FC7AF1" w:rsidR="004C374D" w:rsidRPr="00BE068B" w:rsidRDefault="004C374D" w:rsidP="009A059D">
            <w:pPr>
              <w:contextualSpacing/>
              <w:rPr>
                <w:rFonts w:ascii="Gill Sans MT" w:hAnsi="Gill Sans MT"/>
              </w:rPr>
            </w:pPr>
          </w:p>
        </w:tc>
        <w:tc>
          <w:tcPr>
            <w:tcW w:w="2526" w:type="dxa"/>
            <w:vMerge/>
          </w:tcPr>
          <w:p w14:paraId="78D1B75C" w14:textId="77777777" w:rsidR="004C374D" w:rsidRPr="00BE068B" w:rsidRDefault="004C374D" w:rsidP="009A059D">
            <w:pPr>
              <w:contextualSpacing/>
              <w:rPr>
                <w:rFonts w:ascii="Gill Sans MT" w:hAnsi="Gill Sans MT"/>
              </w:rPr>
            </w:pPr>
          </w:p>
        </w:tc>
        <w:tc>
          <w:tcPr>
            <w:tcW w:w="1647" w:type="dxa"/>
          </w:tcPr>
          <w:p w14:paraId="20743770" w14:textId="77777777" w:rsidR="004C374D" w:rsidRPr="00BE068B" w:rsidRDefault="004C374D" w:rsidP="009A059D">
            <w:pPr>
              <w:contextualSpacing/>
              <w:rPr>
                <w:rFonts w:ascii="Gill Sans MT" w:hAnsi="Gill Sans MT"/>
              </w:rPr>
            </w:pPr>
          </w:p>
        </w:tc>
        <w:tc>
          <w:tcPr>
            <w:tcW w:w="2085" w:type="dxa"/>
          </w:tcPr>
          <w:p w14:paraId="257F96A3" w14:textId="77777777" w:rsidR="004C374D" w:rsidRPr="00BE068B" w:rsidRDefault="004C374D" w:rsidP="009A059D">
            <w:pPr>
              <w:contextualSpacing/>
              <w:rPr>
                <w:rFonts w:ascii="Gill Sans MT" w:hAnsi="Gill Sans MT"/>
              </w:rPr>
            </w:pPr>
          </w:p>
        </w:tc>
        <w:tc>
          <w:tcPr>
            <w:tcW w:w="1996" w:type="dxa"/>
          </w:tcPr>
          <w:p w14:paraId="2AC2A19D" w14:textId="77777777" w:rsidR="004C374D" w:rsidRPr="00BE068B" w:rsidRDefault="004C374D" w:rsidP="009A059D">
            <w:pPr>
              <w:contextualSpacing/>
              <w:rPr>
                <w:rFonts w:ascii="Gill Sans MT" w:hAnsi="Gill Sans MT"/>
              </w:rPr>
            </w:pPr>
          </w:p>
        </w:tc>
      </w:tr>
      <w:tr w:rsidR="004C374D" w:rsidRPr="00BE068B" w14:paraId="0BC328EE" w14:textId="77777777" w:rsidTr="004C374D">
        <w:trPr>
          <w:trHeight w:val="90"/>
          <w:jc w:val="center"/>
        </w:trPr>
        <w:tc>
          <w:tcPr>
            <w:tcW w:w="707" w:type="dxa"/>
            <w:vMerge w:val="restart"/>
          </w:tcPr>
          <w:p w14:paraId="6AAE8755" w14:textId="3021B0F9" w:rsidR="004C374D" w:rsidRPr="00BE068B" w:rsidRDefault="004C374D" w:rsidP="0015117F">
            <w:pPr>
              <w:contextualSpacing/>
              <w:rPr>
                <w:rFonts w:ascii="Gill Sans MT" w:hAnsi="Gill Sans MT"/>
              </w:rPr>
            </w:pPr>
            <w:proofErr w:type="gramStart"/>
            <w:r w:rsidRPr="00BE068B">
              <w:rPr>
                <w:rFonts w:ascii="Gill Sans MT" w:hAnsi="Gill Sans MT"/>
              </w:rPr>
              <w:t>e</w:t>
            </w:r>
            <w:proofErr w:type="gramEnd"/>
          </w:p>
        </w:tc>
        <w:tc>
          <w:tcPr>
            <w:tcW w:w="2617" w:type="dxa"/>
            <w:vMerge w:val="restart"/>
          </w:tcPr>
          <w:p w14:paraId="3F94F495" w14:textId="1C9DBED4" w:rsidR="004C374D" w:rsidRPr="00BE068B" w:rsidRDefault="004C374D" w:rsidP="0015117F">
            <w:pPr>
              <w:contextualSpacing/>
              <w:rPr>
                <w:rFonts w:ascii="Gill Sans MT" w:hAnsi="Gill Sans MT"/>
              </w:rPr>
            </w:pPr>
            <w:r w:rsidRPr="00BE068B">
              <w:rPr>
                <w:rFonts w:ascii="Gill Sans MT" w:hAnsi="Gill Sans MT"/>
              </w:rPr>
              <w:t>Work in the police force/army/national service</w:t>
            </w:r>
          </w:p>
        </w:tc>
        <w:tc>
          <w:tcPr>
            <w:tcW w:w="2526" w:type="dxa"/>
            <w:vMerge w:val="restart"/>
          </w:tcPr>
          <w:p w14:paraId="5077D4F7" w14:textId="77777777" w:rsidR="004C374D" w:rsidRPr="00BE068B" w:rsidRDefault="004C374D" w:rsidP="0015117F">
            <w:pPr>
              <w:contextualSpacing/>
              <w:rPr>
                <w:rFonts w:ascii="Gill Sans MT" w:hAnsi="Gill Sans MT"/>
              </w:rPr>
            </w:pPr>
          </w:p>
        </w:tc>
        <w:tc>
          <w:tcPr>
            <w:tcW w:w="1647" w:type="dxa"/>
          </w:tcPr>
          <w:p w14:paraId="2031E398" w14:textId="77777777" w:rsidR="004C374D" w:rsidRPr="00BE068B" w:rsidRDefault="004C374D" w:rsidP="0015117F">
            <w:pPr>
              <w:contextualSpacing/>
              <w:rPr>
                <w:rFonts w:ascii="Gill Sans MT" w:hAnsi="Gill Sans MT"/>
              </w:rPr>
            </w:pPr>
          </w:p>
        </w:tc>
        <w:tc>
          <w:tcPr>
            <w:tcW w:w="2085" w:type="dxa"/>
          </w:tcPr>
          <w:p w14:paraId="34F50C38" w14:textId="77777777" w:rsidR="004C374D" w:rsidRPr="00BE068B" w:rsidRDefault="004C374D" w:rsidP="0015117F">
            <w:pPr>
              <w:contextualSpacing/>
              <w:rPr>
                <w:rFonts w:ascii="Gill Sans MT" w:hAnsi="Gill Sans MT"/>
              </w:rPr>
            </w:pPr>
          </w:p>
        </w:tc>
        <w:tc>
          <w:tcPr>
            <w:tcW w:w="1996" w:type="dxa"/>
          </w:tcPr>
          <w:p w14:paraId="37E29D8E" w14:textId="77777777" w:rsidR="004C374D" w:rsidRPr="00BE068B" w:rsidRDefault="004C374D" w:rsidP="0015117F">
            <w:pPr>
              <w:contextualSpacing/>
              <w:rPr>
                <w:rFonts w:ascii="Gill Sans MT" w:hAnsi="Gill Sans MT"/>
              </w:rPr>
            </w:pPr>
          </w:p>
        </w:tc>
      </w:tr>
      <w:tr w:rsidR="004C374D" w:rsidRPr="00BE068B" w14:paraId="2D5CB9F4" w14:textId="77777777" w:rsidTr="004C374D">
        <w:trPr>
          <w:trHeight w:val="90"/>
          <w:jc w:val="center"/>
        </w:trPr>
        <w:tc>
          <w:tcPr>
            <w:tcW w:w="707" w:type="dxa"/>
            <w:vMerge/>
          </w:tcPr>
          <w:p w14:paraId="16AFB2E8" w14:textId="77777777" w:rsidR="004C374D" w:rsidRPr="00BE068B" w:rsidRDefault="004C374D" w:rsidP="009A059D">
            <w:pPr>
              <w:contextualSpacing/>
              <w:rPr>
                <w:rFonts w:ascii="Gill Sans MT" w:hAnsi="Gill Sans MT"/>
              </w:rPr>
            </w:pPr>
          </w:p>
        </w:tc>
        <w:tc>
          <w:tcPr>
            <w:tcW w:w="2617" w:type="dxa"/>
            <w:vMerge/>
          </w:tcPr>
          <w:p w14:paraId="5905EBDB" w14:textId="448AAA2F" w:rsidR="004C374D" w:rsidRPr="00BE068B" w:rsidRDefault="004C374D" w:rsidP="009A059D">
            <w:pPr>
              <w:contextualSpacing/>
              <w:rPr>
                <w:rFonts w:ascii="Gill Sans MT" w:hAnsi="Gill Sans MT"/>
              </w:rPr>
            </w:pPr>
          </w:p>
        </w:tc>
        <w:tc>
          <w:tcPr>
            <w:tcW w:w="2526" w:type="dxa"/>
            <w:vMerge/>
          </w:tcPr>
          <w:p w14:paraId="53360FA4" w14:textId="77777777" w:rsidR="004C374D" w:rsidRPr="00BE068B" w:rsidRDefault="004C374D" w:rsidP="009A059D">
            <w:pPr>
              <w:contextualSpacing/>
              <w:rPr>
                <w:rFonts w:ascii="Gill Sans MT" w:hAnsi="Gill Sans MT"/>
              </w:rPr>
            </w:pPr>
          </w:p>
        </w:tc>
        <w:tc>
          <w:tcPr>
            <w:tcW w:w="1647" w:type="dxa"/>
          </w:tcPr>
          <w:p w14:paraId="5C02F3AC" w14:textId="77777777" w:rsidR="004C374D" w:rsidRPr="00BE068B" w:rsidRDefault="004C374D" w:rsidP="009A059D">
            <w:pPr>
              <w:contextualSpacing/>
              <w:rPr>
                <w:rFonts w:ascii="Gill Sans MT" w:hAnsi="Gill Sans MT"/>
              </w:rPr>
            </w:pPr>
          </w:p>
        </w:tc>
        <w:tc>
          <w:tcPr>
            <w:tcW w:w="2085" w:type="dxa"/>
          </w:tcPr>
          <w:p w14:paraId="784AF94E" w14:textId="77777777" w:rsidR="004C374D" w:rsidRPr="00BE068B" w:rsidRDefault="004C374D" w:rsidP="009A059D">
            <w:pPr>
              <w:contextualSpacing/>
              <w:rPr>
                <w:rFonts w:ascii="Gill Sans MT" w:hAnsi="Gill Sans MT"/>
              </w:rPr>
            </w:pPr>
          </w:p>
        </w:tc>
        <w:tc>
          <w:tcPr>
            <w:tcW w:w="1996" w:type="dxa"/>
          </w:tcPr>
          <w:p w14:paraId="6F4B0DC9" w14:textId="77777777" w:rsidR="004C374D" w:rsidRPr="00BE068B" w:rsidRDefault="004C374D" w:rsidP="009A059D">
            <w:pPr>
              <w:contextualSpacing/>
              <w:rPr>
                <w:rFonts w:ascii="Gill Sans MT" w:hAnsi="Gill Sans MT"/>
              </w:rPr>
            </w:pPr>
          </w:p>
        </w:tc>
      </w:tr>
      <w:tr w:rsidR="004C374D" w:rsidRPr="00BE068B" w14:paraId="56D67A51" w14:textId="77777777" w:rsidTr="004C374D">
        <w:trPr>
          <w:trHeight w:val="90"/>
          <w:jc w:val="center"/>
        </w:trPr>
        <w:tc>
          <w:tcPr>
            <w:tcW w:w="707" w:type="dxa"/>
            <w:vMerge/>
          </w:tcPr>
          <w:p w14:paraId="5A918B1B" w14:textId="77777777" w:rsidR="004C374D" w:rsidRPr="00BE068B" w:rsidRDefault="004C374D" w:rsidP="009A059D">
            <w:pPr>
              <w:contextualSpacing/>
              <w:rPr>
                <w:rFonts w:ascii="Gill Sans MT" w:hAnsi="Gill Sans MT"/>
              </w:rPr>
            </w:pPr>
          </w:p>
        </w:tc>
        <w:tc>
          <w:tcPr>
            <w:tcW w:w="2617" w:type="dxa"/>
            <w:vMerge/>
          </w:tcPr>
          <w:p w14:paraId="595688B3" w14:textId="6D6F1BFC" w:rsidR="004C374D" w:rsidRPr="00BE068B" w:rsidRDefault="004C374D" w:rsidP="009A059D">
            <w:pPr>
              <w:contextualSpacing/>
              <w:rPr>
                <w:rFonts w:ascii="Gill Sans MT" w:hAnsi="Gill Sans MT"/>
              </w:rPr>
            </w:pPr>
          </w:p>
        </w:tc>
        <w:tc>
          <w:tcPr>
            <w:tcW w:w="2526" w:type="dxa"/>
            <w:vMerge/>
          </w:tcPr>
          <w:p w14:paraId="67C72AAB" w14:textId="77777777" w:rsidR="004C374D" w:rsidRPr="00BE068B" w:rsidRDefault="004C374D" w:rsidP="009A059D">
            <w:pPr>
              <w:contextualSpacing/>
              <w:rPr>
                <w:rFonts w:ascii="Gill Sans MT" w:hAnsi="Gill Sans MT"/>
              </w:rPr>
            </w:pPr>
          </w:p>
        </w:tc>
        <w:tc>
          <w:tcPr>
            <w:tcW w:w="1647" w:type="dxa"/>
          </w:tcPr>
          <w:p w14:paraId="5EBCD4AF" w14:textId="77777777" w:rsidR="004C374D" w:rsidRPr="00BE068B" w:rsidRDefault="004C374D" w:rsidP="009A059D">
            <w:pPr>
              <w:contextualSpacing/>
              <w:rPr>
                <w:rFonts w:ascii="Gill Sans MT" w:hAnsi="Gill Sans MT"/>
              </w:rPr>
            </w:pPr>
          </w:p>
        </w:tc>
        <w:tc>
          <w:tcPr>
            <w:tcW w:w="2085" w:type="dxa"/>
          </w:tcPr>
          <w:p w14:paraId="0D38335D" w14:textId="77777777" w:rsidR="004C374D" w:rsidRPr="00BE068B" w:rsidRDefault="004C374D" w:rsidP="009A059D">
            <w:pPr>
              <w:contextualSpacing/>
              <w:rPr>
                <w:rFonts w:ascii="Gill Sans MT" w:hAnsi="Gill Sans MT"/>
              </w:rPr>
            </w:pPr>
          </w:p>
        </w:tc>
        <w:tc>
          <w:tcPr>
            <w:tcW w:w="1996" w:type="dxa"/>
          </w:tcPr>
          <w:p w14:paraId="40173EF1" w14:textId="77777777" w:rsidR="004C374D" w:rsidRPr="00BE068B" w:rsidRDefault="004C374D" w:rsidP="009A059D">
            <w:pPr>
              <w:contextualSpacing/>
              <w:rPr>
                <w:rFonts w:ascii="Gill Sans MT" w:hAnsi="Gill Sans MT"/>
              </w:rPr>
            </w:pPr>
          </w:p>
        </w:tc>
      </w:tr>
      <w:tr w:rsidR="004C374D" w:rsidRPr="00BE068B" w14:paraId="0B47C0AF" w14:textId="77777777" w:rsidTr="004C374D">
        <w:trPr>
          <w:trHeight w:val="90"/>
          <w:jc w:val="center"/>
        </w:trPr>
        <w:tc>
          <w:tcPr>
            <w:tcW w:w="707" w:type="dxa"/>
            <w:vMerge w:val="restart"/>
          </w:tcPr>
          <w:p w14:paraId="38AD34A6" w14:textId="178F174D" w:rsidR="004C374D" w:rsidRPr="00BE068B" w:rsidRDefault="004C374D" w:rsidP="0015117F">
            <w:pPr>
              <w:contextualSpacing/>
              <w:rPr>
                <w:rFonts w:ascii="Gill Sans MT" w:hAnsi="Gill Sans MT"/>
              </w:rPr>
            </w:pPr>
            <w:proofErr w:type="gramStart"/>
            <w:r w:rsidRPr="00BE068B">
              <w:rPr>
                <w:rFonts w:ascii="Gill Sans MT" w:hAnsi="Gill Sans MT"/>
              </w:rPr>
              <w:t>f</w:t>
            </w:r>
            <w:proofErr w:type="gramEnd"/>
          </w:p>
        </w:tc>
        <w:tc>
          <w:tcPr>
            <w:tcW w:w="2617" w:type="dxa"/>
            <w:vMerge w:val="restart"/>
          </w:tcPr>
          <w:p w14:paraId="7D1F5C4D" w14:textId="1C926EB1" w:rsidR="004C374D" w:rsidRPr="00BE068B" w:rsidRDefault="004C374D" w:rsidP="0015117F">
            <w:pPr>
              <w:contextualSpacing/>
              <w:rPr>
                <w:rFonts w:ascii="Gill Sans MT" w:hAnsi="Gill Sans MT"/>
              </w:rPr>
            </w:pPr>
            <w:r w:rsidRPr="00BE068B">
              <w:rPr>
                <w:rFonts w:ascii="Gill Sans MT" w:hAnsi="Gill Sans MT"/>
              </w:rPr>
              <w:t>Work for a privately or government-owned corporation (ZESCO, FRA)</w:t>
            </w:r>
          </w:p>
        </w:tc>
        <w:tc>
          <w:tcPr>
            <w:tcW w:w="2526" w:type="dxa"/>
            <w:vMerge w:val="restart"/>
          </w:tcPr>
          <w:p w14:paraId="3724DEE0" w14:textId="77777777" w:rsidR="004C374D" w:rsidRPr="00BE068B" w:rsidRDefault="004C374D" w:rsidP="0015117F">
            <w:pPr>
              <w:contextualSpacing/>
              <w:rPr>
                <w:rFonts w:ascii="Gill Sans MT" w:hAnsi="Gill Sans MT"/>
              </w:rPr>
            </w:pPr>
          </w:p>
        </w:tc>
        <w:tc>
          <w:tcPr>
            <w:tcW w:w="1647" w:type="dxa"/>
          </w:tcPr>
          <w:p w14:paraId="1C86F63E" w14:textId="77777777" w:rsidR="004C374D" w:rsidRPr="00BE068B" w:rsidRDefault="004C374D" w:rsidP="0015117F">
            <w:pPr>
              <w:contextualSpacing/>
              <w:rPr>
                <w:rFonts w:ascii="Gill Sans MT" w:hAnsi="Gill Sans MT"/>
              </w:rPr>
            </w:pPr>
          </w:p>
        </w:tc>
        <w:tc>
          <w:tcPr>
            <w:tcW w:w="2085" w:type="dxa"/>
          </w:tcPr>
          <w:p w14:paraId="00A16B37" w14:textId="77777777" w:rsidR="004C374D" w:rsidRPr="00BE068B" w:rsidRDefault="004C374D" w:rsidP="0015117F">
            <w:pPr>
              <w:contextualSpacing/>
              <w:rPr>
                <w:rFonts w:ascii="Gill Sans MT" w:hAnsi="Gill Sans MT"/>
              </w:rPr>
            </w:pPr>
          </w:p>
        </w:tc>
        <w:tc>
          <w:tcPr>
            <w:tcW w:w="1996" w:type="dxa"/>
          </w:tcPr>
          <w:p w14:paraId="4B9AC36B" w14:textId="77777777" w:rsidR="004C374D" w:rsidRPr="00BE068B" w:rsidRDefault="004C374D" w:rsidP="0015117F">
            <w:pPr>
              <w:contextualSpacing/>
              <w:rPr>
                <w:rFonts w:ascii="Gill Sans MT" w:hAnsi="Gill Sans MT"/>
              </w:rPr>
            </w:pPr>
          </w:p>
        </w:tc>
      </w:tr>
      <w:tr w:rsidR="004C374D" w:rsidRPr="00BE068B" w14:paraId="0BEDD613" w14:textId="77777777" w:rsidTr="004C374D">
        <w:trPr>
          <w:trHeight w:val="90"/>
          <w:jc w:val="center"/>
        </w:trPr>
        <w:tc>
          <w:tcPr>
            <w:tcW w:w="707" w:type="dxa"/>
            <w:vMerge/>
          </w:tcPr>
          <w:p w14:paraId="3A6EDE04" w14:textId="77777777" w:rsidR="004C374D" w:rsidRPr="00BE068B" w:rsidRDefault="004C374D" w:rsidP="009A059D">
            <w:pPr>
              <w:contextualSpacing/>
              <w:rPr>
                <w:rFonts w:ascii="Gill Sans MT" w:hAnsi="Gill Sans MT"/>
              </w:rPr>
            </w:pPr>
          </w:p>
        </w:tc>
        <w:tc>
          <w:tcPr>
            <w:tcW w:w="2617" w:type="dxa"/>
            <w:vMerge/>
          </w:tcPr>
          <w:p w14:paraId="5AB7AC39" w14:textId="67C98E8E" w:rsidR="004C374D" w:rsidRPr="00BE068B" w:rsidRDefault="004C374D" w:rsidP="009A059D">
            <w:pPr>
              <w:contextualSpacing/>
              <w:rPr>
                <w:rFonts w:ascii="Gill Sans MT" w:hAnsi="Gill Sans MT"/>
              </w:rPr>
            </w:pPr>
          </w:p>
        </w:tc>
        <w:tc>
          <w:tcPr>
            <w:tcW w:w="2526" w:type="dxa"/>
            <w:vMerge/>
          </w:tcPr>
          <w:p w14:paraId="5356FED1" w14:textId="77777777" w:rsidR="004C374D" w:rsidRPr="00BE068B" w:rsidRDefault="004C374D" w:rsidP="009A059D">
            <w:pPr>
              <w:contextualSpacing/>
              <w:rPr>
                <w:rFonts w:ascii="Gill Sans MT" w:hAnsi="Gill Sans MT"/>
              </w:rPr>
            </w:pPr>
          </w:p>
        </w:tc>
        <w:tc>
          <w:tcPr>
            <w:tcW w:w="1647" w:type="dxa"/>
          </w:tcPr>
          <w:p w14:paraId="4B7A7848" w14:textId="77777777" w:rsidR="004C374D" w:rsidRPr="00BE068B" w:rsidRDefault="004C374D" w:rsidP="009A059D">
            <w:pPr>
              <w:contextualSpacing/>
              <w:rPr>
                <w:rFonts w:ascii="Gill Sans MT" w:hAnsi="Gill Sans MT"/>
              </w:rPr>
            </w:pPr>
          </w:p>
        </w:tc>
        <w:tc>
          <w:tcPr>
            <w:tcW w:w="2085" w:type="dxa"/>
          </w:tcPr>
          <w:p w14:paraId="346552A0" w14:textId="77777777" w:rsidR="004C374D" w:rsidRPr="00BE068B" w:rsidRDefault="004C374D" w:rsidP="009A059D">
            <w:pPr>
              <w:contextualSpacing/>
              <w:rPr>
                <w:rFonts w:ascii="Gill Sans MT" w:hAnsi="Gill Sans MT"/>
              </w:rPr>
            </w:pPr>
          </w:p>
        </w:tc>
        <w:tc>
          <w:tcPr>
            <w:tcW w:w="1996" w:type="dxa"/>
          </w:tcPr>
          <w:p w14:paraId="2E1F9041" w14:textId="77777777" w:rsidR="004C374D" w:rsidRPr="00BE068B" w:rsidRDefault="004C374D" w:rsidP="009A059D">
            <w:pPr>
              <w:contextualSpacing/>
              <w:rPr>
                <w:rFonts w:ascii="Gill Sans MT" w:hAnsi="Gill Sans MT"/>
              </w:rPr>
            </w:pPr>
          </w:p>
        </w:tc>
      </w:tr>
      <w:tr w:rsidR="004C374D" w:rsidRPr="00BE068B" w14:paraId="4692BEBD" w14:textId="77777777" w:rsidTr="004C374D">
        <w:trPr>
          <w:trHeight w:val="90"/>
          <w:jc w:val="center"/>
        </w:trPr>
        <w:tc>
          <w:tcPr>
            <w:tcW w:w="707" w:type="dxa"/>
            <w:vMerge/>
          </w:tcPr>
          <w:p w14:paraId="47281026" w14:textId="77777777" w:rsidR="004C374D" w:rsidRPr="00BE068B" w:rsidRDefault="004C374D" w:rsidP="009A059D">
            <w:pPr>
              <w:contextualSpacing/>
              <w:rPr>
                <w:rFonts w:ascii="Gill Sans MT" w:hAnsi="Gill Sans MT"/>
              </w:rPr>
            </w:pPr>
          </w:p>
        </w:tc>
        <w:tc>
          <w:tcPr>
            <w:tcW w:w="2617" w:type="dxa"/>
            <w:vMerge/>
          </w:tcPr>
          <w:p w14:paraId="3E3A3CD1" w14:textId="4A47FFAB" w:rsidR="004C374D" w:rsidRPr="00BE068B" w:rsidRDefault="004C374D" w:rsidP="009A059D">
            <w:pPr>
              <w:contextualSpacing/>
              <w:rPr>
                <w:rFonts w:ascii="Gill Sans MT" w:hAnsi="Gill Sans MT"/>
              </w:rPr>
            </w:pPr>
          </w:p>
        </w:tc>
        <w:tc>
          <w:tcPr>
            <w:tcW w:w="2526" w:type="dxa"/>
            <w:vMerge/>
          </w:tcPr>
          <w:p w14:paraId="5B3BF451" w14:textId="77777777" w:rsidR="004C374D" w:rsidRPr="00BE068B" w:rsidRDefault="004C374D" w:rsidP="009A059D">
            <w:pPr>
              <w:contextualSpacing/>
              <w:rPr>
                <w:rFonts w:ascii="Gill Sans MT" w:hAnsi="Gill Sans MT"/>
              </w:rPr>
            </w:pPr>
          </w:p>
        </w:tc>
        <w:tc>
          <w:tcPr>
            <w:tcW w:w="1647" w:type="dxa"/>
          </w:tcPr>
          <w:p w14:paraId="2618B1D3" w14:textId="77777777" w:rsidR="004C374D" w:rsidRPr="00BE068B" w:rsidRDefault="004C374D" w:rsidP="009A059D">
            <w:pPr>
              <w:contextualSpacing/>
              <w:rPr>
                <w:rFonts w:ascii="Gill Sans MT" w:hAnsi="Gill Sans MT"/>
              </w:rPr>
            </w:pPr>
          </w:p>
        </w:tc>
        <w:tc>
          <w:tcPr>
            <w:tcW w:w="2085" w:type="dxa"/>
          </w:tcPr>
          <w:p w14:paraId="1C6AC2CC" w14:textId="77777777" w:rsidR="004C374D" w:rsidRPr="00BE068B" w:rsidRDefault="004C374D" w:rsidP="009A059D">
            <w:pPr>
              <w:contextualSpacing/>
              <w:rPr>
                <w:rFonts w:ascii="Gill Sans MT" w:hAnsi="Gill Sans MT"/>
              </w:rPr>
            </w:pPr>
          </w:p>
        </w:tc>
        <w:tc>
          <w:tcPr>
            <w:tcW w:w="1996" w:type="dxa"/>
          </w:tcPr>
          <w:p w14:paraId="46BFC91A" w14:textId="77777777" w:rsidR="004C374D" w:rsidRPr="00BE068B" w:rsidRDefault="004C374D" w:rsidP="009A059D">
            <w:pPr>
              <w:contextualSpacing/>
              <w:rPr>
                <w:rFonts w:ascii="Gill Sans MT" w:hAnsi="Gill Sans MT"/>
              </w:rPr>
            </w:pPr>
          </w:p>
        </w:tc>
      </w:tr>
      <w:tr w:rsidR="004C374D" w:rsidRPr="00BE068B" w14:paraId="34ED9F4E" w14:textId="77777777" w:rsidTr="004C374D">
        <w:trPr>
          <w:trHeight w:val="90"/>
          <w:jc w:val="center"/>
        </w:trPr>
        <w:tc>
          <w:tcPr>
            <w:tcW w:w="707" w:type="dxa"/>
            <w:vMerge w:val="restart"/>
          </w:tcPr>
          <w:p w14:paraId="12362CB9" w14:textId="677DAC74" w:rsidR="004C374D" w:rsidRPr="00BE068B" w:rsidRDefault="004C374D" w:rsidP="0015117F">
            <w:pPr>
              <w:contextualSpacing/>
              <w:rPr>
                <w:rFonts w:ascii="Gill Sans MT" w:hAnsi="Gill Sans MT"/>
              </w:rPr>
            </w:pPr>
            <w:proofErr w:type="gramStart"/>
            <w:r w:rsidRPr="00BE068B">
              <w:rPr>
                <w:rFonts w:ascii="Gill Sans MT" w:hAnsi="Gill Sans MT"/>
              </w:rPr>
              <w:t>g</w:t>
            </w:r>
            <w:proofErr w:type="gramEnd"/>
          </w:p>
        </w:tc>
        <w:tc>
          <w:tcPr>
            <w:tcW w:w="2617" w:type="dxa"/>
            <w:vMerge w:val="restart"/>
          </w:tcPr>
          <w:p w14:paraId="5B4DB7CD" w14:textId="67005127" w:rsidR="004C374D" w:rsidRPr="00BE068B" w:rsidRDefault="004C374D" w:rsidP="0015117F">
            <w:pPr>
              <w:contextualSpacing/>
              <w:rPr>
                <w:rFonts w:ascii="Gill Sans MT" w:hAnsi="Gill Sans MT"/>
              </w:rPr>
            </w:pPr>
            <w:r w:rsidRPr="00BE068B">
              <w:rPr>
                <w:rFonts w:ascii="Gill Sans MT" w:hAnsi="Gill Sans MT"/>
              </w:rPr>
              <w:t>Work as a shop attendant/in a house</w:t>
            </w:r>
          </w:p>
        </w:tc>
        <w:tc>
          <w:tcPr>
            <w:tcW w:w="2526" w:type="dxa"/>
            <w:vMerge w:val="restart"/>
          </w:tcPr>
          <w:p w14:paraId="4F9125BD" w14:textId="77777777" w:rsidR="004C374D" w:rsidRPr="00BE068B" w:rsidRDefault="004C374D" w:rsidP="0015117F">
            <w:pPr>
              <w:contextualSpacing/>
              <w:rPr>
                <w:rFonts w:ascii="Gill Sans MT" w:hAnsi="Gill Sans MT"/>
              </w:rPr>
            </w:pPr>
          </w:p>
        </w:tc>
        <w:tc>
          <w:tcPr>
            <w:tcW w:w="1647" w:type="dxa"/>
          </w:tcPr>
          <w:p w14:paraId="0E619D94" w14:textId="77777777" w:rsidR="004C374D" w:rsidRPr="00BE068B" w:rsidRDefault="004C374D" w:rsidP="0015117F">
            <w:pPr>
              <w:contextualSpacing/>
              <w:rPr>
                <w:rFonts w:ascii="Gill Sans MT" w:hAnsi="Gill Sans MT"/>
              </w:rPr>
            </w:pPr>
          </w:p>
        </w:tc>
        <w:tc>
          <w:tcPr>
            <w:tcW w:w="2085" w:type="dxa"/>
          </w:tcPr>
          <w:p w14:paraId="51E6E90B" w14:textId="77777777" w:rsidR="004C374D" w:rsidRPr="00BE068B" w:rsidRDefault="004C374D" w:rsidP="0015117F">
            <w:pPr>
              <w:contextualSpacing/>
              <w:rPr>
                <w:rFonts w:ascii="Gill Sans MT" w:hAnsi="Gill Sans MT"/>
              </w:rPr>
            </w:pPr>
          </w:p>
        </w:tc>
        <w:tc>
          <w:tcPr>
            <w:tcW w:w="1996" w:type="dxa"/>
          </w:tcPr>
          <w:p w14:paraId="22872044" w14:textId="77777777" w:rsidR="004C374D" w:rsidRPr="00BE068B" w:rsidRDefault="004C374D" w:rsidP="0015117F">
            <w:pPr>
              <w:contextualSpacing/>
              <w:rPr>
                <w:rFonts w:ascii="Gill Sans MT" w:hAnsi="Gill Sans MT"/>
              </w:rPr>
            </w:pPr>
          </w:p>
        </w:tc>
      </w:tr>
      <w:tr w:rsidR="004C374D" w:rsidRPr="00BE068B" w14:paraId="31A808A7" w14:textId="77777777" w:rsidTr="004C374D">
        <w:trPr>
          <w:trHeight w:val="90"/>
          <w:jc w:val="center"/>
        </w:trPr>
        <w:tc>
          <w:tcPr>
            <w:tcW w:w="707" w:type="dxa"/>
            <w:vMerge/>
          </w:tcPr>
          <w:p w14:paraId="180B1170" w14:textId="77777777" w:rsidR="004C374D" w:rsidRPr="00BE068B" w:rsidRDefault="004C374D" w:rsidP="009A059D">
            <w:pPr>
              <w:contextualSpacing/>
              <w:rPr>
                <w:rFonts w:ascii="Gill Sans MT" w:hAnsi="Gill Sans MT"/>
              </w:rPr>
            </w:pPr>
          </w:p>
        </w:tc>
        <w:tc>
          <w:tcPr>
            <w:tcW w:w="2617" w:type="dxa"/>
            <w:vMerge/>
          </w:tcPr>
          <w:p w14:paraId="1B053B92" w14:textId="435E69BB" w:rsidR="004C374D" w:rsidRPr="00BE068B" w:rsidRDefault="004C374D" w:rsidP="009A059D">
            <w:pPr>
              <w:contextualSpacing/>
              <w:rPr>
                <w:rFonts w:ascii="Gill Sans MT" w:hAnsi="Gill Sans MT"/>
              </w:rPr>
            </w:pPr>
          </w:p>
        </w:tc>
        <w:tc>
          <w:tcPr>
            <w:tcW w:w="2526" w:type="dxa"/>
            <w:vMerge/>
          </w:tcPr>
          <w:p w14:paraId="32CB076A" w14:textId="77777777" w:rsidR="004C374D" w:rsidRPr="00BE068B" w:rsidRDefault="004C374D" w:rsidP="009A059D">
            <w:pPr>
              <w:contextualSpacing/>
              <w:rPr>
                <w:rFonts w:ascii="Gill Sans MT" w:hAnsi="Gill Sans MT"/>
              </w:rPr>
            </w:pPr>
          </w:p>
        </w:tc>
        <w:tc>
          <w:tcPr>
            <w:tcW w:w="1647" w:type="dxa"/>
          </w:tcPr>
          <w:p w14:paraId="31E829E7" w14:textId="77777777" w:rsidR="004C374D" w:rsidRPr="00BE068B" w:rsidRDefault="004C374D" w:rsidP="009A059D">
            <w:pPr>
              <w:contextualSpacing/>
              <w:rPr>
                <w:rFonts w:ascii="Gill Sans MT" w:hAnsi="Gill Sans MT"/>
              </w:rPr>
            </w:pPr>
          </w:p>
        </w:tc>
        <w:tc>
          <w:tcPr>
            <w:tcW w:w="2085" w:type="dxa"/>
          </w:tcPr>
          <w:p w14:paraId="329C45D5" w14:textId="77777777" w:rsidR="004C374D" w:rsidRPr="00BE068B" w:rsidRDefault="004C374D" w:rsidP="009A059D">
            <w:pPr>
              <w:contextualSpacing/>
              <w:rPr>
                <w:rFonts w:ascii="Gill Sans MT" w:hAnsi="Gill Sans MT"/>
              </w:rPr>
            </w:pPr>
          </w:p>
        </w:tc>
        <w:tc>
          <w:tcPr>
            <w:tcW w:w="1996" w:type="dxa"/>
          </w:tcPr>
          <w:p w14:paraId="302FB7B9" w14:textId="77777777" w:rsidR="004C374D" w:rsidRPr="00BE068B" w:rsidRDefault="004C374D" w:rsidP="009A059D">
            <w:pPr>
              <w:contextualSpacing/>
              <w:rPr>
                <w:rFonts w:ascii="Gill Sans MT" w:hAnsi="Gill Sans MT"/>
              </w:rPr>
            </w:pPr>
          </w:p>
        </w:tc>
      </w:tr>
      <w:tr w:rsidR="004C374D" w:rsidRPr="00BE068B" w14:paraId="4F0C1C4C" w14:textId="77777777" w:rsidTr="004C374D">
        <w:trPr>
          <w:trHeight w:val="90"/>
          <w:jc w:val="center"/>
        </w:trPr>
        <w:tc>
          <w:tcPr>
            <w:tcW w:w="707" w:type="dxa"/>
            <w:vMerge/>
          </w:tcPr>
          <w:p w14:paraId="133761DC" w14:textId="77777777" w:rsidR="004C374D" w:rsidRPr="00BE068B" w:rsidRDefault="004C374D" w:rsidP="009A059D">
            <w:pPr>
              <w:contextualSpacing/>
              <w:rPr>
                <w:rFonts w:ascii="Gill Sans MT" w:hAnsi="Gill Sans MT"/>
              </w:rPr>
            </w:pPr>
          </w:p>
        </w:tc>
        <w:tc>
          <w:tcPr>
            <w:tcW w:w="2617" w:type="dxa"/>
            <w:vMerge/>
          </w:tcPr>
          <w:p w14:paraId="1660BD58" w14:textId="7BA8BBBE" w:rsidR="004C374D" w:rsidRPr="00BE068B" w:rsidRDefault="004C374D" w:rsidP="009A059D">
            <w:pPr>
              <w:contextualSpacing/>
              <w:rPr>
                <w:rFonts w:ascii="Gill Sans MT" w:hAnsi="Gill Sans MT"/>
              </w:rPr>
            </w:pPr>
          </w:p>
        </w:tc>
        <w:tc>
          <w:tcPr>
            <w:tcW w:w="2526" w:type="dxa"/>
            <w:vMerge/>
          </w:tcPr>
          <w:p w14:paraId="184CA82C" w14:textId="77777777" w:rsidR="004C374D" w:rsidRPr="00BE068B" w:rsidRDefault="004C374D" w:rsidP="009A059D">
            <w:pPr>
              <w:contextualSpacing/>
              <w:rPr>
                <w:rFonts w:ascii="Gill Sans MT" w:hAnsi="Gill Sans MT"/>
              </w:rPr>
            </w:pPr>
          </w:p>
        </w:tc>
        <w:tc>
          <w:tcPr>
            <w:tcW w:w="1647" w:type="dxa"/>
          </w:tcPr>
          <w:p w14:paraId="4FDC533C" w14:textId="77777777" w:rsidR="004C374D" w:rsidRPr="00BE068B" w:rsidRDefault="004C374D" w:rsidP="009A059D">
            <w:pPr>
              <w:contextualSpacing/>
              <w:rPr>
                <w:rFonts w:ascii="Gill Sans MT" w:hAnsi="Gill Sans MT"/>
              </w:rPr>
            </w:pPr>
          </w:p>
        </w:tc>
        <w:tc>
          <w:tcPr>
            <w:tcW w:w="2085" w:type="dxa"/>
          </w:tcPr>
          <w:p w14:paraId="527207ED" w14:textId="77777777" w:rsidR="004C374D" w:rsidRPr="00BE068B" w:rsidRDefault="004C374D" w:rsidP="009A059D">
            <w:pPr>
              <w:contextualSpacing/>
              <w:rPr>
                <w:rFonts w:ascii="Gill Sans MT" w:hAnsi="Gill Sans MT"/>
              </w:rPr>
            </w:pPr>
          </w:p>
        </w:tc>
        <w:tc>
          <w:tcPr>
            <w:tcW w:w="1996" w:type="dxa"/>
          </w:tcPr>
          <w:p w14:paraId="7BA6F4D9" w14:textId="77777777" w:rsidR="004C374D" w:rsidRPr="00BE068B" w:rsidRDefault="004C374D" w:rsidP="009A059D">
            <w:pPr>
              <w:contextualSpacing/>
              <w:rPr>
                <w:rFonts w:ascii="Gill Sans MT" w:hAnsi="Gill Sans MT"/>
              </w:rPr>
            </w:pPr>
          </w:p>
        </w:tc>
      </w:tr>
      <w:tr w:rsidR="004C374D" w:rsidRPr="00BE068B" w14:paraId="37E39170" w14:textId="77777777" w:rsidTr="004C374D">
        <w:trPr>
          <w:trHeight w:val="90"/>
          <w:jc w:val="center"/>
        </w:trPr>
        <w:tc>
          <w:tcPr>
            <w:tcW w:w="707" w:type="dxa"/>
            <w:vMerge w:val="restart"/>
          </w:tcPr>
          <w:p w14:paraId="1C32CB73" w14:textId="5B4DC2EB" w:rsidR="004C374D" w:rsidRPr="00BE068B" w:rsidRDefault="004C374D" w:rsidP="0015117F">
            <w:pPr>
              <w:contextualSpacing/>
              <w:rPr>
                <w:rFonts w:ascii="Gill Sans MT" w:hAnsi="Gill Sans MT"/>
              </w:rPr>
            </w:pPr>
            <w:proofErr w:type="gramStart"/>
            <w:r w:rsidRPr="00BE068B">
              <w:rPr>
                <w:rFonts w:ascii="Gill Sans MT" w:hAnsi="Gill Sans MT"/>
              </w:rPr>
              <w:t>h</w:t>
            </w:r>
            <w:proofErr w:type="gramEnd"/>
          </w:p>
        </w:tc>
        <w:tc>
          <w:tcPr>
            <w:tcW w:w="2617" w:type="dxa"/>
            <w:vMerge w:val="restart"/>
          </w:tcPr>
          <w:p w14:paraId="6DB7263A" w14:textId="4EB1F5E2" w:rsidR="004C374D" w:rsidRPr="00BE068B" w:rsidRDefault="004C374D" w:rsidP="0015117F">
            <w:pPr>
              <w:contextualSpacing/>
              <w:rPr>
                <w:rFonts w:ascii="Gill Sans MT" w:hAnsi="Gill Sans MT"/>
              </w:rPr>
            </w:pPr>
            <w:commentRangeStart w:id="307"/>
            <w:r w:rsidRPr="00BE068B">
              <w:rPr>
                <w:rFonts w:ascii="Gill Sans MT" w:hAnsi="Gill Sans MT"/>
              </w:rPr>
              <w:t xml:space="preserve">Work in the </w:t>
            </w:r>
            <w:commentRangeStart w:id="308"/>
            <w:r w:rsidRPr="00BE068B">
              <w:rPr>
                <w:rFonts w:ascii="Gill Sans MT" w:hAnsi="Gill Sans MT"/>
              </w:rPr>
              <w:t xml:space="preserve">tourism </w:t>
            </w:r>
            <w:commentRangeEnd w:id="308"/>
            <w:r w:rsidRPr="00BE068B">
              <w:rPr>
                <w:rStyle w:val="CommentReference"/>
                <w:rFonts w:ascii="Gill Sans MT" w:hAnsi="Gill Sans MT"/>
              </w:rPr>
              <w:commentReference w:id="308"/>
            </w:r>
            <w:commentRangeEnd w:id="307"/>
            <w:r w:rsidR="00042831">
              <w:rPr>
                <w:rStyle w:val="CommentReference"/>
              </w:rPr>
              <w:commentReference w:id="307"/>
            </w:r>
            <w:r w:rsidRPr="00BE068B">
              <w:rPr>
                <w:rFonts w:ascii="Gill Sans MT" w:hAnsi="Gill Sans MT"/>
              </w:rPr>
              <w:t>industry (lodges, safari, curio, etc.)</w:t>
            </w:r>
          </w:p>
        </w:tc>
        <w:tc>
          <w:tcPr>
            <w:tcW w:w="2526" w:type="dxa"/>
            <w:vMerge w:val="restart"/>
          </w:tcPr>
          <w:p w14:paraId="16FF3641" w14:textId="77777777" w:rsidR="004C374D" w:rsidRPr="00BE068B" w:rsidRDefault="004C374D" w:rsidP="0015117F">
            <w:pPr>
              <w:contextualSpacing/>
              <w:rPr>
                <w:rFonts w:ascii="Gill Sans MT" w:hAnsi="Gill Sans MT"/>
              </w:rPr>
            </w:pPr>
          </w:p>
        </w:tc>
        <w:tc>
          <w:tcPr>
            <w:tcW w:w="1647" w:type="dxa"/>
          </w:tcPr>
          <w:p w14:paraId="57D120D9" w14:textId="77777777" w:rsidR="004C374D" w:rsidRPr="00BE068B" w:rsidRDefault="004C374D" w:rsidP="0015117F">
            <w:pPr>
              <w:contextualSpacing/>
              <w:rPr>
                <w:rFonts w:ascii="Gill Sans MT" w:hAnsi="Gill Sans MT"/>
              </w:rPr>
            </w:pPr>
          </w:p>
        </w:tc>
        <w:tc>
          <w:tcPr>
            <w:tcW w:w="2085" w:type="dxa"/>
          </w:tcPr>
          <w:p w14:paraId="0CE5F861" w14:textId="77777777" w:rsidR="004C374D" w:rsidRPr="00BE068B" w:rsidRDefault="004C374D" w:rsidP="0015117F">
            <w:pPr>
              <w:contextualSpacing/>
              <w:rPr>
                <w:rFonts w:ascii="Gill Sans MT" w:hAnsi="Gill Sans MT"/>
              </w:rPr>
            </w:pPr>
          </w:p>
        </w:tc>
        <w:tc>
          <w:tcPr>
            <w:tcW w:w="1996" w:type="dxa"/>
          </w:tcPr>
          <w:p w14:paraId="40EA5885" w14:textId="22B1B87C" w:rsidR="004C374D" w:rsidRPr="00BE068B" w:rsidRDefault="004C374D" w:rsidP="0015117F">
            <w:pPr>
              <w:contextualSpacing/>
              <w:rPr>
                <w:rFonts w:ascii="Gill Sans MT" w:hAnsi="Gill Sans MT"/>
              </w:rPr>
            </w:pPr>
          </w:p>
        </w:tc>
      </w:tr>
      <w:tr w:rsidR="004C374D" w:rsidRPr="00BE068B" w14:paraId="609A5E66" w14:textId="77777777" w:rsidTr="004C374D">
        <w:trPr>
          <w:trHeight w:val="90"/>
          <w:jc w:val="center"/>
        </w:trPr>
        <w:tc>
          <w:tcPr>
            <w:tcW w:w="707" w:type="dxa"/>
            <w:vMerge/>
          </w:tcPr>
          <w:p w14:paraId="02F0DA18" w14:textId="77777777" w:rsidR="004C374D" w:rsidRPr="00BE068B" w:rsidRDefault="004C374D" w:rsidP="003C0031">
            <w:pPr>
              <w:contextualSpacing/>
              <w:rPr>
                <w:rFonts w:ascii="Gill Sans MT" w:hAnsi="Gill Sans MT"/>
              </w:rPr>
            </w:pPr>
          </w:p>
        </w:tc>
        <w:tc>
          <w:tcPr>
            <w:tcW w:w="2617" w:type="dxa"/>
            <w:vMerge/>
          </w:tcPr>
          <w:p w14:paraId="3D89F27E" w14:textId="63B3C747" w:rsidR="004C374D" w:rsidRPr="00BE068B" w:rsidRDefault="004C374D" w:rsidP="003C0031">
            <w:pPr>
              <w:contextualSpacing/>
              <w:rPr>
                <w:rFonts w:ascii="Gill Sans MT" w:hAnsi="Gill Sans MT"/>
              </w:rPr>
            </w:pPr>
          </w:p>
        </w:tc>
        <w:tc>
          <w:tcPr>
            <w:tcW w:w="2526" w:type="dxa"/>
            <w:vMerge/>
          </w:tcPr>
          <w:p w14:paraId="6976AAE8" w14:textId="77777777" w:rsidR="004C374D" w:rsidRPr="00BE068B" w:rsidRDefault="004C374D" w:rsidP="003C0031">
            <w:pPr>
              <w:contextualSpacing/>
              <w:rPr>
                <w:rFonts w:ascii="Gill Sans MT" w:hAnsi="Gill Sans MT"/>
              </w:rPr>
            </w:pPr>
          </w:p>
        </w:tc>
        <w:tc>
          <w:tcPr>
            <w:tcW w:w="1647" w:type="dxa"/>
          </w:tcPr>
          <w:p w14:paraId="088766CB" w14:textId="77777777" w:rsidR="004C374D" w:rsidRPr="00BE068B" w:rsidRDefault="004C374D" w:rsidP="003C0031">
            <w:pPr>
              <w:contextualSpacing/>
              <w:rPr>
                <w:rFonts w:ascii="Gill Sans MT" w:hAnsi="Gill Sans MT"/>
              </w:rPr>
            </w:pPr>
          </w:p>
        </w:tc>
        <w:tc>
          <w:tcPr>
            <w:tcW w:w="2085" w:type="dxa"/>
          </w:tcPr>
          <w:p w14:paraId="4D7F2B6C" w14:textId="77777777" w:rsidR="004C374D" w:rsidRPr="00BE068B" w:rsidRDefault="004C374D" w:rsidP="003C0031">
            <w:pPr>
              <w:contextualSpacing/>
              <w:rPr>
                <w:rFonts w:ascii="Gill Sans MT" w:hAnsi="Gill Sans MT"/>
              </w:rPr>
            </w:pPr>
          </w:p>
        </w:tc>
        <w:tc>
          <w:tcPr>
            <w:tcW w:w="1996" w:type="dxa"/>
          </w:tcPr>
          <w:p w14:paraId="7028999F" w14:textId="5A221B1A" w:rsidR="004C374D" w:rsidRPr="00BE068B" w:rsidRDefault="004C374D" w:rsidP="003C0031">
            <w:pPr>
              <w:contextualSpacing/>
              <w:rPr>
                <w:rFonts w:ascii="Gill Sans MT" w:hAnsi="Gill Sans MT"/>
              </w:rPr>
            </w:pPr>
          </w:p>
        </w:tc>
      </w:tr>
      <w:tr w:rsidR="004C374D" w:rsidRPr="00BE068B" w14:paraId="7E4BE79D" w14:textId="77777777" w:rsidTr="004C374D">
        <w:trPr>
          <w:trHeight w:val="90"/>
          <w:jc w:val="center"/>
        </w:trPr>
        <w:tc>
          <w:tcPr>
            <w:tcW w:w="707" w:type="dxa"/>
            <w:vMerge/>
          </w:tcPr>
          <w:p w14:paraId="21F60E99" w14:textId="77777777" w:rsidR="004C374D" w:rsidRPr="00BE068B" w:rsidRDefault="004C374D" w:rsidP="003C0031">
            <w:pPr>
              <w:contextualSpacing/>
              <w:rPr>
                <w:rFonts w:ascii="Gill Sans MT" w:hAnsi="Gill Sans MT"/>
              </w:rPr>
            </w:pPr>
          </w:p>
        </w:tc>
        <w:tc>
          <w:tcPr>
            <w:tcW w:w="2617" w:type="dxa"/>
            <w:vMerge/>
          </w:tcPr>
          <w:p w14:paraId="1D244FCA" w14:textId="6CEB8263" w:rsidR="004C374D" w:rsidRPr="00BE068B" w:rsidRDefault="004C374D" w:rsidP="003C0031">
            <w:pPr>
              <w:contextualSpacing/>
              <w:rPr>
                <w:rFonts w:ascii="Gill Sans MT" w:hAnsi="Gill Sans MT"/>
              </w:rPr>
            </w:pPr>
          </w:p>
        </w:tc>
        <w:tc>
          <w:tcPr>
            <w:tcW w:w="2526" w:type="dxa"/>
            <w:vMerge/>
          </w:tcPr>
          <w:p w14:paraId="6A757E5C" w14:textId="77777777" w:rsidR="004C374D" w:rsidRPr="00BE068B" w:rsidRDefault="004C374D" w:rsidP="003C0031">
            <w:pPr>
              <w:contextualSpacing/>
              <w:rPr>
                <w:rFonts w:ascii="Gill Sans MT" w:hAnsi="Gill Sans MT"/>
              </w:rPr>
            </w:pPr>
          </w:p>
        </w:tc>
        <w:tc>
          <w:tcPr>
            <w:tcW w:w="1647" w:type="dxa"/>
          </w:tcPr>
          <w:p w14:paraId="387D6E6F" w14:textId="77777777" w:rsidR="004C374D" w:rsidRPr="00BE068B" w:rsidRDefault="004C374D" w:rsidP="003C0031">
            <w:pPr>
              <w:contextualSpacing/>
              <w:rPr>
                <w:rFonts w:ascii="Gill Sans MT" w:hAnsi="Gill Sans MT"/>
              </w:rPr>
            </w:pPr>
          </w:p>
        </w:tc>
        <w:tc>
          <w:tcPr>
            <w:tcW w:w="2085" w:type="dxa"/>
          </w:tcPr>
          <w:p w14:paraId="3F02667A" w14:textId="77777777" w:rsidR="004C374D" w:rsidRPr="00BE068B" w:rsidRDefault="004C374D" w:rsidP="003C0031">
            <w:pPr>
              <w:contextualSpacing/>
              <w:rPr>
                <w:rFonts w:ascii="Gill Sans MT" w:hAnsi="Gill Sans MT"/>
              </w:rPr>
            </w:pPr>
          </w:p>
        </w:tc>
        <w:tc>
          <w:tcPr>
            <w:tcW w:w="1996" w:type="dxa"/>
          </w:tcPr>
          <w:p w14:paraId="1515BEF8" w14:textId="003ACA74" w:rsidR="004C374D" w:rsidRPr="00BE068B" w:rsidRDefault="004C374D" w:rsidP="003C0031">
            <w:pPr>
              <w:contextualSpacing/>
              <w:rPr>
                <w:rFonts w:ascii="Gill Sans MT" w:hAnsi="Gill Sans MT"/>
              </w:rPr>
            </w:pPr>
          </w:p>
        </w:tc>
      </w:tr>
    </w:tbl>
    <w:tbl>
      <w:tblPr>
        <w:tblpPr w:leftFromText="180" w:rightFromText="180" w:vertAnchor="text" w:horzAnchor="page" w:tblpX="2190" w:tblpY="40"/>
        <w:tblW w:w="10205" w:type="dxa"/>
        <w:tblLayout w:type="fixed"/>
        <w:tblCellMar>
          <w:left w:w="29" w:type="dxa"/>
          <w:right w:w="29" w:type="dxa"/>
        </w:tblCellMar>
        <w:tblLook w:val="0000" w:firstRow="0" w:lastRow="0" w:firstColumn="0" w:lastColumn="0" w:noHBand="0" w:noVBand="0"/>
      </w:tblPr>
      <w:tblGrid>
        <w:gridCol w:w="484"/>
        <w:gridCol w:w="7206"/>
        <w:gridCol w:w="29"/>
        <w:gridCol w:w="1764"/>
        <w:gridCol w:w="12"/>
        <w:gridCol w:w="710"/>
      </w:tblGrid>
      <w:tr w:rsidR="001D470B" w:rsidRPr="00BE068B" w14:paraId="552EDEE0" w14:textId="77777777" w:rsidTr="001D470B">
        <w:trPr>
          <w:trHeight w:val="20"/>
        </w:trPr>
        <w:tc>
          <w:tcPr>
            <w:tcW w:w="484" w:type="dxa"/>
            <w:tcBorders>
              <w:top w:val="single" w:sz="4" w:space="0" w:color="000000"/>
              <w:left w:val="single" w:sz="4" w:space="0" w:color="000000"/>
              <w:bottom w:val="single" w:sz="4" w:space="0" w:color="000000"/>
              <w:right w:val="single" w:sz="4" w:space="0" w:color="auto"/>
            </w:tcBorders>
          </w:tcPr>
          <w:p w14:paraId="47787495" w14:textId="77777777" w:rsidR="001D470B" w:rsidRPr="00BE068B" w:rsidRDefault="001D470B" w:rsidP="001D470B">
            <w:pPr>
              <w:rPr>
                <w:rFonts w:ascii="Gill Sans MT" w:hAnsi="Gill Sans MT"/>
                <w:w w:val="105"/>
              </w:rPr>
            </w:pPr>
            <w:r w:rsidRPr="00BE068B">
              <w:rPr>
                <w:rFonts w:ascii="Gill Sans MT" w:hAnsi="Gill Sans MT"/>
                <w:w w:val="105"/>
              </w:rPr>
              <w:t>L.5</w:t>
            </w:r>
          </w:p>
        </w:tc>
        <w:tc>
          <w:tcPr>
            <w:tcW w:w="7206" w:type="dxa"/>
            <w:tcBorders>
              <w:top w:val="single" w:sz="4" w:space="0" w:color="000000"/>
              <w:left w:val="single" w:sz="4" w:space="0" w:color="auto"/>
              <w:bottom w:val="single" w:sz="4" w:space="0" w:color="000000"/>
              <w:right w:val="single" w:sz="18" w:space="0" w:color="000000"/>
            </w:tcBorders>
          </w:tcPr>
          <w:p w14:paraId="731D5F87" w14:textId="77777777" w:rsidR="001D470B" w:rsidRPr="00BE068B" w:rsidRDefault="001D470B" w:rsidP="001D470B">
            <w:pPr>
              <w:spacing w:after="0"/>
              <w:rPr>
                <w:rFonts w:ascii="Gill Sans MT" w:hAnsi="Gill Sans MT"/>
                <w:w w:val="105"/>
              </w:rPr>
            </w:pPr>
            <w:r w:rsidRPr="00BE068B">
              <w:rPr>
                <w:rFonts w:ascii="Gill Sans MT" w:hAnsi="Gill Sans MT"/>
              </w:rPr>
              <w:t>Thinking over the past year, how much income did your household receive from petty trade?</w:t>
            </w:r>
          </w:p>
        </w:tc>
        <w:tc>
          <w:tcPr>
            <w:tcW w:w="2515" w:type="dxa"/>
            <w:gridSpan w:val="4"/>
            <w:tcBorders>
              <w:top w:val="single" w:sz="18" w:space="0" w:color="000000"/>
              <w:left w:val="single" w:sz="18" w:space="0" w:color="000000"/>
              <w:bottom w:val="single" w:sz="18" w:space="0" w:color="000000"/>
              <w:right w:val="single" w:sz="18" w:space="0" w:color="000000"/>
            </w:tcBorders>
          </w:tcPr>
          <w:p w14:paraId="48E6B15B" w14:textId="77777777" w:rsidR="001D470B" w:rsidRPr="00BE068B" w:rsidRDefault="001D470B" w:rsidP="001D470B">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1D470B" w:rsidRPr="00BE068B" w14:paraId="7E6E53C9" w14:textId="77777777" w:rsidTr="001D470B">
        <w:trPr>
          <w:trHeight w:val="1080"/>
        </w:trPr>
        <w:tc>
          <w:tcPr>
            <w:tcW w:w="484" w:type="dxa"/>
            <w:tcBorders>
              <w:top w:val="single" w:sz="4" w:space="0" w:color="000000"/>
              <w:left w:val="single" w:sz="4" w:space="0" w:color="000000"/>
              <w:bottom w:val="single" w:sz="4" w:space="0" w:color="auto"/>
              <w:right w:val="single" w:sz="4" w:space="0" w:color="auto"/>
            </w:tcBorders>
          </w:tcPr>
          <w:p w14:paraId="02292A05" w14:textId="77777777" w:rsidR="001D470B" w:rsidRPr="00BE068B" w:rsidRDefault="001D470B" w:rsidP="001D470B">
            <w:pPr>
              <w:rPr>
                <w:rFonts w:ascii="Gill Sans MT" w:hAnsi="Gill Sans MT"/>
                <w:w w:val="105"/>
              </w:rPr>
            </w:pPr>
            <w:r w:rsidRPr="00BE068B">
              <w:rPr>
                <w:rFonts w:ascii="Gill Sans MT" w:hAnsi="Gill Sans MT"/>
                <w:w w:val="105"/>
              </w:rPr>
              <w:lastRenderedPageBreak/>
              <w:t>L.6</w:t>
            </w:r>
          </w:p>
        </w:tc>
        <w:tc>
          <w:tcPr>
            <w:tcW w:w="7206" w:type="dxa"/>
            <w:tcBorders>
              <w:top w:val="single" w:sz="4" w:space="0" w:color="000000"/>
              <w:left w:val="single" w:sz="4" w:space="0" w:color="auto"/>
              <w:bottom w:val="single" w:sz="4" w:space="0" w:color="auto"/>
              <w:right w:val="single" w:sz="18" w:space="0" w:color="000000"/>
            </w:tcBorders>
          </w:tcPr>
          <w:p w14:paraId="003DB1DA" w14:textId="77777777" w:rsidR="001D470B" w:rsidRPr="00BE068B" w:rsidRDefault="001D470B" w:rsidP="001D470B">
            <w:pPr>
              <w:spacing w:after="0"/>
              <w:rPr>
                <w:rFonts w:ascii="Gill Sans MT" w:hAnsi="Gill Sans MT"/>
                <w:w w:val="105"/>
              </w:rPr>
            </w:pPr>
            <w:r w:rsidRPr="00BE068B">
              <w:rPr>
                <w:rFonts w:ascii="Gill Sans MT" w:hAnsi="Gill Sans MT"/>
                <w:w w:val="105"/>
              </w:rPr>
              <w:t>Thinking over the past year, how much income did your household receive from selling livestock or livestock products? (</w:t>
            </w:r>
            <w:proofErr w:type="gramStart"/>
            <w:r w:rsidRPr="00BE068B">
              <w:rPr>
                <w:rFonts w:ascii="Gill Sans MT" w:hAnsi="Gill Sans MT"/>
                <w:w w:val="105"/>
              </w:rPr>
              <w:t>sale</w:t>
            </w:r>
            <w:proofErr w:type="gramEnd"/>
            <w:r w:rsidRPr="00BE068B">
              <w:rPr>
                <w:rFonts w:ascii="Gill Sans MT" w:hAnsi="Gill Sans MT"/>
                <w:w w:val="105"/>
              </w:rPr>
              <w:t xml:space="preserve"> of skins/hides/milk/eggs) (</w:t>
            </w:r>
            <w:proofErr w:type="spellStart"/>
            <w:proofErr w:type="gramStart"/>
            <w:r w:rsidRPr="00BE068B">
              <w:rPr>
                <w:rFonts w:ascii="Gill Sans MT" w:hAnsi="Gill Sans MT"/>
                <w:b/>
                <w:w w:val="105"/>
              </w:rPr>
              <w:t>income</w:t>
            </w:r>
            <w:proofErr w:type="gramEnd"/>
            <w:r w:rsidRPr="00BE068B">
              <w:rPr>
                <w:rFonts w:ascii="Gill Sans MT" w:hAnsi="Gill Sans MT"/>
                <w:b/>
                <w:w w:val="105"/>
              </w:rPr>
              <w:t>_livestock</w:t>
            </w:r>
            <w:proofErr w:type="spellEnd"/>
            <w:r w:rsidRPr="00BE068B">
              <w:rPr>
                <w:rFonts w:ascii="Gill Sans MT" w:hAnsi="Gill Sans MT"/>
                <w:w w:val="105"/>
              </w:rPr>
              <w:t>)</w:t>
            </w:r>
          </w:p>
        </w:tc>
        <w:tc>
          <w:tcPr>
            <w:tcW w:w="2515" w:type="dxa"/>
            <w:gridSpan w:val="4"/>
            <w:tcBorders>
              <w:top w:val="single" w:sz="18" w:space="0" w:color="000000"/>
              <w:left w:val="single" w:sz="18" w:space="0" w:color="000000"/>
              <w:bottom w:val="single" w:sz="4" w:space="0" w:color="auto"/>
              <w:right w:val="single" w:sz="18" w:space="0" w:color="000000"/>
            </w:tcBorders>
          </w:tcPr>
          <w:p w14:paraId="59DC95DE" w14:textId="77777777" w:rsidR="001D470B" w:rsidRPr="00BE068B" w:rsidRDefault="001D470B" w:rsidP="001D470B">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1D470B" w:rsidRPr="00BE068B" w14:paraId="535326D0" w14:textId="77777777" w:rsidTr="001D470B">
        <w:trPr>
          <w:trHeight w:val="720"/>
        </w:trPr>
        <w:tc>
          <w:tcPr>
            <w:tcW w:w="484" w:type="dxa"/>
            <w:tcBorders>
              <w:top w:val="single" w:sz="4" w:space="0" w:color="auto"/>
              <w:left w:val="single" w:sz="4" w:space="0" w:color="000000"/>
              <w:bottom w:val="single" w:sz="4" w:space="0" w:color="auto"/>
              <w:right w:val="single" w:sz="4" w:space="0" w:color="auto"/>
            </w:tcBorders>
          </w:tcPr>
          <w:p w14:paraId="69913669" w14:textId="77777777" w:rsidR="001D470B" w:rsidRPr="00BE068B" w:rsidRDefault="001D470B" w:rsidP="001D470B">
            <w:pPr>
              <w:rPr>
                <w:rFonts w:ascii="Gill Sans MT" w:hAnsi="Gill Sans MT"/>
                <w:w w:val="105"/>
              </w:rPr>
            </w:pPr>
            <w:r w:rsidRPr="00BE068B">
              <w:rPr>
                <w:rFonts w:ascii="Gill Sans MT" w:hAnsi="Gill Sans MT"/>
                <w:w w:val="105"/>
              </w:rPr>
              <w:t>L.7</w:t>
            </w:r>
          </w:p>
        </w:tc>
        <w:tc>
          <w:tcPr>
            <w:tcW w:w="7206" w:type="dxa"/>
            <w:tcBorders>
              <w:top w:val="single" w:sz="4" w:space="0" w:color="auto"/>
              <w:left w:val="single" w:sz="4" w:space="0" w:color="auto"/>
              <w:bottom w:val="single" w:sz="4" w:space="0" w:color="auto"/>
              <w:right w:val="single" w:sz="18" w:space="0" w:color="000000"/>
            </w:tcBorders>
          </w:tcPr>
          <w:p w14:paraId="02E145AC" w14:textId="77777777" w:rsidR="001D470B" w:rsidRPr="00BE068B" w:rsidRDefault="001D470B" w:rsidP="001D470B">
            <w:pPr>
              <w:spacing w:after="0"/>
              <w:rPr>
                <w:rFonts w:ascii="Gill Sans MT" w:hAnsi="Gill Sans MT"/>
                <w:w w:val="105"/>
              </w:rPr>
            </w:pPr>
            <w:commentRangeStart w:id="309"/>
            <w:r w:rsidRPr="00BE068B">
              <w:rPr>
                <w:rFonts w:ascii="Gill Sans MT" w:hAnsi="Gill Sans MT"/>
              </w:rPr>
              <w:t xml:space="preserve">Thinking over the past year, how much income did your household receive </w:t>
            </w:r>
            <w:proofErr w:type="gramStart"/>
            <w:r w:rsidRPr="00BE068B">
              <w:rPr>
                <w:rFonts w:ascii="Gill Sans MT" w:hAnsi="Gill Sans MT"/>
              </w:rPr>
              <w:t xml:space="preserve">from </w:t>
            </w:r>
            <w:r w:rsidRPr="00BE068B">
              <w:rPr>
                <w:rFonts w:ascii="Gill Sans MT" w:hAnsi="Gill Sans MT"/>
                <w:w w:val="105"/>
              </w:rPr>
              <w:t xml:space="preserve"> any</w:t>
            </w:r>
            <w:proofErr w:type="gramEnd"/>
            <w:r w:rsidRPr="00BE068B">
              <w:rPr>
                <w:rFonts w:ascii="Gill Sans MT" w:hAnsi="Gill Sans MT"/>
                <w:w w:val="105"/>
              </w:rPr>
              <w:t xml:space="preserve"> other payment?</w:t>
            </w:r>
          </w:p>
          <w:p w14:paraId="173A7DB3" w14:textId="77777777" w:rsidR="001D470B" w:rsidRPr="00BE068B" w:rsidRDefault="001D470B" w:rsidP="001D470B">
            <w:pPr>
              <w:spacing w:after="0"/>
              <w:rPr>
                <w:rFonts w:ascii="Gill Sans MT" w:hAnsi="Gill Sans MT"/>
                <w:w w:val="105"/>
              </w:rPr>
            </w:pPr>
          </w:p>
          <w:p w14:paraId="39F507EF" w14:textId="77777777" w:rsidR="001D470B" w:rsidRPr="00BE068B" w:rsidRDefault="001D470B" w:rsidP="001D470B">
            <w:pPr>
              <w:spacing w:after="0"/>
              <w:rPr>
                <w:rFonts w:ascii="Gill Sans MT" w:hAnsi="Gill Sans MT"/>
                <w:w w:val="105"/>
              </w:rPr>
            </w:pPr>
            <w:r w:rsidRPr="00BE068B">
              <w:rPr>
                <w:rFonts w:ascii="Gill Sans MT" w:hAnsi="Gill Sans MT"/>
                <w:w w:val="105"/>
              </w:rPr>
              <w:t xml:space="preserve"> Probe and Code - Forest service/ ZAWA/Hunting concessions operations</w:t>
            </w:r>
            <w:commentRangeEnd w:id="309"/>
            <w:r w:rsidRPr="00BE068B">
              <w:rPr>
                <w:rStyle w:val="CommentReference"/>
                <w:rFonts w:ascii="Gill Sans MT" w:hAnsi="Gill Sans MT"/>
              </w:rPr>
              <w:commentReference w:id="309"/>
            </w:r>
          </w:p>
        </w:tc>
        <w:tc>
          <w:tcPr>
            <w:tcW w:w="2515" w:type="dxa"/>
            <w:gridSpan w:val="4"/>
            <w:tcBorders>
              <w:top w:val="single" w:sz="4" w:space="0" w:color="auto"/>
              <w:left w:val="single" w:sz="18" w:space="0" w:color="000000"/>
              <w:bottom w:val="single" w:sz="4" w:space="0" w:color="auto"/>
              <w:right w:val="single" w:sz="18" w:space="0" w:color="000000"/>
            </w:tcBorders>
          </w:tcPr>
          <w:p w14:paraId="083E2662" w14:textId="77777777" w:rsidR="001D470B" w:rsidRPr="00BE068B" w:rsidRDefault="001D470B" w:rsidP="001D470B">
            <w:pPr>
              <w:spacing w:after="0"/>
              <w:rPr>
                <w:rFonts w:ascii="Gill Sans MT" w:hAnsi="Gill Sans MT"/>
                <w:i/>
                <w:color w:val="A6A6A6" w:themeColor="background1" w:themeShade="A6"/>
              </w:rPr>
            </w:pPr>
          </w:p>
        </w:tc>
      </w:tr>
      <w:tr w:rsidR="001D470B" w:rsidRPr="00BE068B" w14:paraId="206B2A7A" w14:textId="77777777" w:rsidTr="001D470B">
        <w:trPr>
          <w:trHeight w:val="20"/>
        </w:trPr>
        <w:tc>
          <w:tcPr>
            <w:tcW w:w="484" w:type="dxa"/>
            <w:tcBorders>
              <w:top w:val="single" w:sz="4" w:space="0" w:color="000000"/>
              <w:left w:val="single" w:sz="4" w:space="0" w:color="000000"/>
              <w:bottom w:val="single" w:sz="4" w:space="0" w:color="000000"/>
              <w:right w:val="single" w:sz="4" w:space="0" w:color="auto"/>
            </w:tcBorders>
          </w:tcPr>
          <w:p w14:paraId="3804CFA8" w14:textId="77777777" w:rsidR="001D470B" w:rsidRPr="00BE068B" w:rsidRDefault="001D470B" w:rsidP="001D470B">
            <w:pPr>
              <w:rPr>
                <w:rFonts w:ascii="Gill Sans MT" w:hAnsi="Gill Sans MT"/>
                <w:w w:val="105"/>
              </w:rPr>
            </w:pPr>
            <w:r w:rsidRPr="00BE068B">
              <w:rPr>
                <w:rFonts w:ascii="Gill Sans MT" w:hAnsi="Gill Sans MT"/>
                <w:w w:val="105"/>
              </w:rPr>
              <w:t>L.8</w:t>
            </w:r>
          </w:p>
        </w:tc>
        <w:tc>
          <w:tcPr>
            <w:tcW w:w="7206" w:type="dxa"/>
            <w:tcBorders>
              <w:top w:val="single" w:sz="4" w:space="0" w:color="000000"/>
              <w:left w:val="single" w:sz="4" w:space="0" w:color="auto"/>
              <w:bottom w:val="single" w:sz="4" w:space="0" w:color="000000"/>
              <w:right w:val="single" w:sz="18" w:space="0" w:color="000000"/>
            </w:tcBorders>
          </w:tcPr>
          <w:p w14:paraId="2B9F2E8F" w14:textId="77777777" w:rsidR="001D470B" w:rsidRPr="00BE068B" w:rsidRDefault="001D470B" w:rsidP="001D470B">
            <w:pPr>
              <w:spacing w:after="0"/>
              <w:rPr>
                <w:rFonts w:ascii="Gill Sans MT" w:hAnsi="Gill Sans MT"/>
                <w:w w:val="105"/>
              </w:rPr>
            </w:pPr>
            <w:r w:rsidRPr="00BE068B">
              <w:rPr>
                <w:rFonts w:ascii="Gill Sans MT" w:hAnsi="Gill Sans MT"/>
                <w:w w:val="105"/>
              </w:rPr>
              <w:t>Thinking over the past year, how much income did your household receive from remittances or pensions? (</w:t>
            </w:r>
            <w:proofErr w:type="spellStart"/>
            <w:proofErr w:type="gramStart"/>
            <w:r w:rsidRPr="00BE068B">
              <w:rPr>
                <w:rFonts w:ascii="Gill Sans MT" w:hAnsi="Gill Sans MT"/>
                <w:b/>
                <w:w w:val="105"/>
              </w:rPr>
              <w:t>income</w:t>
            </w:r>
            <w:proofErr w:type="gramEnd"/>
            <w:r w:rsidRPr="00BE068B">
              <w:rPr>
                <w:rFonts w:ascii="Gill Sans MT" w:hAnsi="Gill Sans MT"/>
                <w:b/>
                <w:w w:val="105"/>
              </w:rPr>
              <w:t>_other</w:t>
            </w:r>
            <w:proofErr w:type="spellEnd"/>
            <w:r w:rsidRPr="00BE068B">
              <w:rPr>
                <w:rFonts w:ascii="Gill Sans MT" w:hAnsi="Gill Sans MT"/>
                <w:w w:val="105"/>
              </w:rPr>
              <w:t>)</w:t>
            </w:r>
          </w:p>
        </w:tc>
        <w:tc>
          <w:tcPr>
            <w:tcW w:w="2515" w:type="dxa"/>
            <w:gridSpan w:val="4"/>
            <w:tcBorders>
              <w:top w:val="single" w:sz="18" w:space="0" w:color="000000"/>
              <w:left w:val="single" w:sz="18" w:space="0" w:color="000000"/>
              <w:bottom w:val="single" w:sz="18" w:space="0" w:color="000000"/>
              <w:right w:val="single" w:sz="18" w:space="0" w:color="000000"/>
            </w:tcBorders>
          </w:tcPr>
          <w:p w14:paraId="14C9E537" w14:textId="77777777" w:rsidR="001D470B" w:rsidRPr="00BE068B" w:rsidRDefault="001D470B" w:rsidP="001D470B">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1D470B" w:rsidRPr="00BE068B" w14:paraId="0335A5B6" w14:textId="77777777" w:rsidTr="001D470B">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484" w:type="dxa"/>
            <w:tcBorders>
              <w:right w:val="single" w:sz="4" w:space="0" w:color="auto"/>
            </w:tcBorders>
          </w:tcPr>
          <w:p w14:paraId="4A494656" w14:textId="77777777" w:rsidR="001D470B" w:rsidRPr="00BE068B" w:rsidRDefault="001D470B" w:rsidP="001D470B">
            <w:pPr>
              <w:spacing w:after="0"/>
              <w:rPr>
                <w:rFonts w:ascii="Gill Sans MT" w:hAnsi="Gill Sans MT"/>
                <w:w w:val="105"/>
              </w:rPr>
            </w:pPr>
            <w:r w:rsidRPr="00BE068B">
              <w:rPr>
                <w:rFonts w:ascii="Gill Sans MT" w:hAnsi="Gill Sans MT"/>
                <w:w w:val="105"/>
              </w:rPr>
              <w:t>L.9</w:t>
            </w:r>
          </w:p>
        </w:tc>
        <w:tc>
          <w:tcPr>
            <w:tcW w:w="7235" w:type="dxa"/>
            <w:gridSpan w:val="2"/>
            <w:tcBorders>
              <w:left w:val="single" w:sz="4" w:space="0" w:color="auto"/>
              <w:right w:val="nil"/>
            </w:tcBorders>
          </w:tcPr>
          <w:p w14:paraId="781C3E09" w14:textId="77777777" w:rsidR="001D470B" w:rsidRPr="00BE068B" w:rsidRDefault="001D470B" w:rsidP="001D470B">
            <w:pPr>
              <w:kinsoku w:val="0"/>
              <w:overflowPunct w:val="0"/>
              <w:spacing w:afterLines="20" w:after="48"/>
              <w:ind w:left="-18"/>
              <w:contextualSpacing/>
              <w:rPr>
                <w:rFonts w:ascii="Gill Sans MT" w:hAnsi="Gill Sans MT"/>
                <w:w w:val="105"/>
              </w:rPr>
            </w:pPr>
            <w:r w:rsidRPr="00BE068B">
              <w:rPr>
                <w:rFonts w:ascii="Gill Sans MT" w:hAnsi="Gill Sans MT"/>
                <w:w w:val="105"/>
              </w:rPr>
              <w:t>Thinking over the past year, did you household receive any cash, in kind or labor for renting out one or more of your fields to another household? (</w:t>
            </w:r>
            <w:proofErr w:type="spellStart"/>
            <w:proofErr w:type="gramStart"/>
            <w:r w:rsidRPr="00BE068B">
              <w:rPr>
                <w:rFonts w:ascii="Gill Sans MT" w:hAnsi="Gill Sans MT"/>
                <w:b/>
                <w:w w:val="105"/>
              </w:rPr>
              <w:t>income</w:t>
            </w:r>
            <w:proofErr w:type="gramEnd"/>
            <w:r w:rsidRPr="00BE068B">
              <w:rPr>
                <w:rFonts w:ascii="Gill Sans MT" w:hAnsi="Gill Sans MT"/>
                <w:b/>
                <w:w w:val="105"/>
              </w:rPr>
              <w:t>_rent</w:t>
            </w:r>
            <w:proofErr w:type="spellEnd"/>
            <w:r w:rsidRPr="00BE068B">
              <w:rPr>
                <w:rFonts w:ascii="Gill Sans MT" w:hAnsi="Gill Sans MT"/>
                <w:w w:val="105"/>
              </w:rPr>
              <w:t>)</w:t>
            </w:r>
          </w:p>
          <w:p w14:paraId="6E84D594" w14:textId="77777777" w:rsidR="001D470B" w:rsidRPr="00BE068B" w:rsidRDefault="001D470B" w:rsidP="001D470B">
            <w:pPr>
              <w:spacing w:after="0"/>
              <w:rPr>
                <w:rFonts w:ascii="Gill Sans MT" w:hAnsi="Gill Sans MT"/>
                <w:i/>
                <w:w w:val="105"/>
              </w:rPr>
            </w:pPr>
            <w:r w:rsidRPr="00BE068B">
              <w:rPr>
                <w:rFonts w:ascii="Gill Sans MT" w:hAnsi="Gill Sans MT"/>
                <w:i/>
                <w:w w:val="105"/>
              </w:rPr>
              <w:t>Probe and code</w:t>
            </w:r>
          </w:p>
          <w:p w14:paraId="790287C6" w14:textId="77777777" w:rsidR="001D470B" w:rsidRPr="00BE068B" w:rsidRDefault="001D470B" w:rsidP="001D470B">
            <w:pPr>
              <w:spacing w:after="0"/>
              <w:rPr>
                <w:rFonts w:ascii="Gill Sans MT" w:hAnsi="Gill Sans MT"/>
                <w:w w:val="105"/>
              </w:rPr>
            </w:pPr>
            <w:r w:rsidRPr="00BE068B">
              <w:rPr>
                <w:rFonts w:ascii="Gill Sans MT" w:hAnsi="Gill Sans MT"/>
                <w:i/>
                <w:w w:val="105"/>
              </w:rPr>
              <w:t>If L9=9, skip to L12</w:t>
            </w:r>
          </w:p>
        </w:tc>
        <w:tc>
          <w:tcPr>
            <w:tcW w:w="1776" w:type="dxa"/>
            <w:gridSpan w:val="2"/>
            <w:tcBorders>
              <w:left w:val="nil"/>
              <w:right w:val="single" w:sz="18" w:space="0" w:color="000000"/>
            </w:tcBorders>
          </w:tcPr>
          <w:p w14:paraId="711F9E41" w14:textId="77777777" w:rsidR="001D470B" w:rsidRPr="00BE068B" w:rsidRDefault="001D470B" w:rsidP="001D470B">
            <w:pPr>
              <w:spacing w:after="0"/>
              <w:rPr>
                <w:rFonts w:ascii="Gill Sans MT" w:hAnsi="Gill Sans MT"/>
                <w:w w:val="105"/>
              </w:rPr>
            </w:pPr>
            <w:r w:rsidRPr="00BE068B">
              <w:rPr>
                <w:rFonts w:ascii="Gill Sans MT" w:hAnsi="Gill Sans MT"/>
                <w:w w:val="105"/>
              </w:rPr>
              <w:t>0=No</w:t>
            </w:r>
          </w:p>
          <w:p w14:paraId="65071008" w14:textId="77777777" w:rsidR="001D470B" w:rsidRPr="00BE068B" w:rsidRDefault="001D470B" w:rsidP="001D470B">
            <w:pPr>
              <w:spacing w:after="0"/>
              <w:rPr>
                <w:rFonts w:ascii="Gill Sans MT" w:hAnsi="Gill Sans MT"/>
                <w:w w:val="105"/>
              </w:rPr>
            </w:pPr>
            <w:r w:rsidRPr="00BE068B">
              <w:rPr>
                <w:rFonts w:ascii="Gill Sans MT" w:hAnsi="Gill Sans MT"/>
                <w:w w:val="105"/>
              </w:rPr>
              <w:t>1-Yes</w:t>
            </w:r>
          </w:p>
        </w:tc>
        <w:tc>
          <w:tcPr>
            <w:tcW w:w="710" w:type="dxa"/>
            <w:tcBorders>
              <w:top w:val="single" w:sz="18" w:space="0" w:color="000000"/>
              <w:left w:val="single" w:sz="18" w:space="0" w:color="000000"/>
              <w:bottom w:val="single" w:sz="18" w:space="0" w:color="000000"/>
              <w:right w:val="single" w:sz="18" w:space="0" w:color="000000"/>
            </w:tcBorders>
          </w:tcPr>
          <w:p w14:paraId="5AFEFCD0" w14:textId="77777777" w:rsidR="001D470B" w:rsidRPr="00BE068B" w:rsidRDefault="001D470B" w:rsidP="001D470B">
            <w:pPr>
              <w:spacing w:after="0"/>
              <w:rPr>
                <w:rFonts w:ascii="Gill Sans MT" w:hAnsi="Gill Sans MT"/>
                <w:w w:val="105"/>
              </w:rPr>
            </w:pPr>
            <w:r w:rsidRPr="00BE068B">
              <w:rPr>
                <w:rFonts w:ascii="Gill Sans MT" w:hAnsi="Gill Sans MT"/>
                <w:i/>
                <w:color w:val="A6A6A6" w:themeColor="background1" w:themeShade="A6"/>
              </w:rPr>
              <w:t>(Code)</w:t>
            </w:r>
          </w:p>
        </w:tc>
      </w:tr>
      <w:tr w:rsidR="001D470B" w:rsidRPr="00BE068B" w14:paraId="0A6F0571" w14:textId="77777777" w:rsidTr="001D470B">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484" w:type="dxa"/>
            <w:tcBorders>
              <w:top w:val="single" w:sz="4" w:space="0" w:color="000000"/>
              <w:left w:val="single" w:sz="4" w:space="0" w:color="auto"/>
              <w:bottom w:val="single" w:sz="4" w:space="0" w:color="000000"/>
              <w:right w:val="single" w:sz="4" w:space="0" w:color="auto"/>
            </w:tcBorders>
          </w:tcPr>
          <w:p w14:paraId="3C22EB0B" w14:textId="77777777" w:rsidR="001D470B" w:rsidRPr="00BE068B" w:rsidRDefault="001D470B" w:rsidP="001D470B">
            <w:pPr>
              <w:spacing w:after="0"/>
              <w:rPr>
                <w:rFonts w:ascii="Gill Sans MT" w:hAnsi="Gill Sans MT"/>
              </w:rPr>
            </w:pPr>
            <w:r w:rsidRPr="00BE068B">
              <w:rPr>
                <w:rFonts w:ascii="Gill Sans MT" w:hAnsi="Gill Sans MT"/>
              </w:rPr>
              <w:t>L.10</w:t>
            </w:r>
          </w:p>
        </w:tc>
        <w:tc>
          <w:tcPr>
            <w:tcW w:w="7235" w:type="dxa"/>
            <w:gridSpan w:val="2"/>
            <w:tcBorders>
              <w:top w:val="single" w:sz="4" w:space="0" w:color="000000"/>
              <w:left w:val="single" w:sz="4" w:space="0" w:color="auto"/>
              <w:bottom w:val="single" w:sz="4" w:space="0" w:color="000000"/>
              <w:right w:val="single" w:sz="18" w:space="0" w:color="000000"/>
            </w:tcBorders>
          </w:tcPr>
          <w:p w14:paraId="229FDA1E" w14:textId="77777777" w:rsidR="001D470B" w:rsidRPr="00BE068B" w:rsidRDefault="001D470B" w:rsidP="001D470B">
            <w:pPr>
              <w:kinsoku w:val="0"/>
              <w:overflowPunct w:val="0"/>
              <w:spacing w:afterLines="20" w:after="48"/>
              <w:ind w:left="-18"/>
              <w:contextualSpacing/>
              <w:rPr>
                <w:rFonts w:ascii="Gill Sans MT" w:hAnsi="Gill Sans MT"/>
                <w:w w:val="105"/>
              </w:rPr>
            </w:pPr>
            <w:commentRangeStart w:id="310"/>
            <w:r w:rsidRPr="00BE068B">
              <w:rPr>
                <w:rFonts w:ascii="Gill Sans MT" w:hAnsi="Gill Sans MT"/>
                <w:w w:val="105"/>
              </w:rPr>
              <w:t>How much payment did you receive for renting your fields</w:t>
            </w:r>
            <w:proofErr w:type="gramStart"/>
            <w:r w:rsidRPr="00BE068B">
              <w:rPr>
                <w:rFonts w:ascii="Gill Sans MT" w:hAnsi="Gill Sans MT"/>
                <w:w w:val="105"/>
              </w:rPr>
              <w:t>?(</w:t>
            </w:r>
            <w:commentRangeEnd w:id="310"/>
            <w:proofErr w:type="gramEnd"/>
            <w:r w:rsidRPr="00BE068B">
              <w:rPr>
                <w:rStyle w:val="CommentReference"/>
                <w:rFonts w:ascii="Gill Sans MT" w:hAnsi="Gill Sans MT"/>
              </w:rPr>
              <w:commentReference w:id="310"/>
            </w:r>
            <w:proofErr w:type="spellStart"/>
            <w:r w:rsidRPr="00BE068B">
              <w:rPr>
                <w:rFonts w:ascii="Gill Sans MT" w:hAnsi="Gill Sans MT"/>
                <w:b/>
                <w:w w:val="105"/>
              </w:rPr>
              <w:t>rent_cash</w:t>
            </w:r>
            <w:proofErr w:type="spellEnd"/>
            <w:r w:rsidRPr="00BE068B">
              <w:rPr>
                <w:rFonts w:ascii="Gill Sans MT" w:hAnsi="Gill Sans MT"/>
                <w:w w:val="105"/>
              </w:rPr>
              <w:t>)</w:t>
            </w:r>
          </w:p>
          <w:p w14:paraId="697F8890" w14:textId="77777777" w:rsidR="001D470B" w:rsidRPr="00BE068B" w:rsidRDefault="001D470B" w:rsidP="001D470B">
            <w:pPr>
              <w:spacing w:after="0"/>
              <w:rPr>
                <w:rFonts w:ascii="Gill Sans MT" w:hAnsi="Gill Sans MT"/>
                <w:w w:val="105"/>
              </w:rPr>
            </w:pPr>
          </w:p>
        </w:tc>
        <w:tc>
          <w:tcPr>
            <w:tcW w:w="2486" w:type="dxa"/>
            <w:gridSpan w:val="3"/>
            <w:tcBorders>
              <w:top w:val="single" w:sz="18" w:space="0" w:color="000000"/>
              <w:left w:val="single" w:sz="18" w:space="0" w:color="000000"/>
              <w:bottom w:val="single" w:sz="18" w:space="0" w:color="000000"/>
              <w:right w:val="single" w:sz="18" w:space="0" w:color="000000"/>
            </w:tcBorders>
          </w:tcPr>
          <w:p w14:paraId="5CA6EA15" w14:textId="77777777" w:rsidR="001D470B" w:rsidRPr="00BE068B" w:rsidRDefault="001D470B" w:rsidP="001D470B">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1D470B" w:rsidRPr="00BE068B" w14:paraId="58D86039" w14:textId="77777777" w:rsidTr="001D470B">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484" w:type="dxa"/>
            <w:tcBorders>
              <w:top w:val="single" w:sz="4" w:space="0" w:color="000000"/>
              <w:left w:val="single" w:sz="4" w:space="0" w:color="auto"/>
              <w:bottom w:val="single" w:sz="4" w:space="0" w:color="000000"/>
              <w:right w:val="single" w:sz="4" w:space="0" w:color="auto"/>
            </w:tcBorders>
          </w:tcPr>
          <w:p w14:paraId="60308369" w14:textId="77777777" w:rsidR="001D470B" w:rsidRPr="00BE068B" w:rsidRDefault="001D470B" w:rsidP="001D470B">
            <w:pPr>
              <w:spacing w:after="0"/>
              <w:rPr>
                <w:rFonts w:ascii="Gill Sans MT" w:hAnsi="Gill Sans MT"/>
              </w:rPr>
            </w:pPr>
            <w:r w:rsidRPr="00BE068B">
              <w:rPr>
                <w:rFonts w:ascii="Gill Sans MT" w:hAnsi="Gill Sans MT"/>
              </w:rPr>
              <w:t>L.11</w:t>
            </w:r>
          </w:p>
        </w:tc>
        <w:tc>
          <w:tcPr>
            <w:tcW w:w="7235" w:type="dxa"/>
            <w:gridSpan w:val="2"/>
            <w:tcBorders>
              <w:top w:val="single" w:sz="4" w:space="0" w:color="000000"/>
              <w:left w:val="single" w:sz="4" w:space="0" w:color="auto"/>
              <w:bottom w:val="single" w:sz="4" w:space="0" w:color="000000"/>
              <w:right w:val="single" w:sz="18" w:space="0" w:color="000000"/>
            </w:tcBorders>
          </w:tcPr>
          <w:p w14:paraId="402E384C" w14:textId="77777777" w:rsidR="001D470B" w:rsidRPr="00BE068B" w:rsidRDefault="001D470B" w:rsidP="001D470B">
            <w:pPr>
              <w:kinsoku w:val="0"/>
              <w:overflowPunct w:val="0"/>
              <w:spacing w:afterLines="20" w:after="48"/>
              <w:ind w:left="-18"/>
              <w:contextualSpacing/>
              <w:rPr>
                <w:rFonts w:ascii="Gill Sans MT" w:hAnsi="Gill Sans MT"/>
                <w:w w:val="105"/>
              </w:rPr>
            </w:pPr>
            <w:r w:rsidRPr="00BE068B">
              <w:rPr>
                <w:rFonts w:ascii="Gill Sans MT" w:hAnsi="Gill Sans MT"/>
                <w:w w:val="105"/>
              </w:rPr>
              <w:t>How many person-days of labor did you receive for renting your fields? (</w:t>
            </w:r>
            <w:proofErr w:type="spellStart"/>
            <w:proofErr w:type="gramStart"/>
            <w:r w:rsidRPr="00BE068B">
              <w:rPr>
                <w:rFonts w:ascii="Gill Sans MT" w:hAnsi="Gill Sans MT"/>
                <w:b/>
                <w:w w:val="105"/>
              </w:rPr>
              <w:t>rent</w:t>
            </w:r>
            <w:proofErr w:type="gramEnd"/>
            <w:r w:rsidRPr="00BE068B">
              <w:rPr>
                <w:rFonts w:ascii="Gill Sans MT" w:hAnsi="Gill Sans MT"/>
                <w:b/>
                <w:w w:val="105"/>
              </w:rPr>
              <w:t>_labor</w:t>
            </w:r>
            <w:proofErr w:type="spellEnd"/>
            <w:r w:rsidRPr="00BE068B">
              <w:rPr>
                <w:rFonts w:ascii="Gill Sans MT" w:hAnsi="Gill Sans MT"/>
                <w:w w:val="105"/>
              </w:rPr>
              <w:t>)</w:t>
            </w:r>
          </w:p>
        </w:tc>
        <w:tc>
          <w:tcPr>
            <w:tcW w:w="2486" w:type="dxa"/>
            <w:gridSpan w:val="3"/>
            <w:tcBorders>
              <w:top w:val="single" w:sz="18" w:space="0" w:color="000000"/>
              <w:left w:val="single" w:sz="18" w:space="0" w:color="000000"/>
              <w:bottom w:val="single" w:sz="18" w:space="0" w:color="000000"/>
              <w:right w:val="single" w:sz="18" w:space="0" w:color="000000"/>
            </w:tcBorders>
          </w:tcPr>
          <w:p w14:paraId="48329DB1" w14:textId="77777777" w:rsidR="001D470B" w:rsidRPr="00BE068B" w:rsidRDefault="001D470B" w:rsidP="001D470B">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1D470B" w:rsidRPr="00BE068B" w14:paraId="4A022DBA" w14:textId="77777777" w:rsidTr="001D470B">
        <w:trPr>
          <w:trHeight w:val="20"/>
        </w:trPr>
        <w:tc>
          <w:tcPr>
            <w:tcW w:w="484" w:type="dxa"/>
            <w:tcBorders>
              <w:top w:val="single" w:sz="4" w:space="0" w:color="000000"/>
              <w:left w:val="single" w:sz="4" w:space="0" w:color="000000"/>
              <w:bottom w:val="single" w:sz="4" w:space="0" w:color="000000"/>
              <w:right w:val="single" w:sz="4" w:space="0" w:color="000000"/>
            </w:tcBorders>
          </w:tcPr>
          <w:p w14:paraId="7FF04B23" w14:textId="77777777" w:rsidR="001D470B" w:rsidRPr="00BE068B" w:rsidRDefault="001D470B" w:rsidP="001D470B">
            <w:pPr>
              <w:spacing w:after="0"/>
              <w:rPr>
                <w:rFonts w:ascii="Gill Sans MT" w:eastAsia="Calibri" w:hAnsi="Gill Sans MT" w:cs="Times New Roman"/>
              </w:rPr>
            </w:pPr>
            <w:r w:rsidRPr="00BE068B">
              <w:rPr>
                <w:rFonts w:ascii="Gill Sans MT" w:eastAsia="Calibri" w:hAnsi="Gill Sans MT" w:cs="Times New Roman"/>
              </w:rPr>
              <w:t>L.12</w:t>
            </w:r>
          </w:p>
        </w:tc>
        <w:tc>
          <w:tcPr>
            <w:tcW w:w="7235" w:type="dxa"/>
            <w:gridSpan w:val="2"/>
            <w:tcBorders>
              <w:top w:val="single" w:sz="4" w:space="0" w:color="000000"/>
              <w:left w:val="single" w:sz="4" w:space="0" w:color="000000"/>
              <w:bottom w:val="single" w:sz="4" w:space="0" w:color="000000"/>
            </w:tcBorders>
          </w:tcPr>
          <w:p w14:paraId="407F7527" w14:textId="77777777" w:rsidR="001D470B" w:rsidRPr="00BE068B" w:rsidRDefault="001D470B" w:rsidP="001D470B">
            <w:pPr>
              <w:kinsoku w:val="0"/>
              <w:overflowPunct w:val="0"/>
              <w:spacing w:afterLines="20" w:after="48"/>
              <w:ind w:left="-18"/>
              <w:contextualSpacing/>
              <w:rPr>
                <w:rFonts w:ascii="Gill Sans MT" w:hAnsi="Gill Sans MT"/>
                <w:w w:val="105"/>
              </w:rPr>
            </w:pPr>
            <w:r w:rsidRPr="00BE068B">
              <w:rPr>
                <w:rFonts w:ascii="Gill Sans MT" w:hAnsi="Gill Sans MT"/>
                <w:w w:val="105"/>
              </w:rPr>
              <w:t>L5. Did your household take out any formal loans from a bank or micro-credit institution in the past year? (</w:t>
            </w:r>
            <w:proofErr w:type="gramStart"/>
            <w:r w:rsidRPr="00BE068B">
              <w:rPr>
                <w:rFonts w:ascii="Gill Sans MT" w:hAnsi="Gill Sans MT"/>
                <w:b/>
                <w:w w:val="105"/>
              </w:rPr>
              <w:t>loan</w:t>
            </w:r>
            <w:proofErr w:type="gramEnd"/>
            <w:r w:rsidRPr="00BE068B">
              <w:rPr>
                <w:rFonts w:ascii="Gill Sans MT" w:hAnsi="Gill Sans MT"/>
                <w:w w:val="105"/>
              </w:rPr>
              <w:t>)</w:t>
            </w:r>
          </w:p>
          <w:p w14:paraId="74BE2152" w14:textId="77777777" w:rsidR="001D470B" w:rsidRPr="00BE068B" w:rsidRDefault="001D470B" w:rsidP="001D470B">
            <w:pPr>
              <w:spacing w:after="0"/>
              <w:rPr>
                <w:rFonts w:ascii="Gill Sans MT" w:hAnsi="Gill Sans MT"/>
                <w:color w:val="000000"/>
              </w:rPr>
            </w:pPr>
            <w:r w:rsidRPr="00BE068B">
              <w:rPr>
                <w:rFonts w:ascii="Gill Sans MT" w:hAnsi="Gill Sans MT"/>
                <w:i/>
                <w:w w:val="105"/>
              </w:rPr>
              <w:t xml:space="preserve">If 0, 888, 999, Skip to </w:t>
            </w:r>
            <w:r w:rsidRPr="00BE068B">
              <w:rPr>
                <w:rFonts w:ascii="Gill Sans MT" w:hAnsi="Gill Sans MT"/>
                <w:b/>
                <w:w w:val="105"/>
              </w:rPr>
              <w:t>Module Q</w:t>
            </w:r>
          </w:p>
        </w:tc>
        <w:tc>
          <w:tcPr>
            <w:tcW w:w="1764" w:type="dxa"/>
            <w:tcBorders>
              <w:top w:val="single" w:sz="4" w:space="0" w:color="000000"/>
              <w:bottom w:val="single" w:sz="4" w:space="0" w:color="000000"/>
              <w:right w:val="single" w:sz="18" w:space="0" w:color="000000"/>
            </w:tcBorders>
          </w:tcPr>
          <w:p w14:paraId="3D1143EB" w14:textId="77777777" w:rsidR="001D470B" w:rsidRPr="00BE068B" w:rsidRDefault="001D470B" w:rsidP="001D470B">
            <w:pPr>
              <w:spacing w:after="0"/>
              <w:rPr>
                <w:rFonts w:ascii="Gill Sans MT" w:hAnsi="Gill Sans MT" w:cs="Times New Roman"/>
                <w:w w:val="105"/>
              </w:rPr>
            </w:pPr>
            <w:r w:rsidRPr="00BE068B">
              <w:rPr>
                <w:rFonts w:ascii="Gill Sans MT" w:hAnsi="Gill Sans MT" w:cs="Times New Roman"/>
                <w:w w:val="105"/>
              </w:rPr>
              <w:t>1=No</w:t>
            </w:r>
          </w:p>
          <w:p w14:paraId="5A677565" w14:textId="77777777" w:rsidR="001D470B" w:rsidRPr="00BE068B" w:rsidRDefault="001D470B" w:rsidP="001D470B">
            <w:pPr>
              <w:spacing w:after="0"/>
              <w:rPr>
                <w:rFonts w:ascii="Gill Sans MT" w:hAnsi="Gill Sans MT" w:cs="Times New Roman"/>
                <w:w w:val="105"/>
              </w:rPr>
            </w:pPr>
            <w:r w:rsidRPr="00BE068B">
              <w:rPr>
                <w:rFonts w:ascii="Gill Sans MT" w:hAnsi="Gill Sans MT" w:cs="Times New Roman"/>
                <w:w w:val="105"/>
              </w:rPr>
              <w:t>2=Yes</w:t>
            </w:r>
            <w:r w:rsidRPr="00BE068B" w:rsidDel="00226116">
              <w:rPr>
                <w:rFonts w:ascii="Gill Sans MT" w:hAnsi="Gill Sans MT" w:cs="Times New Roman"/>
                <w:w w:val="105"/>
              </w:rPr>
              <w:t xml:space="preserve"> </w:t>
            </w:r>
          </w:p>
          <w:p w14:paraId="4E0F9A87" w14:textId="77777777" w:rsidR="001D470B" w:rsidRPr="00BE068B" w:rsidRDefault="001D470B" w:rsidP="001D470B">
            <w:pPr>
              <w:spacing w:after="0"/>
              <w:rPr>
                <w:rFonts w:ascii="Gill Sans MT" w:hAnsi="Gill Sans MT" w:cs="Times New Roman"/>
                <w:w w:val="105"/>
              </w:rPr>
            </w:pPr>
            <w:r w:rsidRPr="00BE068B">
              <w:rPr>
                <w:rFonts w:ascii="Gill Sans MT" w:hAnsi="Gill Sans MT" w:cs="Times New Roman"/>
                <w:w w:val="105"/>
              </w:rPr>
              <w:t>888=Don’t know</w:t>
            </w:r>
          </w:p>
          <w:p w14:paraId="47A80A07" w14:textId="77777777" w:rsidR="001D470B" w:rsidRPr="00BE068B" w:rsidRDefault="001D470B" w:rsidP="001D470B">
            <w:pPr>
              <w:spacing w:after="0"/>
              <w:rPr>
                <w:rFonts w:ascii="Gill Sans MT" w:hAnsi="Gill Sans MT" w:cs="Times New Roman"/>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14959858" w14:textId="77777777" w:rsidR="001D470B" w:rsidRPr="00BE068B" w:rsidRDefault="001D470B" w:rsidP="001D470B">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1D470B" w:rsidRPr="00BE068B" w14:paraId="64564F57" w14:textId="77777777" w:rsidTr="001D470B">
        <w:trPr>
          <w:trHeight w:val="20"/>
        </w:trPr>
        <w:tc>
          <w:tcPr>
            <w:tcW w:w="484" w:type="dxa"/>
            <w:tcBorders>
              <w:top w:val="single" w:sz="4" w:space="0" w:color="000000"/>
              <w:left w:val="single" w:sz="4" w:space="0" w:color="000000"/>
              <w:bottom w:val="single" w:sz="4" w:space="0" w:color="000000"/>
              <w:right w:val="single" w:sz="4" w:space="0" w:color="000000"/>
            </w:tcBorders>
          </w:tcPr>
          <w:p w14:paraId="50A11688" w14:textId="77777777" w:rsidR="001D470B" w:rsidRPr="00BE068B" w:rsidRDefault="001D470B" w:rsidP="001D470B">
            <w:pPr>
              <w:spacing w:after="0"/>
              <w:rPr>
                <w:rFonts w:ascii="Gill Sans MT" w:eastAsia="Calibri" w:hAnsi="Gill Sans MT" w:cs="Times New Roman"/>
              </w:rPr>
            </w:pPr>
            <w:r w:rsidRPr="00BE068B">
              <w:rPr>
                <w:rFonts w:ascii="Gill Sans MT" w:eastAsia="Calibri" w:hAnsi="Gill Sans MT" w:cs="Times New Roman"/>
              </w:rPr>
              <w:t>L.13</w:t>
            </w:r>
          </w:p>
        </w:tc>
        <w:tc>
          <w:tcPr>
            <w:tcW w:w="7235" w:type="dxa"/>
            <w:gridSpan w:val="2"/>
            <w:tcBorders>
              <w:top w:val="single" w:sz="4" w:space="0" w:color="000000"/>
              <w:left w:val="single" w:sz="4" w:space="0" w:color="000000"/>
              <w:bottom w:val="single" w:sz="4" w:space="0" w:color="000000"/>
            </w:tcBorders>
          </w:tcPr>
          <w:p w14:paraId="4EEA30B4" w14:textId="77777777" w:rsidR="001D470B" w:rsidRPr="00BE068B" w:rsidRDefault="001D470B" w:rsidP="001D470B">
            <w:pPr>
              <w:kinsoku w:val="0"/>
              <w:overflowPunct w:val="0"/>
              <w:spacing w:afterLines="20" w:after="48"/>
              <w:ind w:left="-18"/>
              <w:contextualSpacing/>
              <w:rPr>
                <w:rFonts w:ascii="Gill Sans MT" w:hAnsi="Gill Sans MT"/>
                <w:w w:val="105"/>
              </w:rPr>
            </w:pPr>
            <w:commentRangeStart w:id="311"/>
            <w:commentRangeStart w:id="312"/>
            <w:r w:rsidRPr="00BE068B">
              <w:rPr>
                <w:rFonts w:ascii="Gill Sans MT" w:hAnsi="Gill Sans MT"/>
                <w:w w:val="105"/>
              </w:rPr>
              <w:t>Did you have to provide any documentation of your land rights to secure the loan? (</w:t>
            </w:r>
            <w:proofErr w:type="spellStart"/>
            <w:proofErr w:type="gramStart"/>
            <w:r w:rsidRPr="00BE068B">
              <w:rPr>
                <w:rFonts w:ascii="Gill Sans MT" w:hAnsi="Gill Sans MT"/>
                <w:b/>
                <w:w w:val="105"/>
              </w:rPr>
              <w:t>loandoc</w:t>
            </w:r>
            <w:commentRangeEnd w:id="311"/>
            <w:proofErr w:type="spellEnd"/>
            <w:proofErr w:type="gramEnd"/>
            <w:r w:rsidRPr="00BE068B">
              <w:rPr>
                <w:rStyle w:val="CommentReference"/>
                <w:rFonts w:ascii="Gill Sans MT" w:hAnsi="Gill Sans MT"/>
              </w:rPr>
              <w:commentReference w:id="311"/>
            </w:r>
            <w:r w:rsidRPr="00BE068B">
              <w:rPr>
                <w:rFonts w:ascii="Gill Sans MT" w:hAnsi="Gill Sans MT"/>
                <w:w w:val="105"/>
              </w:rPr>
              <w:t>)</w:t>
            </w:r>
            <w:commentRangeEnd w:id="312"/>
            <w:r w:rsidRPr="00BE068B">
              <w:rPr>
                <w:rStyle w:val="CommentReference"/>
                <w:rFonts w:ascii="Gill Sans MT" w:hAnsi="Gill Sans MT"/>
              </w:rPr>
              <w:commentReference w:id="312"/>
            </w:r>
          </w:p>
          <w:p w14:paraId="095B464E" w14:textId="77777777" w:rsidR="001D470B" w:rsidRPr="00BE068B" w:rsidRDefault="001D470B" w:rsidP="001D470B">
            <w:pPr>
              <w:spacing w:after="0"/>
              <w:rPr>
                <w:rFonts w:ascii="Gill Sans MT" w:hAnsi="Gill Sans MT"/>
                <w:color w:val="000000"/>
              </w:rPr>
            </w:pPr>
            <w:r w:rsidRPr="00BE068B">
              <w:rPr>
                <w:rFonts w:ascii="Gill Sans MT" w:hAnsi="Gill Sans MT"/>
                <w:i/>
                <w:w w:val="105"/>
              </w:rPr>
              <w:t xml:space="preserve">If 0, 888, 999, Skip to </w:t>
            </w:r>
            <w:r w:rsidRPr="00BE068B">
              <w:rPr>
                <w:rFonts w:ascii="Gill Sans MT" w:hAnsi="Gill Sans MT"/>
                <w:b/>
                <w:w w:val="105"/>
              </w:rPr>
              <w:t>Module M</w:t>
            </w:r>
          </w:p>
        </w:tc>
        <w:tc>
          <w:tcPr>
            <w:tcW w:w="1764" w:type="dxa"/>
            <w:tcBorders>
              <w:top w:val="single" w:sz="4" w:space="0" w:color="000000"/>
              <w:bottom w:val="single" w:sz="4" w:space="0" w:color="000000"/>
              <w:right w:val="single" w:sz="18" w:space="0" w:color="000000"/>
            </w:tcBorders>
          </w:tcPr>
          <w:p w14:paraId="0DA4DACE" w14:textId="77777777" w:rsidR="001D470B" w:rsidRPr="00BE068B" w:rsidRDefault="001D470B" w:rsidP="001D470B">
            <w:pPr>
              <w:spacing w:after="0"/>
              <w:rPr>
                <w:rFonts w:ascii="Gill Sans MT" w:hAnsi="Gill Sans MT" w:cs="Times New Roman"/>
                <w:w w:val="105"/>
              </w:rPr>
            </w:pPr>
            <w:r w:rsidRPr="00BE068B">
              <w:rPr>
                <w:rFonts w:ascii="Gill Sans MT" w:hAnsi="Gill Sans MT" w:cs="Times New Roman"/>
                <w:w w:val="105"/>
              </w:rPr>
              <w:t>1=No</w:t>
            </w:r>
          </w:p>
          <w:p w14:paraId="086ADAB8" w14:textId="77777777" w:rsidR="001D470B" w:rsidRPr="00BE068B" w:rsidRDefault="001D470B" w:rsidP="001D470B">
            <w:pPr>
              <w:spacing w:after="0"/>
              <w:rPr>
                <w:rFonts w:ascii="Gill Sans MT" w:hAnsi="Gill Sans MT" w:cs="Times New Roman"/>
                <w:w w:val="105"/>
              </w:rPr>
            </w:pPr>
            <w:r w:rsidRPr="00BE068B">
              <w:rPr>
                <w:rFonts w:ascii="Gill Sans MT" w:hAnsi="Gill Sans MT" w:cs="Times New Roman"/>
                <w:w w:val="105"/>
              </w:rPr>
              <w:t>2=Yes</w:t>
            </w:r>
            <w:r w:rsidRPr="00BE068B" w:rsidDel="00226116">
              <w:rPr>
                <w:rFonts w:ascii="Gill Sans MT" w:hAnsi="Gill Sans MT" w:cs="Times New Roman"/>
                <w:w w:val="105"/>
              </w:rPr>
              <w:t xml:space="preserve"> </w:t>
            </w:r>
          </w:p>
          <w:p w14:paraId="06557C12" w14:textId="77777777" w:rsidR="001D470B" w:rsidRPr="00BE068B" w:rsidRDefault="001D470B" w:rsidP="001D470B">
            <w:pPr>
              <w:spacing w:after="0"/>
              <w:rPr>
                <w:rFonts w:ascii="Gill Sans MT" w:hAnsi="Gill Sans MT" w:cs="Times New Roman"/>
                <w:w w:val="105"/>
              </w:rPr>
            </w:pPr>
            <w:r w:rsidRPr="00BE068B">
              <w:rPr>
                <w:rFonts w:ascii="Gill Sans MT" w:hAnsi="Gill Sans MT" w:cs="Times New Roman"/>
                <w:w w:val="105"/>
              </w:rPr>
              <w:t>888=Don’t know</w:t>
            </w:r>
          </w:p>
          <w:p w14:paraId="18856CFF" w14:textId="77777777" w:rsidR="001D470B" w:rsidRPr="00BE068B" w:rsidRDefault="001D470B" w:rsidP="001D470B">
            <w:pPr>
              <w:spacing w:after="0"/>
              <w:rPr>
                <w:rFonts w:ascii="Gill Sans MT" w:hAnsi="Gill Sans MT" w:cs="Times New Roman"/>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1B33DCA" w14:textId="77777777" w:rsidR="001D470B" w:rsidRPr="00BE068B" w:rsidRDefault="001D470B" w:rsidP="001D470B">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1D470B" w:rsidRPr="00BE068B" w14:paraId="3324204A" w14:textId="77777777" w:rsidTr="001D470B">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484" w:type="dxa"/>
            <w:tcBorders>
              <w:right w:val="single" w:sz="4" w:space="0" w:color="auto"/>
            </w:tcBorders>
          </w:tcPr>
          <w:p w14:paraId="5E2E9817" w14:textId="77777777" w:rsidR="001D470B" w:rsidRPr="00BE068B" w:rsidRDefault="001D470B" w:rsidP="001D470B">
            <w:pPr>
              <w:spacing w:after="0"/>
              <w:rPr>
                <w:rFonts w:ascii="Gill Sans MT" w:hAnsi="Gill Sans MT"/>
              </w:rPr>
            </w:pPr>
            <w:r w:rsidRPr="00BE068B">
              <w:rPr>
                <w:rFonts w:ascii="Gill Sans MT" w:hAnsi="Gill Sans MT"/>
              </w:rPr>
              <w:t>L.14</w:t>
            </w:r>
          </w:p>
        </w:tc>
        <w:tc>
          <w:tcPr>
            <w:tcW w:w="7235" w:type="dxa"/>
            <w:gridSpan w:val="2"/>
            <w:tcBorders>
              <w:left w:val="single" w:sz="4" w:space="0" w:color="auto"/>
              <w:right w:val="single" w:sz="18" w:space="0" w:color="000000"/>
            </w:tcBorders>
          </w:tcPr>
          <w:p w14:paraId="3C8DA23E" w14:textId="77777777" w:rsidR="001D470B" w:rsidRPr="00BE068B" w:rsidRDefault="001D470B" w:rsidP="001D470B">
            <w:pPr>
              <w:spacing w:after="0"/>
              <w:rPr>
                <w:rFonts w:ascii="Gill Sans MT" w:hAnsi="Gill Sans MT"/>
                <w:w w:val="105"/>
              </w:rPr>
            </w:pPr>
            <w:r w:rsidRPr="00BE068B">
              <w:rPr>
                <w:rFonts w:ascii="Gill Sans MT" w:hAnsi="Gill Sans MT"/>
                <w:w w:val="105"/>
              </w:rPr>
              <w:t>What kind of documentation was required? (</w:t>
            </w:r>
            <w:proofErr w:type="spellStart"/>
            <w:proofErr w:type="gramStart"/>
            <w:r w:rsidRPr="00BE068B">
              <w:rPr>
                <w:rFonts w:ascii="Gill Sans MT" w:hAnsi="Gill Sans MT"/>
                <w:b/>
                <w:w w:val="105"/>
              </w:rPr>
              <w:t>loandoctype</w:t>
            </w:r>
            <w:proofErr w:type="spellEnd"/>
            <w:proofErr w:type="gramEnd"/>
            <w:r w:rsidRPr="00BE068B">
              <w:rPr>
                <w:rFonts w:ascii="Gill Sans MT" w:hAnsi="Gill Sans MT"/>
                <w:w w:val="105"/>
              </w:rPr>
              <w:t>)</w:t>
            </w:r>
          </w:p>
        </w:tc>
        <w:tc>
          <w:tcPr>
            <w:tcW w:w="2486" w:type="dxa"/>
            <w:gridSpan w:val="3"/>
            <w:tcBorders>
              <w:top w:val="single" w:sz="18" w:space="0" w:color="000000"/>
              <w:left w:val="single" w:sz="18" w:space="0" w:color="000000"/>
              <w:bottom w:val="single" w:sz="18" w:space="0" w:color="000000"/>
              <w:right w:val="single" w:sz="18" w:space="0" w:color="000000"/>
            </w:tcBorders>
          </w:tcPr>
          <w:p w14:paraId="2095EFFA" w14:textId="77777777" w:rsidR="001D470B" w:rsidRPr="00BE068B" w:rsidRDefault="001D470B" w:rsidP="001D470B">
            <w:pPr>
              <w:spacing w:after="0"/>
              <w:rPr>
                <w:rFonts w:ascii="Gill Sans MT" w:hAnsi="Gill Sans MT"/>
                <w:w w:val="105"/>
              </w:rPr>
            </w:pPr>
            <w:r w:rsidRPr="00BE068B">
              <w:rPr>
                <w:rFonts w:ascii="Gill Sans MT" w:hAnsi="Gill Sans MT"/>
                <w:i/>
                <w:color w:val="A6A6A6" w:themeColor="background1" w:themeShade="A6"/>
              </w:rPr>
              <w:t>(Text)</w:t>
            </w:r>
          </w:p>
        </w:tc>
      </w:tr>
    </w:tbl>
    <w:p w14:paraId="159E6AB0" w14:textId="77777777" w:rsidR="00726F64" w:rsidRPr="00BE068B" w:rsidRDefault="00726F64" w:rsidP="004C374D">
      <w:pPr>
        <w:framePr w:w="12028" w:h="9986" w:hRule="exact" w:wrap="auto" w:hAnchor="text" w:y="-98"/>
        <w:spacing w:afterLines="20" w:after="48" w:line="240" w:lineRule="auto"/>
        <w:contextualSpacing/>
        <w:rPr>
          <w:rFonts w:ascii="Gill Sans MT" w:eastAsia="Times New Roman" w:hAnsi="Gill Sans MT" w:cs="Times New Roman"/>
          <w:lang w:eastAsia="zh-CN"/>
        </w:rPr>
        <w:sectPr w:rsidR="00726F64" w:rsidRPr="00BE068B" w:rsidSect="00726F64">
          <w:pgSz w:w="15840" w:h="12240" w:orient="landscape"/>
          <w:pgMar w:top="1080" w:right="1440" w:bottom="1080" w:left="1440" w:header="720" w:footer="720" w:gutter="0"/>
          <w:cols w:space="720"/>
          <w:docGrid w:linePitch="360"/>
        </w:sectPr>
      </w:pPr>
    </w:p>
    <w:p w14:paraId="6F2C6C32" w14:textId="0767E4D0" w:rsidR="00C71DE8" w:rsidRPr="00BE068B" w:rsidRDefault="00C71DE8" w:rsidP="001512DD">
      <w:pPr>
        <w:spacing w:afterLines="20" w:after="48"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lastRenderedPageBreak/>
        <w:t>M. LIVESTOCK ASSETS</w:t>
      </w:r>
    </w:p>
    <w:p w14:paraId="163FA4A4" w14:textId="77777777" w:rsidR="00C71DE8" w:rsidRPr="00BE068B" w:rsidRDefault="00C71DE8" w:rsidP="001512DD">
      <w:pPr>
        <w:spacing w:afterLines="20" w:after="48" w:line="240" w:lineRule="auto"/>
        <w:contextualSpacing/>
        <w:rPr>
          <w:rFonts w:ascii="Gill Sans MT" w:eastAsia="Times New Roman" w:hAnsi="Gill Sans MT" w:cs="Times New Roman"/>
          <w:lang w:eastAsia="zh-CN"/>
        </w:rPr>
      </w:pPr>
      <w:r w:rsidRPr="00BE068B">
        <w:rPr>
          <w:rFonts w:ascii="Gill Sans MT" w:eastAsia="Times New Roman" w:hAnsi="Gill Sans MT" w:cs="Times New Roman"/>
          <w:lang w:eastAsia="zh-CN"/>
        </w:rPr>
        <w:t xml:space="preserve">Now I would like to ask you about the number of livestock that your household currently owns. </w:t>
      </w:r>
    </w:p>
    <w:p w14:paraId="229BDF67" w14:textId="77777777" w:rsidR="00451397" w:rsidRPr="00BE068B" w:rsidRDefault="00451397" w:rsidP="001512DD">
      <w:pPr>
        <w:spacing w:afterLines="20" w:after="48" w:line="240" w:lineRule="auto"/>
        <w:contextualSpacing/>
        <w:rPr>
          <w:rFonts w:ascii="Gill Sans MT" w:eastAsia="Times New Roman" w:hAnsi="Gill Sans MT" w:cs="Times New Roman"/>
          <w:lang w:eastAsia="zh-CN"/>
        </w:rPr>
      </w:pPr>
      <w:r w:rsidRPr="00BE068B">
        <w:rPr>
          <w:rFonts w:ascii="Gill Sans MT" w:eastAsia="Times New Roman" w:hAnsi="Gill Sans MT" w:cs="Times New Roman"/>
          <w:lang w:eastAsia="zh-CN"/>
        </w:rPr>
        <w:t xml:space="preserve">Do any of your livestock graze in the forest? </w:t>
      </w:r>
    </w:p>
    <w:tbl>
      <w:tblPr>
        <w:tblStyle w:val="TableGrid1"/>
        <w:tblW w:w="10114" w:type="dxa"/>
        <w:tblInd w:w="-5" w:type="dxa"/>
        <w:tblLayout w:type="fixed"/>
        <w:tblCellMar>
          <w:left w:w="29" w:type="dxa"/>
          <w:right w:w="29" w:type="dxa"/>
        </w:tblCellMar>
        <w:tblLook w:val="0000" w:firstRow="0" w:lastRow="0" w:firstColumn="0" w:lastColumn="0" w:noHBand="0" w:noVBand="0"/>
      </w:tblPr>
      <w:tblGrid>
        <w:gridCol w:w="754"/>
        <w:gridCol w:w="7290"/>
        <w:gridCol w:w="2070"/>
      </w:tblGrid>
      <w:tr w:rsidR="00B71EAD" w:rsidRPr="00BE068B" w14:paraId="4FE59287" w14:textId="77777777" w:rsidTr="001D470B">
        <w:trPr>
          <w:trHeight w:val="20"/>
        </w:trPr>
        <w:tc>
          <w:tcPr>
            <w:tcW w:w="754" w:type="dxa"/>
            <w:tcBorders>
              <w:right w:val="single" w:sz="4" w:space="0" w:color="auto"/>
            </w:tcBorders>
            <w:vAlign w:val="center"/>
          </w:tcPr>
          <w:p w14:paraId="50D63242" w14:textId="68533A66" w:rsidR="00C71DE8" w:rsidRPr="00BE068B" w:rsidRDefault="00B41661"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M1</w:t>
            </w:r>
          </w:p>
        </w:tc>
        <w:tc>
          <w:tcPr>
            <w:tcW w:w="7290" w:type="dxa"/>
            <w:tcBorders>
              <w:top w:val="single" w:sz="4" w:space="0" w:color="auto"/>
              <w:left w:val="single" w:sz="4" w:space="0" w:color="auto"/>
              <w:bottom w:val="single" w:sz="4" w:space="0" w:color="auto"/>
              <w:right w:val="nil"/>
            </w:tcBorders>
            <w:vAlign w:val="center"/>
          </w:tcPr>
          <w:p w14:paraId="4452DE86" w14:textId="15892ED5"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cattle does your household own? (</w:t>
            </w:r>
            <w:proofErr w:type="gramStart"/>
            <w:r w:rsidRPr="00BE068B">
              <w:rPr>
                <w:rFonts w:ascii="Gill Sans MT" w:hAnsi="Gill Sans MT"/>
                <w:b/>
                <w:w w:val="105"/>
              </w:rPr>
              <w:t>cattle</w:t>
            </w:r>
            <w:proofErr w:type="gram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3A2F9EA2"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11CD6882" w14:textId="77777777" w:rsidTr="001D470B">
        <w:trPr>
          <w:trHeight w:val="20"/>
        </w:trPr>
        <w:tc>
          <w:tcPr>
            <w:tcW w:w="754" w:type="dxa"/>
            <w:vAlign w:val="center"/>
          </w:tcPr>
          <w:p w14:paraId="3533318A" w14:textId="5BF45077" w:rsidR="00C71DE8" w:rsidRPr="00BE068B" w:rsidRDefault="00B41661"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M2</w:t>
            </w:r>
          </w:p>
        </w:tc>
        <w:tc>
          <w:tcPr>
            <w:tcW w:w="7290" w:type="dxa"/>
            <w:tcBorders>
              <w:top w:val="single" w:sz="4" w:space="0" w:color="auto"/>
              <w:bottom w:val="single" w:sz="4" w:space="0" w:color="auto"/>
            </w:tcBorders>
            <w:vAlign w:val="center"/>
          </w:tcPr>
          <w:p w14:paraId="05A2F0FF" w14:textId="77777777"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donkeys does your household own? (</w:t>
            </w:r>
            <w:proofErr w:type="gramStart"/>
            <w:r w:rsidRPr="00BE068B">
              <w:rPr>
                <w:rFonts w:ascii="Gill Sans MT" w:hAnsi="Gill Sans MT"/>
                <w:b/>
                <w:w w:val="105"/>
              </w:rPr>
              <w:t>donkey</w:t>
            </w:r>
            <w:proofErr w:type="gramEnd"/>
            <w:r w:rsidRPr="00BE068B">
              <w:rPr>
                <w:rFonts w:ascii="Gill Sans MT" w:hAnsi="Gill Sans MT"/>
                <w:w w:val="105"/>
              </w:rPr>
              <w:t>)</w:t>
            </w:r>
          </w:p>
          <w:p w14:paraId="08005593" w14:textId="57041F35" w:rsidR="009D61E6" w:rsidRPr="00BE068B" w:rsidRDefault="009D61E6" w:rsidP="00E0092D">
            <w:pPr>
              <w:kinsoku w:val="0"/>
              <w:overflowPunct w:val="0"/>
              <w:spacing w:afterLines="20" w:after="48"/>
              <w:contextualSpacing/>
              <w:rPr>
                <w:rFonts w:ascii="Gill Sans MT" w:hAnsi="Gill Sans MT"/>
                <w:i/>
                <w:w w:val="105"/>
              </w:rPr>
            </w:pPr>
            <w:r w:rsidRPr="00BE068B">
              <w:rPr>
                <w:rFonts w:ascii="Gill Sans MT" w:hAnsi="Gill Sans MT"/>
                <w:i/>
                <w:w w:val="105"/>
              </w:rPr>
              <w:t>If 0, skip to M7</w:t>
            </w:r>
          </w:p>
        </w:tc>
        <w:tc>
          <w:tcPr>
            <w:tcW w:w="2070" w:type="dxa"/>
            <w:tcBorders>
              <w:top w:val="single" w:sz="18" w:space="0" w:color="auto"/>
              <w:left w:val="single" w:sz="18" w:space="0" w:color="auto"/>
              <w:bottom w:val="single" w:sz="18" w:space="0" w:color="auto"/>
              <w:right w:val="single" w:sz="18" w:space="0" w:color="auto"/>
            </w:tcBorders>
            <w:vAlign w:val="center"/>
          </w:tcPr>
          <w:p w14:paraId="0FDFA519"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22E8A5F3" w14:textId="77777777" w:rsidTr="001D470B">
        <w:trPr>
          <w:trHeight w:val="20"/>
        </w:trPr>
        <w:tc>
          <w:tcPr>
            <w:tcW w:w="754" w:type="dxa"/>
            <w:vAlign w:val="center"/>
          </w:tcPr>
          <w:p w14:paraId="102EEE17" w14:textId="2668F55A" w:rsidR="00C71DE8" w:rsidRPr="00BE068B" w:rsidRDefault="00DA1429"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M7</w:t>
            </w:r>
          </w:p>
        </w:tc>
        <w:tc>
          <w:tcPr>
            <w:tcW w:w="7290" w:type="dxa"/>
            <w:tcBorders>
              <w:top w:val="single" w:sz="4" w:space="0" w:color="auto"/>
              <w:bottom w:val="single" w:sz="4" w:space="0" w:color="auto"/>
            </w:tcBorders>
            <w:vAlign w:val="center"/>
          </w:tcPr>
          <w:p w14:paraId="737097EF" w14:textId="51A27488"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village chickens does your household own? (</w:t>
            </w:r>
            <w:proofErr w:type="gramStart"/>
            <w:r w:rsidRPr="00BE068B">
              <w:rPr>
                <w:rFonts w:ascii="Gill Sans MT" w:hAnsi="Gill Sans MT"/>
                <w:b/>
                <w:w w:val="105"/>
              </w:rPr>
              <w:t>chicken</w:t>
            </w:r>
            <w:proofErr w:type="gram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418192C7"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2F22F6C1" w14:textId="77777777" w:rsidTr="001D470B">
        <w:trPr>
          <w:trHeight w:val="20"/>
        </w:trPr>
        <w:tc>
          <w:tcPr>
            <w:tcW w:w="754" w:type="dxa"/>
            <w:vAlign w:val="center"/>
          </w:tcPr>
          <w:p w14:paraId="523323F5" w14:textId="23993A64" w:rsidR="00C71DE8" w:rsidRPr="00BE068B" w:rsidRDefault="00DA1429"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M8</w:t>
            </w:r>
          </w:p>
        </w:tc>
        <w:tc>
          <w:tcPr>
            <w:tcW w:w="7290" w:type="dxa"/>
            <w:tcBorders>
              <w:top w:val="single" w:sz="4" w:space="0" w:color="auto"/>
              <w:bottom w:val="single" w:sz="4" w:space="0" w:color="auto"/>
            </w:tcBorders>
            <w:vAlign w:val="center"/>
          </w:tcPr>
          <w:p w14:paraId="0EF74F30" w14:textId="605D6F0E"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guinea fowls does your household own? (</w:t>
            </w:r>
            <w:proofErr w:type="spellStart"/>
            <w:proofErr w:type="gramStart"/>
            <w:r w:rsidRPr="00BE068B">
              <w:rPr>
                <w:rFonts w:ascii="Gill Sans MT" w:hAnsi="Gill Sans MT"/>
                <w:b/>
                <w:w w:val="105"/>
              </w:rPr>
              <w:t>guineafowls</w:t>
            </w:r>
            <w:proofErr w:type="spellEnd"/>
            <w:proofErr w:type="gram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40A5AE78"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1D84FB59" w14:textId="77777777" w:rsidTr="001D470B">
        <w:trPr>
          <w:trHeight w:val="20"/>
        </w:trPr>
        <w:tc>
          <w:tcPr>
            <w:tcW w:w="754" w:type="dxa"/>
            <w:vAlign w:val="center"/>
          </w:tcPr>
          <w:p w14:paraId="6B6116B0" w14:textId="4861C6C0" w:rsidR="00C71DE8" w:rsidRPr="00BE068B" w:rsidRDefault="00DA1429"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M9</w:t>
            </w:r>
          </w:p>
        </w:tc>
        <w:tc>
          <w:tcPr>
            <w:tcW w:w="7290" w:type="dxa"/>
            <w:tcBorders>
              <w:top w:val="single" w:sz="4" w:space="0" w:color="auto"/>
              <w:bottom w:val="single" w:sz="4" w:space="0" w:color="auto"/>
            </w:tcBorders>
            <w:vAlign w:val="center"/>
          </w:tcPr>
          <w:p w14:paraId="06B05035" w14:textId="7B7A4A44"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ducks and geese does your household own? (</w:t>
            </w:r>
            <w:proofErr w:type="gramStart"/>
            <w:r w:rsidRPr="00BE068B">
              <w:rPr>
                <w:rFonts w:ascii="Gill Sans MT" w:hAnsi="Gill Sans MT"/>
                <w:b/>
                <w:w w:val="105"/>
              </w:rPr>
              <w:t>ducks</w:t>
            </w:r>
            <w:proofErr w:type="gram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3501B4E1"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13902004" w14:textId="77777777" w:rsidTr="001D470B">
        <w:trPr>
          <w:trHeight w:val="20"/>
        </w:trPr>
        <w:tc>
          <w:tcPr>
            <w:tcW w:w="754" w:type="dxa"/>
            <w:vAlign w:val="center"/>
          </w:tcPr>
          <w:p w14:paraId="11AB567C" w14:textId="6A1284F8" w:rsidR="00C71DE8" w:rsidRPr="00BE068B" w:rsidRDefault="00DA1429" w:rsidP="00DA1429">
            <w:pPr>
              <w:kinsoku w:val="0"/>
              <w:overflowPunct w:val="0"/>
              <w:spacing w:afterLines="20" w:after="48"/>
              <w:ind w:left="119" w:right="-119" w:hanging="114"/>
              <w:contextualSpacing/>
              <w:rPr>
                <w:rFonts w:ascii="Gill Sans MT" w:hAnsi="Gill Sans MT"/>
                <w:w w:val="105"/>
              </w:rPr>
            </w:pPr>
            <w:r w:rsidRPr="00BE068B">
              <w:rPr>
                <w:rFonts w:ascii="Gill Sans MT" w:hAnsi="Gill Sans MT"/>
                <w:w w:val="105"/>
              </w:rPr>
              <w:t>M10</w:t>
            </w:r>
          </w:p>
        </w:tc>
        <w:tc>
          <w:tcPr>
            <w:tcW w:w="7290" w:type="dxa"/>
            <w:tcBorders>
              <w:top w:val="single" w:sz="4" w:space="0" w:color="auto"/>
              <w:bottom w:val="single" w:sz="4" w:space="0" w:color="auto"/>
            </w:tcBorders>
            <w:vAlign w:val="center"/>
          </w:tcPr>
          <w:p w14:paraId="099CB5A4" w14:textId="77777777"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goats does your household own? (</w:t>
            </w:r>
            <w:proofErr w:type="gramStart"/>
            <w:r w:rsidRPr="00BE068B">
              <w:rPr>
                <w:rFonts w:ascii="Gill Sans MT" w:hAnsi="Gill Sans MT"/>
                <w:b/>
                <w:w w:val="105"/>
              </w:rPr>
              <w:t>goats</w:t>
            </w:r>
            <w:proofErr w:type="gramEnd"/>
            <w:r w:rsidRPr="00BE068B">
              <w:rPr>
                <w:rFonts w:ascii="Gill Sans MT" w:hAnsi="Gill Sans MT"/>
                <w:w w:val="105"/>
              </w:rPr>
              <w:t>)</w:t>
            </w:r>
          </w:p>
          <w:p w14:paraId="75217BA8" w14:textId="5BF0FDA3" w:rsidR="00DA1429" w:rsidRPr="00BE068B" w:rsidRDefault="00DA1429" w:rsidP="00E0092D">
            <w:pPr>
              <w:kinsoku w:val="0"/>
              <w:overflowPunct w:val="0"/>
              <w:spacing w:afterLines="20" w:after="48"/>
              <w:contextualSpacing/>
              <w:rPr>
                <w:rFonts w:ascii="Gill Sans MT" w:hAnsi="Gill Sans MT"/>
                <w:i/>
                <w:w w:val="105"/>
              </w:rPr>
            </w:pPr>
            <w:r w:rsidRPr="00BE068B">
              <w:rPr>
                <w:rFonts w:ascii="Gill Sans MT" w:hAnsi="Gill Sans MT"/>
                <w:i/>
                <w:w w:val="105"/>
              </w:rPr>
              <w:t>If 0, skip to M14</w:t>
            </w:r>
          </w:p>
        </w:tc>
        <w:tc>
          <w:tcPr>
            <w:tcW w:w="2070" w:type="dxa"/>
            <w:tcBorders>
              <w:top w:val="single" w:sz="18" w:space="0" w:color="auto"/>
              <w:left w:val="single" w:sz="18" w:space="0" w:color="auto"/>
              <w:bottom w:val="single" w:sz="18" w:space="0" w:color="auto"/>
              <w:right w:val="single" w:sz="18" w:space="0" w:color="auto"/>
            </w:tcBorders>
            <w:vAlign w:val="center"/>
          </w:tcPr>
          <w:p w14:paraId="2091C71B"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54E40C4E" w14:textId="77777777" w:rsidTr="001D470B">
        <w:trPr>
          <w:trHeight w:val="20"/>
        </w:trPr>
        <w:tc>
          <w:tcPr>
            <w:tcW w:w="754" w:type="dxa"/>
            <w:vAlign w:val="center"/>
          </w:tcPr>
          <w:p w14:paraId="1B28FEB0" w14:textId="7FE9DC24" w:rsidR="00C71DE8" w:rsidRPr="00BE068B" w:rsidRDefault="00DA1429"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M14</w:t>
            </w:r>
          </w:p>
        </w:tc>
        <w:tc>
          <w:tcPr>
            <w:tcW w:w="7290" w:type="dxa"/>
            <w:tcBorders>
              <w:top w:val="single" w:sz="4" w:space="0" w:color="auto"/>
              <w:bottom w:val="single" w:sz="4" w:space="0" w:color="auto"/>
            </w:tcBorders>
            <w:vAlign w:val="center"/>
          </w:tcPr>
          <w:p w14:paraId="0EBF797C" w14:textId="6123907A"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pigs does your household own? (</w:t>
            </w:r>
            <w:proofErr w:type="gramStart"/>
            <w:r w:rsidRPr="00BE068B">
              <w:rPr>
                <w:rFonts w:ascii="Gill Sans MT" w:hAnsi="Gill Sans MT"/>
                <w:b/>
                <w:w w:val="105"/>
              </w:rPr>
              <w:t>pigs</w:t>
            </w:r>
            <w:proofErr w:type="gram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62A451D4"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47EC25B4" w14:textId="77777777" w:rsidTr="001D470B">
        <w:trPr>
          <w:trHeight w:val="20"/>
        </w:trPr>
        <w:tc>
          <w:tcPr>
            <w:tcW w:w="754" w:type="dxa"/>
            <w:vAlign w:val="center"/>
          </w:tcPr>
          <w:p w14:paraId="4BB8E174" w14:textId="49AF443E" w:rsidR="00C71DE8" w:rsidRPr="00BE068B" w:rsidRDefault="00DA1429"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M15</w:t>
            </w:r>
          </w:p>
        </w:tc>
        <w:tc>
          <w:tcPr>
            <w:tcW w:w="7290" w:type="dxa"/>
            <w:tcBorders>
              <w:top w:val="single" w:sz="4" w:space="0" w:color="auto"/>
              <w:bottom w:val="single" w:sz="4" w:space="0" w:color="auto"/>
            </w:tcBorders>
            <w:vAlign w:val="center"/>
          </w:tcPr>
          <w:p w14:paraId="0EAE062C" w14:textId="2C6A7250"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rabbits does your household own? (</w:t>
            </w:r>
            <w:proofErr w:type="gramStart"/>
            <w:r w:rsidRPr="00BE068B">
              <w:rPr>
                <w:rFonts w:ascii="Gill Sans MT" w:hAnsi="Gill Sans MT"/>
                <w:b/>
                <w:w w:val="105"/>
              </w:rPr>
              <w:t>rabbits</w:t>
            </w:r>
            <w:proofErr w:type="gram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452F7018"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71C763F0" w14:textId="77777777" w:rsidTr="001D470B">
        <w:trPr>
          <w:trHeight w:val="20"/>
        </w:trPr>
        <w:tc>
          <w:tcPr>
            <w:tcW w:w="754" w:type="dxa"/>
            <w:tcBorders>
              <w:right w:val="single" w:sz="4" w:space="0" w:color="auto"/>
            </w:tcBorders>
            <w:vAlign w:val="center"/>
          </w:tcPr>
          <w:p w14:paraId="496F5430" w14:textId="63D9DF67" w:rsidR="00C71DE8" w:rsidRPr="00BE068B" w:rsidRDefault="00DA1429" w:rsidP="00E0092D">
            <w:pPr>
              <w:kinsoku w:val="0"/>
              <w:overflowPunct w:val="0"/>
              <w:spacing w:afterLines="20" w:after="48"/>
              <w:ind w:left="119"/>
              <w:contextualSpacing/>
              <w:rPr>
                <w:rFonts w:ascii="Gill Sans MT" w:hAnsi="Gill Sans MT"/>
                <w:w w:val="105"/>
              </w:rPr>
            </w:pPr>
            <w:r w:rsidRPr="00BE068B">
              <w:rPr>
                <w:rFonts w:ascii="Gill Sans MT" w:hAnsi="Gill Sans MT"/>
                <w:w w:val="105"/>
              </w:rPr>
              <w:t>M16</w:t>
            </w:r>
          </w:p>
        </w:tc>
        <w:tc>
          <w:tcPr>
            <w:tcW w:w="7290" w:type="dxa"/>
            <w:tcBorders>
              <w:top w:val="single" w:sz="4" w:space="0" w:color="auto"/>
              <w:left w:val="single" w:sz="4" w:space="0" w:color="auto"/>
              <w:bottom w:val="single" w:sz="4" w:space="0" w:color="auto"/>
              <w:right w:val="nil"/>
            </w:tcBorders>
            <w:vAlign w:val="center"/>
          </w:tcPr>
          <w:p w14:paraId="4EFDA18F" w14:textId="0AB02050"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pigeons does your household own? (</w:t>
            </w:r>
            <w:proofErr w:type="gramStart"/>
            <w:r w:rsidRPr="00BE068B">
              <w:rPr>
                <w:rFonts w:ascii="Gill Sans MT" w:hAnsi="Gill Sans MT"/>
                <w:b/>
                <w:w w:val="105"/>
              </w:rPr>
              <w:t>pigeons</w:t>
            </w:r>
            <w:proofErr w:type="gram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732BC8E8"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2C3C95F6" w14:textId="77777777" w:rsidTr="001D470B">
        <w:trPr>
          <w:trHeight w:val="20"/>
        </w:trPr>
        <w:tc>
          <w:tcPr>
            <w:tcW w:w="754" w:type="dxa"/>
            <w:tcBorders>
              <w:right w:val="single" w:sz="4" w:space="0" w:color="auto"/>
            </w:tcBorders>
            <w:vAlign w:val="center"/>
          </w:tcPr>
          <w:p w14:paraId="0951F18A" w14:textId="385C6D4D" w:rsidR="00C71DE8" w:rsidRPr="00BE068B" w:rsidRDefault="00DA1429" w:rsidP="00E0092D">
            <w:pPr>
              <w:kinsoku w:val="0"/>
              <w:overflowPunct w:val="0"/>
              <w:spacing w:afterLines="20" w:after="48"/>
              <w:ind w:left="119"/>
              <w:contextualSpacing/>
              <w:rPr>
                <w:rFonts w:ascii="Gill Sans MT" w:hAnsi="Gill Sans MT"/>
                <w:w w:val="105"/>
              </w:rPr>
            </w:pPr>
            <w:r w:rsidRPr="00BE068B">
              <w:rPr>
                <w:rFonts w:ascii="Gill Sans MT" w:hAnsi="Gill Sans MT"/>
                <w:w w:val="105"/>
              </w:rPr>
              <w:t>M17</w:t>
            </w:r>
          </w:p>
        </w:tc>
        <w:tc>
          <w:tcPr>
            <w:tcW w:w="7290" w:type="dxa"/>
            <w:tcBorders>
              <w:top w:val="single" w:sz="4" w:space="0" w:color="auto"/>
              <w:left w:val="single" w:sz="4" w:space="0" w:color="auto"/>
              <w:bottom w:val="single" w:sz="4" w:space="0" w:color="auto"/>
              <w:right w:val="nil"/>
            </w:tcBorders>
            <w:vAlign w:val="center"/>
          </w:tcPr>
          <w:p w14:paraId="27ABFEA5" w14:textId="21D447D9"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oxen does your household have? (</w:t>
            </w:r>
            <w:proofErr w:type="gramStart"/>
            <w:r w:rsidRPr="00BE068B">
              <w:rPr>
                <w:rFonts w:ascii="Gill Sans MT" w:hAnsi="Gill Sans MT"/>
                <w:b/>
                <w:w w:val="105"/>
              </w:rPr>
              <w:t>ox</w:t>
            </w:r>
            <w:proofErr w:type="gram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0C54CCAC"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67E0B688" w14:textId="77777777" w:rsidTr="001D470B">
        <w:trPr>
          <w:trHeight w:val="20"/>
        </w:trPr>
        <w:tc>
          <w:tcPr>
            <w:tcW w:w="754" w:type="dxa"/>
            <w:tcBorders>
              <w:right w:val="single" w:sz="4" w:space="0" w:color="auto"/>
            </w:tcBorders>
            <w:vAlign w:val="center"/>
          </w:tcPr>
          <w:p w14:paraId="2B51D00A" w14:textId="4CD9F89E" w:rsidR="00C71DE8" w:rsidRPr="00BE068B" w:rsidRDefault="00DA1429" w:rsidP="00E0092D">
            <w:pPr>
              <w:kinsoku w:val="0"/>
              <w:overflowPunct w:val="0"/>
              <w:spacing w:afterLines="20" w:after="48"/>
              <w:ind w:left="119"/>
              <w:contextualSpacing/>
              <w:rPr>
                <w:rFonts w:ascii="Gill Sans MT" w:hAnsi="Gill Sans MT"/>
                <w:w w:val="105"/>
              </w:rPr>
            </w:pPr>
            <w:r w:rsidRPr="00BE068B">
              <w:rPr>
                <w:rFonts w:ascii="Gill Sans MT" w:hAnsi="Gill Sans MT"/>
                <w:w w:val="105"/>
              </w:rPr>
              <w:t>M18</w:t>
            </w:r>
          </w:p>
        </w:tc>
        <w:tc>
          <w:tcPr>
            <w:tcW w:w="7290" w:type="dxa"/>
            <w:tcBorders>
              <w:top w:val="single" w:sz="4" w:space="0" w:color="auto"/>
              <w:left w:val="single" w:sz="4" w:space="0" w:color="auto"/>
              <w:bottom w:val="single" w:sz="4" w:space="0" w:color="auto"/>
              <w:right w:val="nil"/>
            </w:tcBorders>
            <w:vAlign w:val="center"/>
          </w:tcPr>
          <w:p w14:paraId="7CA6E905" w14:textId="67D51ECE"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turkeys does your household have? (</w:t>
            </w:r>
            <w:proofErr w:type="gramStart"/>
            <w:r w:rsidRPr="00BE068B">
              <w:rPr>
                <w:rFonts w:ascii="Gill Sans MT" w:hAnsi="Gill Sans MT"/>
                <w:b/>
                <w:w w:val="105"/>
              </w:rPr>
              <w:t>turkey</w:t>
            </w:r>
            <w:proofErr w:type="gram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2A465968"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bl>
    <w:p w14:paraId="32C771BF" w14:textId="77777777" w:rsidR="00C71DE8" w:rsidRPr="00BE068B" w:rsidRDefault="00C71DE8" w:rsidP="001512DD">
      <w:pPr>
        <w:pStyle w:val="CommentText"/>
        <w:spacing w:afterLines="20" w:after="48"/>
        <w:contextualSpacing/>
        <w:rPr>
          <w:rFonts w:ascii="Gill Sans MT" w:hAnsi="Gill Sans MT"/>
          <w:sz w:val="22"/>
          <w:szCs w:val="22"/>
        </w:rPr>
      </w:pPr>
    </w:p>
    <w:p w14:paraId="26EAC98D" w14:textId="77777777" w:rsidR="00D4243B" w:rsidRPr="00BE068B" w:rsidRDefault="00D4243B" w:rsidP="001512DD">
      <w:pPr>
        <w:pStyle w:val="CommentText"/>
        <w:spacing w:afterLines="20" w:after="48"/>
        <w:contextualSpacing/>
        <w:rPr>
          <w:rFonts w:ascii="Gill Sans MT" w:hAnsi="Gill Sans MT"/>
          <w:sz w:val="22"/>
          <w:szCs w:val="22"/>
        </w:rPr>
      </w:pPr>
    </w:p>
    <w:p w14:paraId="1842FECA" w14:textId="77777777" w:rsidR="00D4243B" w:rsidRPr="00BE068B" w:rsidRDefault="00D4243B" w:rsidP="001512DD">
      <w:pPr>
        <w:pStyle w:val="CommentText"/>
        <w:spacing w:afterLines="20" w:after="48"/>
        <w:contextualSpacing/>
        <w:rPr>
          <w:rFonts w:ascii="Gill Sans MT" w:hAnsi="Gill Sans MT"/>
          <w:sz w:val="22"/>
          <w:szCs w:val="22"/>
        </w:rPr>
      </w:pPr>
    </w:p>
    <w:p w14:paraId="5D3559AE" w14:textId="77777777" w:rsidR="00D4243B" w:rsidRPr="00BE068B" w:rsidRDefault="00D4243B" w:rsidP="001512DD">
      <w:pPr>
        <w:pStyle w:val="CommentText"/>
        <w:spacing w:afterLines="20" w:after="48"/>
        <w:contextualSpacing/>
        <w:rPr>
          <w:rFonts w:ascii="Gill Sans MT" w:hAnsi="Gill Sans MT"/>
          <w:sz w:val="22"/>
          <w:szCs w:val="22"/>
        </w:rPr>
      </w:pPr>
    </w:p>
    <w:p w14:paraId="62BE614B" w14:textId="77777777" w:rsidR="00D4243B" w:rsidRPr="00BE068B" w:rsidRDefault="00D4243B" w:rsidP="001512DD">
      <w:pPr>
        <w:pStyle w:val="CommentText"/>
        <w:spacing w:afterLines="20" w:after="48"/>
        <w:contextualSpacing/>
        <w:rPr>
          <w:rFonts w:ascii="Gill Sans MT" w:hAnsi="Gill Sans MT"/>
          <w:sz w:val="22"/>
          <w:szCs w:val="22"/>
        </w:rPr>
      </w:pPr>
    </w:p>
    <w:p w14:paraId="48023ECC" w14:textId="77777777" w:rsidR="00E0092D" w:rsidRPr="00BE068B" w:rsidRDefault="00E0092D">
      <w:pPr>
        <w:rPr>
          <w:rFonts w:ascii="Gill Sans MT" w:eastAsia="Times New Roman" w:hAnsi="Gill Sans MT" w:cs="Times New Roman"/>
          <w:b/>
          <w:bCs/>
        </w:rPr>
      </w:pPr>
      <w:r w:rsidRPr="00BE068B">
        <w:rPr>
          <w:rFonts w:ascii="Gill Sans MT" w:eastAsia="Times New Roman" w:hAnsi="Gill Sans MT" w:cs="Times New Roman"/>
          <w:b/>
          <w:bCs/>
        </w:rPr>
        <w:br w:type="page"/>
      </w:r>
    </w:p>
    <w:p w14:paraId="0E2F6497" w14:textId="6A54886A" w:rsidR="00C71DE8" w:rsidRPr="00BE068B" w:rsidRDefault="00C71DE8" w:rsidP="001512DD">
      <w:pPr>
        <w:spacing w:afterLines="20" w:after="48" w:line="240" w:lineRule="auto"/>
        <w:contextualSpacing/>
        <w:rPr>
          <w:rFonts w:ascii="Gill Sans MT" w:eastAsia="Times New Roman" w:hAnsi="Gill Sans MT" w:cs="Times New Roman"/>
          <w:b/>
          <w:bCs/>
        </w:rPr>
      </w:pPr>
      <w:commentRangeStart w:id="313"/>
      <w:commentRangeStart w:id="314"/>
      <w:r w:rsidRPr="00BE068B">
        <w:rPr>
          <w:rFonts w:ascii="Gill Sans MT" w:eastAsia="Times New Roman" w:hAnsi="Gill Sans MT" w:cs="Times New Roman"/>
          <w:b/>
          <w:bCs/>
        </w:rPr>
        <w:lastRenderedPageBreak/>
        <w:t>N. HOUSEHOLD AND AGRICULTURAL ASSETS</w:t>
      </w:r>
      <w:commentRangeEnd w:id="313"/>
      <w:r w:rsidR="006A3EA6" w:rsidRPr="00BE068B">
        <w:rPr>
          <w:rStyle w:val="CommentReference"/>
          <w:rFonts w:ascii="Gill Sans MT" w:hAnsi="Gill Sans MT"/>
        </w:rPr>
        <w:commentReference w:id="313"/>
      </w:r>
      <w:commentRangeEnd w:id="314"/>
      <w:r w:rsidR="00042831">
        <w:rPr>
          <w:rStyle w:val="CommentReference"/>
        </w:rPr>
        <w:commentReference w:id="314"/>
      </w:r>
    </w:p>
    <w:p w14:paraId="4B32A423" w14:textId="77777777" w:rsidR="00C71DE8" w:rsidRPr="00BE068B" w:rsidRDefault="00C71DE8" w:rsidP="001512DD">
      <w:pPr>
        <w:pStyle w:val="TableParagraph"/>
        <w:autoSpaceDE/>
        <w:autoSpaceDN/>
        <w:adjustRightInd/>
        <w:spacing w:afterLines="20" w:after="48"/>
        <w:contextualSpacing/>
        <w:rPr>
          <w:rFonts w:ascii="Gill Sans MT" w:eastAsia="Times New Roman" w:hAnsi="Gill Sans MT"/>
          <w:sz w:val="22"/>
          <w:szCs w:val="22"/>
          <w:lang w:eastAsia="zh-CN"/>
        </w:rPr>
      </w:pPr>
      <w:r w:rsidRPr="00BE068B">
        <w:rPr>
          <w:rFonts w:ascii="Gill Sans MT" w:eastAsia="Times New Roman" w:hAnsi="Gill Sans MT"/>
          <w:sz w:val="22"/>
          <w:szCs w:val="22"/>
          <w:lang w:eastAsia="zh-CN"/>
        </w:rPr>
        <w:t>Now I would like to ask you about the number of household and agricultural assets that your household currently owns. Include assets that are currently not working. (Count all assets, even if they do not work)</w:t>
      </w:r>
    </w:p>
    <w:tbl>
      <w:tblPr>
        <w:tblW w:w="9471" w:type="dxa"/>
        <w:tblInd w:w="8" w:type="dxa"/>
        <w:tblLayout w:type="fixed"/>
        <w:tblCellMar>
          <w:left w:w="29" w:type="dxa"/>
          <w:right w:w="29" w:type="dxa"/>
        </w:tblCellMar>
        <w:tblLook w:val="0000" w:firstRow="0" w:lastRow="0" w:firstColumn="0" w:lastColumn="0" w:noHBand="0" w:noVBand="0"/>
      </w:tblPr>
      <w:tblGrid>
        <w:gridCol w:w="720"/>
        <w:gridCol w:w="3584"/>
        <w:gridCol w:w="2737"/>
        <w:gridCol w:w="2430"/>
      </w:tblGrid>
      <w:tr w:rsidR="001D470B" w:rsidRPr="00BE068B" w14:paraId="7F3C3E37" w14:textId="77777777" w:rsidTr="001D470B">
        <w:trPr>
          <w:trHeight w:val="20"/>
        </w:trPr>
        <w:tc>
          <w:tcPr>
            <w:tcW w:w="720" w:type="dxa"/>
            <w:tcBorders>
              <w:top w:val="single" w:sz="12" w:space="0" w:color="000000"/>
              <w:left w:val="single" w:sz="6" w:space="0" w:color="000000"/>
              <w:bottom w:val="single" w:sz="12" w:space="0" w:color="000000"/>
              <w:right w:val="single" w:sz="6" w:space="0" w:color="000000"/>
            </w:tcBorders>
          </w:tcPr>
          <w:p w14:paraId="70CF9DCA" w14:textId="77777777" w:rsidR="001D470B" w:rsidRPr="00BE068B" w:rsidRDefault="001D470B" w:rsidP="001512DD">
            <w:pPr>
              <w:kinsoku w:val="0"/>
              <w:overflowPunct w:val="0"/>
              <w:spacing w:afterLines="20" w:after="48" w:line="240" w:lineRule="auto"/>
              <w:ind w:left="119"/>
              <w:contextualSpacing/>
              <w:rPr>
                <w:rFonts w:ascii="Gill Sans MT" w:hAnsi="Gill Sans MT"/>
                <w:b/>
                <w:w w:val="105"/>
              </w:rPr>
            </w:pPr>
            <w:proofErr w:type="spellStart"/>
            <w:proofErr w:type="gramStart"/>
            <w:r w:rsidRPr="00BE068B">
              <w:rPr>
                <w:rFonts w:ascii="Gill Sans MT" w:hAnsi="Gill Sans MT"/>
                <w:b/>
                <w:w w:val="105"/>
              </w:rPr>
              <w:t>item</w:t>
            </w:r>
            <w:proofErr w:type="gramEnd"/>
            <w:r w:rsidRPr="00BE068B">
              <w:rPr>
                <w:rFonts w:ascii="Gill Sans MT" w:hAnsi="Gill Sans MT"/>
                <w:b/>
                <w:w w:val="105"/>
              </w:rPr>
              <w:t>_id</w:t>
            </w:r>
            <w:proofErr w:type="spellEnd"/>
          </w:p>
        </w:tc>
        <w:tc>
          <w:tcPr>
            <w:tcW w:w="3584" w:type="dxa"/>
            <w:tcBorders>
              <w:top w:val="single" w:sz="12" w:space="0" w:color="000000"/>
              <w:left w:val="single" w:sz="6" w:space="0" w:color="000000"/>
              <w:bottom w:val="single" w:sz="12" w:space="0" w:color="000000"/>
              <w:right w:val="single" w:sz="6" w:space="0" w:color="000000"/>
            </w:tcBorders>
          </w:tcPr>
          <w:p w14:paraId="67E54EBC"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How many of these items-</w:t>
            </w:r>
          </w:p>
          <w:p w14:paraId="630A61FA"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p>
          <w:p w14:paraId="205DB24D"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w:t>
            </w:r>
            <w:proofErr w:type="gramStart"/>
            <w:r w:rsidRPr="00BE068B">
              <w:rPr>
                <w:rFonts w:ascii="Gill Sans MT" w:hAnsi="Gill Sans MT"/>
                <w:b/>
                <w:w w:val="105"/>
              </w:rPr>
              <w:t>item</w:t>
            </w:r>
            <w:proofErr w:type="gramEnd"/>
            <w:r w:rsidRPr="00BE068B">
              <w:rPr>
                <w:rFonts w:ascii="Gill Sans MT" w:hAnsi="Gill Sans MT"/>
                <w:w w:val="105"/>
              </w:rPr>
              <w:t>)</w:t>
            </w:r>
          </w:p>
        </w:tc>
        <w:tc>
          <w:tcPr>
            <w:tcW w:w="2737" w:type="dxa"/>
            <w:tcBorders>
              <w:top w:val="single" w:sz="12" w:space="0" w:color="000000"/>
              <w:left w:val="single" w:sz="6" w:space="0" w:color="000000"/>
              <w:bottom w:val="single" w:sz="12" w:space="0" w:color="000000"/>
              <w:right w:val="single" w:sz="6" w:space="0" w:color="000000"/>
            </w:tcBorders>
          </w:tcPr>
          <w:p w14:paraId="458DFED3" w14:textId="760BAFE8"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a) -</w:t>
            </w:r>
            <w:proofErr w:type="gramStart"/>
            <w:r w:rsidRPr="00BE068B">
              <w:rPr>
                <w:rFonts w:ascii="Gill Sans MT" w:hAnsi="Gill Sans MT"/>
                <w:w w:val="105"/>
              </w:rPr>
              <w:t>do</w:t>
            </w:r>
            <w:proofErr w:type="gramEnd"/>
            <w:r w:rsidRPr="00BE068B">
              <w:rPr>
                <w:rFonts w:ascii="Gill Sans MT" w:hAnsi="Gill Sans MT"/>
                <w:w w:val="105"/>
              </w:rPr>
              <w:t xml:space="preserve"> you currently own?</w:t>
            </w:r>
          </w:p>
          <w:p w14:paraId="7375D019"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p>
          <w:p w14:paraId="09BD3B0F"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w:t>
            </w:r>
            <w:proofErr w:type="spellStart"/>
            <w:proofErr w:type="gramStart"/>
            <w:r w:rsidRPr="00BE068B">
              <w:rPr>
                <w:rFonts w:ascii="Gill Sans MT" w:hAnsi="Gill Sans MT"/>
                <w:b/>
                <w:w w:val="105"/>
              </w:rPr>
              <w:t>n</w:t>
            </w:r>
            <w:proofErr w:type="gramEnd"/>
            <w:r w:rsidRPr="00BE068B">
              <w:rPr>
                <w:rFonts w:ascii="Gill Sans MT" w:hAnsi="Gill Sans MT"/>
                <w:b/>
                <w:w w:val="105"/>
              </w:rPr>
              <w:t>_ownnow</w:t>
            </w:r>
            <w:proofErr w:type="spellEnd"/>
            <w:r w:rsidRPr="00BE068B">
              <w:rPr>
                <w:rFonts w:ascii="Gill Sans MT" w:hAnsi="Gill Sans MT"/>
                <w:w w:val="105"/>
              </w:rPr>
              <w:t>)</w:t>
            </w:r>
          </w:p>
        </w:tc>
        <w:tc>
          <w:tcPr>
            <w:tcW w:w="2430" w:type="dxa"/>
            <w:tcBorders>
              <w:top w:val="single" w:sz="12" w:space="0" w:color="000000"/>
              <w:left w:val="single" w:sz="6" w:space="0" w:color="000000"/>
              <w:bottom w:val="single" w:sz="12" w:space="0" w:color="000000"/>
              <w:right w:val="single" w:sz="6" w:space="0" w:color="000000"/>
            </w:tcBorders>
          </w:tcPr>
          <w:p w14:paraId="0536E396" w14:textId="706FFE8E"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c) -</w:t>
            </w:r>
            <w:proofErr w:type="gramStart"/>
            <w:r w:rsidRPr="00BE068B">
              <w:rPr>
                <w:rFonts w:ascii="Gill Sans MT" w:hAnsi="Gill Sans MT"/>
                <w:w w:val="105"/>
              </w:rPr>
              <w:t>have</w:t>
            </w:r>
            <w:proofErr w:type="gramEnd"/>
            <w:r w:rsidRPr="00BE068B">
              <w:rPr>
                <w:rFonts w:ascii="Gill Sans MT" w:hAnsi="Gill Sans MT"/>
                <w:w w:val="105"/>
              </w:rPr>
              <w:t xml:space="preserve"> you purchased in the</w:t>
            </w:r>
          </w:p>
          <w:p w14:paraId="25C5A32C"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proofErr w:type="gramStart"/>
            <w:r w:rsidRPr="00BE068B">
              <w:rPr>
                <w:rFonts w:ascii="Gill Sans MT" w:hAnsi="Gill Sans MT"/>
                <w:w w:val="105"/>
              </w:rPr>
              <w:t>last</w:t>
            </w:r>
            <w:proofErr w:type="gramEnd"/>
            <w:r w:rsidRPr="00BE068B">
              <w:rPr>
                <w:rFonts w:ascii="Gill Sans MT" w:hAnsi="Gill Sans MT"/>
                <w:w w:val="105"/>
              </w:rPr>
              <w:t xml:space="preserve"> year?</w:t>
            </w:r>
          </w:p>
          <w:p w14:paraId="2A1192DF"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w:t>
            </w:r>
            <w:proofErr w:type="spellStart"/>
            <w:proofErr w:type="gramStart"/>
            <w:r w:rsidRPr="00BE068B">
              <w:rPr>
                <w:rFonts w:ascii="Gill Sans MT" w:hAnsi="Gill Sans MT"/>
                <w:b/>
                <w:w w:val="105"/>
              </w:rPr>
              <w:t>no</w:t>
            </w:r>
            <w:proofErr w:type="gramEnd"/>
            <w:r w:rsidRPr="00BE068B">
              <w:rPr>
                <w:rFonts w:ascii="Gill Sans MT" w:hAnsi="Gill Sans MT"/>
                <w:b/>
                <w:w w:val="105"/>
              </w:rPr>
              <w:t>_past</w:t>
            </w:r>
            <w:proofErr w:type="spellEnd"/>
            <w:r w:rsidRPr="00BE068B">
              <w:rPr>
                <w:rFonts w:ascii="Gill Sans MT" w:hAnsi="Gill Sans MT"/>
                <w:w w:val="105"/>
              </w:rPr>
              <w:t>)</w:t>
            </w:r>
          </w:p>
        </w:tc>
      </w:tr>
      <w:tr w:rsidR="001D470B" w:rsidRPr="00BE068B" w14:paraId="0C0B3940" w14:textId="77777777" w:rsidTr="001D470B">
        <w:trPr>
          <w:trHeight w:val="20"/>
        </w:trPr>
        <w:tc>
          <w:tcPr>
            <w:tcW w:w="720" w:type="dxa"/>
            <w:tcBorders>
              <w:top w:val="single" w:sz="12" w:space="0" w:color="000000"/>
              <w:left w:val="single" w:sz="6" w:space="0" w:color="000000"/>
              <w:bottom w:val="single" w:sz="6" w:space="0" w:color="000000"/>
              <w:right w:val="single" w:sz="6" w:space="0" w:color="000000"/>
            </w:tcBorders>
          </w:tcPr>
          <w:p w14:paraId="452BAF94"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N1</w:t>
            </w:r>
          </w:p>
        </w:tc>
        <w:tc>
          <w:tcPr>
            <w:tcW w:w="3584" w:type="dxa"/>
            <w:tcBorders>
              <w:top w:val="single" w:sz="12" w:space="0" w:color="000000"/>
              <w:left w:val="single" w:sz="6" w:space="0" w:color="000000"/>
              <w:bottom w:val="single" w:sz="6" w:space="0" w:color="000000"/>
              <w:right w:val="single" w:sz="6" w:space="0" w:color="000000"/>
            </w:tcBorders>
          </w:tcPr>
          <w:p w14:paraId="37FB9450"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Mobile Phone (</w:t>
            </w:r>
            <w:r w:rsidRPr="00BE068B">
              <w:rPr>
                <w:rFonts w:ascii="Gill Sans MT" w:hAnsi="Gill Sans MT"/>
                <w:b/>
                <w:w w:val="105"/>
              </w:rPr>
              <w:t>phone</w:t>
            </w:r>
            <w:r w:rsidRPr="00BE068B">
              <w:rPr>
                <w:rFonts w:ascii="Gill Sans MT" w:hAnsi="Gill Sans MT"/>
                <w:w w:val="105"/>
              </w:rPr>
              <w:t>)</w:t>
            </w:r>
          </w:p>
        </w:tc>
        <w:tc>
          <w:tcPr>
            <w:tcW w:w="2737" w:type="dxa"/>
            <w:tcBorders>
              <w:top w:val="single" w:sz="12" w:space="0" w:color="000000"/>
              <w:left w:val="single" w:sz="6" w:space="0" w:color="000000"/>
              <w:bottom w:val="single" w:sz="6" w:space="0" w:color="000000"/>
              <w:right w:val="single" w:sz="6" w:space="0" w:color="000000"/>
            </w:tcBorders>
          </w:tcPr>
          <w:p w14:paraId="497588D8"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12" w:space="0" w:color="000000"/>
              <w:left w:val="single" w:sz="6" w:space="0" w:color="000000"/>
              <w:bottom w:val="single" w:sz="6" w:space="0" w:color="000000"/>
              <w:right w:val="single" w:sz="6" w:space="0" w:color="000000"/>
            </w:tcBorders>
          </w:tcPr>
          <w:p w14:paraId="1B970799"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62C5A10B"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259FF65D"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w:t>
            </w:r>
          </w:p>
        </w:tc>
        <w:tc>
          <w:tcPr>
            <w:tcW w:w="3584" w:type="dxa"/>
            <w:tcBorders>
              <w:top w:val="single" w:sz="6" w:space="0" w:color="000000"/>
              <w:left w:val="single" w:sz="6" w:space="0" w:color="000000"/>
              <w:bottom w:val="single" w:sz="6" w:space="0" w:color="000000"/>
              <w:right w:val="single" w:sz="6" w:space="0" w:color="000000"/>
            </w:tcBorders>
          </w:tcPr>
          <w:p w14:paraId="04BB0469"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Radio (</w:t>
            </w:r>
            <w:r w:rsidRPr="00BE068B">
              <w:rPr>
                <w:rFonts w:ascii="Gill Sans MT" w:hAnsi="Gill Sans MT"/>
                <w:b/>
                <w:w w:val="105"/>
              </w:rPr>
              <w:t>radio</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15A4F395"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3F8EC26D"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58E782E2"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52C00DD8"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N3</w:t>
            </w:r>
          </w:p>
        </w:tc>
        <w:tc>
          <w:tcPr>
            <w:tcW w:w="3584" w:type="dxa"/>
            <w:tcBorders>
              <w:top w:val="single" w:sz="6" w:space="0" w:color="000000"/>
              <w:left w:val="single" w:sz="6" w:space="0" w:color="000000"/>
              <w:bottom w:val="single" w:sz="6" w:space="0" w:color="000000"/>
              <w:right w:val="single" w:sz="6" w:space="0" w:color="000000"/>
            </w:tcBorders>
          </w:tcPr>
          <w:p w14:paraId="2CDFF20F"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TV (</w:t>
            </w:r>
            <w:proofErr w:type="spellStart"/>
            <w:r w:rsidRPr="00BE068B">
              <w:rPr>
                <w:rFonts w:ascii="Gill Sans MT" w:hAnsi="Gill Sans MT"/>
                <w:b/>
                <w:w w:val="105"/>
              </w:rPr>
              <w:t>tv</w:t>
            </w:r>
            <w:proofErr w:type="spellEnd"/>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2655F414"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642ACC2B"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1E74BB4D"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4494FC35"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N4</w:t>
            </w:r>
          </w:p>
        </w:tc>
        <w:tc>
          <w:tcPr>
            <w:tcW w:w="3584" w:type="dxa"/>
            <w:tcBorders>
              <w:top w:val="single" w:sz="6" w:space="0" w:color="000000"/>
              <w:left w:val="single" w:sz="6" w:space="0" w:color="000000"/>
              <w:bottom w:val="single" w:sz="6" w:space="0" w:color="000000"/>
              <w:right w:val="single" w:sz="6" w:space="0" w:color="000000"/>
            </w:tcBorders>
          </w:tcPr>
          <w:p w14:paraId="229C4A82"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Cars, Vans, Pick-up Trucks (</w:t>
            </w:r>
            <w:r w:rsidRPr="00BE068B">
              <w:rPr>
                <w:rFonts w:ascii="Gill Sans MT" w:hAnsi="Gill Sans MT"/>
                <w:b/>
                <w:w w:val="105"/>
              </w:rPr>
              <w:t>car</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60E31B1E"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65F90D01"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1D48B2DB"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7F424DF0"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N5</w:t>
            </w:r>
          </w:p>
        </w:tc>
        <w:tc>
          <w:tcPr>
            <w:tcW w:w="3584" w:type="dxa"/>
            <w:tcBorders>
              <w:top w:val="single" w:sz="6" w:space="0" w:color="000000"/>
              <w:left w:val="single" w:sz="6" w:space="0" w:color="000000"/>
              <w:bottom w:val="single" w:sz="6" w:space="0" w:color="000000"/>
              <w:right w:val="single" w:sz="6" w:space="0" w:color="000000"/>
            </w:tcBorders>
          </w:tcPr>
          <w:p w14:paraId="2DB4EFA4"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Motorcycle (</w:t>
            </w:r>
            <w:r w:rsidRPr="00BE068B">
              <w:rPr>
                <w:rFonts w:ascii="Gill Sans MT" w:hAnsi="Gill Sans MT"/>
                <w:b/>
                <w:w w:val="105"/>
              </w:rPr>
              <w:t>motor</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115A3F5F"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363B556B"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2F432244"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09022BE4"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N6</w:t>
            </w:r>
          </w:p>
        </w:tc>
        <w:tc>
          <w:tcPr>
            <w:tcW w:w="3584" w:type="dxa"/>
            <w:tcBorders>
              <w:top w:val="single" w:sz="6" w:space="0" w:color="000000"/>
              <w:left w:val="single" w:sz="6" w:space="0" w:color="000000"/>
              <w:bottom w:val="single" w:sz="6" w:space="0" w:color="000000"/>
              <w:right w:val="single" w:sz="6" w:space="0" w:color="000000"/>
            </w:tcBorders>
          </w:tcPr>
          <w:p w14:paraId="335A8360"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Bicycle (</w:t>
            </w:r>
            <w:r w:rsidRPr="00BE068B">
              <w:rPr>
                <w:rFonts w:ascii="Gill Sans MT" w:hAnsi="Gill Sans MT"/>
                <w:b/>
                <w:w w:val="105"/>
              </w:rPr>
              <w:t>bike</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326EC089"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0345FE8D"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5423299B"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3D8669A4"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N7</w:t>
            </w:r>
          </w:p>
        </w:tc>
        <w:tc>
          <w:tcPr>
            <w:tcW w:w="3584" w:type="dxa"/>
            <w:tcBorders>
              <w:top w:val="single" w:sz="6" w:space="0" w:color="000000"/>
              <w:left w:val="single" w:sz="6" w:space="0" w:color="000000"/>
              <w:bottom w:val="single" w:sz="6" w:space="0" w:color="000000"/>
              <w:right w:val="single" w:sz="6" w:space="0" w:color="000000"/>
            </w:tcBorders>
          </w:tcPr>
          <w:p w14:paraId="688F8860"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Cook stove (</w:t>
            </w:r>
            <w:r w:rsidRPr="00BE068B">
              <w:rPr>
                <w:rFonts w:ascii="Gill Sans MT" w:hAnsi="Gill Sans MT"/>
                <w:b/>
                <w:w w:val="105"/>
              </w:rPr>
              <w:t>stove</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656FB5DF"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039DB486"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4BB626D5"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64001099"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N8</w:t>
            </w:r>
          </w:p>
        </w:tc>
        <w:tc>
          <w:tcPr>
            <w:tcW w:w="3584" w:type="dxa"/>
            <w:tcBorders>
              <w:top w:val="single" w:sz="6" w:space="0" w:color="000000"/>
              <w:left w:val="single" w:sz="6" w:space="0" w:color="000000"/>
              <w:bottom w:val="single" w:sz="6" w:space="0" w:color="000000"/>
              <w:right w:val="single" w:sz="6" w:space="0" w:color="000000"/>
            </w:tcBorders>
          </w:tcPr>
          <w:p w14:paraId="7189AFFF" w14:textId="4A56D237" w:rsidR="001D470B" w:rsidRPr="00BE068B" w:rsidRDefault="001D470B" w:rsidP="009559BE">
            <w:pPr>
              <w:spacing w:afterLines="20" w:after="48" w:line="240" w:lineRule="auto"/>
              <w:ind w:left="119"/>
              <w:contextualSpacing/>
              <w:rPr>
                <w:rFonts w:ascii="Gill Sans MT" w:hAnsi="Gill Sans MT"/>
                <w:w w:val="105"/>
              </w:rPr>
            </w:pPr>
            <w:r w:rsidRPr="00BE068B">
              <w:rPr>
                <w:rFonts w:ascii="Gill Sans MT" w:hAnsi="Gill Sans MT"/>
                <w:w w:val="105"/>
              </w:rPr>
              <w:t>Refrigerator (</w:t>
            </w:r>
            <w:r w:rsidRPr="00BE068B">
              <w:rPr>
                <w:rFonts w:ascii="Gill Sans MT" w:hAnsi="Gill Sans MT"/>
                <w:b/>
                <w:w w:val="105"/>
              </w:rPr>
              <w:t>fridge</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4A31B17D"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23FA12F6"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059B400E"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25FC8D73"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N9</w:t>
            </w:r>
          </w:p>
        </w:tc>
        <w:tc>
          <w:tcPr>
            <w:tcW w:w="3584" w:type="dxa"/>
            <w:tcBorders>
              <w:top w:val="single" w:sz="6" w:space="0" w:color="000000"/>
              <w:left w:val="single" w:sz="6" w:space="0" w:color="000000"/>
              <w:bottom w:val="single" w:sz="6" w:space="0" w:color="000000"/>
              <w:right w:val="single" w:sz="6" w:space="0" w:color="000000"/>
            </w:tcBorders>
          </w:tcPr>
          <w:p w14:paraId="64CB46F9"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Water pump/treadle pump (</w:t>
            </w:r>
            <w:r w:rsidRPr="00BE068B">
              <w:rPr>
                <w:rFonts w:ascii="Gill Sans MT" w:hAnsi="Gill Sans MT"/>
                <w:b/>
                <w:w w:val="105"/>
              </w:rPr>
              <w:t>pump</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656EA242"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07634002"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31010D04"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2FF51CD3"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N10</w:t>
            </w:r>
          </w:p>
        </w:tc>
        <w:tc>
          <w:tcPr>
            <w:tcW w:w="3584" w:type="dxa"/>
            <w:tcBorders>
              <w:top w:val="single" w:sz="6" w:space="0" w:color="000000"/>
              <w:left w:val="single" w:sz="6" w:space="0" w:color="000000"/>
              <w:bottom w:val="single" w:sz="6" w:space="0" w:color="000000"/>
              <w:right w:val="single" w:sz="6" w:space="0" w:color="000000"/>
            </w:tcBorders>
          </w:tcPr>
          <w:p w14:paraId="695F85EB"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Solar panel (</w:t>
            </w:r>
            <w:r w:rsidRPr="00BE068B">
              <w:rPr>
                <w:rFonts w:ascii="Gill Sans MT" w:hAnsi="Gill Sans MT"/>
                <w:b/>
                <w:w w:val="105"/>
              </w:rPr>
              <w:t>solar</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10A17C37"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57C80F55"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20FB8203"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105D23D4"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N11</w:t>
            </w:r>
          </w:p>
        </w:tc>
        <w:tc>
          <w:tcPr>
            <w:tcW w:w="3584" w:type="dxa"/>
            <w:tcBorders>
              <w:top w:val="single" w:sz="6" w:space="0" w:color="000000"/>
              <w:left w:val="single" w:sz="6" w:space="0" w:color="000000"/>
              <w:bottom w:val="single" w:sz="6" w:space="0" w:color="000000"/>
              <w:right w:val="single" w:sz="6" w:space="0" w:color="000000"/>
            </w:tcBorders>
          </w:tcPr>
          <w:p w14:paraId="60343988"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How many pick axes does your household own? (</w:t>
            </w:r>
            <w:proofErr w:type="gramStart"/>
            <w:r w:rsidRPr="00BE068B">
              <w:rPr>
                <w:rFonts w:ascii="Gill Sans MT" w:hAnsi="Gill Sans MT"/>
                <w:w w:val="105"/>
              </w:rPr>
              <w:t>pickax</w:t>
            </w:r>
            <w:proofErr w:type="gramEnd"/>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4E8FF51D"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4318943B"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4BCE642E"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583FF968"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N21</w:t>
            </w:r>
          </w:p>
        </w:tc>
        <w:tc>
          <w:tcPr>
            <w:tcW w:w="3584" w:type="dxa"/>
            <w:tcBorders>
              <w:top w:val="single" w:sz="6" w:space="0" w:color="000000"/>
              <w:left w:val="single" w:sz="6" w:space="0" w:color="000000"/>
              <w:bottom w:val="single" w:sz="6" w:space="0" w:color="000000"/>
              <w:right w:val="single" w:sz="6" w:space="0" w:color="000000"/>
            </w:tcBorders>
          </w:tcPr>
          <w:p w14:paraId="294FED50"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Wheel barrow (</w:t>
            </w:r>
            <w:r w:rsidRPr="00BE068B">
              <w:rPr>
                <w:rFonts w:ascii="Gill Sans MT" w:hAnsi="Gill Sans MT"/>
                <w:b/>
                <w:w w:val="105"/>
              </w:rPr>
              <w:t>wheelbarrow</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7A4FEA6E"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70FA424C"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1A26FEB1"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47E61B3E"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N22</w:t>
            </w:r>
          </w:p>
        </w:tc>
        <w:tc>
          <w:tcPr>
            <w:tcW w:w="3584" w:type="dxa"/>
            <w:tcBorders>
              <w:top w:val="single" w:sz="6" w:space="0" w:color="000000"/>
              <w:left w:val="single" w:sz="6" w:space="0" w:color="000000"/>
              <w:bottom w:val="single" w:sz="6" w:space="0" w:color="000000"/>
              <w:right w:val="single" w:sz="6" w:space="0" w:color="000000"/>
            </w:tcBorders>
          </w:tcPr>
          <w:p w14:paraId="61AFEDE4"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Drip irrigation set (</w:t>
            </w:r>
            <w:proofErr w:type="spellStart"/>
            <w:r w:rsidRPr="00BE068B">
              <w:rPr>
                <w:rFonts w:ascii="Gill Sans MT" w:hAnsi="Gill Sans MT"/>
                <w:b/>
                <w:w w:val="105"/>
              </w:rPr>
              <w:t>dripirrigateset</w:t>
            </w:r>
            <w:proofErr w:type="spellEnd"/>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354631E6"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35A1C59E"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3E630188"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650579EE"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N23</w:t>
            </w:r>
          </w:p>
        </w:tc>
        <w:tc>
          <w:tcPr>
            <w:tcW w:w="3584" w:type="dxa"/>
            <w:tcBorders>
              <w:top w:val="single" w:sz="6" w:space="0" w:color="000000"/>
              <w:left w:val="single" w:sz="6" w:space="0" w:color="000000"/>
              <w:bottom w:val="single" w:sz="6" w:space="0" w:color="000000"/>
              <w:right w:val="single" w:sz="6" w:space="0" w:color="000000"/>
            </w:tcBorders>
          </w:tcPr>
          <w:p w14:paraId="1E23910E"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Sprinklers</w:t>
            </w:r>
            <w:r w:rsidRPr="00BE068B">
              <w:rPr>
                <w:rFonts w:ascii="Gill Sans MT" w:hAnsi="Gill Sans MT"/>
              </w:rPr>
              <w:t xml:space="preserve"> (</w:t>
            </w:r>
            <w:r w:rsidRPr="00BE068B">
              <w:rPr>
                <w:rFonts w:ascii="Gill Sans MT" w:hAnsi="Gill Sans MT"/>
                <w:b/>
                <w:w w:val="105"/>
              </w:rPr>
              <w:t>sprinkler</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558087A6"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4F991261"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636392DA"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2F8E2B26" w14:textId="7E05AD14"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N24</w:t>
            </w:r>
          </w:p>
        </w:tc>
        <w:tc>
          <w:tcPr>
            <w:tcW w:w="3584" w:type="dxa"/>
            <w:tcBorders>
              <w:top w:val="single" w:sz="6" w:space="0" w:color="000000"/>
              <w:left w:val="single" w:sz="6" w:space="0" w:color="000000"/>
              <w:bottom w:val="single" w:sz="6" w:space="0" w:color="000000"/>
              <w:right w:val="single" w:sz="6" w:space="0" w:color="000000"/>
            </w:tcBorders>
          </w:tcPr>
          <w:p w14:paraId="7C1A2E63" w14:textId="03CE5E2D"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Efficient wood burning stove</w:t>
            </w:r>
          </w:p>
        </w:tc>
        <w:tc>
          <w:tcPr>
            <w:tcW w:w="2737" w:type="dxa"/>
            <w:tcBorders>
              <w:top w:val="single" w:sz="6" w:space="0" w:color="000000"/>
              <w:left w:val="single" w:sz="6" w:space="0" w:color="000000"/>
              <w:bottom w:val="single" w:sz="6" w:space="0" w:color="000000"/>
              <w:right w:val="single" w:sz="6" w:space="0" w:color="000000"/>
            </w:tcBorders>
          </w:tcPr>
          <w:p w14:paraId="13728726"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3AE7A2F6"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45962E1E" w14:textId="77777777" w:rsidTr="00275BD5">
        <w:trPr>
          <w:trHeight w:val="334"/>
        </w:trPr>
        <w:tc>
          <w:tcPr>
            <w:tcW w:w="720" w:type="dxa"/>
            <w:tcBorders>
              <w:top w:val="single" w:sz="6" w:space="0" w:color="000000"/>
              <w:left w:val="single" w:sz="6" w:space="0" w:color="000000"/>
              <w:bottom w:val="single" w:sz="4" w:space="0" w:color="auto"/>
              <w:right w:val="single" w:sz="6" w:space="0" w:color="000000"/>
            </w:tcBorders>
          </w:tcPr>
          <w:p w14:paraId="001D3714" w14:textId="3ACDCA15"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N25</w:t>
            </w:r>
          </w:p>
        </w:tc>
        <w:tc>
          <w:tcPr>
            <w:tcW w:w="3584" w:type="dxa"/>
            <w:tcBorders>
              <w:top w:val="single" w:sz="6" w:space="0" w:color="000000"/>
              <w:left w:val="single" w:sz="6" w:space="0" w:color="000000"/>
              <w:bottom w:val="single" w:sz="4" w:space="0" w:color="auto"/>
              <w:right w:val="single" w:sz="6" w:space="0" w:color="000000"/>
            </w:tcBorders>
          </w:tcPr>
          <w:p w14:paraId="0BBB185A" w14:textId="77777777" w:rsidR="001D470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Pressure cooker</w:t>
            </w:r>
          </w:p>
          <w:p w14:paraId="7BD69A42" w14:textId="1EFF8FF5" w:rsidR="00275BD5" w:rsidRPr="00BE068B" w:rsidRDefault="00275BD5" w:rsidP="001512DD">
            <w:pPr>
              <w:spacing w:afterLines="20" w:after="48" w:line="240" w:lineRule="auto"/>
              <w:ind w:left="119"/>
              <w:contextualSpacing/>
              <w:rPr>
                <w:rFonts w:ascii="Gill Sans MT" w:hAnsi="Gill Sans MT"/>
                <w:w w:val="105"/>
              </w:rPr>
            </w:pPr>
          </w:p>
        </w:tc>
        <w:tc>
          <w:tcPr>
            <w:tcW w:w="2737" w:type="dxa"/>
            <w:tcBorders>
              <w:top w:val="single" w:sz="6" w:space="0" w:color="000000"/>
              <w:left w:val="single" w:sz="6" w:space="0" w:color="000000"/>
              <w:bottom w:val="single" w:sz="4" w:space="0" w:color="auto"/>
              <w:right w:val="single" w:sz="6" w:space="0" w:color="000000"/>
            </w:tcBorders>
          </w:tcPr>
          <w:p w14:paraId="72E8D0D1"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4" w:space="0" w:color="auto"/>
              <w:right w:val="single" w:sz="6" w:space="0" w:color="000000"/>
            </w:tcBorders>
          </w:tcPr>
          <w:p w14:paraId="576B2C7A" w14:textId="77777777" w:rsidR="001D470B" w:rsidRPr="00BE068B" w:rsidRDefault="001D470B" w:rsidP="001512DD">
            <w:pPr>
              <w:spacing w:afterLines="20" w:after="48" w:line="240" w:lineRule="auto"/>
              <w:contextualSpacing/>
              <w:rPr>
                <w:rFonts w:ascii="Gill Sans MT" w:hAnsi="Gill Sans MT"/>
                <w:i/>
              </w:rPr>
            </w:pPr>
          </w:p>
        </w:tc>
      </w:tr>
      <w:tr w:rsidR="00275BD5" w:rsidRPr="00BE068B" w14:paraId="0339AA4B" w14:textId="77777777" w:rsidTr="00275BD5">
        <w:trPr>
          <w:trHeight w:val="424"/>
        </w:trPr>
        <w:tc>
          <w:tcPr>
            <w:tcW w:w="720" w:type="dxa"/>
            <w:tcBorders>
              <w:top w:val="single" w:sz="4" w:space="0" w:color="auto"/>
              <w:left w:val="single" w:sz="6" w:space="0" w:color="000000"/>
              <w:bottom w:val="single" w:sz="6" w:space="0" w:color="000000"/>
              <w:right w:val="single" w:sz="6" w:space="0" w:color="000000"/>
            </w:tcBorders>
          </w:tcPr>
          <w:p w14:paraId="39B683FA" w14:textId="77777777" w:rsidR="00275BD5" w:rsidRPr="00BE068B" w:rsidRDefault="00275BD5" w:rsidP="001512DD">
            <w:pPr>
              <w:kinsoku w:val="0"/>
              <w:overflowPunct w:val="0"/>
              <w:spacing w:afterLines="20" w:after="48" w:line="240" w:lineRule="auto"/>
              <w:ind w:left="119"/>
              <w:contextualSpacing/>
              <w:rPr>
                <w:rFonts w:ascii="Gill Sans MT" w:hAnsi="Gill Sans MT"/>
                <w:w w:val="105"/>
              </w:rPr>
            </w:pPr>
          </w:p>
        </w:tc>
        <w:tc>
          <w:tcPr>
            <w:tcW w:w="3584" w:type="dxa"/>
            <w:tcBorders>
              <w:top w:val="single" w:sz="4" w:space="0" w:color="auto"/>
              <w:left w:val="single" w:sz="6" w:space="0" w:color="000000"/>
              <w:bottom w:val="single" w:sz="6" w:space="0" w:color="000000"/>
              <w:right w:val="single" w:sz="6" w:space="0" w:color="000000"/>
            </w:tcBorders>
          </w:tcPr>
          <w:p w14:paraId="29F1E1E4" w14:textId="36D58B2A" w:rsidR="00275BD5" w:rsidRPr="00BE068B" w:rsidRDefault="00275BD5" w:rsidP="001512DD">
            <w:pPr>
              <w:spacing w:afterLines="20" w:after="48" w:line="240" w:lineRule="auto"/>
              <w:ind w:left="119"/>
              <w:contextualSpacing/>
              <w:rPr>
                <w:rFonts w:ascii="Gill Sans MT" w:hAnsi="Gill Sans MT"/>
                <w:w w:val="105"/>
              </w:rPr>
            </w:pPr>
            <w:r>
              <w:rPr>
                <w:rFonts w:ascii="Gill Sans MT" w:hAnsi="Gill Sans MT"/>
                <w:w w:val="105"/>
              </w:rPr>
              <w:t>Canoe</w:t>
            </w:r>
          </w:p>
        </w:tc>
        <w:tc>
          <w:tcPr>
            <w:tcW w:w="2737" w:type="dxa"/>
            <w:tcBorders>
              <w:top w:val="single" w:sz="4" w:space="0" w:color="auto"/>
              <w:left w:val="single" w:sz="6" w:space="0" w:color="000000"/>
              <w:bottom w:val="single" w:sz="6" w:space="0" w:color="000000"/>
              <w:right w:val="single" w:sz="6" w:space="0" w:color="000000"/>
            </w:tcBorders>
          </w:tcPr>
          <w:p w14:paraId="3F73BA06" w14:textId="77777777" w:rsidR="00275BD5" w:rsidRPr="00BE068B" w:rsidRDefault="00275BD5" w:rsidP="001512DD">
            <w:pPr>
              <w:spacing w:afterLines="20" w:after="48" w:line="240" w:lineRule="auto"/>
              <w:contextualSpacing/>
              <w:rPr>
                <w:rFonts w:ascii="Gill Sans MT" w:hAnsi="Gill Sans MT"/>
                <w:i/>
              </w:rPr>
            </w:pPr>
          </w:p>
        </w:tc>
        <w:tc>
          <w:tcPr>
            <w:tcW w:w="2430" w:type="dxa"/>
            <w:tcBorders>
              <w:top w:val="single" w:sz="4" w:space="0" w:color="auto"/>
              <w:left w:val="single" w:sz="6" w:space="0" w:color="000000"/>
              <w:bottom w:val="single" w:sz="6" w:space="0" w:color="000000"/>
              <w:right w:val="single" w:sz="6" w:space="0" w:color="000000"/>
            </w:tcBorders>
          </w:tcPr>
          <w:p w14:paraId="55B45BFC" w14:textId="77777777" w:rsidR="00275BD5" w:rsidRPr="00BE068B" w:rsidRDefault="00275BD5" w:rsidP="001512DD">
            <w:pPr>
              <w:spacing w:afterLines="20" w:after="48" w:line="240" w:lineRule="auto"/>
              <w:contextualSpacing/>
              <w:rPr>
                <w:rFonts w:ascii="Gill Sans MT" w:hAnsi="Gill Sans MT"/>
                <w:i/>
              </w:rPr>
            </w:pPr>
          </w:p>
        </w:tc>
      </w:tr>
    </w:tbl>
    <w:p w14:paraId="773EA6A1" w14:textId="77777777" w:rsidR="00C71DE8" w:rsidRPr="00BE068B" w:rsidRDefault="00C71DE8" w:rsidP="001512DD">
      <w:pPr>
        <w:pStyle w:val="TableParagraph"/>
        <w:autoSpaceDE/>
        <w:autoSpaceDN/>
        <w:adjustRightInd/>
        <w:spacing w:afterLines="20" w:after="48"/>
        <w:contextualSpacing/>
        <w:rPr>
          <w:rFonts w:ascii="Gill Sans MT" w:eastAsia="Times New Roman" w:hAnsi="Gill Sans MT"/>
          <w:sz w:val="22"/>
          <w:szCs w:val="22"/>
          <w:lang w:eastAsia="zh-CN"/>
        </w:rPr>
      </w:pPr>
    </w:p>
    <w:tbl>
      <w:tblPr>
        <w:tblW w:w="10117" w:type="dxa"/>
        <w:tblInd w:w="-8" w:type="dxa"/>
        <w:tblLayout w:type="fixed"/>
        <w:tblCellMar>
          <w:left w:w="29" w:type="dxa"/>
          <w:right w:w="29" w:type="dxa"/>
        </w:tblCellMar>
        <w:tblLook w:val="0000" w:firstRow="0" w:lastRow="0" w:firstColumn="0" w:lastColumn="0" w:noHBand="0" w:noVBand="0"/>
      </w:tblPr>
      <w:tblGrid>
        <w:gridCol w:w="757"/>
        <w:gridCol w:w="7199"/>
        <w:gridCol w:w="2161"/>
      </w:tblGrid>
      <w:tr w:rsidR="00B71EAD" w:rsidRPr="00BE068B" w14:paraId="0E3E4DC3" w14:textId="77777777" w:rsidTr="00DA1429">
        <w:trPr>
          <w:trHeight w:val="20"/>
        </w:trPr>
        <w:tc>
          <w:tcPr>
            <w:tcW w:w="757" w:type="dxa"/>
            <w:tcBorders>
              <w:top w:val="single" w:sz="6" w:space="0" w:color="000000"/>
              <w:left w:val="single" w:sz="6" w:space="0" w:color="000000"/>
              <w:bottom w:val="single" w:sz="6" w:space="0" w:color="000000"/>
              <w:right w:val="single" w:sz="6" w:space="0" w:color="000000"/>
            </w:tcBorders>
          </w:tcPr>
          <w:p w14:paraId="398B61BB" w14:textId="0120C364" w:rsidR="00C71DE8" w:rsidRPr="00BE068B" w:rsidRDefault="00DA1429" w:rsidP="001512DD">
            <w:pPr>
              <w:spacing w:afterLines="20" w:after="48" w:line="240" w:lineRule="auto"/>
              <w:ind w:left="119"/>
              <w:contextualSpacing/>
              <w:rPr>
                <w:rFonts w:ascii="Gill Sans MT" w:hAnsi="Gill Sans MT"/>
                <w:w w:val="105"/>
              </w:rPr>
            </w:pPr>
            <w:r w:rsidRPr="00BE068B">
              <w:rPr>
                <w:rFonts w:ascii="Gill Sans MT" w:hAnsi="Gill Sans MT"/>
                <w:w w:val="105"/>
              </w:rPr>
              <w:t>N26</w:t>
            </w:r>
          </w:p>
        </w:tc>
        <w:tc>
          <w:tcPr>
            <w:tcW w:w="7199" w:type="dxa"/>
            <w:tcBorders>
              <w:top w:val="single" w:sz="6" w:space="0" w:color="000000"/>
              <w:left w:val="single" w:sz="6" w:space="0" w:color="000000"/>
              <w:bottom w:val="single" w:sz="6" w:space="0" w:color="000000"/>
              <w:right w:val="single" w:sz="18" w:space="0" w:color="000000"/>
            </w:tcBorders>
          </w:tcPr>
          <w:p w14:paraId="3331047F" w14:textId="02A6D994" w:rsidR="00C71DE8" w:rsidRPr="00BE068B" w:rsidRDefault="00C71DE8" w:rsidP="001512DD">
            <w:pPr>
              <w:tabs>
                <w:tab w:val="center" w:pos="2149"/>
              </w:tabs>
              <w:autoSpaceDE w:val="0"/>
              <w:autoSpaceDN w:val="0"/>
              <w:adjustRightInd w:val="0"/>
              <w:spacing w:afterLines="20" w:after="48" w:line="240" w:lineRule="auto"/>
              <w:contextualSpacing/>
              <w:rPr>
                <w:rFonts w:ascii="Gill Sans MT" w:hAnsi="Gill Sans MT" w:cs="Times New Roman"/>
                <w:i/>
              </w:rPr>
            </w:pPr>
            <w:r w:rsidRPr="00BE068B">
              <w:rPr>
                <w:rFonts w:ascii="Gill Sans MT" w:hAnsi="Gill Sans MT"/>
                <w:w w:val="105"/>
              </w:rPr>
              <w:t>How many meals did your household eat meat in the last 7 days?  (</w:t>
            </w:r>
            <w:proofErr w:type="gramStart"/>
            <w:r w:rsidRPr="00BE068B">
              <w:rPr>
                <w:rFonts w:ascii="Gill Sans MT" w:hAnsi="Gill Sans MT"/>
                <w:b/>
                <w:w w:val="105"/>
              </w:rPr>
              <w:t>meals</w:t>
            </w:r>
            <w:proofErr w:type="gramEnd"/>
            <w:r w:rsidRPr="00BE068B">
              <w:rPr>
                <w:rFonts w:ascii="Gill Sans MT" w:hAnsi="Gill Sans MT"/>
                <w:w w:val="105"/>
              </w:rPr>
              <w:t>)</w:t>
            </w:r>
          </w:p>
        </w:tc>
        <w:tc>
          <w:tcPr>
            <w:tcW w:w="2161" w:type="dxa"/>
            <w:tcBorders>
              <w:top w:val="single" w:sz="18" w:space="0" w:color="000000"/>
              <w:left w:val="single" w:sz="18" w:space="0" w:color="000000"/>
              <w:bottom w:val="single" w:sz="18" w:space="0" w:color="000000"/>
              <w:right w:val="single" w:sz="18" w:space="0" w:color="000000"/>
            </w:tcBorders>
          </w:tcPr>
          <w:p w14:paraId="7A865380" w14:textId="77777777" w:rsidR="00C71DE8" w:rsidRPr="00BE068B" w:rsidRDefault="00C71DE8" w:rsidP="001512DD">
            <w:pPr>
              <w:spacing w:afterLines="20" w:after="48" w:line="240" w:lineRule="auto"/>
              <w:contextualSpacing/>
              <w:rPr>
                <w:rFonts w:ascii="Gill Sans MT" w:hAnsi="Gill Sans MT"/>
                <w:i/>
              </w:rPr>
            </w:pPr>
            <w:r w:rsidRPr="00BE068B">
              <w:rPr>
                <w:rFonts w:ascii="Gill Sans MT" w:hAnsi="Gill Sans MT"/>
                <w:i/>
              </w:rPr>
              <w:t>(Integer)</w:t>
            </w:r>
          </w:p>
        </w:tc>
      </w:tr>
    </w:tbl>
    <w:p w14:paraId="257D7EC4" w14:textId="6DAB2E35" w:rsidR="002609A2" w:rsidRPr="00BE068B" w:rsidRDefault="002609A2">
      <w:pPr>
        <w:rPr>
          <w:ins w:id="315" w:author="Stephanie Fenner" w:date="2014-11-04T13:53:00Z"/>
          <w:rFonts w:ascii="Gill Sans MT" w:hAnsi="Gill Sans MT"/>
        </w:rPr>
      </w:pPr>
    </w:p>
    <w:tbl>
      <w:tblPr>
        <w:tblStyle w:val="TableGrid"/>
        <w:tblW w:w="0" w:type="auto"/>
        <w:tblLook w:val="04A0" w:firstRow="1" w:lastRow="0" w:firstColumn="1" w:lastColumn="0" w:noHBand="0" w:noVBand="1"/>
      </w:tblPr>
      <w:tblGrid>
        <w:gridCol w:w="2574"/>
        <w:gridCol w:w="2574"/>
        <w:gridCol w:w="2574"/>
        <w:gridCol w:w="2574"/>
      </w:tblGrid>
      <w:tr w:rsidR="002609A2" w:rsidRPr="00BE068B" w14:paraId="6B8754E1" w14:textId="77777777" w:rsidTr="002609A2">
        <w:tc>
          <w:tcPr>
            <w:tcW w:w="2574" w:type="dxa"/>
          </w:tcPr>
          <w:p w14:paraId="00D257A7" w14:textId="1D9AD87E" w:rsidR="002609A2" w:rsidRPr="00BE068B" w:rsidRDefault="002609A2">
            <w:pPr>
              <w:rPr>
                <w:rFonts w:ascii="Gill Sans MT" w:hAnsi="Gill Sans MT"/>
              </w:rPr>
            </w:pPr>
            <w:r w:rsidRPr="00BE068B">
              <w:rPr>
                <w:rFonts w:ascii="Gill Sans MT" w:hAnsi="Gill Sans MT"/>
              </w:rPr>
              <w:t>Protein Source/Type:</w:t>
            </w:r>
          </w:p>
        </w:tc>
        <w:tc>
          <w:tcPr>
            <w:tcW w:w="2574" w:type="dxa"/>
          </w:tcPr>
          <w:p w14:paraId="20795F43" w14:textId="0BC4B338" w:rsidR="002609A2" w:rsidRPr="00BE068B" w:rsidRDefault="002609A2">
            <w:pPr>
              <w:rPr>
                <w:rFonts w:ascii="Gill Sans MT" w:hAnsi="Gill Sans MT"/>
              </w:rPr>
            </w:pPr>
            <w:r w:rsidRPr="00BE068B">
              <w:rPr>
                <w:rFonts w:ascii="Gill Sans MT" w:hAnsi="Gill Sans MT"/>
              </w:rPr>
              <w:t xml:space="preserve">Amount per week consumed, on </w:t>
            </w:r>
            <w:proofErr w:type="gramStart"/>
            <w:r w:rsidRPr="00BE068B">
              <w:rPr>
                <w:rFonts w:ascii="Gill Sans MT" w:hAnsi="Gill Sans MT"/>
              </w:rPr>
              <w:t>average  by</w:t>
            </w:r>
            <w:proofErr w:type="gramEnd"/>
            <w:r w:rsidRPr="00BE068B">
              <w:rPr>
                <w:rFonts w:ascii="Gill Sans MT" w:hAnsi="Gill Sans MT"/>
              </w:rPr>
              <w:t xml:space="preserve"> household</w:t>
            </w:r>
          </w:p>
        </w:tc>
        <w:tc>
          <w:tcPr>
            <w:tcW w:w="2574" w:type="dxa"/>
          </w:tcPr>
          <w:p w14:paraId="6B484CA7" w14:textId="1489BEF7" w:rsidR="002609A2" w:rsidRPr="00BE068B" w:rsidRDefault="002609A2">
            <w:pPr>
              <w:rPr>
                <w:rFonts w:ascii="Gill Sans MT" w:hAnsi="Gill Sans MT"/>
              </w:rPr>
            </w:pPr>
            <w:r w:rsidRPr="00BE068B">
              <w:rPr>
                <w:rFonts w:ascii="Gill Sans MT" w:hAnsi="Gill Sans MT"/>
              </w:rPr>
              <w:t>Times consumed per week, on average by household</w:t>
            </w:r>
          </w:p>
        </w:tc>
        <w:tc>
          <w:tcPr>
            <w:tcW w:w="2574" w:type="dxa"/>
          </w:tcPr>
          <w:p w14:paraId="4FB19AAA" w14:textId="3B8D3D62" w:rsidR="002609A2" w:rsidRPr="00BE068B" w:rsidRDefault="002609A2">
            <w:pPr>
              <w:rPr>
                <w:rFonts w:ascii="Gill Sans MT" w:hAnsi="Gill Sans MT"/>
              </w:rPr>
            </w:pPr>
            <w:r w:rsidRPr="00BE068B">
              <w:rPr>
                <w:rFonts w:ascii="Gill Sans MT" w:hAnsi="Gill Sans MT"/>
              </w:rPr>
              <w:t>Source (</w:t>
            </w:r>
            <w:proofErr w:type="spellStart"/>
            <w:r w:rsidRPr="00BE068B">
              <w:rPr>
                <w:rFonts w:ascii="Gill Sans MT" w:hAnsi="Gill Sans MT"/>
              </w:rPr>
              <w:t>ie</w:t>
            </w:r>
            <w:proofErr w:type="spellEnd"/>
            <w:r w:rsidRPr="00BE068B">
              <w:rPr>
                <w:rFonts w:ascii="Gill Sans MT" w:hAnsi="Gill Sans MT"/>
              </w:rPr>
              <w:t>: market)</w:t>
            </w:r>
          </w:p>
        </w:tc>
      </w:tr>
      <w:tr w:rsidR="002609A2" w:rsidRPr="00BE068B" w14:paraId="192F1091" w14:textId="77777777" w:rsidTr="002609A2">
        <w:tc>
          <w:tcPr>
            <w:tcW w:w="2574" w:type="dxa"/>
          </w:tcPr>
          <w:p w14:paraId="41D035DF" w14:textId="21E83CFC" w:rsidR="002609A2" w:rsidRPr="00BE068B" w:rsidRDefault="002609A2">
            <w:pPr>
              <w:rPr>
                <w:rFonts w:ascii="Gill Sans MT" w:hAnsi="Gill Sans MT"/>
              </w:rPr>
            </w:pPr>
            <w:r w:rsidRPr="00BE068B">
              <w:rPr>
                <w:rFonts w:ascii="Gill Sans MT" w:hAnsi="Gill Sans MT"/>
              </w:rPr>
              <w:t>Red Meat</w:t>
            </w:r>
          </w:p>
        </w:tc>
        <w:tc>
          <w:tcPr>
            <w:tcW w:w="2574" w:type="dxa"/>
          </w:tcPr>
          <w:p w14:paraId="6BAF88B2" w14:textId="77777777" w:rsidR="002609A2" w:rsidRPr="00BE068B" w:rsidRDefault="002609A2">
            <w:pPr>
              <w:rPr>
                <w:rFonts w:ascii="Gill Sans MT" w:hAnsi="Gill Sans MT"/>
              </w:rPr>
            </w:pPr>
          </w:p>
        </w:tc>
        <w:tc>
          <w:tcPr>
            <w:tcW w:w="2574" w:type="dxa"/>
          </w:tcPr>
          <w:p w14:paraId="481C08F4" w14:textId="77777777" w:rsidR="002609A2" w:rsidRPr="00BE068B" w:rsidRDefault="002609A2">
            <w:pPr>
              <w:rPr>
                <w:rFonts w:ascii="Gill Sans MT" w:hAnsi="Gill Sans MT"/>
              </w:rPr>
            </w:pPr>
          </w:p>
        </w:tc>
        <w:tc>
          <w:tcPr>
            <w:tcW w:w="2574" w:type="dxa"/>
          </w:tcPr>
          <w:p w14:paraId="76904EE1" w14:textId="77777777" w:rsidR="002609A2" w:rsidRPr="00BE068B" w:rsidRDefault="002609A2">
            <w:pPr>
              <w:rPr>
                <w:rFonts w:ascii="Gill Sans MT" w:hAnsi="Gill Sans MT"/>
              </w:rPr>
            </w:pPr>
          </w:p>
        </w:tc>
      </w:tr>
      <w:tr w:rsidR="002609A2" w:rsidRPr="00BE068B" w14:paraId="4CF1FED8" w14:textId="77777777" w:rsidTr="002609A2">
        <w:tc>
          <w:tcPr>
            <w:tcW w:w="2574" w:type="dxa"/>
          </w:tcPr>
          <w:p w14:paraId="3D9B43B2" w14:textId="65784E7C" w:rsidR="002609A2" w:rsidRPr="00BE068B" w:rsidRDefault="002609A2">
            <w:pPr>
              <w:rPr>
                <w:rFonts w:ascii="Gill Sans MT" w:hAnsi="Gill Sans MT"/>
              </w:rPr>
            </w:pPr>
            <w:r w:rsidRPr="00BE068B">
              <w:rPr>
                <w:rFonts w:ascii="Gill Sans MT" w:hAnsi="Gill Sans MT"/>
              </w:rPr>
              <w:t>Chicken/Poultry</w:t>
            </w:r>
          </w:p>
        </w:tc>
        <w:tc>
          <w:tcPr>
            <w:tcW w:w="2574" w:type="dxa"/>
          </w:tcPr>
          <w:p w14:paraId="0880E646" w14:textId="77777777" w:rsidR="002609A2" w:rsidRPr="00BE068B" w:rsidRDefault="002609A2">
            <w:pPr>
              <w:rPr>
                <w:rFonts w:ascii="Gill Sans MT" w:hAnsi="Gill Sans MT"/>
              </w:rPr>
            </w:pPr>
          </w:p>
        </w:tc>
        <w:tc>
          <w:tcPr>
            <w:tcW w:w="2574" w:type="dxa"/>
          </w:tcPr>
          <w:p w14:paraId="540EC067" w14:textId="77777777" w:rsidR="002609A2" w:rsidRPr="00BE068B" w:rsidRDefault="002609A2">
            <w:pPr>
              <w:rPr>
                <w:rFonts w:ascii="Gill Sans MT" w:hAnsi="Gill Sans MT"/>
              </w:rPr>
            </w:pPr>
          </w:p>
        </w:tc>
        <w:tc>
          <w:tcPr>
            <w:tcW w:w="2574" w:type="dxa"/>
          </w:tcPr>
          <w:p w14:paraId="54F8195E" w14:textId="77777777" w:rsidR="002609A2" w:rsidRPr="00BE068B" w:rsidRDefault="002609A2">
            <w:pPr>
              <w:rPr>
                <w:rFonts w:ascii="Gill Sans MT" w:hAnsi="Gill Sans MT"/>
              </w:rPr>
            </w:pPr>
          </w:p>
        </w:tc>
      </w:tr>
      <w:tr w:rsidR="002609A2" w:rsidRPr="00BE068B" w14:paraId="338F5ACA" w14:textId="77777777" w:rsidTr="002609A2">
        <w:tc>
          <w:tcPr>
            <w:tcW w:w="2574" w:type="dxa"/>
          </w:tcPr>
          <w:p w14:paraId="7ACA7A2F" w14:textId="5367DB10" w:rsidR="002609A2" w:rsidRPr="00BE068B" w:rsidRDefault="002609A2">
            <w:pPr>
              <w:rPr>
                <w:rFonts w:ascii="Gill Sans MT" w:hAnsi="Gill Sans MT"/>
              </w:rPr>
            </w:pPr>
            <w:r w:rsidRPr="00BE068B">
              <w:rPr>
                <w:rFonts w:ascii="Gill Sans MT" w:hAnsi="Gill Sans MT"/>
              </w:rPr>
              <w:t>Fish</w:t>
            </w:r>
          </w:p>
        </w:tc>
        <w:tc>
          <w:tcPr>
            <w:tcW w:w="2574" w:type="dxa"/>
          </w:tcPr>
          <w:p w14:paraId="44BE557C" w14:textId="77777777" w:rsidR="002609A2" w:rsidRPr="00BE068B" w:rsidRDefault="002609A2">
            <w:pPr>
              <w:rPr>
                <w:rFonts w:ascii="Gill Sans MT" w:hAnsi="Gill Sans MT"/>
              </w:rPr>
            </w:pPr>
          </w:p>
        </w:tc>
        <w:tc>
          <w:tcPr>
            <w:tcW w:w="2574" w:type="dxa"/>
          </w:tcPr>
          <w:p w14:paraId="54E24BFD" w14:textId="77777777" w:rsidR="002609A2" w:rsidRPr="00BE068B" w:rsidRDefault="002609A2">
            <w:pPr>
              <w:rPr>
                <w:rFonts w:ascii="Gill Sans MT" w:hAnsi="Gill Sans MT"/>
              </w:rPr>
            </w:pPr>
          </w:p>
        </w:tc>
        <w:tc>
          <w:tcPr>
            <w:tcW w:w="2574" w:type="dxa"/>
          </w:tcPr>
          <w:p w14:paraId="088A0FDE" w14:textId="77777777" w:rsidR="002609A2" w:rsidRPr="00BE068B" w:rsidRDefault="002609A2">
            <w:pPr>
              <w:rPr>
                <w:rFonts w:ascii="Gill Sans MT" w:hAnsi="Gill Sans MT"/>
              </w:rPr>
            </w:pPr>
          </w:p>
        </w:tc>
      </w:tr>
      <w:tr w:rsidR="002609A2" w:rsidRPr="00BE068B" w14:paraId="274387C5" w14:textId="77777777" w:rsidTr="002609A2">
        <w:tc>
          <w:tcPr>
            <w:tcW w:w="2574" w:type="dxa"/>
          </w:tcPr>
          <w:p w14:paraId="3E6BCFA0" w14:textId="524BE3DB" w:rsidR="002609A2" w:rsidRPr="00BE068B" w:rsidRDefault="002609A2">
            <w:pPr>
              <w:rPr>
                <w:rFonts w:ascii="Gill Sans MT" w:hAnsi="Gill Sans MT"/>
              </w:rPr>
            </w:pPr>
            <w:r w:rsidRPr="00BE068B">
              <w:rPr>
                <w:rFonts w:ascii="Gill Sans MT" w:hAnsi="Gill Sans MT"/>
              </w:rPr>
              <w:t>Eggs</w:t>
            </w:r>
          </w:p>
        </w:tc>
        <w:tc>
          <w:tcPr>
            <w:tcW w:w="2574" w:type="dxa"/>
          </w:tcPr>
          <w:p w14:paraId="4908EFD0" w14:textId="77777777" w:rsidR="002609A2" w:rsidRPr="00BE068B" w:rsidRDefault="002609A2">
            <w:pPr>
              <w:rPr>
                <w:rFonts w:ascii="Gill Sans MT" w:hAnsi="Gill Sans MT"/>
              </w:rPr>
            </w:pPr>
          </w:p>
        </w:tc>
        <w:tc>
          <w:tcPr>
            <w:tcW w:w="2574" w:type="dxa"/>
          </w:tcPr>
          <w:p w14:paraId="76E4CB5C" w14:textId="77777777" w:rsidR="002609A2" w:rsidRPr="00BE068B" w:rsidRDefault="002609A2">
            <w:pPr>
              <w:rPr>
                <w:rFonts w:ascii="Gill Sans MT" w:hAnsi="Gill Sans MT"/>
              </w:rPr>
            </w:pPr>
          </w:p>
        </w:tc>
        <w:tc>
          <w:tcPr>
            <w:tcW w:w="2574" w:type="dxa"/>
          </w:tcPr>
          <w:p w14:paraId="425A8F98" w14:textId="77777777" w:rsidR="002609A2" w:rsidRPr="00BE068B" w:rsidRDefault="002609A2">
            <w:pPr>
              <w:rPr>
                <w:rFonts w:ascii="Gill Sans MT" w:hAnsi="Gill Sans MT"/>
              </w:rPr>
            </w:pPr>
          </w:p>
        </w:tc>
      </w:tr>
      <w:tr w:rsidR="002609A2" w:rsidRPr="00BE068B" w14:paraId="401C8A08" w14:textId="77777777" w:rsidTr="002609A2">
        <w:tc>
          <w:tcPr>
            <w:tcW w:w="2574" w:type="dxa"/>
          </w:tcPr>
          <w:p w14:paraId="67562E3C" w14:textId="447129BE" w:rsidR="002609A2" w:rsidRPr="00BE068B" w:rsidRDefault="002609A2">
            <w:pPr>
              <w:rPr>
                <w:rFonts w:ascii="Gill Sans MT" w:hAnsi="Gill Sans MT"/>
              </w:rPr>
            </w:pPr>
            <w:proofErr w:type="spellStart"/>
            <w:r w:rsidRPr="00BE068B">
              <w:rPr>
                <w:rFonts w:ascii="Gill Sans MT" w:hAnsi="Gill Sans MT"/>
              </w:rPr>
              <w:t>Bushmeat</w:t>
            </w:r>
            <w:proofErr w:type="spellEnd"/>
            <w:r w:rsidRPr="00BE068B">
              <w:rPr>
                <w:rFonts w:ascii="Gill Sans MT" w:hAnsi="Gill Sans MT"/>
              </w:rPr>
              <w:t xml:space="preserve"> (if appropriate)</w:t>
            </w:r>
          </w:p>
        </w:tc>
        <w:tc>
          <w:tcPr>
            <w:tcW w:w="2574" w:type="dxa"/>
          </w:tcPr>
          <w:p w14:paraId="70389460" w14:textId="77777777" w:rsidR="002609A2" w:rsidRPr="00BE068B" w:rsidRDefault="002609A2">
            <w:pPr>
              <w:rPr>
                <w:rFonts w:ascii="Gill Sans MT" w:hAnsi="Gill Sans MT"/>
              </w:rPr>
            </w:pPr>
          </w:p>
        </w:tc>
        <w:tc>
          <w:tcPr>
            <w:tcW w:w="2574" w:type="dxa"/>
          </w:tcPr>
          <w:p w14:paraId="45A12C3F" w14:textId="77777777" w:rsidR="002609A2" w:rsidRPr="00BE068B" w:rsidRDefault="002609A2">
            <w:pPr>
              <w:rPr>
                <w:rFonts w:ascii="Gill Sans MT" w:hAnsi="Gill Sans MT"/>
              </w:rPr>
            </w:pPr>
          </w:p>
        </w:tc>
        <w:tc>
          <w:tcPr>
            <w:tcW w:w="2574" w:type="dxa"/>
          </w:tcPr>
          <w:p w14:paraId="532B5303" w14:textId="77777777" w:rsidR="002609A2" w:rsidRPr="00BE068B" w:rsidRDefault="002609A2">
            <w:pPr>
              <w:rPr>
                <w:rFonts w:ascii="Gill Sans MT" w:hAnsi="Gill Sans MT"/>
              </w:rPr>
            </w:pPr>
          </w:p>
        </w:tc>
      </w:tr>
    </w:tbl>
    <w:p w14:paraId="0FC43D4F" w14:textId="77777777" w:rsidR="00275BD5" w:rsidRDefault="00275BD5">
      <w:pPr>
        <w:rPr>
          <w:rFonts w:ascii="Gill Sans MT" w:hAnsi="Gill Sans MT"/>
        </w:rPr>
      </w:pPr>
    </w:p>
    <w:p w14:paraId="5A74E7AA" w14:textId="6BF18626" w:rsidR="002609A2" w:rsidRPr="00BE068B" w:rsidRDefault="002609A2">
      <w:pPr>
        <w:rPr>
          <w:rFonts w:ascii="Gill Sans MT" w:hAnsi="Gill Sans MT"/>
        </w:rPr>
      </w:pPr>
      <w:r w:rsidRPr="00BE068B">
        <w:rPr>
          <w:rFonts w:ascii="Gill Sans MT" w:hAnsi="Gill Sans MT"/>
        </w:rPr>
        <w:t xml:space="preserve">Please indicate any months of the year that your household experiences </w:t>
      </w:r>
      <w:commentRangeStart w:id="316"/>
      <w:r w:rsidRPr="00BE068B">
        <w:rPr>
          <w:rFonts w:ascii="Gill Sans MT" w:hAnsi="Gill Sans MT"/>
        </w:rPr>
        <w:t>“</w:t>
      </w:r>
      <w:commentRangeStart w:id="317"/>
      <w:r w:rsidRPr="00BE068B">
        <w:rPr>
          <w:rFonts w:ascii="Gill Sans MT" w:hAnsi="Gill Sans MT"/>
        </w:rPr>
        <w:t>hunger</w:t>
      </w:r>
      <w:commentRangeEnd w:id="317"/>
      <w:r w:rsidR="00D5206D">
        <w:rPr>
          <w:rStyle w:val="CommentReference"/>
        </w:rPr>
        <w:commentReference w:id="317"/>
      </w:r>
      <w:r w:rsidRPr="00BE068B">
        <w:rPr>
          <w:rFonts w:ascii="Gill Sans MT" w:hAnsi="Gill Sans MT"/>
        </w:rPr>
        <w:t>”:</w:t>
      </w:r>
      <w:commentRangeEnd w:id="316"/>
      <w:r w:rsidR="0006615C">
        <w:rPr>
          <w:rStyle w:val="CommentReference"/>
        </w:rPr>
        <w:commentReference w:id="316"/>
      </w:r>
    </w:p>
    <w:tbl>
      <w:tblPr>
        <w:tblStyle w:val="TableGrid"/>
        <w:tblW w:w="0" w:type="auto"/>
        <w:tblLook w:val="04A0" w:firstRow="1" w:lastRow="0" w:firstColumn="1" w:lastColumn="0" w:noHBand="0" w:noVBand="1"/>
      </w:tblPr>
      <w:tblGrid>
        <w:gridCol w:w="858"/>
        <w:gridCol w:w="858"/>
        <w:gridCol w:w="858"/>
        <w:gridCol w:w="858"/>
        <w:gridCol w:w="858"/>
        <w:gridCol w:w="858"/>
        <w:gridCol w:w="858"/>
        <w:gridCol w:w="858"/>
        <w:gridCol w:w="858"/>
        <w:gridCol w:w="858"/>
        <w:gridCol w:w="858"/>
        <w:gridCol w:w="858"/>
      </w:tblGrid>
      <w:tr w:rsidR="002609A2" w:rsidRPr="00BE068B" w14:paraId="6695F777" w14:textId="102FA01C" w:rsidTr="001D470B">
        <w:tc>
          <w:tcPr>
            <w:tcW w:w="858" w:type="dxa"/>
          </w:tcPr>
          <w:p w14:paraId="00EA469F" w14:textId="6D09EDF6" w:rsidR="002609A2" w:rsidRPr="00BE068B" w:rsidRDefault="002609A2">
            <w:pPr>
              <w:rPr>
                <w:rFonts w:ascii="Gill Sans MT" w:hAnsi="Gill Sans MT"/>
              </w:rPr>
            </w:pPr>
            <w:r w:rsidRPr="00BE068B">
              <w:rPr>
                <w:rFonts w:ascii="Gill Sans MT" w:hAnsi="Gill Sans MT"/>
              </w:rPr>
              <w:t>JAN</w:t>
            </w:r>
          </w:p>
        </w:tc>
        <w:tc>
          <w:tcPr>
            <w:tcW w:w="858" w:type="dxa"/>
          </w:tcPr>
          <w:p w14:paraId="36A3E222" w14:textId="30FADE98" w:rsidR="002609A2" w:rsidRPr="00BE068B" w:rsidRDefault="002609A2">
            <w:pPr>
              <w:rPr>
                <w:rFonts w:ascii="Gill Sans MT" w:hAnsi="Gill Sans MT"/>
              </w:rPr>
            </w:pPr>
            <w:r w:rsidRPr="00BE068B">
              <w:rPr>
                <w:rFonts w:ascii="Gill Sans MT" w:hAnsi="Gill Sans MT"/>
              </w:rPr>
              <w:t>FEB</w:t>
            </w:r>
          </w:p>
        </w:tc>
        <w:tc>
          <w:tcPr>
            <w:tcW w:w="858" w:type="dxa"/>
          </w:tcPr>
          <w:p w14:paraId="4826F7D0" w14:textId="233A3A2C" w:rsidR="002609A2" w:rsidRPr="00BE068B" w:rsidRDefault="002609A2">
            <w:pPr>
              <w:rPr>
                <w:rFonts w:ascii="Gill Sans MT" w:hAnsi="Gill Sans MT"/>
              </w:rPr>
            </w:pPr>
            <w:r w:rsidRPr="00BE068B">
              <w:rPr>
                <w:rFonts w:ascii="Gill Sans MT" w:hAnsi="Gill Sans MT"/>
              </w:rPr>
              <w:t>MAR</w:t>
            </w:r>
          </w:p>
        </w:tc>
        <w:tc>
          <w:tcPr>
            <w:tcW w:w="858" w:type="dxa"/>
          </w:tcPr>
          <w:p w14:paraId="19FDB41E" w14:textId="0BD6725E" w:rsidR="002609A2" w:rsidRPr="00BE068B" w:rsidRDefault="002609A2">
            <w:pPr>
              <w:rPr>
                <w:rFonts w:ascii="Gill Sans MT" w:hAnsi="Gill Sans MT"/>
              </w:rPr>
            </w:pPr>
            <w:r w:rsidRPr="00BE068B">
              <w:rPr>
                <w:rFonts w:ascii="Gill Sans MT" w:hAnsi="Gill Sans MT"/>
              </w:rPr>
              <w:t>APR</w:t>
            </w:r>
          </w:p>
        </w:tc>
        <w:tc>
          <w:tcPr>
            <w:tcW w:w="858" w:type="dxa"/>
          </w:tcPr>
          <w:p w14:paraId="34F3964D" w14:textId="3CEE4575" w:rsidR="002609A2" w:rsidRPr="00BE068B" w:rsidRDefault="002609A2">
            <w:pPr>
              <w:rPr>
                <w:rFonts w:ascii="Gill Sans MT" w:hAnsi="Gill Sans MT"/>
              </w:rPr>
            </w:pPr>
            <w:r w:rsidRPr="00BE068B">
              <w:rPr>
                <w:rFonts w:ascii="Gill Sans MT" w:hAnsi="Gill Sans MT"/>
              </w:rPr>
              <w:t>MAY</w:t>
            </w:r>
          </w:p>
        </w:tc>
        <w:tc>
          <w:tcPr>
            <w:tcW w:w="858" w:type="dxa"/>
          </w:tcPr>
          <w:p w14:paraId="7FD9D2AC" w14:textId="1BEB7405" w:rsidR="002609A2" w:rsidRPr="00BE068B" w:rsidRDefault="002609A2">
            <w:pPr>
              <w:rPr>
                <w:rFonts w:ascii="Gill Sans MT" w:hAnsi="Gill Sans MT"/>
              </w:rPr>
            </w:pPr>
            <w:r w:rsidRPr="00BE068B">
              <w:rPr>
                <w:rFonts w:ascii="Gill Sans MT" w:hAnsi="Gill Sans MT"/>
              </w:rPr>
              <w:t>JUN</w:t>
            </w:r>
          </w:p>
        </w:tc>
        <w:tc>
          <w:tcPr>
            <w:tcW w:w="858" w:type="dxa"/>
          </w:tcPr>
          <w:p w14:paraId="6274145B" w14:textId="32CEA77A" w:rsidR="002609A2" w:rsidRPr="00BE068B" w:rsidRDefault="002609A2">
            <w:pPr>
              <w:rPr>
                <w:rFonts w:ascii="Gill Sans MT" w:hAnsi="Gill Sans MT"/>
              </w:rPr>
            </w:pPr>
            <w:r w:rsidRPr="00BE068B">
              <w:rPr>
                <w:rFonts w:ascii="Gill Sans MT" w:hAnsi="Gill Sans MT"/>
              </w:rPr>
              <w:t>JUL</w:t>
            </w:r>
          </w:p>
        </w:tc>
        <w:tc>
          <w:tcPr>
            <w:tcW w:w="858" w:type="dxa"/>
          </w:tcPr>
          <w:p w14:paraId="1A3DDB46" w14:textId="3CFBCDFC" w:rsidR="002609A2" w:rsidRPr="00BE068B" w:rsidRDefault="002609A2">
            <w:pPr>
              <w:rPr>
                <w:rFonts w:ascii="Gill Sans MT" w:hAnsi="Gill Sans MT"/>
              </w:rPr>
            </w:pPr>
            <w:r w:rsidRPr="00BE068B">
              <w:rPr>
                <w:rFonts w:ascii="Gill Sans MT" w:hAnsi="Gill Sans MT"/>
              </w:rPr>
              <w:t>AUG</w:t>
            </w:r>
          </w:p>
        </w:tc>
        <w:tc>
          <w:tcPr>
            <w:tcW w:w="858" w:type="dxa"/>
          </w:tcPr>
          <w:p w14:paraId="5211DBB4" w14:textId="231A0E25" w:rsidR="002609A2" w:rsidRPr="00BE068B" w:rsidRDefault="002609A2">
            <w:pPr>
              <w:rPr>
                <w:rFonts w:ascii="Gill Sans MT" w:hAnsi="Gill Sans MT"/>
              </w:rPr>
            </w:pPr>
            <w:r w:rsidRPr="00BE068B">
              <w:rPr>
                <w:rFonts w:ascii="Gill Sans MT" w:hAnsi="Gill Sans MT"/>
              </w:rPr>
              <w:t>SEP</w:t>
            </w:r>
          </w:p>
        </w:tc>
        <w:tc>
          <w:tcPr>
            <w:tcW w:w="858" w:type="dxa"/>
          </w:tcPr>
          <w:p w14:paraId="122668FA" w14:textId="399D73DD" w:rsidR="002609A2" w:rsidRPr="00BE068B" w:rsidRDefault="002609A2">
            <w:pPr>
              <w:rPr>
                <w:rFonts w:ascii="Gill Sans MT" w:hAnsi="Gill Sans MT"/>
              </w:rPr>
            </w:pPr>
            <w:r w:rsidRPr="00BE068B">
              <w:rPr>
                <w:rFonts w:ascii="Gill Sans MT" w:hAnsi="Gill Sans MT"/>
              </w:rPr>
              <w:t>OCT</w:t>
            </w:r>
          </w:p>
        </w:tc>
        <w:tc>
          <w:tcPr>
            <w:tcW w:w="858" w:type="dxa"/>
          </w:tcPr>
          <w:p w14:paraId="5AB0298A" w14:textId="6872B7A1" w:rsidR="002609A2" w:rsidRPr="00BE068B" w:rsidRDefault="002609A2">
            <w:pPr>
              <w:rPr>
                <w:rFonts w:ascii="Gill Sans MT" w:hAnsi="Gill Sans MT"/>
              </w:rPr>
            </w:pPr>
            <w:r w:rsidRPr="00BE068B">
              <w:rPr>
                <w:rFonts w:ascii="Gill Sans MT" w:hAnsi="Gill Sans MT"/>
              </w:rPr>
              <w:t>NOV</w:t>
            </w:r>
          </w:p>
        </w:tc>
        <w:tc>
          <w:tcPr>
            <w:tcW w:w="858" w:type="dxa"/>
          </w:tcPr>
          <w:p w14:paraId="0E1E13BD" w14:textId="13FB8D3C" w:rsidR="002609A2" w:rsidRPr="00BE068B" w:rsidRDefault="002609A2">
            <w:pPr>
              <w:rPr>
                <w:rFonts w:ascii="Gill Sans MT" w:hAnsi="Gill Sans MT"/>
              </w:rPr>
            </w:pPr>
            <w:r w:rsidRPr="00BE068B">
              <w:rPr>
                <w:rFonts w:ascii="Gill Sans MT" w:hAnsi="Gill Sans MT"/>
              </w:rPr>
              <w:t>DEC</w:t>
            </w:r>
          </w:p>
        </w:tc>
      </w:tr>
      <w:tr w:rsidR="002609A2" w:rsidRPr="00BE068B" w14:paraId="5D90C719" w14:textId="32E7EAAA" w:rsidTr="001D470B">
        <w:tc>
          <w:tcPr>
            <w:tcW w:w="858" w:type="dxa"/>
          </w:tcPr>
          <w:p w14:paraId="2243765C" w14:textId="77777777" w:rsidR="002609A2" w:rsidRPr="00BE068B" w:rsidRDefault="002609A2">
            <w:pPr>
              <w:rPr>
                <w:rFonts w:ascii="Gill Sans MT" w:hAnsi="Gill Sans MT"/>
              </w:rPr>
            </w:pPr>
          </w:p>
        </w:tc>
        <w:tc>
          <w:tcPr>
            <w:tcW w:w="858" w:type="dxa"/>
          </w:tcPr>
          <w:p w14:paraId="11207101" w14:textId="77777777" w:rsidR="002609A2" w:rsidRPr="00BE068B" w:rsidRDefault="002609A2">
            <w:pPr>
              <w:rPr>
                <w:rFonts w:ascii="Gill Sans MT" w:hAnsi="Gill Sans MT"/>
              </w:rPr>
            </w:pPr>
          </w:p>
        </w:tc>
        <w:tc>
          <w:tcPr>
            <w:tcW w:w="858" w:type="dxa"/>
          </w:tcPr>
          <w:p w14:paraId="249BF514" w14:textId="77777777" w:rsidR="002609A2" w:rsidRPr="00BE068B" w:rsidRDefault="002609A2">
            <w:pPr>
              <w:rPr>
                <w:rFonts w:ascii="Gill Sans MT" w:hAnsi="Gill Sans MT"/>
              </w:rPr>
            </w:pPr>
          </w:p>
        </w:tc>
        <w:tc>
          <w:tcPr>
            <w:tcW w:w="858" w:type="dxa"/>
          </w:tcPr>
          <w:p w14:paraId="0E15BF35" w14:textId="77777777" w:rsidR="002609A2" w:rsidRPr="00BE068B" w:rsidRDefault="002609A2">
            <w:pPr>
              <w:rPr>
                <w:rFonts w:ascii="Gill Sans MT" w:hAnsi="Gill Sans MT"/>
              </w:rPr>
            </w:pPr>
          </w:p>
        </w:tc>
        <w:tc>
          <w:tcPr>
            <w:tcW w:w="858" w:type="dxa"/>
          </w:tcPr>
          <w:p w14:paraId="73551DE8" w14:textId="77777777" w:rsidR="002609A2" w:rsidRPr="00BE068B" w:rsidRDefault="002609A2">
            <w:pPr>
              <w:rPr>
                <w:rFonts w:ascii="Gill Sans MT" w:hAnsi="Gill Sans MT"/>
              </w:rPr>
            </w:pPr>
          </w:p>
        </w:tc>
        <w:tc>
          <w:tcPr>
            <w:tcW w:w="858" w:type="dxa"/>
          </w:tcPr>
          <w:p w14:paraId="23693C54" w14:textId="77777777" w:rsidR="002609A2" w:rsidRPr="00BE068B" w:rsidRDefault="002609A2">
            <w:pPr>
              <w:rPr>
                <w:rFonts w:ascii="Gill Sans MT" w:hAnsi="Gill Sans MT"/>
              </w:rPr>
            </w:pPr>
          </w:p>
        </w:tc>
        <w:tc>
          <w:tcPr>
            <w:tcW w:w="858" w:type="dxa"/>
          </w:tcPr>
          <w:p w14:paraId="173C1D56" w14:textId="77777777" w:rsidR="002609A2" w:rsidRPr="00BE068B" w:rsidRDefault="002609A2">
            <w:pPr>
              <w:rPr>
                <w:rFonts w:ascii="Gill Sans MT" w:hAnsi="Gill Sans MT"/>
              </w:rPr>
            </w:pPr>
          </w:p>
        </w:tc>
        <w:tc>
          <w:tcPr>
            <w:tcW w:w="858" w:type="dxa"/>
          </w:tcPr>
          <w:p w14:paraId="783E3645" w14:textId="77777777" w:rsidR="002609A2" w:rsidRPr="00BE068B" w:rsidRDefault="002609A2">
            <w:pPr>
              <w:rPr>
                <w:rFonts w:ascii="Gill Sans MT" w:hAnsi="Gill Sans MT"/>
              </w:rPr>
            </w:pPr>
          </w:p>
        </w:tc>
        <w:tc>
          <w:tcPr>
            <w:tcW w:w="858" w:type="dxa"/>
          </w:tcPr>
          <w:p w14:paraId="05B4E098" w14:textId="77777777" w:rsidR="002609A2" w:rsidRPr="00BE068B" w:rsidRDefault="002609A2">
            <w:pPr>
              <w:rPr>
                <w:rFonts w:ascii="Gill Sans MT" w:hAnsi="Gill Sans MT"/>
              </w:rPr>
            </w:pPr>
          </w:p>
        </w:tc>
        <w:tc>
          <w:tcPr>
            <w:tcW w:w="858" w:type="dxa"/>
          </w:tcPr>
          <w:p w14:paraId="0718CD83" w14:textId="77777777" w:rsidR="002609A2" w:rsidRPr="00BE068B" w:rsidRDefault="002609A2">
            <w:pPr>
              <w:rPr>
                <w:rFonts w:ascii="Gill Sans MT" w:hAnsi="Gill Sans MT"/>
              </w:rPr>
            </w:pPr>
          </w:p>
        </w:tc>
        <w:tc>
          <w:tcPr>
            <w:tcW w:w="858" w:type="dxa"/>
          </w:tcPr>
          <w:p w14:paraId="4D2439EB" w14:textId="77777777" w:rsidR="002609A2" w:rsidRPr="00BE068B" w:rsidRDefault="002609A2">
            <w:pPr>
              <w:rPr>
                <w:rFonts w:ascii="Gill Sans MT" w:hAnsi="Gill Sans MT"/>
              </w:rPr>
            </w:pPr>
          </w:p>
        </w:tc>
        <w:tc>
          <w:tcPr>
            <w:tcW w:w="858" w:type="dxa"/>
          </w:tcPr>
          <w:p w14:paraId="06224DA9" w14:textId="77777777" w:rsidR="002609A2" w:rsidRPr="00BE068B" w:rsidRDefault="002609A2">
            <w:pPr>
              <w:rPr>
                <w:rFonts w:ascii="Gill Sans MT" w:hAnsi="Gill Sans MT"/>
              </w:rPr>
            </w:pPr>
          </w:p>
        </w:tc>
      </w:tr>
    </w:tbl>
    <w:p w14:paraId="4E010F53" w14:textId="77777777" w:rsidR="002609A2" w:rsidRPr="00BE068B" w:rsidRDefault="002609A2" w:rsidP="002609A2">
      <w:pPr>
        <w:pStyle w:val="TableParagraph"/>
        <w:autoSpaceDE/>
        <w:autoSpaceDN/>
        <w:adjustRightInd/>
        <w:spacing w:afterLines="20" w:after="48"/>
        <w:contextualSpacing/>
        <w:rPr>
          <w:rFonts w:ascii="Gill Sans MT" w:eastAsia="Times New Roman" w:hAnsi="Gill Sans MT"/>
          <w:sz w:val="22"/>
          <w:szCs w:val="22"/>
          <w:lang w:eastAsia="zh-CN"/>
        </w:rPr>
      </w:pPr>
    </w:p>
    <w:tbl>
      <w:tblPr>
        <w:tblW w:w="10117" w:type="dxa"/>
        <w:tblInd w:w="-8" w:type="dxa"/>
        <w:tblLayout w:type="fixed"/>
        <w:tblCellMar>
          <w:left w:w="29" w:type="dxa"/>
          <w:right w:w="29" w:type="dxa"/>
        </w:tblCellMar>
        <w:tblLook w:val="0000" w:firstRow="0" w:lastRow="0" w:firstColumn="0" w:lastColumn="0" w:noHBand="0" w:noVBand="0"/>
      </w:tblPr>
      <w:tblGrid>
        <w:gridCol w:w="577"/>
        <w:gridCol w:w="4950"/>
        <w:gridCol w:w="3870"/>
        <w:gridCol w:w="720"/>
      </w:tblGrid>
      <w:tr w:rsidR="002609A2" w:rsidRPr="00BE068B" w14:paraId="3D23E099" w14:textId="77777777" w:rsidTr="00275BD5">
        <w:trPr>
          <w:trHeight w:val="20"/>
        </w:trPr>
        <w:tc>
          <w:tcPr>
            <w:tcW w:w="577" w:type="dxa"/>
            <w:tcBorders>
              <w:top w:val="single" w:sz="6" w:space="0" w:color="000000"/>
              <w:left w:val="single" w:sz="6" w:space="0" w:color="000000"/>
              <w:bottom w:val="single" w:sz="6" w:space="0" w:color="000000"/>
              <w:right w:val="single" w:sz="6" w:space="0" w:color="000000"/>
            </w:tcBorders>
          </w:tcPr>
          <w:p w14:paraId="19B5B893" w14:textId="647908AC" w:rsidR="002609A2" w:rsidRPr="00BE068B" w:rsidRDefault="002609A2" w:rsidP="002609A2">
            <w:pPr>
              <w:spacing w:afterLines="20" w:after="48" w:line="240" w:lineRule="auto"/>
              <w:ind w:left="119"/>
              <w:contextualSpacing/>
              <w:rPr>
                <w:rFonts w:ascii="Gill Sans MT" w:hAnsi="Gill Sans MT"/>
                <w:w w:val="105"/>
              </w:rPr>
            </w:pPr>
            <w:r w:rsidRPr="00BE068B">
              <w:rPr>
                <w:rFonts w:ascii="Gill Sans MT" w:hAnsi="Gill Sans MT"/>
                <w:w w:val="105"/>
              </w:rPr>
              <w:t>N#</w:t>
            </w:r>
          </w:p>
        </w:tc>
        <w:tc>
          <w:tcPr>
            <w:tcW w:w="4950" w:type="dxa"/>
            <w:tcBorders>
              <w:top w:val="single" w:sz="6" w:space="0" w:color="000000"/>
              <w:left w:val="single" w:sz="6" w:space="0" w:color="000000"/>
              <w:bottom w:val="single" w:sz="4" w:space="0" w:color="auto"/>
            </w:tcBorders>
          </w:tcPr>
          <w:p w14:paraId="5D431180" w14:textId="77777777" w:rsidR="002609A2" w:rsidRPr="00BE068B" w:rsidRDefault="002609A2" w:rsidP="0090229E">
            <w:pPr>
              <w:tabs>
                <w:tab w:val="center" w:pos="2149"/>
              </w:tabs>
              <w:autoSpaceDE w:val="0"/>
              <w:autoSpaceDN w:val="0"/>
              <w:adjustRightInd w:val="0"/>
              <w:spacing w:afterLines="20" w:after="48" w:line="240" w:lineRule="auto"/>
              <w:contextualSpacing/>
              <w:rPr>
                <w:rFonts w:ascii="Gill Sans MT" w:hAnsi="Gill Sans MT" w:cs="Times New Roman"/>
                <w:i/>
              </w:rPr>
            </w:pPr>
            <w:r w:rsidRPr="00BE068B">
              <w:rPr>
                <w:rFonts w:ascii="Gill Sans MT" w:hAnsi="Gill Sans MT"/>
                <w:w w:val="105"/>
              </w:rPr>
              <w:t xml:space="preserve">Do your children have access to decent educational </w:t>
            </w:r>
            <w:r w:rsidRPr="00BE068B">
              <w:rPr>
                <w:rFonts w:ascii="Gill Sans MT" w:hAnsi="Gill Sans MT"/>
                <w:w w:val="105"/>
              </w:rPr>
              <w:lastRenderedPageBreak/>
              <w:t>facilities?</w:t>
            </w:r>
          </w:p>
        </w:tc>
        <w:tc>
          <w:tcPr>
            <w:tcW w:w="3870" w:type="dxa"/>
            <w:tcBorders>
              <w:top w:val="single" w:sz="6" w:space="0" w:color="000000"/>
              <w:bottom w:val="single" w:sz="4" w:space="0" w:color="auto"/>
              <w:right w:val="single" w:sz="18" w:space="0" w:color="000000"/>
            </w:tcBorders>
          </w:tcPr>
          <w:p w14:paraId="554F7499"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cs="Times New Roman"/>
                <w:i/>
              </w:rPr>
            </w:pPr>
            <w:r w:rsidRPr="00BE068B">
              <w:rPr>
                <w:rFonts w:ascii="Gill Sans MT" w:hAnsi="Gill Sans MT" w:cs="Times New Roman"/>
                <w:i/>
              </w:rPr>
              <w:lastRenderedPageBreak/>
              <w:t>1=No</w:t>
            </w:r>
          </w:p>
          <w:p w14:paraId="6439008D"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cs="Times New Roman"/>
                <w:i/>
              </w:rPr>
            </w:pPr>
            <w:r w:rsidRPr="00BE068B">
              <w:rPr>
                <w:rFonts w:ascii="Gill Sans MT" w:hAnsi="Gill Sans MT" w:cs="Times New Roman"/>
                <w:i/>
              </w:rPr>
              <w:lastRenderedPageBreak/>
              <w:t xml:space="preserve">2=Yes </w:t>
            </w:r>
          </w:p>
          <w:p w14:paraId="79D6FB6F"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cs="Times New Roman"/>
                <w:i/>
              </w:rPr>
            </w:pPr>
            <w:r w:rsidRPr="00BE068B">
              <w:rPr>
                <w:rFonts w:ascii="Gill Sans MT" w:hAnsi="Gill Sans MT" w:cs="Times New Roman"/>
                <w:i/>
              </w:rPr>
              <w:t>888=Don’t know</w:t>
            </w:r>
          </w:p>
          <w:p w14:paraId="6B769593" w14:textId="4778C5D6"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cs="Times New Roman"/>
                <w:i/>
              </w:rPr>
            </w:pPr>
            <w:r w:rsidRPr="00BE068B">
              <w:rPr>
                <w:rFonts w:ascii="Gill Sans MT" w:hAnsi="Gill Sans MT" w:cs="Times New Roman"/>
                <w:i/>
              </w:rPr>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3F550EC1" w14:textId="0A4DFAE5" w:rsidR="002609A2" w:rsidRPr="00BE068B" w:rsidRDefault="002609A2" w:rsidP="0090229E">
            <w:pPr>
              <w:spacing w:afterLines="20" w:after="48" w:line="240" w:lineRule="auto"/>
              <w:contextualSpacing/>
              <w:rPr>
                <w:rFonts w:ascii="Gill Sans MT" w:hAnsi="Gill Sans MT"/>
                <w:i/>
              </w:rPr>
            </w:pPr>
            <w:r w:rsidRPr="00BE068B">
              <w:rPr>
                <w:rFonts w:ascii="Gill Sans MT" w:hAnsi="Gill Sans MT"/>
                <w:i/>
              </w:rPr>
              <w:lastRenderedPageBreak/>
              <w:t>(Code)</w:t>
            </w:r>
          </w:p>
        </w:tc>
      </w:tr>
      <w:tr w:rsidR="002609A2" w:rsidRPr="00BE068B" w14:paraId="4A4F7D33" w14:textId="77777777" w:rsidTr="00275BD5">
        <w:trPr>
          <w:trHeight w:val="20"/>
        </w:trPr>
        <w:tc>
          <w:tcPr>
            <w:tcW w:w="577" w:type="dxa"/>
            <w:tcBorders>
              <w:top w:val="single" w:sz="6" w:space="0" w:color="000000"/>
              <w:left w:val="single" w:sz="6" w:space="0" w:color="000000"/>
              <w:bottom w:val="single" w:sz="6" w:space="0" w:color="000000"/>
              <w:right w:val="single" w:sz="6" w:space="0" w:color="000000"/>
            </w:tcBorders>
          </w:tcPr>
          <w:p w14:paraId="6B5B9305" w14:textId="17AFB8E3" w:rsidR="002609A2" w:rsidRPr="00BE068B" w:rsidRDefault="002609A2" w:rsidP="002609A2">
            <w:pPr>
              <w:spacing w:afterLines="20" w:after="48" w:line="240" w:lineRule="auto"/>
              <w:ind w:left="119"/>
              <w:contextualSpacing/>
              <w:rPr>
                <w:rFonts w:ascii="Gill Sans MT" w:hAnsi="Gill Sans MT"/>
                <w:w w:val="105"/>
              </w:rPr>
            </w:pPr>
            <w:r w:rsidRPr="00BE068B">
              <w:rPr>
                <w:rFonts w:ascii="Gill Sans MT" w:hAnsi="Gill Sans MT"/>
                <w:w w:val="105"/>
              </w:rPr>
              <w:lastRenderedPageBreak/>
              <w:t>N#</w:t>
            </w:r>
          </w:p>
        </w:tc>
        <w:tc>
          <w:tcPr>
            <w:tcW w:w="4950" w:type="dxa"/>
            <w:tcBorders>
              <w:top w:val="single" w:sz="4" w:space="0" w:color="auto"/>
              <w:left w:val="single" w:sz="6" w:space="0" w:color="000000"/>
            </w:tcBorders>
          </w:tcPr>
          <w:p w14:paraId="356245F1" w14:textId="77777777" w:rsidR="002609A2" w:rsidRPr="00BE068B" w:rsidRDefault="002609A2" w:rsidP="0090229E">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Does your household have access to clean water?</w:t>
            </w:r>
          </w:p>
        </w:tc>
        <w:tc>
          <w:tcPr>
            <w:tcW w:w="3870" w:type="dxa"/>
            <w:tcBorders>
              <w:top w:val="single" w:sz="4" w:space="0" w:color="auto"/>
              <w:bottom w:val="single" w:sz="4" w:space="0" w:color="auto"/>
              <w:right w:val="single" w:sz="18" w:space="0" w:color="000000"/>
            </w:tcBorders>
          </w:tcPr>
          <w:p w14:paraId="0F426F7B"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1=No</w:t>
            </w:r>
          </w:p>
          <w:p w14:paraId="02BB8C9E"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 xml:space="preserve">2=Yes </w:t>
            </w:r>
          </w:p>
          <w:p w14:paraId="700E2F16"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888=Don’t know</w:t>
            </w:r>
          </w:p>
          <w:p w14:paraId="3324212D" w14:textId="6B3146D8"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0C1986A7" w14:textId="404E6A04" w:rsidR="002609A2" w:rsidRPr="00BE068B" w:rsidRDefault="002609A2" w:rsidP="0090229E">
            <w:pPr>
              <w:spacing w:afterLines="20" w:after="48" w:line="240" w:lineRule="auto"/>
              <w:contextualSpacing/>
              <w:rPr>
                <w:rFonts w:ascii="Gill Sans MT" w:hAnsi="Gill Sans MT"/>
                <w:i/>
              </w:rPr>
            </w:pPr>
            <w:r w:rsidRPr="00BE068B">
              <w:rPr>
                <w:rFonts w:ascii="Gill Sans MT" w:hAnsi="Gill Sans MT"/>
                <w:i/>
              </w:rPr>
              <w:t>(Code)</w:t>
            </w:r>
          </w:p>
        </w:tc>
      </w:tr>
      <w:tr w:rsidR="002609A2" w:rsidRPr="00BE068B" w14:paraId="574BF2D5" w14:textId="77777777" w:rsidTr="00275BD5">
        <w:trPr>
          <w:trHeight w:val="20"/>
        </w:trPr>
        <w:tc>
          <w:tcPr>
            <w:tcW w:w="577" w:type="dxa"/>
            <w:tcBorders>
              <w:top w:val="single" w:sz="6" w:space="0" w:color="000000"/>
              <w:left w:val="single" w:sz="6" w:space="0" w:color="000000"/>
              <w:bottom w:val="single" w:sz="6" w:space="0" w:color="000000"/>
              <w:right w:val="single" w:sz="6" w:space="0" w:color="000000"/>
            </w:tcBorders>
          </w:tcPr>
          <w:p w14:paraId="13BB9E98" w14:textId="1B4602C8" w:rsidR="002609A2" w:rsidRPr="00BE068B" w:rsidRDefault="002609A2" w:rsidP="002609A2">
            <w:pPr>
              <w:spacing w:afterLines="20" w:after="48" w:line="240" w:lineRule="auto"/>
              <w:ind w:left="119"/>
              <w:contextualSpacing/>
              <w:rPr>
                <w:rFonts w:ascii="Gill Sans MT" w:hAnsi="Gill Sans MT"/>
                <w:w w:val="105"/>
              </w:rPr>
            </w:pPr>
            <w:r w:rsidRPr="00BE068B">
              <w:rPr>
                <w:rFonts w:ascii="Gill Sans MT" w:hAnsi="Gill Sans MT"/>
                <w:w w:val="105"/>
              </w:rPr>
              <w:t>N#</w:t>
            </w:r>
          </w:p>
        </w:tc>
        <w:tc>
          <w:tcPr>
            <w:tcW w:w="4950" w:type="dxa"/>
            <w:tcBorders>
              <w:left w:val="single" w:sz="6" w:space="0" w:color="000000"/>
              <w:bottom w:val="single" w:sz="6" w:space="0" w:color="000000"/>
            </w:tcBorders>
          </w:tcPr>
          <w:p w14:paraId="7EAFC71C" w14:textId="77777777" w:rsidR="002609A2" w:rsidRPr="00BE068B" w:rsidRDefault="002609A2" w:rsidP="0090229E">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Does your household have access to decent healthcare facilities?</w:t>
            </w:r>
          </w:p>
        </w:tc>
        <w:tc>
          <w:tcPr>
            <w:tcW w:w="3870" w:type="dxa"/>
            <w:tcBorders>
              <w:top w:val="single" w:sz="4" w:space="0" w:color="auto"/>
              <w:bottom w:val="single" w:sz="6" w:space="0" w:color="000000"/>
              <w:right w:val="single" w:sz="18" w:space="0" w:color="000000"/>
            </w:tcBorders>
          </w:tcPr>
          <w:p w14:paraId="1B8A315D"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1=No</w:t>
            </w:r>
          </w:p>
          <w:p w14:paraId="1F947655"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 xml:space="preserve">2=Yes </w:t>
            </w:r>
          </w:p>
          <w:p w14:paraId="1D8C618A"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888=Don’t know</w:t>
            </w:r>
          </w:p>
          <w:p w14:paraId="1FBFFBF8" w14:textId="2D86A9A0"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23322F43" w14:textId="421BD1DA" w:rsidR="002609A2" w:rsidRPr="00BE068B" w:rsidRDefault="002609A2" w:rsidP="0090229E">
            <w:pPr>
              <w:spacing w:afterLines="20" w:after="48" w:line="240" w:lineRule="auto"/>
              <w:contextualSpacing/>
              <w:rPr>
                <w:rFonts w:ascii="Gill Sans MT" w:hAnsi="Gill Sans MT"/>
                <w:i/>
              </w:rPr>
            </w:pPr>
            <w:r w:rsidRPr="00BE068B">
              <w:rPr>
                <w:rFonts w:ascii="Gill Sans MT" w:hAnsi="Gill Sans MT"/>
                <w:i/>
              </w:rPr>
              <w:t>(Code)</w:t>
            </w:r>
          </w:p>
        </w:tc>
      </w:tr>
    </w:tbl>
    <w:p w14:paraId="36C60F8E" w14:textId="77777777" w:rsidR="002609A2" w:rsidRPr="00BE068B" w:rsidRDefault="002609A2">
      <w:pPr>
        <w:rPr>
          <w:ins w:id="318" w:author="Stephanie Fenner" w:date="2014-11-04T13:53:00Z"/>
          <w:rFonts w:ascii="Gill Sans MT" w:hAnsi="Gill Sans MT"/>
        </w:rPr>
      </w:pPr>
    </w:p>
    <w:tbl>
      <w:tblPr>
        <w:tblW w:w="10117" w:type="dxa"/>
        <w:tblInd w:w="-8" w:type="dxa"/>
        <w:tblLayout w:type="fixed"/>
        <w:tblCellMar>
          <w:left w:w="29" w:type="dxa"/>
          <w:right w:w="29" w:type="dxa"/>
        </w:tblCellMar>
        <w:tblLook w:val="0000" w:firstRow="0" w:lastRow="0" w:firstColumn="0" w:lastColumn="0" w:noHBand="0" w:noVBand="0"/>
      </w:tblPr>
      <w:tblGrid>
        <w:gridCol w:w="757"/>
        <w:gridCol w:w="4680"/>
        <w:gridCol w:w="15"/>
        <w:gridCol w:w="2147"/>
        <w:gridCol w:w="1798"/>
        <w:gridCol w:w="720"/>
      </w:tblGrid>
      <w:tr w:rsidR="008250E0" w:rsidRPr="00BE068B" w14:paraId="7F790331" w14:textId="77777777" w:rsidTr="00DA1429">
        <w:trPr>
          <w:trHeight w:val="20"/>
        </w:trPr>
        <w:tc>
          <w:tcPr>
            <w:tcW w:w="757" w:type="dxa"/>
            <w:tcBorders>
              <w:top w:val="single" w:sz="4" w:space="0" w:color="000000"/>
              <w:left w:val="single" w:sz="4" w:space="0" w:color="000000"/>
              <w:bottom w:val="single" w:sz="4" w:space="0" w:color="000000"/>
              <w:right w:val="single" w:sz="4" w:space="0" w:color="000000"/>
            </w:tcBorders>
          </w:tcPr>
          <w:p w14:paraId="0FA35AD5" w14:textId="60F48E72" w:rsidR="008250E0" w:rsidRPr="00BE068B" w:rsidRDefault="00DA1429" w:rsidP="008250E0">
            <w:pPr>
              <w:spacing w:after="0"/>
              <w:rPr>
                <w:rFonts w:ascii="Gill Sans MT" w:eastAsia="Calibri" w:hAnsi="Gill Sans MT" w:cs="Times New Roman"/>
              </w:rPr>
            </w:pPr>
            <w:r w:rsidRPr="00BE068B">
              <w:rPr>
                <w:rFonts w:ascii="Gill Sans MT" w:eastAsia="Calibri" w:hAnsi="Gill Sans MT" w:cs="Times New Roman"/>
              </w:rPr>
              <w:t>N27</w:t>
            </w:r>
          </w:p>
        </w:tc>
        <w:tc>
          <w:tcPr>
            <w:tcW w:w="4680" w:type="dxa"/>
            <w:tcBorders>
              <w:top w:val="single" w:sz="4" w:space="0" w:color="000000"/>
              <w:left w:val="single" w:sz="4" w:space="0" w:color="000000"/>
              <w:bottom w:val="single" w:sz="4" w:space="0" w:color="000000"/>
            </w:tcBorders>
          </w:tcPr>
          <w:p w14:paraId="08E04445" w14:textId="721AA131" w:rsidR="008250E0" w:rsidRPr="00BE068B" w:rsidRDefault="008250E0" w:rsidP="008250E0">
            <w:pPr>
              <w:spacing w:after="0"/>
              <w:rPr>
                <w:rFonts w:ascii="Gill Sans MT" w:hAnsi="Gill Sans MT"/>
                <w:color w:val="000000"/>
              </w:rPr>
            </w:pPr>
            <w:commentRangeStart w:id="319"/>
            <w:r w:rsidRPr="00BE068B">
              <w:rPr>
                <w:rFonts w:ascii="Gill Sans MT" w:hAnsi="Gill Sans MT"/>
                <w:w w:val="105"/>
              </w:rPr>
              <w:t>What is the roof of the household's house made of? (</w:t>
            </w:r>
            <w:proofErr w:type="gramStart"/>
            <w:r w:rsidRPr="00BE068B">
              <w:rPr>
                <w:rFonts w:ascii="Gill Sans MT" w:hAnsi="Gill Sans MT"/>
                <w:b/>
                <w:w w:val="105"/>
              </w:rPr>
              <w:t>roof</w:t>
            </w:r>
            <w:proofErr w:type="gramEnd"/>
            <w:r w:rsidRPr="00BE068B">
              <w:rPr>
                <w:rFonts w:ascii="Gill Sans MT" w:hAnsi="Gill Sans MT"/>
                <w:w w:val="105"/>
              </w:rPr>
              <w:t>)</w:t>
            </w:r>
            <w:commentRangeEnd w:id="319"/>
            <w:r w:rsidR="0006615C">
              <w:rPr>
                <w:rStyle w:val="CommentReference"/>
              </w:rPr>
              <w:commentReference w:id="319"/>
            </w:r>
          </w:p>
        </w:tc>
        <w:tc>
          <w:tcPr>
            <w:tcW w:w="2162" w:type="dxa"/>
            <w:gridSpan w:val="2"/>
            <w:tcBorders>
              <w:top w:val="single" w:sz="4" w:space="0" w:color="000000"/>
              <w:bottom w:val="single" w:sz="4" w:space="0" w:color="000000"/>
            </w:tcBorders>
          </w:tcPr>
          <w:p w14:paraId="1EA7C8F6" w14:textId="4B07AE23"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1=Grass thatched</w:t>
            </w:r>
          </w:p>
          <w:p w14:paraId="25D53A32" w14:textId="00B04F28"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2=Iron sheets</w:t>
            </w:r>
          </w:p>
          <w:p w14:paraId="002645D1" w14:textId="06D96E3A"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3=Tin</w:t>
            </w:r>
          </w:p>
          <w:p w14:paraId="57511880" w14:textId="5E665F7E"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4=Zinc</w:t>
            </w:r>
          </w:p>
          <w:p w14:paraId="5D25BB78" w14:textId="186A4180"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5=Roofing Tile</w:t>
            </w:r>
          </w:p>
          <w:p w14:paraId="54227647" w14:textId="77777777"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6=Concrete</w:t>
            </w:r>
          </w:p>
        </w:tc>
        <w:tc>
          <w:tcPr>
            <w:tcW w:w="1798" w:type="dxa"/>
            <w:tcBorders>
              <w:top w:val="single" w:sz="4" w:space="0" w:color="000000"/>
              <w:bottom w:val="single" w:sz="4" w:space="0" w:color="000000"/>
              <w:right w:val="single" w:sz="18" w:space="0" w:color="000000"/>
            </w:tcBorders>
          </w:tcPr>
          <w:p w14:paraId="0DA8D076" w14:textId="5A283913"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7=Cardboard</w:t>
            </w:r>
          </w:p>
          <w:p w14:paraId="5068F787" w14:textId="77777777"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8=Asbestos</w:t>
            </w:r>
          </w:p>
          <w:p w14:paraId="65ECD37A" w14:textId="77777777"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9=Shingles</w:t>
            </w:r>
          </w:p>
          <w:p w14:paraId="630F7A12" w14:textId="007A2500"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10=Plastic sheets</w:t>
            </w:r>
          </w:p>
          <w:p w14:paraId="3B5B737A" w14:textId="0E45DD65" w:rsidR="008250E0" w:rsidRPr="00BE068B" w:rsidRDefault="008250E0" w:rsidP="008250E0">
            <w:pPr>
              <w:spacing w:after="0"/>
              <w:rPr>
                <w:rFonts w:ascii="Gill Sans MT" w:hAnsi="Gill Sans MT" w:cs="Times New Roman"/>
                <w:i/>
                <w:w w:val="105"/>
              </w:rPr>
            </w:pPr>
            <w:r w:rsidRPr="00BE068B">
              <w:rPr>
                <w:rFonts w:ascii="Gill Sans MT" w:hAnsi="Gill Sans MT"/>
              </w:rPr>
              <w:t>97=Other, please specify</w:t>
            </w:r>
          </w:p>
        </w:tc>
        <w:tc>
          <w:tcPr>
            <w:tcW w:w="720" w:type="dxa"/>
            <w:tcBorders>
              <w:top w:val="single" w:sz="18" w:space="0" w:color="000000"/>
              <w:left w:val="single" w:sz="18" w:space="0" w:color="000000"/>
              <w:bottom w:val="single" w:sz="18" w:space="0" w:color="000000"/>
              <w:right w:val="single" w:sz="18" w:space="0" w:color="000000"/>
            </w:tcBorders>
          </w:tcPr>
          <w:p w14:paraId="3E69E4BD"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5E18AE49" w14:textId="77777777" w:rsidTr="00DA1429">
        <w:trPr>
          <w:trHeight w:val="20"/>
        </w:trPr>
        <w:tc>
          <w:tcPr>
            <w:tcW w:w="757" w:type="dxa"/>
            <w:tcBorders>
              <w:top w:val="single" w:sz="6" w:space="0" w:color="000000"/>
              <w:left w:val="single" w:sz="6" w:space="0" w:color="000000"/>
              <w:bottom w:val="single" w:sz="6" w:space="0" w:color="000000"/>
              <w:right w:val="single" w:sz="6" w:space="0" w:color="000000"/>
            </w:tcBorders>
          </w:tcPr>
          <w:p w14:paraId="03878FF9" w14:textId="21099152" w:rsidR="008250E0" w:rsidRPr="00BE068B" w:rsidRDefault="00DA1429" w:rsidP="008250E0">
            <w:pPr>
              <w:spacing w:afterLines="20" w:after="48" w:line="240" w:lineRule="auto"/>
              <w:ind w:left="119"/>
              <w:contextualSpacing/>
              <w:rPr>
                <w:rFonts w:ascii="Gill Sans MT" w:hAnsi="Gill Sans MT"/>
                <w:w w:val="105"/>
              </w:rPr>
            </w:pPr>
            <w:r w:rsidRPr="00BE068B">
              <w:rPr>
                <w:rFonts w:ascii="Gill Sans MT" w:hAnsi="Gill Sans MT"/>
                <w:w w:val="105"/>
              </w:rPr>
              <w:t>N27b</w:t>
            </w:r>
          </w:p>
        </w:tc>
        <w:tc>
          <w:tcPr>
            <w:tcW w:w="4695" w:type="dxa"/>
            <w:gridSpan w:val="2"/>
            <w:tcBorders>
              <w:top w:val="single" w:sz="6" w:space="0" w:color="000000"/>
              <w:left w:val="single" w:sz="6" w:space="0" w:color="000000"/>
              <w:bottom w:val="single" w:sz="6" w:space="0" w:color="000000"/>
            </w:tcBorders>
          </w:tcPr>
          <w:p w14:paraId="02AB0420" w14:textId="471E57C9" w:rsidR="008250E0" w:rsidRPr="00BE068B" w:rsidRDefault="008250E0" w:rsidP="00DA1429">
            <w:pPr>
              <w:spacing w:afterLines="20" w:after="48" w:line="240" w:lineRule="auto"/>
              <w:contextualSpacing/>
              <w:rPr>
                <w:rFonts w:ascii="Gill Sans MT" w:hAnsi="Gill Sans MT"/>
                <w:w w:val="105"/>
              </w:rPr>
            </w:pPr>
            <w:r w:rsidRPr="00BE068B">
              <w:rPr>
                <w:rFonts w:ascii="Gill Sans MT" w:hAnsi="Gill Sans MT"/>
                <w:w w:val="105"/>
              </w:rPr>
              <w:t xml:space="preserve">If “Other,” please specify? </w:t>
            </w:r>
          </w:p>
        </w:tc>
        <w:tc>
          <w:tcPr>
            <w:tcW w:w="4665" w:type="dxa"/>
            <w:gridSpan w:val="3"/>
            <w:tcBorders>
              <w:top w:val="single" w:sz="18" w:space="0" w:color="000000"/>
              <w:left w:val="single" w:sz="18" w:space="0" w:color="000000"/>
              <w:bottom w:val="single" w:sz="18" w:space="0" w:color="000000"/>
              <w:right w:val="single" w:sz="18" w:space="0" w:color="000000"/>
            </w:tcBorders>
          </w:tcPr>
          <w:p w14:paraId="75C9E9BB" w14:textId="77777777" w:rsidR="008250E0" w:rsidRPr="00BE068B" w:rsidRDefault="008250E0" w:rsidP="008250E0">
            <w:pPr>
              <w:spacing w:afterLines="20" w:after="48" w:line="240" w:lineRule="auto"/>
              <w:contextualSpacing/>
              <w:rPr>
                <w:rFonts w:ascii="Gill Sans MT" w:hAnsi="Gill Sans MT"/>
                <w:i/>
              </w:rPr>
            </w:pPr>
            <w:r w:rsidRPr="00BE068B">
              <w:rPr>
                <w:rFonts w:ascii="Gill Sans MT" w:hAnsi="Gill Sans MT"/>
                <w:i/>
              </w:rPr>
              <w:t>(Text)</w:t>
            </w:r>
          </w:p>
        </w:tc>
      </w:tr>
      <w:tr w:rsidR="008250E0" w:rsidRPr="00BE068B" w14:paraId="0A26854E" w14:textId="77777777" w:rsidTr="00DA1429">
        <w:trPr>
          <w:trHeight w:val="20"/>
        </w:trPr>
        <w:tc>
          <w:tcPr>
            <w:tcW w:w="757" w:type="dxa"/>
            <w:tcBorders>
              <w:top w:val="single" w:sz="4" w:space="0" w:color="000000"/>
              <w:left w:val="single" w:sz="4" w:space="0" w:color="000000"/>
              <w:bottom w:val="single" w:sz="4" w:space="0" w:color="000000"/>
              <w:right w:val="single" w:sz="4" w:space="0" w:color="auto"/>
            </w:tcBorders>
          </w:tcPr>
          <w:p w14:paraId="44A70899" w14:textId="0718B6EE" w:rsidR="008250E0" w:rsidRPr="00BE068B" w:rsidRDefault="00DA1429" w:rsidP="008250E0">
            <w:pPr>
              <w:spacing w:after="0"/>
              <w:rPr>
                <w:rFonts w:ascii="Gill Sans MT" w:eastAsia="Calibri" w:hAnsi="Gill Sans MT" w:cs="Times New Roman"/>
                <w:w w:val="105"/>
              </w:rPr>
            </w:pPr>
            <w:r w:rsidRPr="00BE068B">
              <w:rPr>
                <w:rFonts w:ascii="Gill Sans MT" w:eastAsia="Calibri" w:hAnsi="Gill Sans MT" w:cs="Times New Roman"/>
                <w:w w:val="105"/>
              </w:rPr>
              <w:t>N28</w:t>
            </w:r>
          </w:p>
        </w:tc>
        <w:tc>
          <w:tcPr>
            <w:tcW w:w="4680" w:type="dxa"/>
            <w:tcBorders>
              <w:top w:val="single" w:sz="4" w:space="0" w:color="000000"/>
              <w:left w:val="single" w:sz="4" w:space="0" w:color="auto"/>
              <w:bottom w:val="single" w:sz="4" w:space="0" w:color="000000"/>
            </w:tcBorders>
          </w:tcPr>
          <w:p w14:paraId="5701A036" w14:textId="5A2E8E85" w:rsidR="008250E0" w:rsidRPr="00BE068B" w:rsidRDefault="008250E0" w:rsidP="008250E0">
            <w:pPr>
              <w:spacing w:after="0"/>
              <w:rPr>
                <w:rFonts w:ascii="Gill Sans MT" w:eastAsia="Calibri" w:hAnsi="Gill Sans MT" w:cs="Times New Roman"/>
                <w:w w:val="105"/>
              </w:rPr>
            </w:pPr>
            <w:r w:rsidRPr="00BE068B">
              <w:rPr>
                <w:rFonts w:ascii="Gill Sans MT" w:hAnsi="Gill Sans MT"/>
                <w:w w:val="105"/>
              </w:rPr>
              <w:t>Is the respondent’s house painted? (</w:t>
            </w:r>
            <w:proofErr w:type="spellStart"/>
            <w:proofErr w:type="gramStart"/>
            <w:r w:rsidRPr="00BE068B">
              <w:rPr>
                <w:rFonts w:ascii="Gill Sans MT" w:hAnsi="Gill Sans MT"/>
                <w:b/>
                <w:w w:val="105"/>
              </w:rPr>
              <w:t>housepaint</w:t>
            </w:r>
            <w:proofErr w:type="spellEnd"/>
            <w:proofErr w:type="gramEnd"/>
            <w:r w:rsidRPr="00BE068B">
              <w:rPr>
                <w:rFonts w:ascii="Gill Sans MT" w:hAnsi="Gill Sans MT"/>
                <w:w w:val="105"/>
              </w:rPr>
              <w:t>)</w:t>
            </w:r>
          </w:p>
        </w:tc>
        <w:tc>
          <w:tcPr>
            <w:tcW w:w="3960" w:type="dxa"/>
            <w:gridSpan w:val="3"/>
            <w:tcBorders>
              <w:top w:val="single" w:sz="4" w:space="0" w:color="000000"/>
              <w:bottom w:val="single" w:sz="4" w:space="0" w:color="000000"/>
              <w:right w:val="single" w:sz="18" w:space="0" w:color="000000"/>
            </w:tcBorders>
          </w:tcPr>
          <w:p w14:paraId="746C1BCB" w14:textId="77777777" w:rsidR="008250E0" w:rsidRPr="00BE068B" w:rsidRDefault="008250E0" w:rsidP="008250E0">
            <w:pPr>
              <w:spacing w:after="0"/>
              <w:rPr>
                <w:rFonts w:ascii="Gill Sans MT" w:hAnsi="Gill Sans MT"/>
              </w:rPr>
            </w:pPr>
            <w:r w:rsidRPr="00BE068B">
              <w:rPr>
                <w:rFonts w:ascii="Gill Sans MT" w:hAnsi="Gill Sans MT"/>
              </w:rPr>
              <w:t>1=No</w:t>
            </w:r>
          </w:p>
          <w:p w14:paraId="72733553" w14:textId="77777777" w:rsidR="008250E0" w:rsidRPr="00BE068B" w:rsidRDefault="008250E0" w:rsidP="008250E0">
            <w:pPr>
              <w:spacing w:after="0"/>
              <w:rPr>
                <w:rFonts w:ascii="Gill Sans MT" w:hAnsi="Gill Sans MT"/>
              </w:rPr>
            </w:pPr>
            <w:r w:rsidRPr="00BE068B">
              <w:rPr>
                <w:rFonts w:ascii="Gill Sans MT" w:hAnsi="Gill Sans MT"/>
              </w:rPr>
              <w:t>2=Yes</w:t>
            </w:r>
            <w:r w:rsidRPr="00BE068B" w:rsidDel="00226116">
              <w:rPr>
                <w:rFonts w:ascii="Gill Sans MT" w:hAnsi="Gill Sans MT"/>
              </w:rPr>
              <w:t xml:space="preserve"> </w:t>
            </w:r>
          </w:p>
          <w:p w14:paraId="48D1B7A6"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307F36F1"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1B6B9B03"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bl>
    <w:p w14:paraId="3917AC56" w14:textId="77777777" w:rsidR="00DA7C5C" w:rsidRPr="00BE068B" w:rsidRDefault="00DA7C5C" w:rsidP="001512DD">
      <w:pPr>
        <w:spacing w:after="0" w:line="240" w:lineRule="auto"/>
        <w:contextualSpacing/>
        <w:rPr>
          <w:rFonts w:ascii="Gill Sans MT" w:hAnsi="Gill Sans MT"/>
        </w:rPr>
      </w:pPr>
    </w:p>
    <w:p w14:paraId="5C3B3B2E" w14:textId="3FBB26E0" w:rsidR="00DA7C5C" w:rsidRPr="00BE068B" w:rsidRDefault="008250E0" w:rsidP="001512DD">
      <w:pPr>
        <w:spacing w:after="0" w:line="240" w:lineRule="auto"/>
        <w:contextualSpacing/>
        <w:rPr>
          <w:rFonts w:ascii="Gill Sans MT" w:hAnsi="Gill Sans MT" w:cs="Times New Roman"/>
        </w:rPr>
      </w:pPr>
      <w:r w:rsidRPr="00BE068B">
        <w:rPr>
          <w:rFonts w:ascii="Gill Sans MT" w:hAnsi="Gill Sans MT" w:cs="Times New Roman"/>
        </w:rPr>
        <w:t>Please tell me how much your household spent on the fo</w:t>
      </w:r>
      <w:r w:rsidR="00DA1429" w:rsidRPr="00BE068B">
        <w:rPr>
          <w:rFonts w:ascii="Gill Sans MT" w:hAnsi="Gill Sans MT" w:cs="Times New Roman"/>
        </w:rPr>
        <w:t>llowing items in the past month in Z</w:t>
      </w:r>
      <w:ins w:id="320" w:author="Heather Huntington" w:date="2014-11-17T22:50:00Z">
        <w:r w:rsidR="0006615C">
          <w:rPr>
            <w:rFonts w:ascii="Gill Sans MT" w:hAnsi="Gill Sans MT" w:cs="Times New Roman"/>
          </w:rPr>
          <w:t>M</w:t>
        </w:r>
      </w:ins>
      <w:r w:rsidR="00DA1429" w:rsidRPr="00BE068B">
        <w:rPr>
          <w:rFonts w:ascii="Gill Sans MT" w:hAnsi="Gill Sans MT" w:cs="Times New Roman"/>
        </w:rPr>
        <w:t>K</w:t>
      </w:r>
    </w:p>
    <w:tbl>
      <w:tblPr>
        <w:tblW w:w="10114" w:type="dxa"/>
        <w:tblInd w:w="-5" w:type="dxa"/>
        <w:tblLayout w:type="fixed"/>
        <w:tblCellMar>
          <w:left w:w="29" w:type="dxa"/>
          <w:right w:w="29" w:type="dxa"/>
        </w:tblCellMar>
        <w:tblLook w:val="0000" w:firstRow="0" w:lastRow="0" w:firstColumn="0" w:lastColumn="0" w:noHBand="0" w:noVBand="0"/>
      </w:tblPr>
      <w:tblGrid>
        <w:gridCol w:w="664"/>
        <w:gridCol w:w="7206"/>
        <w:gridCol w:w="2244"/>
      </w:tblGrid>
      <w:tr w:rsidR="008250E0" w:rsidRPr="00BE068B" w14:paraId="32DB6430"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38F5D7DD" w14:textId="1EDA5FFE" w:rsidR="008250E0" w:rsidRPr="00BE068B" w:rsidRDefault="00DA1429" w:rsidP="008250E0">
            <w:pPr>
              <w:rPr>
                <w:rFonts w:ascii="Gill Sans MT" w:hAnsi="Gill Sans MT"/>
                <w:w w:val="105"/>
              </w:rPr>
            </w:pPr>
            <w:r w:rsidRPr="00BE068B">
              <w:rPr>
                <w:rFonts w:ascii="Gill Sans MT" w:hAnsi="Gill Sans MT"/>
                <w:w w:val="105"/>
              </w:rPr>
              <w:t>N29</w:t>
            </w:r>
          </w:p>
        </w:tc>
        <w:tc>
          <w:tcPr>
            <w:tcW w:w="7206" w:type="dxa"/>
            <w:tcBorders>
              <w:top w:val="single" w:sz="4" w:space="0" w:color="000000"/>
              <w:left w:val="single" w:sz="4" w:space="0" w:color="auto"/>
              <w:bottom w:val="single" w:sz="4" w:space="0" w:color="000000"/>
              <w:right w:val="single" w:sz="18" w:space="0" w:color="000000"/>
            </w:tcBorders>
          </w:tcPr>
          <w:p w14:paraId="4A67166C" w14:textId="6EC50B33" w:rsidR="008250E0" w:rsidRPr="00BE068B" w:rsidRDefault="008250E0" w:rsidP="008250E0">
            <w:pPr>
              <w:spacing w:after="0"/>
              <w:rPr>
                <w:rFonts w:ascii="Gill Sans MT" w:hAnsi="Gill Sans MT"/>
                <w:w w:val="105"/>
              </w:rPr>
            </w:pPr>
            <w:r w:rsidRPr="00BE068B">
              <w:rPr>
                <w:rFonts w:ascii="Gill Sans MT" w:hAnsi="Gill Sans MT" w:cs="Times New Roman"/>
                <w:bCs/>
              </w:rPr>
              <w:t>Food (purchased)</w:t>
            </w:r>
          </w:p>
        </w:tc>
        <w:tc>
          <w:tcPr>
            <w:tcW w:w="2244" w:type="dxa"/>
            <w:tcBorders>
              <w:top w:val="single" w:sz="18" w:space="0" w:color="000000"/>
              <w:left w:val="single" w:sz="18" w:space="0" w:color="000000"/>
              <w:bottom w:val="single" w:sz="18" w:space="0" w:color="000000"/>
              <w:right w:val="single" w:sz="18" w:space="0" w:color="000000"/>
            </w:tcBorders>
          </w:tcPr>
          <w:p w14:paraId="6FD3FE9B"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49EB3D72"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59F6439" w14:textId="3AA16552" w:rsidR="008250E0" w:rsidRPr="00BE068B" w:rsidRDefault="00DA1429" w:rsidP="008250E0">
            <w:pPr>
              <w:rPr>
                <w:rFonts w:ascii="Gill Sans MT" w:hAnsi="Gill Sans MT"/>
                <w:w w:val="105"/>
              </w:rPr>
            </w:pPr>
            <w:r w:rsidRPr="00BE068B">
              <w:rPr>
                <w:rFonts w:ascii="Gill Sans MT" w:hAnsi="Gill Sans MT"/>
                <w:w w:val="105"/>
              </w:rPr>
              <w:t>N30</w:t>
            </w:r>
          </w:p>
        </w:tc>
        <w:tc>
          <w:tcPr>
            <w:tcW w:w="7206" w:type="dxa"/>
            <w:tcBorders>
              <w:top w:val="single" w:sz="4" w:space="0" w:color="000000"/>
              <w:left w:val="single" w:sz="4" w:space="0" w:color="auto"/>
              <w:bottom w:val="single" w:sz="4" w:space="0" w:color="000000"/>
              <w:right w:val="single" w:sz="18" w:space="0" w:color="000000"/>
            </w:tcBorders>
          </w:tcPr>
          <w:p w14:paraId="6ED4AFED" w14:textId="184B932C" w:rsidR="008250E0" w:rsidRPr="00BE068B" w:rsidRDefault="008250E0" w:rsidP="008250E0">
            <w:pPr>
              <w:spacing w:after="0"/>
              <w:rPr>
                <w:rFonts w:ascii="Gill Sans MT" w:hAnsi="Gill Sans MT"/>
                <w:w w:val="105"/>
              </w:rPr>
            </w:pPr>
            <w:r w:rsidRPr="00BE068B">
              <w:rPr>
                <w:rFonts w:ascii="Gill Sans MT" w:hAnsi="Gill Sans MT" w:cs="Times New Roman"/>
                <w:bCs/>
              </w:rPr>
              <w:t>Domestic energy</w:t>
            </w:r>
            <w:r w:rsidRPr="00BE068B">
              <w:rPr>
                <w:rFonts w:ascii="Gill Sans MT" w:eastAsia="Times New Roman" w:hAnsi="Gill Sans MT"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706E1367"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bl>
    <w:p w14:paraId="092F91C4" w14:textId="77777777" w:rsidR="008250E0" w:rsidRPr="00BE068B" w:rsidRDefault="008250E0" w:rsidP="008250E0">
      <w:pPr>
        <w:spacing w:after="0" w:line="240" w:lineRule="auto"/>
        <w:contextualSpacing/>
        <w:rPr>
          <w:rFonts w:ascii="Gill Sans MT" w:hAnsi="Gill Sans MT"/>
        </w:rPr>
      </w:pPr>
    </w:p>
    <w:p w14:paraId="73E40271" w14:textId="09CF3E03" w:rsidR="008250E0" w:rsidRPr="00BE068B" w:rsidRDefault="008250E0" w:rsidP="008250E0">
      <w:pPr>
        <w:spacing w:after="0" w:line="240" w:lineRule="auto"/>
        <w:contextualSpacing/>
        <w:rPr>
          <w:rFonts w:ascii="Gill Sans MT" w:hAnsi="Gill Sans MT"/>
        </w:rPr>
      </w:pPr>
      <w:r w:rsidRPr="00BE068B">
        <w:rPr>
          <w:rFonts w:ascii="Gill Sans MT" w:hAnsi="Gill Sans MT"/>
        </w:rPr>
        <w:t>Please tell me how much your household spent on the f</w:t>
      </w:r>
      <w:r w:rsidR="00DA1429" w:rsidRPr="00BE068B">
        <w:rPr>
          <w:rFonts w:ascii="Gill Sans MT" w:hAnsi="Gill Sans MT"/>
        </w:rPr>
        <w:t>ollowing items in the past year (in Z</w:t>
      </w:r>
      <w:ins w:id="321" w:author="Heather Huntington" w:date="2014-11-17T22:51:00Z">
        <w:r w:rsidR="0006615C">
          <w:rPr>
            <w:rFonts w:ascii="Gill Sans MT" w:hAnsi="Gill Sans MT"/>
          </w:rPr>
          <w:t>M</w:t>
        </w:r>
      </w:ins>
      <w:r w:rsidR="00DA1429" w:rsidRPr="00BE068B">
        <w:rPr>
          <w:rFonts w:ascii="Gill Sans MT" w:hAnsi="Gill Sans MT"/>
        </w:rPr>
        <w:t>K)</w:t>
      </w:r>
    </w:p>
    <w:tbl>
      <w:tblPr>
        <w:tblW w:w="10114" w:type="dxa"/>
        <w:tblInd w:w="-5" w:type="dxa"/>
        <w:tblLayout w:type="fixed"/>
        <w:tblCellMar>
          <w:left w:w="29" w:type="dxa"/>
          <w:right w:w="29" w:type="dxa"/>
        </w:tblCellMar>
        <w:tblLook w:val="0000" w:firstRow="0" w:lastRow="0" w:firstColumn="0" w:lastColumn="0" w:noHBand="0" w:noVBand="0"/>
      </w:tblPr>
      <w:tblGrid>
        <w:gridCol w:w="664"/>
        <w:gridCol w:w="7206"/>
        <w:gridCol w:w="2244"/>
      </w:tblGrid>
      <w:tr w:rsidR="003D65F2" w:rsidRPr="00BE068B" w14:paraId="04E1A3BB" w14:textId="77777777" w:rsidTr="0090229E">
        <w:trPr>
          <w:trHeight w:hRule="exact" w:val="367"/>
        </w:trPr>
        <w:tc>
          <w:tcPr>
            <w:tcW w:w="10114" w:type="dxa"/>
            <w:gridSpan w:val="3"/>
            <w:tcBorders>
              <w:top w:val="single" w:sz="4" w:space="0" w:color="000000"/>
              <w:left w:val="single" w:sz="4" w:space="0" w:color="000000"/>
              <w:bottom w:val="single" w:sz="4" w:space="0" w:color="000000"/>
              <w:right w:val="single" w:sz="18" w:space="0" w:color="000000"/>
            </w:tcBorders>
          </w:tcPr>
          <w:p w14:paraId="214FFCAB" w14:textId="70344F5C" w:rsidR="003D65F2" w:rsidRPr="00BE068B" w:rsidRDefault="003D65F2" w:rsidP="008250E0">
            <w:pPr>
              <w:spacing w:after="0"/>
              <w:rPr>
                <w:rFonts w:ascii="Gill Sans MT" w:hAnsi="Gill Sans MT"/>
                <w:w w:val="105"/>
              </w:rPr>
            </w:pPr>
            <w:r w:rsidRPr="00BE068B">
              <w:rPr>
                <w:rFonts w:ascii="Gill Sans MT" w:hAnsi="Gill Sans MT" w:cs="Times New Roman"/>
                <w:bCs/>
              </w:rPr>
              <w:t>Farming Expenses</w:t>
            </w:r>
          </w:p>
          <w:p w14:paraId="169C4A78" w14:textId="55DD2E8F" w:rsidR="003D65F2" w:rsidRPr="00BE068B" w:rsidRDefault="003D65F2"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3D65F2" w:rsidRPr="00BE068B" w14:paraId="150ABDD8"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DC3DBDE"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3DD6BD5F" w14:textId="204ADB3A" w:rsidR="003D65F2" w:rsidRPr="00BE068B" w:rsidDel="003D65F2" w:rsidRDefault="003D65F2" w:rsidP="008250E0">
            <w:pPr>
              <w:spacing w:after="0"/>
              <w:rPr>
                <w:rFonts w:ascii="Gill Sans MT" w:hAnsi="Gill Sans MT" w:cs="Times New Roman"/>
                <w:bCs/>
              </w:rPr>
            </w:pPr>
            <w:r w:rsidRPr="00BE068B">
              <w:rPr>
                <w:rFonts w:ascii="Gill Sans MT" w:hAnsi="Gill Sans MT" w:cs="Times New Roman"/>
                <w:bCs/>
              </w:rPr>
              <w:t>Seeds</w:t>
            </w:r>
          </w:p>
        </w:tc>
        <w:tc>
          <w:tcPr>
            <w:tcW w:w="2244" w:type="dxa"/>
            <w:tcBorders>
              <w:top w:val="single" w:sz="18" w:space="0" w:color="000000"/>
              <w:left w:val="single" w:sz="18" w:space="0" w:color="000000"/>
              <w:bottom w:val="single" w:sz="18" w:space="0" w:color="000000"/>
              <w:right w:val="single" w:sz="18" w:space="0" w:color="000000"/>
            </w:tcBorders>
          </w:tcPr>
          <w:p w14:paraId="722BCAAA"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6B2C57A6"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12BFA66"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1F3206BB" w14:textId="72C900F5" w:rsidR="003D65F2" w:rsidRPr="00BE068B" w:rsidDel="003D65F2" w:rsidRDefault="003D65F2" w:rsidP="008250E0">
            <w:pPr>
              <w:spacing w:after="0"/>
              <w:rPr>
                <w:rFonts w:ascii="Gill Sans MT" w:hAnsi="Gill Sans MT" w:cs="Times New Roman"/>
                <w:bCs/>
              </w:rPr>
            </w:pPr>
            <w:r w:rsidRPr="00BE068B">
              <w:rPr>
                <w:rFonts w:ascii="Gill Sans MT" w:hAnsi="Gill Sans MT" w:cs="Times New Roman"/>
                <w:bCs/>
              </w:rPr>
              <w:t>Equipment</w:t>
            </w:r>
          </w:p>
        </w:tc>
        <w:tc>
          <w:tcPr>
            <w:tcW w:w="2244" w:type="dxa"/>
            <w:tcBorders>
              <w:top w:val="single" w:sz="18" w:space="0" w:color="000000"/>
              <w:left w:val="single" w:sz="18" w:space="0" w:color="000000"/>
              <w:bottom w:val="single" w:sz="18" w:space="0" w:color="000000"/>
              <w:right w:val="single" w:sz="18" w:space="0" w:color="000000"/>
            </w:tcBorders>
          </w:tcPr>
          <w:p w14:paraId="5D38E815"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17D9F9A5"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2F1A75E"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3BAEB2E4" w14:textId="24369C62" w:rsidR="003D65F2" w:rsidRPr="00BE068B" w:rsidDel="003D65F2" w:rsidRDefault="003D65F2" w:rsidP="008250E0">
            <w:pPr>
              <w:spacing w:after="0"/>
              <w:rPr>
                <w:rFonts w:ascii="Gill Sans MT" w:hAnsi="Gill Sans MT" w:cs="Times New Roman"/>
                <w:bCs/>
              </w:rPr>
            </w:pPr>
            <w:r w:rsidRPr="00BE068B">
              <w:rPr>
                <w:rFonts w:ascii="Gill Sans MT" w:hAnsi="Gill Sans MT" w:cs="Times New Roman"/>
                <w:bCs/>
              </w:rPr>
              <w:t>Fertilizer</w:t>
            </w:r>
          </w:p>
        </w:tc>
        <w:tc>
          <w:tcPr>
            <w:tcW w:w="2244" w:type="dxa"/>
            <w:tcBorders>
              <w:top w:val="single" w:sz="18" w:space="0" w:color="000000"/>
              <w:left w:val="single" w:sz="18" w:space="0" w:color="000000"/>
              <w:bottom w:val="single" w:sz="18" w:space="0" w:color="000000"/>
              <w:right w:val="single" w:sz="18" w:space="0" w:color="000000"/>
            </w:tcBorders>
          </w:tcPr>
          <w:p w14:paraId="3811A454"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4FA25D4F"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C355611"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5533C3EF" w14:textId="24D4F29B" w:rsidR="003D65F2" w:rsidRPr="00BE068B" w:rsidRDefault="003D65F2" w:rsidP="008250E0">
            <w:pPr>
              <w:spacing w:after="0"/>
              <w:rPr>
                <w:rFonts w:ascii="Gill Sans MT" w:hAnsi="Gill Sans MT" w:cs="Times New Roman"/>
                <w:bCs/>
              </w:rPr>
            </w:pPr>
            <w:r w:rsidRPr="00BE068B">
              <w:rPr>
                <w:rFonts w:ascii="Gill Sans MT" w:hAnsi="Gill Sans MT" w:cs="Times New Roman"/>
                <w:bCs/>
              </w:rPr>
              <w:t>Transport inputs</w:t>
            </w:r>
          </w:p>
        </w:tc>
        <w:tc>
          <w:tcPr>
            <w:tcW w:w="2244" w:type="dxa"/>
            <w:tcBorders>
              <w:top w:val="single" w:sz="18" w:space="0" w:color="000000"/>
              <w:left w:val="single" w:sz="18" w:space="0" w:color="000000"/>
              <w:bottom w:val="single" w:sz="18" w:space="0" w:color="000000"/>
              <w:right w:val="single" w:sz="18" w:space="0" w:color="000000"/>
            </w:tcBorders>
          </w:tcPr>
          <w:p w14:paraId="3DF0881C"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2905D2D3"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2235157"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4FF45F21" w14:textId="186BD9E3" w:rsidR="003D65F2" w:rsidRPr="00BE068B" w:rsidRDefault="003D65F2" w:rsidP="008250E0">
            <w:pPr>
              <w:spacing w:after="0"/>
              <w:rPr>
                <w:rFonts w:ascii="Gill Sans MT" w:hAnsi="Gill Sans MT" w:cs="Times New Roman"/>
                <w:bCs/>
              </w:rPr>
            </w:pPr>
            <w:r w:rsidRPr="00BE068B">
              <w:rPr>
                <w:rFonts w:ascii="Gill Sans MT" w:hAnsi="Gill Sans MT" w:cs="Times New Roman"/>
                <w:bCs/>
              </w:rPr>
              <w:t>Transport produce</w:t>
            </w:r>
          </w:p>
        </w:tc>
        <w:tc>
          <w:tcPr>
            <w:tcW w:w="2244" w:type="dxa"/>
            <w:tcBorders>
              <w:top w:val="single" w:sz="18" w:space="0" w:color="000000"/>
              <w:left w:val="single" w:sz="18" w:space="0" w:color="000000"/>
              <w:bottom w:val="single" w:sz="18" w:space="0" w:color="000000"/>
              <w:right w:val="single" w:sz="18" w:space="0" w:color="000000"/>
            </w:tcBorders>
          </w:tcPr>
          <w:p w14:paraId="6CF25DCF"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0138BF53"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38EE48F"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3BE319D7" w14:textId="7C928811" w:rsidR="003D65F2" w:rsidRPr="00BE068B" w:rsidRDefault="003D65F2" w:rsidP="008250E0">
            <w:pPr>
              <w:spacing w:after="0"/>
              <w:rPr>
                <w:rFonts w:ascii="Gill Sans MT" w:hAnsi="Gill Sans MT" w:cs="Times New Roman"/>
                <w:bCs/>
              </w:rPr>
            </w:pPr>
            <w:r w:rsidRPr="00BE068B">
              <w:rPr>
                <w:rFonts w:ascii="Gill Sans MT" w:hAnsi="Gill Sans MT" w:cs="Times New Roman"/>
                <w:bCs/>
              </w:rPr>
              <w:t>Bags</w:t>
            </w:r>
          </w:p>
        </w:tc>
        <w:tc>
          <w:tcPr>
            <w:tcW w:w="2244" w:type="dxa"/>
            <w:tcBorders>
              <w:top w:val="single" w:sz="18" w:space="0" w:color="000000"/>
              <w:left w:val="single" w:sz="18" w:space="0" w:color="000000"/>
              <w:bottom w:val="single" w:sz="18" w:space="0" w:color="000000"/>
              <w:right w:val="single" w:sz="18" w:space="0" w:color="000000"/>
            </w:tcBorders>
          </w:tcPr>
          <w:p w14:paraId="1263296C"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1981A947"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523272B"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60A2843F" w14:textId="1C7AF3A2" w:rsidR="003D65F2" w:rsidRPr="00BE068B" w:rsidRDefault="003D65F2" w:rsidP="008250E0">
            <w:pPr>
              <w:spacing w:after="0"/>
              <w:rPr>
                <w:rFonts w:ascii="Gill Sans MT" w:hAnsi="Gill Sans MT" w:cs="Times New Roman"/>
                <w:bCs/>
              </w:rPr>
            </w:pPr>
            <w:r w:rsidRPr="00BE068B">
              <w:rPr>
                <w:rFonts w:ascii="Gill Sans MT" w:hAnsi="Gill Sans MT" w:cs="Times New Roman"/>
                <w:bCs/>
              </w:rPr>
              <w:t>Plowing</w:t>
            </w:r>
          </w:p>
        </w:tc>
        <w:tc>
          <w:tcPr>
            <w:tcW w:w="2244" w:type="dxa"/>
            <w:tcBorders>
              <w:top w:val="single" w:sz="18" w:space="0" w:color="000000"/>
              <w:left w:val="single" w:sz="18" w:space="0" w:color="000000"/>
              <w:bottom w:val="single" w:sz="18" w:space="0" w:color="000000"/>
              <w:right w:val="single" w:sz="18" w:space="0" w:color="000000"/>
            </w:tcBorders>
          </w:tcPr>
          <w:p w14:paraId="55B846D1"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67B4F983"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E8ED918"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792B5916" w14:textId="33E14048" w:rsidR="003D65F2" w:rsidRPr="00BE068B" w:rsidRDefault="003D65F2" w:rsidP="008250E0">
            <w:pPr>
              <w:spacing w:after="0"/>
              <w:rPr>
                <w:rFonts w:ascii="Gill Sans MT" w:hAnsi="Gill Sans MT" w:cs="Times New Roman"/>
                <w:bCs/>
              </w:rPr>
            </w:pPr>
            <w:r w:rsidRPr="00BE068B">
              <w:rPr>
                <w:rFonts w:ascii="Gill Sans MT" w:hAnsi="Gill Sans MT" w:cs="Times New Roman"/>
                <w:bCs/>
              </w:rPr>
              <w:t>Labor for weeding</w:t>
            </w:r>
          </w:p>
        </w:tc>
        <w:tc>
          <w:tcPr>
            <w:tcW w:w="2244" w:type="dxa"/>
            <w:tcBorders>
              <w:top w:val="single" w:sz="18" w:space="0" w:color="000000"/>
              <w:left w:val="single" w:sz="18" w:space="0" w:color="000000"/>
              <w:bottom w:val="single" w:sz="18" w:space="0" w:color="000000"/>
              <w:right w:val="single" w:sz="18" w:space="0" w:color="000000"/>
            </w:tcBorders>
          </w:tcPr>
          <w:p w14:paraId="0F05AC70"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10014A23"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437A91B"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165F7728" w14:textId="7CDFF7D1" w:rsidR="003D65F2" w:rsidRPr="00BE068B" w:rsidRDefault="002609A2" w:rsidP="008250E0">
            <w:pPr>
              <w:spacing w:after="0"/>
              <w:rPr>
                <w:rFonts w:ascii="Gill Sans MT" w:hAnsi="Gill Sans MT" w:cs="Times New Roman"/>
                <w:bCs/>
              </w:rPr>
            </w:pPr>
            <w:r w:rsidRPr="00BE068B">
              <w:rPr>
                <w:rFonts w:ascii="Gill Sans MT" w:hAnsi="Gill Sans MT" w:cs="Times New Roman"/>
                <w:bCs/>
              </w:rPr>
              <w:t>Insecticid</w:t>
            </w:r>
            <w:r w:rsidR="003D65F2" w:rsidRPr="00BE068B">
              <w:rPr>
                <w:rFonts w:ascii="Gill Sans MT" w:hAnsi="Gill Sans MT" w:cs="Times New Roman"/>
                <w:bCs/>
              </w:rPr>
              <w:t xml:space="preserve">e </w:t>
            </w:r>
          </w:p>
        </w:tc>
        <w:tc>
          <w:tcPr>
            <w:tcW w:w="2244" w:type="dxa"/>
            <w:tcBorders>
              <w:top w:val="single" w:sz="18" w:space="0" w:color="000000"/>
              <w:left w:val="single" w:sz="18" w:space="0" w:color="000000"/>
              <w:bottom w:val="single" w:sz="18" w:space="0" w:color="000000"/>
              <w:right w:val="single" w:sz="18" w:space="0" w:color="000000"/>
            </w:tcBorders>
          </w:tcPr>
          <w:p w14:paraId="676B073B" w14:textId="77777777" w:rsidR="003D65F2" w:rsidRPr="00BE068B" w:rsidRDefault="003D65F2" w:rsidP="008250E0">
            <w:pPr>
              <w:spacing w:after="0"/>
              <w:rPr>
                <w:rFonts w:ascii="Gill Sans MT" w:hAnsi="Gill Sans MT"/>
                <w:i/>
                <w:color w:val="A6A6A6" w:themeColor="background1" w:themeShade="A6"/>
              </w:rPr>
            </w:pPr>
          </w:p>
        </w:tc>
      </w:tr>
      <w:tr w:rsidR="002609A2" w:rsidRPr="00BE068B" w14:paraId="0DE3E15C"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029CEE4B" w14:textId="77777777" w:rsidR="002609A2" w:rsidRPr="00BE068B" w:rsidRDefault="002609A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596E5410" w14:textId="7A493B18" w:rsidR="002609A2" w:rsidRPr="00BE068B" w:rsidRDefault="002609A2" w:rsidP="008250E0">
            <w:pPr>
              <w:spacing w:after="0"/>
              <w:rPr>
                <w:rFonts w:ascii="Gill Sans MT" w:hAnsi="Gill Sans MT" w:cs="Times New Roman"/>
                <w:bCs/>
              </w:rPr>
            </w:pPr>
            <w:r w:rsidRPr="00BE068B">
              <w:rPr>
                <w:rFonts w:ascii="Gill Sans MT" w:hAnsi="Gill Sans MT" w:cs="Times New Roman"/>
                <w:bCs/>
              </w:rPr>
              <w:t xml:space="preserve">Irrigation </w:t>
            </w:r>
          </w:p>
        </w:tc>
        <w:tc>
          <w:tcPr>
            <w:tcW w:w="2244" w:type="dxa"/>
            <w:tcBorders>
              <w:top w:val="single" w:sz="18" w:space="0" w:color="000000"/>
              <w:left w:val="single" w:sz="18" w:space="0" w:color="000000"/>
              <w:bottom w:val="single" w:sz="18" w:space="0" w:color="000000"/>
              <w:right w:val="single" w:sz="18" w:space="0" w:color="000000"/>
            </w:tcBorders>
          </w:tcPr>
          <w:p w14:paraId="789BD915" w14:textId="77777777" w:rsidR="002609A2" w:rsidRPr="00BE068B" w:rsidRDefault="002609A2" w:rsidP="008250E0">
            <w:pPr>
              <w:spacing w:after="0"/>
              <w:rPr>
                <w:rFonts w:ascii="Gill Sans MT" w:hAnsi="Gill Sans MT"/>
                <w:i/>
                <w:color w:val="A6A6A6" w:themeColor="background1" w:themeShade="A6"/>
              </w:rPr>
            </w:pPr>
          </w:p>
        </w:tc>
      </w:tr>
      <w:tr w:rsidR="003D65F2" w:rsidRPr="00BE068B" w14:paraId="1324CD0D" w14:textId="77777777" w:rsidTr="0090229E">
        <w:trPr>
          <w:trHeight w:hRule="exact" w:val="367"/>
        </w:trPr>
        <w:tc>
          <w:tcPr>
            <w:tcW w:w="10114" w:type="dxa"/>
            <w:gridSpan w:val="3"/>
            <w:tcBorders>
              <w:top w:val="single" w:sz="4" w:space="0" w:color="000000"/>
              <w:left w:val="single" w:sz="4" w:space="0" w:color="000000"/>
              <w:bottom w:val="single" w:sz="4" w:space="0" w:color="000000"/>
              <w:right w:val="single" w:sz="18" w:space="0" w:color="000000"/>
            </w:tcBorders>
          </w:tcPr>
          <w:p w14:paraId="22F7AFED" w14:textId="0CEA6356" w:rsidR="003D65F2" w:rsidRPr="00BE068B" w:rsidRDefault="003D65F2" w:rsidP="008250E0">
            <w:pPr>
              <w:spacing w:after="0"/>
              <w:rPr>
                <w:rFonts w:ascii="Gill Sans MT" w:hAnsi="Gill Sans MT"/>
                <w:i/>
                <w:color w:val="A6A6A6" w:themeColor="background1" w:themeShade="A6"/>
              </w:rPr>
            </w:pPr>
            <w:r w:rsidRPr="00BE068B">
              <w:rPr>
                <w:rFonts w:ascii="Gill Sans MT" w:hAnsi="Gill Sans MT" w:cs="Times New Roman"/>
                <w:bCs/>
              </w:rPr>
              <w:lastRenderedPageBreak/>
              <w:t>Other Expenses</w:t>
            </w:r>
          </w:p>
        </w:tc>
      </w:tr>
      <w:tr w:rsidR="008250E0" w:rsidRPr="00BE068B" w14:paraId="2B8B7746"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F52F102" w14:textId="0B6CB27B"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0BF4BCC9" w14:textId="611F1EFC" w:rsidR="008250E0" w:rsidRPr="00BE068B" w:rsidRDefault="008250E0" w:rsidP="008250E0">
            <w:pPr>
              <w:spacing w:after="0"/>
              <w:rPr>
                <w:rFonts w:ascii="Gill Sans MT" w:hAnsi="Gill Sans MT"/>
                <w:w w:val="105"/>
              </w:rPr>
            </w:pPr>
            <w:r w:rsidRPr="00BE068B">
              <w:rPr>
                <w:rFonts w:ascii="Gill Sans MT" w:hAnsi="Gill Sans MT" w:cs="Times New Roman"/>
                <w:bCs/>
              </w:rPr>
              <w:t>Medical expenses</w:t>
            </w:r>
            <w:r w:rsidRPr="00BE068B">
              <w:rPr>
                <w:rFonts w:ascii="Gill Sans MT" w:eastAsia="Times New Roman" w:hAnsi="Gill Sans MT"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46FB2371"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2609A2" w:rsidRPr="00BE068B" w14:paraId="3A3C8EDF"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9C96290" w14:textId="77777777" w:rsidR="002609A2" w:rsidRPr="00BE068B" w:rsidRDefault="002609A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2DD6EDDA" w14:textId="4041E531" w:rsidR="002609A2" w:rsidRPr="00BE068B" w:rsidRDefault="002609A2" w:rsidP="008250E0">
            <w:pPr>
              <w:spacing w:after="0"/>
              <w:rPr>
                <w:rFonts w:ascii="Gill Sans MT" w:hAnsi="Gill Sans MT" w:cs="Times New Roman"/>
                <w:bCs/>
              </w:rPr>
            </w:pPr>
            <w:r w:rsidRPr="00BE068B">
              <w:rPr>
                <w:rFonts w:ascii="Gill Sans MT" w:hAnsi="Gill Sans MT" w:cs="Times New Roman"/>
                <w:bCs/>
              </w:rPr>
              <w:t>School</w:t>
            </w:r>
          </w:p>
        </w:tc>
        <w:tc>
          <w:tcPr>
            <w:tcW w:w="2244" w:type="dxa"/>
            <w:tcBorders>
              <w:top w:val="single" w:sz="18" w:space="0" w:color="000000"/>
              <w:left w:val="single" w:sz="18" w:space="0" w:color="000000"/>
              <w:bottom w:val="single" w:sz="18" w:space="0" w:color="000000"/>
              <w:right w:val="single" w:sz="18" w:space="0" w:color="000000"/>
            </w:tcBorders>
          </w:tcPr>
          <w:p w14:paraId="296F9F3C" w14:textId="77777777" w:rsidR="002609A2" w:rsidRPr="00BE068B" w:rsidRDefault="002609A2" w:rsidP="008250E0">
            <w:pPr>
              <w:spacing w:after="0"/>
              <w:rPr>
                <w:rFonts w:ascii="Gill Sans MT" w:hAnsi="Gill Sans MT"/>
                <w:i/>
                <w:color w:val="A6A6A6" w:themeColor="background1" w:themeShade="A6"/>
              </w:rPr>
            </w:pPr>
          </w:p>
        </w:tc>
      </w:tr>
      <w:tr w:rsidR="002609A2" w:rsidRPr="00BE068B" w14:paraId="2D9A0892"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019C998" w14:textId="77777777" w:rsidR="002609A2" w:rsidRPr="00BE068B" w:rsidRDefault="002609A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5857B9FD" w14:textId="5BC56FD3" w:rsidR="002609A2" w:rsidRPr="00BE068B" w:rsidRDefault="002609A2" w:rsidP="008250E0">
            <w:pPr>
              <w:spacing w:after="0"/>
              <w:rPr>
                <w:rFonts w:ascii="Gill Sans MT" w:hAnsi="Gill Sans MT" w:cs="Times New Roman"/>
                <w:bCs/>
              </w:rPr>
            </w:pPr>
            <w:r w:rsidRPr="00BE068B">
              <w:rPr>
                <w:rFonts w:ascii="Gill Sans MT" w:hAnsi="Gill Sans MT" w:cs="Times New Roman"/>
                <w:bCs/>
              </w:rPr>
              <w:t>Rent</w:t>
            </w:r>
          </w:p>
        </w:tc>
        <w:tc>
          <w:tcPr>
            <w:tcW w:w="2244" w:type="dxa"/>
            <w:tcBorders>
              <w:top w:val="single" w:sz="18" w:space="0" w:color="000000"/>
              <w:left w:val="single" w:sz="18" w:space="0" w:color="000000"/>
              <w:bottom w:val="single" w:sz="18" w:space="0" w:color="000000"/>
              <w:right w:val="single" w:sz="18" w:space="0" w:color="000000"/>
            </w:tcBorders>
          </w:tcPr>
          <w:p w14:paraId="3886FCB9" w14:textId="77777777" w:rsidR="002609A2" w:rsidRPr="00BE068B" w:rsidRDefault="002609A2" w:rsidP="008250E0">
            <w:pPr>
              <w:spacing w:after="0"/>
              <w:rPr>
                <w:rFonts w:ascii="Gill Sans MT" w:hAnsi="Gill Sans MT"/>
                <w:i/>
                <w:color w:val="A6A6A6" w:themeColor="background1" w:themeShade="A6"/>
              </w:rPr>
            </w:pPr>
          </w:p>
        </w:tc>
      </w:tr>
      <w:tr w:rsidR="008250E0" w:rsidRPr="00BE068B" w14:paraId="21EBB468"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06B8E60" w14:textId="71C771FC"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5941B976" w14:textId="1BFDC6FC" w:rsidR="008250E0" w:rsidRPr="00BE068B" w:rsidRDefault="008250E0" w:rsidP="008250E0">
            <w:pPr>
              <w:spacing w:after="0"/>
              <w:rPr>
                <w:rFonts w:ascii="Gill Sans MT" w:hAnsi="Gill Sans MT"/>
                <w:w w:val="105"/>
              </w:rPr>
            </w:pPr>
            <w:r w:rsidRPr="00BE068B">
              <w:rPr>
                <w:rFonts w:ascii="Gill Sans MT" w:hAnsi="Gill Sans MT" w:cs="Times New Roman"/>
                <w:bCs/>
              </w:rPr>
              <w:t>Business Assets (durables)</w:t>
            </w:r>
          </w:p>
        </w:tc>
        <w:tc>
          <w:tcPr>
            <w:tcW w:w="2244" w:type="dxa"/>
            <w:tcBorders>
              <w:top w:val="single" w:sz="18" w:space="0" w:color="000000"/>
              <w:left w:val="single" w:sz="18" w:space="0" w:color="000000"/>
              <w:bottom w:val="single" w:sz="18" w:space="0" w:color="000000"/>
              <w:right w:val="single" w:sz="18" w:space="0" w:color="000000"/>
            </w:tcBorders>
          </w:tcPr>
          <w:p w14:paraId="4974D3BC"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25375811"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A74BCD7" w14:textId="38226EB4"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1B7D73C0" w14:textId="1C22017C" w:rsidR="008250E0" w:rsidRPr="00BE068B" w:rsidRDefault="008250E0" w:rsidP="008250E0">
            <w:pPr>
              <w:spacing w:after="0"/>
              <w:rPr>
                <w:rFonts w:ascii="Gill Sans MT" w:hAnsi="Gill Sans MT"/>
                <w:w w:val="105"/>
              </w:rPr>
            </w:pPr>
            <w:r w:rsidRPr="00BE068B">
              <w:rPr>
                <w:rFonts w:ascii="Gill Sans MT" w:hAnsi="Gill Sans MT" w:cs="Times New Roman"/>
                <w:bCs/>
              </w:rPr>
              <w:t>Veterinary costs</w:t>
            </w:r>
            <w:r w:rsidRPr="00BE068B">
              <w:rPr>
                <w:rFonts w:ascii="Gill Sans MT" w:eastAsia="Times New Roman" w:hAnsi="Gill Sans MT"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36CE58F4"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46B641E6"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73A4C55" w14:textId="4E589A40"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728F2FA5" w14:textId="5F9FB303" w:rsidR="008250E0" w:rsidRPr="00BE068B" w:rsidRDefault="008250E0" w:rsidP="008250E0">
            <w:pPr>
              <w:spacing w:after="0"/>
              <w:rPr>
                <w:rFonts w:ascii="Gill Sans MT" w:hAnsi="Gill Sans MT"/>
                <w:w w:val="105"/>
              </w:rPr>
            </w:pPr>
            <w:r w:rsidRPr="00BE068B">
              <w:rPr>
                <w:rFonts w:ascii="Gill Sans MT" w:hAnsi="Gill Sans MT" w:cs="Times New Roman"/>
                <w:bCs/>
              </w:rPr>
              <w:t xml:space="preserve">Fodder/feed </w:t>
            </w:r>
          </w:p>
        </w:tc>
        <w:tc>
          <w:tcPr>
            <w:tcW w:w="2244" w:type="dxa"/>
            <w:tcBorders>
              <w:top w:val="single" w:sz="18" w:space="0" w:color="000000"/>
              <w:left w:val="single" w:sz="18" w:space="0" w:color="000000"/>
              <w:bottom w:val="single" w:sz="18" w:space="0" w:color="000000"/>
              <w:right w:val="single" w:sz="18" w:space="0" w:color="000000"/>
            </w:tcBorders>
          </w:tcPr>
          <w:p w14:paraId="7A23B3D1"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rsidDel="002609A2" w14:paraId="0236DD75" w14:textId="29CE922E" w:rsidTr="00DA1429">
        <w:trPr>
          <w:trHeight w:hRule="exact" w:val="367"/>
          <w:del w:id="322" w:author="Stephanie Fenner" w:date="2014-11-04T13:49:00Z"/>
        </w:trPr>
        <w:tc>
          <w:tcPr>
            <w:tcW w:w="664" w:type="dxa"/>
            <w:tcBorders>
              <w:top w:val="single" w:sz="4" w:space="0" w:color="000000"/>
              <w:left w:val="single" w:sz="4" w:space="0" w:color="000000"/>
              <w:bottom w:val="single" w:sz="4" w:space="0" w:color="000000"/>
              <w:right w:val="single" w:sz="4" w:space="0" w:color="auto"/>
            </w:tcBorders>
          </w:tcPr>
          <w:p w14:paraId="590B00D3" w14:textId="7E126EB5" w:rsidR="008250E0" w:rsidRPr="00BE068B" w:rsidDel="002609A2" w:rsidRDefault="00DA1429" w:rsidP="008250E0">
            <w:pPr>
              <w:rPr>
                <w:del w:id="323" w:author="Stephanie Fenner" w:date="2014-11-04T13:49:00Z"/>
                <w:rFonts w:ascii="Gill Sans MT" w:hAnsi="Gill Sans MT"/>
                <w:w w:val="105"/>
              </w:rPr>
            </w:pPr>
            <w:del w:id="324" w:author="Stephanie Fenner" w:date="2014-11-04T13:49:00Z">
              <w:r w:rsidRPr="00BE068B" w:rsidDel="002609A2">
                <w:rPr>
                  <w:rFonts w:ascii="Gill Sans MT" w:hAnsi="Gill Sans MT"/>
                  <w:w w:val="105"/>
                </w:rPr>
                <w:delText>N36</w:delText>
              </w:r>
            </w:del>
          </w:p>
        </w:tc>
        <w:tc>
          <w:tcPr>
            <w:tcW w:w="7206" w:type="dxa"/>
            <w:tcBorders>
              <w:top w:val="single" w:sz="4" w:space="0" w:color="000000"/>
              <w:left w:val="single" w:sz="4" w:space="0" w:color="auto"/>
              <w:bottom w:val="single" w:sz="4" w:space="0" w:color="000000"/>
              <w:right w:val="single" w:sz="18" w:space="0" w:color="000000"/>
            </w:tcBorders>
          </w:tcPr>
          <w:p w14:paraId="162B8A8D" w14:textId="16359361" w:rsidR="008250E0" w:rsidRPr="00BE068B" w:rsidDel="002609A2" w:rsidRDefault="008250E0" w:rsidP="008250E0">
            <w:pPr>
              <w:spacing w:after="0"/>
              <w:rPr>
                <w:del w:id="325" w:author="Stephanie Fenner" w:date="2014-11-04T13:49:00Z"/>
                <w:rFonts w:ascii="Gill Sans MT" w:hAnsi="Gill Sans MT"/>
                <w:w w:val="105"/>
              </w:rPr>
            </w:pPr>
            <w:del w:id="326" w:author="Stephanie Fenner" w:date="2014-11-04T13:49:00Z">
              <w:r w:rsidRPr="00BE068B" w:rsidDel="002609A2">
                <w:rPr>
                  <w:rFonts w:ascii="Gill Sans MT" w:hAnsi="Gill Sans MT" w:cs="Times New Roman"/>
                  <w:bCs/>
                </w:rPr>
                <w:delText>Agricultural inputs (fertilizer, pesticides, seeds, irrigation expenses)</w:delText>
              </w:r>
            </w:del>
          </w:p>
        </w:tc>
        <w:tc>
          <w:tcPr>
            <w:tcW w:w="2244" w:type="dxa"/>
            <w:tcBorders>
              <w:top w:val="single" w:sz="18" w:space="0" w:color="000000"/>
              <w:left w:val="single" w:sz="18" w:space="0" w:color="000000"/>
              <w:bottom w:val="single" w:sz="18" w:space="0" w:color="000000"/>
              <w:right w:val="single" w:sz="18" w:space="0" w:color="000000"/>
            </w:tcBorders>
          </w:tcPr>
          <w:p w14:paraId="1F6F0C48" w14:textId="2063A571" w:rsidR="008250E0" w:rsidRPr="00BE068B" w:rsidDel="002609A2" w:rsidRDefault="008250E0" w:rsidP="008250E0">
            <w:pPr>
              <w:spacing w:after="0"/>
              <w:rPr>
                <w:del w:id="327" w:author="Stephanie Fenner" w:date="2014-11-04T13:49:00Z"/>
                <w:rFonts w:ascii="Gill Sans MT" w:hAnsi="Gill Sans MT"/>
                <w:i/>
                <w:color w:val="A6A6A6" w:themeColor="background1" w:themeShade="A6"/>
              </w:rPr>
            </w:pPr>
            <w:del w:id="328" w:author="Stephanie Fenner" w:date="2014-11-04T13:49:00Z">
              <w:r w:rsidRPr="00BE068B" w:rsidDel="002609A2">
                <w:rPr>
                  <w:rFonts w:ascii="Gill Sans MT" w:hAnsi="Gill Sans MT"/>
                  <w:i/>
                  <w:color w:val="A6A6A6" w:themeColor="background1" w:themeShade="A6"/>
                </w:rPr>
                <w:delText>(Integer)</w:delText>
              </w:r>
            </w:del>
          </w:p>
        </w:tc>
      </w:tr>
      <w:tr w:rsidR="008250E0" w:rsidRPr="00BE068B" w14:paraId="0B698A13"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0DDA86EE" w14:textId="19FDFA23" w:rsidR="008250E0" w:rsidRPr="00BE068B" w:rsidRDefault="00DA1429" w:rsidP="008250E0">
            <w:pPr>
              <w:rPr>
                <w:rFonts w:ascii="Gill Sans MT" w:hAnsi="Gill Sans MT"/>
                <w:w w:val="105"/>
              </w:rPr>
            </w:pPr>
            <w:del w:id="329" w:author="Stephanie Fenner" w:date="2014-11-04T13:51:00Z">
              <w:r w:rsidRPr="00BE068B" w:rsidDel="002609A2">
                <w:rPr>
                  <w:rFonts w:ascii="Gill Sans MT" w:hAnsi="Gill Sans MT"/>
                  <w:w w:val="105"/>
                </w:rPr>
                <w:delText>N37</w:delText>
              </w:r>
            </w:del>
          </w:p>
        </w:tc>
        <w:tc>
          <w:tcPr>
            <w:tcW w:w="7206" w:type="dxa"/>
            <w:tcBorders>
              <w:top w:val="single" w:sz="4" w:space="0" w:color="000000"/>
              <w:left w:val="single" w:sz="4" w:space="0" w:color="auto"/>
              <w:bottom w:val="single" w:sz="4" w:space="0" w:color="000000"/>
              <w:right w:val="single" w:sz="18" w:space="0" w:color="000000"/>
            </w:tcBorders>
          </w:tcPr>
          <w:p w14:paraId="13771F80" w14:textId="71505DB3" w:rsidR="008250E0" w:rsidRPr="00BE068B" w:rsidRDefault="008250E0" w:rsidP="008250E0">
            <w:pPr>
              <w:spacing w:after="0"/>
              <w:rPr>
                <w:rFonts w:ascii="Gill Sans MT" w:hAnsi="Gill Sans MT"/>
                <w:w w:val="105"/>
              </w:rPr>
            </w:pPr>
            <w:r w:rsidRPr="00BE068B">
              <w:rPr>
                <w:rFonts w:ascii="Gill Sans MT" w:hAnsi="Gill Sans MT" w:cs="Times New Roman"/>
                <w:bCs/>
              </w:rPr>
              <w:t xml:space="preserve">Bribes/fines </w:t>
            </w:r>
          </w:p>
        </w:tc>
        <w:tc>
          <w:tcPr>
            <w:tcW w:w="2244" w:type="dxa"/>
            <w:tcBorders>
              <w:top w:val="single" w:sz="18" w:space="0" w:color="000000"/>
              <w:left w:val="single" w:sz="18" w:space="0" w:color="000000"/>
              <w:bottom w:val="single" w:sz="18" w:space="0" w:color="000000"/>
              <w:right w:val="single" w:sz="18" w:space="0" w:color="000000"/>
            </w:tcBorders>
          </w:tcPr>
          <w:p w14:paraId="5C001D1B"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0EA33726"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AE2B8A4" w14:textId="67233FEF"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16D25F32" w14:textId="33278826" w:rsidR="008250E0" w:rsidRPr="00BE068B" w:rsidRDefault="008250E0" w:rsidP="008250E0">
            <w:pPr>
              <w:spacing w:after="0"/>
              <w:rPr>
                <w:rFonts w:ascii="Gill Sans MT" w:hAnsi="Gill Sans MT"/>
                <w:w w:val="105"/>
              </w:rPr>
            </w:pPr>
            <w:r w:rsidRPr="00BE068B">
              <w:rPr>
                <w:rFonts w:ascii="Gill Sans MT" w:hAnsi="Gill Sans MT" w:cs="Times New Roman"/>
                <w:bCs/>
              </w:rPr>
              <w:t xml:space="preserve">Household durables (ex. </w:t>
            </w:r>
            <w:proofErr w:type="spellStart"/>
            <w:r w:rsidRPr="00BE068B">
              <w:rPr>
                <w:rFonts w:ascii="Gill Sans MT" w:hAnsi="Gill Sans MT" w:cs="Times New Roman"/>
                <w:bCs/>
              </w:rPr>
              <w:t>Tv</w:t>
            </w:r>
            <w:proofErr w:type="spellEnd"/>
            <w:r w:rsidRPr="00BE068B">
              <w:rPr>
                <w:rFonts w:ascii="Gill Sans MT" w:hAnsi="Gill Sans MT" w:cs="Times New Roman"/>
                <w:bCs/>
              </w:rPr>
              <w:t>, phones, furniture, etc.)</w:t>
            </w:r>
          </w:p>
        </w:tc>
        <w:tc>
          <w:tcPr>
            <w:tcW w:w="2244" w:type="dxa"/>
            <w:tcBorders>
              <w:top w:val="single" w:sz="18" w:space="0" w:color="000000"/>
              <w:left w:val="single" w:sz="18" w:space="0" w:color="000000"/>
              <w:bottom w:val="single" w:sz="18" w:space="0" w:color="000000"/>
              <w:right w:val="single" w:sz="18" w:space="0" w:color="000000"/>
            </w:tcBorders>
          </w:tcPr>
          <w:p w14:paraId="1F9ABF22"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3FA237BC"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6875E56" w14:textId="70B83DAE"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323ABF31" w14:textId="0E9EF7D8" w:rsidR="008250E0" w:rsidRPr="00BE068B" w:rsidRDefault="008250E0" w:rsidP="008250E0">
            <w:pPr>
              <w:spacing w:after="0"/>
              <w:rPr>
                <w:rFonts w:ascii="Gill Sans MT" w:hAnsi="Gill Sans MT"/>
                <w:w w:val="105"/>
              </w:rPr>
            </w:pPr>
            <w:r w:rsidRPr="00BE068B">
              <w:rPr>
                <w:rFonts w:ascii="Gill Sans MT" w:hAnsi="Gill Sans MT" w:cs="Times New Roman"/>
                <w:bCs/>
              </w:rPr>
              <w:t xml:space="preserve">Loan repayment/ Interest on loans </w:t>
            </w:r>
          </w:p>
        </w:tc>
        <w:tc>
          <w:tcPr>
            <w:tcW w:w="2244" w:type="dxa"/>
            <w:tcBorders>
              <w:top w:val="single" w:sz="18" w:space="0" w:color="000000"/>
              <w:left w:val="single" w:sz="18" w:space="0" w:color="000000"/>
              <w:bottom w:val="single" w:sz="18" w:space="0" w:color="000000"/>
              <w:right w:val="single" w:sz="18" w:space="0" w:color="000000"/>
            </w:tcBorders>
          </w:tcPr>
          <w:p w14:paraId="12C58C40"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5629BB4F"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4D4101E2" w14:textId="289ED759"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51F22C18" w14:textId="0396CB60" w:rsidR="008250E0" w:rsidRPr="00BE068B" w:rsidRDefault="008250E0" w:rsidP="008250E0">
            <w:pPr>
              <w:spacing w:after="0"/>
              <w:rPr>
                <w:rFonts w:ascii="Gill Sans MT" w:hAnsi="Gill Sans MT"/>
                <w:w w:val="105"/>
              </w:rPr>
            </w:pPr>
            <w:r w:rsidRPr="00BE068B">
              <w:rPr>
                <w:rFonts w:ascii="Gill Sans MT" w:hAnsi="Gill Sans MT" w:cs="Times New Roman"/>
                <w:bCs/>
              </w:rPr>
              <w:t>Clothing</w:t>
            </w:r>
            <w:r w:rsidRPr="00BE068B">
              <w:rPr>
                <w:rFonts w:ascii="Gill Sans MT" w:eastAsia="Times New Roman" w:hAnsi="Gill Sans MT"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52926B43"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2609A2" w:rsidRPr="00BE068B" w14:paraId="26A93DBD" w14:textId="77777777" w:rsidTr="00DA1429">
        <w:trPr>
          <w:trHeight w:hRule="exact" w:val="367"/>
          <w:ins w:id="330" w:author="Stephanie Fenner" w:date="2014-11-04T13:50:00Z"/>
        </w:trPr>
        <w:tc>
          <w:tcPr>
            <w:tcW w:w="664" w:type="dxa"/>
            <w:tcBorders>
              <w:top w:val="single" w:sz="4" w:space="0" w:color="000000"/>
              <w:left w:val="single" w:sz="4" w:space="0" w:color="000000"/>
              <w:bottom w:val="single" w:sz="4" w:space="0" w:color="000000"/>
              <w:right w:val="single" w:sz="4" w:space="0" w:color="auto"/>
            </w:tcBorders>
          </w:tcPr>
          <w:p w14:paraId="6ACDC242" w14:textId="77777777" w:rsidR="002609A2" w:rsidRPr="00BE068B" w:rsidRDefault="002609A2" w:rsidP="008250E0">
            <w:pPr>
              <w:rPr>
                <w:ins w:id="331" w:author="Stephanie Fenner" w:date="2014-11-04T13:50:00Z"/>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72A247B3" w14:textId="1E31AD3C" w:rsidR="002609A2" w:rsidRPr="00BE068B" w:rsidRDefault="002609A2" w:rsidP="008250E0">
            <w:pPr>
              <w:spacing w:after="0"/>
              <w:rPr>
                <w:ins w:id="332" w:author="Stephanie Fenner" w:date="2014-11-04T13:50:00Z"/>
                <w:rFonts w:ascii="Gill Sans MT" w:hAnsi="Gill Sans MT" w:cs="Times New Roman"/>
                <w:bCs/>
              </w:rPr>
            </w:pPr>
            <w:r w:rsidRPr="00BE068B">
              <w:rPr>
                <w:rFonts w:ascii="Gill Sans MT" w:hAnsi="Gill Sans MT" w:cs="Times New Roman"/>
                <w:bCs/>
              </w:rPr>
              <w:t xml:space="preserve">Helping dependents </w:t>
            </w:r>
          </w:p>
        </w:tc>
        <w:tc>
          <w:tcPr>
            <w:tcW w:w="2244" w:type="dxa"/>
            <w:tcBorders>
              <w:top w:val="single" w:sz="18" w:space="0" w:color="000000"/>
              <w:left w:val="single" w:sz="18" w:space="0" w:color="000000"/>
              <w:bottom w:val="single" w:sz="18" w:space="0" w:color="000000"/>
              <w:right w:val="single" w:sz="18" w:space="0" w:color="000000"/>
            </w:tcBorders>
          </w:tcPr>
          <w:p w14:paraId="56A58341" w14:textId="77777777" w:rsidR="002609A2" w:rsidRPr="00BE068B" w:rsidRDefault="002609A2" w:rsidP="008250E0">
            <w:pPr>
              <w:spacing w:after="0"/>
              <w:rPr>
                <w:ins w:id="333" w:author="Stephanie Fenner" w:date="2014-11-04T13:50:00Z"/>
                <w:rFonts w:ascii="Gill Sans MT" w:hAnsi="Gill Sans MT"/>
                <w:i/>
                <w:color w:val="A6A6A6" w:themeColor="background1" w:themeShade="A6"/>
              </w:rPr>
            </w:pPr>
          </w:p>
        </w:tc>
      </w:tr>
      <w:tr w:rsidR="008250E0" w:rsidRPr="00BE068B" w14:paraId="5ABBD382"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1A03BAF7" w14:textId="39310523"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1C285379" w14:textId="4B04D44D" w:rsidR="008250E0" w:rsidRPr="00BE068B" w:rsidRDefault="008250E0" w:rsidP="008250E0">
            <w:pPr>
              <w:spacing w:after="0"/>
              <w:rPr>
                <w:rFonts w:ascii="Gill Sans MT" w:hAnsi="Gill Sans MT"/>
                <w:w w:val="105"/>
              </w:rPr>
            </w:pPr>
            <w:r w:rsidRPr="00BE068B">
              <w:rPr>
                <w:rFonts w:ascii="Gill Sans MT" w:hAnsi="Gill Sans MT" w:cs="Times New Roman"/>
                <w:bCs/>
              </w:rPr>
              <w:t xml:space="preserve">Festivals or celebrations </w:t>
            </w:r>
          </w:p>
        </w:tc>
        <w:tc>
          <w:tcPr>
            <w:tcW w:w="2244" w:type="dxa"/>
            <w:tcBorders>
              <w:top w:val="single" w:sz="18" w:space="0" w:color="000000"/>
              <w:left w:val="single" w:sz="18" w:space="0" w:color="000000"/>
              <w:bottom w:val="single" w:sz="18" w:space="0" w:color="000000"/>
              <w:right w:val="single" w:sz="18" w:space="0" w:color="000000"/>
            </w:tcBorders>
          </w:tcPr>
          <w:p w14:paraId="52171635"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bl>
    <w:p w14:paraId="04141B3F" w14:textId="77777777" w:rsidR="008250E0" w:rsidRDefault="008250E0" w:rsidP="001512DD">
      <w:pPr>
        <w:spacing w:after="0" w:line="240" w:lineRule="auto"/>
        <w:contextualSpacing/>
        <w:rPr>
          <w:ins w:id="334" w:author="Heather Huntington" w:date="2014-11-17T22:52:00Z"/>
          <w:rFonts w:ascii="Gill Sans MT" w:hAnsi="Gill Sans MT"/>
        </w:rPr>
      </w:pPr>
    </w:p>
    <w:p w14:paraId="0489D1A5" w14:textId="77777777" w:rsidR="0006615C" w:rsidRDefault="0006615C" w:rsidP="001512DD">
      <w:pPr>
        <w:spacing w:after="0" w:line="240" w:lineRule="auto"/>
        <w:contextualSpacing/>
        <w:rPr>
          <w:ins w:id="335" w:author="Heather Huntington" w:date="2014-11-17T22:52:00Z"/>
          <w:rFonts w:ascii="Gill Sans MT" w:hAnsi="Gill Sans MT"/>
        </w:rPr>
      </w:pPr>
    </w:p>
    <w:p w14:paraId="363C600A" w14:textId="77777777" w:rsidR="0006615C" w:rsidRDefault="0006615C" w:rsidP="001512DD">
      <w:pPr>
        <w:spacing w:after="0" w:line="240" w:lineRule="auto"/>
        <w:contextualSpacing/>
        <w:rPr>
          <w:ins w:id="336" w:author="Heather Huntington" w:date="2014-11-17T22:52:00Z"/>
          <w:rFonts w:ascii="Gill Sans MT" w:hAnsi="Gill Sans MT"/>
        </w:rPr>
      </w:pPr>
    </w:p>
    <w:p w14:paraId="204CAF73" w14:textId="77777777" w:rsidR="0006615C" w:rsidRPr="00BE068B" w:rsidRDefault="0006615C" w:rsidP="0006615C">
      <w:pPr>
        <w:spacing w:after="0" w:line="240" w:lineRule="auto"/>
        <w:contextualSpacing/>
        <w:rPr>
          <w:ins w:id="337" w:author="Heather Huntington" w:date="2014-11-17T22:52:00Z"/>
          <w:rFonts w:ascii="Gill Sans MT" w:hAnsi="Gill Sans MT"/>
        </w:rPr>
      </w:pPr>
    </w:p>
    <w:p w14:paraId="38F3810E" w14:textId="77777777" w:rsidR="0006615C" w:rsidRPr="00BE068B" w:rsidRDefault="0006615C" w:rsidP="0006615C">
      <w:pPr>
        <w:rPr>
          <w:ins w:id="338" w:author="Heather Huntington" w:date="2014-11-17T22:52:00Z"/>
          <w:rFonts w:ascii="Gill Sans MT" w:hAnsi="Gill Sans MT"/>
          <w:b/>
        </w:rPr>
      </w:pPr>
      <w:ins w:id="339" w:author="Heather Huntington" w:date="2014-11-17T22:52:00Z">
        <w:r w:rsidRPr="00BE068B">
          <w:rPr>
            <w:rFonts w:ascii="Gill Sans MT" w:hAnsi="Gill Sans MT"/>
            <w:b/>
          </w:rPr>
          <w:t xml:space="preserve">Section O: Energy Sources and Utilization </w:t>
        </w:r>
      </w:ins>
    </w:p>
    <w:p w14:paraId="453D22D8" w14:textId="77777777" w:rsidR="0006615C" w:rsidRDefault="0006615C" w:rsidP="001512DD">
      <w:pPr>
        <w:spacing w:after="0" w:line="240" w:lineRule="auto"/>
        <w:contextualSpacing/>
        <w:rPr>
          <w:ins w:id="340" w:author="Heather Huntington" w:date="2014-11-17T22:52:00Z"/>
          <w:rFonts w:ascii="Gill Sans MT" w:hAnsi="Gill Sans MT"/>
        </w:rPr>
      </w:pPr>
    </w:p>
    <w:p w14:paraId="556E8FAF" w14:textId="77777777" w:rsidR="0006615C" w:rsidRDefault="0006615C" w:rsidP="001512DD">
      <w:pPr>
        <w:spacing w:after="0" w:line="240" w:lineRule="auto"/>
        <w:contextualSpacing/>
        <w:rPr>
          <w:ins w:id="341" w:author="Heather Huntington" w:date="2014-11-17T22:52:00Z"/>
          <w:rFonts w:ascii="Gill Sans MT" w:hAnsi="Gill Sans MT"/>
        </w:rPr>
      </w:pPr>
    </w:p>
    <w:p w14:paraId="0D8B16E7" w14:textId="77777777" w:rsidR="0006615C" w:rsidRPr="00BE068B" w:rsidRDefault="0006615C" w:rsidP="001512DD">
      <w:pPr>
        <w:spacing w:after="0" w:line="240" w:lineRule="auto"/>
        <w:contextualSpacing/>
        <w:rPr>
          <w:rFonts w:ascii="Gill Sans MT" w:hAnsi="Gill Sans MT"/>
        </w:rPr>
      </w:pPr>
    </w:p>
    <w:tbl>
      <w:tblPr>
        <w:tblW w:w="10026" w:type="dxa"/>
        <w:tblInd w:w="-5" w:type="dxa"/>
        <w:tblLayout w:type="fixed"/>
        <w:tblCellMar>
          <w:left w:w="29" w:type="dxa"/>
          <w:right w:w="29" w:type="dxa"/>
        </w:tblCellMar>
        <w:tblLook w:val="0000" w:firstRow="0" w:lastRow="0" w:firstColumn="0" w:lastColumn="0" w:noHBand="0" w:noVBand="0"/>
      </w:tblPr>
      <w:tblGrid>
        <w:gridCol w:w="664"/>
        <w:gridCol w:w="4680"/>
        <w:gridCol w:w="3960"/>
        <w:gridCol w:w="722"/>
      </w:tblGrid>
      <w:tr w:rsidR="008250E0" w:rsidRPr="00BE068B" w14:paraId="34BC14AD" w14:textId="77777777" w:rsidTr="00DA1429">
        <w:trPr>
          <w:trHeight w:val="20"/>
        </w:trPr>
        <w:tc>
          <w:tcPr>
            <w:tcW w:w="664" w:type="dxa"/>
            <w:tcBorders>
              <w:top w:val="single" w:sz="4" w:space="0" w:color="000000"/>
              <w:left w:val="single" w:sz="4" w:space="0" w:color="000000"/>
              <w:bottom w:val="single" w:sz="4" w:space="0" w:color="000000"/>
              <w:right w:val="single" w:sz="4" w:space="0" w:color="000000"/>
            </w:tcBorders>
          </w:tcPr>
          <w:p w14:paraId="7CF11DA7" w14:textId="66912479" w:rsidR="008250E0" w:rsidRPr="00BE068B" w:rsidRDefault="00DA1429" w:rsidP="008250E0">
            <w:pPr>
              <w:spacing w:after="0"/>
              <w:rPr>
                <w:rFonts w:ascii="Gill Sans MT" w:eastAsia="Calibri" w:hAnsi="Gill Sans MT" w:cs="Times New Roman"/>
              </w:rPr>
            </w:pPr>
            <w:r w:rsidRPr="00BE068B">
              <w:rPr>
                <w:rFonts w:ascii="Gill Sans MT" w:eastAsia="Calibri" w:hAnsi="Gill Sans MT" w:cs="Times New Roman"/>
              </w:rPr>
              <w:t>N42</w:t>
            </w:r>
          </w:p>
        </w:tc>
        <w:tc>
          <w:tcPr>
            <w:tcW w:w="4680" w:type="dxa"/>
            <w:tcBorders>
              <w:top w:val="single" w:sz="4" w:space="0" w:color="000000"/>
              <w:left w:val="single" w:sz="4" w:space="0" w:color="000000"/>
              <w:bottom w:val="single" w:sz="4" w:space="0" w:color="000000"/>
            </w:tcBorders>
          </w:tcPr>
          <w:p w14:paraId="490B8E39" w14:textId="67B4D7BF" w:rsidR="008250E0" w:rsidRPr="00BE068B" w:rsidRDefault="008250E0" w:rsidP="008250E0">
            <w:pPr>
              <w:spacing w:after="0"/>
              <w:rPr>
                <w:rFonts w:ascii="Gill Sans MT" w:hAnsi="Gill Sans MT"/>
                <w:color w:val="000000"/>
              </w:rPr>
            </w:pPr>
            <w:r w:rsidRPr="00BE068B">
              <w:rPr>
                <w:rFonts w:ascii="Gill Sans MT" w:hAnsi="Gill Sans MT" w:cs="TimesNewRomanPSMT"/>
              </w:rPr>
              <w:t>What is the primary type of fuel that your household utilizes for cooking?</w:t>
            </w:r>
          </w:p>
        </w:tc>
        <w:tc>
          <w:tcPr>
            <w:tcW w:w="3960" w:type="dxa"/>
            <w:tcBorders>
              <w:top w:val="single" w:sz="4" w:space="0" w:color="000000"/>
              <w:bottom w:val="single" w:sz="4" w:space="0" w:color="000000"/>
              <w:right w:val="single" w:sz="18" w:space="0" w:color="000000"/>
            </w:tcBorders>
          </w:tcPr>
          <w:p w14:paraId="5B5BF29A" w14:textId="1FC5A490"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1=Electricity or gas</w:t>
            </w:r>
          </w:p>
          <w:p w14:paraId="7176EC3D" w14:textId="7C46EA8C"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2=Oil</w:t>
            </w:r>
          </w:p>
          <w:p w14:paraId="7A51C862" w14:textId="47A0EC94"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3=Wood</w:t>
            </w:r>
          </w:p>
          <w:p w14:paraId="2E814AEB" w14:textId="03A0BD04"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4=Charcoal</w:t>
            </w:r>
          </w:p>
          <w:p w14:paraId="3123E1D4" w14:textId="487FEE5C"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5=small sticks or scrap wood</w:t>
            </w:r>
          </w:p>
          <w:p w14:paraId="091769A4" w14:textId="3409DFBC"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6=Weeds, leaves, dung</w:t>
            </w:r>
          </w:p>
          <w:p w14:paraId="2A4723B4" w14:textId="6AA10DDE" w:rsidR="008250E0" w:rsidRPr="00BE068B" w:rsidRDefault="008250E0" w:rsidP="008250E0">
            <w:pPr>
              <w:spacing w:after="0"/>
              <w:rPr>
                <w:rFonts w:ascii="Gill Sans MT" w:hAnsi="Gill Sans MT"/>
              </w:rPr>
            </w:pPr>
            <w:r w:rsidRPr="00BE068B">
              <w:rPr>
                <w:rFonts w:ascii="Gill Sans MT" w:hAnsi="Gill Sans MT"/>
              </w:rPr>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063184B0"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3D2E2587" w14:textId="77777777" w:rsidTr="00DA1429">
        <w:trPr>
          <w:trHeight w:val="20"/>
        </w:trPr>
        <w:tc>
          <w:tcPr>
            <w:tcW w:w="664" w:type="dxa"/>
            <w:tcBorders>
              <w:top w:val="single" w:sz="6" w:space="0" w:color="000000"/>
              <w:left w:val="single" w:sz="6" w:space="0" w:color="000000"/>
              <w:bottom w:val="single" w:sz="6" w:space="0" w:color="000000"/>
              <w:right w:val="single" w:sz="6" w:space="0" w:color="000000"/>
            </w:tcBorders>
          </w:tcPr>
          <w:p w14:paraId="6A7CF8B4" w14:textId="69312E71" w:rsidR="008250E0" w:rsidRPr="00BE068B" w:rsidRDefault="00DA1429" w:rsidP="00DA1429">
            <w:pPr>
              <w:spacing w:afterLines="20" w:after="48" w:line="240" w:lineRule="auto"/>
              <w:ind w:left="119" w:hanging="114"/>
              <w:contextualSpacing/>
              <w:rPr>
                <w:rFonts w:ascii="Gill Sans MT" w:hAnsi="Gill Sans MT"/>
                <w:w w:val="105"/>
              </w:rPr>
            </w:pPr>
            <w:r w:rsidRPr="00BE068B">
              <w:rPr>
                <w:rFonts w:ascii="Gill Sans MT" w:hAnsi="Gill Sans MT"/>
                <w:w w:val="105"/>
              </w:rPr>
              <w:t>N42b</w:t>
            </w:r>
          </w:p>
        </w:tc>
        <w:tc>
          <w:tcPr>
            <w:tcW w:w="4680" w:type="dxa"/>
            <w:tcBorders>
              <w:top w:val="single" w:sz="6" w:space="0" w:color="000000"/>
              <w:left w:val="single" w:sz="6" w:space="0" w:color="000000"/>
              <w:bottom w:val="single" w:sz="6" w:space="0" w:color="000000"/>
            </w:tcBorders>
          </w:tcPr>
          <w:p w14:paraId="575E0BE6" w14:textId="2E628429" w:rsidR="008250E0" w:rsidRPr="00BE068B" w:rsidRDefault="008250E0" w:rsidP="008250E0">
            <w:pPr>
              <w:spacing w:afterLines="20" w:after="48" w:line="240" w:lineRule="auto"/>
              <w:contextualSpacing/>
              <w:rPr>
                <w:rFonts w:ascii="Gill Sans MT" w:hAnsi="Gill Sans MT"/>
                <w:w w:val="105"/>
              </w:rPr>
            </w:pPr>
            <w:r w:rsidRPr="00BE068B">
              <w:rPr>
                <w:rFonts w:ascii="Gill Sans MT" w:hAnsi="Gill Sans MT"/>
                <w:w w:val="105"/>
              </w:rPr>
              <w:t xml:space="preserve">If “Other,” please specify? </w:t>
            </w:r>
          </w:p>
        </w:tc>
        <w:tc>
          <w:tcPr>
            <w:tcW w:w="4682" w:type="dxa"/>
            <w:gridSpan w:val="2"/>
            <w:tcBorders>
              <w:top w:val="single" w:sz="18" w:space="0" w:color="000000"/>
              <w:left w:val="single" w:sz="18" w:space="0" w:color="000000"/>
              <w:bottom w:val="single" w:sz="18" w:space="0" w:color="000000"/>
              <w:right w:val="single" w:sz="18" w:space="0" w:color="000000"/>
            </w:tcBorders>
          </w:tcPr>
          <w:p w14:paraId="4DFB4FB8" w14:textId="77777777" w:rsidR="008250E0" w:rsidRPr="00BE068B" w:rsidRDefault="008250E0" w:rsidP="008250E0">
            <w:pPr>
              <w:spacing w:afterLines="20" w:after="48" w:line="240" w:lineRule="auto"/>
              <w:contextualSpacing/>
              <w:rPr>
                <w:rFonts w:ascii="Gill Sans MT" w:hAnsi="Gill Sans MT"/>
                <w:i/>
              </w:rPr>
            </w:pPr>
            <w:r w:rsidRPr="00BE068B">
              <w:rPr>
                <w:rFonts w:ascii="Gill Sans MT" w:hAnsi="Gill Sans MT"/>
                <w:i/>
              </w:rPr>
              <w:t>(Text)</w:t>
            </w:r>
          </w:p>
        </w:tc>
      </w:tr>
    </w:tbl>
    <w:p w14:paraId="675A28AD" w14:textId="3FFA18D4" w:rsidR="00DA7C5C" w:rsidRPr="00BE068B" w:rsidRDefault="00DA7C5C" w:rsidP="001512DD">
      <w:pPr>
        <w:spacing w:after="0" w:line="240" w:lineRule="auto"/>
        <w:contextualSpacing/>
        <w:rPr>
          <w:rFonts w:ascii="Gill Sans MT" w:hAnsi="Gill Sans MT"/>
        </w:rPr>
      </w:pPr>
      <w:bookmarkStart w:id="342" w:name="_GoBack"/>
    </w:p>
    <w:p w14:paraId="15B4EB08" w14:textId="618CD9FD" w:rsidR="00F05B1A" w:rsidRPr="00BE068B" w:rsidRDefault="00B41661">
      <w:pPr>
        <w:rPr>
          <w:rFonts w:ascii="Gill Sans MT" w:hAnsi="Gill Sans MT"/>
          <w:b/>
        </w:rPr>
      </w:pPr>
      <w:r w:rsidRPr="00BE068B">
        <w:rPr>
          <w:rFonts w:ascii="Gill Sans MT" w:hAnsi="Gill Sans MT"/>
          <w:b/>
        </w:rPr>
        <w:t xml:space="preserve">Section O: </w:t>
      </w:r>
      <w:r w:rsidR="00F05B1A" w:rsidRPr="00BE068B">
        <w:rPr>
          <w:rFonts w:ascii="Gill Sans MT" w:hAnsi="Gill Sans MT"/>
          <w:b/>
        </w:rPr>
        <w:t>Energy Sources and Utilization</w:t>
      </w:r>
      <w:bookmarkEnd w:id="342"/>
      <w:r w:rsidR="00F05B1A" w:rsidRPr="00BE068B">
        <w:rPr>
          <w:rFonts w:ascii="Gill Sans MT" w:hAnsi="Gill Sans MT"/>
          <w:b/>
        </w:rPr>
        <w:t xml:space="preserve"> </w:t>
      </w:r>
    </w:p>
    <w:tbl>
      <w:tblPr>
        <w:tblStyle w:val="TableGrid"/>
        <w:tblW w:w="0" w:type="auto"/>
        <w:tblLook w:val="04A0" w:firstRow="1" w:lastRow="0" w:firstColumn="1" w:lastColumn="0" w:noHBand="0" w:noVBand="1"/>
      </w:tblPr>
      <w:tblGrid>
        <w:gridCol w:w="576"/>
        <w:gridCol w:w="4654"/>
        <w:gridCol w:w="3583"/>
        <w:gridCol w:w="1255"/>
      </w:tblGrid>
      <w:tr w:rsidR="00F05B1A" w:rsidRPr="004014D8" w14:paraId="2F05048A" w14:textId="77777777" w:rsidTr="00275BD5">
        <w:tc>
          <w:tcPr>
            <w:tcW w:w="535" w:type="dxa"/>
          </w:tcPr>
          <w:p w14:paraId="0A717D6A" w14:textId="1ECF81E4" w:rsidR="00F05B1A" w:rsidRPr="004014D8" w:rsidRDefault="00DA1429" w:rsidP="00DA1429">
            <w:pPr>
              <w:spacing w:after="200" w:line="276" w:lineRule="auto"/>
              <w:ind w:left="-90"/>
              <w:rPr>
                <w:rFonts w:ascii="Gill Sans MT" w:hAnsi="Gill Sans MT"/>
                <w:rPrChange w:id="343" w:author="usaiduser" w:date="2014-11-09T11:18:00Z">
                  <w:rPr>
                    <w:rFonts w:ascii="Gill Sans MT" w:hAnsi="Gill Sans MT"/>
                    <w:sz w:val="20"/>
                    <w:szCs w:val="20"/>
                  </w:rPr>
                </w:rPrChange>
              </w:rPr>
            </w:pPr>
            <w:r w:rsidRPr="004014D8">
              <w:rPr>
                <w:rFonts w:ascii="Gill Sans MT" w:hAnsi="Gill Sans MT"/>
                <w:rPrChange w:id="344" w:author="usaiduser" w:date="2014-11-09T11:18:00Z">
                  <w:rPr>
                    <w:rFonts w:ascii="Gill Sans MT" w:hAnsi="Gill Sans MT"/>
                    <w:sz w:val="20"/>
                    <w:szCs w:val="20"/>
                  </w:rPr>
                </w:rPrChange>
              </w:rPr>
              <w:t>O.1</w:t>
            </w:r>
          </w:p>
        </w:tc>
        <w:tc>
          <w:tcPr>
            <w:tcW w:w="4654" w:type="dxa"/>
          </w:tcPr>
          <w:p w14:paraId="44941FF1" w14:textId="77777777" w:rsidR="00F05B1A" w:rsidRPr="004014D8" w:rsidRDefault="00F05B1A">
            <w:pPr>
              <w:spacing w:after="200" w:line="276" w:lineRule="auto"/>
              <w:rPr>
                <w:rFonts w:ascii="Gill Sans MT" w:hAnsi="Gill Sans MT"/>
                <w:rPrChange w:id="345" w:author="usaiduser" w:date="2014-11-09T11:18:00Z">
                  <w:rPr>
                    <w:rFonts w:ascii="Gill Sans MT" w:hAnsi="Gill Sans MT"/>
                    <w:sz w:val="20"/>
                    <w:szCs w:val="20"/>
                  </w:rPr>
                </w:rPrChange>
              </w:rPr>
            </w:pPr>
            <w:r w:rsidRPr="004014D8">
              <w:rPr>
                <w:rFonts w:ascii="Gill Sans MT" w:hAnsi="Gill Sans MT"/>
                <w:rPrChange w:id="346" w:author="usaiduser" w:date="2014-11-09T11:18:00Z">
                  <w:rPr>
                    <w:rFonts w:ascii="Gill Sans MT" w:hAnsi="Gill Sans MT"/>
                    <w:sz w:val="20"/>
                    <w:szCs w:val="20"/>
                  </w:rPr>
                </w:rPrChange>
              </w:rPr>
              <w:t>Does your household use charcoal?</w:t>
            </w:r>
          </w:p>
          <w:p w14:paraId="5C4200E0" w14:textId="159F15EA" w:rsidR="004B4B2A" w:rsidRPr="004014D8" w:rsidRDefault="004B4B2A">
            <w:pPr>
              <w:spacing w:after="200" w:line="276" w:lineRule="auto"/>
              <w:rPr>
                <w:rFonts w:ascii="Gill Sans MT" w:hAnsi="Gill Sans MT"/>
                <w:i/>
                <w:rPrChange w:id="347" w:author="usaiduser" w:date="2014-11-09T11:18:00Z">
                  <w:rPr>
                    <w:rFonts w:ascii="Gill Sans MT" w:hAnsi="Gill Sans MT"/>
                    <w:i/>
                    <w:sz w:val="20"/>
                    <w:szCs w:val="20"/>
                  </w:rPr>
                </w:rPrChange>
              </w:rPr>
            </w:pPr>
            <w:r w:rsidRPr="004014D8">
              <w:rPr>
                <w:rFonts w:ascii="Gill Sans MT" w:hAnsi="Gill Sans MT"/>
                <w:i/>
                <w:rPrChange w:id="348" w:author="usaiduser" w:date="2014-11-09T11:18:00Z">
                  <w:rPr>
                    <w:rFonts w:ascii="Gill Sans MT" w:hAnsi="Gill Sans MT"/>
                    <w:i/>
                    <w:sz w:val="20"/>
                    <w:szCs w:val="20"/>
                  </w:rPr>
                </w:rPrChange>
              </w:rPr>
              <w:t>If 0, skip to O.4</w:t>
            </w:r>
          </w:p>
        </w:tc>
        <w:tc>
          <w:tcPr>
            <w:tcW w:w="3583" w:type="dxa"/>
          </w:tcPr>
          <w:p w14:paraId="375D52C3" w14:textId="77777777" w:rsidR="00F05B1A" w:rsidRPr="004014D8" w:rsidRDefault="00F05B1A">
            <w:pPr>
              <w:spacing w:after="200" w:line="276" w:lineRule="auto"/>
              <w:rPr>
                <w:rFonts w:ascii="Gill Sans MT" w:hAnsi="Gill Sans MT"/>
                <w:rPrChange w:id="349" w:author="usaiduser" w:date="2014-11-09T11:18:00Z">
                  <w:rPr>
                    <w:rFonts w:ascii="Gill Sans MT" w:hAnsi="Gill Sans MT"/>
                    <w:sz w:val="20"/>
                    <w:szCs w:val="20"/>
                  </w:rPr>
                </w:rPrChange>
              </w:rPr>
            </w:pPr>
            <w:r w:rsidRPr="004014D8">
              <w:rPr>
                <w:rFonts w:ascii="Gill Sans MT" w:hAnsi="Gill Sans MT"/>
                <w:rPrChange w:id="350" w:author="usaiduser" w:date="2014-11-09T11:18:00Z">
                  <w:rPr>
                    <w:rFonts w:ascii="Gill Sans MT" w:hAnsi="Gill Sans MT"/>
                    <w:sz w:val="20"/>
                    <w:szCs w:val="20"/>
                  </w:rPr>
                </w:rPrChange>
              </w:rPr>
              <w:t>0=No</w:t>
            </w:r>
          </w:p>
          <w:p w14:paraId="6B287F71" w14:textId="40B4B5DF" w:rsidR="00F05B1A" w:rsidRPr="004014D8" w:rsidRDefault="00F05B1A">
            <w:pPr>
              <w:spacing w:after="200" w:line="276" w:lineRule="auto"/>
              <w:rPr>
                <w:rFonts w:ascii="Gill Sans MT" w:hAnsi="Gill Sans MT"/>
                <w:rPrChange w:id="351" w:author="usaiduser" w:date="2014-11-09T11:18:00Z">
                  <w:rPr>
                    <w:rFonts w:ascii="Gill Sans MT" w:hAnsi="Gill Sans MT"/>
                    <w:sz w:val="20"/>
                    <w:szCs w:val="20"/>
                  </w:rPr>
                </w:rPrChange>
              </w:rPr>
            </w:pPr>
            <w:r w:rsidRPr="004014D8">
              <w:rPr>
                <w:rFonts w:ascii="Gill Sans MT" w:hAnsi="Gill Sans MT"/>
                <w:rPrChange w:id="352" w:author="usaiduser" w:date="2014-11-09T11:18:00Z">
                  <w:rPr>
                    <w:rFonts w:ascii="Gill Sans MT" w:hAnsi="Gill Sans MT"/>
                    <w:sz w:val="20"/>
                    <w:szCs w:val="20"/>
                  </w:rPr>
                </w:rPrChange>
              </w:rPr>
              <w:t>1=Yes</w:t>
            </w:r>
          </w:p>
        </w:tc>
        <w:tc>
          <w:tcPr>
            <w:tcW w:w="1255" w:type="dxa"/>
          </w:tcPr>
          <w:p w14:paraId="0BAE0BBD" w14:textId="77777777" w:rsidR="00F05B1A" w:rsidRPr="004014D8" w:rsidRDefault="00F05B1A">
            <w:pPr>
              <w:spacing w:after="200" w:line="276" w:lineRule="auto"/>
              <w:rPr>
                <w:rFonts w:ascii="Gill Sans MT" w:hAnsi="Gill Sans MT"/>
                <w:b/>
                <w:rPrChange w:id="353" w:author="usaiduser" w:date="2014-11-09T11:18:00Z">
                  <w:rPr>
                    <w:rFonts w:ascii="Gill Sans MT" w:hAnsi="Gill Sans MT"/>
                    <w:b/>
                    <w:sz w:val="20"/>
                    <w:szCs w:val="20"/>
                  </w:rPr>
                </w:rPrChange>
              </w:rPr>
            </w:pPr>
          </w:p>
        </w:tc>
      </w:tr>
      <w:tr w:rsidR="00F05B1A" w:rsidRPr="004014D8" w14:paraId="515ABA31" w14:textId="77777777" w:rsidTr="00275BD5">
        <w:tc>
          <w:tcPr>
            <w:tcW w:w="535" w:type="dxa"/>
          </w:tcPr>
          <w:p w14:paraId="74BA5CD3" w14:textId="19B6BD54" w:rsidR="00F05B1A" w:rsidRPr="004014D8" w:rsidRDefault="00DA1429" w:rsidP="00DA1429">
            <w:pPr>
              <w:spacing w:after="200" w:line="276" w:lineRule="auto"/>
              <w:ind w:left="-90"/>
              <w:rPr>
                <w:rFonts w:ascii="Gill Sans MT" w:hAnsi="Gill Sans MT"/>
                <w:rPrChange w:id="354" w:author="usaiduser" w:date="2014-11-09T11:18:00Z">
                  <w:rPr>
                    <w:rFonts w:ascii="Gill Sans MT" w:hAnsi="Gill Sans MT"/>
                    <w:sz w:val="20"/>
                    <w:szCs w:val="20"/>
                  </w:rPr>
                </w:rPrChange>
              </w:rPr>
            </w:pPr>
            <w:r w:rsidRPr="004014D8">
              <w:rPr>
                <w:rFonts w:ascii="Gill Sans MT" w:hAnsi="Gill Sans MT"/>
                <w:rPrChange w:id="355" w:author="usaiduser" w:date="2014-11-09T11:18:00Z">
                  <w:rPr>
                    <w:rFonts w:ascii="Gill Sans MT" w:hAnsi="Gill Sans MT"/>
                    <w:sz w:val="20"/>
                    <w:szCs w:val="20"/>
                  </w:rPr>
                </w:rPrChange>
              </w:rPr>
              <w:t>O.2</w:t>
            </w:r>
          </w:p>
        </w:tc>
        <w:tc>
          <w:tcPr>
            <w:tcW w:w="4654" w:type="dxa"/>
          </w:tcPr>
          <w:p w14:paraId="6E8BE26B" w14:textId="6D4C9130" w:rsidR="00F05B1A" w:rsidRPr="004014D8" w:rsidRDefault="007A7614">
            <w:pPr>
              <w:spacing w:after="200" w:line="276" w:lineRule="auto"/>
              <w:rPr>
                <w:rFonts w:ascii="Gill Sans MT" w:hAnsi="Gill Sans MT"/>
                <w:rPrChange w:id="356" w:author="usaiduser" w:date="2014-11-09T11:18:00Z">
                  <w:rPr>
                    <w:rFonts w:ascii="Gill Sans MT" w:hAnsi="Gill Sans MT"/>
                    <w:sz w:val="20"/>
                    <w:szCs w:val="20"/>
                  </w:rPr>
                </w:rPrChange>
              </w:rPr>
            </w:pPr>
            <w:r w:rsidRPr="004014D8">
              <w:rPr>
                <w:rFonts w:ascii="Gill Sans MT" w:hAnsi="Gill Sans MT"/>
                <w:rPrChange w:id="357" w:author="usaiduser" w:date="2014-11-09T11:18:00Z">
                  <w:rPr>
                    <w:rFonts w:ascii="Gill Sans MT" w:hAnsi="Gill Sans MT"/>
                    <w:sz w:val="20"/>
                    <w:szCs w:val="20"/>
                  </w:rPr>
                </w:rPrChange>
              </w:rPr>
              <w:t>What</w:t>
            </w:r>
            <w:r w:rsidR="00F05B1A" w:rsidRPr="004014D8">
              <w:rPr>
                <w:rFonts w:ascii="Gill Sans MT" w:hAnsi="Gill Sans MT"/>
                <w:rPrChange w:id="358" w:author="usaiduser" w:date="2014-11-09T11:18:00Z">
                  <w:rPr>
                    <w:rFonts w:ascii="Gill Sans MT" w:hAnsi="Gill Sans MT"/>
                    <w:sz w:val="20"/>
                    <w:szCs w:val="20"/>
                  </w:rPr>
                </w:rPrChange>
              </w:rPr>
              <w:t xml:space="preserve"> is the quantity of charcoal used per month, on average? </w:t>
            </w:r>
          </w:p>
        </w:tc>
        <w:tc>
          <w:tcPr>
            <w:tcW w:w="3583" w:type="dxa"/>
          </w:tcPr>
          <w:p w14:paraId="077A1D3C" w14:textId="77777777" w:rsidR="00F05B1A" w:rsidRPr="004014D8" w:rsidRDefault="00F05B1A">
            <w:pPr>
              <w:spacing w:after="200" w:line="276" w:lineRule="auto"/>
              <w:rPr>
                <w:rFonts w:ascii="Gill Sans MT" w:hAnsi="Gill Sans MT"/>
                <w:b/>
                <w:rPrChange w:id="359" w:author="usaiduser" w:date="2014-11-09T11:18:00Z">
                  <w:rPr>
                    <w:rFonts w:ascii="Gill Sans MT" w:hAnsi="Gill Sans MT"/>
                    <w:b/>
                    <w:sz w:val="20"/>
                    <w:szCs w:val="20"/>
                  </w:rPr>
                </w:rPrChange>
              </w:rPr>
            </w:pPr>
          </w:p>
        </w:tc>
        <w:tc>
          <w:tcPr>
            <w:tcW w:w="1255" w:type="dxa"/>
          </w:tcPr>
          <w:p w14:paraId="72C02BBC" w14:textId="6FB1FAC2" w:rsidR="00F05B1A" w:rsidRPr="004014D8" w:rsidRDefault="00F05B1A">
            <w:pPr>
              <w:spacing w:after="200" w:line="276" w:lineRule="auto"/>
              <w:rPr>
                <w:rFonts w:ascii="Gill Sans MT" w:hAnsi="Gill Sans MT"/>
                <w:b/>
                <w:rPrChange w:id="360" w:author="usaiduser" w:date="2014-11-09T11:18:00Z">
                  <w:rPr>
                    <w:rFonts w:ascii="Gill Sans MT" w:hAnsi="Gill Sans MT"/>
                    <w:b/>
                    <w:sz w:val="20"/>
                    <w:szCs w:val="20"/>
                  </w:rPr>
                </w:rPrChange>
              </w:rPr>
            </w:pPr>
            <w:r w:rsidRPr="004014D8">
              <w:rPr>
                <w:rFonts w:ascii="Gill Sans MT" w:hAnsi="Gill Sans MT"/>
                <w:b/>
                <w:rPrChange w:id="361" w:author="usaiduser" w:date="2014-11-09T11:18:00Z">
                  <w:rPr>
                    <w:rFonts w:ascii="Gill Sans MT" w:hAnsi="Gill Sans MT"/>
                    <w:b/>
                    <w:sz w:val="20"/>
                    <w:szCs w:val="20"/>
                  </w:rPr>
                </w:rPrChange>
              </w:rPr>
              <w:t>(</w:t>
            </w:r>
            <w:proofErr w:type="gramStart"/>
            <w:r w:rsidRPr="004014D8">
              <w:rPr>
                <w:rFonts w:ascii="Gill Sans MT" w:hAnsi="Gill Sans MT"/>
                <w:rPrChange w:id="362" w:author="usaiduser" w:date="2014-11-09T11:18:00Z">
                  <w:rPr>
                    <w:rFonts w:ascii="Gill Sans MT" w:hAnsi="Gill Sans MT"/>
                    <w:sz w:val="20"/>
                    <w:szCs w:val="20"/>
                  </w:rPr>
                </w:rPrChange>
              </w:rPr>
              <w:t>integer</w:t>
            </w:r>
            <w:proofErr w:type="gramEnd"/>
            <w:r w:rsidRPr="004014D8">
              <w:rPr>
                <w:rFonts w:ascii="Gill Sans MT" w:hAnsi="Gill Sans MT"/>
                <w:rPrChange w:id="363" w:author="usaiduser" w:date="2014-11-09T11:18:00Z">
                  <w:rPr>
                    <w:rFonts w:ascii="Gill Sans MT" w:hAnsi="Gill Sans MT"/>
                    <w:sz w:val="20"/>
                    <w:szCs w:val="20"/>
                  </w:rPr>
                </w:rPrChange>
              </w:rPr>
              <w:t>)</w:t>
            </w:r>
          </w:p>
        </w:tc>
      </w:tr>
      <w:tr w:rsidR="00F05B1A" w:rsidRPr="004014D8" w14:paraId="48329BF6" w14:textId="77777777" w:rsidTr="00275BD5">
        <w:tc>
          <w:tcPr>
            <w:tcW w:w="535" w:type="dxa"/>
          </w:tcPr>
          <w:p w14:paraId="789CB62B" w14:textId="37965257" w:rsidR="00F05B1A" w:rsidRPr="004014D8" w:rsidRDefault="00DA1429" w:rsidP="00DA1429">
            <w:pPr>
              <w:spacing w:after="200" w:line="276" w:lineRule="auto"/>
              <w:ind w:left="-90"/>
              <w:rPr>
                <w:rFonts w:ascii="Gill Sans MT" w:hAnsi="Gill Sans MT"/>
                <w:rPrChange w:id="364" w:author="usaiduser" w:date="2014-11-09T11:18:00Z">
                  <w:rPr>
                    <w:rFonts w:ascii="Gill Sans MT" w:hAnsi="Gill Sans MT"/>
                    <w:sz w:val="20"/>
                    <w:szCs w:val="20"/>
                  </w:rPr>
                </w:rPrChange>
              </w:rPr>
            </w:pPr>
            <w:r w:rsidRPr="004014D8">
              <w:rPr>
                <w:rFonts w:ascii="Gill Sans MT" w:hAnsi="Gill Sans MT"/>
                <w:rPrChange w:id="365" w:author="usaiduser" w:date="2014-11-09T11:18:00Z">
                  <w:rPr>
                    <w:rFonts w:ascii="Gill Sans MT" w:hAnsi="Gill Sans MT"/>
                    <w:sz w:val="20"/>
                    <w:szCs w:val="20"/>
                  </w:rPr>
                </w:rPrChange>
              </w:rPr>
              <w:t>O.2b</w:t>
            </w:r>
          </w:p>
        </w:tc>
        <w:tc>
          <w:tcPr>
            <w:tcW w:w="4654" w:type="dxa"/>
          </w:tcPr>
          <w:p w14:paraId="20A5BD0C" w14:textId="432F68CA" w:rsidR="00F05B1A" w:rsidRPr="004014D8" w:rsidRDefault="00F05B1A">
            <w:pPr>
              <w:spacing w:after="200" w:line="276" w:lineRule="auto"/>
              <w:rPr>
                <w:rFonts w:ascii="Gill Sans MT" w:hAnsi="Gill Sans MT"/>
                <w:rPrChange w:id="366" w:author="usaiduser" w:date="2014-11-09T11:18:00Z">
                  <w:rPr>
                    <w:rFonts w:ascii="Gill Sans MT" w:hAnsi="Gill Sans MT"/>
                    <w:sz w:val="20"/>
                    <w:szCs w:val="20"/>
                  </w:rPr>
                </w:rPrChange>
              </w:rPr>
            </w:pPr>
            <w:r w:rsidRPr="004014D8">
              <w:rPr>
                <w:rFonts w:ascii="Gill Sans MT" w:hAnsi="Gill Sans MT"/>
                <w:rPrChange w:id="367" w:author="usaiduser" w:date="2014-11-09T11:18:00Z">
                  <w:rPr>
                    <w:rFonts w:ascii="Gill Sans MT" w:hAnsi="Gill Sans MT"/>
                    <w:sz w:val="20"/>
                    <w:szCs w:val="20"/>
                  </w:rPr>
                </w:rPrChange>
              </w:rPr>
              <w:t>Unit</w:t>
            </w:r>
          </w:p>
        </w:tc>
        <w:tc>
          <w:tcPr>
            <w:tcW w:w="3583" w:type="dxa"/>
          </w:tcPr>
          <w:p w14:paraId="3BCF0A97" w14:textId="312F1439" w:rsidR="00F05B1A" w:rsidRPr="004014D8" w:rsidRDefault="00F05B1A">
            <w:pPr>
              <w:spacing w:after="200" w:line="276" w:lineRule="auto"/>
              <w:rPr>
                <w:rFonts w:ascii="Gill Sans MT" w:hAnsi="Gill Sans MT"/>
                <w:rPrChange w:id="368" w:author="usaiduser" w:date="2014-11-09T11:18:00Z">
                  <w:rPr>
                    <w:rFonts w:ascii="Gill Sans MT" w:hAnsi="Gill Sans MT"/>
                    <w:sz w:val="20"/>
                    <w:szCs w:val="20"/>
                  </w:rPr>
                </w:rPrChange>
              </w:rPr>
            </w:pPr>
            <w:r w:rsidRPr="004014D8">
              <w:rPr>
                <w:rFonts w:ascii="Gill Sans MT" w:hAnsi="Gill Sans MT"/>
                <w:rPrChange w:id="369" w:author="usaiduser" w:date="2014-11-09T11:18:00Z">
                  <w:rPr>
                    <w:rFonts w:ascii="Gill Sans MT" w:hAnsi="Gill Sans MT"/>
                    <w:sz w:val="20"/>
                    <w:szCs w:val="20"/>
                  </w:rPr>
                </w:rPrChange>
              </w:rPr>
              <w:t>1=</w:t>
            </w:r>
            <w:r w:rsidR="007A7614" w:rsidRPr="004014D8">
              <w:rPr>
                <w:rFonts w:ascii="Gill Sans MT" w:hAnsi="Gill Sans MT"/>
                <w:rPrChange w:id="370" w:author="usaiduser" w:date="2014-11-09T11:18:00Z">
                  <w:rPr>
                    <w:rFonts w:ascii="Gill Sans MT" w:hAnsi="Gill Sans MT"/>
                    <w:sz w:val="20"/>
                    <w:szCs w:val="20"/>
                  </w:rPr>
                </w:rPrChange>
              </w:rPr>
              <w:t xml:space="preserve"> packet</w:t>
            </w:r>
          </w:p>
          <w:p w14:paraId="76278FF7" w14:textId="77777777" w:rsidR="007A7614" w:rsidRPr="004014D8" w:rsidRDefault="007A7614">
            <w:pPr>
              <w:spacing w:after="200" w:line="276" w:lineRule="auto"/>
              <w:rPr>
                <w:rFonts w:ascii="Gill Sans MT" w:hAnsi="Gill Sans MT"/>
                <w:rPrChange w:id="371" w:author="usaiduser" w:date="2014-11-09T11:18:00Z">
                  <w:rPr>
                    <w:rFonts w:ascii="Gill Sans MT" w:hAnsi="Gill Sans MT"/>
                    <w:sz w:val="20"/>
                    <w:szCs w:val="20"/>
                  </w:rPr>
                </w:rPrChange>
              </w:rPr>
            </w:pPr>
            <w:r w:rsidRPr="004014D8">
              <w:rPr>
                <w:rFonts w:ascii="Gill Sans MT" w:hAnsi="Gill Sans MT"/>
                <w:rPrChange w:id="372" w:author="usaiduser" w:date="2014-11-09T11:18:00Z">
                  <w:rPr>
                    <w:rFonts w:ascii="Gill Sans MT" w:hAnsi="Gill Sans MT"/>
                    <w:sz w:val="20"/>
                    <w:szCs w:val="20"/>
                  </w:rPr>
                </w:rPrChange>
              </w:rPr>
              <w:lastRenderedPageBreak/>
              <w:t>2=10kg bag</w:t>
            </w:r>
          </w:p>
          <w:p w14:paraId="14A392D0" w14:textId="3E94B5B5" w:rsidR="007A7614" w:rsidRPr="004014D8" w:rsidRDefault="007A7614">
            <w:pPr>
              <w:spacing w:after="200" w:line="276" w:lineRule="auto"/>
              <w:rPr>
                <w:rFonts w:ascii="Gill Sans MT" w:hAnsi="Gill Sans MT"/>
                <w:rPrChange w:id="373" w:author="usaiduser" w:date="2014-11-09T11:18:00Z">
                  <w:rPr>
                    <w:rFonts w:ascii="Gill Sans MT" w:hAnsi="Gill Sans MT"/>
                    <w:sz w:val="20"/>
                    <w:szCs w:val="20"/>
                  </w:rPr>
                </w:rPrChange>
              </w:rPr>
            </w:pPr>
            <w:r w:rsidRPr="004014D8">
              <w:rPr>
                <w:rFonts w:ascii="Gill Sans MT" w:hAnsi="Gill Sans MT"/>
                <w:rPrChange w:id="374" w:author="usaiduser" w:date="2014-11-09T11:18:00Z">
                  <w:rPr>
                    <w:rFonts w:ascii="Gill Sans MT" w:hAnsi="Gill Sans MT"/>
                    <w:sz w:val="20"/>
                    <w:szCs w:val="20"/>
                  </w:rPr>
                </w:rPrChange>
              </w:rPr>
              <w:t>3=25kg bag</w:t>
            </w:r>
          </w:p>
          <w:p w14:paraId="7F00F717" w14:textId="77777777" w:rsidR="00F05B1A" w:rsidRPr="004014D8" w:rsidRDefault="007A7614">
            <w:pPr>
              <w:spacing w:after="200" w:line="276" w:lineRule="auto"/>
              <w:rPr>
                <w:rFonts w:ascii="Gill Sans MT" w:hAnsi="Gill Sans MT"/>
                <w:rPrChange w:id="375" w:author="usaiduser" w:date="2014-11-09T11:18:00Z">
                  <w:rPr>
                    <w:rFonts w:ascii="Gill Sans MT" w:hAnsi="Gill Sans MT"/>
                    <w:sz w:val="20"/>
                    <w:szCs w:val="20"/>
                  </w:rPr>
                </w:rPrChange>
              </w:rPr>
            </w:pPr>
            <w:r w:rsidRPr="004014D8">
              <w:rPr>
                <w:rFonts w:ascii="Gill Sans MT" w:hAnsi="Gill Sans MT"/>
                <w:rPrChange w:id="376" w:author="usaiduser" w:date="2014-11-09T11:18:00Z">
                  <w:rPr>
                    <w:rFonts w:ascii="Gill Sans MT" w:hAnsi="Gill Sans MT"/>
                    <w:sz w:val="20"/>
                    <w:szCs w:val="20"/>
                  </w:rPr>
                </w:rPrChange>
              </w:rPr>
              <w:t>4=50kg bag</w:t>
            </w:r>
          </w:p>
          <w:p w14:paraId="115247A2" w14:textId="63141EF2" w:rsidR="007A7614" w:rsidRPr="004014D8" w:rsidRDefault="007A7614">
            <w:pPr>
              <w:spacing w:after="200" w:line="276" w:lineRule="auto"/>
              <w:rPr>
                <w:rFonts w:ascii="Gill Sans MT" w:hAnsi="Gill Sans MT"/>
                <w:rPrChange w:id="377" w:author="usaiduser" w:date="2014-11-09T11:18:00Z">
                  <w:rPr>
                    <w:rFonts w:ascii="Gill Sans MT" w:hAnsi="Gill Sans MT"/>
                    <w:sz w:val="20"/>
                    <w:szCs w:val="20"/>
                  </w:rPr>
                </w:rPrChange>
              </w:rPr>
            </w:pPr>
            <w:r w:rsidRPr="004014D8">
              <w:rPr>
                <w:rFonts w:ascii="Gill Sans MT" w:hAnsi="Gill Sans MT"/>
                <w:rPrChange w:id="378" w:author="usaiduser" w:date="2014-11-09T11:18:00Z">
                  <w:rPr>
                    <w:rFonts w:ascii="Gill Sans MT" w:hAnsi="Gill Sans MT"/>
                    <w:sz w:val="20"/>
                    <w:szCs w:val="20"/>
                  </w:rPr>
                </w:rPrChange>
              </w:rPr>
              <w:t>5=kg only</w:t>
            </w:r>
          </w:p>
        </w:tc>
        <w:tc>
          <w:tcPr>
            <w:tcW w:w="1255" w:type="dxa"/>
          </w:tcPr>
          <w:p w14:paraId="1C92D643" w14:textId="77777777" w:rsidR="00F05B1A" w:rsidRPr="004014D8" w:rsidRDefault="00F05B1A">
            <w:pPr>
              <w:spacing w:after="200" w:line="276" w:lineRule="auto"/>
              <w:rPr>
                <w:rFonts w:ascii="Gill Sans MT" w:hAnsi="Gill Sans MT"/>
                <w:b/>
                <w:rPrChange w:id="379" w:author="usaiduser" w:date="2014-11-09T11:18:00Z">
                  <w:rPr>
                    <w:rFonts w:ascii="Gill Sans MT" w:hAnsi="Gill Sans MT"/>
                    <w:b/>
                    <w:sz w:val="20"/>
                    <w:szCs w:val="20"/>
                  </w:rPr>
                </w:rPrChange>
              </w:rPr>
            </w:pPr>
          </w:p>
        </w:tc>
      </w:tr>
      <w:tr w:rsidR="00F05B1A" w:rsidRPr="004014D8" w14:paraId="49131536" w14:textId="77777777" w:rsidTr="00275BD5">
        <w:tc>
          <w:tcPr>
            <w:tcW w:w="535" w:type="dxa"/>
          </w:tcPr>
          <w:p w14:paraId="212ED82F" w14:textId="70833D6C" w:rsidR="00F05B1A" w:rsidRPr="004014D8" w:rsidRDefault="00DA1429" w:rsidP="00DA1429">
            <w:pPr>
              <w:spacing w:after="200" w:line="276" w:lineRule="auto"/>
              <w:ind w:left="-90"/>
              <w:rPr>
                <w:rFonts w:ascii="Gill Sans MT" w:hAnsi="Gill Sans MT"/>
                <w:rPrChange w:id="380" w:author="usaiduser" w:date="2014-11-09T11:18:00Z">
                  <w:rPr>
                    <w:rFonts w:ascii="Gill Sans MT" w:hAnsi="Gill Sans MT"/>
                    <w:sz w:val="20"/>
                    <w:szCs w:val="20"/>
                  </w:rPr>
                </w:rPrChange>
              </w:rPr>
            </w:pPr>
            <w:r w:rsidRPr="004014D8">
              <w:rPr>
                <w:rFonts w:ascii="Gill Sans MT" w:hAnsi="Gill Sans MT"/>
                <w:rPrChange w:id="381" w:author="usaiduser" w:date="2014-11-09T11:18:00Z">
                  <w:rPr>
                    <w:rFonts w:ascii="Gill Sans MT" w:hAnsi="Gill Sans MT"/>
                    <w:sz w:val="20"/>
                    <w:szCs w:val="20"/>
                  </w:rPr>
                </w:rPrChange>
              </w:rPr>
              <w:lastRenderedPageBreak/>
              <w:t>O.5</w:t>
            </w:r>
          </w:p>
        </w:tc>
        <w:tc>
          <w:tcPr>
            <w:tcW w:w="4654" w:type="dxa"/>
          </w:tcPr>
          <w:p w14:paraId="3AA5D9E2" w14:textId="4BA6EC0B" w:rsidR="00F05B1A" w:rsidRPr="004014D8" w:rsidRDefault="007A7614">
            <w:pPr>
              <w:spacing w:after="200" w:line="276" w:lineRule="auto"/>
              <w:rPr>
                <w:rFonts w:ascii="Gill Sans MT" w:hAnsi="Gill Sans MT"/>
                <w:rPrChange w:id="382" w:author="usaiduser" w:date="2014-11-09T11:18:00Z">
                  <w:rPr>
                    <w:rFonts w:ascii="Gill Sans MT" w:hAnsi="Gill Sans MT"/>
                    <w:sz w:val="20"/>
                    <w:szCs w:val="20"/>
                  </w:rPr>
                </w:rPrChange>
              </w:rPr>
            </w:pPr>
            <w:r w:rsidRPr="004014D8">
              <w:rPr>
                <w:rFonts w:ascii="Gill Sans MT" w:hAnsi="Gill Sans MT"/>
                <w:rPrChange w:id="383" w:author="usaiduser" w:date="2014-11-09T11:18:00Z">
                  <w:rPr>
                    <w:rFonts w:ascii="Gill Sans MT" w:hAnsi="Gill Sans MT"/>
                    <w:sz w:val="20"/>
                    <w:szCs w:val="20"/>
                  </w:rPr>
                </w:rPrChange>
              </w:rPr>
              <w:t xml:space="preserve">What is the quantity of fuel wood used per month, on average?  </w:t>
            </w:r>
          </w:p>
        </w:tc>
        <w:tc>
          <w:tcPr>
            <w:tcW w:w="3583" w:type="dxa"/>
          </w:tcPr>
          <w:p w14:paraId="07A47591" w14:textId="77777777" w:rsidR="00F05B1A" w:rsidRPr="004014D8" w:rsidRDefault="00F05B1A">
            <w:pPr>
              <w:spacing w:after="200" w:line="276" w:lineRule="auto"/>
              <w:rPr>
                <w:rFonts w:ascii="Gill Sans MT" w:hAnsi="Gill Sans MT"/>
                <w:rPrChange w:id="384" w:author="usaiduser" w:date="2014-11-09T11:18:00Z">
                  <w:rPr>
                    <w:rFonts w:ascii="Gill Sans MT" w:hAnsi="Gill Sans MT"/>
                    <w:sz w:val="20"/>
                    <w:szCs w:val="20"/>
                  </w:rPr>
                </w:rPrChange>
              </w:rPr>
            </w:pPr>
          </w:p>
        </w:tc>
        <w:tc>
          <w:tcPr>
            <w:tcW w:w="1255" w:type="dxa"/>
          </w:tcPr>
          <w:p w14:paraId="4B3EF392" w14:textId="5DBA4A85" w:rsidR="00F05B1A" w:rsidRPr="004014D8" w:rsidRDefault="007A7614">
            <w:pPr>
              <w:spacing w:after="200" w:line="276" w:lineRule="auto"/>
              <w:rPr>
                <w:rFonts w:ascii="Gill Sans MT" w:hAnsi="Gill Sans MT"/>
                <w:rPrChange w:id="385" w:author="usaiduser" w:date="2014-11-09T11:18:00Z">
                  <w:rPr>
                    <w:rFonts w:ascii="Gill Sans MT" w:hAnsi="Gill Sans MT"/>
                    <w:sz w:val="20"/>
                    <w:szCs w:val="20"/>
                  </w:rPr>
                </w:rPrChange>
              </w:rPr>
            </w:pPr>
            <w:r w:rsidRPr="004014D8">
              <w:rPr>
                <w:rFonts w:ascii="Gill Sans MT" w:hAnsi="Gill Sans MT"/>
                <w:rPrChange w:id="386" w:author="usaiduser" w:date="2014-11-09T11:18:00Z">
                  <w:rPr>
                    <w:rFonts w:ascii="Gill Sans MT" w:hAnsi="Gill Sans MT"/>
                    <w:sz w:val="20"/>
                    <w:szCs w:val="20"/>
                  </w:rPr>
                </w:rPrChange>
              </w:rPr>
              <w:t>(</w:t>
            </w:r>
            <w:proofErr w:type="gramStart"/>
            <w:r w:rsidRPr="004014D8">
              <w:rPr>
                <w:rFonts w:ascii="Gill Sans MT" w:hAnsi="Gill Sans MT"/>
                <w:rPrChange w:id="387" w:author="usaiduser" w:date="2014-11-09T11:18:00Z">
                  <w:rPr>
                    <w:rFonts w:ascii="Gill Sans MT" w:hAnsi="Gill Sans MT"/>
                    <w:sz w:val="20"/>
                    <w:szCs w:val="20"/>
                  </w:rPr>
                </w:rPrChange>
              </w:rPr>
              <w:t>integer</w:t>
            </w:r>
            <w:proofErr w:type="gramEnd"/>
            <w:r w:rsidRPr="004014D8">
              <w:rPr>
                <w:rFonts w:ascii="Gill Sans MT" w:hAnsi="Gill Sans MT"/>
                <w:rPrChange w:id="388" w:author="usaiduser" w:date="2014-11-09T11:18:00Z">
                  <w:rPr>
                    <w:rFonts w:ascii="Gill Sans MT" w:hAnsi="Gill Sans MT"/>
                    <w:sz w:val="20"/>
                    <w:szCs w:val="20"/>
                  </w:rPr>
                </w:rPrChange>
              </w:rPr>
              <w:t>)</w:t>
            </w:r>
          </w:p>
        </w:tc>
      </w:tr>
      <w:tr w:rsidR="007B362C" w:rsidRPr="004014D8" w14:paraId="16C92F4C" w14:textId="77777777" w:rsidTr="00275BD5">
        <w:tc>
          <w:tcPr>
            <w:tcW w:w="535" w:type="dxa"/>
          </w:tcPr>
          <w:p w14:paraId="677B16F6" w14:textId="75D85955" w:rsidR="007B362C" w:rsidRPr="004014D8" w:rsidRDefault="00DA1429" w:rsidP="00DA1429">
            <w:pPr>
              <w:spacing w:after="200" w:line="276" w:lineRule="auto"/>
              <w:ind w:left="-90"/>
              <w:rPr>
                <w:rFonts w:ascii="Gill Sans MT" w:hAnsi="Gill Sans MT"/>
                <w:rPrChange w:id="389" w:author="usaiduser" w:date="2014-11-09T11:18:00Z">
                  <w:rPr>
                    <w:rFonts w:ascii="Gill Sans MT" w:hAnsi="Gill Sans MT"/>
                    <w:sz w:val="20"/>
                    <w:szCs w:val="20"/>
                  </w:rPr>
                </w:rPrChange>
              </w:rPr>
            </w:pPr>
            <w:r w:rsidRPr="004014D8">
              <w:rPr>
                <w:rFonts w:ascii="Gill Sans MT" w:hAnsi="Gill Sans MT"/>
                <w:rPrChange w:id="390" w:author="usaiduser" w:date="2014-11-09T11:18:00Z">
                  <w:rPr>
                    <w:rFonts w:ascii="Gill Sans MT" w:hAnsi="Gill Sans MT"/>
                    <w:sz w:val="20"/>
                    <w:szCs w:val="20"/>
                  </w:rPr>
                </w:rPrChange>
              </w:rPr>
              <w:t>O.5b</w:t>
            </w:r>
          </w:p>
        </w:tc>
        <w:tc>
          <w:tcPr>
            <w:tcW w:w="4654" w:type="dxa"/>
          </w:tcPr>
          <w:p w14:paraId="782CC1A4" w14:textId="3CEF428D" w:rsidR="007B362C" w:rsidRPr="004014D8" w:rsidRDefault="00BB1C09" w:rsidP="007B362C">
            <w:pPr>
              <w:spacing w:after="200" w:line="276" w:lineRule="auto"/>
              <w:rPr>
                <w:rFonts w:ascii="Gill Sans MT" w:hAnsi="Gill Sans MT"/>
                <w:rPrChange w:id="391" w:author="usaiduser" w:date="2014-11-09T11:18:00Z">
                  <w:rPr>
                    <w:rFonts w:ascii="Gill Sans MT" w:hAnsi="Gill Sans MT"/>
                    <w:sz w:val="20"/>
                    <w:szCs w:val="20"/>
                  </w:rPr>
                </w:rPrChange>
              </w:rPr>
            </w:pPr>
            <w:r w:rsidRPr="004014D8">
              <w:rPr>
                <w:rFonts w:ascii="Gill Sans MT" w:hAnsi="Gill Sans MT"/>
                <w:rPrChange w:id="392" w:author="usaiduser" w:date="2014-11-09T11:18:00Z">
                  <w:rPr>
                    <w:rFonts w:ascii="Gill Sans MT" w:hAnsi="Gill Sans MT"/>
                    <w:sz w:val="20"/>
                    <w:szCs w:val="20"/>
                  </w:rPr>
                </w:rPrChange>
              </w:rPr>
              <w:t>Unit</w:t>
            </w:r>
          </w:p>
        </w:tc>
        <w:tc>
          <w:tcPr>
            <w:tcW w:w="3583" w:type="dxa"/>
          </w:tcPr>
          <w:p w14:paraId="3F28395F" w14:textId="77777777" w:rsidR="007B362C" w:rsidRPr="004014D8" w:rsidRDefault="007B362C" w:rsidP="007B362C">
            <w:pPr>
              <w:spacing w:after="200" w:line="276" w:lineRule="auto"/>
              <w:rPr>
                <w:rFonts w:ascii="Gill Sans MT" w:hAnsi="Gill Sans MT"/>
                <w:rPrChange w:id="393" w:author="usaiduser" w:date="2014-11-09T11:18:00Z">
                  <w:rPr>
                    <w:rFonts w:ascii="Gill Sans MT" w:hAnsi="Gill Sans MT"/>
                    <w:sz w:val="20"/>
                    <w:szCs w:val="20"/>
                  </w:rPr>
                </w:rPrChange>
              </w:rPr>
            </w:pPr>
            <w:r w:rsidRPr="004014D8">
              <w:rPr>
                <w:rFonts w:ascii="Gill Sans MT" w:hAnsi="Gill Sans MT"/>
                <w:rPrChange w:id="394" w:author="usaiduser" w:date="2014-11-09T11:18:00Z">
                  <w:rPr>
                    <w:rFonts w:ascii="Gill Sans MT" w:hAnsi="Gill Sans MT"/>
                    <w:sz w:val="20"/>
                    <w:szCs w:val="20"/>
                  </w:rPr>
                </w:rPrChange>
              </w:rPr>
              <w:t>1=Bundle</w:t>
            </w:r>
          </w:p>
          <w:p w14:paraId="680DAE75" w14:textId="1D052B03" w:rsidR="007B362C" w:rsidRPr="004014D8" w:rsidRDefault="00072A5F" w:rsidP="007B362C">
            <w:pPr>
              <w:spacing w:after="200" w:line="276" w:lineRule="auto"/>
              <w:rPr>
                <w:rFonts w:ascii="Gill Sans MT" w:hAnsi="Gill Sans MT"/>
                <w:rPrChange w:id="395" w:author="usaiduser" w:date="2014-11-09T11:18:00Z">
                  <w:rPr>
                    <w:rFonts w:ascii="Gill Sans MT" w:hAnsi="Gill Sans MT"/>
                    <w:sz w:val="20"/>
                    <w:szCs w:val="20"/>
                  </w:rPr>
                </w:rPrChange>
              </w:rPr>
            </w:pPr>
            <w:r w:rsidRPr="004014D8">
              <w:rPr>
                <w:rFonts w:ascii="Gill Sans MT" w:hAnsi="Gill Sans MT"/>
                <w:rPrChange w:id="396" w:author="usaiduser" w:date="2014-11-09T11:18:00Z">
                  <w:rPr>
                    <w:rFonts w:ascii="Gill Sans MT" w:hAnsi="Gill Sans MT"/>
                    <w:sz w:val="20"/>
                    <w:szCs w:val="20"/>
                  </w:rPr>
                </w:rPrChange>
              </w:rPr>
              <w:t>2=KG only</w:t>
            </w:r>
          </w:p>
        </w:tc>
        <w:tc>
          <w:tcPr>
            <w:tcW w:w="1255" w:type="dxa"/>
          </w:tcPr>
          <w:p w14:paraId="6FEA9E56" w14:textId="77777777" w:rsidR="007B362C" w:rsidRPr="004014D8" w:rsidRDefault="007B362C">
            <w:pPr>
              <w:spacing w:after="200" w:line="276" w:lineRule="auto"/>
              <w:rPr>
                <w:rFonts w:ascii="Gill Sans MT" w:hAnsi="Gill Sans MT"/>
                <w:rPrChange w:id="397" w:author="usaiduser" w:date="2014-11-09T11:18:00Z">
                  <w:rPr>
                    <w:rFonts w:ascii="Gill Sans MT" w:hAnsi="Gill Sans MT"/>
                    <w:sz w:val="20"/>
                    <w:szCs w:val="20"/>
                  </w:rPr>
                </w:rPrChange>
              </w:rPr>
            </w:pPr>
          </w:p>
        </w:tc>
      </w:tr>
      <w:tr w:rsidR="007B362C" w:rsidRPr="004014D8" w14:paraId="58521B42" w14:textId="77777777" w:rsidTr="00275BD5">
        <w:tc>
          <w:tcPr>
            <w:tcW w:w="535" w:type="dxa"/>
          </w:tcPr>
          <w:p w14:paraId="19321CD1" w14:textId="62AB81FB" w:rsidR="007B362C" w:rsidRPr="004014D8" w:rsidRDefault="00DA1429" w:rsidP="00DA1429">
            <w:pPr>
              <w:spacing w:after="200" w:line="276" w:lineRule="auto"/>
              <w:ind w:left="-90"/>
              <w:rPr>
                <w:rFonts w:ascii="Gill Sans MT" w:hAnsi="Gill Sans MT"/>
                <w:rPrChange w:id="398" w:author="usaiduser" w:date="2014-11-09T11:18:00Z">
                  <w:rPr>
                    <w:rFonts w:ascii="Gill Sans MT" w:hAnsi="Gill Sans MT"/>
                    <w:sz w:val="20"/>
                    <w:szCs w:val="20"/>
                  </w:rPr>
                </w:rPrChange>
              </w:rPr>
            </w:pPr>
            <w:r w:rsidRPr="004014D8">
              <w:rPr>
                <w:rFonts w:ascii="Gill Sans MT" w:hAnsi="Gill Sans MT"/>
                <w:rPrChange w:id="399" w:author="usaiduser" w:date="2014-11-09T11:18:00Z">
                  <w:rPr>
                    <w:rFonts w:ascii="Gill Sans MT" w:hAnsi="Gill Sans MT"/>
                    <w:sz w:val="20"/>
                    <w:szCs w:val="20"/>
                  </w:rPr>
                </w:rPrChange>
              </w:rPr>
              <w:t xml:space="preserve">O.8 </w:t>
            </w:r>
          </w:p>
        </w:tc>
        <w:tc>
          <w:tcPr>
            <w:tcW w:w="4654" w:type="dxa"/>
          </w:tcPr>
          <w:p w14:paraId="32883D77" w14:textId="25376B28" w:rsidR="007B362C" w:rsidRPr="004014D8" w:rsidRDefault="00072A5F">
            <w:pPr>
              <w:spacing w:after="200" w:line="276" w:lineRule="auto"/>
              <w:rPr>
                <w:rFonts w:ascii="Gill Sans MT" w:hAnsi="Gill Sans MT"/>
                <w:rPrChange w:id="400" w:author="usaiduser" w:date="2014-11-09T11:18:00Z">
                  <w:rPr>
                    <w:rFonts w:ascii="Gill Sans MT" w:hAnsi="Gill Sans MT"/>
                    <w:sz w:val="20"/>
                    <w:szCs w:val="20"/>
                  </w:rPr>
                </w:rPrChange>
              </w:rPr>
            </w:pPr>
            <w:r w:rsidRPr="004014D8">
              <w:rPr>
                <w:rFonts w:ascii="Gill Sans MT" w:hAnsi="Gill Sans MT"/>
                <w:rPrChange w:id="401" w:author="usaiduser" w:date="2014-11-09T11:18:00Z">
                  <w:rPr>
                    <w:rFonts w:ascii="Gill Sans MT" w:hAnsi="Gill Sans MT"/>
                    <w:sz w:val="20"/>
                    <w:szCs w:val="20"/>
                  </w:rPr>
                </w:rPrChange>
              </w:rPr>
              <w:t xml:space="preserve">How much time do household members spend gathering </w:t>
            </w:r>
            <w:proofErr w:type="spellStart"/>
            <w:r w:rsidRPr="004014D8">
              <w:rPr>
                <w:rFonts w:ascii="Gill Sans MT" w:hAnsi="Gill Sans MT"/>
                <w:rPrChange w:id="402" w:author="usaiduser" w:date="2014-11-09T11:18:00Z">
                  <w:rPr>
                    <w:rFonts w:ascii="Gill Sans MT" w:hAnsi="Gill Sans MT"/>
                    <w:sz w:val="20"/>
                    <w:szCs w:val="20"/>
                  </w:rPr>
                </w:rPrChange>
              </w:rPr>
              <w:t>fuelwood</w:t>
            </w:r>
            <w:proofErr w:type="spellEnd"/>
            <w:r w:rsidRPr="004014D8">
              <w:rPr>
                <w:rFonts w:ascii="Gill Sans MT" w:hAnsi="Gill Sans MT"/>
                <w:rPrChange w:id="403" w:author="usaiduser" w:date="2014-11-09T11:18:00Z">
                  <w:rPr>
                    <w:rFonts w:ascii="Gill Sans MT" w:hAnsi="Gill Sans MT"/>
                    <w:sz w:val="20"/>
                    <w:szCs w:val="20"/>
                  </w:rPr>
                </w:rPrChange>
              </w:rPr>
              <w:t xml:space="preserve">? </w:t>
            </w:r>
          </w:p>
        </w:tc>
        <w:tc>
          <w:tcPr>
            <w:tcW w:w="3583" w:type="dxa"/>
          </w:tcPr>
          <w:p w14:paraId="143F7724" w14:textId="77777777" w:rsidR="00072A5F" w:rsidRPr="004014D8" w:rsidRDefault="00072A5F">
            <w:pPr>
              <w:spacing w:after="200" w:line="276" w:lineRule="auto"/>
              <w:rPr>
                <w:rFonts w:ascii="Gill Sans MT" w:hAnsi="Gill Sans MT"/>
                <w:rPrChange w:id="404" w:author="usaiduser" w:date="2014-11-09T11:18:00Z">
                  <w:rPr>
                    <w:rFonts w:ascii="Gill Sans MT" w:hAnsi="Gill Sans MT"/>
                    <w:sz w:val="20"/>
                    <w:szCs w:val="20"/>
                  </w:rPr>
                </w:rPrChange>
              </w:rPr>
            </w:pPr>
            <w:r w:rsidRPr="004014D8">
              <w:rPr>
                <w:rFonts w:ascii="Gill Sans MT" w:hAnsi="Gill Sans MT"/>
                <w:rPrChange w:id="405" w:author="usaiduser" w:date="2014-11-09T11:18:00Z">
                  <w:rPr>
                    <w:rFonts w:ascii="Gill Sans MT" w:hAnsi="Gill Sans MT"/>
                    <w:sz w:val="20"/>
                    <w:szCs w:val="20"/>
                  </w:rPr>
                </w:rPrChange>
              </w:rPr>
              <w:t xml:space="preserve">Hours: </w:t>
            </w:r>
          </w:p>
          <w:p w14:paraId="2FAAD945" w14:textId="26AE8965" w:rsidR="00072A5F" w:rsidRPr="004014D8" w:rsidRDefault="00072A5F">
            <w:pPr>
              <w:spacing w:after="200" w:line="276" w:lineRule="auto"/>
              <w:rPr>
                <w:rFonts w:ascii="Gill Sans MT" w:hAnsi="Gill Sans MT"/>
                <w:rPrChange w:id="406" w:author="usaiduser" w:date="2014-11-09T11:18:00Z">
                  <w:rPr>
                    <w:rFonts w:ascii="Gill Sans MT" w:hAnsi="Gill Sans MT"/>
                    <w:sz w:val="20"/>
                    <w:szCs w:val="20"/>
                  </w:rPr>
                </w:rPrChange>
              </w:rPr>
            </w:pPr>
          </w:p>
        </w:tc>
        <w:tc>
          <w:tcPr>
            <w:tcW w:w="1255" w:type="dxa"/>
          </w:tcPr>
          <w:p w14:paraId="485DFA24" w14:textId="77777777" w:rsidR="007B362C" w:rsidRPr="004014D8" w:rsidRDefault="007B362C">
            <w:pPr>
              <w:spacing w:after="200" w:line="276" w:lineRule="auto"/>
              <w:rPr>
                <w:rFonts w:ascii="Gill Sans MT" w:hAnsi="Gill Sans MT"/>
                <w:rPrChange w:id="407" w:author="usaiduser" w:date="2014-11-09T11:18:00Z">
                  <w:rPr>
                    <w:rFonts w:ascii="Gill Sans MT" w:hAnsi="Gill Sans MT"/>
                    <w:sz w:val="20"/>
                    <w:szCs w:val="20"/>
                  </w:rPr>
                </w:rPrChange>
              </w:rPr>
            </w:pPr>
          </w:p>
        </w:tc>
      </w:tr>
      <w:tr w:rsidR="007B362C" w:rsidRPr="004014D8" w14:paraId="17A20365" w14:textId="77777777" w:rsidTr="00275BD5">
        <w:tc>
          <w:tcPr>
            <w:tcW w:w="535" w:type="dxa"/>
          </w:tcPr>
          <w:p w14:paraId="60EC8732" w14:textId="68A664CE" w:rsidR="007B362C" w:rsidRPr="004014D8" w:rsidRDefault="00DA1429" w:rsidP="00DA1429">
            <w:pPr>
              <w:spacing w:after="200" w:line="276" w:lineRule="auto"/>
              <w:ind w:left="-90"/>
              <w:rPr>
                <w:rFonts w:ascii="Gill Sans MT" w:hAnsi="Gill Sans MT"/>
                <w:rPrChange w:id="408" w:author="usaiduser" w:date="2014-11-09T11:18:00Z">
                  <w:rPr>
                    <w:rFonts w:ascii="Gill Sans MT" w:hAnsi="Gill Sans MT"/>
                    <w:sz w:val="20"/>
                    <w:szCs w:val="20"/>
                  </w:rPr>
                </w:rPrChange>
              </w:rPr>
            </w:pPr>
            <w:r w:rsidRPr="004014D8">
              <w:rPr>
                <w:rFonts w:ascii="Gill Sans MT" w:hAnsi="Gill Sans MT"/>
                <w:rPrChange w:id="409" w:author="usaiduser" w:date="2014-11-09T11:18:00Z">
                  <w:rPr>
                    <w:rFonts w:ascii="Gill Sans MT" w:hAnsi="Gill Sans MT"/>
                    <w:sz w:val="20"/>
                    <w:szCs w:val="20"/>
                  </w:rPr>
                </w:rPrChange>
              </w:rPr>
              <w:t>O.8b</w:t>
            </w:r>
          </w:p>
        </w:tc>
        <w:tc>
          <w:tcPr>
            <w:tcW w:w="4654" w:type="dxa"/>
          </w:tcPr>
          <w:p w14:paraId="6D0B694B" w14:textId="7212E175" w:rsidR="007B362C" w:rsidRPr="004014D8" w:rsidRDefault="00072A5F">
            <w:pPr>
              <w:spacing w:after="200" w:line="276" w:lineRule="auto"/>
              <w:rPr>
                <w:rFonts w:ascii="Gill Sans MT" w:hAnsi="Gill Sans MT"/>
                <w:rPrChange w:id="410" w:author="usaiduser" w:date="2014-11-09T11:18:00Z">
                  <w:rPr>
                    <w:rFonts w:ascii="Gill Sans MT" w:hAnsi="Gill Sans MT"/>
                    <w:sz w:val="20"/>
                    <w:szCs w:val="20"/>
                  </w:rPr>
                </w:rPrChange>
              </w:rPr>
            </w:pPr>
            <w:r w:rsidRPr="004014D8">
              <w:rPr>
                <w:rFonts w:ascii="Gill Sans MT" w:hAnsi="Gill Sans MT"/>
                <w:rPrChange w:id="411" w:author="usaiduser" w:date="2014-11-09T11:18:00Z">
                  <w:rPr>
                    <w:rFonts w:ascii="Gill Sans MT" w:hAnsi="Gill Sans MT"/>
                    <w:sz w:val="20"/>
                    <w:szCs w:val="20"/>
                  </w:rPr>
                </w:rPrChange>
              </w:rPr>
              <w:t>Unit</w:t>
            </w:r>
          </w:p>
        </w:tc>
        <w:tc>
          <w:tcPr>
            <w:tcW w:w="3583" w:type="dxa"/>
          </w:tcPr>
          <w:p w14:paraId="5CB28A42" w14:textId="77777777" w:rsidR="00072A5F" w:rsidRPr="004014D8" w:rsidRDefault="00072A5F">
            <w:pPr>
              <w:spacing w:after="200" w:line="276" w:lineRule="auto"/>
              <w:rPr>
                <w:rFonts w:ascii="Gill Sans MT" w:hAnsi="Gill Sans MT"/>
                <w:rPrChange w:id="412" w:author="usaiduser" w:date="2014-11-09T11:18:00Z">
                  <w:rPr>
                    <w:rFonts w:ascii="Gill Sans MT" w:hAnsi="Gill Sans MT"/>
                    <w:sz w:val="20"/>
                    <w:szCs w:val="20"/>
                  </w:rPr>
                </w:rPrChange>
              </w:rPr>
            </w:pPr>
            <w:r w:rsidRPr="004014D8">
              <w:rPr>
                <w:rFonts w:ascii="Gill Sans MT" w:hAnsi="Gill Sans MT"/>
                <w:rPrChange w:id="413" w:author="usaiduser" w:date="2014-11-09T11:18:00Z">
                  <w:rPr>
                    <w:rFonts w:ascii="Gill Sans MT" w:hAnsi="Gill Sans MT"/>
                    <w:sz w:val="20"/>
                    <w:szCs w:val="20"/>
                  </w:rPr>
                </w:rPrChange>
              </w:rPr>
              <w:t xml:space="preserve">1=day </w:t>
            </w:r>
          </w:p>
          <w:p w14:paraId="64169DDC" w14:textId="77777777" w:rsidR="00072A5F" w:rsidRPr="004014D8" w:rsidRDefault="00072A5F">
            <w:pPr>
              <w:spacing w:after="200" w:line="276" w:lineRule="auto"/>
              <w:rPr>
                <w:rFonts w:ascii="Gill Sans MT" w:hAnsi="Gill Sans MT"/>
                <w:rPrChange w:id="414" w:author="usaiduser" w:date="2014-11-09T11:18:00Z">
                  <w:rPr>
                    <w:rFonts w:ascii="Gill Sans MT" w:hAnsi="Gill Sans MT"/>
                    <w:sz w:val="20"/>
                    <w:szCs w:val="20"/>
                  </w:rPr>
                </w:rPrChange>
              </w:rPr>
            </w:pPr>
            <w:r w:rsidRPr="004014D8">
              <w:rPr>
                <w:rFonts w:ascii="Gill Sans MT" w:hAnsi="Gill Sans MT"/>
                <w:rPrChange w:id="415" w:author="usaiduser" w:date="2014-11-09T11:18:00Z">
                  <w:rPr>
                    <w:rFonts w:ascii="Gill Sans MT" w:hAnsi="Gill Sans MT"/>
                    <w:sz w:val="20"/>
                    <w:szCs w:val="20"/>
                  </w:rPr>
                </w:rPrChange>
              </w:rPr>
              <w:t xml:space="preserve">2=week </w:t>
            </w:r>
          </w:p>
          <w:p w14:paraId="69D3642B" w14:textId="52B2E088" w:rsidR="007B362C" w:rsidRPr="004014D8" w:rsidRDefault="00072A5F">
            <w:pPr>
              <w:spacing w:after="200" w:line="276" w:lineRule="auto"/>
              <w:rPr>
                <w:rFonts w:ascii="Gill Sans MT" w:hAnsi="Gill Sans MT"/>
                <w:rPrChange w:id="416" w:author="usaiduser" w:date="2014-11-09T11:18:00Z">
                  <w:rPr>
                    <w:rFonts w:ascii="Gill Sans MT" w:hAnsi="Gill Sans MT"/>
                    <w:sz w:val="20"/>
                    <w:szCs w:val="20"/>
                  </w:rPr>
                </w:rPrChange>
              </w:rPr>
            </w:pPr>
            <w:r w:rsidRPr="004014D8">
              <w:rPr>
                <w:rFonts w:ascii="Gill Sans MT" w:hAnsi="Gill Sans MT"/>
                <w:rPrChange w:id="417" w:author="usaiduser" w:date="2014-11-09T11:18:00Z">
                  <w:rPr>
                    <w:rFonts w:ascii="Gill Sans MT" w:hAnsi="Gill Sans MT"/>
                    <w:sz w:val="20"/>
                    <w:szCs w:val="20"/>
                  </w:rPr>
                </w:rPrChange>
              </w:rPr>
              <w:t>3=month</w:t>
            </w:r>
          </w:p>
        </w:tc>
        <w:tc>
          <w:tcPr>
            <w:tcW w:w="1255" w:type="dxa"/>
          </w:tcPr>
          <w:p w14:paraId="6DB6C49F" w14:textId="77777777" w:rsidR="007B362C" w:rsidRPr="004014D8" w:rsidRDefault="007B362C">
            <w:pPr>
              <w:spacing w:after="200" w:line="276" w:lineRule="auto"/>
              <w:rPr>
                <w:rFonts w:ascii="Gill Sans MT" w:hAnsi="Gill Sans MT"/>
                <w:rPrChange w:id="418" w:author="usaiduser" w:date="2014-11-09T11:18:00Z">
                  <w:rPr>
                    <w:rFonts w:ascii="Gill Sans MT" w:hAnsi="Gill Sans MT"/>
                    <w:sz w:val="20"/>
                    <w:szCs w:val="20"/>
                  </w:rPr>
                </w:rPrChange>
              </w:rPr>
            </w:pPr>
          </w:p>
        </w:tc>
      </w:tr>
      <w:tr w:rsidR="005C016F" w:rsidRPr="004014D8" w14:paraId="067DAF19" w14:textId="77777777" w:rsidTr="00275BD5">
        <w:tc>
          <w:tcPr>
            <w:tcW w:w="535" w:type="dxa"/>
          </w:tcPr>
          <w:p w14:paraId="11BE000E" w14:textId="52761EE2" w:rsidR="005C016F" w:rsidRPr="004014D8" w:rsidRDefault="00DA1429" w:rsidP="00DA1429">
            <w:pPr>
              <w:spacing w:after="200" w:line="276" w:lineRule="auto"/>
              <w:ind w:left="-90"/>
              <w:rPr>
                <w:rFonts w:ascii="Gill Sans MT" w:hAnsi="Gill Sans MT"/>
                <w:rPrChange w:id="419" w:author="usaiduser" w:date="2014-11-09T11:18:00Z">
                  <w:rPr>
                    <w:rFonts w:ascii="Gill Sans MT" w:hAnsi="Gill Sans MT"/>
                    <w:sz w:val="20"/>
                    <w:szCs w:val="20"/>
                  </w:rPr>
                </w:rPrChange>
              </w:rPr>
            </w:pPr>
            <w:r w:rsidRPr="004014D8">
              <w:rPr>
                <w:rFonts w:ascii="Gill Sans MT" w:hAnsi="Gill Sans MT"/>
                <w:rPrChange w:id="420" w:author="usaiduser" w:date="2014-11-09T11:18:00Z">
                  <w:rPr>
                    <w:rFonts w:ascii="Gill Sans MT" w:hAnsi="Gill Sans MT"/>
                    <w:sz w:val="20"/>
                    <w:szCs w:val="20"/>
                  </w:rPr>
                </w:rPrChange>
              </w:rPr>
              <w:t>O.9</w:t>
            </w:r>
          </w:p>
        </w:tc>
        <w:tc>
          <w:tcPr>
            <w:tcW w:w="4654" w:type="dxa"/>
          </w:tcPr>
          <w:p w14:paraId="5E84EF38" w14:textId="77777777" w:rsidR="005C016F" w:rsidRPr="004014D8" w:rsidRDefault="005C016F">
            <w:pPr>
              <w:spacing w:after="200" w:line="276" w:lineRule="auto"/>
              <w:rPr>
                <w:rFonts w:ascii="Gill Sans MT" w:hAnsi="Gill Sans MT"/>
                <w:rPrChange w:id="421" w:author="usaiduser" w:date="2014-11-09T11:18:00Z">
                  <w:rPr>
                    <w:rFonts w:ascii="Gill Sans MT" w:hAnsi="Gill Sans MT"/>
                    <w:sz w:val="20"/>
                    <w:szCs w:val="20"/>
                  </w:rPr>
                </w:rPrChange>
              </w:rPr>
            </w:pPr>
            <w:r w:rsidRPr="004014D8">
              <w:rPr>
                <w:rFonts w:ascii="Gill Sans MT" w:hAnsi="Gill Sans MT"/>
                <w:rPrChange w:id="422" w:author="usaiduser" w:date="2014-11-09T11:18:00Z">
                  <w:rPr>
                    <w:rFonts w:ascii="Gill Sans MT" w:hAnsi="Gill Sans MT"/>
                    <w:sz w:val="20"/>
                    <w:szCs w:val="20"/>
                  </w:rPr>
                </w:rPrChange>
              </w:rPr>
              <w:t xml:space="preserve">Do you know any alternative energy sources for fuel and charcoal? </w:t>
            </w:r>
          </w:p>
          <w:p w14:paraId="4114D434" w14:textId="299C3F6E" w:rsidR="005C016F" w:rsidRPr="004014D8" w:rsidRDefault="005C016F">
            <w:pPr>
              <w:spacing w:after="200" w:line="276" w:lineRule="auto"/>
              <w:rPr>
                <w:rFonts w:ascii="Gill Sans MT" w:hAnsi="Gill Sans MT"/>
                <w:i/>
                <w:rPrChange w:id="423" w:author="usaiduser" w:date="2014-11-09T11:18:00Z">
                  <w:rPr>
                    <w:rFonts w:ascii="Gill Sans MT" w:hAnsi="Gill Sans MT"/>
                    <w:i/>
                    <w:sz w:val="20"/>
                    <w:szCs w:val="20"/>
                  </w:rPr>
                </w:rPrChange>
              </w:rPr>
            </w:pPr>
            <w:r w:rsidRPr="004014D8">
              <w:rPr>
                <w:rFonts w:ascii="Gill Sans MT" w:hAnsi="Gill Sans MT"/>
                <w:i/>
                <w:rPrChange w:id="424" w:author="usaiduser" w:date="2014-11-09T11:18:00Z">
                  <w:rPr>
                    <w:rFonts w:ascii="Gill Sans MT" w:hAnsi="Gill Sans MT"/>
                    <w:i/>
                    <w:sz w:val="20"/>
                    <w:szCs w:val="20"/>
                  </w:rPr>
                </w:rPrChange>
              </w:rPr>
              <w:t xml:space="preserve">If =0, skip to </w:t>
            </w:r>
            <w:r w:rsidR="00DA1429" w:rsidRPr="004014D8">
              <w:rPr>
                <w:rFonts w:ascii="Gill Sans MT" w:hAnsi="Gill Sans MT"/>
                <w:i/>
                <w:rPrChange w:id="425" w:author="usaiduser" w:date="2014-11-09T11:18:00Z">
                  <w:rPr>
                    <w:rFonts w:ascii="Gill Sans MT" w:hAnsi="Gill Sans MT"/>
                    <w:i/>
                    <w:sz w:val="20"/>
                    <w:szCs w:val="20"/>
                  </w:rPr>
                </w:rPrChange>
              </w:rPr>
              <w:t>O13</w:t>
            </w:r>
          </w:p>
        </w:tc>
        <w:tc>
          <w:tcPr>
            <w:tcW w:w="3583" w:type="dxa"/>
          </w:tcPr>
          <w:p w14:paraId="7E24920F" w14:textId="77777777" w:rsidR="005C016F" w:rsidRPr="004014D8" w:rsidRDefault="005C016F">
            <w:pPr>
              <w:spacing w:after="200" w:line="276" w:lineRule="auto"/>
              <w:rPr>
                <w:rFonts w:ascii="Gill Sans MT" w:hAnsi="Gill Sans MT"/>
                <w:rPrChange w:id="426" w:author="usaiduser" w:date="2014-11-09T11:18:00Z">
                  <w:rPr>
                    <w:rFonts w:ascii="Gill Sans MT" w:hAnsi="Gill Sans MT"/>
                    <w:sz w:val="20"/>
                    <w:szCs w:val="20"/>
                  </w:rPr>
                </w:rPrChange>
              </w:rPr>
            </w:pPr>
            <w:r w:rsidRPr="004014D8">
              <w:rPr>
                <w:rFonts w:ascii="Gill Sans MT" w:hAnsi="Gill Sans MT"/>
                <w:rPrChange w:id="427" w:author="usaiduser" w:date="2014-11-09T11:18:00Z">
                  <w:rPr>
                    <w:rFonts w:ascii="Gill Sans MT" w:hAnsi="Gill Sans MT"/>
                    <w:sz w:val="20"/>
                    <w:szCs w:val="20"/>
                  </w:rPr>
                </w:rPrChange>
              </w:rPr>
              <w:t>0=No</w:t>
            </w:r>
          </w:p>
          <w:p w14:paraId="571DB4CB" w14:textId="2BCC7A84" w:rsidR="005C016F" w:rsidRPr="004014D8" w:rsidRDefault="005C016F">
            <w:pPr>
              <w:spacing w:after="200" w:line="276" w:lineRule="auto"/>
              <w:rPr>
                <w:rFonts w:ascii="Gill Sans MT" w:hAnsi="Gill Sans MT"/>
                <w:rPrChange w:id="428" w:author="usaiduser" w:date="2014-11-09T11:18:00Z">
                  <w:rPr>
                    <w:rFonts w:ascii="Gill Sans MT" w:hAnsi="Gill Sans MT"/>
                    <w:sz w:val="20"/>
                    <w:szCs w:val="20"/>
                  </w:rPr>
                </w:rPrChange>
              </w:rPr>
            </w:pPr>
            <w:r w:rsidRPr="004014D8">
              <w:rPr>
                <w:rFonts w:ascii="Gill Sans MT" w:hAnsi="Gill Sans MT"/>
                <w:rPrChange w:id="429" w:author="usaiduser" w:date="2014-11-09T11:18:00Z">
                  <w:rPr>
                    <w:rFonts w:ascii="Gill Sans MT" w:hAnsi="Gill Sans MT"/>
                    <w:sz w:val="20"/>
                    <w:szCs w:val="20"/>
                  </w:rPr>
                </w:rPrChange>
              </w:rPr>
              <w:t xml:space="preserve">1=Yes </w:t>
            </w:r>
          </w:p>
        </w:tc>
        <w:tc>
          <w:tcPr>
            <w:tcW w:w="1255" w:type="dxa"/>
          </w:tcPr>
          <w:p w14:paraId="29ADAAC9" w14:textId="77777777" w:rsidR="005C016F" w:rsidRPr="004014D8" w:rsidRDefault="005C016F">
            <w:pPr>
              <w:spacing w:after="200" w:line="276" w:lineRule="auto"/>
              <w:rPr>
                <w:rFonts w:ascii="Gill Sans MT" w:hAnsi="Gill Sans MT"/>
                <w:rPrChange w:id="430" w:author="usaiduser" w:date="2014-11-09T11:18:00Z">
                  <w:rPr>
                    <w:rFonts w:ascii="Gill Sans MT" w:hAnsi="Gill Sans MT"/>
                    <w:sz w:val="20"/>
                    <w:szCs w:val="20"/>
                  </w:rPr>
                </w:rPrChange>
              </w:rPr>
            </w:pPr>
          </w:p>
        </w:tc>
      </w:tr>
    </w:tbl>
    <w:p w14:paraId="747248C2" w14:textId="5C044B60" w:rsidR="00F05B1A" w:rsidRPr="00BE068B" w:rsidRDefault="00F05B1A">
      <w:pPr>
        <w:rPr>
          <w:rFonts w:ascii="Gill Sans MT" w:hAnsi="Gill Sans MT"/>
          <w:b/>
        </w:rPr>
      </w:pPr>
    </w:p>
    <w:tbl>
      <w:tblPr>
        <w:tblStyle w:val="TableGrid"/>
        <w:tblW w:w="0" w:type="auto"/>
        <w:tblLook w:val="04A0" w:firstRow="1" w:lastRow="0" w:firstColumn="1" w:lastColumn="0" w:noHBand="0" w:noVBand="1"/>
      </w:tblPr>
      <w:tblGrid>
        <w:gridCol w:w="2574"/>
        <w:gridCol w:w="2214"/>
        <w:gridCol w:w="2124"/>
        <w:gridCol w:w="3186"/>
      </w:tblGrid>
      <w:tr w:rsidR="005C016F" w:rsidRPr="00691756" w14:paraId="3D4AA865" w14:textId="77777777" w:rsidTr="008E7E6A">
        <w:tc>
          <w:tcPr>
            <w:tcW w:w="2574" w:type="dxa"/>
          </w:tcPr>
          <w:p w14:paraId="1318EAD4" w14:textId="44DA2D28" w:rsidR="005C016F" w:rsidRPr="00691756" w:rsidRDefault="005C016F">
            <w:pPr>
              <w:spacing w:after="200" w:line="276" w:lineRule="auto"/>
              <w:rPr>
                <w:rFonts w:ascii="Gill Sans MT" w:hAnsi="Gill Sans MT"/>
                <w:rPrChange w:id="431" w:author="usaiduser" w:date="2014-11-09T11:19:00Z">
                  <w:rPr>
                    <w:rFonts w:ascii="Gill Sans MT" w:hAnsi="Gill Sans MT"/>
                    <w:sz w:val="20"/>
                    <w:szCs w:val="20"/>
                  </w:rPr>
                </w:rPrChange>
              </w:rPr>
            </w:pPr>
            <w:r w:rsidRPr="00691756">
              <w:rPr>
                <w:rFonts w:ascii="Gill Sans MT" w:hAnsi="Gill Sans MT"/>
                <w:rPrChange w:id="432" w:author="usaiduser" w:date="2014-11-09T11:19:00Z">
                  <w:rPr>
                    <w:rFonts w:ascii="Gill Sans MT" w:hAnsi="Gill Sans MT"/>
                    <w:sz w:val="20"/>
                    <w:szCs w:val="20"/>
                  </w:rPr>
                </w:rPrChange>
              </w:rPr>
              <w:t>Fuel source</w:t>
            </w:r>
          </w:p>
        </w:tc>
        <w:tc>
          <w:tcPr>
            <w:tcW w:w="2214" w:type="dxa"/>
          </w:tcPr>
          <w:p w14:paraId="01032AC8" w14:textId="188B9B19" w:rsidR="005C016F" w:rsidRPr="00691756" w:rsidRDefault="00DA1429">
            <w:pPr>
              <w:spacing w:after="200" w:line="276" w:lineRule="auto"/>
              <w:rPr>
                <w:rFonts w:ascii="Gill Sans MT" w:hAnsi="Gill Sans MT"/>
                <w:rPrChange w:id="433" w:author="usaiduser" w:date="2014-11-09T11:19:00Z">
                  <w:rPr>
                    <w:rFonts w:ascii="Gill Sans MT" w:hAnsi="Gill Sans MT"/>
                    <w:sz w:val="20"/>
                    <w:szCs w:val="20"/>
                  </w:rPr>
                </w:rPrChange>
              </w:rPr>
            </w:pPr>
            <w:r w:rsidRPr="00691756">
              <w:rPr>
                <w:rFonts w:ascii="Gill Sans MT" w:hAnsi="Gill Sans MT"/>
                <w:rPrChange w:id="434" w:author="usaiduser" w:date="2014-11-09T11:19:00Z">
                  <w:rPr>
                    <w:rFonts w:ascii="Gill Sans MT" w:hAnsi="Gill Sans MT"/>
                    <w:sz w:val="20"/>
                    <w:szCs w:val="20"/>
                  </w:rPr>
                </w:rPrChange>
              </w:rPr>
              <w:t xml:space="preserve">O.10 </w:t>
            </w:r>
            <w:r w:rsidR="005C016F" w:rsidRPr="00691756">
              <w:rPr>
                <w:rFonts w:ascii="Gill Sans MT" w:hAnsi="Gill Sans MT"/>
                <w:rPrChange w:id="435" w:author="usaiduser" w:date="2014-11-09T11:19:00Z">
                  <w:rPr>
                    <w:rFonts w:ascii="Gill Sans MT" w:hAnsi="Gill Sans MT"/>
                    <w:sz w:val="20"/>
                    <w:szCs w:val="20"/>
                  </w:rPr>
                </w:rPrChange>
              </w:rPr>
              <w:t xml:space="preserve">Which alternative energy sources do you know? </w:t>
            </w:r>
          </w:p>
          <w:p w14:paraId="45760D16" w14:textId="5CE0E439" w:rsidR="005C016F" w:rsidRPr="00691756" w:rsidRDefault="005C016F">
            <w:pPr>
              <w:spacing w:after="200" w:line="276" w:lineRule="auto"/>
              <w:rPr>
                <w:rFonts w:ascii="Gill Sans MT" w:hAnsi="Gill Sans MT"/>
                <w:rPrChange w:id="436" w:author="usaiduser" w:date="2014-11-09T11:19:00Z">
                  <w:rPr>
                    <w:rFonts w:ascii="Gill Sans MT" w:hAnsi="Gill Sans MT"/>
                    <w:sz w:val="20"/>
                    <w:szCs w:val="20"/>
                  </w:rPr>
                </w:rPrChange>
              </w:rPr>
            </w:pPr>
            <w:r w:rsidRPr="00691756">
              <w:rPr>
                <w:rFonts w:ascii="Gill Sans MT" w:hAnsi="Gill Sans MT"/>
                <w:rPrChange w:id="437" w:author="usaiduser" w:date="2014-11-09T11:19:00Z">
                  <w:rPr>
                    <w:rFonts w:ascii="Gill Sans MT" w:hAnsi="Gill Sans MT"/>
                    <w:sz w:val="20"/>
                    <w:szCs w:val="20"/>
                  </w:rPr>
                </w:rPrChange>
              </w:rPr>
              <w:t>For each fuel source: 0=No, 1=Yes</w:t>
            </w:r>
          </w:p>
          <w:p w14:paraId="7EE57C30" w14:textId="718CE690" w:rsidR="005C016F" w:rsidRPr="00691756" w:rsidRDefault="005C016F">
            <w:pPr>
              <w:spacing w:after="200" w:line="276" w:lineRule="auto"/>
              <w:rPr>
                <w:rFonts w:ascii="Gill Sans MT" w:hAnsi="Gill Sans MT"/>
                <w:i/>
                <w:rPrChange w:id="438" w:author="usaiduser" w:date="2014-11-09T11:19:00Z">
                  <w:rPr>
                    <w:rFonts w:ascii="Gill Sans MT" w:hAnsi="Gill Sans MT"/>
                    <w:i/>
                    <w:sz w:val="20"/>
                    <w:szCs w:val="20"/>
                  </w:rPr>
                </w:rPrChange>
              </w:rPr>
            </w:pPr>
            <w:r w:rsidRPr="00691756">
              <w:rPr>
                <w:rFonts w:ascii="Gill Sans MT" w:hAnsi="Gill Sans MT"/>
                <w:i/>
                <w:rPrChange w:id="439" w:author="usaiduser" w:date="2014-11-09T11:19:00Z">
                  <w:rPr>
                    <w:rFonts w:ascii="Gill Sans MT" w:hAnsi="Gill Sans MT"/>
                    <w:i/>
                    <w:sz w:val="20"/>
                    <w:szCs w:val="20"/>
                  </w:rPr>
                </w:rPrChange>
              </w:rPr>
              <w:t>Probe and code</w:t>
            </w:r>
          </w:p>
          <w:p w14:paraId="3AA059BD" w14:textId="349F8B3E" w:rsidR="005C016F" w:rsidRPr="00691756" w:rsidRDefault="005C016F">
            <w:pPr>
              <w:spacing w:after="200" w:line="276" w:lineRule="auto"/>
              <w:rPr>
                <w:rFonts w:ascii="Gill Sans MT" w:hAnsi="Gill Sans MT"/>
                <w:i/>
                <w:rPrChange w:id="440" w:author="usaiduser" w:date="2014-11-09T11:19:00Z">
                  <w:rPr>
                    <w:rFonts w:ascii="Gill Sans MT" w:hAnsi="Gill Sans MT"/>
                    <w:i/>
                    <w:sz w:val="20"/>
                    <w:szCs w:val="20"/>
                  </w:rPr>
                </w:rPrChange>
              </w:rPr>
            </w:pPr>
            <w:r w:rsidRPr="00691756">
              <w:rPr>
                <w:rFonts w:ascii="Gill Sans MT" w:hAnsi="Gill Sans MT"/>
                <w:i/>
                <w:rPrChange w:id="441" w:author="usaiduser" w:date="2014-11-09T11:19:00Z">
                  <w:rPr>
                    <w:rFonts w:ascii="Gill Sans MT" w:hAnsi="Gill Sans MT"/>
                    <w:i/>
                    <w:sz w:val="20"/>
                    <w:szCs w:val="20"/>
                  </w:rPr>
                </w:rPrChange>
              </w:rPr>
              <w:t>If 0, skip to next fuel source</w:t>
            </w:r>
          </w:p>
          <w:p w14:paraId="3DF5837C" w14:textId="32659A84" w:rsidR="005C016F" w:rsidRPr="00691756" w:rsidRDefault="005C016F">
            <w:pPr>
              <w:rPr>
                <w:rFonts w:ascii="Gill Sans MT" w:hAnsi="Gill Sans MT"/>
                <w:i/>
              </w:rPr>
            </w:pPr>
          </w:p>
        </w:tc>
        <w:tc>
          <w:tcPr>
            <w:tcW w:w="2124" w:type="dxa"/>
          </w:tcPr>
          <w:p w14:paraId="004BF326" w14:textId="3EC9BD23" w:rsidR="005C016F" w:rsidRPr="00691756" w:rsidRDefault="00DA1429">
            <w:pPr>
              <w:spacing w:after="200" w:line="276" w:lineRule="auto"/>
              <w:rPr>
                <w:rFonts w:ascii="Gill Sans MT" w:hAnsi="Gill Sans MT"/>
                <w:rPrChange w:id="442" w:author="usaiduser" w:date="2014-11-09T11:19:00Z">
                  <w:rPr>
                    <w:rFonts w:ascii="Gill Sans MT" w:hAnsi="Gill Sans MT"/>
                    <w:sz w:val="20"/>
                    <w:szCs w:val="20"/>
                  </w:rPr>
                </w:rPrChange>
              </w:rPr>
            </w:pPr>
            <w:r w:rsidRPr="00691756">
              <w:rPr>
                <w:rFonts w:ascii="Gill Sans MT" w:hAnsi="Gill Sans MT"/>
                <w:rPrChange w:id="443" w:author="usaiduser" w:date="2014-11-09T11:19:00Z">
                  <w:rPr>
                    <w:rFonts w:ascii="Gill Sans MT" w:hAnsi="Gill Sans MT"/>
                    <w:sz w:val="20"/>
                    <w:szCs w:val="20"/>
                  </w:rPr>
                </w:rPrChange>
              </w:rPr>
              <w:t xml:space="preserve">O.11 </w:t>
            </w:r>
            <w:r w:rsidR="00AC07EE" w:rsidRPr="00691756">
              <w:rPr>
                <w:rFonts w:ascii="Gill Sans MT" w:hAnsi="Gill Sans MT"/>
                <w:rPrChange w:id="444" w:author="usaiduser" w:date="2014-11-09T11:19:00Z">
                  <w:rPr>
                    <w:rFonts w:ascii="Gill Sans MT" w:hAnsi="Gill Sans MT"/>
                    <w:sz w:val="20"/>
                    <w:szCs w:val="20"/>
                  </w:rPr>
                </w:rPrChange>
              </w:rPr>
              <w:t xml:space="preserve">Are you currently using &lt;fuel&gt; in your household? </w:t>
            </w:r>
          </w:p>
          <w:p w14:paraId="0EC1F5EE" w14:textId="7CBBA229" w:rsidR="00AC07EE" w:rsidRPr="00691756" w:rsidRDefault="00AC07EE">
            <w:pPr>
              <w:spacing w:after="200" w:line="276" w:lineRule="auto"/>
              <w:rPr>
                <w:rFonts w:ascii="Gill Sans MT" w:hAnsi="Gill Sans MT"/>
                <w:rPrChange w:id="445" w:author="usaiduser" w:date="2014-11-09T11:19:00Z">
                  <w:rPr>
                    <w:rFonts w:ascii="Gill Sans MT" w:hAnsi="Gill Sans MT"/>
                    <w:sz w:val="20"/>
                    <w:szCs w:val="20"/>
                  </w:rPr>
                </w:rPrChange>
              </w:rPr>
            </w:pPr>
            <w:r w:rsidRPr="00691756">
              <w:rPr>
                <w:rFonts w:ascii="Gill Sans MT" w:hAnsi="Gill Sans MT"/>
                <w:rPrChange w:id="446" w:author="usaiduser" w:date="2014-11-09T11:19:00Z">
                  <w:rPr>
                    <w:rFonts w:ascii="Gill Sans MT" w:hAnsi="Gill Sans MT"/>
                    <w:sz w:val="20"/>
                    <w:szCs w:val="20"/>
                  </w:rPr>
                </w:rPrChange>
              </w:rPr>
              <w:t>If 1, skip x and go to next fuel source</w:t>
            </w:r>
          </w:p>
        </w:tc>
        <w:tc>
          <w:tcPr>
            <w:tcW w:w="3186" w:type="dxa"/>
          </w:tcPr>
          <w:p w14:paraId="4549094A" w14:textId="5C69C440" w:rsidR="005C016F" w:rsidRPr="00691756" w:rsidRDefault="00DA1429">
            <w:pPr>
              <w:spacing w:after="200" w:line="276" w:lineRule="auto"/>
              <w:rPr>
                <w:rFonts w:ascii="Gill Sans MT" w:hAnsi="Gill Sans MT"/>
                <w:rPrChange w:id="447" w:author="usaiduser" w:date="2014-11-09T11:19:00Z">
                  <w:rPr>
                    <w:rFonts w:ascii="Gill Sans MT" w:hAnsi="Gill Sans MT"/>
                    <w:sz w:val="20"/>
                    <w:szCs w:val="20"/>
                  </w:rPr>
                </w:rPrChange>
              </w:rPr>
            </w:pPr>
            <w:r w:rsidRPr="00691756">
              <w:rPr>
                <w:rFonts w:ascii="Gill Sans MT" w:hAnsi="Gill Sans MT"/>
                <w:rPrChange w:id="448" w:author="usaiduser" w:date="2014-11-09T11:19:00Z">
                  <w:rPr>
                    <w:rFonts w:ascii="Gill Sans MT" w:hAnsi="Gill Sans MT"/>
                    <w:sz w:val="20"/>
                    <w:szCs w:val="20"/>
                  </w:rPr>
                </w:rPrChange>
              </w:rPr>
              <w:t xml:space="preserve">O.12 </w:t>
            </w:r>
            <w:r w:rsidR="00AC07EE" w:rsidRPr="00691756">
              <w:rPr>
                <w:rFonts w:ascii="Gill Sans MT" w:hAnsi="Gill Sans MT"/>
                <w:rPrChange w:id="449" w:author="usaiduser" w:date="2014-11-09T11:19:00Z">
                  <w:rPr>
                    <w:rFonts w:ascii="Gill Sans MT" w:hAnsi="Gill Sans MT"/>
                    <w:sz w:val="20"/>
                    <w:szCs w:val="20"/>
                  </w:rPr>
                </w:rPrChange>
              </w:rPr>
              <w:t>What is the main reason you are not currently using &lt;fuel?</w:t>
            </w:r>
          </w:p>
          <w:p w14:paraId="1DF630A1" w14:textId="77777777" w:rsidR="00AC07EE" w:rsidRPr="00691756" w:rsidRDefault="00AC07EE">
            <w:pPr>
              <w:spacing w:after="200" w:line="276" w:lineRule="auto"/>
              <w:rPr>
                <w:rFonts w:ascii="Gill Sans MT" w:hAnsi="Gill Sans MT"/>
                <w:rPrChange w:id="450" w:author="usaiduser" w:date="2014-11-09T11:19:00Z">
                  <w:rPr>
                    <w:rFonts w:ascii="Gill Sans MT" w:hAnsi="Gill Sans MT"/>
                    <w:sz w:val="20"/>
                    <w:szCs w:val="20"/>
                  </w:rPr>
                </w:rPrChange>
              </w:rPr>
            </w:pPr>
            <w:r w:rsidRPr="00691756">
              <w:rPr>
                <w:rFonts w:ascii="Gill Sans MT" w:hAnsi="Gill Sans MT"/>
                <w:rPrChange w:id="451" w:author="usaiduser" w:date="2014-11-09T11:19:00Z">
                  <w:rPr>
                    <w:rFonts w:ascii="Gill Sans MT" w:hAnsi="Gill Sans MT"/>
                    <w:sz w:val="20"/>
                    <w:szCs w:val="20"/>
                  </w:rPr>
                </w:rPrChange>
              </w:rPr>
              <w:t>1=Too expensive</w:t>
            </w:r>
          </w:p>
          <w:p w14:paraId="09212F91" w14:textId="77777777" w:rsidR="00AC07EE" w:rsidRPr="00691756" w:rsidRDefault="00AC07EE">
            <w:pPr>
              <w:spacing w:after="200" w:line="276" w:lineRule="auto"/>
              <w:rPr>
                <w:rFonts w:ascii="Gill Sans MT" w:hAnsi="Gill Sans MT"/>
                <w:rPrChange w:id="452" w:author="usaiduser" w:date="2014-11-09T11:19:00Z">
                  <w:rPr>
                    <w:rFonts w:ascii="Gill Sans MT" w:hAnsi="Gill Sans MT"/>
                    <w:sz w:val="20"/>
                    <w:szCs w:val="20"/>
                  </w:rPr>
                </w:rPrChange>
              </w:rPr>
            </w:pPr>
            <w:r w:rsidRPr="00691756">
              <w:rPr>
                <w:rFonts w:ascii="Gill Sans MT" w:hAnsi="Gill Sans MT"/>
                <w:rPrChange w:id="453" w:author="usaiduser" w:date="2014-11-09T11:19:00Z">
                  <w:rPr>
                    <w:rFonts w:ascii="Gill Sans MT" w:hAnsi="Gill Sans MT"/>
                    <w:sz w:val="20"/>
                    <w:szCs w:val="20"/>
                  </w:rPr>
                </w:rPrChange>
              </w:rPr>
              <w:t>2=Not available</w:t>
            </w:r>
          </w:p>
          <w:p w14:paraId="1EDA9B86" w14:textId="77777777" w:rsidR="00AC07EE" w:rsidRPr="00691756" w:rsidRDefault="00AC07EE">
            <w:pPr>
              <w:spacing w:after="200" w:line="276" w:lineRule="auto"/>
              <w:rPr>
                <w:rFonts w:ascii="Gill Sans MT" w:hAnsi="Gill Sans MT"/>
                <w:rPrChange w:id="454" w:author="usaiduser" w:date="2014-11-09T11:19:00Z">
                  <w:rPr>
                    <w:rFonts w:ascii="Gill Sans MT" w:hAnsi="Gill Sans MT"/>
                    <w:sz w:val="20"/>
                    <w:szCs w:val="20"/>
                  </w:rPr>
                </w:rPrChange>
              </w:rPr>
            </w:pPr>
            <w:r w:rsidRPr="00691756">
              <w:rPr>
                <w:rFonts w:ascii="Gill Sans MT" w:hAnsi="Gill Sans MT"/>
                <w:rPrChange w:id="455" w:author="usaiduser" w:date="2014-11-09T11:19:00Z">
                  <w:rPr>
                    <w:rFonts w:ascii="Gill Sans MT" w:hAnsi="Gill Sans MT"/>
                    <w:sz w:val="20"/>
                    <w:szCs w:val="20"/>
                  </w:rPr>
                </w:rPrChange>
              </w:rPr>
              <w:t>3=Don’t know how to use it</w:t>
            </w:r>
          </w:p>
          <w:p w14:paraId="438D17AE" w14:textId="77777777" w:rsidR="00AC07EE" w:rsidRPr="00691756" w:rsidRDefault="00AC07EE">
            <w:pPr>
              <w:spacing w:after="200" w:line="276" w:lineRule="auto"/>
              <w:rPr>
                <w:rFonts w:ascii="Gill Sans MT" w:hAnsi="Gill Sans MT"/>
                <w:rPrChange w:id="456" w:author="usaiduser" w:date="2014-11-09T11:19:00Z">
                  <w:rPr>
                    <w:rFonts w:ascii="Gill Sans MT" w:hAnsi="Gill Sans MT"/>
                    <w:sz w:val="20"/>
                    <w:szCs w:val="20"/>
                  </w:rPr>
                </w:rPrChange>
              </w:rPr>
            </w:pPr>
            <w:r w:rsidRPr="00691756">
              <w:rPr>
                <w:rFonts w:ascii="Gill Sans MT" w:hAnsi="Gill Sans MT"/>
                <w:rPrChange w:id="457" w:author="usaiduser" w:date="2014-11-09T11:19:00Z">
                  <w:rPr>
                    <w:rFonts w:ascii="Gill Sans MT" w:hAnsi="Gill Sans MT"/>
                    <w:sz w:val="20"/>
                    <w:szCs w:val="20"/>
                  </w:rPr>
                </w:rPrChange>
              </w:rPr>
              <w:t>4=More time-consuming</w:t>
            </w:r>
          </w:p>
          <w:p w14:paraId="1C792884" w14:textId="77777777" w:rsidR="00AC07EE" w:rsidRPr="00691756" w:rsidRDefault="00AC07EE">
            <w:pPr>
              <w:spacing w:after="200" w:line="276" w:lineRule="auto"/>
              <w:rPr>
                <w:rFonts w:ascii="Gill Sans MT" w:hAnsi="Gill Sans MT"/>
                <w:rPrChange w:id="458" w:author="usaiduser" w:date="2014-11-09T11:19:00Z">
                  <w:rPr>
                    <w:rFonts w:ascii="Gill Sans MT" w:hAnsi="Gill Sans MT"/>
                    <w:sz w:val="20"/>
                    <w:szCs w:val="20"/>
                  </w:rPr>
                </w:rPrChange>
              </w:rPr>
            </w:pPr>
            <w:r w:rsidRPr="00691756">
              <w:rPr>
                <w:rFonts w:ascii="Gill Sans MT" w:hAnsi="Gill Sans MT"/>
                <w:rPrChange w:id="459" w:author="usaiduser" w:date="2014-11-09T11:19:00Z">
                  <w:rPr>
                    <w:rFonts w:ascii="Gill Sans MT" w:hAnsi="Gill Sans MT"/>
                    <w:sz w:val="20"/>
                    <w:szCs w:val="20"/>
                  </w:rPr>
                </w:rPrChange>
              </w:rPr>
              <w:t>5=Because of the small</w:t>
            </w:r>
          </w:p>
          <w:p w14:paraId="54A5D9CD" w14:textId="77777777" w:rsidR="00AC07EE" w:rsidRPr="00691756" w:rsidRDefault="00AC07EE">
            <w:pPr>
              <w:spacing w:after="200" w:line="276" w:lineRule="auto"/>
              <w:rPr>
                <w:rFonts w:ascii="Gill Sans MT" w:hAnsi="Gill Sans MT"/>
                <w:rPrChange w:id="460" w:author="usaiduser" w:date="2014-11-09T11:19:00Z">
                  <w:rPr>
                    <w:rFonts w:ascii="Gill Sans MT" w:hAnsi="Gill Sans MT"/>
                    <w:sz w:val="20"/>
                    <w:szCs w:val="20"/>
                  </w:rPr>
                </w:rPrChange>
              </w:rPr>
            </w:pPr>
            <w:r w:rsidRPr="00691756">
              <w:rPr>
                <w:rFonts w:ascii="Gill Sans MT" w:hAnsi="Gill Sans MT"/>
                <w:rPrChange w:id="461" w:author="usaiduser" w:date="2014-11-09T11:19:00Z">
                  <w:rPr>
                    <w:rFonts w:ascii="Gill Sans MT" w:hAnsi="Gill Sans MT"/>
                    <w:sz w:val="20"/>
                    <w:szCs w:val="20"/>
                  </w:rPr>
                </w:rPrChange>
              </w:rPr>
              <w:t>6=Just don’t want to</w:t>
            </w:r>
          </w:p>
          <w:p w14:paraId="7CEC85BF" w14:textId="7B120799" w:rsidR="00AC07EE" w:rsidRPr="00691756" w:rsidRDefault="00AC07EE">
            <w:pPr>
              <w:spacing w:after="200" w:line="276" w:lineRule="auto"/>
              <w:rPr>
                <w:rFonts w:ascii="Gill Sans MT" w:hAnsi="Gill Sans MT"/>
                <w:rPrChange w:id="462" w:author="usaiduser" w:date="2014-11-09T11:19:00Z">
                  <w:rPr>
                    <w:rFonts w:ascii="Gill Sans MT" w:hAnsi="Gill Sans MT"/>
                    <w:sz w:val="20"/>
                    <w:szCs w:val="20"/>
                  </w:rPr>
                </w:rPrChange>
              </w:rPr>
            </w:pPr>
            <w:r w:rsidRPr="00691756">
              <w:rPr>
                <w:rFonts w:ascii="Gill Sans MT" w:hAnsi="Gill Sans MT"/>
                <w:rPrChange w:id="463" w:author="usaiduser" w:date="2014-11-09T11:19:00Z">
                  <w:rPr>
                    <w:rFonts w:ascii="Gill Sans MT" w:hAnsi="Gill Sans MT"/>
                    <w:sz w:val="20"/>
                    <w:szCs w:val="20"/>
                  </w:rPr>
                </w:rPrChange>
              </w:rPr>
              <w:t xml:space="preserve">7=No reason to use an alternative – there is plenty of </w:t>
            </w:r>
            <w:r w:rsidRPr="00691756">
              <w:rPr>
                <w:rFonts w:ascii="Gill Sans MT" w:hAnsi="Gill Sans MT"/>
                <w:rPrChange w:id="464" w:author="usaiduser" w:date="2014-11-09T11:19:00Z">
                  <w:rPr>
                    <w:rFonts w:ascii="Gill Sans MT" w:hAnsi="Gill Sans MT"/>
                    <w:sz w:val="20"/>
                    <w:szCs w:val="20"/>
                  </w:rPr>
                </w:rPrChange>
              </w:rPr>
              <w:lastRenderedPageBreak/>
              <w:t>wood/charcoal</w:t>
            </w:r>
          </w:p>
          <w:p w14:paraId="285E9D41" w14:textId="77231A74" w:rsidR="00AC07EE" w:rsidRPr="00691756" w:rsidRDefault="00AC07EE">
            <w:pPr>
              <w:spacing w:after="200" w:line="276" w:lineRule="auto"/>
              <w:rPr>
                <w:rFonts w:ascii="Gill Sans MT" w:hAnsi="Gill Sans MT"/>
                <w:rPrChange w:id="465" w:author="usaiduser" w:date="2014-11-09T11:19:00Z">
                  <w:rPr>
                    <w:rFonts w:ascii="Gill Sans MT" w:hAnsi="Gill Sans MT"/>
                    <w:sz w:val="20"/>
                    <w:szCs w:val="20"/>
                  </w:rPr>
                </w:rPrChange>
              </w:rPr>
            </w:pPr>
            <w:r w:rsidRPr="00691756">
              <w:rPr>
                <w:rFonts w:ascii="Gill Sans MT" w:hAnsi="Gill Sans MT"/>
                <w:rPrChange w:id="466" w:author="usaiduser" w:date="2014-11-09T11:19:00Z">
                  <w:rPr>
                    <w:rFonts w:ascii="Gill Sans MT" w:hAnsi="Gill Sans MT"/>
                    <w:sz w:val="20"/>
                    <w:szCs w:val="20"/>
                  </w:rPr>
                </w:rPrChange>
              </w:rPr>
              <w:t xml:space="preserve">8=Cultural reasons </w:t>
            </w:r>
          </w:p>
          <w:p w14:paraId="420462AF" w14:textId="78ECF678" w:rsidR="00AC07EE" w:rsidRPr="00691756" w:rsidRDefault="00AC07EE">
            <w:pPr>
              <w:spacing w:after="200" w:line="276" w:lineRule="auto"/>
              <w:rPr>
                <w:rFonts w:ascii="Gill Sans MT" w:hAnsi="Gill Sans MT"/>
                <w:rPrChange w:id="467" w:author="usaiduser" w:date="2014-11-09T11:19:00Z">
                  <w:rPr>
                    <w:rFonts w:ascii="Gill Sans MT" w:hAnsi="Gill Sans MT"/>
                    <w:sz w:val="20"/>
                    <w:szCs w:val="20"/>
                  </w:rPr>
                </w:rPrChange>
              </w:rPr>
            </w:pPr>
            <w:r w:rsidRPr="00691756">
              <w:rPr>
                <w:rFonts w:ascii="Gill Sans MT" w:hAnsi="Gill Sans MT"/>
                <w:rPrChange w:id="468" w:author="usaiduser" w:date="2014-11-09T11:19:00Z">
                  <w:rPr>
                    <w:rFonts w:ascii="Gill Sans MT" w:hAnsi="Gill Sans MT"/>
                    <w:sz w:val="20"/>
                    <w:szCs w:val="20"/>
                  </w:rPr>
                </w:rPrChange>
              </w:rPr>
              <w:t xml:space="preserve">97=Other, specify </w:t>
            </w:r>
          </w:p>
        </w:tc>
      </w:tr>
      <w:tr w:rsidR="005C016F" w:rsidRPr="00691756" w14:paraId="24ADA930" w14:textId="77777777" w:rsidTr="008E7E6A">
        <w:tc>
          <w:tcPr>
            <w:tcW w:w="2574" w:type="dxa"/>
          </w:tcPr>
          <w:p w14:paraId="742AF5D7" w14:textId="63DC9F25" w:rsidR="005C016F" w:rsidRPr="00691756" w:rsidRDefault="00F65E5D">
            <w:pPr>
              <w:spacing w:after="200" w:line="276" w:lineRule="auto"/>
              <w:rPr>
                <w:rFonts w:ascii="Gill Sans MT" w:hAnsi="Gill Sans MT"/>
                <w:rPrChange w:id="469" w:author="usaiduser" w:date="2014-11-09T11:19:00Z">
                  <w:rPr>
                    <w:rFonts w:ascii="Gill Sans MT" w:hAnsi="Gill Sans MT"/>
                    <w:sz w:val="20"/>
                    <w:szCs w:val="20"/>
                  </w:rPr>
                </w:rPrChange>
              </w:rPr>
            </w:pPr>
            <w:r w:rsidRPr="00691756">
              <w:rPr>
                <w:rFonts w:ascii="Gill Sans MT" w:hAnsi="Gill Sans MT"/>
                <w:rPrChange w:id="470" w:author="usaiduser" w:date="2014-11-09T11:19:00Z">
                  <w:rPr>
                    <w:rFonts w:ascii="Gill Sans MT" w:hAnsi="Gill Sans MT"/>
                    <w:sz w:val="20"/>
                    <w:szCs w:val="20"/>
                  </w:rPr>
                </w:rPrChange>
              </w:rPr>
              <w:lastRenderedPageBreak/>
              <w:t xml:space="preserve">a. </w:t>
            </w:r>
            <w:r w:rsidR="005C016F" w:rsidRPr="00691756">
              <w:rPr>
                <w:rFonts w:ascii="Gill Sans MT" w:hAnsi="Gill Sans MT"/>
                <w:rPrChange w:id="471" w:author="usaiduser" w:date="2014-11-09T11:19:00Z">
                  <w:rPr>
                    <w:rFonts w:ascii="Gill Sans MT" w:hAnsi="Gill Sans MT"/>
                    <w:sz w:val="20"/>
                    <w:szCs w:val="20"/>
                  </w:rPr>
                </w:rPrChange>
              </w:rPr>
              <w:t>Coal</w:t>
            </w:r>
          </w:p>
        </w:tc>
        <w:tc>
          <w:tcPr>
            <w:tcW w:w="2214" w:type="dxa"/>
          </w:tcPr>
          <w:p w14:paraId="2F26406D" w14:textId="77777777" w:rsidR="005C016F" w:rsidRPr="00691756" w:rsidRDefault="005C016F">
            <w:pPr>
              <w:rPr>
                <w:rFonts w:ascii="Gill Sans MT" w:hAnsi="Gill Sans MT"/>
              </w:rPr>
            </w:pPr>
          </w:p>
        </w:tc>
        <w:tc>
          <w:tcPr>
            <w:tcW w:w="2124" w:type="dxa"/>
          </w:tcPr>
          <w:p w14:paraId="6982713C" w14:textId="77777777" w:rsidR="005C016F" w:rsidRPr="00691756" w:rsidRDefault="005C016F">
            <w:pPr>
              <w:spacing w:after="200" w:line="276" w:lineRule="auto"/>
              <w:rPr>
                <w:rFonts w:ascii="Gill Sans MT" w:hAnsi="Gill Sans MT"/>
              </w:rPr>
            </w:pPr>
          </w:p>
        </w:tc>
        <w:tc>
          <w:tcPr>
            <w:tcW w:w="3186" w:type="dxa"/>
          </w:tcPr>
          <w:p w14:paraId="4C3EEA41" w14:textId="77777777" w:rsidR="005C016F" w:rsidRPr="00691756" w:rsidRDefault="005C016F">
            <w:pPr>
              <w:spacing w:after="200" w:line="276" w:lineRule="auto"/>
              <w:rPr>
                <w:rFonts w:ascii="Gill Sans MT" w:hAnsi="Gill Sans MT"/>
              </w:rPr>
            </w:pPr>
          </w:p>
        </w:tc>
      </w:tr>
      <w:tr w:rsidR="005C016F" w:rsidRPr="00691756" w14:paraId="737F17BF" w14:textId="77777777" w:rsidTr="008E7E6A">
        <w:tc>
          <w:tcPr>
            <w:tcW w:w="2574" w:type="dxa"/>
          </w:tcPr>
          <w:p w14:paraId="35406DA8" w14:textId="087CBE66" w:rsidR="005C016F" w:rsidRPr="00691756" w:rsidRDefault="00F65E5D">
            <w:pPr>
              <w:spacing w:after="200" w:line="276" w:lineRule="auto"/>
              <w:rPr>
                <w:rFonts w:ascii="Gill Sans MT" w:hAnsi="Gill Sans MT"/>
                <w:rPrChange w:id="472" w:author="usaiduser" w:date="2014-11-09T11:19:00Z">
                  <w:rPr>
                    <w:rFonts w:ascii="Gill Sans MT" w:hAnsi="Gill Sans MT"/>
                    <w:sz w:val="20"/>
                    <w:szCs w:val="20"/>
                  </w:rPr>
                </w:rPrChange>
              </w:rPr>
            </w:pPr>
            <w:r w:rsidRPr="00691756">
              <w:rPr>
                <w:rFonts w:ascii="Gill Sans MT" w:hAnsi="Gill Sans MT"/>
                <w:rPrChange w:id="473" w:author="usaiduser" w:date="2014-11-09T11:19:00Z">
                  <w:rPr>
                    <w:rFonts w:ascii="Gill Sans MT" w:hAnsi="Gill Sans MT"/>
                    <w:sz w:val="20"/>
                    <w:szCs w:val="20"/>
                  </w:rPr>
                </w:rPrChange>
              </w:rPr>
              <w:t xml:space="preserve">b. </w:t>
            </w:r>
            <w:r w:rsidR="005C016F" w:rsidRPr="00691756">
              <w:rPr>
                <w:rFonts w:ascii="Gill Sans MT" w:hAnsi="Gill Sans MT"/>
                <w:rPrChange w:id="474" w:author="usaiduser" w:date="2014-11-09T11:19:00Z">
                  <w:rPr>
                    <w:rFonts w:ascii="Gill Sans MT" w:hAnsi="Gill Sans MT"/>
                    <w:sz w:val="20"/>
                    <w:szCs w:val="20"/>
                  </w:rPr>
                </w:rPrChange>
              </w:rPr>
              <w:t>Diesel</w:t>
            </w:r>
          </w:p>
        </w:tc>
        <w:tc>
          <w:tcPr>
            <w:tcW w:w="2214" w:type="dxa"/>
          </w:tcPr>
          <w:p w14:paraId="03BB89FF" w14:textId="77777777" w:rsidR="005C016F" w:rsidRPr="00691756" w:rsidRDefault="005C016F">
            <w:pPr>
              <w:rPr>
                <w:rFonts w:ascii="Gill Sans MT" w:hAnsi="Gill Sans MT"/>
              </w:rPr>
            </w:pPr>
          </w:p>
        </w:tc>
        <w:tc>
          <w:tcPr>
            <w:tcW w:w="2124" w:type="dxa"/>
          </w:tcPr>
          <w:p w14:paraId="4CA9A572" w14:textId="77777777" w:rsidR="005C016F" w:rsidRPr="00691756" w:rsidRDefault="005C016F">
            <w:pPr>
              <w:spacing w:after="200" w:line="276" w:lineRule="auto"/>
              <w:rPr>
                <w:rFonts w:ascii="Gill Sans MT" w:hAnsi="Gill Sans MT"/>
              </w:rPr>
            </w:pPr>
          </w:p>
        </w:tc>
        <w:tc>
          <w:tcPr>
            <w:tcW w:w="3186" w:type="dxa"/>
          </w:tcPr>
          <w:p w14:paraId="233CEDE4" w14:textId="77777777" w:rsidR="005C016F" w:rsidRPr="00691756" w:rsidRDefault="005C016F">
            <w:pPr>
              <w:spacing w:after="200" w:line="276" w:lineRule="auto"/>
              <w:rPr>
                <w:rFonts w:ascii="Gill Sans MT" w:hAnsi="Gill Sans MT"/>
              </w:rPr>
            </w:pPr>
          </w:p>
        </w:tc>
      </w:tr>
      <w:tr w:rsidR="005C016F" w:rsidRPr="00691756" w14:paraId="531214CC" w14:textId="77777777" w:rsidTr="008E7E6A">
        <w:tc>
          <w:tcPr>
            <w:tcW w:w="2574" w:type="dxa"/>
          </w:tcPr>
          <w:p w14:paraId="6DBEE502" w14:textId="34A0FE7C" w:rsidR="005C016F" w:rsidRPr="00691756" w:rsidRDefault="00F65E5D">
            <w:pPr>
              <w:spacing w:after="200" w:line="276" w:lineRule="auto"/>
              <w:rPr>
                <w:rFonts w:ascii="Gill Sans MT" w:hAnsi="Gill Sans MT"/>
                <w:rPrChange w:id="475" w:author="usaiduser" w:date="2014-11-09T11:19:00Z">
                  <w:rPr>
                    <w:rFonts w:ascii="Gill Sans MT" w:hAnsi="Gill Sans MT"/>
                    <w:sz w:val="20"/>
                    <w:szCs w:val="20"/>
                  </w:rPr>
                </w:rPrChange>
              </w:rPr>
            </w:pPr>
            <w:r w:rsidRPr="00691756">
              <w:rPr>
                <w:rFonts w:ascii="Gill Sans MT" w:hAnsi="Gill Sans MT"/>
                <w:rPrChange w:id="476" w:author="usaiduser" w:date="2014-11-09T11:19:00Z">
                  <w:rPr>
                    <w:rFonts w:ascii="Gill Sans MT" w:hAnsi="Gill Sans MT"/>
                    <w:sz w:val="20"/>
                    <w:szCs w:val="20"/>
                  </w:rPr>
                </w:rPrChange>
              </w:rPr>
              <w:t xml:space="preserve">c. </w:t>
            </w:r>
            <w:r w:rsidR="005C016F" w:rsidRPr="00691756">
              <w:rPr>
                <w:rFonts w:ascii="Gill Sans MT" w:hAnsi="Gill Sans MT"/>
                <w:rPrChange w:id="477" w:author="usaiduser" w:date="2014-11-09T11:19:00Z">
                  <w:rPr>
                    <w:rFonts w:ascii="Gill Sans MT" w:hAnsi="Gill Sans MT"/>
                    <w:sz w:val="20"/>
                    <w:szCs w:val="20"/>
                  </w:rPr>
                </w:rPrChange>
              </w:rPr>
              <w:t>Manure</w:t>
            </w:r>
          </w:p>
        </w:tc>
        <w:tc>
          <w:tcPr>
            <w:tcW w:w="2214" w:type="dxa"/>
          </w:tcPr>
          <w:p w14:paraId="4F6469D9" w14:textId="77777777" w:rsidR="005C016F" w:rsidRPr="00691756" w:rsidRDefault="005C016F">
            <w:pPr>
              <w:rPr>
                <w:rFonts w:ascii="Gill Sans MT" w:hAnsi="Gill Sans MT"/>
              </w:rPr>
            </w:pPr>
          </w:p>
        </w:tc>
        <w:tc>
          <w:tcPr>
            <w:tcW w:w="2124" w:type="dxa"/>
          </w:tcPr>
          <w:p w14:paraId="5A3D87DE" w14:textId="77777777" w:rsidR="005C016F" w:rsidRPr="00691756" w:rsidRDefault="005C016F">
            <w:pPr>
              <w:spacing w:after="200" w:line="276" w:lineRule="auto"/>
              <w:rPr>
                <w:rFonts w:ascii="Gill Sans MT" w:hAnsi="Gill Sans MT"/>
              </w:rPr>
            </w:pPr>
          </w:p>
        </w:tc>
        <w:tc>
          <w:tcPr>
            <w:tcW w:w="3186" w:type="dxa"/>
          </w:tcPr>
          <w:p w14:paraId="059227EB" w14:textId="77777777" w:rsidR="005C016F" w:rsidRPr="00691756" w:rsidRDefault="005C016F">
            <w:pPr>
              <w:spacing w:after="200" w:line="276" w:lineRule="auto"/>
              <w:rPr>
                <w:rFonts w:ascii="Gill Sans MT" w:hAnsi="Gill Sans MT"/>
              </w:rPr>
            </w:pPr>
          </w:p>
        </w:tc>
      </w:tr>
      <w:tr w:rsidR="005C016F" w:rsidRPr="00691756" w14:paraId="78552BF8" w14:textId="77777777" w:rsidTr="008E7E6A">
        <w:tc>
          <w:tcPr>
            <w:tcW w:w="2574" w:type="dxa"/>
          </w:tcPr>
          <w:p w14:paraId="77B4B950" w14:textId="1F4FB410" w:rsidR="005C016F" w:rsidRPr="00691756" w:rsidRDefault="00F65E5D">
            <w:pPr>
              <w:spacing w:after="200" w:line="276" w:lineRule="auto"/>
              <w:rPr>
                <w:rFonts w:ascii="Gill Sans MT" w:hAnsi="Gill Sans MT"/>
                <w:rPrChange w:id="478" w:author="usaiduser" w:date="2014-11-09T11:19:00Z">
                  <w:rPr>
                    <w:rFonts w:ascii="Gill Sans MT" w:hAnsi="Gill Sans MT"/>
                    <w:sz w:val="20"/>
                    <w:szCs w:val="20"/>
                  </w:rPr>
                </w:rPrChange>
              </w:rPr>
            </w:pPr>
            <w:r w:rsidRPr="00691756">
              <w:rPr>
                <w:rFonts w:ascii="Gill Sans MT" w:hAnsi="Gill Sans MT"/>
                <w:rPrChange w:id="479" w:author="usaiduser" w:date="2014-11-09T11:19:00Z">
                  <w:rPr>
                    <w:rFonts w:ascii="Gill Sans MT" w:hAnsi="Gill Sans MT"/>
                    <w:sz w:val="20"/>
                    <w:szCs w:val="20"/>
                  </w:rPr>
                </w:rPrChange>
              </w:rPr>
              <w:t xml:space="preserve">d. </w:t>
            </w:r>
            <w:r w:rsidR="005C016F" w:rsidRPr="00691756">
              <w:rPr>
                <w:rFonts w:ascii="Gill Sans MT" w:hAnsi="Gill Sans MT"/>
                <w:rPrChange w:id="480" w:author="usaiduser" w:date="2014-11-09T11:19:00Z">
                  <w:rPr>
                    <w:rFonts w:ascii="Gill Sans MT" w:hAnsi="Gill Sans MT"/>
                    <w:sz w:val="20"/>
                    <w:szCs w:val="20"/>
                  </w:rPr>
                </w:rPrChange>
              </w:rPr>
              <w:t>Electricity</w:t>
            </w:r>
          </w:p>
        </w:tc>
        <w:tc>
          <w:tcPr>
            <w:tcW w:w="2214" w:type="dxa"/>
          </w:tcPr>
          <w:p w14:paraId="6B361EC8" w14:textId="77777777" w:rsidR="005C016F" w:rsidRPr="00691756" w:rsidRDefault="005C016F">
            <w:pPr>
              <w:rPr>
                <w:rFonts w:ascii="Gill Sans MT" w:hAnsi="Gill Sans MT"/>
              </w:rPr>
            </w:pPr>
          </w:p>
        </w:tc>
        <w:tc>
          <w:tcPr>
            <w:tcW w:w="2124" w:type="dxa"/>
          </w:tcPr>
          <w:p w14:paraId="1647CE14" w14:textId="77777777" w:rsidR="005C016F" w:rsidRPr="00691756" w:rsidRDefault="005C016F">
            <w:pPr>
              <w:spacing w:after="200" w:line="276" w:lineRule="auto"/>
              <w:rPr>
                <w:rFonts w:ascii="Gill Sans MT" w:hAnsi="Gill Sans MT"/>
              </w:rPr>
            </w:pPr>
          </w:p>
        </w:tc>
        <w:tc>
          <w:tcPr>
            <w:tcW w:w="3186" w:type="dxa"/>
          </w:tcPr>
          <w:p w14:paraId="5BB98CA3" w14:textId="77777777" w:rsidR="005C016F" w:rsidRPr="00691756" w:rsidRDefault="005C016F">
            <w:pPr>
              <w:spacing w:after="200" w:line="276" w:lineRule="auto"/>
              <w:rPr>
                <w:rFonts w:ascii="Gill Sans MT" w:hAnsi="Gill Sans MT"/>
              </w:rPr>
            </w:pPr>
          </w:p>
        </w:tc>
      </w:tr>
      <w:tr w:rsidR="005C016F" w:rsidRPr="00691756" w14:paraId="448B84ED" w14:textId="77777777" w:rsidTr="008E7E6A">
        <w:tc>
          <w:tcPr>
            <w:tcW w:w="2574" w:type="dxa"/>
          </w:tcPr>
          <w:p w14:paraId="7684B25D" w14:textId="4FBB9B8F" w:rsidR="005C016F" w:rsidRPr="00691756" w:rsidRDefault="00F65E5D">
            <w:pPr>
              <w:spacing w:after="200" w:line="276" w:lineRule="auto"/>
              <w:rPr>
                <w:rFonts w:ascii="Gill Sans MT" w:hAnsi="Gill Sans MT"/>
                <w:rPrChange w:id="481" w:author="usaiduser" w:date="2014-11-09T11:19:00Z">
                  <w:rPr>
                    <w:rFonts w:ascii="Gill Sans MT" w:hAnsi="Gill Sans MT"/>
                    <w:sz w:val="20"/>
                    <w:szCs w:val="20"/>
                  </w:rPr>
                </w:rPrChange>
              </w:rPr>
            </w:pPr>
            <w:r w:rsidRPr="00691756">
              <w:rPr>
                <w:rFonts w:ascii="Gill Sans MT" w:hAnsi="Gill Sans MT"/>
                <w:rPrChange w:id="482" w:author="usaiduser" w:date="2014-11-09T11:19:00Z">
                  <w:rPr>
                    <w:rFonts w:ascii="Gill Sans MT" w:hAnsi="Gill Sans MT"/>
                    <w:sz w:val="20"/>
                    <w:szCs w:val="20"/>
                  </w:rPr>
                </w:rPrChange>
              </w:rPr>
              <w:t xml:space="preserve">e. </w:t>
            </w:r>
            <w:r w:rsidR="005C016F" w:rsidRPr="00691756">
              <w:rPr>
                <w:rFonts w:ascii="Gill Sans MT" w:hAnsi="Gill Sans MT"/>
                <w:rPrChange w:id="483" w:author="usaiduser" w:date="2014-11-09T11:19:00Z">
                  <w:rPr>
                    <w:rFonts w:ascii="Gill Sans MT" w:hAnsi="Gill Sans MT"/>
                    <w:sz w:val="20"/>
                    <w:szCs w:val="20"/>
                  </w:rPr>
                </w:rPrChange>
              </w:rPr>
              <w:t>Gas</w:t>
            </w:r>
          </w:p>
        </w:tc>
        <w:tc>
          <w:tcPr>
            <w:tcW w:w="2214" w:type="dxa"/>
          </w:tcPr>
          <w:p w14:paraId="5BBBA1EE" w14:textId="77777777" w:rsidR="005C016F" w:rsidRPr="00691756" w:rsidRDefault="005C016F">
            <w:pPr>
              <w:rPr>
                <w:rFonts w:ascii="Gill Sans MT" w:hAnsi="Gill Sans MT"/>
              </w:rPr>
            </w:pPr>
          </w:p>
        </w:tc>
        <w:tc>
          <w:tcPr>
            <w:tcW w:w="2124" w:type="dxa"/>
          </w:tcPr>
          <w:p w14:paraId="484002F3" w14:textId="77777777" w:rsidR="005C016F" w:rsidRPr="00691756" w:rsidRDefault="005C016F">
            <w:pPr>
              <w:spacing w:after="200" w:line="276" w:lineRule="auto"/>
              <w:rPr>
                <w:rFonts w:ascii="Gill Sans MT" w:hAnsi="Gill Sans MT"/>
              </w:rPr>
            </w:pPr>
          </w:p>
        </w:tc>
        <w:tc>
          <w:tcPr>
            <w:tcW w:w="3186" w:type="dxa"/>
          </w:tcPr>
          <w:p w14:paraId="5ABDF5CC" w14:textId="77777777" w:rsidR="005C016F" w:rsidRPr="00691756" w:rsidRDefault="005C016F">
            <w:pPr>
              <w:spacing w:after="200" w:line="276" w:lineRule="auto"/>
              <w:rPr>
                <w:rFonts w:ascii="Gill Sans MT" w:hAnsi="Gill Sans MT"/>
              </w:rPr>
            </w:pPr>
          </w:p>
        </w:tc>
      </w:tr>
      <w:tr w:rsidR="005C016F" w:rsidRPr="00691756" w14:paraId="766FE807" w14:textId="77777777" w:rsidTr="008E7E6A">
        <w:tc>
          <w:tcPr>
            <w:tcW w:w="2574" w:type="dxa"/>
          </w:tcPr>
          <w:p w14:paraId="37774E91" w14:textId="6B4B9D4E" w:rsidR="005C016F" w:rsidRPr="00691756" w:rsidRDefault="00F65E5D">
            <w:pPr>
              <w:spacing w:after="200" w:line="276" w:lineRule="auto"/>
              <w:rPr>
                <w:rFonts w:ascii="Gill Sans MT" w:hAnsi="Gill Sans MT"/>
                <w:rPrChange w:id="484" w:author="usaiduser" w:date="2014-11-09T11:19:00Z">
                  <w:rPr>
                    <w:rFonts w:ascii="Gill Sans MT" w:hAnsi="Gill Sans MT"/>
                    <w:sz w:val="20"/>
                    <w:szCs w:val="20"/>
                  </w:rPr>
                </w:rPrChange>
              </w:rPr>
            </w:pPr>
            <w:r w:rsidRPr="00691756">
              <w:rPr>
                <w:rFonts w:ascii="Gill Sans MT" w:hAnsi="Gill Sans MT"/>
                <w:rPrChange w:id="485" w:author="usaiduser" w:date="2014-11-09T11:19:00Z">
                  <w:rPr>
                    <w:rFonts w:ascii="Gill Sans MT" w:hAnsi="Gill Sans MT"/>
                    <w:sz w:val="20"/>
                    <w:szCs w:val="20"/>
                  </w:rPr>
                </w:rPrChange>
              </w:rPr>
              <w:t xml:space="preserve">f. </w:t>
            </w:r>
            <w:r w:rsidR="005C016F" w:rsidRPr="00691756">
              <w:rPr>
                <w:rFonts w:ascii="Gill Sans MT" w:hAnsi="Gill Sans MT"/>
                <w:rPrChange w:id="486" w:author="usaiduser" w:date="2014-11-09T11:19:00Z">
                  <w:rPr>
                    <w:rFonts w:ascii="Gill Sans MT" w:hAnsi="Gill Sans MT"/>
                    <w:sz w:val="20"/>
                    <w:szCs w:val="20"/>
                  </w:rPr>
                </w:rPrChange>
              </w:rPr>
              <w:t>Kerosene/paraffin</w:t>
            </w:r>
          </w:p>
        </w:tc>
        <w:tc>
          <w:tcPr>
            <w:tcW w:w="2214" w:type="dxa"/>
          </w:tcPr>
          <w:p w14:paraId="770DDBAD" w14:textId="77777777" w:rsidR="005C016F" w:rsidRPr="00691756" w:rsidRDefault="005C016F">
            <w:pPr>
              <w:rPr>
                <w:rFonts w:ascii="Gill Sans MT" w:hAnsi="Gill Sans MT"/>
              </w:rPr>
            </w:pPr>
          </w:p>
        </w:tc>
        <w:tc>
          <w:tcPr>
            <w:tcW w:w="2124" w:type="dxa"/>
          </w:tcPr>
          <w:p w14:paraId="69B1753B" w14:textId="77777777" w:rsidR="005C016F" w:rsidRPr="00691756" w:rsidRDefault="005C016F">
            <w:pPr>
              <w:spacing w:after="200" w:line="276" w:lineRule="auto"/>
              <w:rPr>
                <w:rFonts w:ascii="Gill Sans MT" w:hAnsi="Gill Sans MT"/>
              </w:rPr>
            </w:pPr>
          </w:p>
        </w:tc>
        <w:tc>
          <w:tcPr>
            <w:tcW w:w="3186" w:type="dxa"/>
          </w:tcPr>
          <w:p w14:paraId="57EB3C29" w14:textId="77777777" w:rsidR="005C016F" w:rsidRPr="00691756" w:rsidRDefault="005C016F">
            <w:pPr>
              <w:spacing w:after="200" w:line="276" w:lineRule="auto"/>
              <w:rPr>
                <w:rFonts w:ascii="Gill Sans MT" w:hAnsi="Gill Sans MT"/>
              </w:rPr>
            </w:pPr>
          </w:p>
        </w:tc>
      </w:tr>
      <w:tr w:rsidR="005C016F" w:rsidRPr="00691756" w14:paraId="3B0135C0" w14:textId="77777777" w:rsidTr="008E7E6A">
        <w:trPr>
          <w:trHeight w:val="161"/>
        </w:trPr>
        <w:tc>
          <w:tcPr>
            <w:tcW w:w="2574" w:type="dxa"/>
          </w:tcPr>
          <w:p w14:paraId="3E254D67" w14:textId="4EDEA9CD" w:rsidR="005C016F" w:rsidRPr="00691756" w:rsidRDefault="00F65E5D">
            <w:pPr>
              <w:spacing w:after="200" w:line="276" w:lineRule="auto"/>
              <w:rPr>
                <w:rFonts w:ascii="Gill Sans MT" w:hAnsi="Gill Sans MT"/>
                <w:rPrChange w:id="487" w:author="usaiduser" w:date="2014-11-09T11:19:00Z">
                  <w:rPr>
                    <w:rFonts w:ascii="Gill Sans MT" w:hAnsi="Gill Sans MT"/>
                    <w:sz w:val="20"/>
                    <w:szCs w:val="20"/>
                  </w:rPr>
                </w:rPrChange>
              </w:rPr>
            </w:pPr>
            <w:r w:rsidRPr="00691756">
              <w:rPr>
                <w:rFonts w:ascii="Gill Sans MT" w:hAnsi="Gill Sans MT"/>
                <w:rPrChange w:id="488" w:author="usaiduser" w:date="2014-11-09T11:19:00Z">
                  <w:rPr>
                    <w:rFonts w:ascii="Gill Sans MT" w:hAnsi="Gill Sans MT"/>
                    <w:sz w:val="20"/>
                    <w:szCs w:val="20"/>
                  </w:rPr>
                </w:rPrChange>
              </w:rPr>
              <w:t xml:space="preserve">g. </w:t>
            </w:r>
            <w:r w:rsidR="005C016F" w:rsidRPr="00691756">
              <w:rPr>
                <w:rFonts w:ascii="Gill Sans MT" w:hAnsi="Gill Sans MT"/>
                <w:rPrChange w:id="489" w:author="usaiduser" w:date="2014-11-09T11:19:00Z">
                  <w:rPr>
                    <w:rFonts w:ascii="Gill Sans MT" w:hAnsi="Gill Sans MT"/>
                    <w:sz w:val="20"/>
                    <w:szCs w:val="20"/>
                  </w:rPr>
                </w:rPrChange>
              </w:rPr>
              <w:t>Solar</w:t>
            </w:r>
          </w:p>
        </w:tc>
        <w:tc>
          <w:tcPr>
            <w:tcW w:w="2214" w:type="dxa"/>
          </w:tcPr>
          <w:p w14:paraId="381741CF" w14:textId="77777777" w:rsidR="005C016F" w:rsidRPr="00691756" w:rsidRDefault="005C016F">
            <w:pPr>
              <w:rPr>
                <w:rFonts w:ascii="Gill Sans MT" w:hAnsi="Gill Sans MT"/>
              </w:rPr>
            </w:pPr>
          </w:p>
        </w:tc>
        <w:tc>
          <w:tcPr>
            <w:tcW w:w="2124" w:type="dxa"/>
          </w:tcPr>
          <w:p w14:paraId="6F44706C" w14:textId="77777777" w:rsidR="005C016F" w:rsidRPr="00691756" w:rsidRDefault="005C016F">
            <w:pPr>
              <w:spacing w:after="200" w:line="276" w:lineRule="auto"/>
              <w:rPr>
                <w:rFonts w:ascii="Gill Sans MT" w:hAnsi="Gill Sans MT"/>
              </w:rPr>
            </w:pPr>
          </w:p>
        </w:tc>
        <w:tc>
          <w:tcPr>
            <w:tcW w:w="3186" w:type="dxa"/>
          </w:tcPr>
          <w:p w14:paraId="2F99D15A" w14:textId="77777777" w:rsidR="005C016F" w:rsidRPr="00691756" w:rsidRDefault="005C016F">
            <w:pPr>
              <w:spacing w:after="200" w:line="276" w:lineRule="auto"/>
              <w:rPr>
                <w:rFonts w:ascii="Gill Sans MT" w:hAnsi="Gill Sans MT"/>
              </w:rPr>
            </w:pPr>
          </w:p>
        </w:tc>
      </w:tr>
    </w:tbl>
    <w:p w14:paraId="18BAD2D9" w14:textId="77777777" w:rsidR="00AC07EE" w:rsidRPr="00BE068B" w:rsidRDefault="00AC07EE">
      <w:pPr>
        <w:rPr>
          <w:rFonts w:ascii="Gill Sans MT" w:hAnsi="Gill Sans MT"/>
          <w:b/>
        </w:rPr>
      </w:pPr>
    </w:p>
    <w:tbl>
      <w:tblPr>
        <w:tblStyle w:val="TableGrid"/>
        <w:tblW w:w="10098" w:type="dxa"/>
        <w:tblLook w:val="04A0" w:firstRow="1" w:lastRow="0" w:firstColumn="1" w:lastColumn="0" w:noHBand="0" w:noVBand="1"/>
      </w:tblPr>
      <w:tblGrid>
        <w:gridCol w:w="625"/>
        <w:gridCol w:w="4390"/>
        <w:gridCol w:w="4633"/>
        <w:gridCol w:w="450"/>
      </w:tblGrid>
      <w:tr w:rsidR="00275BD5" w:rsidRPr="00BE068B" w14:paraId="6AA8DE30" w14:textId="77777777" w:rsidTr="00275BD5">
        <w:tc>
          <w:tcPr>
            <w:tcW w:w="625" w:type="dxa"/>
          </w:tcPr>
          <w:p w14:paraId="72068F5D" w14:textId="5BE51F0E" w:rsidR="00AC07EE" w:rsidRPr="00BE068B" w:rsidRDefault="00F65E5D">
            <w:pPr>
              <w:rPr>
                <w:rFonts w:ascii="Gill Sans MT" w:hAnsi="Gill Sans MT"/>
                <w:sz w:val="20"/>
                <w:szCs w:val="20"/>
              </w:rPr>
            </w:pPr>
            <w:r w:rsidRPr="00BE068B">
              <w:rPr>
                <w:rFonts w:ascii="Gill Sans MT" w:hAnsi="Gill Sans MT"/>
                <w:sz w:val="20"/>
                <w:szCs w:val="20"/>
              </w:rPr>
              <w:t xml:space="preserve">O.13 </w:t>
            </w:r>
          </w:p>
        </w:tc>
        <w:tc>
          <w:tcPr>
            <w:tcW w:w="4390" w:type="dxa"/>
          </w:tcPr>
          <w:p w14:paraId="1411D852" w14:textId="1C531B5E" w:rsidR="00AC07EE" w:rsidRPr="00BE068B" w:rsidRDefault="00AC07EE">
            <w:pPr>
              <w:rPr>
                <w:rFonts w:ascii="Gill Sans MT" w:hAnsi="Gill Sans MT"/>
                <w:sz w:val="20"/>
                <w:szCs w:val="20"/>
              </w:rPr>
            </w:pPr>
            <w:r w:rsidRPr="00BE068B">
              <w:rPr>
                <w:rFonts w:ascii="Gill Sans MT" w:hAnsi="Gill Sans MT"/>
                <w:sz w:val="20"/>
                <w:szCs w:val="20"/>
              </w:rPr>
              <w:t xml:space="preserve">Are you currently using an energy-efficient </w:t>
            </w:r>
            <w:proofErr w:type="spellStart"/>
            <w:r w:rsidRPr="00BE068B">
              <w:rPr>
                <w:rFonts w:ascii="Gill Sans MT" w:hAnsi="Gill Sans MT"/>
                <w:sz w:val="20"/>
                <w:szCs w:val="20"/>
              </w:rPr>
              <w:t>cookstove</w:t>
            </w:r>
            <w:proofErr w:type="spellEnd"/>
            <w:r w:rsidRPr="00BE068B">
              <w:rPr>
                <w:rFonts w:ascii="Gill Sans MT" w:hAnsi="Gill Sans MT"/>
                <w:sz w:val="20"/>
                <w:szCs w:val="20"/>
              </w:rPr>
              <w:t xml:space="preserve">? </w:t>
            </w:r>
          </w:p>
        </w:tc>
        <w:tc>
          <w:tcPr>
            <w:tcW w:w="4633" w:type="dxa"/>
          </w:tcPr>
          <w:p w14:paraId="0B3E5800" w14:textId="77777777" w:rsidR="00AC07EE" w:rsidRPr="00BE068B" w:rsidRDefault="00AC07EE">
            <w:pPr>
              <w:rPr>
                <w:rFonts w:ascii="Gill Sans MT" w:hAnsi="Gill Sans MT"/>
                <w:sz w:val="20"/>
                <w:szCs w:val="20"/>
              </w:rPr>
            </w:pPr>
            <w:r w:rsidRPr="00BE068B">
              <w:rPr>
                <w:rFonts w:ascii="Gill Sans MT" w:hAnsi="Gill Sans MT"/>
                <w:sz w:val="20"/>
                <w:szCs w:val="20"/>
              </w:rPr>
              <w:t>0=No</w:t>
            </w:r>
          </w:p>
          <w:p w14:paraId="56194365" w14:textId="77777777" w:rsidR="00AC07EE" w:rsidRPr="00BE068B" w:rsidRDefault="00AC07EE">
            <w:pPr>
              <w:rPr>
                <w:rFonts w:ascii="Gill Sans MT" w:hAnsi="Gill Sans MT"/>
                <w:sz w:val="20"/>
                <w:szCs w:val="20"/>
              </w:rPr>
            </w:pPr>
            <w:r w:rsidRPr="00BE068B">
              <w:rPr>
                <w:rFonts w:ascii="Gill Sans MT" w:hAnsi="Gill Sans MT"/>
                <w:sz w:val="20"/>
                <w:szCs w:val="20"/>
              </w:rPr>
              <w:t>1=Yes</w:t>
            </w:r>
          </w:p>
          <w:p w14:paraId="00B6C7B8" w14:textId="12B51853" w:rsidR="00AC07EE" w:rsidRPr="00BE068B" w:rsidRDefault="00AC07EE">
            <w:pPr>
              <w:rPr>
                <w:rFonts w:ascii="Gill Sans MT" w:hAnsi="Gill Sans MT"/>
                <w:b/>
              </w:rPr>
            </w:pPr>
            <w:r w:rsidRPr="00BE068B">
              <w:rPr>
                <w:rFonts w:ascii="Gill Sans MT" w:hAnsi="Gill Sans MT"/>
                <w:sz w:val="20"/>
                <w:szCs w:val="20"/>
              </w:rPr>
              <w:t>888=Don’t know</w:t>
            </w:r>
          </w:p>
        </w:tc>
        <w:tc>
          <w:tcPr>
            <w:tcW w:w="450" w:type="dxa"/>
          </w:tcPr>
          <w:p w14:paraId="7F1884BA" w14:textId="77777777" w:rsidR="00AC07EE" w:rsidRPr="00BE068B" w:rsidRDefault="00AC07EE">
            <w:pPr>
              <w:rPr>
                <w:rFonts w:ascii="Gill Sans MT" w:hAnsi="Gill Sans MT"/>
                <w:b/>
              </w:rPr>
            </w:pPr>
          </w:p>
        </w:tc>
      </w:tr>
      <w:tr w:rsidR="00275BD5" w:rsidRPr="00BE068B" w14:paraId="2260CCAE" w14:textId="77777777" w:rsidTr="00275BD5">
        <w:tc>
          <w:tcPr>
            <w:tcW w:w="625" w:type="dxa"/>
          </w:tcPr>
          <w:p w14:paraId="6B60BE29" w14:textId="7FE54A9A" w:rsidR="00AC07EE" w:rsidRPr="00BE068B" w:rsidRDefault="00F65E5D">
            <w:pPr>
              <w:rPr>
                <w:rFonts w:ascii="Gill Sans MT" w:hAnsi="Gill Sans MT"/>
                <w:sz w:val="20"/>
                <w:szCs w:val="20"/>
              </w:rPr>
            </w:pPr>
            <w:r w:rsidRPr="00BE068B">
              <w:rPr>
                <w:rFonts w:ascii="Gill Sans MT" w:hAnsi="Gill Sans MT"/>
                <w:sz w:val="20"/>
                <w:szCs w:val="20"/>
              </w:rPr>
              <w:t>O.14</w:t>
            </w:r>
          </w:p>
        </w:tc>
        <w:tc>
          <w:tcPr>
            <w:tcW w:w="4390" w:type="dxa"/>
          </w:tcPr>
          <w:p w14:paraId="3B4DAAD5" w14:textId="77777777" w:rsidR="00AC07EE" w:rsidRPr="00BE068B" w:rsidRDefault="00AC07EE">
            <w:pPr>
              <w:rPr>
                <w:rFonts w:ascii="Gill Sans MT" w:hAnsi="Gill Sans MT"/>
                <w:sz w:val="20"/>
                <w:szCs w:val="20"/>
              </w:rPr>
            </w:pPr>
            <w:r w:rsidRPr="00BE068B">
              <w:rPr>
                <w:rFonts w:ascii="Gill Sans MT" w:hAnsi="Gill Sans MT"/>
                <w:sz w:val="20"/>
                <w:szCs w:val="20"/>
              </w:rPr>
              <w:t xml:space="preserve">Why are you not using an energy-efficient </w:t>
            </w:r>
            <w:proofErr w:type="spellStart"/>
            <w:r w:rsidRPr="00BE068B">
              <w:rPr>
                <w:rFonts w:ascii="Gill Sans MT" w:hAnsi="Gill Sans MT"/>
                <w:sz w:val="20"/>
                <w:szCs w:val="20"/>
              </w:rPr>
              <w:t>cookstove</w:t>
            </w:r>
            <w:proofErr w:type="spellEnd"/>
            <w:r w:rsidRPr="00BE068B">
              <w:rPr>
                <w:rFonts w:ascii="Gill Sans MT" w:hAnsi="Gill Sans MT"/>
                <w:sz w:val="20"/>
                <w:szCs w:val="20"/>
              </w:rPr>
              <w:t xml:space="preserve">? </w:t>
            </w:r>
          </w:p>
          <w:p w14:paraId="413EABD7" w14:textId="5BA605EE" w:rsidR="00AC07EE" w:rsidRPr="00BE068B" w:rsidRDefault="00AC07EE">
            <w:pPr>
              <w:rPr>
                <w:rFonts w:ascii="Gill Sans MT" w:hAnsi="Gill Sans MT"/>
                <w:i/>
                <w:sz w:val="20"/>
                <w:szCs w:val="20"/>
              </w:rPr>
            </w:pPr>
            <w:r w:rsidRPr="00BE068B">
              <w:rPr>
                <w:rFonts w:ascii="Gill Sans MT" w:hAnsi="Gill Sans MT"/>
                <w:i/>
                <w:sz w:val="20"/>
                <w:szCs w:val="20"/>
              </w:rPr>
              <w:t>Probe and code. Select all that apply</w:t>
            </w:r>
          </w:p>
        </w:tc>
        <w:tc>
          <w:tcPr>
            <w:tcW w:w="4633" w:type="dxa"/>
          </w:tcPr>
          <w:p w14:paraId="13F005A7"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1=Too expensive</w:t>
            </w:r>
          </w:p>
          <w:p w14:paraId="7A1596FB"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2=Not available</w:t>
            </w:r>
          </w:p>
          <w:p w14:paraId="294E07AE"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3=Don’t know how to use it</w:t>
            </w:r>
          </w:p>
          <w:p w14:paraId="318978A7"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4=More time-consuming</w:t>
            </w:r>
          </w:p>
          <w:p w14:paraId="01E65B5D"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5=Because of the small</w:t>
            </w:r>
          </w:p>
          <w:p w14:paraId="7D4BB734"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6=Just don’t want to</w:t>
            </w:r>
          </w:p>
          <w:p w14:paraId="5CC03D7A"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7=No reason to use an alternative – there is plenty of wood/charcoal</w:t>
            </w:r>
          </w:p>
          <w:p w14:paraId="56035E57"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 xml:space="preserve">8=Cultural reasons </w:t>
            </w:r>
          </w:p>
          <w:p w14:paraId="796C2C38" w14:textId="5A471475" w:rsidR="00AC07EE" w:rsidRPr="00BE068B" w:rsidRDefault="00AC07EE" w:rsidP="00AC07EE">
            <w:pPr>
              <w:rPr>
                <w:rFonts w:ascii="Gill Sans MT" w:hAnsi="Gill Sans MT"/>
                <w:sz w:val="20"/>
                <w:szCs w:val="20"/>
              </w:rPr>
            </w:pPr>
            <w:r w:rsidRPr="00BE068B">
              <w:rPr>
                <w:rFonts w:ascii="Gill Sans MT" w:hAnsi="Gill Sans MT"/>
                <w:sz w:val="20"/>
                <w:szCs w:val="20"/>
              </w:rPr>
              <w:t>97=Other, specify</w:t>
            </w:r>
          </w:p>
        </w:tc>
        <w:tc>
          <w:tcPr>
            <w:tcW w:w="450" w:type="dxa"/>
          </w:tcPr>
          <w:p w14:paraId="45E94DF7" w14:textId="77777777" w:rsidR="00AC07EE" w:rsidRPr="00BE068B" w:rsidRDefault="00AC07EE">
            <w:pPr>
              <w:rPr>
                <w:rFonts w:ascii="Gill Sans MT" w:hAnsi="Gill Sans MT"/>
                <w:b/>
              </w:rPr>
            </w:pPr>
          </w:p>
        </w:tc>
      </w:tr>
    </w:tbl>
    <w:p w14:paraId="046BA8F0" w14:textId="77777777" w:rsidR="00F65E5D" w:rsidRPr="00BE068B" w:rsidRDefault="00F65E5D" w:rsidP="00F65E5D">
      <w:pPr>
        <w:rPr>
          <w:rFonts w:ascii="Gill Sans MT" w:hAnsi="Gill Sans MT"/>
          <w:b/>
        </w:rPr>
      </w:pPr>
    </w:p>
    <w:p w14:paraId="1BAB879B" w14:textId="3A5906EE" w:rsidR="00747FDE" w:rsidRPr="00BE068B" w:rsidRDefault="00747FDE" w:rsidP="00F65E5D">
      <w:pPr>
        <w:rPr>
          <w:rFonts w:ascii="Gill Sans MT" w:hAnsi="Gill Sans MT"/>
          <w:b/>
        </w:rPr>
      </w:pPr>
      <w:r w:rsidRPr="00BE068B">
        <w:rPr>
          <w:rFonts w:ascii="Gill Sans MT" w:hAnsi="Gill Sans MT"/>
          <w:b/>
        </w:rPr>
        <w:t>S</w:t>
      </w:r>
      <w:r w:rsidR="00B41661" w:rsidRPr="00BE068B">
        <w:rPr>
          <w:rFonts w:ascii="Gill Sans MT" w:hAnsi="Gill Sans MT"/>
          <w:b/>
        </w:rPr>
        <w:t>ECTION P</w:t>
      </w:r>
      <w:r w:rsidRPr="00BE068B">
        <w:rPr>
          <w:rFonts w:ascii="Gill Sans MT" w:hAnsi="Gill Sans MT"/>
          <w:b/>
        </w:rPr>
        <w:t>. CLIMATE CHANGE ADAPTATION</w:t>
      </w:r>
    </w:p>
    <w:p w14:paraId="1E7DFF28" w14:textId="77777777" w:rsidR="00747FDE" w:rsidRPr="00BE068B" w:rsidRDefault="00747FDE" w:rsidP="00747FDE">
      <w:pPr>
        <w:autoSpaceDE w:val="0"/>
        <w:autoSpaceDN w:val="0"/>
        <w:adjustRightInd w:val="0"/>
        <w:spacing w:after="0" w:line="240" w:lineRule="auto"/>
        <w:contextualSpacing/>
        <w:rPr>
          <w:rFonts w:ascii="Gill Sans MT" w:hAnsi="Gill Sans MT" w:cs="ArialNarrow"/>
        </w:rPr>
      </w:pPr>
      <w:r w:rsidRPr="00BE068B">
        <w:rPr>
          <w:rFonts w:ascii="Gill Sans MT" w:hAnsi="Gill Sans MT"/>
        </w:rPr>
        <w:t xml:space="preserve">We would like to learn about shocks from climate change and weather extremes that affected your household in the past 5 years. </w:t>
      </w:r>
      <w:r w:rsidRPr="00BE068B">
        <w:rPr>
          <w:rFonts w:ascii="Gill Sans MT" w:hAnsi="Gill Sans MT" w:cs="ArialNarrow"/>
        </w:rPr>
        <w:t>Has this household been affected by a serious shock—an event that led to a serious reduction in your asset holdings, caused your household income to fall substantially or resulted in a significant reduction in consumption?</w:t>
      </w:r>
    </w:p>
    <w:tbl>
      <w:tblPr>
        <w:tblW w:w="10028" w:type="dxa"/>
        <w:tblInd w:w="-5" w:type="dxa"/>
        <w:tblLayout w:type="fixed"/>
        <w:tblCellMar>
          <w:left w:w="29" w:type="dxa"/>
          <w:right w:w="29" w:type="dxa"/>
        </w:tblCellMar>
        <w:tblLook w:val="0000" w:firstRow="0" w:lastRow="0" w:firstColumn="0" w:lastColumn="0" w:noHBand="0" w:noVBand="0"/>
      </w:tblPr>
      <w:tblGrid>
        <w:gridCol w:w="572"/>
        <w:gridCol w:w="4682"/>
        <w:gridCol w:w="2513"/>
        <w:gridCol w:w="1536"/>
        <w:gridCol w:w="694"/>
        <w:gridCol w:w="31"/>
      </w:tblGrid>
      <w:tr w:rsidR="00747FDE" w:rsidRPr="00BE068B" w14:paraId="5AD44738" w14:textId="77777777" w:rsidTr="00BE6AEC">
        <w:trPr>
          <w:gridAfter w:val="1"/>
          <w:wAfter w:w="31" w:type="dxa"/>
          <w:trHeight w:val="20"/>
        </w:trPr>
        <w:tc>
          <w:tcPr>
            <w:tcW w:w="573" w:type="dxa"/>
            <w:tcBorders>
              <w:top w:val="single" w:sz="4" w:space="0" w:color="000000"/>
              <w:left w:val="single" w:sz="4" w:space="0" w:color="000000"/>
              <w:bottom w:val="single" w:sz="4" w:space="0" w:color="000000"/>
              <w:right w:val="single" w:sz="4" w:space="0" w:color="auto"/>
            </w:tcBorders>
          </w:tcPr>
          <w:p w14:paraId="62B25DB2" w14:textId="313CB5D0" w:rsidR="00747FDE" w:rsidRPr="00BE068B" w:rsidRDefault="00F65E5D" w:rsidP="00747FDE">
            <w:pPr>
              <w:spacing w:after="0"/>
              <w:rPr>
                <w:rFonts w:ascii="Gill Sans MT" w:eastAsia="Calibri" w:hAnsi="Gill Sans MT" w:cs="Times New Roman"/>
                <w:w w:val="105"/>
              </w:rPr>
            </w:pPr>
            <w:r w:rsidRPr="00BE068B">
              <w:rPr>
                <w:rFonts w:ascii="Gill Sans MT" w:eastAsia="Calibri" w:hAnsi="Gill Sans MT" w:cs="Times New Roman"/>
                <w:w w:val="105"/>
              </w:rPr>
              <w:t>P.1</w:t>
            </w:r>
          </w:p>
        </w:tc>
        <w:tc>
          <w:tcPr>
            <w:tcW w:w="4682" w:type="dxa"/>
            <w:tcBorders>
              <w:top w:val="single" w:sz="4" w:space="0" w:color="000000"/>
              <w:left w:val="single" w:sz="4" w:space="0" w:color="auto"/>
              <w:bottom w:val="single" w:sz="4" w:space="0" w:color="000000"/>
            </w:tcBorders>
          </w:tcPr>
          <w:p w14:paraId="616C4716"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In the past 5 years, has your household been affected by a </w:t>
            </w:r>
            <w:r w:rsidRPr="00BE068B">
              <w:rPr>
                <w:rFonts w:ascii="Gill Sans MT" w:hAnsi="Gill Sans MT" w:cs="ArialNarrow"/>
                <w:b/>
              </w:rPr>
              <w:t>DROUGHT</w:t>
            </w:r>
            <w:r w:rsidRPr="00BE068B">
              <w:rPr>
                <w:rFonts w:ascii="Gill Sans MT" w:hAnsi="Gill Sans MT" w:cs="ArialNarrow"/>
              </w:rPr>
              <w:t>?</w:t>
            </w:r>
          </w:p>
          <w:p w14:paraId="6FC17065" w14:textId="41E8628C" w:rsidR="00F65E5D" w:rsidRPr="00BE068B" w:rsidRDefault="00F65E5D" w:rsidP="00747FDE">
            <w:pPr>
              <w:spacing w:after="0"/>
              <w:rPr>
                <w:rFonts w:ascii="Gill Sans MT" w:eastAsia="Calibri" w:hAnsi="Gill Sans MT" w:cs="Times New Roman"/>
                <w:i/>
                <w:w w:val="105"/>
              </w:rPr>
            </w:pPr>
            <w:r w:rsidRPr="00BE068B">
              <w:rPr>
                <w:rFonts w:ascii="Gill Sans MT" w:hAnsi="Gill Sans MT" w:cs="ArialNarrow"/>
                <w:i/>
              </w:rPr>
              <w:t>If 0, skip to P10</w:t>
            </w:r>
          </w:p>
        </w:tc>
        <w:tc>
          <w:tcPr>
            <w:tcW w:w="4049" w:type="dxa"/>
            <w:gridSpan w:val="2"/>
            <w:tcBorders>
              <w:top w:val="single" w:sz="4" w:space="0" w:color="000000"/>
              <w:bottom w:val="single" w:sz="4" w:space="0" w:color="000000"/>
              <w:right w:val="single" w:sz="18" w:space="0" w:color="000000"/>
            </w:tcBorders>
          </w:tcPr>
          <w:p w14:paraId="6B01C0C2" w14:textId="77777777" w:rsidR="00747FDE" w:rsidRPr="00BE068B" w:rsidRDefault="00747FDE" w:rsidP="00747FDE">
            <w:pPr>
              <w:spacing w:after="0"/>
              <w:rPr>
                <w:rFonts w:ascii="Gill Sans MT" w:hAnsi="Gill Sans MT"/>
              </w:rPr>
            </w:pPr>
            <w:r w:rsidRPr="00BE068B">
              <w:rPr>
                <w:rFonts w:ascii="Gill Sans MT" w:hAnsi="Gill Sans MT"/>
              </w:rPr>
              <w:t>1=No</w:t>
            </w:r>
          </w:p>
          <w:p w14:paraId="3D4CCC3C" w14:textId="77777777" w:rsidR="00747FDE" w:rsidRPr="00BE068B" w:rsidRDefault="00747FDE" w:rsidP="00747FDE">
            <w:pPr>
              <w:spacing w:after="0"/>
              <w:rPr>
                <w:rFonts w:ascii="Gill Sans MT" w:hAnsi="Gill Sans MT"/>
              </w:rPr>
            </w:pPr>
            <w:r w:rsidRPr="00BE068B">
              <w:rPr>
                <w:rFonts w:ascii="Gill Sans MT" w:hAnsi="Gill Sans MT"/>
              </w:rPr>
              <w:t>2=Yes</w:t>
            </w:r>
            <w:r w:rsidRPr="00BE068B" w:rsidDel="00226116">
              <w:rPr>
                <w:rFonts w:ascii="Gill Sans MT" w:hAnsi="Gill Sans MT"/>
              </w:rPr>
              <w:t xml:space="preserve"> </w:t>
            </w:r>
          </w:p>
          <w:p w14:paraId="4643FA14" w14:textId="77777777" w:rsidR="00747FDE" w:rsidRPr="00BE068B" w:rsidRDefault="00747FDE" w:rsidP="00747FDE">
            <w:pPr>
              <w:spacing w:after="0"/>
              <w:rPr>
                <w:rFonts w:ascii="Gill Sans MT" w:hAnsi="Gill Sans MT"/>
              </w:rPr>
            </w:pPr>
            <w:r w:rsidRPr="00BE068B">
              <w:rPr>
                <w:rFonts w:ascii="Gill Sans MT" w:hAnsi="Gill Sans MT"/>
              </w:rPr>
              <w:t>888=Don’t know</w:t>
            </w:r>
          </w:p>
          <w:p w14:paraId="38DDBAC4" w14:textId="77777777" w:rsidR="00747FDE" w:rsidRPr="00BE068B" w:rsidRDefault="00747FDE" w:rsidP="00747FDE">
            <w:pPr>
              <w:spacing w:after="0"/>
              <w:rPr>
                <w:rFonts w:ascii="Gill Sans MT" w:hAnsi="Gill Sans MT"/>
              </w:rPr>
            </w:pPr>
            <w:r w:rsidRPr="00BE068B">
              <w:rPr>
                <w:rFonts w:ascii="Gill Sans MT" w:hAnsi="Gill Sans MT"/>
              </w:rPr>
              <w:t>999=Prefer not to respond</w:t>
            </w:r>
          </w:p>
        </w:tc>
        <w:tc>
          <w:tcPr>
            <w:tcW w:w="693" w:type="dxa"/>
            <w:tcBorders>
              <w:top w:val="single" w:sz="18" w:space="0" w:color="000000"/>
              <w:left w:val="single" w:sz="18" w:space="0" w:color="000000"/>
              <w:bottom w:val="single" w:sz="18" w:space="0" w:color="000000"/>
              <w:right w:val="single" w:sz="18" w:space="0" w:color="000000"/>
            </w:tcBorders>
          </w:tcPr>
          <w:p w14:paraId="2D52C174"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F65E5D" w:rsidRPr="00BE068B" w14:paraId="39768E2A" w14:textId="77777777" w:rsidTr="00BE6AEC">
        <w:trPr>
          <w:gridAfter w:val="1"/>
          <w:wAfter w:w="31" w:type="dxa"/>
          <w:trHeight w:val="20"/>
        </w:trPr>
        <w:tc>
          <w:tcPr>
            <w:tcW w:w="573" w:type="dxa"/>
            <w:tcBorders>
              <w:top w:val="single" w:sz="4" w:space="0" w:color="000000"/>
              <w:left w:val="single" w:sz="4" w:space="0" w:color="000000"/>
              <w:bottom w:val="single" w:sz="4" w:space="0" w:color="000000"/>
              <w:right w:val="single" w:sz="4" w:space="0" w:color="auto"/>
            </w:tcBorders>
          </w:tcPr>
          <w:p w14:paraId="1CBD2582" w14:textId="0117B001" w:rsidR="00F65E5D" w:rsidRPr="00BE068B" w:rsidRDefault="00F65E5D" w:rsidP="00747FDE">
            <w:pPr>
              <w:spacing w:after="0"/>
              <w:rPr>
                <w:rFonts w:ascii="Gill Sans MT" w:hAnsi="Gill Sans MT"/>
                <w:w w:val="105"/>
              </w:rPr>
            </w:pPr>
            <w:r w:rsidRPr="00BE068B">
              <w:rPr>
                <w:rFonts w:ascii="Gill Sans MT" w:hAnsi="Gill Sans MT"/>
                <w:w w:val="105"/>
              </w:rPr>
              <w:t>P.2</w:t>
            </w:r>
          </w:p>
        </w:tc>
        <w:tc>
          <w:tcPr>
            <w:tcW w:w="4682" w:type="dxa"/>
            <w:tcBorders>
              <w:top w:val="single" w:sz="4" w:space="0" w:color="000000"/>
              <w:left w:val="single" w:sz="4" w:space="0" w:color="auto"/>
              <w:bottom w:val="single" w:sz="4" w:space="0" w:color="000000"/>
              <w:right w:val="single" w:sz="18" w:space="0" w:color="000000"/>
            </w:tcBorders>
          </w:tcPr>
          <w:p w14:paraId="764E747A" w14:textId="77777777" w:rsidR="00F65E5D" w:rsidRPr="00BE068B" w:rsidRDefault="00F65E5D" w:rsidP="00747FDE">
            <w:pPr>
              <w:spacing w:after="0"/>
              <w:rPr>
                <w:rFonts w:ascii="Gill Sans MT" w:hAnsi="Gill Sans MT" w:cs="ArialNarrow"/>
              </w:rPr>
            </w:pPr>
            <w:r w:rsidRPr="00BE068B">
              <w:rPr>
                <w:rFonts w:ascii="Gill Sans MT" w:hAnsi="Gill Sans MT" w:cs="ArialNarrow"/>
              </w:rPr>
              <w:t>What years was your HH affected by the drought?</w:t>
            </w:r>
          </w:p>
          <w:p w14:paraId="17DC20A6" w14:textId="2452D063" w:rsidR="00F65E5D" w:rsidRPr="00BE068B" w:rsidRDefault="00F65E5D" w:rsidP="00747FDE">
            <w:pPr>
              <w:spacing w:after="0"/>
              <w:rPr>
                <w:rFonts w:ascii="Gill Sans MT" w:hAnsi="Gill Sans MT" w:cs="ArialNarrow"/>
              </w:rPr>
            </w:pPr>
            <w:r w:rsidRPr="00BE068B">
              <w:rPr>
                <w:rFonts w:ascii="Gill Sans MT" w:hAnsi="Gill Sans MT" w:cs="ArialNarrow"/>
                <w:i/>
              </w:rPr>
              <w:t>Select</w:t>
            </w:r>
            <w:del w:id="490" w:author="usaiduser" w:date="2014-11-09T11:20:00Z">
              <w:r w:rsidRPr="00BE068B" w:rsidDel="00691756">
                <w:rPr>
                  <w:rFonts w:ascii="Gill Sans MT" w:hAnsi="Gill Sans MT" w:cs="ArialNarrow"/>
                  <w:i/>
                </w:rPr>
                <w:delText>a</w:delText>
              </w:r>
            </w:del>
            <w:r w:rsidRPr="00BE068B">
              <w:rPr>
                <w:rFonts w:ascii="Gill Sans MT" w:hAnsi="Gill Sans MT" w:cs="ArialNarrow"/>
                <w:i/>
              </w:rPr>
              <w:t xml:space="preserve"> all that </w:t>
            </w:r>
            <w:proofErr w:type="gramStart"/>
            <w:r w:rsidRPr="00BE068B">
              <w:rPr>
                <w:rFonts w:ascii="Gill Sans MT" w:hAnsi="Gill Sans MT" w:cs="ArialNarrow"/>
                <w:i/>
              </w:rPr>
              <w:t xml:space="preserve">apply </w:t>
            </w:r>
            <w:r w:rsidRPr="00BE068B">
              <w:rPr>
                <w:rFonts w:ascii="Gill Sans MT" w:hAnsi="Gill Sans MT" w:cs="ArialNarrow"/>
              </w:rPr>
              <w:t xml:space="preserve">   </w:t>
            </w:r>
            <w:proofErr w:type="gramEnd"/>
          </w:p>
        </w:tc>
        <w:tc>
          <w:tcPr>
            <w:tcW w:w="2512" w:type="dxa"/>
            <w:tcBorders>
              <w:top w:val="single" w:sz="4" w:space="0" w:color="000000"/>
              <w:left w:val="single" w:sz="4" w:space="0" w:color="auto"/>
              <w:bottom w:val="single" w:sz="4" w:space="0" w:color="000000"/>
              <w:right w:val="single" w:sz="18" w:space="0" w:color="000000"/>
            </w:tcBorders>
          </w:tcPr>
          <w:p w14:paraId="72DD3A26" w14:textId="77777777" w:rsidR="00F65E5D" w:rsidRPr="00BE068B" w:rsidRDefault="00F65E5D" w:rsidP="00747FDE">
            <w:pPr>
              <w:spacing w:after="0"/>
              <w:rPr>
                <w:rFonts w:ascii="Gill Sans MT" w:hAnsi="Gill Sans MT" w:cs="ArialNarrow"/>
              </w:rPr>
            </w:pPr>
            <w:r w:rsidRPr="00BE068B">
              <w:rPr>
                <w:rFonts w:ascii="Gill Sans MT" w:hAnsi="Gill Sans MT" w:cs="ArialNarrow"/>
              </w:rPr>
              <w:t xml:space="preserve"> 2014</w:t>
            </w:r>
          </w:p>
          <w:p w14:paraId="7C5605AF" w14:textId="77777777" w:rsidR="00F65E5D" w:rsidRPr="00BE068B" w:rsidRDefault="00F65E5D" w:rsidP="00747FDE">
            <w:pPr>
              <w:spacing w:after="0"/>
              <w:rPr>
                <w:rFonts w:ascii="Gill Sans MT" w:hAnsi="Gill Sans MT" w:cs="ArialNarrow"/>
              </w:rPr>
            </w:pPr>
            <w:r w:rsidRPr="00BE068B">
              <w:rPr>
                <w:rFonts w:ascii="Gill Sans MT" w:hAnsi="Gill Sans MT" w:cs="ArialNarrow"/>
              </w:rPr>
              <w:t>2013</w:t>
            </w:r>
          </w:p>
          <w:p w14:paraId="256EF963" w14:textId="77777777" w:rsidR="00F65E5D" w:rsidRPr="00BE068B" w:rsidRDefault="00F65E5D" w:rsidP="00747FDE">
            <w:pPr>
              <w:spacing w:after="0"/>
              <w:rPr>
                <w:rFonts w:ascii="Gill Sans MT" w:hAnsi="Gill Sans MT" w:cs="ArialNarrow"/>
              </w:rPr>
            </w:pPr>
            <w:r w:rsidRPr="00BE068B">
              <w:rPr>
                <w:rFonts w:ascii="Gill Sans MT" w:hAnsi="Gill Sans MT" w:cs="ArialNarrow"/>
              </w:rPr>
              <w:t>2012</w:t>
            </w:r>
          </w:p>
          <w:p w14:paraId="25790F0F" w14:textId="77777777" w:rsidR="00F65E5D" w:rsidRPr="00BE068B" w:rsidRDefault="00F65E5D" w:rsidP="00747FDE">
            <w:pPr>
              <w:spacing w:after="0"/>
              <w:rPr>
                <w:rFonts w:ascii="Gill Sans MT" w:hAnsi="Gill Sans MT" w:cs="ArialNarrow"/>
              </w:rPr>
            </w:pPr>
            <w:r w:rsidRPr="00BE068B">
              <w:rPr>
                <w:rFonts w:ascii="Gill Sans MT" w:hAnsi="Gill Sans MT" w:cs="ArialNarrow"/>
              </w:rPr>
              <w:lastRenderedPageBreak/>
              <w:t>2011</w:t>
            </w:r>
          </w:p>
          <w:p w14:paraId="1F54B0DD" w14:textId="268FD0EA" w:rsidR="00F65E5D" w:rsidRPr="00BE068B" w:rsidRDefault="00F65E5D" w:rsidP="00747FDE">
            <w:pPr>
              <w:spacing w:after="0"/>
              <w:rPr>
                <w:rFonts w:ascii="Gill Sans MT" w:hAnsi="Gill Sans MT" w:cs="ArialNarrow"/>
              </w:rPr>
            </w:pPr>
            <w:r w:rsidRPr="00BE068B">
              <w:rPr>
                <w:rFonts w:ascii="Gill Sans MT" w:hAnsi="Gill Sans MT" w:cs="ArialNarrow"/>
              </w:rPr>
              <w:t>2010</w:t>
            </w:r>
          </w:p>
        </w:tc>
        <w:tc>
          <w:tcPr>
            <w:tcW w:w="2230" w:type="dxa"/>
            <w:gridSpan w:val="2"/>
            <w:tcBorders>
              <w:top w:val="single" w:sz="18" w:space="0" w:color="000000"/>
              <w:left w:val="single" w:sz="18" w:space="0" w:color="000000"/>
              <w:bottom w:val="single" w:sz="18" w:space="0" w:color="000000"/>
              <w:right w:val="single" w:sz="18" w:space="0" w:color="000000"/>
            </w:tcBorders>
          </w:tcPr>
          <w:p w14:paraId="0F11D073" w14:textId="77777777" w:rsidR="00F65E5D" w:rsidRPr="00BE068B" w:rsidRDefault="00F65E5D"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lastRenderedPageBreak/>
              <w:t>(Integer)</w:t>
            </w:r>
          </w:p>
        </w:tc>
      </w:tr>
      <w:tr w:rsidR="00BE6AEC" w:rsidRPr="00BE068B" w14:paraId="7EECC431" w14:textId="77777777" w:rsidTr="00BE6AEC">
        <w:trPr>
          <w:gridAfter w:val="1"/>
          <w:wAfter w:w="31" w:type="dxa"/>
          <w:trHeight w:val="20"/>
        </w:trPr>
        <w:tc>
          <w:tcPr>
            <w:tcW w:w="573" w:type="dxa"/>
            <w:tcBorders>
              <w:top w:val="single" w:sz="4" w:space="0" w:color="000000"/>
              <w:left w:val="single" w:sz="4" w:space="0" w:color="000000"/>
              <w:bottom w:val="single" w:sz="4" w:space="0" w:color="000000"/>
              <w:right w:val="single" w:sz="4" w:space="0" w:color="auto"/>
            </w:tcBorders>
          </w:tcPr>
          <w:p w14:paraId="1438B88D" w14:textId="30437297" w:rsidR="00BE6AEC" w:rsidRPr="00BE068B" w:rsidRDefault="00BE6AEC" w:rsidP="00747FDE">
            <w:pPr>
              <w:spacing w:after="0"/>
              <w:rPr>
                <w:rFonts w:ascii="Gill Sans MT" w:hAnsi="Gill Sans MT"/>
                <w:w w:val="105"/>
              </w:rPr>
            </w:pPr>
            <w:r w:rsidRPr="00BE068B">
              <w:rPr>
                <w:rFonts w:ascii="Gill Sans MT" w:hAnsi="Gill Sans MT"/>
                <w:w w:val="105"/>
              </w:rPr>
              <w:lastRenderedPageBreak/>
              <w:t>P.3</w:t>
            </w:r>
          </w:p>
        </w:tc>
        <w:tc>
          <w:tcPr>
            <w:tcW w:w="4681" w:type="dxa"/>
            <w:tcBorders>
              <w:top w:val="single" w:sz="4" w:space="0" w:color="000000"/>
              <w:left w:val="single" w:sz="4" w:space="0" w:color="auto"/>
              <w:bottom w:val="single" w:sz="4" w:space="0" w:color="000000"/>
              <w:right w:val="single" w:sz="18" w:space="0" w:color="000000"/>
            </w:tcBorders>
          </w:tcPr>
          <w:p w14:paraId="3C6BEBC3" w14:textId="77777777" w:rsidR="00BE6AEC" w:rsidRPr="00BE068B" w:rsidRDefault="00BE6AEC" w:rsidP="00747FDE">
            <w:pPr>
              <w:spacing w:after="0"/>
              <w:rPr>
                <w:rFonts w:ascii="Gill Sans MT" w:hAnsi="Gill Sans MT"/>
                <w:w w:val="105"/>
              </w:rPr>
            </w:pPr>
            <w:r w:rsidRPr="00BE068B">
              <w:rPr>
                <w:rFonts w:ascii="Gill Sans MT" w:hAnsi="Gill Sans MT" w:cs="ArialNarrow"/>
              </w:rPr>
              <w:t>If more than one year – what year did your HH experience the worst drought?</w:t>
            </w:r>
          </w:p>
        </w:tc>
        <w:tc>
          <w:tcPr>
            <w:tcW w:w="2513" w:type="dxa"/>
            <w:tcBorders>
              <w:top w:val="single" w:sz="4" w:space="0" w:color="000000"/>
              <w:left w:val="single" w:sz="4" w:space="0" w:color="auto"/>
              <w:bottom w:val="single" w:sz="4" w:space="0" w:color="000000"/>
              <w:right w:val="single" w:sz="18" w:space="0" w:color="000000"/>
            </w:tcBorders>
          </w:tcPr>
          <w:p w14:paraId="13406FA9"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2014</w:t>
            </w:r>
          </w:p>
          <w:p w14:paraId="2A085560"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2013</w:t>
            </w:r>
          </w:p>
          <w:p w14:paraId="1CC01972"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2012</w:t>
            </w:r>
          </w:p>
          <w:p w14:paraId="109CEE87"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2011</w:t>
            </w:r>
          </w:p>
          <w:p w14:paraId="5F0CC426" w14:textId="6F7768C9" w:rsidR="00BE6AEC" w:rsidRPr="00BE068B" w:rsidRDefault="00BE6AEC" w:rsidP="00BE6AEC">
            <w:pPr>
              <w:spacing w:after="0"/>
              <w:rPr>
                <w:rFonts w:ascii="Gill Sans MT" w:hAnsi="Gill Sans MT"/>
                <w:w w:val="105"/>
              </w:rPr>
            </w:pPr>
            <w:r w:rsidRPr="00BE068B">
              <w:rPr>
                <w:rFonts w:ascii="Gill Sans MT" w:hAnsi="Gill Sans MT" w:cs="ArialNarrow"/>
              </w:rPr>
              <w:t>2010</w:t>
            </w:r>
          </w:p>
        </w:tc>
        <w:tc>
          <w:tcPr>
            <w:tcW w:w="2230" w:type="dxa"/>
            <w:gridSpan w:val="2"/>
            <w:tcBorders>
              <w:top w:val="single" w:sz="18" w:space="0" w:color="000000"/>
              <w:left w:val="single" w:sz="18" w:space="0" w:color="000000"/>
              <w:bottom w:val="single" w:sz="18" w:space="0" w:color="000000"/>
              <w:right w:val="single" w:sz="18" w:space="0" w:color="000000"/>
            </w:tcBorders>
          </w:tcPr>
          <w:p w14:paraId="07CDD839" w14:textId="77777777" w:rsidR="00BE6AEC" w:rsidRPr="00BE068B" w:rsidRDefault="00BE6AEC"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747FDE" w:rsidRPr="00BE068B" w14:paraId="7E36A7F2"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5C2F8290" w14:textId="7C94B16F"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t>P.4</w:t>
            </w:r>
          </w:p>
        </w:tc>
        <w:tc>
          <w:tcPr>
            <w:tcW w:w="4682" w:type="dxa"/>
            <w:tcBorders>
              <w:top w:val="single" w:sz="4" w:space="0" w:color="000000"/>
              <w:left w:val="single" w:sz="4" w:space="0" w:color="000000"/>
              <w:bottom w:val="single" w:sz="4" w:space="0" w:color="000000"/>
            </w:tcBorders>
          </w:tcPr>
          <w:p w14:paraId="25B0A468" w14:textId="77777777" w:rsidR="00747FDE" w:rsidRPr="00BE068B" w:rsidRDefault="00747FDE" w:rsidP="00747FDE">
            <w:pPr>
              <w:spacing w:after="0"/>
              <w:rPr>
                <w:rFonts w:ascii="Gill Sans MT" w:hAnsi="Gill Sans MT"/>
                <w:color w:val="000000"/>
              </w:rPr>
            </w:pPr>
            <w:r w:rsidRPr="00BE068B">
              <w:rPr>
                <w:rFonts w:ascii="Gill Sans MT" w:hAnsi="Gill Sans MT" w:cs="ArialNarrow"/>
              </w:rPr>
              <w:t>Thinking of the worst drought, how well or poorly was your household able to respond to the drought?</w:t>
            </w:r>
          </w:p>
        </w:tc>
        <w:tc>
          <w:tcPr>
            <w:tcW w:w="4049" w:type="dxa"/>
            <w:gridSpan w:val="2"/>
            <w:tcBorders>
              <w:top w:val="single" w:sz="4" w:space="0" w:color="000000"/>
              <w:bottom w:val="single" w:sz="4" w:space="0" w:color="000000"/>
              <w:right w:val="single" w:sz="18" w:space="0" w:color="000000"/>
            </w:tcBorders>
          </w:tcPr>
          <w:p w14:paraId="049FF84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1=Very well</w:t>
            </w:r>
          </w:p>
          <w:p w14:paraId="0805AFF7"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2=Somewhat well</w:t>
            </w:r>
          </w:p>
          <w:p w14:paraId="5D3C523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3=Neutral response</w:t>
            </w:r>
          </w:p>
          <w:p w14:paraId="6E2B371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4=Somewhat poorly</w:t>
            </w:r>
          </w:p>
          <w:p w14:paraId="0AED33C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5=Very poorly</w:t>
            </w:r>
          </w:p>
          <w:p w14:paraId="48E89C5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1EC23B74" w14:textId="77777777" w:rsidR="00747FDE" w:rsidRPr="00BE068B" w:rsidRDefault="00747FDE" w:rsidP="00747FDE">
            <w:pPr>
              <w:spacing w:after="0"/>
              <w:rPr>
                <w:rFonts w:ascii="Gill Sans MT" w:hAnsi="Gill Sans MT" w:cs="Times New Roman"/>
                <w:i/>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1C6F8B10"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045E75A4"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11D5E587" w14:textId="6F67F27B"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t>P.5</w:t>
            </w:r>
          </w:p>
        </w:tc>
        <w:tc>
          <w:tcPr>
            <w:tcW w:w="4682" w:type="dxa"/>
            <w:tcBorders>
              <w:top w:val="single" w:sz="4" w:space="0" w:color="000000"/>
              <w:left w:val="single" w:sz="4" w:space="0" w:color="000000"/>
              <w:bottom w:val="single" w:sz="4" w:space="0" w:color="000000"/>
            </w:tcBorders>
          </w:tcPr>
          <w:p w14:paraId="01CE3CB8" w14:textId="77777777" w:rsidR="00747FDE" w:rsidRPr="00BE068B" w:rsidRDefault="00747FDE" w:rsidP="00747FDE">
            <w:pPr>
              <w:spacing w:after="0"/>
              <w:rPr>
                <w:rFonts w:ascii="Gill Sans MT" w:hAnsi="Gill Sans MT" w:cs="ArialNarrow"/>
              </w:rPr>
            </w:pPr>
            <w:r w:rsidRPr="00BE068B">
              <w:rPr>
                <w:rFonts w:ascii="Gill Sans MT" w:hAnsi="Gill Sans MT" w:cs="ArialNarrow"/>
              </w:rPr>
              <w:t>What was the result of the drought on your HH?</w:t>
            </w:r>
          </w:p>
          <w:p w14:paraId="55D33433" w14:textId="5FFBFED6" w:rsidR="00F65E5D" w:rsidRPr="00BE068B" w:rsidRDefault="00F65E5D" w:rsidP="00747FDE">
            <w:pPr>
              <w:spacing w:after="0"/>
              <w:rPr>
                <w:rFonts w:ascii="Gill Sans MT" w:hAnsi="Gill Sans MT"/>
                <w:i/>
                <w:color w:val="000000"/>
              </w:rPr>
            </w:pPr>
            <w:r w:rsidRPr="00BE068B">
              <w:rPr>
                <w:rFonts w:ascii="Gill Sans MT" w:hAnsi="Gill Sans MT" w:cs="ArialNarrow"/>
                <w:i/>
              </w:rPr>
              <w:t xml:space="preserve">Select all that apply </w:t>
            </w:r>
          </w:p>
        </w:tc>
        <w:tc>
          <w:tcPr>
            <w:tcW w:w="4049" w:type="dxa"/>
            <w:gridSpan w:val="2"/>
            <w:tcBorders>
              <w:top w:val="single" w:sz="4" w:space="0" w:color="000000"/>
              <w:bottom w:val="single" w:sz="4" w:space="0" w:color="000000"/>
              <w:right w:val="single" w:sz="18" w:space="0" w:color="000000"/>
            </w:tcBorders>
          </w:tcPr>
          <w:p w14:paraId="22865F4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1=Reduced crop yield</w:t>
            </w:r>
          </w:p>
          <w:p w14:paraId="1802A72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2=Crop failure</w:t>
            </w:r>
          </w:p>
          <w:p w14:paraId="38D2392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3=Reduced HH consumption</w:t>
            </w:r>
          </w:p>
          <w:p w14:paraId="73E7BF1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4=Loss of assets</w:t>
            </w:r>
          </w:p>
          <w:p w14:paraId="1C9BF15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5=Loss of income</w:t>
            </w:r>
          </w:p>
          <w:p w14:paraId="2585570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6=Livestock sickness</w:t>
            </w:r>
          </w:p>
          <w:p w14:paraId="0767FCD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7=Livestock death</w:t>
            </w:r>
          </w:p>
          <w:p w14:paraId="3B5B630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8=Human sickness</w:t>
            </w:r>
          </w:p>
          <w:p w14:paraId="3BF3C43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9=Human death</w:t>
            </w:r>
          </w:p>
          <w:p w14:paraId="11BC1BD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10=Pests or diseases that affected the crops before they were harvested</w:t>
            </w:r>
          </w:p>
          <w:p w14:paraId="788421F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11=Pests or diseases </w:t>
            </w:r>
            <w:proofErr w:type="spellStart"/>
            <w:r w:rsidRPr="00BE068B">
              <w:rPr>
                <w:rFonts w:ascii="Gill Sans MT" w:hAnsi="Gill Sans MT" w:cs="Times New Roman"/>
                <w:w w:val="105"/>
              </w:rPr>
              <w:t>tha</w:t>
            </w:r>
            <w:proofErr w:type="spellEnd"/>
            <w:r w:rsidRPr="00BE068B">
              <w:rPr>
                <w:rFonts w:ascii="Gill Sans MT" w:hAnsi="Gill Sans MT" w:cs="Times New Roman"/>
                <w:w w:val="105"/>
              </w:rPr>
              <w:t xml:space="preserve"> led to crop/storage losses</w:t>
            </w:r>
          </w:p>
          <w:p w14:paraId="00175F3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12=Pests or diseases that affected livestock</w:t>
            </w:r>
          </w:p>
          <w:p w14:paraId="1BAD79A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p w14:paraId="6920FB58"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31575A3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7F2D3530"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2B12B255"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36D3CA27" w14:textId="1811250F"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t>P6</w:t>
            </w:r>
          </w:p>
        </w:tc>
        <w:tc>
          <w:tcPr>
            <w:tcW w:w="4682" w:type="dxa"/>
            <w:tcBorders>
              <w:top w:val="single" w:sz="4" w:space="0" w:color="000000"/>
              <w:left w:val="single" w:sz="4" w:space="0" w:color="000000"/>
              <w:bottom w:val="single" w:sz="4" w:space="0" w:color="000000"/>
            </w:tcBorders>
          </w:tcPr>
          <w:p w14:paraId="55CD8B98"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Thinking of the worst </w:t>
            </w:r>
            <w:r w:rsidRPr="00BE068B">
              <w:rPr>
                <w:rFonts w:ascii="Gill Sans MT" w:hAnsi="Gill Sans MT" w:cs="ArialNarrow"/>
                <w:b/>
              </w:rPr>
              <w:t>DROUGHT</w:t>
            </w:r>
            <w:r w:rsidRPr="00BE068B">
              <w:rPr>
                <w:rFonts w:ascii="Gill Sans MT" w:hAnsi="Gill Sans MT" w:cs="ArialNarrow"/>
              </w:rPr>
              <w:t xml:space="preserve"> that your household experienced, what adjustments/adaptations did your household make during the drought?</w:t>
            </w:r>
          </w:p>
          <w:p w14:paraId="75FF0F22" w14:textId="49713736" w:rsidR="00F65E5D" w:rsidRPr="00BE068B" w:rsidRDefault="00F65E5D" w:rsidP="00747FDE">
            <w:pPr>
              <w:spacing w:after="0"/>
              <w:rPr>
                <w:rFonts w:ascii="Gill Sans MT" w:hAnsi="Gill Sans MT"/>
                <w:color w:val="000000"/>
              </w:rPr>
            </w:pPr>
            <w:r w:rsidRPr="00BE068B">
              <w:rPr>
                <w:rFonts w:ascii="Gill Sans MT" w:hAnsi="Gill Sans MT"/>
                <w:bCs/>
                <w:i/>
              </w:rPr>
              <w:t>Select all that apply</w:t>
            </w:r>
          </w:p>
        </w:tc>
        <w:tc>
          <w:tcPr>
            <w:tcW w:w="4049" w:type="dxa"/>
            <w:gridSpan w:val="2"/>
            <w:tcBorders>
              <w:top w:val="single" w:sz="4" w:space="0" w:color="000000"/>
              <w:bottom w:val="single" w:sz="4" w:space="0" w:color="000000"/>
              <w:right w:val="single" w:sz="18" w:space="0" w:color="000000"/>
            </w:tcBorders>
          </w:tcPr>
          <w:p w14:paraId="54F48AC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447DD9A0"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4B74CA79"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07502D3E" w14:textId="64C761AD" w:rsidR="00747FDE" w:rsidRPr="00BE068B" w:rsidRDefault="00F65E5D" w:rsidP="00747FDE">
            <w:pPr>
              <w:spacing w:after="0"/>
              <w:rPr>
                <w:rFonts w:ascii="Gill Sans MT" w:hAnsi="Gill Sans MT"/>
              </w:rPr>
            </w:pPr>
            <w:r w:rsidRPr="00BE068B">
              <w:rPr>
                <w:rFonts w:ascii="Gill Sans MT" w:hAnsi="Gill Sans MT"/>
              </w:rPr>
              <w:t>P6b</w:t>
            </w:r>
          </w:p>
        </w:tc>
        <w:tc>
          <w:tcPr>
            <w:tcW w:w="4682" w:type="dxa"/>
            <w:tcBorders>
              <w:left w:val="single" w:sz="4" w:space="0" w:color="auto"/>
              <w:right w:val="single" w:sz="18" w:space="0" w:color="000000"/>
            </w:tcBorders>
          </w:tcPr>
          <w:p w14:paraId="29E44624"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3563A9C5"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47BD54B5"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5A8870FA" w14:textId="4FFB10A6"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t>P7</w:t>
            </w:r>
          </w:p>
        </w:tc>
        <w:tc>
          <w:tcPr>
            <w:tcW w:w="4682" w:type="dxa"/>
            <w:tcBorders>
              <w:top w:val="single" w:sz="4" w:space="0" w:color="000000"/>
              <w:left w:val="single" w:sz="4" w:space="0" w:color="000000"/>
              <w:bottom w:val="single" w:sz="4" w:space="0" w:color="000000"/>
            </w:tcBorders>
          </w:tcPr>
          <w:p w14:paraId="22A26B46"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 xml:space="preserve">Are there any changes you wanted to make but were unable to make? </w:t>
            </w:r>
          </w:p>
          <w:p w14:paraId="3F630BAD" w14:textId="4BFA20EA" w:rsidR="00F65E5D" w:rsidRPr="00BE068B" w:rsidRDefault="00F65E5D" w:rsidP="00747FDE">
            <w:pPr>
              <w:spacing w:after="0"/>
              <w:rPr>
                <w:rFonts w:ascii="Gill Sans MT" w:hAnsi="Gill Sans MT"/>
                <w:color w:val="000000"/>
              </w:rPr>
            </w:pPr>
            <w:r w:rsidRPr="00BE068B">
              <w:rPr>
                <w:rFonts w:ascii="Gill Sans MT" w:hAnsi="Gill Sans MT"/>
                <w:bCs/>
                <w:i/>
              </w:rPr>
              <w:t>Select all that apply</w:t>
            </w:r>
          </w:p>
        </w:tc>
        <w:tc>
          <w:tcPr>
            <w:tcW w:w="4049" w:type="dxa"/>
            <w:gridSpan w:val="2"/>
            <w:tcBorders>
              <w:top w:val="single" w:sz="4" w:space="0" w:color="000000"/>
              <w:bottom w:val="single" w:sz="4" w:space="0" w:color="000000"/>
              <w:right w:val="single" w:sz="18" w:space="0" w:color="000000"/>
            </w:tcBorders>
          </w:tcPr>
          <w:p w14:paraId="55C3B20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4F92A47E"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19C3ADF8"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456782EA" w14:textId="6DBA923C" w:rsidR="00747FDE" w:rsidRPr="00BE068B" w:rsidRDefault="00F65E5D" w:rsidP="00747FDE">
            <w:pPr>
              <w:spacing w:after="0"/>
              <w:rPr>
                <w:rFonts w:ascii="Gill Sans MT" w:hAnsi="Gill Sans MT"/>
              </w:rPr>
            </w:pPr>
            <w:r w:rsidRPr="00BE068B">
              <w:rPr>
                <w:rFonts w:ascii="Gill Sans MT" w:hAnsi="Gill Sans MT"/>
              </w:rPr>
              <w:t>P7b</w:t>
            </w:r>
          </w:p>
        </w:tc>
        <w:tc>
          <w:tcPr>
            <w:tcW w:w="4682" w:type="dxa"/>
            <w:tcBorders>
              <w:left w:val="single" w:sz="4" w:space="0" w:color="auto"/>
              <w:right w:val="single" w:sz="18" w:space="0" w:color="000000"/>
            </w:tcBorders>
          </w:tcPr>
          <w:p w14:paraId="2F1618B6"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7DBEBF74"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55BAC5B4"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02F5BB12" w14:textId="2988F126"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lastRenderedPageBreak/>
              <w:t>P8</w:t>
            </w:r>
          </w:p>
        </w:tc>
        <w:tc>
          <w:tcPr>
            <w:tcW w:w="4682" w:type="dxa"/>
            <w:tcBorders>
              <w:top w:val="single" w:sz="4" w:space="0" w:color="000000"/>
              <w:left w:val="single" w:sz="4" w:space="0" w:color="000000"/>
              <w:bottom w:val="single" w:sz="4" w:space="0" w:color="000000"/>
            </w:tcBorders>
          </w:tcPr>
          <w:p w14:paraId="1422502C"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If so, why did you not make those changes?</w:t>
            </w:r>
          </w:p>
          <w:p w14:paraId="281648F4" w14:textId="036A5DF0" w:rsidR="00F65E5D" w:rsidRPr="00BE068B" w:rsidRDefault="00F65E5D" w:rsidP="00747FDE">
            <w:pPr>
              <w:spacing w:after="0"/>
              <w:rPr>
                <w:rFonts w:ascii="Gill Sans MT" w:hAnsi="Gill Sans MT"/>
                <w:color w:val="000000"/>
              </w:rPr>
            </w:pPr>
            <w:r w:rsidRPr="00BE068B">
              <w:rPr>
                <w:rFonts w:ascii="Gill Sans MT" w:hAnsi="Gill Sans MT"/>
                <w:bCs/>
                <w:i/>
              </w:rPr>
              <w:t>Select all that apply</w:t>
            </w:r>
          </w:p>
        </w:tc>
        <w:tc>
          <w:tcPr>
            <w:tcW w:w="4049" w:type="dxa"/>
            <w:gridSpan w:val="2"/>
            <w:tcBorders>
              <w:top w:val="single" w:sz="4" w:space="0" w:color="000000"/>
              <w:bottom w:val="single" w:sz="4" w:space="0" w:color="000000"/>
              <w:right w:val="single" w:sz="18" w:space="0" w:color="000000"/>
            </w:tcBorders>
          </w:tcPr>
          <w:p w14:paraId="79F980F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1=Lack of money</w:t>
            </w:r>
          </w:p>
          <w:p w14:paraId="73D4BF9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2=Lack of information</w:t>
            </w:r>
          </w:p>
          <w:p w14:paraId="43C80C68"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3=Shortage of labor</w:t>
            </w:r>
          </w:p>
          <w:p w14:paraId="6C90BCE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4=Shortage of Land</w:t>
            </w:r>
          </w:p>
          <w:p w14:paraId="07ACFDC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1290BD4C"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4FF31355"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793F73F6" w14:textId="05980145" w:rsidR="00747FDE" w:rsidRPr="00BE068B" w:rsidRDefault="00F65E5D" w:rsidP="00747FDE">
            <w:pPr>
              <w:spacing w:after="0"/>
              <w:rPr>
                <w:rFonts w:ascii="Gill Sans MT" w:hAnsi="Gill Sans MT"/>
              </w:rPr>
            </w:pPr>
            <w:r w:rsidRPr="00BE068B">
              <w:rPr>
                <w:rFonts w:ascii="Gill Sans MT" w:hAnsi="Gill Sans MT"/>
              </w:rPr>
              <w:t>P8b</w:t>
            </w:r>
          </w:p>
        </w:tc>
        <w:tc>
          <w:tcPr>
            <w:tcW w:w="4682" w:type="dxa"/>
            <w:tcBorders>
              <w:left w:val="single" w:sz="4" w:space="0" w:color="auto"/>
              <w:right w:val="single" w:sz="18" w:space="0" w:color="000000"/>
            </w:tcBorders>
          </w:tcPr>
          <w:p w14:paraId="1250A1F3"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3A61AB3D"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46D53EC2"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3B398B5B" w14:textId="33756BF7"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t>P9</w:t>
            </w:r>
          </w:p>
        </w:tc>
        <w:tc>
          <w:tcPr>
            <w:tcW w:w="4682" w:type="dxa"/>
            <w:tcBorders>
              <w:top w:val="single" w:sz="4" w:space="0" w:color="000000"/>
              <w:left w:val="single" w:sz="4" w:space="0" w:color="000000"/>
              <w:bottom w:val="single" w:sz="4" w:space="0" w:color="000000"/>
            </w:tcBorders>
          </w:tcPr>
          <w:p w14:paraId="3ABBA98A" w14:textId="77777777" w:rsidR="00747FDE" w:rsidRPr="00BE068B" w:rsidRDefault="00747FDE" w:rsidP="00747FDE">
            <w:pPr>
              <w:spacing w:after="0"/>
              <w:rPr>
                <w:rFonts w:ascii="Gill Sans MT" w:hAnsi="Gill Sans MT"/>
                <w:bCs/>
              </w:rPr>
            </w:pPr>
            <w:r w:rsidRPr="00BE068B">
              <w:rPr>
                <w:rFonts w:ascii="Gill Sans MT" w:hAnsi="Gill Sans MT"/>
                <w:bCs/>
              </w:rPr>
              <w:t>How did your household cope with this shock?</w:t>
            </w:r>
          </w:p>
          <w:p w14:paraId="29A3F5FB" w14:textId="4C63DF8F" w:rsidR="00F65E5D" w:rsidRPr="00BE068B" w:rsidRDefault="00F65E5D" w:rsidP="00747FDE">
            <w:pPr>
              <w:spacing w:after="0"/>
              <w:rPr>
                <w:rFonts w:ascii="Gill Sans MT" w:hAnsi="Gill Sans MT"/>
                <w:i/>
                <w:color w:val="000000"/>
              </w:rPr>
            </w:pPr>
            <w:r w:rsidRPr="00BE068B">
              <w:rPr>
                <w:rFonts w:ascii="Gill Sans MT" w:hAnsi="Gill Sans MT"/>
                <w:bCs/>
                <w:i/>
              </w:rPr>
              <w:t xml:space="preserve">Select all that apply </w:t>
            </w:r>
          </w:p>
        </w:tc>
        <w:tc>
          <w:tcPr>
            <w:tcW w:w="4049" w:type="dxa"/>
            <w:gridSpan w:val="2"/>
            <w:tcBorders>
              <w:top w:val="single" w:sz="4" w:space="0" w:color="000000"/>
              <w:bottom w:val="single" w:sz="4" w:space="0" w:color="000000"/>
              <w:right w:val="single" w:sz="18" w:space="0" w:color="000000"/>
            </w:tcBorders>
          </w:tcPr>
          <w:p w14:paraId="1220627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 = Harvest more forest products</w:t>
            </w:r>
          </w:p>
          <w:p w14:paraId="7F6D7518"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 = Harvest more wild foods not found in the forest</w:t>
            </w:r>
          </w:p>
          <w:p w14:paraId="2532171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 = Harvest more agricultural products</w:t>
            </w:r>
          </w:p>
          <w:p w14:paraId="0DAC096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 = Spend cash savings</w:t>
            </w:r>
          </w:p>
          <w:p w14:paraId="1BF14B3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 = Sell assets (Land, livestock, etc.)</w:t>
            </w:r>
          </w:p>
          <w:p w14:paraId="12DE9F6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 = Do extra casual labor</w:t>
            </w:r>
          </w:p>
          <w:p w14:paraId="0195C48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 = Assistance from friends or relatives</w:t>
            </w:r>
          </w:p>
          <w:p w14:paraId="69A22D6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8 = Assistance from NGO, community organization, religious organization, </w:t>
            </w:r>
            <w:proofErr w:type="spellStart"/>
            <w:r w:rsidRPr="00BE068B">
              <w:rPr>
                <w:rFonts w:ascii="Gill Sans MT" w:hAnsi="Gill Sans MT" w:cs="Times New Roman"/>
                <w:w w:val="105"/>
              </w:rPr>
              <w:t>etc</w:t>
            </w:r>
            <w:proofErr w:type="spellEnd"/>
          </w:p>
          <w:p w14:paraId="0DB50D5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9 = Get loan from money lender, </w:t>
            </w:r>
            <w:proofErr w:type="gramStart"/>
            <w:r w:rsidRPr="00BE068B">
              <w:rPr>
                <w:rFonts w:ascii="Gill Sans MT" w:hAnsi="Gill Sans MT" w:cs="Times New Roman"/>
                <w:w w:val="105"/>
              </w:rPr>
              <w:t>credit ,associations</w:t>
            </w:r>
            <w:proofErr w:type="gramEnd"/>
            <w:r w:rsidRPr="00BE068B">
              <w:rPr>
                <w:rFonts w:ascii="Gill Sans MT" w:hAnsi="Gill Sans MT" w:cs="Times New Roman"/>
                <w:w w:val="105"/>
              </w:rPr>
              <w:t xml:space="preserve">, </w:t>
            </w:r>
            <w:proofErr w:type="spellStart"/>
            <w:r w:rsidRPr="00BE068B">
              <w:rPr>
                <w:rFonts w:ascii="Gill Sans MT" w:hAnsi="Gill Sans MT" w:cs="Times New Roman"/>
                <w:w w:val="105"/>
              </w:rPr>
              <w:t>etc</w:t>
            </w:r>
            <w:proofErr w:type="spellEnd"/>
          </w:p>
          <w:p w14:paraId="75CD424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 = Reduce household spending</w:t>
            </w:r>
          </w:p>
          <w:p w14:paraId="5E758EA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11 = Did nothing in particular</w:t>
            </w:r>
          </w:p>
          <w:p w14:paraId="5EEEF1F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0FC655C6"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3088196F"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7DD56A4B" w14:textId="175FE92A" w:rsidR="00747FDE" w:rsidRPr="00BE068B" w:rsidRDefault="00F65E5D" w:rsidP="00747FDE">
            <w:pPr>
              <w:spacing w:after="0"/>
              <w:rPr>
                <w:rFonts w:ascii="Gill Sans MT" w:hAnsi="Gill Sans MT"/>
              </w:rPr>
            </w:pPr>
            <w:r w:rsidRPr="00BE068B">
              <w:rPr>
                <w:rFonts w:ascii="Gill Sans MT" w:hAnsi="Gill Sans MT"/>
              </w:rPr>
              <w:t>P9b</w:t>
            </w:r>
          </w:p>
        </w:tc>
        <w:tc>
          <w:tcPr>
            <w:tcW w:w="4682" w:type="dxa"/>
            <w:tcBorders>
              <w:left w:val="single" w:sz="4" w:space="0" w:color="auto"/>
              <w:right w:val="single" w:sz="18" w:space="0" w:color="000000"/>
            </w:tcBorders>
          </w:tcPr>
          <w:p w14:paraId="7F5BCCEF"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7FD1D93E"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bl>
    <w:p w14:paraId="70447F2E" w14:textId="77777777" w:rsidR="00747FDE" w:rsidRPr="00BE068B" w:rsidRDefault="00747FDE" w:rsidP="00747FDE">
      <w:pPr>
        <w:autoSpaceDE w:val="0"/>
        <w:autoSpaceDN w:val="0"/>
        <w:adjustRightInd w:val="0"/>
        <w:spacing w:after="0" w:line="240" w:lineRule="auto"/>
        <w:contextualSpacing/>
        <w:rPr>
          <w:rFonts w:ascii="Gill Sans MT" w:hAnsi="Gill Sans MT" w:cs="ArialNarrow"/>
        </w:rPr>
      </w:pPr>
    </w:p>
    <w:tbl>
      <w:tblPr>
        <w:tblW w:w="10295" w:type="dxa"/>
        <w:tblInd w:w="-5" w:type="dxa"/>
        <w:tblLayout w:type="fixed"/>
        <w:tblCellMar>
          <w:left w:w="29" w:type="dxa"/>
          <w:right w:w="29" w:type="dxa"/>
        </w:tblCellMar>
        <w:tblLook w:val="0000" w:firstRow="0" w:lastRow="0" w:firstColumn="0" w:lastColumn="0" w:noHBand="0" w:noVBand="0"/>
      </w:tblPr>
      <w:tblGrid>
        <w:gridCol w:w="572"/>
        <w:gridCol w:w="4682"/>
        <w:gridCol w:w="2513"/>
        <w:gridCol w:w="1803"/>
        <w:gridCol w:w="24"/>
        <w:gridCol w:w="701"/>
      </w:tblGrid>
      <w:tr w:rsidR="00747FDE" w:rsidRPr="00BE068B" w14:paraId="105190AC" w14:textId="77777777" w:rsidTr="00BE6AEC">
        <w:trPr>
          <w:trHeight w:val="20"/>
        </w:trPr>
        <w:tc>
          <w:tcPr>
            <w:tcW w:w="573" w:type="dxa"/>
            <w:tcBorders>
              <w:top w:val="single" w:sz="4" w:space="0" w:color="000000"/>
              <w:left w:val="single" w:sz="4" w:space="0" w:color="000000"/>
              <w:bottom w:val="single" w:sz="4" w:space="0" w:color="000000"/>
              <w:right w:val="single" w:sz="4" w:space="0" w:color="auto"/>
            </w:tcBorders>
          </w:tcPr>
          <w:p w14:paraId="0ECFE8F9" w14:textId="55809BDD" w:rsidR="00747FDE" w:rsidRPr="00BE068B" w:rsidRDefault="00F65E5D" w:rsidP="00747FDE">
            <w:pPr>
              <w:spacing w:after="0"/>
              <w:rPr>
                <w:rFonts w:ascii="Gill Sans MT" w:eastAsia="Calibri" w:hAnsi="Gill Sans MT" w:cs="Times New Roman"/>
                <w:w w:val="105"/>
              </w:rPr>
            </w:pPr>
            <w:r w:rsidRPr="00BE068B">
              <w:rPr>
                <w:rFonts w:ascii="Gill Sans MT" w:eastAsia="Calibri" w:hAnsi="Gill Sans MT" w:cs="Times New Roman"/>
                <w:w w:val="105"/>
              </w:rPr>
              <w:t>P10</w:t>
            </w:r>
          </w:p>
        </w:tc>
        <w:tc>
          <w:tcPr>
            <w:tcW w:w="4682" w:type="dxa"/>
            <w:tcBorders>
              <w:top w:val="single" w:sz="4" w:space="0" w:color="000000"/>
              <w:left w:val="single" w:sz="4" w:space="0" w:color="auto"/>
              <w:bottom w:val="single" w:sz="4" w:space="0" w:color="000000"/>
            </w:tcBorders>
          </w:tcPr>
          <w:p w14:paraId="6B4268FB"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In the past 5 years, has your household been affected by a </w:t>
            </w:r>
            <w:r w:rsidRPr="00BE068B">
              <w:rPr>
                <w:rFonts w:ascii="Gill Sans MT" w:hAnsi="Gill Sans MT" w:cs="ArialNarrow"/>
                <w:b/>
              </w:rPr>
              <w:t>TOO MUCH RAIN/FLOODS</w:t>
            </w:r>
            <w:r w:rsidRPr="00BE068B">
              <w:rPr>
                <w:rFonts w:ascii="Gill Sans MT" w:hAnsi="Gill Sans MT" w:cs="ArialNarrow"/>
              </w:rPr>
              <w:t>?</w:t>
            </w:r>
          </w:p>
          <w:p w14:paraId="5929433D" w14:textId="0EC8B6B7" w:rsidR="00F65E5D" w:rsidRPr="00BE068B" w:rsidRDefault="00F65E5D" w:rsidP="00747FDE">
            <w:pPr>
              <w:spacing w:after="0"/>
              <w:rPr>
                <w:rFonts w:ascii="Gill Sans MT" w:eastAsia="Calibri" w:hAnsi="Gill Sans MT" w:cs="Times New Roman"/>
                <w:i/>
                <w:w w:val="105"/>
              </w:rPr>
            </w:pPr>
            <w:r w:rsidRPr="00BE068B">
              <w:rPr>
                <w:rFonts w:ascii="Gill Sans MT" w:hAnsi="Gill Sans MT" w:cs="ArialNarrow"/>
                <w:i/>
              </w:rPr>
              <w:t>If 0, skip to</w:t>
            </w:r>
            <w:r w:rsidR="00BE6AEC" w:rsidRPr="00BE068B">
              <w:rPr>
                <w:rFonts w:ascii="Gill Sans MT" w:hAnsi="Gill Sans MT" w:cs="ArialNarrow"/>
                <w:i/>
              </w:rPr>
              <w:t xml:space="preserve"> P19</w:t>
            </w:r>
          </w:p>
        </w:tc>
        <w:tc>
          <w:tcPr>
            <w:tcW w:w="4340" w:type="dxa"/>
            <w:gridSpan w:val="3"/>
            <w:tcBorders>
              <w:top w:val="single" w:sz="4" w:space="0" w:color="000000"/>
              <w:bottom w:val="single" w:sz="4" w:space="0" w:color="000000"/>
              <w:right w:val="single" w:sz="18" w:space="0" w:color="000000"/>
            </w:tcBorders>
          </w:tcPr>
          <w:p w14:paraId="1F057080" w14:textId="6F9AB533" w:rsidR="00747FDE" w:rsidRPr="00BE068B" w:rsidRDefault="00F65E5D" w:rsidP="00747FDE">
            <w:pPr>
              <w:spacing w:after="0"/>
              <w:rPr>
                <w:rFonts w:ascii="Gill Sans MT" w:hAnsi="Gill Sans MT"/>
              </w:rPr>
            </w:pPr>
            <w:r w:rsidRPr="00BE068B">
              <w:rPr>
                <w:rFonts w:ascii="Gill Sans MT" w:hAnsi="Gill Sans MT"/>
              </w:rPr>
              <w:t>0</w:t>
            </w:r>
            <w:r w:rsidR="00747FDE" w:rsidRPr="00BE068B">
              <w:rPr>
                <w:rFonts w:ascii="Gill Sans MT" w:hAnsi="Gill Sans MT"/>
              </w:rPr>
              <w:t>=No</w:t>
            </w:r>
          </w:p>
          <w:p w14:paraId="2EB9A336" w14:textId="65392755" w:rsidR="00747FDE" w:rsidRPr="00BE068B" w:rsidRDefault="00F65E5D" w:rsidP="00747FDE">
            <w:pPr>
              <w:spacing w:after="0"/>
              <w:rPr>
                <w:rFonts w:ascii="Gill Sans MT" w:hAnsi="Gill Sans MT"/>
              </w:rPr>
            </w:pPr>
            <w:r w:rsidRPr="00BE068B">
              <w:rPr>
                <w:rFonts w:ascii="Gill Sans MT" w:hAnsi="Gill Sans MT"/>
              </w:rPr>
              <w:t>1</w:t>
            </w:r>
            <w:r w:rsidR="00747FDE" w:rsidRPr="00BE068B">
              <w:rPr>
                <w:rFonts w:ascii="Gill Sans MT" w:hAnsi="Gill Sans MT"/>
              </w:rPr>
              <w:t>=Yes</w:t>
            </w:r>
            <w:r w:rsidR="00747FDE" w:rsidRPr="00BE068B" w:rsidDel="00226116">
              <w:rPr>
                <w:rFonts w:ascii="Gill Sans MT" w:hAnsi="Gill Sans MT"/>
              </w:rPr>
              <w:t xml:space="preserve"> </w:t>
            </w:r>
          </w:p>
          <w:p w14:paraId="22B717C0" w14:textId="77777777" w:rsidR="00747FDE" w:rsidRPr="00BE068B" w:rsidRDefault="00747FDE" w:rsidP="00747FDE">
            <w:pPr>
              <w:spacing w:after="0"/>
              <w:rPr>
                <w:rFonts w:ascii="Gill Sans MT" w:hAnsi="Gill Sans MT"/>
              </w:rPr>
            </w:pPr>
            <w:r w:rsidRPr="00BE068B">
              <w:rPr>
                <w:rFonts w:ascii="Gill Sans MT" w:hAnsi="Gill Sans MT"/>
              </w:rPr>
              <w:t>888=Don’t know</w:t>
            </w:r>
          </w:p>
          <w:p w14:paraId="6516DF03" w14:textId="77777777" w:rsidR="00747FDE" w:rsidRPr="00BE068B" w:rsidRDefault="00747FDE" w:rsidP="00747FDE">
            <w:pPr>
              <w:spacing w:after="0"/>
              <w:rPr>
                <w:rFonts w:ascii="Gill Sans MT" w:hAnsi="Gill Sans MT"/>
              </w:rPr>
            </w:pPr>
            <w:r w:rsidRPr="00BE068B">
              <w:rPr>
                <w:rFonts w:ascii="Gill Sans MT" w:hAnsi="Gill Sans MT"/>
              </w:rPr>
              <w:t>999=Prefer not to respond</w:t>
            </w:r>
          </w:p>
        </w:tc>
        <w:tc>
          <w:tcPr>
            <w:tcW w:w="700" w:type="dxa"/>
            <w:tcBorders>
              <w:top w:val="single" w:sz="18" w:space="0" w:color="000000"/>
              <w:left w:val="single" w:sz="18" w:space="0" w:color="000000"/>
              <w:bottom w:val="single" w:sz="18" w:space="0" w:color="000000"/>
              <w:right w:val="single" w:sz="18" w:space="0" w:color="000000"/>
            </w:tcBorders>
          </w:tcPr>
          <w:p w14:paraId="3976741F"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E6AEC" w:rsidRPr="00BE068B" w14:paraId="4D4AF827" w14:textId="77777777" w:rsidTr="00BE6AEC">
        <w:trPr>
          <w:trHeight w:val="20"/>
        </w:trPr>
        <w:tc>
          <w:tcPr>
            <w:tcW w:w="573" w:type="dxa"/>
            <w:tcBorders>
              <w:top w:val="single" w:sz="4" w:space="0" w:color="000000"/>
              <w:left w:val="single" w:sz="4" w:space="0" w:color="000000"/>
              <w:bottom w:val="single" w:sz="4" w:space="0" w:color="000000"/>
              <w:right w:val="single" w:sz="4" w:space="0" w:color="auto"/>
            </w:tcBorders>
          </w:tcPr>
          <w:p w14:paraId="2427CDEF" w14:textId="0B1978F8" w:rsidR="00BE6AEC" w:rsidRPr="00BE068B" w:rsidRDefault="00BE6AEC" w:rsidP="00747FDE">
            <w:pPr>
              <w:spacing w:after="0"/>
              <w:rPr>
                <w:rFonts w:ascii="Gill Sans MT" w:hAnsi="Gill Sans MT"/>
                <w:w w:val="105"/>
              </w:rPr>
            </w:pPr>
            <w:r w:rsidRPr="00BE068B">
              <w:rPr>
                <w:rFonts w:ascii="Gill Sans MT" w:hAnsi="Gill Sans MT"/>
                <w:w w:val="105"/>
              </w:rPr>
              <w:t>P11</w:t>
            </w:r>
          </w:p>
        </w:tc>
        <w:tc>
          <w:tcPr>
            <w:tcW w:w="4681" w:type="dxa"/>
            <w:tcBorders>
              <w:top w:val="single" w:sz="4" w:space="0" w:color="000000"/>
              <w:left w:val="single" w:sz="4" w:space="0" w:color="auto"/>
              <w:bottom w:val="single" w:sz="4" w:space="0" w:color="000000"/>
              <w:right w:val="single" w:sz="18" w:space="0" w:color="000000"/>
            </w:tcBorders>
          </w:tcPr>
          <w:p w14:paraId="6523BE6D" w14:textId="77777777" w:rsidR="00BE6AEC" w:rsidRPr="00BE068B" w:rsidRDefault="00BE6AEC" w:rsidP="00747FDE">
            <w:pPr>
              <w:spacing w:after="0"/>
              <w:rPr>
                <w:rFonts w:ascii="Gill Sans MT" w:hAnsi="Gill Sans MT"/>
                <w:w w:val="105"/>
              </w:rPr>
            </w:pPr>
            <w:r w:rsidRPr="00BE068B">
              <w:rPr>
                <w:rFonts w:ascii="Gill Sans MT" w:hAnsi="Gill Sans MT" w:cs="ArialNarrow"/>
              </w:rPr>
              <w:t xml:space="preserve">If yes, what years was your HH affected by the </w:t>
            </w:r>
            <w:r w:rsidRPr="00BE068B">
              <w:rPr>
                <w:rFonts w:ascii="Gill Sans MT" w:hAnsi="Gill Sans MT" w:cs="ArialNarrow"/>
                <w:b/>
              </w:rPr>
              <w:t>RAIN/FLOODS</w:t>
            </w:r>
            <w:r w:rsidRPr="00BE068B">
              <w:rPr>
                <w:rFonts w:ascii="Gill Sans MT" w:hAnsi="Gill Sans MT" w:cs="ArialNarrow"/>
              </w:rPr>
              <w:t xml:space="preserve">? </w:t>
            </w:r>
          </w:p>
        </w:tc>
        <w:tc>
          <w:tcPr>
            <w:tcW w:w="2513" w:type="dxa"/>
            <w:tcBorders>
              <w:top w:val="single" w:sz="4" w:space="0" w:color="000000"/>
              <w:left w:val="single" w:sz="4" w:space="0" w:color="auto"/>
              <w:bottom w:val="single" w:sz="4" w:space="0" w:color="000000"/>
              <w:right w:val="single" w:sz="18" w:space="0" w:color="000000"/>
            </w:tcBorders>
          </w:tcPr>
          <w:p w14:paraId="0310CE7F"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2014</w:t>
            </w:r>
          </w:p>
          <w:p w14:paraId="36CE979C"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2013</w:t>
            </w:r>
          </w:p>
          <w:p w14:paraId="2E9AFB5D"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2012</w:t>
            </w:r>
          </w:p>
          <w:p w14:paraId="0AA9F867"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2011</w:t>
            </w:r>
          </w:p>
          <w:p w14:paraId="26140D30" w14:textId="35AB4430" w:rsidR="00BE6AEC" w:rsidRPr="00BE068B" w:rsidRDefault="00BE6AEC" w:rsidP="00BE6AEC">
            <w:pPr>
              <w:spacing w:after="0"/>
              <w:rPr>
                <w:rFonts w:ascii="Gill Sans MT" w:hAnsi="Gill Sans MT"/>
                <w:w w:val="105"/>
              </w:rPr>
            </w:pPr>
            <w:r w:rsidRPr="00BE068B">
              <w:rPr>
                <w:rFonts w:ascii="Gill Sans MT" w:hAnsi="Gill Sans MT" w:cs="ArialNarrow"/>
              </w:rPr>
              <w:t>2010</w:t>
            </w:r>
          </w:p>
        </w:tc>
        <w:tc>
          <w:tcPr>
            <w:tcW w:w="2528" w:type="dxa"/>
            <w:gridSpan w:val="3"/>
            <w:tcBorders>
              <w:top w:val="single" w:sz="18" w:space="0" w:color="000000"/>
              <w:left w:val="single" w:sz="18" w:space="0" w:color="000000"/>
              <w:bottom w:val="single" w:sz="18" w:space="0" w:color="000000"/>
              <w:right w:val="single" w:sz="18" w:space="0" w:color="000000"/>
            </w:tcBorders>
          </w:tcPr>
          <w:p w14:paraId="6A4AA93A" w14:textId="77777777" w:rsidR="00BE6AEC" w:rsidRPr="00BE068B" w:rsidRDefault="00BE6AEC"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F65E5D" w:rsidRPr="00BE068B" w14:paraId="03C57584" w14:textId="77777777" w:rsidTr="00BE6AEC">
        <w:trPr>
          <w:trHeight w:val="20"/>
        </w:trPr>
        <w:tc>
          <w:tcPr>
            <w:tcW w:w="573" w:type="dxa"/>
            <w:tcBorders>
              <w:top w:val="single" w:sz="4" w:space="0" w:color="000000"/>
              <w:left w:val="single" w:sz="4" w:space="0" w:color="000000"/>
              <w:bottom w:val="single" w:sz="4" w:space="0" w:color="000000"/>
              <w:right w:val="single" w:sz="4" w:space="0" w:color="auto"/>
            </w:tcBorders>
          </w:tcPr>
          <w:p w14:paraId="501EC117" w14:textId="30068425" w:rsidR="00F65E5D" w:rsidRPr="00BE068B" w:rsidRDefault="00BE6AEC" w:rsidP="00747FDE">
            <w:pPr>
              <w:spacing w:after="0"/>
              <w:rPr>
                <w:rFonts w:ascii="Gill Sans MT" w:hAnsi="Gill Sans MT"/>
                <w:w w:val="105"/>
              </w:rPr>
            </w:pPr>
            <w:r w:rsidRPr="00BE068B">
              <w:rPr>
                <w:rFonts w:ascii="Gill Sans MT" w:hAnsi="Gill Sans MT"/>
                <w:w w:val="105"/>
              </w:rPr>
              <w:t>P12</w:t>
            </w:r>
          </w:p>
        </w:tc>
        <w:tc>
          <w:tcPr>
            <w:tcW w:w="4682" w:type="dxa"/>
            <w:tcBorders>
              <w:top w:val="single" w:sz="4" w:space="0" w:color="000000"/>
              <w:left w:val="single" w:sz="4" w:space="0" w:color="auto"/>
              <w:bottom w:val="single" w:sz="4" w:space="0" w:color="000000"/>
              <w:right w:val="single" w:sz="18" w:space="0" w:color="000000"/>
            </w:tcBorders>
          </w:tcPr>
          <w:p w14:paraId="317CA074" w14:textId="77777777" w:rsidR="00F65E5D" w:rsidRPr="00BE068B" w:rsidRDefault="00F65E5D" w:rsidP="00747FDE">
            <w:pPr>
              <w:spacing w:after="0"/>
              <w:rPr>
                <w:rFonts w:ascii="Gill Sans MT" w:hAnsi="Gill Sans MT"/>
                <w:w w:val="105"/>
              </w:rPr>
            </w:pPr>
            <w:r w:rsidRPr="00BE068B">
              <w:rPr>
                <w:rFonts w:ascii="Gill Sans MT" w:hAnsi="Gill Sans MT" w:cs="ArialNarrow"/>
              </w:rPr>
              <w:t xml:space="preserve">If more than one year – what year did your HH experience the worst </w:t>
            </w:r>
            <w:r w:rsidRPr="00BE068B">
              <w:rPr>
                <w:rFonts w:ascii="Gill Sans MT" w:hAnsi="Gill Sans MT" w:cs="ArialNarrow"/>
                <w:b/>
              </w:rPr>
              <w:t>RAIN/FLOODS</w:t>
            </w:r>
            <w:r w:rsidRPr="00BE068B">
              <w:rPr>
                <w:rFonts w:ascii="Gill Sans MT" w:hAnsi="Gill Sans MT" w:cs="ArialNarrow"/>
              </w:rPr>
              <w:t>?</w:t>
            </w:r>
          </w:p>
        </w:tc>
        <w:tc>
          <w:tcPr>
            <w:tcW w:w="2512" w:type="dxa"/>
            <w:tcBorders>
              <w:top w:val="single" w:sz="4" w:space="0" w:color="000000"/>
              <w:left w:val="single" w:sz="4" w:space="0" w:color="auto"/>
              <w:bottom w:val="single" w:sz="4" w:space="0" w:color="000000"/>
              <w:right w:val="single" w:sz="18" w:space="0" w:color="000000"/>
            </w:tcBorders>
          </w:tcPr>
          <w:p w14:paraId="597BF59C" w14:textId="77777777" w:rsidR="00F65E5D" w:rsidRPr="00BE068B" w:rsidRDefault="00F65E5D" w:rsidP="00F65E5D">
            <w:pPr>
              <w:spacing w:after="0"/>
              <w:rPr>
                <w:rFonts w:ascii="Gill Sans MT" w:hAnsi="Gill Sans MT" w:cs="ArialNarrow"/>
              </w:rPr>
            </w:pPr>
            <w:r w:rsidRPr="00BE068B">
              <w:rPr>
                <w:rFonts w:ascii="Gill Sans MT" w:hAnsi="Gill Sans MT" w:cs="ArialNarrow"/>
              </w:rPr>
              <w:t>2014</w:t>
            </w:r>
          </w:p>
          <w:p w14:paraId="038A4914" w14:textId="77777777" w:rsidR="00F65E5D" w:rsidRPr="00BE068B" w:rsidRDefault="00F65E5D" w:rsidP="00F65E5D">
            <w:pPr>
              <w:spacing w:after="0"/>
              <w:rPr>
                <w:rFonts w:ascii="Gill Sans MT" w:hAnsi="Gill Sans MT" w:cs="ArialNarrow"/>
              </w:rPr>
            </w:pPr>
            <w:r w:rsidRPr="00BE068B">
              <w:rPr>
                <w:rFonts w:ascii="Gill Sans MT" w:hAnsi="Gill Sans MT" w:cs="ArialNarrow"/>
              </w:rPr>
              <w:t>2013</w:t>
            </w:r>
          </w:p>
          <w:p w14:paraId="6B222ADA" w14:textId="77777777" w:rsidR="00F65E5D" w:rsidRPr="00BE068B" w:rsidRDefault="00F65E5D" w:rsidP="00F65E5D">
            <w:pPr>
              <w:spacing w:after="0"/>
              <w:rPr>
                <w:rFonts w:ascii="Gill Sans MT" w:hAnsi="Gill Sans MT" w:cs="ArialNarrow"/>
              </w:rPr>
            </w:pPr>
            <w:r w:rsidRPr="00BE068B">
              <w:rPr>
                <w:rFonts w:ascii="Gill Sans MT" w:hAnsi="Gill Sans MT" w:cs="ArialNarrow"/>
              </w:rPr>
              <w:t>2012</w:t>
            </w:r>
          </w:p>
          <w:p w14:paraId="18D2DBF1" w14:textId="77777777" w:rsidR="00F65E5D" w:rsidRPr="00BE068B" w:rsidRDefault="00F65E5D" w:rsidP="00F65E5D">
            <w:pPr>
              <w:spacing w:after="0"/>
              <w:rPr>
                <w:rFonts w:ascii="Gill Sans MT" w:hAnsi="Gill Sans MT" w:cs="ArialNarrow"/>
              </w:rPr>
            </w:pPr>
            <w:r w:rsidRPr="00BE068B">
              <w:rPr>
                <w:rFonts w:ascii="Gill Sans MT" w:hAnsi="Gill Sans MT" w:cs="ArialNarrow"/>
              </w:rPr>
              <w:t>2011</w:t>
            </w:r>
          </w:p>
          <w:p w14:paraId="46E26FCA" w14:textId="6C4C7202" w:rsidR="00F65E5D" w:rsidRPr="00BE068B" w:rsidRDefault="00F65E5D" w:rsidP="00F65E5D">
            <w:pPr>
              <w:spacing w:after="0"/>
              <w:rPr>
                <w:rFonts w:ascii="Gill Sans MT" w:hAnsi="Gill Sans MT"/>
                <w:w w:val="105"/>
              </w:rPr>
            </w:pPr>
            <w:r w:rsidRPr="00BE068B">
              <w:rPr>
                <w:rFonts w:ascii="Gill Sans MT" w:hAnsi="Gill Sans MT" w:cs="ArialNarrow"/>
              </w:rPr>
              <w:t>2010</w:t>
            </w:r>
          </w:p>
        </w:tc>
        <w:tc>
          <w:tcPr>
            <w:tcW w:w="2528" w:type="dxa"/>
            <w:gridSpan w:val="3"/>
            <w:tcBorders>
              <w:top w:val="single" w:sz="18" w:space="0" w:color="000000"/>
              <w:left w:val="single" w:sz="18" w:space="0" w:color="000000"/>
              <w:bottom w:val="single" w:sz="18" w:space="0" w:color="000000"/>
              <w:right w:val="single" w:sz="18" w:space="0" w:color="000000"/>
            </w:tcBorders>
          </w:tcPr>
          <w:p w14:paraId="77E76974" w14:textId="77777777" w:rsidR="00F65E5D" w:rsidRPr="00BE068B" w:rsidRDefault="00F65E5D"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747FDE" w:rsidRPr="00BE068B" w14:paraId="5803AA91"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4939EB7F" w14:textId="050841E8"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t>P13</w:t>
            </w:r>
          </w:p>
        </w:tc>
        <w:tc>
          <w:tcPr>
            <w:tcW w:w="4682" w:type="dxa"/>
            <w:tcBorders>
              <w:top w:val="single" w:sz="4" w:space="0" w:color="000000"/>
              <w:left w:val="single" w:sz="4" w:space="0" w:color="000000"/>
              <w:bottom w:val="single" w:sz="4" w:space="0" w:color="000000"/>
            </w:tcBorders>
          </w:tcPr>
          <w:p w14:paraId="4E0C36DC" w14:textId="77777777" w:rsidR="00747FDE" w:rsidRPr="00BE068B" w:rsidRDefault="00747FDE" w:rsidP="00747FDE">
            <w:pPr>
              <w:spacing w:after="0"/>
              <w:rPr>
                <w:rFonts w:ascii="Gill Sans MT" w:hAnsi="Gill Sans MT"/>
                <w:color w:val="000000"/>
              </w:rPr>
            </w:pPr>
            <w:r w:rsidRPr="00BE068B">
              <w:rPr>
                <w:rFonts w:ascii="Gill Sans MT" w:hAnsi="Gill Sans MT" w:cs="ArialNarrow"/>
              </w:rPr>
              <w:t xml:space="preserve">Thinking of the worst drought, how well or poorly was your household able to respond to the </w:t>
            </w:r>
            <w:r w:rsidRPr="00BE068B">
              <w:rPr>
                <w:rFonts w:ascii="Gill Sans MT" w:hAnsi="Gill Sans MT" w:cs="ArialNarrow"/>
                <w:b/>
              </w:rPr>
              <w:t>RAIN/FLOODS</w:t>
            </w:r>
            <w:r w:rsidRPr="00BE068B">
              <w:rPr>
                <w:rFonts w:ascii="Gill Sans MT" w:hAnsi="Gill Sans MT" w:cs="ArialNarrow"/>
              </w:rPr>
              <w:t>?</w:t>
            </w:r>
          </w:p>
        </w:tc>
        <w:tc>
          <w:tcPr>
            <w:tcW w:w="4316" w:type="dxa"/>
            <w:gridSpan w:val="2"/>
            <w:tcBorders>
              <w:top w:val="single" w:sz="4" w:space="0" w:color="000000"/>
              <w:bottom w:val="single" w:sz="4" w:space="0" w:color="000000"/>
              <w:right w:val="single" w:sz="18" w:space="0" w:color="000000"/>
            </w:tcBorders>
          </w:tcPr>
          <w:p w14:paraId="45A179F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1=Very well</w:t>
            </w:r>
          </w:p>
          <w:p w14:paraId="5ED04BE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2=Somewhat well</w:t>
            </w:r>
          </w:p>
          <w:p w14:paraId="77FD851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3=Neutral response</w:t>
            </w:r>
          </w:p>
          <w:p w14:paraId="53E85DF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4=Somewhat poorly</w:t>
            </w:r>
          </w:p>
          <w:p w14:paraId="146A6C1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5=Very poorly</w:t>
            </w:r>
          </w:p>
          <w:p w14:paraId="51C12BC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lastRenderedPageBreak/>
              <w:t>888=Don't know</w:t>
            </w:r>
          </w:p>
          <w:p w14:paraId="7ABA774B" w14:textId="77777777" w:rsidR="00747FDE" w:rsidRPr="00BE068B" w:rsidRDefault="00747FDE" w:rsidP="00747FDE">
            <w:pPr>
              <w:spacing w:after="0"/>
              <w:rPr>
                <w:rFonts w:ascii="Gill Sans MT" w:hAnsi="Gill Sans MT" w:cs="Times New Roman"/>
                <w:i/>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5E7F62F1"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lastRenderedPageBreak/>
              <w:t>(Code)</w:t>
            </w:r>
          </w:p>
        </w:tc>
      </w:tr>
      <w:tr w:rsidR="00747FDE" w:rsidRPr="00BE068B" w14:paraId="07F64269"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1FB34F8C" w14:textId="334C1016"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lastRenderedPageBreak/>
              <w:t>P14</w:t>
            </w:r>
          </w:p>
        </w:tc>
        <w:tc>
          <w:tcPr>
            <w:tcW w:w="4682" w:type="dxa"/>
            <w:tcBorders>
              <w:top w:val="single" w:sz="4" w:space="0" w:color="000000"/>
              <w:left w:val="single" w:sz="4" w:space="0" w:color="000000"/>
              <w:bottom w:val="single" w:sz="4" w:space="0" w:color="000000"/>
            </w:tcBorders>
          </w:tcPr>
          <w:p w14:paraId="52FBEC9E"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What was the result of the </w:t>
            </w:r>
            <w:r w:rsidRPr="00BE068B">
              <w:rPr>
                <w:rFonts w:ascii="Gill Sans MT" w:hAnsi="Gill Sans MT" w:cs="ArialNarrow"/>
                <w:b/>
              </w:rPr>
              <w:t>RAIN/FLOODS</w:t>
            </w:r>
            <w:r w:rsidRPr="00BE068B">
              <w:rPr>
                <w:rFonts w:ascii="Gill Sans MT" w:hAnsi="Gill Sans MT" w:cs="ArialNarrow"/>
              </w:rPr>
              <w:t xml:space="preserve"> on your HH?</w:t>
            </w:r>
          </w:p>
          <w:p w14:paraId="3CFF83A7" w14:textId="25B13E25" w:rsidR="00BE6AEC" w:rsidRPr="00BE068B" w:rsidRDefault="00BE6AEC" w:rsidP="00747FDE">
            <w:pPr>
              <w:spacing w:after="0"/>
              <w:rPr>
                <w:rFonts w:ascii="Gill Sans MT" w:hAnsi="Gill Sans MT"/>
                <w:i/>
                <w:color w:val="000000"/>
              </w:rPr>
            </w:pPr>
            <w:r w:rsidRPr="00BE068B">
              <w:rPr>
                <w:rFonts w:ascii="Gill Sans MT" w:hAnsi="Gill Sans MT" w:cs="ArialNarrow"/>
                <w:i/>
              </w:rPr>
              <w:t xml:space="preserve">Select all that apply </w:t>
            </w:r>
          </w:p>
        </w:tc>
        <w:tc>
          <w:tcPr>
            <w:tcW w:w="4316" w:type="dxa"/>
            <w:gridSpan w:val="2"/>
            <w:tcBorders>
              <w:top w:val="single" w:sz="4" w:space="0" w:color="000000"/>
              <w:bottom w:val="single" w:sz="4" w:space="0" w:color="000000"/>
              <w:right w:val="single" w:sz="18" w:space="0" w:color="000000"/>
            </w:tcBorders>
          </w:tcPr>
          <w:p w14:paraId="316A76A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1=Reduced crop yield</w:t>
            </w:r>
          </w:p>
          <w:p w14:paraId="5C57E95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2=Crop failure</w:t>
            </w:r>
          </w:p>
          <w:p w14:paraId="339ECF2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3=Reduced HH consumption</w:t>
            </w:r>
          </w:p>
          <w:p w14:paraId="6E7DAEE8"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4=Loss of assets</w:t>
            </w:r>
          </w:p>
          <w:p w14:paraId="66ABECC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5=Loss of income</w:t>
            </w:r>
          </w:p>
          <w:p w14:paraId="6CA7306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6=Livestock sickness</w:t>
            </w:r>
          </w:p>
          <w:p w14:paraId="64F8123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7=Livestock death</w:t>
            </w:r>
          </w:p>
          <w:p w14:paraId="1BE0AB11"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8=Human sickness</w:t>
            </w:r>
          </w:p>
          <w:p w14:paraId="150F7D2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9=Human death</w:t>
            </w:r>
          </w:p>
          <w:p w14:paraId="0E40E9B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10=Pests or diseases that affected the crops before they were harvested</w:t>
            </w:r>
          </w:p>
          <w:p w14:paraId="6B52827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11=Pests or diseases </w:t>
            </w:r>
            <w:proofErr w:type="spellStart"/>
            <w:r w:rsidRPr="00BE068B">
              <w:rPr>
                <w:rFonts w:ascii="Gill Sans MT" w:hAnsi="Gill Sans MT" w:cs="Times New Roman"/>
                <w:w w:val="105"/>
              </w:rPr>
              <w:t>tha</w:t>
            </w:r>
            <w:proofErr w:type="spellEnd"/>
            <w:r w:rsidRPr="00BE068B">
              <w:rPr>
                <w:rFonts w:ascii="Gill Sans MT" w:hAnsi="Gill Sans MT" w:cs="Times New Roman"/>
                <w:w w:val="105"/>
              </w:rPr>
              <w:t xml:space="preserve"> led to crop/storage losses</w:t>
            </w:r>
          </w:p>
          <w:p w14:paraId="57650F6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12=Pests or diseases that affected livestock</w:t>
            </w:r>
          </w:p>
          <w:p w14:paraId="5B0C2D4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p w14:paraId="7D32786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1441DF5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3E20B616"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665B15D8"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0D5E7683" w14:textId="0811F84F"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t>P15</w:t>
            </w:r>
          </w:p>
        </w:tc>
        <w:tc>
          <w:tcPr>
            <w:tcW w:w="4682" w:type="dxa"/>
            <w:tcBorders>
              <w:top w:val="single" w:sz="4" w:space="0" w:color="000000"/>
              <w:left w:val="single" w:sz="4" w:space="0" w:color="000000"/>
              <w:bottom w:val="single" w:sz="4" w:space="0" w:color="000000"/>
            </w:tcBorders>
          </w:tcPr>
          <w:p w14:paraId="762CE600"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Thinking of the worst </w:t>
            </w:r>
            <w:r w:rsidRPr="00BE068B">
              <w:rPr>
                <w:rFonts w:ascii="Gill Sans MT" w:hAnsi="Gill Sans MT" w:cs="ArialNarrow"/>
                <w:b/>
              </w:rPr>
              <w:t>RAIN/FLOODS</w:t>
            </w:r>
            <w:r w:rsidRPr="00BE068B">
              <w:rPr>
                <w:rFonts w:ascii="Gill Sans MT" w:hAnsi="Gill Sans MT" w:cs="ArialNarrow"/>
              </w:rPr>
              <w:t xml:space="preserve"> that your household experienced, what adjustments/adaptations did your household make during the drought?</w:t>
            </w:r>
          </w:p>
          <w:p w14:paraId="7BF53430" w14:textId="33808968" w:rsidR="00BE6AEC" w:rsidRPr="00BE068B" w:rsidRDefault="00BE6AEC" w:rsidP="00747FDE">
            <w:pPr>
              <w:spacing w:after="0"/>
              <w:rPr>
                <w:rFonts w:ascii="Gill Sans MT" w:hAnsi="Gill Sans MT"/>
                <w:color w:val="000000"/>
              </w:rPr>
            </w:pPr>
            <w:r w:rsidRPr="00BE068B">
              <w:rPr>
                <w:rFonts w:ascii="Gill Sans MT" w:hAnsi="Gill Sans MT" w:cs="ArialNarrow"/>
                <w:i/>
              </w:rPr>
              <w:t>Select all that apply</w:t>
            </w:r>
          </w:p>
        </w:tc>
        <w:tc>
          <w:tcPr>
            <w:tcW w:w="4316" w:type="dxa"/>
            <w:gridSpan w:val="2"/>
            <w:tcBorders>
              <w:top w:val="single" w:sz="4" w:space="0" w:color="000000"/>
              <w:bottom w:val="single" w:sz="4" w:space="0" w:color="000000"/>
              <w:right w:val="single" w:sz="18" w:space="0" w:color="000000"/>
            </w:tcBorders>
          </w:tcPr>
          <w:p w14:paraId="08E002E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14DC66A9"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1FA101A1"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4F61DF00" w14:textId="346F99C9" w:rsidR="00747FDE" w:rsidRPr="00BE068B" w:rsidRDefault="00BE6AEC" w:rsidP="00747FDE">
            <w:pPr>
              <w:spacing w:after="0"/>
              <w:rPr>
                <w:rFonts w:ascii="Gill Sans MT" w:hAnsi="Gill Sans MT"/>
              </w:rPr>
            </w:pPr>
            <w:r w:rsidRPr="00BE068B">
              <w:rPr>
                <w:rFonts w:ascii="Gill Sans MT" w:hAnsi="Gill Sans MT"/>
              </w:rPr>
              <w:t>P15b</w:t>
            </w:r>
          </w:p>
        </w:tc>
        <w:tc>
          <w:tcPr>
            <w:tcW w:w="4682" w:type="dxa"/>
            <w:tcBorders>
              <w:left w:val="single" w:sz="4" w:space="0" w:color="auto"/>
              <w:right w:val="single" w:sz="18" w:space="0" w:color="000000"/>
            </w:tcBorders>
          </w:tcPr>
          <w:p w14:paraId="78B4F38A"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50EFEE97"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79A6FC89"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7EC8511B" w14:textId="386B7881"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t>P16</w:t>
            </w:r>
          </w:p>
        </w:tc>
        <w:tc>
          <w:tcPr>
            <w:tcW w:w="4682" w:type="dxa"/>
            <w:tcBorders>
              <w:top w:val="single" w:sz="4" w:space="0" w:color="000000"/>
              <w:left w:val="single" w:sz="4" w:space="0" w:color="000000"/>
              <w:bottom w:val="single" w:sz="4" w:space="0" w:color="000000"/>
            </w:tcBorders>
          </w:tcPr>
          <w:p w14:paraId="65243AEA"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 xml:space="preserve">Are there any changes you wanted to make but were unable to make? </w:t>
            </w:r>
          </w:p>
          <w:p w14:paraId="65DC6DEB" w14:textId="39F4FE92" w:rsidR="00BE6AEC" w:rsidRPr="00BE068B" w:rsidRDefault="00BE6AEC" w:rsidP="00747FDE">
            <w:pPr>
              <w:spacing w:after="0"/>
              <w:rPr>
                <w:rFonts w:ascii="Gill Sans MT" w:hAnsi="Gill Sans MT"/>
                <w:color w:val="000000"/>
              </w:rPr>
            </w:pPr>
            <w:r w:rsidRPr="00BE068B">
              <w:rPr>
                <w:rFonts w:ascii="Gill Sans MT" w:hAnsi="Gill Sans MT" w:cs="ArialNarrow"/>
                <w:i/>
              </w:rPr>
              <w:t>Select all that apply</w:t>
            </w:r>
          </w:p>
        </w:tc>
        <w:tc>
          <w:tcPr>
            <w:tcW w:w="4316" w:type="dxa"/>
            <w:gridSpan w:val="2"/>
            <w:tcBorders>
              <w:top w:val="single" w:sz="4" w:space="0" w:color="000000"/>
              <w:bottom w:val="single" w:sz="4" w:space="0" w:color="000000"/>
              <w:right w:val="single" w:sz="18" w:space="0" w:color="000000"/>
            </w:tcBorders>
          </w:tcPr>
          <w:p w14:paraId="5471CCF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2CD16F49"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50E2CF30"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16331CBE" w14:textId="0DFAC774" w:rsidR="00747FDE" w:rsidRPr="00BE068B" w:rsidRDefault="00BE6AEC" w:rsidP="00747FDE">
            <w:pPr>
              <w:spacing w:after="0"/>
              <w:rPr>
                <w:rFonts w:ascii="Gill Sans MT" w:hAnsi="Gill Sans MT"/>
              </w:rPr>
            </w:pPr>
            <w:r w:rsidRPr="00BE068B">
              <w:rPr>
                <w:rFonts w:ascii="Gill Sans MT" w:hAnsi="Gill Sans MT"/>
              </w:rPr>
              <w:t>P16b</w:t>
            </w:r>
          </w:p>
        </w:tc>
        <w:tc>
          <w:tcPr>
            <w:tcW w:w="4682" w:type="dxa"/>
            <w:tcBorders>
              <w:left w:val="single" w:sz="4" w:space="0" w:color="auto"/>
              <w:right w:val="single" w:sz="18" w:space="0" w:color="000000"/>
            </w:tcBorders>
          </w:tcPr>
          <w:p w14:paraId="41E259FF"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23A37596"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768A7831"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28333A28" w14:textId="68C277C4"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t>P17</w:t>
            </w:r>
          </w:p>
        </w:tc>
        <w:tc>
          <w:tcPr>
            <w:tcW w:w="4682" w:type="dxa"/>
            <w:tcBorders>
              <w:top w:val="single" w:sz="4" w:space="0" w:color="000000"/>
              <w:left w:val="single" w:sz="4" w:space="0" w:color="000000"/>
              <w:bottom w:val="single" w:sz="4" w:space="0" w:color="000000"/>
            </w:tcBorders>
          </w:tcPr>
          <w:p w14:paraId="06D6FF88"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If so, why did you not make those changes?</w:t>
            </w:r>
          </w:p>
          <w:p w14:paraId="504AE294" w14:textId="0115CBBE" w:rsidR="00BE6AEC" w:rsidRPr="00BE068B" w:rsidRDefault="00BE6AEC" w:rsidP="00747FDE">
            <w:pPr>
              <w:spacing w:after="0"/>
              <w:rPr>
                <w:rFonts w:ascii="Gill Sans MT" w:hAnsi="Gill Sans MT"/>
                <w:color w:val="000000"/>
              </w:rPr>
            </w:pPr>
            <w:r w:rsidRPr="00BE068B">
              <w:rPr>
                <w:rFonts w:ascii="Gill Sans MT" w:hAnsi="Gill Sans MT" w:cs="ArialNarrow"/>
                <w:i/>
              </w:rPr>
              <w:t>Select all that apply</w:t>
            </w:r>
          </w:p>
        </w:tc>
        <w:tc>
          <w:tcPr>
            <w:tcW w:w="4316" w:type="dxa"/>
            <w:gridSpan w:val="2"/>
            <w:tcBorders>
              <w:top w:val="single" w:sz="4" w:space="0" w:color="000000"/>
              <w:bottom w:val="single" w:sz="4" w:space="0" w:color="000000"/>
              <w:right w:val="single" w:sz="18" w:space="0" w:color="000000"/>
            </w:tcBorders>
          </w:tcPr>
          <w:p w14:paraId="63E31DA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1=Lack of money</w:t>
            </w:r>
          </w:p>
          <w:p w14:paraId="1AF4AFD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2=Lack of information</w:t>
            </w:r>
          </w:p>
          <w:p w14:paraId="380A725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3=Shortage of labor</w:t>
            </w:r>
          </w:p>
          <w:p w14:paraId="03D260E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4=Shortage of Land</w:t>
            </w:r>
          </w:p>
          <w:p w14:paraId="38DB84A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587E0B75"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7F5F30F9"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3931F732" w14:textId="0779971D" w:rsidR="00747FDE" w:rsidRPr="00BE068B" w:rsidRDefault="00BE6AEC" w:rsidP="00747FDE">
            <w:pPr>
              <w:spacing w:after="0"/>
              <w:rPr>
                <w:rFonts w:ascii="Gill Sans MT" w:hAnsi="Gill Sans MT"/>
              </w:rPr>
            </w:pPr>
            <w:r w:rsidRPr="00BE068B">
              <w:rPr>
                <w:rFonts w:ascii="Gill Sans MT" w:hAnsi="Gill Sans MT"/>
              </w:rPr>
              <w:t>P17b</w:t>
            </w:r>
          </w:p>
        </w:tc>
        <w:tc>
          <w:tcPr>
            <w:tcW w:w="4682" w:type="dxa"/>
            <w:tcBorders>
              <w:left w:val="single" w:sz="4" w:space="0" w:color="auto"/>
              <w:right w:val="single" w:sz="18" w:space="0" w:color="000000"/>
            </w:tcBorders>
          </w:tcPr>
          <w:p w14:paraId="4CE51BB2"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0C645009"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0987A495"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01E6BA25" w14:textId="5EA6DF24"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t>P18</w:t>
            </w:r>
          </w:p>
        </w:tc>
        <w:tc>
          <w:tcPr>
            <w:tcW w:w="4682" w:type="dxa"/>
            <w:tcBorders>
              <w:top w:val="single" w:sz="4" w:space="0" w:color="000000"/>
              <w:left w:val="single" w:sz="4" w:space="0" w:color="000000"/>
              <w:bottom w:val="single" w:sz="4" w:space="0" w:color="000000"/>
            </w:tcBorders>
          </w:tcPr>
          <w:p w14:paraId="3C35E881" w14:textId="77777777" w:rsidR="00747FDE" w:rsidRPr="00BE068B" w:rsidRDefault="00747FDE" w:rsidP="00747FDE">
            <w:pPr>
              <w:spacing w:after="0"/>
              <w:rPr>
                <w:rFonts w:ascii="Gill Sans MT" w:hAnsi="Gill Sans MT"/>
                <w:bCs/>
              </w:rPr>
            </w:pPr>
            <w:r w:rsidRPr="00BE068B">
              <w:rPr>
                <w:rFonts w:ascii="Gill Sans MT" w:hAnsi="Gill Sans MT"/>
                <w:bCs/>
              </w:rPr>
              <w:t>How did your household cope with this shock?</w:t>
            </w:r>
          </w:p>
          <w:p w14:paraId="0B7FD052" w14:textId="7B256458" w:rsidR="00BE6AEC" w:rsidRPr="00BE068B" w:rsidRDefault="00BE6AEC" w:rsidP="00747FDE">
            <w:pPr>
              <w:spacing w:after="0"/>
              <w:rPr>
                <w:rFonts w:ascii="Gill Sans MT" w:hAnsi="Gill Sans MT"/>
                <w:color w:val="000000"/>
              </w:rPr>
            </w:pPr>
            <w:r w:rsidRPr="00BE068B">
              <w:rPr>
                <w:rFonts w:ascii="Gill Sans MT" w:hAnsi="Gill Sans MT" w:cs="ArialNarrow"/>
                <w:i/>
              </w:rPr>
              <w:t>Select all that apply</w:t>
            </w:r>
          </w:p>
        </w:tc>
        <w:tc>
          <w:tcPr>
            <w:tcW w:w="4316" w:type="dxa"/>
            <w:gridSpan w:val="2"/>
            <w:tcBorders>
              <w:top w:val="single" w:sz="4" w:space="0" w:color="000000"/>
              <w:bottom w:val="single" w:sz="4" w:space="0" w:color="000000"/>
              <w:right w:val="single" w:sz="18" w:space="0" w:color="000000"/>
            </w:tcBorders>
          </w:tcPr>
          <w:p w14:paraId="41679A1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 = Harvest more forest products</w:t>
            </w:r>
          </w:p>
          <w:p w14:paraId="3E8EDC41"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 = Harvest more wild foods not found in the forest</w:t>
            </w:r>
          </w:p>
          <w:p w14:paraId="09A482D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 = Harvest more agricultural products</w:t>
            </w:r>
          </w:p>
          <w:p w14:paraId="073CCBD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 = Spend cash savings</w:t>
            </w:r>
          </w:p>
          <w:p w14:paraId="426517D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 = Sell assets (Land, livestock, etc.)</w:t>
            </w:r>
          </w:p>
          <w:p w14:paraId="3B4FEB3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 = Do extra casual labor</w:t>
            </w:r>
          </w:p>
          <w:p w14:paraId="0400917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lastRenderedPageBreak/>
              <w:t>7 = Assistance from friends or relatives</w:t>
            </w:r>
          </w:p>
          <w:p w14:paraId="24D8C02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8 = Assistance from NGO, community organization, religious organization, </w:t>
            </w:r>
            <w:proofErr w:type="spellStart"/>
            <w:r w:rsidRPr="00BE068B">
              <w:rPr>
                <w:rFonts w:ascii="Gill Sans MT" w:hAnsi="Gill Sans MT" w:cs="Times New Roman"/>
                <w:w w:val="105"/>
              </w:rPr>
              <w:t>etc</w:t>
            </w:r>
            <w:proofErr w:type="spellEnd"/>
          </w:p>
          <w:p w14:paraId="2A501D57"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9 = Get loan from money lender, </w:t>
            </w:r>
            <w:proofErr w:type="gramStart"/>
            <w:r w:rsidRPr="00BE068B">
              <w:rPr>
                <w:rFonts w:ascii="Gill Sans MT" w:hAnsi="Gill Sans MT" w:cs="Times New Roman"/>
                <w:w w:val="105"/>
              </w:rPr>
              <w:t>credit ,associations</w:t>
            </w:r>
            <w:proofErr w:type="gramEnd"/>
            <w:r w:rsidRPr="00BE068B">
              <w:rPr>
                <w:rFonts w:ascii="Gill Sans MT" w:hAnsi="Gill Sans MT" w:cs="Times New Roman"/>
                <w:w w:val="105"/>
              </w:rPr>
              <w:t xml:space="preserve">, </w:t>
            </w:r>
            <w:proofErr w:type="spellStart"/>
            <w:r w:rsidRPr="00BE068B">
              <w:rPr>
                <w:rFonts w:ascii="Gill Sans MT" w:hAnsi="Gill Sans MT" w:cs="Times New Roman"/>
                <w:w w:val="105"/>
              </w:rPr>
              <w:t>etc</w:t>
            </w:r>
            <w:proofErr w:type="spellEnd"/>
          </w:p>
          <w:p w14:paraId="5E825A8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 = Reduce household spending</w:t>
            </w:r>
          </w:p>
          <w:p w14:paraId="49D821F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11 = Did nothing in particular</w:t>
            </w:r>
          </w:p>
          <w:p w14:paraId="039D008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3929895E"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lastRenderedPageBreak/>
              <w:t>(Code)</w:t>
            </w:r>
          </w:p>
        </w:tc>
      </w:tr>
      <w:tr w:rsidR="00747FDE" w:rsidRPr="00BE068B" w14:paraId="2C789E71"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33C19BE8" w14:textId="42CB5D57" w:rsidR="00747FDE" w:rsidRPr="00BE068B" w:rsidRDefault="00BE6AEC" w:rsidP="00747FDE">
            <w:pPr>
              <w:spacing w:after="0"/>
              <w:rPr>
                <w:rFonts w:ascii="Gill Sans MT" w:hAnsi="Gill Sans MT"/>
              </w:rPr>
            </w:pPr>
            <w:r w:rsidRPr="00BE068B">
              <w:rPr>
                <w:rFonts w:ascii="Gill Sans MT" w:hAnsi="Gill Sans MT"/>
              </w:rPr>
              <w:lastRenderedPageBreak/>
              <w:t>P18b</w:t>
            </w:r>
          </w:p>
        </w:tc>
        <w:tc>
          <w:tcPr>
            <w:tcW w:w="4682" w:type="dxa"/>
            <w:tcBorders>
              <w:left w:val="single" w:sz="4" w:space="0" w:color="auto"/>
              <w:right w:val="single" w:sz="18" w:space="0" w:color="000000"/>
            </w:tcBorders>
          </w:tcPr>
          <w:p w14:paraId="2586DA77"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4177D023"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bl>
    <w:p w14:paraId="2A6312B8" w14:textId="77777777" w:rsidR="00747FDE" w:rsidRPr="00BE068B" w:rsidRDefault="00747FDE" w:rsidP="00747FDE">
      <w:pPr>
        <w:autoSpaceDE w:val="0"/>
        <w:autoSpaceDN w:val="0"/>
        <w:adjustRightInd w:val="0"/>
        <w:spacing w:after="0" w:line="240" w:lineRule="auto"/>
        <w:contextualSpacing/>
        <w:rPr>
          <w:rFonts w:ascii="Gill Sans MT" w:hAnsi="Gill Sans MT" w:cs="ArialNarrow"/>
        </w:rPr>
      </w:pPr>
    </w:p>
    <w:tbl>
      <w:tblPr>
        <w:tblW w:w="10080" w:type="dxa"/>
        <w:tblInd w:w="-5" w:type="dxa"/>
        <w:tblLayout w:type="fixed"/>
        <w:tblCellMar>
          <w:left w:w="29" w:type="dxa"/>
          <w:right w:w="29" w:type="dxa"/>
        </w:tblCellMar>
        <w:tblLook w:val="0000" w:firstRow="0" w:lastRow="0" w:firstColumn="0" w:lastColumn="0" w:noHBand="0" w:noVBand="0"/>
      </w:tblPr>
      <w:tblGrid>
        <w:gridCol w:w="574"/>
        <w:gridCol w:w="4463"/>
        <w:gridCol w:w="7"/>
        <w:gridCol w:w="30"/>
        <w:gridCol w:w="2479"/>
        <w:gridCol w:w="1803"/>
        <w:gridCol w:w="31"/>
        <w:gridCol w:w="693"/>
      </w:tblGrid>
      <w:tr w:rsidR="00747FDE" w:rsidRPr="00BE068B" w14:paraId="66CE1DD4"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35D1E321" w14:textId="776A596D" w:rsidR="00747FDE" w:rsidRPr="00BE068B" w:rsidRDefault="00134A66" w:rsidP="00747FDE">
            <w:pPr>
              <w:spacing w:after="0"/>
              <w:rPr>
                <w:rFonts w:ascii="Gill Sans MT" w:eastAsia="Calibri" w:hAnsi="Gill Sans MT" w:cs="Times New Roman"/>
                <w:w w:val="105"/>
              </w:rPr>
            </w:pPr>
            <w:r w:rsidRPr="00BE068B">
              <w:rPr>
                <w:rFonts w:ascii="Gill Sans MT" w:eastAsia="Calibri" w:hAnsi="Gill Sans MT" w:cs="Times New Roman"/>
                <w:w w:val="105"/>
              </w:rPr>
              <w:t>P19</w:t>
            </w:r>
          </w:p>
        </w:tc>
        <w:tc>
          <w:tcPr>
            <w:tcW w:w="4470" w:type="dxa"/>
            <w:gridSpan w:val="2"/>
            <w:tcBorders>
              <w:top w:val="single" w:sz="4" w:space="0" w:color="000000"/>
              <w:left w:val="single" w:sz="4" w:space="0" w:color="auto"/>
              <w:bottom w:val="single" w:sz="4" w:space="0" w:color="000000"/>
            </w:tcBorders>
          </w:tcPr>
          <w:p w14:paraId="45F5A568"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In the past 5 years, has your household been affected by </w:t>
            </w:r>
            <w:r w:rsidRPr="00BE068B">
              <w:rPr>
                <w:rFonts w:ascii="Gill Sans MT" w:hAnsi="Gill Sans MT" w:cs="ArialNarrow"/>
                <w:b/>
              </w:rPr>
              <w:t>ERRATIC RAINS</w:t>
            </w:r>
            <w:r w:rsidRPr="00BE068B">
              <w:rPr>
                <w:rFonts w:ascii="Gill Sans MT" w:hAnsi="Gill Sans MT" w:cs="ArialNarrow"/>
              </w:rPr>
              <w:t>?</w:t>
            </w:r>
          </w:p>
          <w:p w14:paraId="50032B00" w14:textId="0EF91894" w:rsidR="00134A66" w:rsidRPr="00BE068B" w:rsidRDefault="00134A66" w:rsidP="00747FDE">
            <w:pPr>
              <w:spacing w:after="0"/>
              <w:rPr>
                <w:rFonts w:ascii="Gill Sans MT" w:eastAsia="Calibri" w:hAnsi="Gill Sans MT" w:cs="Times New Roman"/>
                <w:i/>
                <w:w w:val="105"/>
              </w:rPr>
            </w:pPr>
            <w:r w:rsidRPr="00BE068B">
              <w:rPr>
                <w:rFonts w:ascii="Gill Sans MT" w:hAnsi="Gill Sans MT" w:cs="ArialNarrow"/>
                <w:i/>
              </w:rPr>
              <w:t>If 0, skip to Section Q</w:t>
            </w:r>
          </w:p>
        </w:tc>
        <w:tc>
          <w:tcPr>
            <w:tcW w:w="4343" w:type="dxa"/>
            <w:gridSpan w:val="4"/>
            <w:tcBorders>
              <w:top w:val="single" w:sz="4" w:space="0" w:color="000000"/>
              <w:bottom w:val="single" w:sz="4" w:space="0" w:color="000000"/>
              <w:right w:val="single" w:sz="18" w:space="0" w:color="000000"/>
            </w:tcBorders>
          </w:tcPr>
          <w:p w14:paraId="249579D1" w14:textId="33D2B870" w:rsidR="00747FDE" w:rsidRPr="00BE068B" w:rsidRDefault="00134A66" w:rsidP="00747FDE">
            <w:pPr>
              <w:spacing w:after="0"/>
              <w:rPr>
                <w:rFonts w:ascii="Gill Sans MT" w:hAnsi="Gill Sans MT"/>
              </w:rPr>
            </w:pPr>
            <w:r w:rsidRPr="00BE068B">
              <w:rPr>
                <w:rFonts w:ascii="Gill Sans MT" w:hAnsi="Gill Sans MT"/>
              </w:rPr>
              <w:t>0</w:t>
            </w:r>
            <w:r w:rsidR="00747FDE" w:rsidRPr="00BE068B">
              <w:rPr>
                <w:rFonts w:ascii="Gill Sans MT" w:hAnsi="Gill Sans MT"/>
              </w:rPr>
              <w:t>=No</w:t>
            </w:r>
          </w:p>
          <w:p w14:paraId="156F0019" w14:textId="65411E74" w:rsidR="00747FDE" w:rsidRPr="00BE068B" w:rsidRDefault="00134A66" w:rsidP="00747FDE">
            <w:pPr>
              <w:spacing w:after="0"/>
              <w:rPr>
                <w:rFonts w:ascii="Gill Sans MT" w:hAnsi="Gill Sans MT"/>
              </w:rPr>
            </w:pPr>
            <w:r w:rsidRPr="00BE068B">
              <w:rPr>
                <w:rFonts w:ascii="Gill Sans MT" w:hAnsi="Gill Sans MT"/>
              </w:rPr>
              <w:t>1</w:t>
            </w:r>
            <w:r w:rsidR="00747FDE" w:rsidRPr="00BE068B">
              <w:rPr>
                <w:rFonts w:ascii="Gill Sans MT" w:hAnsi="Gill Sans MT"/>
              </w:rPr>
              <w:t>=Yes</w:t>
            </w:r>
            <w:r w:rsidR="00747FDE" w:rsidRPr="00BE068B" w:rsidDel="00226116">
              <w:rPr>
                <w:rFonts w:ascii="Gill Sans MT" w:hAnsi="Gill Sans MT"/>
              </w:rPr>
              <w:t xml:space="preserve"> </w:t>
            </w:r>
          </w:p>
          <w:p w14:paraId="5E638942" w14:textId="77777777" w:rsidR="00747FDE" w:rsidRPr="00BE068B" w:rsidRDefault="00747FDE" w:rsidP="00747FDE">
            <w:pPr>
              <w:spacing w:after="0"/>
              <w:rPr>
                <w:rFonts w:ascii="Gill Sans MT" w:hAnsi="Gill Sans MT"/>
              </w:rPr>
            </w:pPr>
            <w:r w:rsidRPr="00BE068B">
              <w:rPr>
                <w:rFonts w:ascii="Gill Sans MT" w:hAnsi="Gill Sans MT"/>
              </w:rPr>
              <w:t>888=Don’t know</w:t>
            </w:r>
          </w:p>
          <w:p w14:paraId="2B95A270" w14:textId="77777777" w:rsidR="00747FDE" w:rsidRPr="00BE068B" w:rsidRDefault="00747FDE" w:rsidP="00747FDE">
            <w:pPr>
              <w:spacing w:after="0"/>
              <w:rPr>
                <w:rFonts w:ascii="Gill Sans MT" w:hAnsi="Gill Sans MT"/>
              </w:rPr>
            </w:pPr>
            <w:r w:rsidRPr="00BE068B">
              <w:rPr>
                <w:rFonts w:ascii="Gill Sans MT" w:hAnsi="Gill Sans MT"/>
              </w:rPr>
              <w:t>999=Prefer not to respond</w:t>
            </w:r>
          </w:p>
        </w:tc>
        <w:tc>
          <w:tcPr>
            <w:tcW w:w="693" w:type="dxa"/>
            <w:tcBorders>
              <w:top w:val="single" w:sz="18" w:space="0" w:color="000000"/>
              <w:left w:val="single" w:sz="18" w:space="0" w:color="000000"/>
              <w:bottom w:val="single" w:sz="18" w:space="0" w:color="000000"/>
              <w:right w:val="single" w:sz="18" w:space="0" w:color="000000"/>
            </w:tcBorders>
          </w:tcPr>
          <w:p w14:paraId="26856706"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134A66" w:rsidRPr="00BE068B" w14:paraId="4E805FD6"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0C5B4741" w14:textId="0E3A3FA8" w:rsidR="00134A66" w:rsidRPr="00BE068B" w:rsidRDefault="00134A66" w:rsidP="00747FDE">
            <w:pPr>
              <w:spacing w:after="0"/>
              <w:rPr>
                <w:rFonts w:ascii="Gill Sans MT" w:hAnsi="Gill Sans MT"/>
                <w:w w:val="105"/>
              </w:rPr>
            </w:pPr>
            <w:r w:rsidRPr="00BE068B">
              <w:rPr>
                <w:rFonts w:ascii="Gill Sans MT" w:hAnsi="Gill Sans MT"/>
                <w:w w:val="105"/>
              </w:rPr>
              <w:t>P20</w:t>
            </w:r>
          </w:p>
        </w:tc>
        <w:tc>
          <w:tcPr>
            <w:tcW w:w="4500" w:type="dxa"/>
            <w:gridSpan w:val="3"/>
            <w:tcBorders>
              <w:top w:val="single" w:sz="4" w:space="0" w:color="000000"/>
              <w:left w:val="single" w:sz="4" w:space="0" w:color="auto"/>
              <w:bottom w:val="single" w:sz="4" w:space="0" w:color="000000"/>
              <w:right w:val="single" w:sz="18" w:space="0" w:color="000000"/>
            </w:tcBorders>
          </w:tcPr>
          <w:p w14:paraId="7EFAA4E8" w14:textId="77777777" w:rsidR="00134A66" w:rsidRPr="00BE068B" w:rsidRDefault="00134A66" w:rsidP="00747FDE">
            <w:pPr>
              <w:spacing w:after="0"/>
              <w:rPr>
                <w:rFonts w:ascii="Gill Sans MT" w:hAnsi="Gill Sans MT"/>
                <w:w w:val="105"/>
              </w:rPr>
            </w:pPr>
            <w:r w:rsidRPr="00BE068B">
              <w:rPr>
                <w:rFonts w:ascii="Gill Sans MT" w:hAnsi="Gill Sans MT" w:cs="ArialNarrow"/>
              </w:rPr>
              <w:t xml:space="preserve">If yes, what years was your HH affected by the </w:t>
            </w:r>
            <w:r w:rsidRPr="00BE068B">
              <w:rPr>
                <w:rFonts w:ascii="Gill Sans MT" w:hAnsi="Gill Sans MT" w:cs="ArialNarrow"/>
                <w:b/>
              </w:rPr>
              <w:t>ERRATIC RAINS</w:t>
            </w:r>
            <w:r w:rsidRPr="00BE068B">
              <w:rPr>
                <w:rFonts w:ascii="Gill Sans MT" w:hAnsi="Gill Sans MT" w:cs="ArialNarrow"/>
              </w:rPr>
              <w:t xml:space="preserve">? </w:t>
            </w:r>
          </w:p>
        </w:tc>
        <w:tc>
          <w:tcPr>
            <w:tcW w:w="2479" w:type="dxa"/>
            <w:tcBorders>
              <w:top w:val="single" w:sz="4" w:space="0" w:color="000000"/>
              <w:left w:val="single" w:sz="4" w:space="0" w:color="auto"/>
              <w:bottom w:val="single" w:sz="4" w:space="0" w:color="000000"/>
              <w:right w:val="single" w:sz="18" w:space="0" w:color="000000"/>
            </w:tcBorders>
          </w:tcPr>
          <w:p w14:paraId="4AF10516"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2014</w:t>
            </w:r>
          </w:p>
          <w:p w14:paraId="1B5CF569"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2013</w:t>
            </w:r>
          </w:p>
          <w:p w14:paraId="583F7D82"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2012</w:t>
            </w:r>
          </w:p>
          <w:p w14:paraId="16BEBF31"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2011</w:t>
            </w:r>
          </w:p>
          <w:p w14:paraId="24C9380B" w14:textId="2EB981E9" w:rsidR="00134A66" w:rsidRPr="00BE068B" w:rsidRDefault="00134A66" w:rsidP="00134A66">
            <w:pPr>
              <w:spacing w:after="0"/>
              <w:rPr>
                <w:rFonts w:ascii="Gill Sans MT" w:hAnsi="Gill Sans MT"/>
                <w:w w:val="105"/>
              </w:rPr>
            </w:pPr>
            <w:r w:rsidRPr="00BE068B">
              <w:rPr>
                <w:rFonts w:ascii="Gill Sans MT" w:hAnsi="Gill Sans MT" w:cs="ArialNarrow"/>
              </w:rPr>
              <w:t>2010</w:t>
            </w:r>
          </w:p>
        </w:tc>
        <w:tc>
          <w:tcPr>
            <w:tcW w:w="2527" w:type="dxa"/>
            <w:gridSpan w:val="3"/>
            <w:tcBorders>
              <w:top w:val="single" w:sz="18" w:space="0" w:color="000000"/>
              <w:left w:val="single" w:sz="18" w:space="0" w:color="000000"/>
              <w:bottom w:val="single" w:sz="18" w:space="0" w:color="000000"/>
              <w:right w:val="single" w:sz="18" w:space="0" w:color="000000"/>
            </w:tcBorders>
          </w:tcPr>
          <w:p w14:paraId="5677D703" w14:textId="77777777" w:rsidR="00134A66" w:rsidRPr="00BE068B" w:rsidRDefault="00134A66"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134A66" w:rsidRPr="00BE068B" w14:paraId="59DF0E26"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2DE9751A" w14:textId="6BA8B8A4" w:rsidR="00134A66" w:rsidRPr="00BE068B" w:rsidRDefault="00134A66" w:rsidP="00747FDE">
            <w:pPr>
              <w:spacing w:after="0"/>
              <w:rPr>
                <w:rFonts w:ascii="Gill Sans MT" w:hAnsi="Gill Sans MT"/>
                <w:w w:val="105"/>
              </w:rPr>
            </w:pPr>
            <w:r w:rsidRPr="00BE068B">
              <w:rPr>
                <w:rFonts w:ascii="Gill Sans MT" w:hAnsi="Gill Sans MT"/>
                <w:w w:val="105"/>
              </w:rPr>
              <w:t>P21</w:t>
            </w:r>
          </w:p>
        </w:tc>
        <w:tc>
          <w:tcPr>
            <w:tcW w:w="4500" w:type="dxa"/>
            <w:gridSpan w:val="3"/>
            <w:tcBorders>
              <w:top w:val="single" w:sz="4" w:space="0" w:color="000000"/>
              <w:left w:val="single" w:sz="4" w:space="0" w:color="auto"/>
              <w:bottom w:val="single" w:sz="4" w:space="0" w:color="000000"/>
              <w:right w:val="single" w:sz="18" w:space="0" w:color="000000"/>
            </w:tcBorders>
          </w:tcPr>
          <w:p w14:paraId="1AD07A50" w14:textId="77777777" w:rsidR="00134A66" w:rsidRPr="00BE068B" w:rsidRDefault="00134A66" w:rsidP="00747FDE">
            <w:pPr>
              <w:spacing w:after="0"/>
              <w:rPr>
                <w:rFonts w:ascii="Gill Sans MT" w:hAnsi="Gill Sans MT"/>
                <w:w w:val="105"/>
              </w:rPr>
            </w:pPr>
            <w:r w:rsidRPr="00BE068B">
              <w:rPr>
                <w:rFonts w:ascii="Gill Sans MT" w:hAnsi="Gill Sans MT" w:cs="ArialNarrow"/>
              </w:rPr>
              <w:t xml:space="preserve">If more than one year – what year did your HH experience the worst </w:t>
            </w:r>
            <w:r w:rsidRPr="00BE068B">
              <w:rPr>
                <w:rFonts w:ascii="Gill Sans MT" w:hAnsi="Gill Sans MT" w:cs="ArialNarrow"/>
                <w:b/>
              </w:rPr>
              <w:t>ERRATIC RAINS</w:t>
            </w:r>
            <w:r w:rsidRPr="00BE068B">
              <w:rPr>
                <w:rFonts w:ascii="Gill Sans MT" w:hAnsi="Gill Sans MT" w:cs="ArialNarrow"/>
              </w:rPr>
              <w:t>?</w:t>
            </w:r>
          </w:p>
        </w:tc>
        <w:tc>
          <w:tcPr>
            <w:tcW w:w="2479" w:type="dxa"/>
            <w:tcBorders>
              <w:top w:val="single" w:sz="4" w:space="0" w:color="000000"/>
              <w:left w:val="single" w:sz="4" w:space="0" w:color="auto"/>
              <w:bottom w:val="single" w:sz="4" w:space="0" w:color="000000"/>
              <w:right w:val="single" w:sz="18" w:space="0" w:color="000000"/>
            </w:tcBorders>
          </w:tcPr>
          <w:p w14:paraId="1DB98995"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2014</w:t>
            </w:r>
          </w:p>
          <w:p w14:paraId="71DFECF9"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2013</w:t>
            </w:r>
          </w:p>
          <w:p w14:paraId="3692F01D"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2012</w:t>
            </w:r>
          </w:p>
          <w:p w14:paraId="3E12527D"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2011</w:t>
            </w:r>
          </w:p>
          <w:p w14:paraId="703E308C" w14:textId="5FF369F6" w:rsidR="00134A66" w:rsidRPr="00BE068B" w:rsidRDefault="00134A66" w:rsidP="00134A66">
            <w:pPr>
              <w:spacing w:after="0"/>
              <w:rPr>
                <w:rFonts w:ascii="Gill Sans MT" w:hAnsi="Gill Sans MT"/>
                <w:w w:val="105"/>
              </w:rPr>
            </w:pPr>
            <w:r w:rsidRPr="00BE068B">
              <w:rPr>
                <w:rFonts w:ascii="Gill Sans MT" w:hAnsi="Gill Sans MT" w:cs="ArialNarrow"/>
              </w:rPr>
              <w:t>2010</w:t>
            </w:r>
          </w:p>
        </w:tc>
        <w:tc>
          <w:tcPr>
            <w:tcW w:w="2527" w:type="dxa"/>
            <w:gridSpan w:val="3"/>
            <w:tcBorders>
              <w:top w:val="single" w:sz="18" w:space="0" w:color="000000"/>
              <w:left w:val="single" w:sz="18" w:space="0" w:color="000000"/>
              <w:bottom w:val="single" w:sz="18" w:space="0" w:color="000000"/>
              <w:right w:val="single" w:sz="18" w:space="0" w:color="000000"/>
            </w:tcBorders>
          </w:tcPr>
          <w:p w14:paraId="1CD95D5A" w14:textId="77777777" w:rsidR="00134A66" w:rsidRPr="00BE068B" w:rsidRDefault="00134A66"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747FDE" w:rsidRPr="00BE068B" w14:paraId="748F4B8B"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5D2EBA72" w14:textId="42C056A7"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P22</w:t>
            </w:r>
          </w:p>
        </w:tc>
        <w:tc>
          <w:tcPr>
            <w:tcW w:w="4463" w:type="dxa"/>
            <w:tcBorders>
              <w:top w:val="single" w:sz="4" w:space="0" w:color="000000"/>
              <w:left w:val="single" w:sz="4" w:space="0" w:color="000000"/>
              <w:bottom w:val="single" w:sz="4" w:space="0" w:color="000000"/>
            </w:tcBorders>
          </w:tcPr>
          <w:p w14:paraId="64B37DCE" w14:textId="77777777" w:rsidR="00747FDE" w:rsidRPr="00BE068B" w:rsidRDefault="00747FDE" w:rsidP="00747FDE">
            <w:pPr>
              <w:spacing w:after="0"/>
              <w:rPr>
                <w:rFonts w:ascii="Gill Sans MT" w:hAnsi="Gill Sans MT"/>
                <w:color w:val="000000"/>
              </w:rPr>
            </w:pPr>
            <w:r w:rsidRPr="00BE068B">
              <w:rPr>
                <w:rFonts w:ascii="Gill Sans MT" w:hAnsi="Gill Sans MT" w:cs="ArialNarrow"/>
              </w:rPr>
              <w:t xml:space="preserve">Thinking of the worst drought, how well or poorly was your household able to respond to the </w:t>
            </w:r>
            <w:r w:rsidRPr="00BE068B">
              <w:rPr>
                <w:rFonts w:ascii="Gill Sans MT" w:hAnsi="Gill Sans MT" w:cs="ArialNarrow"/>
                <w:b/>
              </w:rPr>
              <w:t>ERRATIC RAINS</w:t>
            </w:r>
            <w:r w:rsidRPr="00BE068B">
              <w:rPr>
                <w:rFonts w:ascii="Gill Sans MT" w:hAnsi="Gill Sans MT" w:cs="ArialNarrow"/>
              </w:rPr>
              <w:t>?</w:t>
            </w:r>
          </w:p>
        </w:tc>
        <w:tc>
          <w:tcPr>
            <w:tcW w:w="4319" w:type="dxa"/>
            <w:gridSpan w:val="4"/>
            <w:tcBorders>
              <w:top w:val="single" w:sz="4" w:space="0" w:color="000000"/>
              <w:bottom w:val="single" w:sz="4" w:space="0" w:color="000000"/>
              <w:right w:val="single" w:sz="18" w:space="0" w:color="000000"/>
            </w:tcBorders>
          </w:tcPr>
          <w:p w14:paraId="54EE323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1=Very well</w:t>
            </w:r>
          </w:p>
          <w:p w14:paraId="5109FEF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2=Somewhat well</w:t>
            </w:r>
          </w:p>
          <w:p w14:paraId="0786208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3=Neutral response</w:t>
            </w:r>
          </w:p>
          <w:p w14:paraId="3F9B48C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4=Somewhat poorly</w:t>
            </w:r>
          </w:p>
          <w:p w14:paraId="4344547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5=Very poorly</w:t>
            </w:r>
          </w:p>
          <w:p w14:paraId="2F69F07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0E3BC447" w14:textId="77777777" w:rsidR="00747FDE" w:rsidRPr="00BE068B" w:rsidRDefault="00747FDE" w:rsidP="00747FDE">
            <w:pPr>
              <w:spacing w:after="0"/>
              <w:rPr>
                <w:rFonts w:ascii="Gill Sans MT" w:hAnsi="Gill Sans MT" w:cs="Times New Roman"/>
                <w:i/>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25E59B9B"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2B5E56D9"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38520337" w14:textId="67C90DDF"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P23</w:t>
            </w:r>
          </w:p>
        </w:tc>
        <w:tc>
          <w:tcPr>
            <w:tcW w:w="4463" w:type="dxa"/>
            <w:tcBorders>
              <w:top w:val="single" w:sz="4" w:space="0" w:color="000000"/>
              <w:left w:val="single" w:sz="4" w:space="0" w:color="000000"/>
              <w:bottom w:val="single" w:sz="4" w:space="0" w:color="000000"/>
            </w:tcBorders>
          </w:tcPr>
          <w:p w14:paraId="3CE1C3FE"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What was the result of the </w:t>
            </w:r>
            <w:r w:rsidRPr="00BE068B">
              <w:rPr>
                <w:rFonts w:ascii="Gill Sans MT" w:hAnsi="Gill Sans MT" w:cs="ArialNarrow"/>
                <w:b/>
              </w:rPr>
              <w:t>ERRATIC RAINS</w:t>
            </w:r>
            <w:r w:rsidRPr="00BE068B">
              <w:rPr>
                <w:rFonts w:ascii="Gill Sans MT" w:hAnsi="Gill Sans MT" w:cs="ArialNarrow"/>
              </w:rPr>
              <w:t xml:space="preserve"> on your HH?</w:t>
            </w:r>
          </w:p>
          <w:p w14:paraId="3D52283A" w14:textId="3C28C47C" w:rsidR="00134A66" w:rsidRPr="00BE068B" w:rsidRDefault="00134A66" w:rsidP="00747FDE">
            <w:pPr>
              <w:spacing w:after="0"/>
              <w:rPr>
                <w:rFonts w:ascii="Gill Sans MT" w:hAnsi="Gill Sans MT"/>
                <w:color w:val="000000"/>
              </w:rPr>
            </w:pPr>
            <w:r w:rsidRPr="00BE068B">
              <w:rPr>
                <w:rFonts w:ascii="Gill Sans MT" w:hAnsi="Gill Sans MT"/>
                <w:bCs/>
                <w:i/>
              </w:rPr>
              <w:t>Select all that apply</w:t>
            </w:r>
          </w:p>
        </w:tc>
        <w:tc>
          <w:tcPr>
            <w:tcW w:w="4319" w:type="dxa"/>
            <w:gridSpan w:val="4"/>
            <w:tcBorders>
              <w:top w:val="single" w:sz="4" w:space="0" w:color="000000"/>
              <w:bottom w:val="single" w:sz="4" w:space="0" w:color="000000"/>
              <w:right w:val="single" w:sz="18" w:space="0" w:color="000000"/>
            </w:tcBorders>
          </w:tcPr>
          <w:p w14:paraId="13DE0B58"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1=Reduced crop yield</w:t>
            </w:r>
          </w:p>
          <w:p w14:paraId="4865F361"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2=Crop failure</w:t>
            </w:r>
          </w:p>
          <w:p w14:paraId="0A36A3D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3=Reduced HH consumption</w:t>
            </w:r>
          </w:p>
          <w:p w14:paraId="6D38FDA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4=Loss of assets</w:t>
            </w:r>
          </w:p>
          <w:p w14:paraId="3E6885A7"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5=Loss of income</w:t>
            </w:r>
          </w:p>
          <w:p w14:paraId="4ADC2D5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6=Livestock sickness</w:t>
            </w:r>
          </w:p>
          <w:p w14:paraId="7BC3212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7=Livestock death</w:t>
            </w:r>
          </w:p>
          <w:p w14:paraId="07DB3C1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8=Human sickness</w:t>
            </w:r>
          </w:p>
          <w:p w14:paraId="009C37D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9=Human death</w:t>
            </w:r>
          </w:p>
          <w:p w14:paraId="0417CB0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10=Pests or diseases that affected the crops before they were harvested</w:t>
            </w:r>
          </w:p>
          <w:p w14:paraId="1FD5097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lastRenderedPageBreak/>
              <w:t xml:space="preserve">11=Pests or diseases </w:t>
            </w:r>
            <w:proofErr w:type="spellStart"/>
            <w:r w:rsidRPr="00BE068B">
              <w:rPr>
                <w:rFonts w:ascii="Gill Sans MT" w:hAnsi="Gill Sans MT" w:cs="Times New Roman"/>
                <w:w w:val="105"/>
              </w:rPr>
              <w:t>tha</w:t>
            </w:r>
            <w:proofErr w:type="spellEnd"/>
            <w:r w:rsidRPr="00BE068B">
              <w:rPr>
                <w:rFonts w:ascii="Gill Sans MT" w:hAnsi="Gill Sans MT" w:cs="Times New Roman"/>
                <w:w w:val="105"/>
              </w:rPr>
              <w:t xml:space="preserve"> led to crop/storage losses</w:t>
            </w:r>
          </w:p>
          <w:p w14:paraId="4AD9D0F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12=Pests or diseases that affected livestock</w:t>
            </w:r>
          </w:p>
          <w:p w14:paraId="21336CE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p w14:paraId="4CE5231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0D7F44E1"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66822F52"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lastRenderedPageBreak/>
              <w:t>(Code)</w:t>
            </w:r>
          </w:p>
        </w:tc>
      </w:tr>
      <w:tr w:rsidR="00747FDE" w:rsidRPr="00BE068B" w14:paraId="51E525D3"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5D36988C" w14:textId="27260F9C"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lastRenderedPageBreak/>
              <w:t>P24</w:t>
            </w:r>
          </w:p>
        </w:tc>
        <w:tc>
          <w:tcPr>
            <w:tcW w:w="4463" w:type="dxa"/>
            <w:tcBorders>
              <w:top w:val="single" w:sz="4" w:space="0" w:color="000000"/>
              <w:left w:val="single" w:sz="4" w:space="0" w:color="000000"/>
              <w:bottom w:val="single" w:sz="4" w:space="0" w:color="000000"/>
            </w:tcBorders>
          </w:tcPr>
          <w:p w14:paraId="5F85ABD3"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Thinking of the worst </w:t>
            </w:r>
            <w:r w:rsidRPr="00BE068B">
              <w:rPr>
                <w:rFonts w:ascii="Gill Sans MT" w:hAnsi="Gill Sans MT" w:cs="ArialNarrow"/>
                <w:b/>
              </w:rPr>
              <w:t>ERRATIC RAINS</w:t>
            </w:r>
            <w:r w:rsidRPr="00BE068B">
              <w:rPr>
                <w:rFonts w:ascii="Gill Sans MT" w:hAnsi="Gill Sans MT" w:cs="ArialNarrow"/>
              </w:rPr>
              <w:t xml:space="preserve"> that your household experienced, what adjustments/adaptations did your household make during the drought?</w:t>
            </w:r>
          </w:p>
          <w:p w14:paraId="12872B46" w14:textId="261DB624" w:rsidR="00134A66" w:rsidRPr="00BE068B" w:rsidRDefault="00134A66" w:rsidP="00747FDE">
            <w:pPr>
              <w:spacing w:after="0"/>
              <w:rPr>
                <w:rFonts w:ascii="Gill Sans MT" w:hAnsi="Gill Sans MT"/>
                <w:color w:val="000000"/>
              </w:rPr>
            </w:pPr>
            <w:r w:rsidRPr="00BE068B">
              <w:rPr>
                <w:rFonts w:ascii="Gill Sans MT" w:hAnsi="Gill Sans MT"/>
                <w:bCs/>
                <w:i/>
              </w:rPr>
              <w:t>Select all that apply</w:t>
            </w:r>
          </w:p>
        </w:tc>
        <w:tc>
          <w:tcPr>
            <w:tcW w:w="4319" w:type="dxa"/>
            <w:gridSpan w:val="4"/>
            <w:tcBorders>
              <w:top w:val="single" w:sz="4" w:space="0" w:color="000000"/>
              <w:bottom w:val="single" w:sz="4" w:space="0" w:color="000000"/>
              <w:right w:val="single" w:sz="18" w:space="0" w:color="000000"/>
            </w:tcBorders>
          </w:tcPr>
          <w:p w14:paraId="6693CBE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4F036FCF"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316B0DB8"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EE8F062" w14:textId="7A31A737" w:rsidR="00747FDE" w:rsidRPr="00BE068B" w:rsidRDefault="00134A66" w:rsidP="00747FDE">
            <w:pPr>
              <w:spacing w:after="0"/>
              <w:rPr>
                <w:rFonts w:ascii="Gill Sans MT" w:hAnsi="Gill Sans MT"/>
              </w:rPr>
            </w:pPr>
            <w:r w:rsidRPr="00BE068B">
              <w:rPr>
                <w:rFonts w:ascii="Gill Sans MT" w:hAnsi="Gill Sans MT"/>
              </w:rPr>
              <w:t>P24b</w:t>
            </w:r>
          </w:p>
        </w:tc>
        <w:tc>
          <w:tcPr>
            <w:tcW w:w="4463" w:type="dxa"/>
            <w:tcBorders>
              <w:left w:val="single" w:sz="4" w:space="0" w:color="auto"/>
              <w:right w:val="single" w:sz="18" w:space="0" w:color="000000"/>
            </w:tcBorders>
          </w:tcPr>
          <w:p w14:paraId="295ACC8D"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1B65F4BF"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304835B8"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72FA0683" w14:textId="5DE8D720"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P25</w:t>
            </w:r>
          </w:p>
        </w:tc>
        <w:tc>
          <w:tcPr>
            <w:tcW w:w="4463" w:type="dxa"/>
            <w:tcBorders>
              <w:top w:val="single" w:sz="4" w:space="0" w:color="000000"/>
              <w:left w:val="single" w:sz="4" w:space="0" w:color="000000"/>
              <w:bottom w:val="single" w:sz="4" w:space="0" w:color="000000"/>
            </w:tcBorders>
          </w:tcPr>
          <w:p w14:paraId="5CE1398D"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 xml:space="preserve">Are there any changes you wanted to make but were unable to make? </w:t>
            </w:r>
          </w:p>
          <w:p w14:paraId="7CD8B20B" w14:textId="4769B216" w:rsidR="00134A66" w:rsidRPr="00BE068B" w:rsidRDefault="00134A66" w:rsidP="00747FDE">
            <w:pPr>
              <w:spacing w:after="0"/>
              <w:rPr>
                <w:rFonts w:ascii="Gill Sans MT" w:hAnsi="Gill Sans MT"/>
                <w:color w:val="000000"/>
              </w:rPr>
            </w:pPr>
            <w:r w:rsidRPr="00BE068B">
              <w:rPr>
                <w:rFonts w:ascii="Gill Sans MT" w:hAnsi="Gill Sans MT"/>
                <w:bCs/>
                <w:i/>
              </w:rPr>
              <w:t>Select all that apply</w:t>
            </w:r>
          </w:p>
        </w:tc>
        <w:tc>
          <w:tcPr>
            <w:tcW w:w="4319" w:type="dxa"/>
            <w:gridSpan w:val="4"/>
            <w:tcBorders>
              <w:top w:val="single" w:sz="4" w:space="0" w:color="000000"/>
              <w:bottom w:val="single" w:sz="4" w:space="0" w:color="000000"/>
              <w:right w:val="single" w:sz="18" w:space="0" w:color="000000"/>
            </w:tcBorders>
          </w:tcPr>
          <w:p w14:paraId="203343E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69C11B7B"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3F9976CD"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D41AD3B" w14:textId="4891C110" w:rsidR="00747FDE" w:rsidRPr="00BE068B" w:rsidRDefault="00134A66" w:rsidP="00747FDE">
            <w:pPr>
              <w:spacing w:after="0"/>
              <w:rPr>
                <w:rFonts w:ascii="Gill Sans MT" w:hAnsi="Gill Sans MT"/>
              </w:rPr>
            </w:pPr>
            <w:r w:rsidRPr="00BE068B">
              <w:rPr>
                <w:rFonts w:ascii="Gill Sans MT" w:hAnsi="Gill Sans MT"/>
              </w:rPr>
              <w:t>P25b</w:t>
            </w:r>
          </w:p>
        </w:tc>
        <w:tc>
          <w:tcPr>
            <w:tcW w:w="4463" w:type="dxa"/>
            <w:tcBorders>
              <w:left w:val="single" w:sz="4" w:space="0" w:color="auto"/>
              <w:right w:val="single" w:sz="18" w:space="0" w:color="000000"/>
            </w:tcBorders>
          </w:tcPr>
          <w:p w14:paraId="3B9FA506"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768AA2EE"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2CB393A4"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7D6F7780" w14:textId="1AA865DF"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P26</w:t>
            </w:r>
          </w:p>
        </w:tc>
        <w:tc>
          <w:tcPr>
            <w:tcW w:w="4463" w:type="dxa"/>
            <w:tcBorders>
              <w:top w:val="single" w:sz="4" w:space="0" w:color="000000"/>
              <w:left w:val="single" w:sz="4" w:space="0" w:color="000000"/>
              <w:bottom w:val="single" w:sz="4" w:space="0" w:color="000000"/>
            </w:tcBorders>
          </w:tcPr>
          <w:p w14:paraId="7F175C68"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If so, why did you not make those changes?</w:t>
            </w:r>
          </w:p>
          <w:p w14:paraId="38487252" w14:textId="3E4105BB" w:rsidR="00134A66" w:rsidRPr="00BE068B" w:rsidRDefault="00134A66" w:rsidP="00747FDE">
            <w:pPr>
              <w:spacing w:after="0"/>
              <w:rPr>
                <w:rFonts w:ascii="Gill Sans MT" w:hAnsi="Gill Sans MT"/>
                <w:color w:val="000000"/>
              </w:rPr>
            </w:pPr>
            <w:r w:rsidRPr="00BE068B">
              <w:rPr>
                <w:rFonts w:ascii="Gill Sans MT" w:hAnsi="Gill Sans MT"/>
                <w:bCs/>
                <w:i/>
              </w:rPr>
              <w:t>Select all that apply</w:t>
            </w:r>
          </w:p>
        </w:tc>
        <w:tc>
          <w:tcPr>
            <w:tcW w:w="4319" w:type="dxa"/>
            <w:gridSpan w:val="4"/>
            <w:tcBorders>
              <w:top w:val="single" w:sz="4" w:space="0" w:color="000000"/>
              <w:bottom w:val="single" w:sz="4" w:space="0" w:color="000000"/>
              <w:right w:val="single" w:sz="18" w:space="0" w:color="000000"/>
            </w:tcBorders>
          </w:tcPr>
          <w:p w14:paraId="4E568157"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1=Lack of money</w:t>
            </w:r>
          </w:p>
          <w:p w14:paraId="67ACC05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2=Lack of information</w:t>
            </w:r>
          </w:p>
          <w:p w14:paraId="695CC737"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3=Shortage of labor</w:t>
            </w:r>
          </w:p>
          <w:p w14:paraId="2753667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4=Shortage of Land</w:t>
            </w:r>
          </w:p>
          <w:p w14:paraId="458FBDA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366A7266"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38463E40"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0033B33A" w14:textId="4958D46F" w:rsidR="00747FDE" w:rsidRPr="00BE068B" w:rsidRDefault="00134A66" w:rsidP="00747FDE">
            <w:pPr>
              <w:spacing w:after="0"/>
              <w:rPr>
                <w:rFonts w:ascii="Gill Sans MT" w:hAnsi="Gill Sans MT"/>
              </w:rPr>
            </w:pPr>
            <w:r w:rsidRPr="00BE068B">
              <w:rPr>
                <w:rFonts w:ascii="Gill Sans MT" w:hAnsi="Gill Sans MT"/>
              </w:rPr>
              <w:t>P26b</w:t>
            </w:r>
          </w:p>
        </w:tc>
        <w:tc>
          <w:tcPr>
            <w:tcW w:w="4463" w:type="dxa"/>
            <w:tcBorders>
              <w:left w:val="single" w:sz="4" w:space="0" w:color="auto"/>
              <w:right w:val="single" w:sz="18" w:space="0" w:color="000000"/>
            </w:tcBorders>
          </w:tcPr>
          <w:p w14:paraId="5A6F77D5"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01551654"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10183193"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79CEFDC1" w14:textId="6FDA778B"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P27</w:t>
            </w:r>
          </w:p>
        </w:tc>
        <w:tc>
          <w:tcPr>
            <w:tcW w:w="4463" w:type="dxa"/>
            <w:tcBorders>
              <w:top w:val="single" w:sz="4" w:space="0" w:color="000000"/>
              <w:left w:val="single" w:sz="4" w:space="0" w:color="000000"/>
              <w:bottom w:val="single" w:sz="4" w:space="0" w:color="000000"/>
            </w:tcBorders>
          </w:tcPr>
          <w:p w14:paraId="53C53B9A" w14:textId="77777777" w:rsidR="00747FDE" w:rsidRPr="00BE068B" w:rsidRDefault="00747FDE" w:rsidP="00747FDE">
            <w:pPr>
              <w:spacing w:after="0"/>
              <w:rPr>
                <w:rFonts w:ascii="Gill Sans MT" w:hAnsi="Gill Sans MT"/>
                <w:bCs/>
              </w:rPr>
            </w:pPr>
            <w:r w:rsidRPr="00BE068B">
              <w:rPr>
                <w:rFonts w:ascii="Gill Sans MT" w:hAnsi="Gill Sans MT"/>
                <w:bCs/>
              </w:rPr>
              <w:t>How did your household cope with this shock?</w:t>
            </w:r>
          </w:p>
          <w:p w14:paraId="14E9DEFC" w14:textId="508C543E" w:rsidR="00134A66" w:rsidRPr="00BE068B" w:rsidRDefault="00134A66" w:rsidP="00747FDE">
            <w:pPr>
              <w:spacing w:after="0"/>
              <w:rPr>
                <w:rFonts w:ascii="Gill Sans MT" w:hAnsi="Gill Sans MT"/>
                <w:i/>
                <w:color w:val="000000"/>
              </w:rPr>
            </w:pPr>
            <w:r w:rsidRPr="00BE068B">
              <w:rPr>
                <w:rFonts w:ascii="Gill Sans MT" w:hAnsi="Gill Sans MT"/>
                <w:bCs/>
                <w:i/>
              </w:rPr>
              <w:t xml:space="preserve">Select all that apply </w:t>
            </w:r>
          </w:p>
        </w:tc>
        <w:tc>
          <w:tcPr>
            <w:tcW w:w="4319" w:type="dxa"/>
            <w:gridSpan w:val="4"/>
            <w:tcBorders>
              <w:top w:val="single" w:sz="4" w:space="0" w:color="000000"/>
              <w:bottom w:val="single" w:sz="4" w:space="0" w:color="000000"/>
              <w:right w:val="single" w:sz="18" w:space="0" w:color="000000"/>
            </w:tcBorders>
          </w:tcPr>
          <w:p w14:paraId="6B1C256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 = Harvest more forest products</w:t>
            </w:r>
          </w:p>
          <w:p w14:paraId="31D4325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 = Harvest more wild foods not found in the forest</w:t>
            </w:r>
          </w:p>
          <w:p w14:paraId="349D187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 = Harvest more agricultural products</w:t>
            </w:r>
          </w:p>
          <w:p w14:paraId="09C1532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 = Spend cash savings</w:t>
            </w:r>
          </w:p>
          <w:p w14:paraId="58A077B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 = Sell assets (Land, livestock, etc.)</w:t>
            </w:r>
          </w:p>
          <w:p w14:paraId="1F1D217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 = Do extra casual labor</w:t>
            </w:r>
          </w:p>
          <w:p w14:paraId="3B9A7DD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 = Assistance from friends or relatives</w:t>
            </w:r>
          </w:p>
          <w:p w14:paraId="30DB961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8 = Assistance from NGO, community organization, religious organization, </w:t>
            </w:r>
            <w:proofErr w:type="spellStart"/>
            <w:r w:rsidRPr="00BE068B">
              <w:rPr>
                <w:rFonts w:ascii="Gill Sans MT" w:hAnsi="Gill Sans MT" w:cs="Times New Roman"/>
                <w:w w:val="105"/>
              </w:rPr>
              <w:t>etc</w:t>
            </w:r>
            <w:proofErr w:type="spellEnd"/>
          </w:p>
          <w:p w14:paraId="731A1ED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9 = Get loan from money lender, </w:t>
            </w:r>
            <w:proofErr w:type="gramStart"/>
            <w:r w:rsidRPr="00BE068B">
              <w:rPr>
                <w:rFonts w:ascii="Gill Sans MT" w:hAnsi="Gill Sans MT" w:cs="Times New Roman"/>
                <w:w w:val="105"/>
              </w:rPr>
              <w:t>credit ,associations</w:t>
            </w:r>
            <w:proofErr w:type="gramEnd"/>
            <w:r w:rsidRPr="00BE068B">
              <w:rPr>
                <w:rFonts w:ascii="Gill Sans MT" w:hAnsi="Gill Sans MT" w:cs="Times New Roman"/>
                <w:w w:val="105"/>
              </w:rPr>
              <w:t xml:space="preserve">, </w:t>
            </w:r>
            <w:proofErr w:type="spellStart"/>
            <w:r w:rsidRPr="00BE068B">
              <w:rPr>
                <w:rFonts w:ascii="Gill Sans MT" w:hAnsi="Gill Sans MT" w:cs="Times New Roman"/>
                <w:w w:val="105"/>
              </w:rPr>
              <w:t>etc</w:t>
            </w:r>
            <w:proofErr w:type="spellEnd"/>
          </w:p>
          <w:p w14:paraId="4C1EDFB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 = Reduce household spending</w:t>
            </w:r>
          </w:p>
          <w:p w14:paraId="5778A09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11 = Did nothing in particular</w:t>
            </w:r>
          </w:p>
          <w:p w14:paraId="49B543B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49F3267C"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719E504D"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0B3295AB" w14:textId="2B290BCE" w:rsidR="00747FDE" w:rsidRPr="00BE068B" w:rsidRDefault="00134A66" w:rsidP="00747FDE">
            <w:pPr>
              <w:spacing w:after="0"/>
              <w:rPr>
                <w:rFonts w:ascii="Gill Sans MT" w:hAnsi="Gill Sans MT"/>
              </w:rPr>
            </w:pPr>
            <w:r w:rsidRPr="00BE068B">
              <w:rPr>
                <w:rFonts w:ascii="Gill Sans MT" w:hAnsi="Gill Sans MT"/>
              </w:rPr>
              <w:t>P27b</w:t>
            </w:r>
          </w:p>
        </w:tc>
        <w:tc>
          <w:tcPr>
            <w:tcW w:w="4463" w:type="dxa"/>
            <w:tcBorders>
              <w:left w:val="single" w:sz="4" w:space="0" w:color="auto"/>
              <w:right w:val="single" w:sz="18" w:space="0" w:color="000000"/>
            </w:tcBorders>
          </w:tcPr>
          <w:p w14:paraId="2EA47C9E"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774D756A"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bl>
    <w:p w14:paraId="617B9048" w14:textId="77777777" w:rsidR="00747FDE" w:rsidRPr="00BE068B" w:rsidRDefault="00747FDE" w:rsidP="00747FDE">
      <w:pPr>
        <w:autoSpaceDE w:val="0"/>
        <w:autoSpaceDN w:val="0"/>
        <w:adjustRightInd w:val="0"/>
        <w:spacing w:after="0" w:line="240" w:lineRule="auto"/>
        <w:contextualSpacing/>
        <w:rPr>
          <w:rFonts w:ascii="Gill Sans MT" w:hAnsi="Gill Sans MT" w:cs="ArialNarrow"/>
        </w:rPr>
      </w:pPr>
    </w:p>
    <w:tbl>
      <w:tblPr>
        <w:tblStyle w:val="TableGrid"/>
        <w:tblW w:w="9808" w:type="dxa"/>
        <w:jc w:val="center"/>
        <w:tblCellMar>
          <w:left w:w="29" w:type="dxa"/>
          <w:right w:w="29" w:type="dxa"/>
        </w:tblCellMar>
        <w:tblLook w:val="04A0" w:firstRow="1" w:lastRow="0" w:firstColumn="1" w:lastColumn="0" w:noHBand="0" w:noVBand="1"/>
      </w:tblPr>
      <w:tblGrid>
        <w:gridCol w:w="5395"/>
        <w:gridCol w:w="4413"/>
      </w:tblGrid>
      <w:tr w:rsidR="00747FDE" w:rsidRPr="00BE068B" w14:paraId="2CFB1983" w14:textId="77777777" w:rsidTr="00134A66">
        <w:trPr>
          <w:jc w:val="center"/>
        </w:trPr>
        <w:tc>
          <w:tcPr>
            <w:tcW w:w="9808" w:type="dxa"/>
            <w:gridSpan w:val="2"/>
          </w:tcPr>
          <w:p w14:paraId="5C5B132A" w14:textId="77777777" w:rsidR="00747FDE" w:rsidRPr="00BE068B" w:rsidRDefault="00747FDE" w:rsidP="00747FDE">
            <w:pPr>
              <w:contextualSpacing/>
              <w:rPr>
                <w:rFonts w:ascii="Gill Sans MT" w:hAnsi="Gill Sans MT"/>
                <w:b/>
                <w:sz w:val="20"/>
              </w:rPr>
            </w:pPr>
            <w:r w:rsidRPr="00BE068B">
              <w:rPr>
                <w:rFonts w:ascii="Gill Sans MT" w:hAnsi="Gill Sans MT"/>
                <w:b/>
                <w:sz w:val="20"/>
              </w:rPr>
              <w:t>Adjustments/adaptations made</w:t>
            </w:r>
          </w:p>
        </w:tc>
      </w:tr>
      <w:tr w:rsidR="00747FDE" w:rsidRPr="00BE068B" w14:paraId="6A854CCA" w14:textId="77777777" w:rsidTr="00134A66">
        <w:trPr>
          <w:jc w:val="center"/>
        </w:trPr>
        <w:tc>
          <w:tcPr>
            <w:tcW w:w="5395" w:type="dxa"/>
          </w:tcPr>
          <w:p w14:paraId="380E759B" w14:textId="77777777" w:rsidR="00747FDE" w:rsidRPr="00BE068B" w:rsidRDefault="00747FDE" w:rsidP="00747FDE">
            <w:pPr>
              <w:contextualSpacing/>
              <w:rPr>
                <w:rFonts w:ascii="Gill Sans MT" w:hAnsi="Gill Sans MT"/>
                <w:sz w:val="18"/>
              </w:rPr>
            </w:pPr>
            <w:r w:rsidRPr="00BE068B">
              <w:rPr>
                <w:rFonts w:ascii="Gill Sans MT" w:hAnsi="Gill Sans MT"/>
                <w:sz w:val="18"/>
              </w:rPr>
              <w:t>1=Construction of wells/</w:t>
            </w:r>
            <w:proofErr w:type="spellStart"/>
            <w:r w:rsidRPr="00BE068B">
              <w:rPr>
                <w:rFonts w:ascii="Gill Sans MT" w:hAnsi="Gill Sans MT"/>
                <w:sz w:val="18"/>
              </w:rPr>
              <w:t>borewells</w:t>
            </w:r>
            <w:proofErr w:type="spellEnd"/>
            <w:r w:rsidRPr="00BE068B">
              <w:rPr>
                <w:rFonts w:ascii="Gill Sans MT" w:hAnsi="Gill Sans MT"/>
                <w:sz w:val="18"/>
              </w:rPr>
              <w:t xml:space="preserve">/deepening of wells </w:t>
            </w:r>
          </w:p>
          <w:p w14:paraId="1DC28BEF" w14:textId="77777777" w:rsidR="00747FDE" w:rsidRPr="00BE068B" w:rsidRDefault="00747FDE" w:rsidP="00747FDE">
            <w:pPr>
              <w:contextualSpacing/>
              <w:rPr>
                <w:rFonts w:ascii="Gill Sans MT" w:hAnsi="Gill Sans MT"/>
                <w:sz w:val="18"/>
              </w:rPr>
            </w:pPr>
            <w:r w:rsidRPr="00BE068B">
              <w:rPr>
                <w:rFonts w:ascii="Gill Sans MT" w:hAnsi="Gill Sans MT"/>
                <w:sz w:val="18"/>
              </w:rPr>
              <w:t>2=Invest in irrigation practices that reduce water use (drip irrigation/sprinklers)</w:t>
            </w:r>
          </w:p>
          <w:p w14:paraId="4B7F1462"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3=Build a water harvesting scheme </w:t>
            </w:r>
          </w:p>
          <w:p w14:paraId="653DD528" w14:textId="77777777" w:rsidR="00747FDE" w:rsidRPr="00BE068B" w:rsidRDefault="00747FDE" w:rsidP="00747FDE">
            <w:pPr>
              <w:contextualSpacing/>
              <w:rPr>
                <w:rFonts w:ascii="Gill Sans MT" w:hAnsi="Gill Sans MT"/>
                <w:sz w:val="18"/>
              </w:rPr>
            </w:pPr>
            <w:r w:rsidRPr="00BE068B">
              <w:rPr>
                <w:rFonts w:ascii="Gill Sans MT" w:hAnsi="Gill Sans MT"/>
                <w:sz w:val="18"/>
              </w:rPr>
              <w:lastRenderedPageBreak/>
              <w:t>4=Soil conservation techniques (farm bunds, farm ponds</w:t>
            </w:r>
          </w:p>
          <w:p w14:paraId="10274C68"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5=Add manure or mulch to increase soil moisture </w:t>
            </w:r>
          </w:p>
          <w:p w14:paraId="4EAAE256"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6=Crop water budgeting  </w:t>
            </w:r>
          </w:p>
          <w:p w14:paraId="0CB9CBB2"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7=Change crop variety/diversification  </w:t>
            </w:r>
          </w:p>
          <w:p w14:paraId="4EC825F5"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8=Shift to market or cash crops </w:t>
            </w:r>
          </w:p>
          <w:p w14:paraId="6F650DFB"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9=Plant drought resistant crops </w:t>
            </w:r>
          </w:p>
          <w:p w14:paraId="12D63831"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10=Plant earlier/later </w:t>
            </w:r>
          </w:p>
        </w:tc>
        <w:tc>
          <w:tcPr>
            <w:tcW w:w="4413" w:type="dxa"/>
          </w:tcPr>
          <w:p w14:paraId="3F3679C1" w14:textId="77777777" w:rsidR="00747FDE" w:rsidRPr="00BE068B" w:rsidRDefault="00747FDE" w:rsidP="00747FDE">
            <w:pPr>
              <w:contextualSpacing/>
              <w:rPr>
                <w:rFonts w:ascii="Gill Sans MT" w:hAnsi="Gill Sans MT"/>
                <w:sz w:val="18"/>
              </w:rPr>
            </w:pPr>
            <w:r w:rsidRPr="00BE068B">
              <w:rPr>
                <w:rFonts w:ascii="Gill Sans MT" w:hAnsi="Gill Sans MT"/>
                <w:sz w:val="18"/>
              </w:rPr>
              <w:lastRenderedPageBreak/>
              <w:t xml:space="preserve">11=Agroforestry  </w:t>
            </w:r>
          </w:p>
          <w:p w14:paraId="27E9C5AB"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12=Consult weather forecasts  </w:t>
            </w:r>
          </w:p>
          <w:p w14:paraId="4E5101D1"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13=Change from crop to livestock/mixed farming  </w:t>
            </w:r>
          </w:p>
          <w:p w14:paraId="14BFA0D2"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14=Reduce number of livestock  </w:t>
            </w:r>
          </w:p>
          <w:p w14:paraId="16894F5D" w14:textId="77777777" w:rsidR="00747FDE" w:rsidRPr="00BE068B" w:rsidRDefault="00747FDE" w:rsidP="00747FDE">
            <w:pPr>
              <w:contextualSpacing/>
              <w:rPr>
                <w:rFonts w:ascii="Gill Sans MT" w:hAnsi="Gill Sans MT"/>
                <w:sz w:val="18"/>
              </w:rPr>
            </w:pPr>
            <w:r w:rsidRPr="00BE068B">
              <w:rPr>
                <w:rFonts w:ascii="Gill Sans MT" w:hAnsi="Gill Sans MT"/>
                <w:sz w:val="18"/>
              </w:rPr>
              <w:lastRenderedPageBreak/>
              <w:t xml:space="preserve">15=Buy crop insurance </w:t>
            </w:r>
          </w:p>
          <w:p w14:paraId="2CB669AB"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16=Borrow money (e.g. from bank or family)   </w:t>
            </w:r>
          </w:p>
          <w:p w14:paraId="6D009884"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17=Invest in bank seed/grain bank at community level  </w:t>
            </w:r>
          </w:p>
          <w:p w14:paraId="4AE7E029"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18=Migrate to urban area/find off farm job  </w:t>
            </w:r>
          </w:p>
          <w:p w14:paraId="3C8F676D"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19=Lease your land  </w:t>
            </w:r>
          </w:p>
          <w:p w14:paraId="647F94F7"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20=Spend more money on children’s education </w:t>
            </w:r>
          </w:p>
          <w:p w14:paraId="0D82B5CE" w14:textId="77777777" w:rsidR="00747FDE" w:rsidRPr="00BE068B" w:rsidRDefault="00747FDE" w:rsidP="00747FDE">
            <w:pPr>
              <w:contextualSpacing/>
              <w:rPr>
                <w:rFonts w:ascii="Gill Sans MT" w:hAnsi="Gill Sans MT" w:cs="ArialNarrow"/>
                <w:sz w:val="18"/>
              </w:rPr>
            </w:pPr>
            <w:r w:rsidRPr="00BE068B">
              <w:rPr>
                <w:rFonts w:ascii="Gill Sans MT" w:hAnsi="Gill Sans MT"/>
                <w:sz w:val="18"/>
              </w:rPr>
              <w:t>97=Other, please</w:t>
            </w:r>
          </w:p>
        </w:tc>
      </w:tr>
    </w:tbl>
    <w:p w14:paraId="16DFE0FD" w14:textId="77777777" w:rsidR="00747FDE" w:rsidRPr="00BE068B" w:rsidRDefault="00747FDE" w:rsidP="00747FDE">
      <w:pPr>
        <w:spacing w:after="0" w:line="240" w:lineRule="auto"/>
        <w:contextualSpacing/>
        <w:rPr>
          <w:rFonts w:ascii="Gill Sans MT" w:hAnsi="Gill Sans MT"/>
        </w:rPr>
      </w:pPr>
    </w:p>
    <w:p w14:paraId="78CEA7D3" w14:textId="6A6C31F4" w:rsidR="00747FDE" w:rsidRPr="00BE068B" w:rsidRDefault="00134A66" w:rsidP="001512DD">
      <w:pPr>
        <w:spacing w:after="0" w:line="240" w:lineRule="auto"/>
        <w:contextualSpacing/>
        <w:rPr>
          <w:rFonts w:ascii="Gill Sans MT" w:hAnsi="Gill Sans MT"/>
          <w:b/>
        </w:rPr>
      </w:pPr>
      <w:r w:rsidRPr="00BE068B">
        <w:rPr>
          <w:rFonts w:ascii="Gill Sans MT" w:hAnsi="Gill Sans MT"/>
          <w:b/>
        </w:rPr>
        <w:t xml:space="preserve">Section Q: </w:t>
      </w:r>
      <w:commentRangeStart w:id="491"/>
      <w:r w:rsidRPr="00BE068B">
        <w:rPr>
          <w:rFonts w:ascii="Gill Sans MT" w:hAnsi="Gill Sans MT"/>
          <w:b/>
        </w:rPr>
        <w:t>Relationships</w:t>
      </w:r>
      <w:commentRangeEnd w:id="491"/>
      <w:r w:rsidR="0029538B" w:rsidRPr="00BE068B">
        <w:rPr>
          <w:rStyle w:val="CommentReference"/>
          <w:rFonts w:ascii="Gill Sans MT" w:hAnsi="Gill Sans MT"/>
        </w:rPr>
        <w:commentReference w:id="491"/>
      </w:r>
      <w:r w:rsidRPr="00BE068B">
        <w:rPr>
          <w:rFonts w:ascii="Gill Sans MT" w:hAnsi="Gill Sans MT"/>
          <w:b/>
        </w:rPr>
        <w:t xml:space="preserve"> </w:t>
      </w:r>
    </w:p>
    <w:p w14:paraId="2B0937B9" w14:textId="77777777" w:rsidR="00747FDE" w:rsidRPr="00BE068B" w:rsidRDefault="00747FDE" w:rsidP="001512DD">
      <w:pPr>
        <w:spacing w:after="0" w:line="240" w:lineRule="auto"/>
        <w:contextualSpacing/>
        <w:rPr>
          <w:rFonts w:ascii="Gill Sans MT" w:hAnsi="Gill Sans MT"/>
        </w:rPr>
      </w:pPr>
    </w:p>
    <w:tbl>
      <w:tblPr>
        <w:tblW w:w="10305" w:type="dxa"/>
        <w:tblInd w:w="-5" w:type="dxa"/>
        <w:tblLayout w:type="fixed"/>
        <w:tblCellMar>
          <w:left w:w="29" w:type="dxa"/>
          <w:right w:w="29" w:type="dxa"/>
        </w:tblCellMar>
        <w:tblLook w:val="0000" w:firstRow="0" w:lastRow="0" w:firstColumn="0" w:lastColumn="0" w:noHBand="0" w:noVBand="0"/>
      </w:tblPr>
      <w:tblGrid>
        <w:gridCol w:w="574"/>
        <w:gridCol w:w="4686"/>
        <w:gridCol w:w="4344"/>
        <w:gridCol w:w="701"/>
      </w:tblGrid>
      <w:tr w:rsidR="008250E0" w:rsidRPr="00BE068B" w14:paraId="6F48D000"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631EFF1C" w14:textId="2F5BF120"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Q.1</w:t>
            </w:r>
          </w:p>
        </w:tc>
        <w:tc>
          <w:tcPr>
            <w:tcW w:w="4686" w:type="dxa"/>
            <w:tcBorders>
              <w:top w:val="single" w:sz="4" w:space="0" w:color="000000"/>
              <w:left w:val="single" w:sz="4" w:space="0" w:color="auto"/>
              <w:bottom w:val="single" w:sz="4" w:space="0" w:color="000000"/>
            </w:tcBorders>
          </w:tcPr>
          <w:p w14:paraId="47675342" w14:textId="0872801B" w:rsidR="008250E0" w:rsidRPr="00BE068B" w:rsidRDefault="00205402" w:rsidP="008250E0">
            <w:pPr>
              <w:spacing w:afterLines="20" w:after="48" w:line="240" w:lineRule="auto"/>
              <w:ind w:left="8"/>
              <w:contextualSpacing/>
              <w:rPr>
                <w:rFonts w:ascii="Gill Sans MT" w:hAnsi="Gill Sans MT" w:cs="Times New Roman"/>
                <w:w w:val="105"/>
              </w:rPr>
            </w:pPr>
            <w:r w:rsidRPr="00BE068B">
              <w:rPr>
                <w:rFonts w:ascii="Gill Sans MT" w:hAnsi="Gill Sans MT" w:cs="Times New Roman"/>
                <w:w w:val="105"/>
              </w:rPr>
              <w:t>Is</w:t>
            </w:r>
            <w:commentRangeStart w:id="492"/>
            <w:r w:rsidR="008250E0" w:rsidRPr="00BE068B">
              <w:rPr>
                <w:rFonts w:ascii="Gill Sans MT" w:hAnsi="Gill Sans MT" w:cs="Times New Roman"/>
                <w:w w:val="105"/>
              </w:rPr>
              <w:t xml:space="preserve"> the headman in this village related to you or your spouse? (</w:t>
            </w:r>
            <w:proofErr w:type="spellStart"/>
            <w:proofErr w:type="gramStart"/>
            <w:r w:rsidR="008250E0" w:rsidRPr="00BE068B">
              <w:rPr>
                <w:rFonts w:ascii="Gill Sans MT" w:hAnsi="Gill Sans MT" w:cs="Times New Roman"/>
                <w:b/>
                <w:w w:val="105"/>
              </w:rPr>
              <w:t>headmanrelate</w:t>
            </w:r>
            <w:proofErr w:type="spellEnd"/>
            <w:proofErr w:type="gramEnd"/>
            <w:r w:rsidR="008250E0" w:rsidRPr="00BE068B">
              <w:rPr>
                <w:rFonts w:ascii="Gill Sans MT" w:hAnsi="Gill Sans MT" w:cs="Times New Roman"/>
                <w:w w:val="105"/>
              </w:rPr>
              <w:t>)</w:t>
            </w:r>
            <w:commentRangeEnd w:id="492"/>
            <w:r w:rsidR="00C3665F" w:rsidRPr="00BE068B">
              <w:rPr>
                <w:rStyle w:val="CommentReference"/>
                <w:rFonts w:ascii="Gill Sans MT" w:hAnsi="Gill Sans MT"/>
              </w:rPr>
              <w:commentReference w:id="492"/>
            </w:r>
          </w:p>
          <w:p w14:paraId="15730DF5" w14:textId="77777777"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Ask only if A11=1,2</w:t>
            </w:r>
          </w:p>
          <w:p w14:paraId="372DAF3D" w14:textId="79EB2666" w:rsidR="00205402" w:rsidRPr="00BE068B" w:rsidRDefault="00205402" w:rsidP="008250E0">
            <w:pPr>
              <w:spacing w:after="0"/>
              <w:rPr>
                <w:rFonts w:ascii="Gill Sans MT" w:eastAsia="Calibri" w:hAnsi="Gill Sans MT" w:cs="Times New Roman"/>
                <w:i/>
                <w:w w:val="105"/>
              </w:rPr>
            </w:pPr>
            <w:r w:rsidRPr="00BE068B">
              <w:rPr>
                <w:rFonts w:ascii="Gill Sans MT" w:hAnsi="Gill Sans MT" w:cs="Times New Roman"/>
                <w:i/>
                <w:w w:val="105"/>
              </w:rPr>
              <w:t>If 0, skip to Q5</w:t>
            </w:r>
          </w:p>
        </w:tc>
        <w:tc>
          <w:tcPr>
            <w:tcW w:w="4344" w:type="dxa"/>
            <w:tcBorders>
              <w:top w:val="single" w:sz="4" w:space="0" w:color="000000"/>
              <w:bottom w:val="single" w:sz="4" w:space="0" w:color="000000"/>
              <w:right w:val="single" w:sz="18" w:space="0" w:color="000000"/>
            </w:tcBorders>
          </w:tcPr>
          <w:p w14:paraId="6EA8775F" w14:textId="210D55A9" w:rsidR="008250E0" w:rsidRPr="00BE068B" w:rsidRDefault="00134A66" w:rsidP="008250E0">
            <w:pPr>
              <w:spacing w:after="0"/>
              <w:rPr>
                <w:rFonts w:ascii="Gill Sans MT" w:hAnsi="Gill Sans MT"/>
              </w:rPr>
            </w:pPr>
            <w:r w:rsidRPr="00BE068B">
              <w:rPr>
                <w:rFonts w:ascii="Gill Sans MT" w:hAnsi="Gill Sans MT"/>
              </w:rPr>
              <w:t>0</w:t>
            </w:r>
            <w:r w:rsidR="008250E0" w:rsidRPr="00BE068B">
              <w:rPr>
                <w:rFonts w:ascii="Gill Sans MT" w:hAnsi="Gill Sans MT"/>
              </w:rPr>
              <w:t>=No</w:t>
            </w:r>
          </w:p>
          <w:p w14:paraId="4FF86AE7" w14:textId="58090EE9" w:rsidR="008250E0" w:rsidRPr="00BE068B" w:rsidRDefault="00134A66" w:rsidP="008250E0">
            <w:pPr>
              <w:spacing w:after="0"/>
              <w:rPr>
                <w:rFonts w:ascii="Gill Sans MT" w:hAnsi="Gill Sans MT"/>
              </w:rPr>
            </w:pPr>
            <w:r w:rsidRPr="00BE068B">
              <w:rPr>
                <w:rFonts w:ascii="Gill Sans MT" w:hAnsi="Gill Sans MT"/>
              </w:rPr>
              <w:t>1</w:t>
            </w:r>
            <w:r w:rsidR="008250E0" w:rsidRPr="00BE068B">
              <w:rPr>
                <w:rFonts w:ascii="Gill Sans MT" w:hAnsi="Gill Sans MT"/>
              </w:rPr>
              <w:t>=Yes</w:t>
            </w:r>
            <w:r w:rsidR="008250E0" w:rsidRPr="00BE068B" w:rsidDel="00226116">
              <w:rPr>
                <w:rFonts w:ascii="Gill Sans MT" w:hAnsi="Gill Sans MT"/>
              </w:rPr>
              <w:t xml:space="preserve"> </w:t>
            </w:r>
          </w:p>
          <w:p w14:paraId="0829EF45"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4BCCEB41"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0F69F781"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524959FF"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57607C6C" w14:textId="753E336F"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Q.2</w:t>
            </w:r>
          </w:p>
        </w:tc>
        <w:tc>
          <w:tcPr>
            <w:tcW w:w="4686" w:type="dxa"/>
            <w:tcBorders>
              <w:top w:val="single" w:sz="4" w:space="0" w:color="000000"/>
              <w:left w:val="single" w:sz="4" w:space="0" w:color="auto"/>
              <w:bottom w:val="single" w:sz="4" w:space="0" w:color="000000"/>
            </w:tcBorders>
          </w:tcPr>
          <w:p w14:paraId="1606CD12" w14:textId="149A9FF7" w:rsidR="008250E0" w:rsidRPr="00BE068B" w:rsidRDefault="008250E0" w:rsidP="00205402">
            <w:pPr>
              <w:spacing w:afterLines="20" w:after="48" w:line="240" w:lineRule="auto"/>
              <w:contextualSpacing/>
              <w:rPr>
                <w:rFonts w:ascii="Gill Sans MT" w:hAnsi="Gill Sans MT" w:cs="Times New Roman"/>
                <w:w w:val="105"/>
              </w:rPr>
            </w:pPr>
            <w:r w:rsidRPr="00BE068B">
              <w:rPr>
                <w:rFonts w:ascii="Gill Sans MT" w:hAnsi="Gill Sans MT" w:cs="Times New Roman"/>
                <w:w w:val="105"/>
              </w:rPr>
              <w:t>Is the headman in this village related to either the head of household or the spouse of the head of household? (</w:t>
            </w:r>
            <w:proofErr w:type="gramStart"/>
            <w:r w:rsidRPr="00BE068B">
              <w:rPr>
                <w:rFonts w:ascii="Gill Sans MT" w:hAnsi="Gill Sans MT" w:cs="Times New Roman"/>
                <w:b/>
                <w:w w:val="105"/>
              </w:rPr>
              <w:t>headmanrelate1</w:t>
            </w:r>
            <w:proofErr w:type="gramEnd"/>
            <w:r w:rsidRPr="00BE068B">
              <w:rPr>
                <w:rFonts w:ascii="Gill Sans MT" w:hAnsi="Gill Sans MT" w:cs="Times New Roman"/>
                <w:w w:val="105"/>
              </w:rPr>
              <w:t>)</w:t>
            </w:r>
          </w:p>
          <w:p w14:paraId="0AF782D4" w14:textId="77777777"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Ask only if A11=3</w:t>
            </w:r>
          </w:p>
          <w:p w14:paraId="2B920EC8" w14:textId="55245942" w:rsidR="00205402" w:rsidRPr="00BE068B" w:rsidRDefault="00205402" w:rsidP="008250E0">
            <w:pPr>
              <w:spacing w:after="0"/>
              <w:rPr>
                <w:rFonts w:ascii="Gill Sans MT" w:eastAsia="Calibri" w:hAnsi="Gill Sans MT" w:cs="Times New Roman"/>
                <w:i/>
                <w:w w:val="105"/>
              </w:rPr>
            </w:pPr>
            <w:r w:rsidRPr="00BE068B">
              <w:rPr>
                <w:rFonts w:ascii="Gill Sans MT" w:hAnsi="Gill Sans MT" w:cs="Times New Roman"/>
                <w:i/>
                <w:w w:val="105"/>
              </w:rPr>
              <w:t>If 0, skip to Q6</w:t>
            </w:r>
          </w:p>
        </w:tc>
        <w:tc>
          <w:tcPr>
            <w:tcW w:w="4344" w:type="dxa"/>
            <w:tcBorders>
              <w:top w:val="single" w:sz="4" w:space="0" w:color="000000"/>
              <w:bottom w:val="single" w:sz="4" w:space="0" w:color="000000"/>
              <w:right w:val="single" w:sz="18" w:space="0" w:color="000000"/>
            </w:tcBorders>
          </w:tcPr>
          <w:p w14:paraId="63CDD923" w14:textId="77777777" w:rsidR="00134A66" w:rsidRPr="00BE068B" w:rsidRDefault="00134A66" w:rsidP="00134A66">
            <w:pPr>
              <w:spacing w:after="0"/>
              <w:rPr>
                <w:rFonts w:ascii="Gill Sans MT" w:hAnsi="Gill Sans MT"/>
              </w:rPr>
            </w:pPr>
            <w:r w:rsidRPr="00BE068B">
              <w:rPr>
                <w:rFonts w:ascii="Gill Sans MT" w:hAnsi="Gill Sans MT"/>
              </w:rPr>
              <w:t>0=No</w:t>
            </w:r>
          </w:p>
          <w:p w14:paraId="4E2860FA" w14:textId="5F2FDA34" w:rsidR="008250E0" w:rsidRPr="00BE068B" w:rsidRDefault="00134A66" w:rsidP="008250E0">
            <w:pPr>
              <w:spacing w:after="0"/>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7E1D2BEF"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402B7D37"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5F6F7787"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4EA7A6CF"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7309BBB2" w14:textId="6E482F38"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Q.3</w:t>
            </w:r>
          </w:p>
        </w:tc>
        <w:tc>
          <w:tcPr>
            <w:tcW w:w="4686" w:type="dxa"/>
            <w:tcBorders>
              <w:top w:val="single" w:sz="4" w:space="0" w:color="000000"/>
              <w:left w:val="single" w:sz="4" w:space="0" w:color="auto"/>
              <w:bottom w:val="single" w:sz="4" w:space="0" w:color="000000"/>
            </w:tcBorders>
          </w:tcPr>
          <w:p w14:paraId="25B2E9D4" w14:textId="77777777"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Q6. What is the relationship of the headman to you and/or your spouse? (</w:t>
            </w:r>
            <w:proofErr w:type="spellStart"/>
            <w:proofErr w:type="gramStart"/>
            <w:r w:rsidRPr="00BE068B">
              <w:rPr>
                <w:rFonts w:ascii="Gill Sans MT" w:hAnsi="Gill Sans MT" w:cs="Times New Roman"/>
                <w:b/>
              </w:rPr>
              <w:t>headmanrelatespec</w:t>
            </w:r>
            <w:proofErr w:type="spellEnd"/>
            <w:proofErr w:type="gramEnd"/>
            <w:r w:rsidRPr="00BE068B">
              <w:rPr>
                <w:rFonts w:ascii="Gill Sans MT" w:hAnsi="Gill Sans MT" w:cs="Times New Roman"/>
              </w:rPr>
              <w:t>)</w:t>
            </w:r>
          </w:p>
          <w:p w14:paraId="3CC7189A" w14:textId="77777777" w:rsidR="008250E0" w:rsidRPr="00BE068B" w:rsidRDefault="008250E0" w:rsidP="008250E0">
            <w:pPr>
              <w:spacing w:afterLines="20" w:after="48" w:line="240" w:lineRule="auto"/>
              <w:ind w:left="8"/>
              <w:contextualSpacing/>
              <w:rPr>
                <w:rFonts w:ascii="Gill Sans MT" w:hAnsi="Gill Sans MT" w:cs="Times New Roman"/>
                <w:w w:val="105"/>
              </w:rPr>
            </w:pPr>
            <w:r w:rsidRPr="00BE068B">
              <w:rPr>
                <w:rFonts w:ascii="Gill Sans MT" w:hAnsi="Gill Sans MT" w:cs="Times New Roman"/>
                <w:w w:val="105"/>
              </w:rPr>
              <w:t>Ask only if A11=1</w:t>
            </w:r>
          </w:p>
          <w:p w14:paraId="57728084" w14:textId="3D07B093" w:rsidR="00205402" w:rsidRPr="00BE068B" w:rsidRDefault="00205402" w:rsidP="008250E0">
            <w:pPr>
              <w:spacing w:afterLines="20" w:after="48" w:line="240" w:lineRule="auto"/>
              <w:ind w:left="8"/>
              <w:contextualSpacing/>
              <w:rPr>
                <w:rFonts w:ascii="Gill Sans MT" w:hAnsi="Gill Sans MT" w:cs="Times New Roman"/>
                <w:i/>
                <w:w w:val="105"/>
              </w:rPr>
            </w:pPr>
            <w:r w:rsidRPr="00BE068B">
              <w:rPr>
                <w:rFonts w:ascii="Gill Sans MT" w:hAnsi="Gill Sans MT" w:cs="Times New Roman"/>
                <w:i/>
                <w:w w:val="105"/>
              </w:rPr>
              <w:t>Skip to Q5</w:t>
            </w:r>
          </w:p>
        </w:tc>
        <w:tc>
          <w:tcPr>
            <w:tcW w:w="4344" w:type="dxa"/>
            <w:tcBorders>
              <w:top w:val="single" w:sz="4" w:space="0" w:color="000000"/>
              <w:bottom w:val="single" w:sz="4" w:space="0" w:color="000000"/>
              <w:right w:val="single" w:sz="18" w:space="0" w:color="000000"/>
            </w:tcBorders>
          </w:tcPr>
          <w:p w14:paraId="5EB934AC" w14:textId="133D3B1A" w:rsidR="008250E0" w:rsidRPr="00BE068B" w:rsidRDefault="008250E0" w:rsidP="008250E0">
            <w:pPr>
              <w:spacing w:after="0"/>
              <w:rPr>
                <w:rFonts w:ascii="Gill Sans MT" w:hAnsi="Gill Sans MT"/>
              </w:rPr>
            </w:pPr>
            <w:r w:rsidRPr="00BE068B">
              <w:rPr>
                <w:rFonts w:ascii="Gill Sans MT" w:hAnsi="Gill Sans MT"/>
              </w:rPr>
              <w:t>1=Immediate family</w:t>
            </w:r>
          </w:p>
          <w:p w14:paraId="022699D5" w14:textId="0944DFE7" w:rsidR="008250E0" w:rsidRPr="00BE068B" w:rsidRDefault="008250E0" w:rsidP="008250E0">
            <w:pPr>
              <w:spacing w:after="0"/>
              <w:rPr>
                <w:rFonts w:ascii="Gill Sans MT" w:hAnsi="Gill Sans MT"/>
              </w:rPr>
            </w:pPr>
            <w:r w:rsidRPr="00BE068B">
              <w:rPr>
                <w:rFonts w:ascii="Gill Sans MT" w:hAnsi="Gill Sans MT"/>
              </w:rPr>
              <w:t>2=Extended family</w:t>
            </w:r>
            <w:r w:rsidRPr="00BE068B" w:rsidDel="00226116">
              <w:rPr>
                <w:rFonts w:ascii="Gill Sans MT" w:hAnsi="Gill Sans MT"/>
              </w:rPr>
              <w:t xml:space="preserve"> </w:t>
            </w:r>
          </w:p>
          <w:p w14:paraId="1DE830B6"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6FA16FA9"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1F45AA6C"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532E5D6D"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10B7282C" w14:textId="624867F6"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Q.4</w:t>
            </w:r>
          </w:p>
        </w:tc>
        <w:tc>
          <w:tcPr>
            <w:tcW w:w="4686" w:type="dxa"/>
            <w:tcBorders>
              <w:top w:val="single" w:sz="4" w:space="0" w:color="000000"/>
              <w:left w:val="single" w:sz="4" w:space="0" w:color="auto"/>
              <w:bottom w:val="single" w:sz="4" w:space="0" w:color="000000"/>
            </w:tcBorders>
          </w:tcPr>
          <w:p w14:paraId="1E0D747C" w14:textId="6BEEA1EE"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What is the relationship of the headman to the head of household or the spouse of the head of household? (</w:t>
            </w:r>
            <w:proofErr w:type="gramStart"/>
            <w:r w:rsidRPr="00BE068B">
              <w:rPr>
                <w:rFonts w:ascii="Gill Sans MT" w:hAnsi="Gill Sans MT" w:cs="Times New Roman"/>
                <w:b/>
              </w:rPr>
              <w:t>headmanrelatespec1</w:t>
            </w:r>
            <w:proofErr w:type="gramEnd"/>
            <w:r w:rsidRPr="00BE068B">
              <w:rPr>
                <w:rFonts w:ascii="Gill Sans MT" w:hAnsi="Gill Sans MT" w:cs="Times New Roman"/>
              </w:rPr>
              <w:t>)</w:t>
            </w:r>
          </w:p>
          <w:p w14:paraId="7026EF40" w14:textId="77777777" w:rsidR="008250E0" w:rsidRPr="00BE068B" w:rsidRDefault="008250E0" w:rsidP="008250E0">
            <w:pPr>
              <w:spacing w:afterLines="20" w:after="48" w:line="240" w:lineRule="auto"/>
              <w:ind w:left="8"/>
              <w:contextualSpacing/>
              <w:rPr>
                <w:rFonts w:ascii="Gill Sans MT" w:hAnsi="Gill Sans MT" w:cs="Times New Roman"/>
                <w:w w:val="105"/>
              </w:rPr>
            </w:pPr>
            <w:r w:rsidRPr="00BE068B">
              <w:rPr>
                <w:rFonts w:ascii="Gill Sans MT" w:hAnsi="Gill Sans MT" w:cs="Times New Roman"/>
                <w:w w:val="105"/>
              </w:rPr>
              <w:t>Ask only if A11=1</w:t>
            </w:r>
          </w:p>
          <w:p w14:paraId="5D8CD2B6" w14:textId="20B55A92" w:rsidR="00205402" w:rsidRPr="00BE068B" w:rsidRDefault="00205402" w:rsidP="008250E0">
            <w:pPr>
              <w:spacing w:afterLines="20" w:after="48" w:line="240" w:lineRule="auto"/>
              <w:ind w:left="8"/>
              <w:contextualSpacing/>
              <w:rPr>
                <w:rFonts w:ascii="Gill Sans MT" w:hAnsi="Gill Sans MT" w:cs="Times New Roman"/>
                <w:i/>
                <w:w w:val="105"/>
              </w:rPr>
            </w:pPr>
            <w:r w:rsidRPr="00BE068B">
              <w:rPr>
                <w:rFonts w:ascii="Gill Sans MT" w:hAnsi="Gill Sans MT" w:cs="Times New Roman"/>
                <w:i/>
                <w:w w:val="105"/>
              </w:rPr>
              <w:t>Skip to Q6</w:t>
            </w:r>
          </w:p>
        </w:tc>
        <w:tc>
          <w:tcPr>
            <w:tcW w:w="4344" w:type="dxa"/>
            <w:tcBorders>
              <w:top w:val="single" w:sz="4" w:space="0" w:color="000000"/>
              <w:bottom w:val="single" w:sz="4" w:space="0" w:color="000000"/>
              <w:right w:val="single" w:sz="18" w:space="0" w:color="000000"/>
            </w:tcBorders>
          </w:tcPr>
          <w:p w14:paraId="731B1FC5" w14:textId="77777777" w:rsidR="008250E0" w:rsidRPr="00BE068B" w:rsidRDefault="008250E0" w:rsidP="008250E0">
            <w:pPr>
              <w:spacing w:after="0"/>
              <w:rPr>
                <w:rFonts w:ascii="Gill Sans MT" w:hAnsi="Gill Sans MT"/>
              </w:rPr>
            </w:pPr>
            <w:r w:rsidRPr="00BE068B">
              <w:rPr>
                <w:rFonts w:ascii="Gill Sans MT" w:hAnsi="Gill Sans MT"/>
              </w:rPr>
              <w:t>1=Immediate family</w:t>
            </w:r>
          </w:p>
          <w:p w14:paraId="729EBF66" w14:textId="77777777" w:rsidR="008250E0" w:rsidRPr="00BE068B" w:rsidRDefault="008250E0" w:rsidP="008250E0">
            <w:pPr>
              <w:spacing w:after="0"/>
              <w:rPr>
                <w:rFonts w:ascii="Gill Sans MT" w:hAnsi="Gill Sans MT"/>
              </w:rPr>
            </w:pPr>
            <w:r w:rsidRPr="00BE068B">
              <w:rPr>
                <w:rFonts w:ascii="Gill Sans MT" w:hAnsi="Gill Sans MT"/>
              </w:rPr>
              <w:t>2=Extended family</w:t>
            </w:r>
            <w:r w:rsidRPr="00BE068B" w:rsidDel="00226116">
              <w:rPr>
                <w:rFonts w:ascii="Gill Sans MT" w:hAnsi="Gill Sans MT"/>
              </w:rPr>
              <w:t xml:space="preserve"> </w:t>
            </w:r>
          </w:p>
          <w:p w14:paraId="4F21AF8E"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20DBE237" w14:textId="5A58AC08"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2E822E13" w14:textId="42335BB4"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42CB60DA"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5257180F" w14:textId="0EC92282"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Q.5</w:t>
            </w:r>
          </w:p>
        </w:tc>
        <w:tc>
          <w:tcPr>
            <w:tcW w:w="4686" w:type="dxa"/>
            <w:tcBorders>
              <w:top w:val="single" w:sz="4" w:space="0" w:color="000000"/>
              <w:left w:val="single" w:sz="4" w:space="0" w:color="auto"/>
              <w:bottom w:val="single" w:sz="4" w:space="0" w:color="000000"/>
            </w:tcBorders>
          </w:tcPr>
          <w:p w14:paraId="289035D5" w14:textId="53D6A116"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Is the chief of this village related to either you or your spouse? (</w:t>
            </w:r>
            <w:proofErr w:type="spellStart"/>
            <w:proofErr w:type="gramStart"/>
            <w:r w:rsidRPr="00BE068B">
              <w:rPr>
                <w:rFonts w:ascii="Gill Sans MT" w:hAnsi="Gill Sans MT" w:cs="Times New Roman"/>
                <w:b/>
              </w:rPr>
              <w:t>chiefrelate</w:t>
            </w:r>
            <w:proofErr w:type="spellEnd"/>
            <w:proofErr w:type="gramEnd"/>
            <w:r w:rsidRPr="00BE068B">
              <w:rPr>
                <w:rFonts w:ascii="Gill Sans MT" w:hAnsi="Gill Sans MT" w:cs="Times New Roman"/>
              </w:rPr>
              <w:t>)</w:t>
            </w:r>
          </w:p>
          <w:p w14:paraId="6E811CC7" w14:textId="77777777" w:rsidR="008250E0" w:rsidRPr="00BE068B" w:rsidRDefault="008250E0" w:rsidP="008250E0">
            <w:pPr>
              <w:spacing w:afterLines="20" w:after="48" w:line="240" w:lineRule="auto"/>
              <w:ind w:left="8"/>
              <w:contextualSpacing/>
              <w:rPr>
                <w:rFonts w:ascii="Gill Sans MT" w:hAnsi="Gill Sans MT" w:cs="Times New Roman"/>
                <w:w w:val="105"/>
              </w:rPr>
            </w:pPr>
            <w:r w:rsidRPr="00BE068B">
              <w:rPr>
                <w:rFonts w:ascii="Gill Sans MT" w:hAnsi="Gill Sans MT" w:cs="Times New Roman"/>
                <w:w w:val="105"/>
              </w:rPr>
              <w:t>Ask only if A11=1,2</w:t>
            </w:r>
          </w:p>
          <w:p w14:paraId="6A39FC65" w14:textId="77777777" w:rsidR="00205402" w:rsidRPr="00BE068B" w:rsidRDefault="00205402" w:rsidP="008250E0">
            <w:pPr>
              <w:spacing w:afterLines="20" w:after="48" w:line="240" w:lineRule="auto"/>
              <w:ind w:left="8"/>
              <w:contextualSpacing/>
              <w:rPr>
                <w:rFonts w:ascii="Gill Sans MT" w:hAnsi="Gill Sans MT" w:cs="Times New Roman"/>
                <w:i/>
                <w:w w:val="105"/>
              </w:rPr>
            </w:pPr>
            <w:r w:rsidRPr="00BE068B">
              <w:rPr>
                <w:rFonts w:ascii="Gill Sans MT" w:hAnsi="Gill Sans MT" w:cs="Times New Roman"/>
                <w:i/>
                <w:w w:val="105"/>
              </w:rPr>
              <w:t>If 0, skip to Section R</w:t>
            </w:r>
          </w:p>
          <w:p w14:paraId="0C210A7E" w14:textId="5A516C85" w:rsidR="00205402" w:rsidRPr="00BE068B" w:rsidRDefault="00205402" w:rsidP="008250E0">
            <w:pPr>
              <w:spacing w:afterLines="20" w:after="48" w:line="240" w:lineRule="auto"/>
              <w:ind w:left="8"/>
              <w:contextualSpacing/>
              <w:rPr>
                <w:rFonts w:ascii="Gill Sans MT" w:hAnsi="Gill Sans MT" w:cs="Times New Roman"/>
                <w:i/>
              </w:rPr>
            </w:pPr>
            <w:r w:rsidRPr="00BE068B">
              <w:rPr>
                <w:rFonts w:ascii="Gill Sans MT" w:hAnsi="Gill Sans MT" w:cs="Times New Roman"/>
                <w:i/>
                <w:w w:val="105"/>
              </w:rPr>
              <w:t>If 1, skip to Q7</w:t>
            </w:r>
          </w:p>
        </w:tc>
        <w:tc>
          <w:tcPr>
            <w:tcW w:w="4344" w:type="dxa"/>
            <w:tcBorders>
              <w:top w:val="single" w:sz="4" w:space="0" w:color="000000"/>
              <w:bottom w:val="single" w:sz="4" w:space="0" w:color="000000"/>
              <w:right w:val="single" w:sz="18" w:space="0" w:color="000000"/>
            </w:tcBorders>
          </w:tcPr>
          <w:p w14:paraId="38901517" w14:textId="77777777" w:rsidR="00134A66" w:rsidRPr="00BE068B" w:rsidRDefault="00134A66" w:rsidP="00134A66">
            <w:pPr>
              <w:spacing w:after="0"/>
              <w:rPr>
                <w:rFonts w:ascii="Gill Sans MT" w:hAnsi="Gill Sans MT"/>
              </w:rPr>
            </w:pPr>
            <w:r w:rsidRPr="00BE068B">
              <w:rPr>
                <w:rFonts w:ascii="Gill Sans MT" w:hAnsi="Gill Sans MT"/>
              </w:rPr>
              <w:t>0=No</w:t>
            </w:r>
          </w:p>
          <w:p w14:paraId="07425571" w14:textId="4C5FC610" w:rsidR="008250E0" w:rsidRPr="00BE068B" w:rsidRDefault="00134A66" w:rsidP="008250E0">
            <w:pPr>
              <w:spacing w:after="0"/>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16D481E2"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7187668F"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72766346"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0D4A82CB"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0F4F5EBE" w14:textId="4D94A381"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Q.6</w:t>
            </w:r>
          </w:p>
        </w:tc>
        <w:tc>
          <w:tcPr>
            <w:tcW w:w="4686" w:type="dxa"/>
            <w:tcBorders>
              <w:top w:val="single" w:sz="4" w:space="0" w:color="000000"/>
              <w:left w:val="single" w:sz="4" w:space="0" w:color="auto"/>
              <w:bottom w:val="single" w:sz="4" w:space="0" w:color="000000"/>
            </w:tcBorders>
          </w:tcPr>
          <w:p w14:paraId="042E85B7" w14:textId="68605CD7"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Is the chief of this village related to either the head of household or the spouse of the head of household? (</w:t>
            </w:r>
            <w:proofErr w:type="gramStart"/>
            <w:r w:rsidRPr="00BE068B">
              <w:rPr>
                <w:rFonts w:ascii="Gill Sans MT" w:hAnsi="Gill Sans MT" w:cs="Times New Roman"/>
                <w:b/>
              </w:rPr>
              <w:t>chiefrelate1</w:t>
            </w:r>
            <w:proofErr w:type="gramEnd"/>
            <w:r w:rsidRPr="00BE068B">
              <w:rPr>
                <w:rFonts w:ascii="Gill Sans MT" w:hAnsi="Gill Sans MT" w:cs="Times New Roman"/>
              </w:rPr>
              <w:t>)</w:t>
            </w:r>
          </w:p>
          <w:p w14:paraId="55BD69B2" w14:textId="77777777" w:rsidR="008250E0" w:rsidRPr="00BE068B" w:rsidRDefault="008250E0" w:rsidP="008250E0">
            <w:pPr>
              <w:spacing w:afterLines="20" w:after="48" w:line="240" w:lineRule="auto"/>
              <w:ind w:left="8"/>
              <w:contextualSpacing/>
              <w:rPr>
                <w:rFonts w:ascii="Gill Sans MT" w:hAnsi="Gill Sans MT" w:cs="Times New Roman"/>
                <w:w w:val="105"/>
              </w:rPr>
            </w:pPr>
            <w:r w:rsidRPr="00BE068B">
              <w:rPr>
                <w:rFonts w:ascii="Gill Sans MT" w:hAnsi="Gill Sans MT" w:cs="Times New Roman"/>
                <w:w w:val="105"/>
              </w:rPr>
              <w:t>Ask only if A11=3</w:t>
            </w:r>
          </w:p>
          <w:p w14:paraId="6B0DCF11" w14:textId="77777777" w:rsidR="00205402" w:rsidRPr="00BE068B" w:rsidRDefault="00205402" w:rsidP="008250E0">
            <w:pPr>
              <w:spacing w:afterLines="20" w:after="48" w:line="240" w:lineRule="auto"/>
              <w:ind w:left="8"/>
              <w:contextualSpacing/>
              <w:rPr>
                <w:rFonts w:ascii="Gill Sans MT" w:hAnsi="Gill Sans MT" w:cs="Times New Roman"/>
                <w:i/>
                <w:w w:val="105"/>
              </w:rPr>
            </w:pPr>
            <w:r w:rsidRPr="00BE068B">
              <w:rPr>
                <w:rFonts w:ascii="Gill Sans MT" w:hAnsi="Gill Sans MT" w:cs="Times New Roman"/>
                <w:i/>
                <w:w w:val="105"/>
              </w:rPr>
              <w:t xml:space="preserve">If 0, skip to Section R </w:t>
            </w:r>
          </w:p>
          <w:p w14:paraId="585EC720" w14:textId="0BCDACF3" w:rsidR="00205402" w:rsidRPr="00BE068B" w:rsidRDefault="00205402" w:rsidP="008250E0">
            <w:pPr>
              <w:spacing w:afterLines="20" w:after="48" w:line="240" w:lineRule="auto"/>
              <w:ind w:left="8"/>
              <w:contextualSpacing/>
              <w:rPr>
                <w:rFonts w:ascii="Gill Sans MT" w:hAnsi="Gill Sans MT" w:cs="Times New Roman"/>
                <w:i/>
              </w:rPr>
            </w:pPr>
            <w:r w:rsidRPr="00BE068B">
              <w:rPr>
                <w:rFonts w:ascii="Gill Sans MT" w:hAnsi="Gill Sans MT" w:cs="Times New Roman"/>
                <w:i/>
                <w:w w:val="105"/>
              </w:rPr>
              <w:t>If 1, skip to Q8</w:t>
            </w:r>
          </w:p>
        </w:tc>
        <w:tc>
          <w:tcPr>
            <w:tcW w:w="4344" w:type="dxa"/>
            <w:tcBorders>
              <w:top w:val="single" w:sz="4" w:space="0" w:color="000000"/>
              <w:bottom w:val="single" w:sz="4" w:space="0" w:color="000000"/>
              <w:right w:val="single" w:sz="18" w:space="0" w:color="000000"/>
            </w:tcBorders>
          </w:tcPr>
          <w:p w14:paraId="113E37D8" w14:textId="77777777" w:rsidR="00134A66" w:rsidRPr="00BE068B" w:rsidRDefault="00134A66" w:rsidP="00134A66">
            <w:pPr>
              <w:spacing w:after="0"/>
              <w:rPr>
                <w:rFonts w:ascii="Gill Sans MT" w:hAnsi="Gill Sans MT"/>
              </w:rPr>
            </w:pPr>
            <w:r w:rsidRPr="00BE068B">
              <w:rPr>
                <w:rFonts w:ascii="Gill Sans MT" w:hAnsi="Gill Sans MT"/>
              </w:rPr>
              <w:t>0=No</w:t>
            </w:r>
          </w:p>
          <w:p w14:paraId="1AF11FC1" w14:textId="77777777" w:rsidR="00134A66" w:rsidRPr="00BE068B" w:rsidRDefault="00134A66" w:rsidP="00134A66">
            <w:pPr>
              <w:spacing w:after="0"/>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79E59015"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76D5795A"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769D581F"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0646ECA5"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7E885E04" w14:textId="37A6310D"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Q.7</w:t>
            </w:r>
          </w:p>
        </w:tc>
        <w:tc>
          <w:tcPr>
            <w:tcW w:w="4686" w:type="dxa"/>
            <w:tcBorders>
              <w:top w:val="single" w:sz="4" w:space="0" w:color="000000"/>
              <w:left w:val="single" w:sz="4" w:space="0" w:color="auto"/>
              <w:bottom w:val="single" w:sz="4" w:space="0" w:color="000000"/>
            </w:tcBorders>
          </w:tcPr>
          <w:p w14:paraId="4CCBB576" w14:textId="194E97C6"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What is the relationship of the chief to you and/or your spouse? (</w:t>
            </w:r>
            <w:proofErr w:type="spellStart"/>
            <w:proofErr w:type="gramStart"/>
            <w:r w:rsidRPr="00BE068B">
              <w:rPr>
                <w:rFonts w:ascii="Gill Sans MT" w:hAnsi="Gill Sans MT" w:cs="Times New Roman"/>
                <w:b/>
              </w:rPr>
              <w:t>chiefrelatespec</w:t>
            </w:r>
            <w:proofErr w:type="spellEnd"/>
            <w:proofErr w:type="gramEnd"/>
            <w:r w:rsidRPr="00BE068B">
              <w:rPr>
                <w:rFonts w:ascii="Gill Sans MT" w:hAnsi="Gill Sans MT" w:cs="Times New Roman"/>
              </w:rPr>
              <w:t>)</w:t>
            </w:r>
          </w:p>
          <w:p w14:paraId="18E328C8" w14:textId="00BD104C" w:rsidR="008250E0" w:rsidRPr="00BE068B" w:rsidRDefault="00205402" w:rsidP="008250E0">
            <w:pPr>
              <w:spacing w:afterLines="20" w:after="48" w:line="240" w:lineRule="auto"/>
              <w:ind w:left="8"/>
              <w:contextualSpacing/>
              <w:rPr>
                <w:rFonts w:ascii="Gill Sans MT" w:hAnsi="Gill Sans MT" w:cs="Times New Roman"/>
                <w:i/>
              </w:rPr>
            </w:pPr>
            <w:r w:rsidRPr="00BE068B">
              <w:rPr>
                <w:rFonts w:ascii="Gill Sans MT" w:hAnsi="Gill Sans MT" w:cs="Times New Roman"/>
                <w:i/>
              </w:rPr>
              <w:t>Skip to Section R</w:t>
            </w:r>
          </w:p>
        </w:tc>
        <w:tc>
          <w:tcPr>
            <w:tcW w:w="4344" w:type="dxa"/>
            <w:tcBorders>
              <w:top w:val="single" w:sz="4" w:space="0" w:color="000000"/>
              <w:bottom w:val="single" w:sz="4" w:space="0" w:color="000000"/>
              <w:right w:val="single" w:sz="18" w:space="0" w:color="000000"/>
            </w:tcBorders>
          </w:tcPr>
          <w:p w14:paraId="5DA04E6E" w14:textId="77777777" w:rsidR="008250E0" w:rsidRPr="00BE068B" w:rsidRDefault="008250E0" w:rsidP="008250E0">
            <w:pPr>
              <w:spacing w:after="0"/>
              <w:rPr>
                <w:rFonts w:ascii="Gill Sans MT" w:hAnsi="Gill Sans MT"/>
              </w:rPr>
            </w:pPr>
            <w:r w:rsidRPr="00BE068B">
              <w:rPr>
                <w:rFonts w:ascii="Gill Sans MT" w:hAnsi="Gill Sans MT"/>
              </w:rPr>
              <w:t>1=Immediate family</w:t>
            </w:r>
          </w:p>
          <w:p w14:paraId="69EDC0A1" w14:textId="77777777" w:rsidR="008250E0" w:rsidRPr="00BE068B" w:rsidRDefault="008250E0" w:rsidP="008250E0">
            <w:pPr>
              <w:spacing w:after="0"/>
              <w:rPr>
                <w:rFonts w:ascii="Gill Sans MT" w:hAnsi="Gill Sans MT"/>
              </w:rPr>
            </w:pPr>
            <w:r w:rsidRPr="00BE068B">
              <w:rPr>
                <w:rFonts w:ascii="Gill Sans MT" w:hAnsi="Gill Sans MT"/>
              </w:rPr>
              <w:t>2=Extended family</w:t>
            </w:r>
            <w:r w:rsidRPr="00BE068B" w:rsidDel="00226116">
              <w:rPr>
                <w:rFonts w:ascii="Gill Sans MT" w:hAnsi="Gill Sans MT"/>
              </w:rPr>
              <w:t xml:space="preserve"> </w:t>
            </w:r>
          </w:p>
          <w:p w14:paraId="6103C531"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68B0C76F"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60DFD6F9"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18BB355D"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69F135C7" w14:textId="7DB48F71"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Q.8</w:t>
            </w:r>
          </w:p>
        </w:tc>
        <w:tc>
          <w:tcPr>
            <w:tcW w:w="4686" w:type="dxa"/>
            <w:tcBorders>
              <w:top w:val="single" w:sz="4" w:space="0" w:color="000000"/>
              <w:left w:val="single" w:sz="4" w:space="0" w:color="auto"/>
              <w:bottom w:val="single" w:sz="4" w:space="0" w:color="000000"/>
            </w:tcBorders>
          </w:tcPr>
          <w:p w14:paraId="70001C0B" w14:textId="12EFEC72"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What is the relationship of the chief to the head of household or the spouse of the head of household? (</w:t>
            </w:r>
            <w:proofErr w:type="gramStart"/>
            <w:r w:rsidRPr="00BE068B">
              <w:rPr>
                <w:rFonts w:ascii="Gill Sans MT" w:hAnsi="Gill Sans MT" w:cs="Times New Roman"/>
                <w:b/>
              </w:rPr>
              <w:t>chiefrelatespec1</w:t>
            </w:r>
            <w:proofErr w:type="gramEnd"/>
            <w:r w:rsidRPr="00BE068B">
              <w:rPr>
                <w:rFonts w:ascii="Gill Sans MT" w:hAnsi="Gill Sans MT" w:cs="Times New Roman"/>
              </w:rPr>
              <w:t>)</w:t>
            </w:r>
          </w:p>
          <w:p w14:paraId="20F950D9" w14:textId="4F40BD85"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w w:val="105"/>
              </w:rPr>
              <w:t>Ask only if A11=1</w:t>
            </w:r>
          </w:p>
        </w:tc>
        <w:tc>
          <w:tcPr>
            <w:tcW w:w="4344" w:type="dxa"/>
            <w:tcBorders>
              <w:top w:val="single" w:sz="4" w:space="0" w:color="000000"/>
              <w:bottom w:val="single" w:sz="4" w:space="0" w:color="000000"/>
              <w:right w:val="single" w:sz="18" w:space="0" w:color="000000"/>
            </w:tcBorders>
          </w:tcPr>
          <w:p w14:paraId="179F5426" w14:textId="77777777" w:rsidR="008250E0" w:rsidRPr="00BE068B" w:rsidRDefault="008250E0" w:rsidP="008250E0">
            <w:pPr>
              <w:spacing w:after="0"/>
              <w:rPr>
                <w:rFonts w:ascii="Gill Sans MT" w:hAnsi="Gill Sans MT"/>
              </w:rPr>
            </w:pPr>
            <w:r w:rsidRPr="00BE068B">
              <w:rPr>
                <w:rFonts w:ascii="Gill Sans MT" w:hAnsi="Gill Sans MT"/>
              </w:rPr>
              <w:t>1=Immediate family</w:t>
            </w:r>
          </w:p>
          <w:p w14:paraId="566BFBF0" w14:textId="77777777" w:rsidR="008250E0" w:rsidRPr="00BE068B" w:rsidRDefault="008250E0" w:rsidP="008250E0">
            <w:pPr>
              <w:spacing w:after="0"/>
              <w:rPr>
                <w:rFonts w:ascii="Gill Sans MT" w:hAnsi="Gill Sans MT"/>
              </w:rPr>
            </w:pPr>
            <w:r w:rsidRPr="00BE068B">
              <w:rPr>
                <w:rFonts w:ascii="Gill Sans MT" w:hAnsi="Gill Sans MT"/>
              </w:rPr>
              <w:t>2=Extended family</w:t>
            </w:r>
            <w:r w:rsidRPr="00BE068B" w:rsidDel="00226116">
              <w:rPr>
                <w:rFonts w:ascii="Gill Sans MT" w:hAnsi="Gill Sans MT"/>
              </w:rPr>
              <w:t xml:space="preserve"> </w:t>
            </w:r>
          </w:p>
          <w:p w14:paraId="07AD00A1"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12FDDD2F"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301B0C7F"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bl>
    <w:p w14:paraId="16748319" w14:textId="77777777" w:rsidR="00E34508" w:rsidRPr="00BE068B" w:rsidRDefault="00E34508" w:rsidP="001512DD">
      <w:pPr>
        <w:spacing w:after="0" w:line="240" w:lineRule="auto"/>
        <w:contextualSpacing/>
        <w:rPr>
          <w:ins w:id="493" w:author="Aleta Haflett" w:date="2014-11-03T16:20:00Z"/>
          <w:rFonts w:ascii="Gill Sans MT" w:hAnsi="Gill Sans MT"/>
        </w:rPr>
      </w:pPr>
    </w:p>
    <w:p w14:paraId="26D44B06" w14:textId="58EB64F9" w:rsidR="00DA7C5C" w:rsidRPr="00BE068B" w:rsidRDefault="00134A66" w:rsidP="008E7E6A">
      <w:pPr>
        <w:rPr>
          <w:rFonts w:ascii="Gill Sans MT" w:eastAsia="Times New Roman" w:hAnsi="Gill Sans MT" w:cs="Times New Roman"/>
          <w:b/>
          <w:bCs/>
        </w:rPr>
      </w:pPr>
      <w:r w:rsidRPr="00BE068B">
        <w:rPr>
          <w:rFonts w:ascii="Gill Sans MT" w:eastAsia="Times New Roman" w:hAnsi="Gill Sans MT" w:cs="Times New Roman"/>
          <w:b/>
          <w:bCs/>
        </w:rPr>
        <w:t>R</w:t>
      </w:r>
      <w:r w:rsidR="00DA7C5C" w:rsidRPr="00BE068B">
        <w:rPr>
          <w:rFonts w:ascii="Gill Sans MT" w:eastAsia="Times New Roman" w:hAnsi="Gill Sans MT" w:cs="Times New Roman"/>
          <w:b/>
          <w:bCs/>
        </w:rPr>
        <w:t>. GEOPOINT AND LANDMARKS</w:t>
      </w:r>
    </w:p>
    <w:tbl>
      <w:tblPr>
        <w:tblW w:w="10081" w:type="dxa"/>
        <w:tblCellMar>
          <w:left w:w="29" w:type="dxa"/>
          <w:right w:w="29" w:type="dxa"/>
        </w:tblCellMar>
        <w:tblLook w:val="0000" w:firstRow="0" w:lastRow="0" w:firstColumn="0" w:lastColumn="0" w:noHBand="0" w:noVBand="0"/>
      </w:tblPr>
      <w:tblGrid>
        <w:gridCol w:w="432"/>
        <w:gridCol w:w="4644"/>
        <w:gridCol w:w="2512"/>
        <w:gridCol w:w="2493"/>
      </w:tblGrid>
      <w:tr w:rsidR="00B71EAD" w:rsidRPr="00BE068B" w14:paraId="310E93FF" w14:textId="77777777" w:rsidTr="00CD018F">
        <w:trPr>
          <w:trHeight w:val="20"/>
        </w:trPr>
        <w:tc>
          <w:tcPr>
            <w:tcW w:w="352" w:type="dxa"/>
            <w:vMerge w:val="restart"/>
            <w:tcBorders>
              <w:top w:val="single" w:sz="6" w:space="0" w:color="000000"/>
              <w:left w:val="single" w:sz="6" w:space="0" w:color="000000"/>
              <w:bottom w:val="single" w:sz="18" w:space="0" w:color="000000"/>
              <w:right w:val="single" w:sz="6" w:space="0" w:color="000000"/>
            </w:tcBorders>
          </w:tcPr>
          <w:p w14:paraId="394EEB2A" w14:textId="5A9A1881" w:rsidR="00DA7C5C" w:rsidRPr="00BE068B" w:rsidRDefault="00205402" w:rsidP="001512DD">
            <w:pPr>
              <w:spacing w:afterLines="20" w:after="48" w:line="240" w:lineRule="auto"/>
              <w:ind w:left="119"/>
              <w:contextualSpacing/>
              <w:rPr>
                <w:rFonts w:ascii="Gill Sans MT" w:hAnsi="Gill Sans MT"/>
                <w:w w:val="105"/>
              </w:rPr>
            </w:pPr>
            <w:r w:rsidRPr="00BE068B">
              <w:rPr>
                <w:rFonts w:ascii="Gill Sans MT" w:hAnsi="Gill Sans MT"/>
                <w:w w:val="105"/>
              </w:rPr>
              <w:t>R1</w:t>
            </w:r>
          </w:p>
        </w:tc>
        <w:tc>
          <w:tcPr>
            <w:tcW w:w="4689" w:type="dxa"/>
            <w:vMerge w:val="restart"/>
            <w:tcBorders>
              <w:top w:val="single" w:sz="6" w:space="0" w:color="000000"/>
              <w:left w:val="single" w:sz="6" w:space="0" w:color="000000"/>
              <w:bottom w:val="single" w:sz="6" w:space="0" w:color="000000"/>
            </w:tcBorders>
          </w:tcPr>
          <w:p w14:paraId="23A076C3" w14:textId="3A4425A1" w:rsidR="00DA7C5C" w:rsidRPr="00BE068B" w:rsidRDefault="00DA7C5C" w:rsidP="00205402">
            <w:pPr>
              <w:spacing w:afterLines="20" w:after="48" w:line="240" w:lineRule="auto"/>
              <w:contextualSpacing/>
              <w:rPr>
                <w:rFonts w:ascii="Gill Sans MT" w:hAnsi="Gill Sans MT"/>
                <w:w w:val="105"/>
              </w:rPr>
            </w:pPr>
            <w:proofErr w:type="spellStart"/>
            <w:r w:rsidRPr="00BE068B">
              <w:rPr>
                <w:rFonts w:ascii="Gill Sans MT" w:hAnsi="Gill Sans MT"/>
                <w:w w:val="105"/>
              </w:rPr>
              <w:t>Geopoint</w:t>
            </w:r>
            <w:proofErr w:type="spellEnd"/>
            <w:r w:rsidRPr="00BE068B">
              <w:rPr>
                <w:rFonts w:ascii="Gill Sans MT" w:hAnsi="Gill Sans MT"/>
                <w:w w:val="105"/>
              </w:rPr>
              <w:t xml:space="preserve"> (</w:t>
            </w:r>
            <w:proofErr w:type="spellStart"/>
            <w:r w:rsidRPr="00BE068B">
              <w:rPr>
                <w:rFonts w:ascii="Gill Sans MT" w:hAnsi="Gill Sans MT"/>
                <w:w w:val="105"/>
              </w:rPr>
              <w:t>gps</w:t>
            </w:r>
            <w:proofErr w:type="spellEnd"/>
            <w:r w:rsidRPr="00BE068B">
              <w:rPr>
                <w:rFonts w:ascii="Gill Sans MT" w:hAnsi="Gill Sans MT"/>
                <w:w w:val="105"/>
              </w:rPr>
              <w:t>)</w:t>
            </w:r>
          </w:p>
        </w:tc>
        <w:tc>
          <w:tcPr>
            <w:tcW w:w="2527" w:type="dxa"/>
            <w:tcBorders>
              <w:top w:val="single" w:sz="6" w:space="0" w:color="000000"/>
              <w:left w:val="single" w:sz="6" w:space="0" w:color="000000"/>
              <w:bottom w:val="single" w:sz="4" w:space="0" w:color="auto"/>
            </w:tcBorders>
          </w:tcPr>
          <w:p w14:paraId="5DF8DBC6" w14:textId="6364646F" w:rsidR="00DA7C5C" w:rsidRPr="00BE068B" w:rsidRDefault="00205402" w:rsidP="001512DD">
            <w:pPr>
              <w:pStyle w:val="Heading9"/>
              <w:kinsoku/>
              <w:overflowPunct/>
              <w:spacing w:line="240" w:lineRule="auto"/>
              <w:contextualSpacing/>
              <w:rPr>
                <w:rFonts w:ascii="Gill Sans MT" w:hAnsi="Gill Sans MT"/>
                <w:sz w:val="22"/>
                <w:szCs w:val="22"/>
              </w:rPr>
            </w:pPr>
            <w:r w:rsidRPr="00BE068B">
              <w:rPr>
                <w:rFonts w:ascii="Gill Sans MT" w:hAnsi="Gill Sans MT"/>
                <w:sz w:val="22"/>
                <w:szCs w:val="22"/>
              </w:rPr>
              <w:t xml:space="preserve">a. </w:t>
            </w:r>
            <w:r w:rsidR="00DA7C5C" w:rsidRPr="00BE068B">
              <w:rPr>
                <w:rFonts w:ascii="Gill Sans MT" w:hAnsi="Gill Sans MT"/>
                <w:sz w:val="22"/>
                <w:szCs w:val="22"/>
              </w:rPr>
              <w:t>Latitude</w:t>
            </w:r>
          </w:p>
        </w:tc>
        <w:tc>
          <w:tcPr>
            <w:tcW w:w="2513" w:type="dxa"/>
            <w:tcBorders>
              <w:top w:val="single" w:sz="18" w:space="0" w:color="000000"/>
              <w:left w:val="single" w:sz="18" w:space="0" w:color="000000"/>
              <w:bottom w:val="single" w:sz="18" w:space="0" w:color="000000"/>
              <w:right w:val="single" w:sz="18" w:space="0" w:color="000000"/>
            </w:tcBorders>
          </w:tcPr>
          <w:p w14:paraId="2F1418F7" w14:textId="77777777" w:rsidR="00DA7C5C" w:rsidRPr="00BE068B" w:rsidRDefault="00DA7C5C" w:rsidP="001512DD">
            <w:pPr>
              <w:pStyle w:val="codes"/>
              <w:spacing w:afterLines="20" w:after="48" w:line="240" w:lineRule="auto"/>
              <w:contextualSpacing/>
              <w:rPr>
                <w:rFonts w:ascii="Gill Sans MT" w:hAnsi="Gill Sans MT" w:cstheme="minorBidi"/>
                <w:color w:val="auto"/>
                <w:w w:val="100"/>
                <w:sz w:val="22"/>
                <w:szCs w:val="22"/>
              </w:rPr>
            </w:pPr>
            <w:r w:rsidRPr="00BE068B">
              <w:rPr>
                <w:rFonts w:ascii="Gill Sans MT" w:hAnsi="Gill Sans MT" w:cstheme="minorBidi"/>
                <w:color w:val="auto"/>
                <w:w w:val="100"/>
                <w:sz w:val="22"/>
                <w:szCs w:val="22"/>
              </w:rPr>
              <w:t>(Numeric: ##. ####)</w:t>
            </w:r>
          </w:p>
        </w:tc>
      </w:tr>
      <w:tr w:rsidR="00B71EAD" w:rsidRPr="00BE068B" w14:paraId="488C2822" w14:textId="77777777" w:rsidTr="00CD018F">
        <w:trPr>
          <w:trHeight w:val="20"/>
        </w:trPr>
        <w:tc>
          <w:tcPr>
            <w:tcW w:w="352" w:type="dxa"/>
            <w:vMerge/>
            <w:tcBorders>
              <w:top w:val="single" w:sz="18" w:space="0" w:color="000000"/>
              <w:left w:val="single" w:sz="6" w:space="0" w:color="000000"/>
              <w:bottom w:val="single" w:sz="4" w:space="0" w:color="auto"/>
              <w:right w:val="single" w:sz="6" w:space="0" w:color="000000"/>
            </w:tcBorders>
          </w:tcPr>
          <w:p w14:paraId="1750766E" w14:textId="77777777" w:rsidR="00DA7C5C" w:rsidRPr="00BE068B" w:rsidRDefault="00DA7C5C" w:rsidP="001512DD">
            <w:pPr>
              <w:spacing w:afterLines="20" w:after="48" w:line="240" w:lineRule="auto"/>
              <w:ind w:left="119"/>
              <w:contextualSpacing/>
              <w:rPr>
                <w:rFonts w:ascii="Gill Sans MT" w:hAnsi="Gill Sans MT"/>
                <w:w w:val="105"/>
              </w:rPr>
            </w:pPr>
          </w:p>
        </w:tc>
        <w:tc>
          <w:tcPr>
            <w:tcW w:w="4689" w:type="dxa"/>
            <w:vMerge/>
            <w:tcBorders>
              <w:top w:val="single" w:sz="6" w:space="0" w:color="000000"/>
              <w:left w:val="single" w:sz="6" w:space="0" w:color="000000"/>
              <w:bottom w:val="single" w:sz="6" w:space="0" w:color="000000"/>
            </w:tcBorders>
          </w:tcPr>
          <w:p w14:paraId="04DC16CF" w14:textId="77777777" w:rsidR="00DA7C5C" w:rsidRPr="00BE068B" w:rsidRDefault="00DA7C5C" w:rsidP="001512DD">
            <w:pPr>
              <w:spacing w:afterLines="20" w:after="48" w:line="240" w:lineRule="auto"/>
              <w:ind w:left="119"/>
              <w:contextualSpacing/>
              <w:rPr>
                <w:rFonts w:ascii="Gill Sans MT" w:hAnsi="Gill Sans MT"/>
                <w:w w:val="105"/>
              </w:rPr>
            </w:pPr>
          </w:p>
        </w:tc>
        <w:tc>
          <w:tcPr>
            <w:tcW w:w="2527" w:type="dxa"/>
            <w:tcBorders>
              <w:top w:val="single" w:sz="4" w:space="0" w:color="auto"/>
              <w:left w:val="single" w:sz="6" w:space="0" w:color="000000"/>
              <w:bottom w:val="single" w:sz="18" w:space="0" w:color="000000"/>
            </w:tcBorders>
          </w:tcPr>
          <w:p w14:paraId="0A63A332" w14:textId="1D6DD316" w:rsidR="00DA7C5C" w:rsidRPr="00BE068B" w:rsidRDefault="00205402" w:rsidP="001512DD">
            <w:pPr>
              <w:pStyle w:val="Heading9"/>
              <w:kinsoku/>
              <w:overflowPunct/>
              <w:spacing w:line="240" w:lineRule="auto"/>
              <w:contextualSpacing/>
              <w:rPr>
                <w:rFonts w:ascii="Gill Sans MT" w:hAnsi="Gill Sans MT"/>
                <w:sz w:val="22"/>
                <w:szCs w:val="22"/>
              </w:rPr>
            </w:pPr>
            <w:r w:rsidRPr="00BE068B">
              <w:rPr>
                <w:rFonts w:ascii="Gill Sans MT" w:hAnsi="Gill Sans MT"/>
                <w:sz w:val="22"/>
                <w:szCs w:val="22"/>
              </w:rPr>
              <w:t xml:space="preserve">b. </w:t>
            </w:r>
            <w:r w:rsidR="00DA7C5C" w:rsidRPr="00BE068B">
              <w:rPr>
                <w:rFonts w:ascii="Gill Sans MT" w:hAnsi="Gill Sans MT"/>
                <w:sz w:val="22"/>
                <w:szCs w:val="22"/>
              </w:rPr>
              <w:t>Longitude</w:t>
            </w:r>
          </w:p>
        </w:tc>
        <w:tc>
          <w:tcPr>
            <w:tcW w:w="2513" w:type="dxa"/>
            <w:tcBorders>
              <w:top w:val="single" w:sz="18" w:space="0" w:color="000000"/>
              <w:left w:val="single" w:sz="18" w:space="0" w:color="000000"/>
              <w:bottom w:val="single" w:sz="18" w:space="0" w:color="000000"/>
              <w:right w:val="single" w:sz="18" w:space="0" w:color="000000"/>
            </w:tcBorders>
          </w:tcPr>
          <w:p w14:paraId="2B787E25" w14:textId="77777777" w:rsidR="00DA7C5C" w:rsidRPr="00BE068B" w:rsidRDefault="00DA7C5C" w:rsidP="001512DD">
            <w:pPr>
              <w:pStyle w:val="codes"/>
              <w:spacing w:afterLines="20" w:after="48" w:line="240" w:lineRule="auto"/>
              <w:contextualSpacing/>
              <w:rPr>
                <w:rFonts w:ascii="Gill Sans MT" w:hAnsi="Gill Sans MT" w:cstheme="minorBidi"/>
                <w:color w:val="auto"/>
                <w:w w:val="100"/>
                <w:sz w:val="22"/>
                <w:szCs w:val="22"/>
              </w:rPr>
            </w:pPr>
            <w:r w:rsidRPr="00BE068B">
              <w:rPr>
                <w:rFonts w:ascii="Gill Sans MT" w:hAnsi="Gill Sans MT" w:cstheme="minorBidi"/>
                <w:color w:val="auto"/>
                <w:w w:val="100"/>
                <w:sz w:val="22"/>
                <w:szCs w:val="22"/>
              </w:rPr>
              <w:t>(Numeric: ##. ####)</w:t>
            </w:r>
          </w:p>
        </w:tc>
      </w:tr>
      <w:tr w:rsidR="00B71EAD" w:rsidRPr="00BE068B" w14:paraId="76CA46FA" w14:textId="77777777" w:rsidTr="00CD018F">
        <w:trPr>
          <w:trHeight w:val="20"/>
        </w:trPr>
        <w:tc>
          <w:tcPr>
            <w:tcW w:w="352" w:type="dxa"/>
            <w:tcBorders>
              <w:top w:val="single" w:sz="4" w:space="0" w:color="auto"/>
              <w:left w:val="single" w:sz="6" w:space="0" w:color="000000"/>
              <w:bottom w:val="single" w:sz="6" w:space="0" w:color="000000"/>
              <w:right w:val="single" w:sz="4" w:space="0" w:color="auto"/>
            </w:tcBorders>
          </w:tcPr>
          <w:p w14:paraId="43EC8043" w14:textId="64AAEF51" w:rsidR="00DA7C5C" w:rsidRPr="00BE068B" w:rsidRDefault="00205402" w:rsidP="001512DD">
            <w:pPr>
              <w:spacing w:afterLines="20" w:after="48" w:line="240" w:lineRule="auto"/>
              <w:ind w:left="119"/>
              <w:contextualSpacing/>
              <w:rPr>
                <w:rFonts w:ascii="Gill Sans MT" w:hAnsi="Gill Sans MT"/>
                <w:w w:val="105"/>
              </w:rPr>
            </w:pPr>
            <w:r w:rsidRPr="00BE068B">
              <w:rPr>
                <w:rFonts w:ascii="Gill Sans MT" w:hAnsi="Gill Sans MT"/>
                <w:w w:val="105"/>
              </w:rPr>
              <w:t>R2</w:t>
            </w:r>
          </w:p>
        </w:tc>
        <w:tc>
          <w:tcPr>
            <w:tcW w:w="4689" w:type="dxa"/>
            <w:tcBorders>
              <w:top w:val="single" w:sz="6" w:space="0" w:color="000000"/>
              <w:left w:val="single" w:sz="4" w:space="0" w:color="auto"/>
              <w:bottom w:val="single" w:sz="6" w:space="0" w:color="000000"/>
              <w:right w:val="single" w:sz="18" w:space="0" w:color="000000"/>
            </w:tcBorders>
          </w:tcPr>
          <w:p w14:paraId="630150FF" w14:textId="71CC2195" w:rsidR="00DA7C5C" w:rsidRPr="00BE068B" w:rsidRDefault="00DA7C5C" w:rsidP="00205402">
            <w:pPr>
              <w:spacing w:afterLines="20" w:after="48" w:line="240" w:lineRule="auto"/>
              <w:contextualSpacing/>
              <w:rPr>
                <w:rFonts w:ascii="Gill Sans MT" w:hAnsi="Gill Sans MT"/>
                <w:w w:val="105"/>
              </w:rPr>
            </w:pPr>
            <w:r w:rsidRPr="00BE068B">
              <w:rPr>
                <w:rFonts w:ascii="Gill Sans MT" w:hAnsi="Gill Sans MT"/>
                <w:w w:val="105"/>
              </w:rPr>
              <w:t>Please record some basic identifying landmarks for the household (landmark)</w:t>
            </w:r>
          </w:p>
        </w:tc>
        <w:tc>
          <w:tcPr>
            <w:tcW w:w="5040" w:type="dxa"/>
            <w:gridSpan w:val="2"/>
            <w:tcBorders>
              <w:top w:val="single" w:sz="18" w:space="0" w:color="auto"/>
              <w:left w:val="single" w:sz="18" w:space="0" w:color="000000"/>
              <w:bottom w:val="single" w:sz="18" w:space="0" w:color="000000"/>
              <w:right w:val="single" w:sz="18" w:space="0" w:color="000000"/>
            </w:tcBorders>
          </w:tcPr>
          <w:p w14:paraId="448D2B7E" w14:textId="77777777" w:rsidR="00DA7C5C" w:rsidRPr="00BE068B" w:rsidRDefault="00DA7C5C" w:rsidP="001512DD">
            <w:pPr>
              <w:pStyle w:val="codes"/>
              <w:tabs>
                <w:tab w:val="left" w:pos="904"/>
              </w:tabs>
              <w:spacing w:afterLines="20" w:after="48" w:line="240" w:lineRule="auto"/>
              <w:contextualSpacing/>
              <w:rPr>
                <w:rFonts w:ascii="Gill Sans MT" w:hAnsi="Gill Sans MT" w:cstheme="minorBidi"/>
                <w:color w:val="auto"/>
                <w:w w:val="100"/>
                <w:sz w:val="22"/>
                <w:szCs w:val="22"/>
              </w:rPr>
            </w:pPr>
            <w:r w:rsidRPr="00BE068B">
              <w:rPr>
                <w:rFonts w:ascii="Gill Sans MT" w:hAnsi="Gill Sans MT" w:cstheme="minorBidi"/>
                <w:color w:val="auto"/>
                <w:w w:val="100"/>
                <w:sz w:val="22"/>
                <w:szCs w:val="22"/>
              </w:rPr>
              <w:t>(Text)</w:t>
            </w:r>
          </w:p>
        </w:tc>
      </w:tr>
    </w:tbl>
    <w:p w14:paraId="24392FB6" w14:textId="77777777" w:rsidR="00B26E95" w:rsidRPr="00BE068B" w:rsidRDefault="00B26E95" w:rsidP="001512DD">
      <w:pPr>
        <w:spacing w:afterLines="20" w:after="48" w:line="240" w:lineRule="auto"/>
        <w:contextualSpacing/>
        <w:rPr>
          <w:rFonts w:ascii="Gill Sans MT" w:eastAsia="Times New Roman" w:hAnsi="Gill Sans MT" w:cs="Times New Roman"/>
          <w:b/>
          <w:bCs/>
        </w:rPr>
      </w:pPr>
    </w:p>
    <w:p w14:paraId="6A38938A" w14:textId="24ABB5DA" w:rsidR="00DA7C5C" w:rsidRPr="00BE068B" w:rsidRDefault="00134A66" w:rsidP="001512DD">
      <w:pPr>
        <w:spacing w:afterLines="20" w:after="48"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t>S</w:t>
      </w:r>
      <w:r w:rsidR="00DA7C5C" w:rsidRPr="00BE068B">
        <w:rPr>
          <w:rFonts w:ascii="Gill Sans MT" w:eastAsia="Times New Roman" w:hAnsi="Gill Sans MT" w:cs="Times New Roman"/>
          <w:b/>
          <w:bCs/>
        </w:rPr>
        <w:t>. CONCLUSION</w:t>
      </w:r>
    </w:p>
    <w:p w14:paraId="17810933" w14:textId="77777777" w:rsidR="00DA7C5C" w:rsidRPr="00BE068B" w:rsidRDefault="00DA7C5C" w:rsidP="001512DD">
      <w:pPr>
        <w:spacing w:afterLines="20" w:after="48" w:line="240" w:lineRule="auto"/>
        <w:contextualSpacing/>
        <w:rPr>
          <w:rFonts w:ascii="Gill Sans MT" w:eastAsia="Times New Roman" w:hAnsi="Gill Sans MT" w:cs="Times New Roman"/>
          <w:lang w:eastAsia="zh-CN"/>
        </w:rPr>
      </w:pPr>
      <w:r w:rsidRPr="00BE068B">
        <w:rPr>
          <w:rFonts w:ascii="Gill Sans MT" w:eastAsia="Times New Roman" w:hAnsi="Gill Sans MT" w:cs="Times New Roman"/>
          <w:lang w:eastAsia="zh-CN"/>
        </w:rPr>
        <w:t>Thank you for your participation in this survey.</w:t>
      </w:r>
    </w:p>
    <w:tbl>
      <w:tblPr>
        <w:tblW w:w="10080" w:type="dxa"/>
        <w:tblInd w:w="-5" w:type="dxa"/>
        <w:tblLayout w:type="fixed"/>
        <w:tblCellMar>
          <w:left w:w="29" w:type="dxa"/>
          <w:right w:w="29" w:type="dxa"/>
        </w:tblCellMar>
        <w:tblLook w:val="0000" w:firstRow="0" w:lastRow="0" w:firstColumn="0" w:lastColumn="0" w:noHBand="0" w:noVBand="0"/>
      </w:tblPr>
      <w:tblGrid>
        <w:gridCol w:w="359"/>
        <w:gridCol w:w="4680"/>
        <w:gridCol w:w="2514"/>
        <w:gridCol w:w="1805"/>
        <w:gridCol w:w="722"/>
      </w:tblGrid>
      <w:tr w:rsidR="00B26E95" w:rsidRPr="00BE068B" w14:paraId="49B75BC1" w14:textId="77777777" w:rsidTr="00E3458F">
        <w:trPr>
          <w:trHeight w:val="20"/>
        </w:trPr>
        <w:tc>
          <w:tcPr>
            <w:tcW w:w="359" w:type="dxa"/>
            <w:tcBorders>
              <w:top w:val="single" w:sz="4" w:space="0" w:color="000000"/>
              <w:left w:val="single" w:sz="4" w:space="0" w:color="000000"/>
              <w:bottom w:val="single" w:sz="4" w:space="0" w:color="000000"/>
              <w:right w:val="single" w:sz="4" w:space="0" w:color="000000"/>
            </w:tcBorders>
          </w:tcPr>
          <w:p w14:paraId="70C67360" w14:textId="6F07951B" w:rsidR="00B26E95" w:rsidRPr="00BE068B" w:rsidRDefault="00205402" w:rsidP="00FC1FE3">
            <w:pPr>
              <w:spacing w:after="0"/>
              <w:rPr>
                <w:rFonts w:ascii="Gill Sans MT" w:eastAsia="Calibri" w:hAnsi="Gill Sans MT" w:cs="Times New Roman"/>
              </w:rPr>
            </w:pPr>
            <w:r w:rsidRPr="00BE068B">
              <w:rPr>
                <w:rFonts w:ascii="Gill Sans MT" w:eastAsia="Calibri" w:hAnsi="Gill Sans MT" w:cs="Times New Roman"/>
              </w:rPr>
              <w:t>S1</w:t>
            </w:r>
          </w:p>
        </w:tc>
        <w:tc>
          <w:tcPr>
            <w:tcW w:w="4680" w:type="dxa"/>
            <w:tcBorders>
              <w:top w:val="single" w:sz="4" w:space="0" w:color="000000"/>
              <w:left w:val="single" w:sz="4" w:space="0" w:color="000000"/>
              <w:bottom w:val="single" w:sz="4" w:space="0" w:color="000000"/>
            </w:tcBorders>
          </w:tcPr>
          <w:p w14:paraId="08451207" w14:textId="627CF673" w:rsidR="00B26E95" w:rsidRPr="00BE068B" w:rsidRDefault="00B26E95" w:rsidP="00FC1FE3">
            <w:pPr>
              <w:spacing w:after="0"/>
              <w:rPr>
                <w:rFonts w:ascii="Gill Sans MT" w:hAnsi="Gill Sans MT"/>
                <w:color w:val="000000"/>
              </w:rPr>
            </w:pPr>
            <w:r w:rsidRPr="00BE068B">
              <w:rPr>
                <w:rFonts w:ascii="Gill Sans MT" w:hAnsi="Gill Sans MT"/>
                <w:w w:val="105"/>
              </w:rPr>
              <w:t>Enumerator: Please select the correct survey status from the list (</w:t>
            </w:r>
            <w:proofErr w:type="spellStart"/>
            <w:r w:rsidRPr="00BE068B">
              <w:rPr>
                <w:rFonts w:ascii="Gill Sans MT" w:hAnsi="Gill Sans MT"/>
                <w:b/>
                <w:w w:val="105"/>
              </w:rPr>
              <w:t>s_status</w:t>
            </w:r>
            <w:proofErr w:type="spellEnd"/>
            <w:r w:rsidRPr="00BE068B">
              <w:rPr>
                <w:rFonts w:ascii="Gill Sans MT" w:hAnsi="Gill Sans MT"/>
                <w:w w:val="105"/>
              </w:rPr>
              <w:t>)</w:t>
            </w:r>
          </w:p>
        </w:tc>
        <w:tc>
          <w:tcPr>
            <w:tcW w:w="4319" w:type="dxa"/>
            <w:gridSpan w:val="2"/>
            <w:tcBorders>
              <w:top w:val="single" w:sz="4" w:space="0" w:color="000000"/>
              <w:bottom w:val="single" w:sz="4" w:space="0" w:color="000000"/>
              <w:right w:val="single" w:sz="18" w:space="0" w:color="000000"/>
            </w:tcBorders>
          </w:tcPr>
          <w:p w14:paraId="46907916" w14:textId="2DB43C3C" w:rsidR="00B26E95" w:rsidRPr="00BE068B" w:rsidRDefault="00B26E95" w:rsidP="00FC1FE3">
            <w:pPr>
              <w:spacing w:after="0"/>
              <w:rPr>
                <w:rFonts w:ascii="Gill Sans MT" w:hAnsi="Gill Sans MT" w:cs="Times New Roman"/>
                <w:w w:val="105"/>
              </w:rPr>
            </w:pPr>
            <w:r w:rsidRPr="00BE068B">
              <w:rPr>
                <w:rFonts w:ascii="Gill Sans MT" w:hAnsi="Gill Sans MT" w:cs="Times New Roman"/>
                <w:w w:val="105"/>
              </w:rPr>
              <w:t>1=Complete</w:t>
            </w:r>
          </w:p>
          <w:p w14:paraId="66DA536A" w14:textId="7677916D" w:rsidR="00B26E95" w:rsidRPr="00BE068B" w:rsidRDefault="00B26E95" w:rsidP="00FC1FE3">
            <w:pPr>
              <w:spacing w:after="0"/>
              <w:rPr>
                <w:rFonts w:ascii="Gill Sans MT" w:hAnsi="Gill Sans MT" w:cs="Times New Roman"/>
                <w:w w:val="105"/>
              </w:rPr>
            </w:pPr>
            <w:r w:rsidRPr="00BE068B">
              <w:rPr>
                <w:rFonts w:ascii="Gill Sans MT" w:hAnsi="Gill Sans MT" w:cs="Times New Roman"/>
                <w:w w:val="105"/>
              </w:rPr>
              <w:t>2=Incomplete, come back</w:t>
            </w:r>
          </w:p>
          <w:p w14:paraId="60BEF0AF" w14:textId="6412F550" w:rsidR="00B26E95" w:rsidRPr="00BE068B" w:rsidRDefault="00B26E95" w:rsidP="00FC1FE3">
            <w:pPr>
              <w:spacing w:after="0"/>
              <w:rPr>
                <w:rFonts w:ascii="Gill Sans MT" w:hAnsi="Gill Sans MT" w:cs="Times New Roman"/>
                <w:w w:val="105"/>
              </w:rPr>
            </w:pPr>
            <w:r w:rsidRPr="00BE068B">
              <w:rPr>
                <w:rFonts w:ascii="Gill Sans MT" w:hAnsi="Gill Sans MT" w:cs="Times New Roman"/>
                <w:w w:val="105"/>
              </w:rPr>
              <w:t>3=Incomplete, cannot finish</w:t>
            </w:r>
          </w:p>
          <w:p w14:paraId="182447FD" w14:textId="4D7201B2" w:rsidR="00B26E95" w:rsidRPr="00BE068B" w:rsidRDefault="00B26E95" w:rsidP="00FC1FE3">
            <w:pPr>
              <w:spacing w:after="0"/>
              <w:rPr>
                <w:rFonts w:ascii="Gill Sans MT" w:hAnsi="Gill Sans MT" w:cs="Times New Roman"/>
                <w:w w:val="105"/>
              </w:rPr>
            </w:pPr>
            <w:r w:rsidRPr="00BE068B">
              <w:rPr>
                <w:rFonts w:ascii="Gill Sans MT" w:hAnsi="Gill Sans MT" w:cs="Times New Roman"/>
                <w:w w:val="105"/>
              </w:rPr>
              <w:t>4=</w:t>
            </w:r>
            <w:r w:rsidR="00296E2F" w:rsidRPr="00BE068B">
              <w:rPr>
                <w:rFonts w:ascii="Gill Sans MT" w:hAnsi="Gill Sans MT" w:cs="Times New Roman"/>
                <w:w w:val="105"/>
              </w:rPr>
              <w:t>Prefer not</w:t>
            </w:r>
            <w:r w:rsidRPr="00BE068B">
              <w:rPr>
                <w:rFonts w:ascii="Gill Sans MT" w:hAnsi="Gill Sans MT" w:cs="Times New Roman"/>
                <w:w w:val="105"/>
              </w:rPr>
              <w:t xml:space="preserve"> to participate</w:t>
            </w:r>
          </w:p>
          <w:p w14:paraId="50278705" w14:textId="0C13F364" w:rsidR="00B26E95" w:rsidRPr="00BE068B" w:rsidRDefault="00B26E95" w:rsidP="00FC1FE3">
            <w:pPr>
              <w:spacing w:after="0"/>
              <w:rPr>
                <w:rFonts w:ascii="Gill Sans MT" w:hAnsi="Gill Sans MT"/>
              </w:rPr>
            </w:pPr>
            <w:r w:rsidRPr="00BE068B">
              <w:rPr>
                <w:rFonts w:ascii="Gill Sans MT" w:hAnsi="Gill Sans MT"/>
              </w:rPr>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17739F6A" w14:textId="77777777" w:rsidR="00B26E95" w:rsidRPr="00BE068B" w:rsidRDefault="00B26E95" w:rsidP="00FC1FE3">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26E95" w:rsidRPr="00BE068B" w14:paraId="245B457C" w14:textId="77777777" w:rsidTr="00E3458F">
        <w:trPr>
          <w:trHeight w:val="20"/>
        </w:trPr>
        <w:tc>
          <w:tcPr>
            <w:tcW w:w="359" w:type="dxa"/>
            <w:tcBorders>
              <w:top w:val="single" w:sz="4" w:space="0" w:color="000000"/>
              <w:left w:val="single" w:sz="4" w:space="0" w:color="000000"/>
              <w:bottom w:val="single" w:sz="4" w:space="0" w:color="000000"/>
              <w:right w:val="single" w:sz="4" w:space="0" w:color="auto"/>
            </w:tcBorders>
          </w:tcPr>
          <w:p w14:paraId="7E123BBC" w14:textId="10F02C44" w:rsidR="00B26E95" w:rsidRPr="00BE068B" w:rsidRDefault="00205402" w:rsidP="00B26E95">
            <w:pPr>
              <w:rPr>
                <w:rFonts w:ascii="Gill Sans MT" w:hAnsi="Gill Sans MT"/>
                <w:w w:val="105"/>
              </w:rPr>
            </w:pPr>
            <w:r w:rsidRPr="00BE068B">
              <w:rPr>
                <w:rFonts w:ascii="Gill Sans MT" w:hAnsi="Gill Sans MT"/>
                <w:w w:val="105"/>
              </w:rPr>
              <w:t>S2</w:t>
            </w:r>
          </w:p>
        </w:tc>
        <w:tc>
          <w:tcPr>
            <w:tcW w:w="7194" w:type="dxa"/>
            <w:gridSpan w:val="2"/>
            <w:tcBorders>
              <w:top w:val="single" w:sz="4" w:space="0" w:color="000000"/>
              <w:left w:val="single" w:sz="4" w:space="0" w:color="auto"/>
              <w:bottom w:val="single" w:sz="4" w:space="0" w:color="000000"/>
              <w:right w:val="single" w:sz="18" w:space="0" w:color="000000"/>
            </w:tcBorders>
          </w:tcPr>
          <w:p w14:paraId="1C8A84B9" w14:textId="05D601E5" w:rsidR="00B26E95" w:rsidRPr="00BE068B" w:rsidRDefault="00B26E95" w:rsidP="00B26E95">
            <w:pPr>
              <w:spacing w:after="0"/>
              <w:rPr>
                <w:rFonts w:ascii="Gill Sans MT" w:hAnsi="Gill Sans MT"/>
                <w:w w:val="105"/>
              </w:rPr>
            </w:pPr>
            <w:r w:rsidRPr="00BE068B">
              <w:rPr>
                <w:rFonts w:ascii="Gill Sans MT" w:hAnsi="Gill Sans MT"/>
                <w:w w:val="105"/>
              </w:rPr>
              <w:t>On a scale of 1 to 5, 5 being very reliable, how reliable was the respondent? (</w:t>
            </w:r>
            <w:proofErr w:type="spellStart"/>
            <w:proofErr w:type="gramStart"/>
            <w:r w:rsidRPr="00BE068B">
              <w:rPr>
                <w:rFonts w:ascii="Gill Sans MT" w:hAnsi="Gill Sans MT"/>
                <w:b/>
                <w:w w:val="105"/>
              </w:rPr>
              <w:t>s</w:t>
            </w:r>
            <w:proofErr w:type="gramEnd"/>
            <w:r w:rsidRPr="00BE068B">
              <w:rPr>
                <w:rFonts w:ascii="Gill Sans MT" w:hAnsi="Gill Sans MT"/>
                <w:b/>
                <w:w w:val="105"/>
              </w:rPr>
              <w:t>_reliable</w:t>
            </w:r>
            <w:proofErr w:type="spellEnd"/>
            <w:r w:rsidRPr="00BE068B">
              <w:rPr>
                <w:rFonts w:ascii="Gill Sans MT" w:hAnsi="Gill Sans MT"/>
                <w:w w:val="105"/>
              </w:rPr>
              <w:t>)</w:t>
            </w:r>
          </w:p>
        </w:tc>
        <w:tc>
          <w:tcPr>
            <w:tcW w:w="2527" w:type="dxa"/>
            <w:gridSpan w:val="2"/>
            <w:tcBorders>
              <w:top w:val="single" w:sz="18" w:space="0" w:color="000000"/>
              <w:left w:val="single" w:sz="18" w:space="0" w:color="000000"/>
              <w:bottom w:val="single" w:sz="18" w:space="0" w:color="000000"/>
              <w:right w:val="single" w:sz="18" w:space="0" w:color="000000"/>
            </w:tcBorders>
          </w:tcPr>
          <w:p w14:paraId="09127691" w14:textId="77777777" w:rsidR="00B26E95" w:rsidRPr="00BE068B" w:rsidRDefault="00B26E95" w:rsidP="00B26E95">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B26E95" w:rsidRPr="00BE068B" w14:paraId="7C4016D5" w14:textId="77777777" w:rsidTr="00E3458F">
        <w:trPr>
          <w:trHeight w:val="20"/>
        </w:trPr>
        <w:tc>
          <w:tcPr>
            <w:tcW w:w="359" w:type="dxa"/>
            <w:tcBorders>
              <w:top w:val="single" w:sz="4" w:space="0" w:color="000000"/>
              <w:left w:val="single" w:sz="4" w:space="0" w:color="000000"/>
              <w:bottom w:val="single" w:sz="4" w:space="0" w:color="000000"/>
              <w:right w:val="single" w:sz="4" w:space="0" w:color="auto"/>
            </w:tcBorders>
          </w:tcPr>
          <w:p w14:paraId="0FC2D671" w14:textId="68DEDF21" w:rsidR="00B26E95" w:rsidRPr="00BE068B" w:rsidRDefault="00205402" w:rsidP="00B26E95">
            <w:pPr>
              <w:rPr>
                <w:rFonts w:ascii="Gill Sans MT" w:hAnsi="Gill Sans MT"/>
                <w:w w:val="105"/>
              </w:rPr>
            </w:pPr>
            <w:r w:rsidRPr="00BE068B">
              <w:rPr>
                <w:rFonts w:ascii="Gill Sans MT" w:hAnsi="Gill Sans MT"/>
                <w:w w:val="105"/>
              </w:rPr>
              <w:t>S3</w:t>
            </w:r>
          </w:p>
        </w:tc>
        <w:tc>
          <w:tcPr>
            <w:tcW w:w="4680" w:type="dxa"/>
            <w:tcBorders>
              <w:top w:val="single" w:sz="4" w:space="0" w:color="000000"/>
              <w:left w:val="single" w:sz="4" w:space="0" w:color="auto"/>
              <w:bottom w:val="single" w:sz="4" w:space="0" w:color="000000"/>
              <w:right w:val="single" w:sz="18" w:space="0" w:color="000000"/>
            </w:tcBorders>
          </w:tcPr>
          <w:p w14:paraId="40A95A62" w14:textId="7E137465" w:rsidR="00B26E95" w:rsidRPr="00BE068B" w:rsidRDefault="00B26E95" w:rsidP="00B26E95">
            <w:pPr>
              <w:spacing w:after="0"/>
              <w:rPr>
                <w:rFonts w:ascii="Gill Sans MT" w:hAnsi="Gill Sans MT"/>
                <w:w w:val="105"/>
              </w:rPr>
            </w:pPr>
            <w:r w:rsidRPr="00BE068B">
              <w:rPr>
                <w:rFonts w:ascii="Gill Sans MT" w:hAnsi="Gill Sans MT"/>
                <w:w w:val="105"/>
              </w:rPr>
              <w:t>Any additional comments?  (</w:t>
            </w:r>
            <w:proofErr w:type="spellStart"/>
            <w:proofErr w:type="gramStart"/>
            <w:r w:rsidRPr="00BE068B">
              <w:rPr>
                <w:rFonts w:ascii="Gill Sans MT" w:hAnsi="Gill Sans MT"/>
                <w:b/>
                <w:w w:val="105"/>
              </w:rPr>
              <w:t>s</w:t>
            </w:r>
            <w:proofErr w:type="gramEnd"/>
            <w:r w:rsidRPr="00BE068B">
              <w:rPr>
                <w:rFonts w:ascii="Gill Sans MT" w:hAnsi="Gill Sans MT"/>
                <w:b/>
                <w:w w:val="105"/>
              </w:rPr>
              <w:t>_notes</w:t>
            </w:r>
            <w:proofErr w:type="spellEnd"/>
            <w:r w:rsidRPr="00BE068B">
              <w:rPr>
                <w:rFonts w:ascii="Gill Sans MT" w:hAnsi="Gill Sans MT"/>
                <w:w w:val="105"/>
              </w:rPr>
              <w:t>)</w:t>
            </w:r>
          </w:p>
        </w:tc>
        <w:tc>
          <w:tcPr>
            <w:tcW w:w="5041" w:type="dxa"/>
            <w:gridSpan w:val="3"/>
            <w:tcBorders>
              <w:top w:val="single" w:sz="18" w:space="0" w:color="000000"/>
              <w:left w:val="single" w:sz="18" w:space="0" w:color="000000"/>
              <w:bottom w:val="single" w:sz="18" w:space="0" w:color="000000"/>
              <w:right w:val="single" w:sz="18" w:space="0" w:color="000000"/>
            </w:tcBorders>
          </w:tcPr>
          <w:p w14:paraId="3BFD3752" w14:textId="77777777" w:rsidR="00B26E95" w:rsidRPr="00BE068B" w:rsidRDefault="00B26E95" w:rsidP="00B26E95">
            <w:pPr>
              <w:spacing w:after="0"/>
              <w:rPr>
                <w:rFonts w:ascii="Gill Sans MT" w:hAnsi="Gill Sans MT"/>
                <w:i/>
                <w:color w:val="A6A6A6" w:themeColor="background1" w:themeShade="A6"/>
              </w:rPr>
            </w:pPr>
            <w:r w:rsidRPr="00BE068B">
              <w:rPr>
                <w:rFonts w:ascii="Gill Sans MT" w:hAnsi="Gill Sans MT"/>
                <w:i/>
                <w:color w:val="A6A6A6" w:themeColor="background1" w:themeShade="A6"/>
              </w:rPr>
              <w:t>(Text)</w:t>
            </w:r>
          </w:p>
        </w:tc>
      </w:tr>
    </w:tbl>
    <w:p w14:paraId="321381CC" w14:textId="2F8211D7" w:rsidR="00B26E95" w:rsidRPr="00BE068B" w:rsidRDefault="00B26E95" w:rsidP="001512DD">
      <w:pPr>
        <w:spacing w:afterLines="20" w:after="48" w:line="240" w:lineRule="auto"/>
        <w:contextualSpacing/>
        <w:rPr>
          <w:rFonts w:ascii="Gill Sans MT" w:eastAsia="Times New Roman" w:hAnsi="Gill Sans MT" w:cs="Times New Roman"/>
          <w:lang w:eastAsia="zh-CN"/>
        </w:rPr>
      </w:pPr>
    </w:p>
    <w:sectPr w:rsidR="00B26E95" w:rsidRPr="00BE068B" w:rsidSect="00512DC2">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 w:author="Rebecca Nicodemus" w:date="2014-11-17T19:01:00Z" w:initials="RAN">
    <w:p w14:paraId="463BCAB8" w14:textId="77777777" w:rsidR="0006615C" w:rsidRDefault="0006615C">
      <w:pPr>
        <w:pStyle w:val="CommentText"/>
      </w:pPr>
      <w:r>
        <w:rPr>
          <w:rStyle w:val="CommentReference"/>
        </w:rPr>
        <w:annotationRef/>
      </w:r>
      <w:r>
        <w:t xml:space="preserve">Would it be worthwhile to add a question on </w:t>
      </w:r>
    </w:p>
    <w:p w14:paraId="787BDB09" w14:textId="77777777" w:rsidR="0006615C" w:rsidRDefault="0006615C">
      <w:pPr>
        <w:pStyle w:val="CommentText"/>
      </w:pPr>
      <w:r>
        <w:t xml:space="preserve">“In the recent past, have you considered moving to another village? </w:t>
      </w:r>
    </w:p>
    <w:p w14:paraId="7E87C690" w14:textId="77777777" w:rsidR="0006615C" w:rsidRDefault="0006615C">
      <w:pPr>
        <w:pStyle w:val="CommentText"/>
      </w:pPr>
      <w:r>
        <w:t xml:space="preserve">If so, for which reason? </w:t>
      </w:r>
    </w:p>
    <w:p w14:paraId="0A87E97C" w14:textId="39D989EF" w:rsidR="0006615C" w:rsidRDefault="0006615C">
      <w:pPr>
        <w:pStyle w:val="CommentText"/>
      </w:pPr>
      <w:r>
        <w:t>Why did you not?”</w:t>
      </w:r>
    </w:p>
  </w:comment>
  <w:comment w:id="1" w:author="Heather Huntington" w:date="2014-11-17T19:03:00Z" w:initials="HH">
    <w:p w14:paraId="415CE34F" w14:textId="4A848F22" w:rsidR="0006615C" w:rsidRDefault="0006615C">
      <w:pPr>
        <w:pStyle w:val="CommentText"/>
      </w:pPr>
      <w:r>
        <w:rPr>
          <w:rStyle w:val="CommentReference"/>
        </w:rPr>
        <w:annotationRef/>
      </w:r>
      <w:proofErr w:type="spellStart"/>
      <w:r>
        <w:t>Aleta</w:t>
      </w:r>
      <w:proofErr w:type="spellEnd"/>
      <w:r>
        <w:t xml:space="preserve"> – please add these questions. Use this set of categories </w:t>
      </w:r>
      <w:proofErr w:type="gramStart"/>
      <w:r>
        <w:t>for  the</w:t>
      </w:r>
      <w:proofErr w:type="gramEnd"/>
      <w:r>
        <w:t xml:space="preserve"> second question. For the third question, just put some general categories for the short term like – “not enough money to move”, “didn’t have any friends/family in other areas”…</w:t>
      </w:r>
      <w:proofErr w:type="gramStart"/>
      <w:r>
        <w:t>and  anything</w:t>
      </w:r>
      <w:proofErr w:type="gramEnd"/>
      <w:r>
        <w:t xml:space="preserve"> else you can think of that might make sense. </w:t>
      </w:r>
    </w:p>
  </w:comment>
  <w:comment w:id="8" w:author="usaiduser" w:date="2014-11-09T10:40:00Z" w:initials="u">
    <w:p w14:paraId="36F45BCC" w14:textId="5B4E6BB1" w:rsidR="0006615C" w:rsidRDefault="0006615C">
      <w:pPr>
        <w:pStyle w:val="CommentText"/>
      </w:pPr>
      <w:r>
        <w:rPr>
          <w:rStyle w:val="CommentReference"/>
        </w:rPr>
        <w:annotationRef/>
      </w:r>
      <w:r>
        <w:t>Ok lets leave this in given the below and discuss resources for remote sensing analysis at a later date.</w:t>
      </w:r>
    </w:p>
  </w:comment>
  <w:comment w:id="9" w:author="Heather Huntington" w:date="2014-11-17T19:07:00Z" w:initials="HH">
    <w:p w14:paraId="64081BB7" w14:textId="5F7E619E" w:rsidR="0006615C" w:rsidRDefault="0006615C">
      <w:pPr>
        <w:pStyle w:val="CommentText"/>
      </w:pPr>
      <w:r>
        <w:rPr>
          <w:rStyle w:val="CommentReference"/>
        </w:rPr>
        <w:annotationRef/>
      </w:r>
      <w:proofErr w:type="spellStart"/>
      <w:r>
        <w:t>Aleta</w:t>
      </w:r>
      <w:proofErr w:type="spellEnd"/>
      <w:r>
        <w:t xml:space="preserve"> – we will keep this section. Please just add all of these comments to our comment matrix. </w:t>
      </w:r>
    </w:p>
  </w:comment>
  <w:comment w:id="12" w:author="Stickler, Mercedes M. (E3/LTRM)" w:date="2014-11-04T15:38:00Z" w:initials="MMS">
    <w:p w14:paraId="2828D3E8" w14:textId="77777777" w:rsidR="0006615C" w:rsidRDefault="0006615C" w:rsidP="00BE5610">
      <w:pPr>
        <w:pStyle w:val="CommentText"/>
        <w:rPr>
          <w:b/>
        </w:rPr>
      </w:pPr>
      <w:r w:rsidRPr="00AC039B">
        <w:rPr>
          <w:rStyle w:val="CommentReference"/>
          <w:b/>
        </w:rPr>
        <w:annotationRef/>
      </w:r>
      <w:r w:rsidRPr="00AC039B">
        <w:t xml:space="preserve">Per the recent TGCC </w:t>
      </w:r>
      <w:hyperlink r:id="rId1" w:history="1">
        <w:r w:rsidRPr="00AC039B">
          <w:rPr>
            <w:rStyle w:val="Hyperlink"/>
          </w:rPr>
          <w:t>lit review</w:t>
        </w:r>
      </w:hyperlink>
      <w:r w:rsidRPr="00AC039B">
        <w:t xml:space="preserve">, </w:t>
      </w:r>
      <w:r>
        <w:t xml:space="preserve">subjective questions related to forest condition are unlikely to yield sufficiently rigorous results (unless otherwise noted, please delete the questions in this section). Instead, </w:t>
      </w:r>
      <w:r w:rsidRPr="00AC039B">
        <w:rPr>
          <w:b/>
        </w:rPr>
        <w:t>I think we should consider adding a geospatial analysis component to the design</w:t>
      </w:r>
      <w:r>
        <w:rPr>
          <w:b/>
        </w:rPr>
        <w:t xml:space="preserve"> – let’s discuss, but I think as long as we rely on remotely sensed images (which we can get from the Lab) is something this could be added to the analysis after baseline data collection</w:t>
      </w:r>
      <w:r w:rsidRPr="00AC039B">
        <w:rPr>
          <w:b/>
        </w:rPr>
        <w:t xml:space="preserve">. </w:t>
      </w:r>
    </w:p>
    <w:p w14:paraId="41562C18" w14:textId="77777777" w:rsidR="0006615C" w:rsidRDefault="0006615C" w:rsidP="00BE5610">
      <w:pPr>
        <w:pStyle w:val="CommentText"/>
        <w:rPr>
          <w:b/>
        </w:rPr>
      </w:pPr>
    </w:p>
    <w:p w14:paraId="21E67321" w14:textId="77777777" w:rsidR="0006615C" w:rsidRPr="0070348B" w:rsidRDefault="0006615C" w:rsidP="00BE5610">
      <w:pPr>
        <w:pStyle w:val="CommentText"/>
      </w:pPr>
      <w:r>
        <w:t>The only reason I would think we should consider leaving these questions in the survey is to measure community perceptions of the drivers of deforestation/afforestation – but not to measure actual forest conditions. Consider re-orienting around the CFP package of interventions (see GCC Evaluation Question #5).</w:t>
      </w:r>
    </w:p>
  </w:comment>
  <w:comment w:id="13" w:author="Vanessa Retana" w:date="2014-11-05T17:08:00Z" w:initials="VR">
    <w:p w14:paraId="5BDFC40E" w14:textId="5B09BBFD" w:rsidR="0006615C" w:rsidRDefault="0006615C">
      <w:pPr>
        <w:pStyle w:val="CommentText"/>
      </w:pPr>
      <w:r>
        <w:rPr>
          <w:rStyle w:val="CommentReference"/>
        </w:rPr>
        <w:annotationRef/>
      </w:r>
      <w:r>
        <w:t xml:space="preserve">Yet another input… I think it’s important to document communities’ feedback on forest conditions. If not, we may be implying that they know little about the forests they manage daily, one of the paradigms the CBD and the Cancun Agreements have tried to </w:t>
      </w:r>
    </w:p>
    <w:p w14:paraId="64BD4136" w14:textId="5B342D5C" w:rsidR="0006615C" w:rsidRDefault="0006615C">
      <w:pPr>
        <w:pStyle w:val="CommentText"/>
      </w:pPr>
      <w:r>
        <w:t>This type of knowledge (forest conditions) may part of indigenous and local communities’ traditional knowledge and, if so, should be portrayed as such. If presented according to science standards, the results will certainly not be rigorous: TK does not correspond to western science principles and methods.</w:t>
      </w:r>
      <w:r w:rsidRPr="005E40F8">
        <w:t xml:space="preserve"> </w:t>
      </w:r>
      <w:r>
        <w:t xml:space="preserve">TK systems, for instance, frequently have recourse to </w:t>
      </w:r>
      <w:r w:rsidRPr="005E40F8">
        <w:t>spiritual</w:t>
      </w:r>
      <w:r>
        <w:t xml:space="preserve"> beliefs and sacred sites to manage natural resources.  </w:t>
      </w:r>
    </w:p>
  </w:comment>
  <w:comment w:id="10" w:author="Heather Huntington" w:date="2014-11-04T15:38:00Z" w:initials="HH">
    <w:p w14:paraId="4C197FA3" w14:textId="34600094" w:rsidR="0006615C" w:rsidRDefault="0006615C">
      <w:pPr>
        <w:pStyle w:val="CommentText"/>
      </w:pPr>
      <w:r>
        <w:rPr>
          <w:rStyle w:val="CommentReference"/>
        </w:rPr>
        <w:annotationRef/>
      </w:r>
      <w:r>
        <w:t xml:space="preserve">I think we have to keep this section to address GCC questions, </w:t>
      </w:r>
      <w:proofErr w:type="gramStart"/>
      <w:r>
        <w:t>especially  RQ</w:t>
      </w:r>
      <w:proofErr w:type="gramEnd"/>
      <w:r>
        <w:t xml:space="preserve"> #1 since there is still a lot of uncertainty about using resources for remote sensing. I totally agree that this is not the best way to measure this, but we need this as a back-up if we aren’t going to use remote sensing. </w:t>
      </w:r>
    </w:p>
  </w:comment>
  <w:comment w:id="11" w:author="Rebecca Nicodemus" w:date="2014-11-12T15:50:00Z" w:initials="RAN">
    <w:p w14:paraId="7A2CFBAD" w14:textId="6BE919CD" w:rsidR="0006615C" w:rsidRDefault="0006615C">
      <w:pPr>
        <w:pStyle w:val="CommentText"/>
      </w:pPr>
      <w:r>
        <w:rPr>
          <w:rStyle w:val="CommentReference"/>
        </w:rPr>
        <w:annotationRef/>
      </w:r>
      <w:r>
        <w:t>I agree with Heather’s last comment (HH8). Best case scenario – we could triangulate.</w:t>
      </w:r>
    </w:p>
  </w:comment>
  <w:comment w:id="14" w:author="Stickler, Mercedes M. (E3/LTRM)" w:date="2014-11-07T20:45:00Z" w:initials="MMS">
    <w:p w14:paraId="7282EA0D" w14:textId="77777777" w:rsidR="0006615C" w:rsidRDefault="0006615C" w:rsidP="00BE068B">
      <w:pPr>
        <w:pStyle w:val="CommentText"/>
      </w:pPr>
      <w:r>
        <w:rPr>
          <w:rStyle w:val="CommentReference"/>
        </w:rPr>
        <w:annotationRef/>
      </w:r>
      <w:r>
        <w:t>Again, let’s leave out the forest condition questions from surveys</w:t>
      </w:r>
    </w:p>
  </w:comment>
  <w:comment w:id="15" w:author="Heather Huntington" w:date="2014-11-07T20:45:00Z" w:initials="HH">
    <w:p w14:paraId="2359DFB9" w14:textId="77777777" w:rsidR="0006615C" w:rsidRDefault="0006615C" w:rsidP="00BE068B">
      <w:pPr>
        <w:pStyle w:val="CommentText"/>
      </w:pPr>
      <w:r>
        <w:rPr>
          <w:rStyle w:val="CommentReference"/>
        </w:rPr>
        <w:annotationRef/>
      </w:r>
      <w:r>
        <w:t xml:space="preserve">Unless we are definitely going with the remote sensing data, I suggest we keep this series. Also, we need this perception data to get at degradation because the remote sensing isn’t going to pick up on degradation under the canopy. </w:t>
      </w:r>
    </w:p>
  </w:comment>
  <w:comment w:id="16" w:author="usaiduser" w:date="2014-11-09T10:41:00Z" w:initials="u">
    <w:p w14:paraId="2980D674" w14:textId="386A22CA" w:rsidR="0006615C" w:rsidRDefault="0006615C">
      <w:pPr>
        <w:pStyle w:val="CommentText"/>
      </w:pPr>
      <w:r>
        <w:rPr>
          <w:rStyle w:val="CommentReference"/>
        </w:rPr>
        <w:annotationRef/>
      </w:r>
      <w:r>
        <w:t>Code if possible</w:t>
      </w:r>
    </w:p>
  </w:comment>
  <w:comment w:id="17" w:author="Heather Huntington" w:date="2014-11-17T19:31:00Z" w:initials="HH">
    <w:p w14:paraId="40BDC47A" w14:textId="38666CA2" w:rsidR="0006615C" w:rsidRDefault="0006615C">
      <w:pPr>
        <w:pStyle w:val="CommentText"/>
      </w:pPr>
      <w:r>
        <w:rPr>
          <w:rStyle w:val="CommentReference"/>
        </w:rPr>
        <w:annotationRef/>
      </w:r>
      <w:r>
        <w:t xml:space="preserve">The FLES and IFRI surveys have these as open-ended. </w:t>
      </w:r>
    </w:p>
    <w:p w14:paraId="6B297302" w14:textId="77777777" w:rsidR="0006615C" w:rsidRDefault="0006615C">
      <w:pPr>
        <w:pStyle w:val="CommentText"/>
      </w:pPr>
    </w:p>
    <w:p w14:paraId="302E0219" w14:textId="1B7A3BB6" w:rsidR="0006615C" w:rsidRDefault="0006615C">
      <w:pPr>
        <w:pStyle w:val="CommentText"/>
      </w:pPr>
      <w:proofErr w:type="spellStart"/>
      <w:r>
        <w:t>Aleta</w:t>
      </w:r>
      <w:proofErr w:type="spellEnd"/>
      <w:r>
        <w:t xml:space="preserve"> – can you </w:t>
      </w:r>
      <w:proofErr w:type="spellStart"/>
      <w:r>
        <w:t>google</w:t>
      </w:r>
      <w:proofErr w:type="spellEnd"/>
      <w:r>
        <w:t xml:space="preserve"> around and find some typical species that grow in Eastern? </w:t>
      </w:r>
    </w:p>
  </w:comment>
  <w:comment w:id="18" w:author="usaiduser" w:date="2014-11-09T10:41:00Z" w:initials="u">
    <w:p w14:paraId="64133986" w14:textId="28F064F1" w:rsidR="0006615C" w:rsidRDefault="0006615C">
      <w:pPr>
        <w:pStyle w:val="CommentText"/>
      </w:pPr>
      <w:r>
        <w:rPr>
          <w:rStyle w:val="CommentReference"/>
        </w:rPr>
        <w:annotationRef/>
      </w:r>
      <w:r>
        <w:t>Code if possible</w:t>
      </w:r>
    </w:p>
  </w:comment>
  <w:comment w:id="39" w:author="usaiduser" w:date="2014-11-09T10:41:00Z" w:initials="u">
    <w:p w14:paraId="2F7E4BC0" w14:textId="2380E2BD" w:rsidR="0006615C" w:rsidRDefault="0006615C">
      <w:pPr>
        <w:pStyle w:val="CommentText"/>
      </w:pPr>
      <w:r>
        <w:rPr>
          <w:rStyle w:val="CommentReference"/>
        </w:rPr>
        <w:annotationRef/>
      </w:r>
      <w:r>
        <w:t>Code if possible</w:t>
      </w:r>
    </w:p>
  </w:comment>
  <w:comment w:id="38" w:author="Heather Huntington" w:date="2014-11-17T19:43:00Z" w:initials="HH">
    <w:p w14:paraId="3F5C74A9" w14:textId="76810DF9" w:rsidR="0006615C" w:rsidRDefault="0006615C">
      <w:pPr>
        <w:pStyle w:val="CommentText"/>
      </w:pPr>
      <w:r>
        <w:rPr>
          <w:rStyle w:val="CommentReference"/>
        </w:rPr>
        <w:annotationRef/>
      </w:r>
      <w:proofErr w:type="spellStart"/>
      <w:r>
        <w:t>Aleta</w:t>
      </w:r>
      <w:proofErr w:type="spellEnd"/>
      <w:r>
        <w:t xml:space="preserve"> – How should we handle this? A really long probe and code? Or open text? </w:t>
      </w:r>
    </w:p>
  </w:comment>
  <w:comment w:id="42" w:author="Rebecca Nicodemus" w:date="2014-11-12T15:29:00Z" w:initials="RAN">
    <w:p w14:paraId="4CE60134" w14:textId="0A2F68CE" w:rsidR="0006615C" w:rsidRDefault="0006615C">
      <w:pPr>
        <w:pStyle w:val="CommentText"/>
      </w:pPr>
      <w:r>
        <w:rPr>
          <w:rStyle w:val="CommentReference"/>
        </w:rPr>
        <w:annotationRef/>
      </w:r>
      <w:r>
        <w:t>These are different transport options then on the other instrument. Not sure if that was intentional.</w:t>
      </w:r>
    </w:p>
  </w:comment>
  <w:comment w:id="43" w:author="Heather Huntington" w:date="2014-11-17T19:45:00Z" w:initials="HH">
    <w:p w14:paraId="57841B02" w14:textId="4BF2AC13" w:rsidR="0006615C" w:rsidRDefault="0006615C">
      <w:pPr>
        <w:pStyle w:val="CommentText"/>
      </w:pPr>
      <w:r>
        <w:rPr>
          <w:rStyle w:val="CommentReference"/>
        </w:rPr>
        <w:annotationRef/>
      </w:r>
      <w:proofErr w:type="spellStart"/>
      <w:r>
        <w:t>Aleta</w:t>
      </w:r>
      <w:proofErr w:type="spellEnd"/>
      <w:r>
        <w:t xml:space="preserve"> – can you make sure these are consistent across the instruments? </w:t>
      </w:r>
    </w:p>
  </w:comment>
  <w:comment w:id="47" w:author="usaiduser" w:date="2014-11-09T10:41:00Z" w:initials="u">
    <w:p w14:paraId="22872B7D" w14:textId="206F49CB" w:rsidR="0006615C" w:rsidRDefault="0006615C">
      <w:pPr>
        <w:pStyle w:val="CommentText"/>
      </w:pPr>
      <w:r>
        <w:rPr>
          <w:rStyle w:val="CommentReference"/>
        </w:rPr>
        <w:annotationRef/>
      </w:r>
      <w:r>
        <w:t>Code if possible</w:t>
      </w:r>
    </w:p>
  </w:comment>
  <w:comment w:id="67" w:author="usaiduser" w:date="2014-11-09T10:41:00Z" w:initials="u">
    <w:p w14:paraId="686EAB0A" w14:textId="5A8036AD" w:rsidR="0006615C" w:rsidRDefault="0006615C">
      <w:pPr>
        <w:pStyle w:val="CommentText"/>
      </w:pPr>
      <w:r>
        <w:rPr>
          <w:rStyle w:val="CommentReference"/>
        </w:rPr>
        <w:annotationRef/>
      </w:r>
      <w:r>
        <w:t>Code if possible</w:t>
      </w:r>
    </w:p>
  </w:comment>
  <w:comment w:id="126" w:author="Rebecca Nicodemus" w:date="2014-11-12T15:30:00Z" w:initials="RAN">
    <w:p w14:paraId="61D49DC4" w14:textId="14B53CA5" w:rsidR="0006615C" w:rsidRDefault="0006615C">
      <w:pPr>
        <w:pStyle w:val="CommentText"/>
      </w:pPr>
      <w:r>
        <w:rPr>
          <w:rStyle w:val="CommentReference"/>
        </w:rPr>
        <w:annotationRef/>
      </w:r>
      <w:r>
        <w:t>Should we ask which products (if it is for certain products)?</w:t>
      </w:r>
    </w:p>
  </w:comment>
  <w:comment w:id="128" w:author="usaiduser" w:date="2014-11-09T10:42:00Z" w:initials="u">
    <w:p w14:paraId="03BE7B2B" w14:textId="420CAFDE" w:rsidR="0006615C" w:rsidRDefault="0006615C">
      <w:pPr>
        <w:pStyle w:val="CommentText"/>
      </w:pPr>
      <w:r>
        <w:rPr>
          <w:rStyle w:val="CommentReference"/>
        </w:rPr>
        <w:annotationRef/>
      </w:r>
      <w:r>
        <w:t xml:space="preserve">Code </w:t>
      </w:r>
    </w:p>
  </w:comment>
  <w:comment w:id="145" w:author="usaiduser" w:date="2014-11-09T10:42:00Z" w:initials="u">
    <w:p w14:paraId="7BC3B515" w14:textId="68052483" w:rsidR="0006615C" w:rsidRDefault="0006615C">
      <w:pPr>
        <w:pStyle w:val="CommentText"/>
      </w:pPr>
      <w:r>
        <w:rPr>
          <w:rStyle w:val="CommentReference"/>
        </w:rPr>
        <w:annotationRef/>
      </w:r>
      <w:r>
        <w:t xml:space="preserve">Code </w:t>
      </w:r>
    </w:p>
  </w:comment>
  <w:comment w:id="161" w:author="usaiduser" w:date="2014-11-09T10:42:00Z" w:initials="u">
    <w:p w14:paraId="2856B63E" w14:textId="40E872A4" w:rsidR="0006615C" w:rsidRDefault="0006615C">
      <w:pPr>
        <w:pStyle w:val="CommentText"/>
      </w:pPr>
      <w:r>
        <w:rPr>
          <w:rStyle w:val="CommentReference"/>
        </w:rPr>
        <w:annotationRef/>
      </w:r>
      <w:r>
        <w:t xml:space="preserve">Code </w:t>
      </w:r>
    </w:p>
  </w:comment>
  <w:comment w:id="171" w:author="Heather Huntington" w:date="2014-11-17T19:40:00Z" w:initials="HH">
    <w:p w14:paraId="374D853E" w14:textId="35DF7FE9" w:rsidR="0006615C" w:rsidRDefault="0006615C">
      <w:pPr>
        <w:pStyle w:val="CommentText"/>
      </w:pPr>
      <w:r>
        <w:rPr>
          <w:rStyle w:val="CommentReference"/>
        </w:rPr>
        <w:annotationRef/>
      </w:r>
      <w:proofErr w:type="spellStart"/>
      <w:r>
        <w:t>Aleta</w:t>
      </w:r>
      <w:proofErr w:type="spellEnd"/>
      <w:r>
        <w:t xml:space="preserve"> – please add some units. </w:t>
      </w:r>
    </w:p>
  </w:comment>
  <w:comment w:id="173" w:author="usaiduser" w:date="2014-11-09T10:43:00Z" w:initials="u">
    <w:p w14:paraId="2F7FA223" w14:textId="08A32D31" w:rsidR="0006615C" w:rsidRDefault="0006615C">
      <w:pPr>
        <w:pStyle w:val="CommentText"/>
      </w:pPr>
      <w:r>
        <w:rPr>
          <w:rStyle w:val="CommentReference"/>
        </w:rPr>
        <w:annotationRef/>
      </w:r>
      <w:r>
        <w:t xml:space="preserve">Great </w:t>
      </w:r>
    </w:p>
  </w:comment>
  <w:comment w:id="174" w:author="Rebecca Nicodemus" w:date="2014-11-17T19:59:00Z" w:initials="RAN">
    <w:p w14:paraId="19D2DB7E" w14:textId="634C81D4" w:rsidR="0006615C" w:rsidRDefault="0006615C">
      <w:pPr>
        <w:pStyle w:val="CommentText"/>
      </w:pPr>
      <w:r>
        <w:rPr>
          <w:rStyle w:val="CommentReference"/>
        </w:rPr>
        <w:annotationRef/>
      </w:r>
      <w:r>
        <w:t>Just elites from Lusaka or any “outsider” (including international concessions for mining, etc.)</w:t>
      </w:r>
    </w:p>
    <w:p w14:paraId="2C603695" w14:textId="77777777" w:rsidR="0006615C" w:rsidRDefault="0006615C">
      <w:pPr>
        <w:pStyle w:val="CommentText"/>
      </w:pPr>
    </w:p>
    <w:p w14:paraId="021AC1A2" w14:textId="15A0FF89" w:rsidR="0006615C" w:rsidRDefault="0006615C">
      <w:pPr>
        <w:pStyle w:val="CommentText"/>
      </w:pPr>
      <w:r>
        <w:t>HLH – Changed to elites</w:t>
      </w:r>
    </w:p>
  </w:comment>
  <w:comment w:id="177" w:author="Rebecca Nicodemus" w:date="2014-11-12T16:09:00Z" w:initials="RAN">
    <w:p w14:paraId="477B59BB" w14:textId="47E15D05" w:rsidR="0006615C" w:rsidRDefault="0006615C">
      <w:pPr>
        <w:pStyle w:val="CommentText"/>
      </w:pPr>
      <w:r>
        <w:rPr>
          <w:rStyle w:val="CommentReference"/>
        </w:rPr>
        <w:annotationRef/>
      </w:r>
      <w:r>
        <w:t>I think it would be worthwhile to know, for each HH, what their sources of income are and what percent of their income comes from forest use (if any). Right now it appears that we will only get the amount in currency from forest use.</w:t>
      </w:r>
    </w:p>
  </w:comment>
  <w:comment w:id="179" w:author="usaiduser" w:date="2014-11-09T10:43:00Z" w:initials="u">
    <w:p w14:paraId="77095C08" w14:textId="119B3314" w:rsidR="0006615C" w:rsidRDefault="0006615C">
      <w:pPr>
        <w:pStyle w:val="CommentText"/>
      </w:pPr>
      <w:r>
        <w:rPr>
          <w:rStyle w:val="CommentReference"/>
        </w:rPr>
        <w:annotationRef/>
      </w:r>
      <w:r>
        <w:t xml:space="preserve">Code </w:t>
      </w:r>
    </w:p>
  </w:comment>
  <w:comment w:id="182" w:author="usaiduser" w:date="2014-11-09T10:45:00Z" w:initials="u">
    <w:p w14:paraId="4C19970C" w14:textId="6C2CB5B6" w:rsidR="0006615C" w:rsidRDefault="0006615C">
      <w:pPr>
        <w:pStyle w:val="CommentText"/>
      </w:pPr>
      <w:r>
        <w:rPr>
          <w:rStyle w:val="CommentReference"/>
        </w:rPr>
        <w:annotationRef/>
      </w:r>
      <w:r>
        <w:t>Code if possible</w:t>
      </w:r>
    </w:p>
  </w:comment>
  <w:comment w:id="184" w:author="Rebecca Nicodemus" w:date="2014-11-17T20:17:00Z" w:initials="RAN">
    <w:p w14:paraId="5AE8C74A" w14:textId="5AE72708" w:rsidR="0006615C" w:rsidRDefault="0006615C">
      <w:pPr>
        <w:pStyle w:val="CommentText"/>
      </w:pPr>
      <w:r>
        <w:rPr>
          <w:rStyle w:val="CommentReference"/>
        </w:rPr>
        <w:annotationRef/>
      </w:r>
      <w:r>
        <w:t>Sometimes I see 3 years and sometimes I see 5 years. Not sure if that is intentional.</w:t>
      </w:r>
    </w:p>
  </w:comment>
  <w:comment w:id="183" w:author="Heather Huntington" w:date="2014-11-17T22:39:00Z" w:initials="HH">
    <w:p w14:paraId="4FB5F8B7" w14:textId="26459F12" w:rsidR="0006615C" w:rsidRDefault="0006615C">
      <w:pPr>
        <w:pStyle w:val="CommentText"/>
      </w:pPr>
      <w:r>
        <w:rPr>
          <w:rStyle w:val="CommentReference"/>
        </w:rPr>
        <w:annotationRef/>
      </w:r>
      <w:proofErr w:type="spellStart"/>
      <w:r>
        <w:t>Aleta</w:t>
      </w:r>
      <w:proofErr w:type="spellEnd"/>
      <w:r>
        <w:t xml:space="preserve"> – can you change all of the 5 year references to 3 years? This will line up better with the program timeline. </w:t>
      </w:r>
    </w:p>
  </w:comment>
  <w:comment w:id="185" w:author="Stickler, Mercedes M. (E3/LTRM)" w:date="2014-11-04T15:38:00Z" w:initials="MMS">
    <w:p w14:paraId="53C98F09" w14:textId="77777777" w:rsidR="0006615C" w:rsidRDefault="0006615C" w:rsidP="00F7697D">
      <w:pPr>
        <w:pStyle w:val="CommentText"/>
      </w:pPr>
      <w:r>
        <w:rPr>
          <w:rStyle w:val="CommentReference"/>
        </w:rPr>
        <w:annotationRef/>
      </w:r>
      <w:r>
        <w:t>Not sure these are relevant to CFP – but we do need a section on participation in REDD+ processes/decision-making, and we may want to include some questions related to access to grievance mechanisms related to REDD</w:t>
      </w:r>
    </w:p>
  </w:comment>
  <w:comment w:id="186" w:author="Vanessa Retana" w:date="2014-11-05T17:15:00Z" w:initials="VR">
    <w:p w14:paraId="029889BD" w14:textId="7D1FE1EF" w:rsidR="0006615C" w:rsidRDefault="0006615C">
      <w:pPr>
        <w:pStyle w:val="CommentText"/>
      </w:pPr>
      <w:r>
        <w:rPr>
          <w:rStyle w:val="CommentReference"/>
        </w:rPr>
        <w:annotationRef/>
      </w:r>
      <w:r>
        <w:t xml:space="preserve">I think it’s important to leave this section. Feedback and grievance mechanisms in REDD+ are new and are </w:t>
      </w:r>
      <w:r w:rsidRPr="005B41FE">
        <w:t>occasionally</w:t>
      </w:r>
      <w:r>
        <w:t xml:space="preserve"> being built over existing forest conflict structures. Therefore, evaluating the existing forest conflict structure is central.</w:t>
      </w:r>
    </w:p>
  </w:comment>
  <w:comment w:id="188" w:author="usaiduser" w:date="2014-11-09T10:46:00Z" w:initials="u">
    <w:p w14:paraId="1DD9BB10" w14:textId="62BCC000" w:rsidR="0006615C" w:rsidRDefault="0006615C">
      <w:pPr>
        <w:pStyle w:val="CommentText"/>
      </w:pPr>
      <w:r>
        <w:rPr>
          <w:rStyle w:val="CommentReference"/>
        </w:rPr>
        <w:annotationRef/>
      </w:r>
      <w:r>
        <w:t>Code if possible</w:t>
      </w:r>
    </w:p>
  </w:comment>
  <w:comment w:id="189" w:author="Heather Huntington" w:date="2014-11-17T20:32:00Z" w:initials="HH">
    <w:p w14:paraId="7F300B32" w14:textId="2C2BFF3B" w:rsidR="0006615C" w:rsidRDefault="0006615C">
      <w:pPr>
        <w:pStyle w:val="CommentText"/>
      </w:pPr>
      <w:r>
        <w:rPr>
          <w:rStyle w:val="CommentReference"/>
        </w:rPr>
        <w:annotationRef/>
      </w:r>
      <w:proofErr w:type="spellStart"/>
      <w:r>
        <w:t>Aleta</w:t>
      </w:r>
      <w:proofErr w:type="spellEnd"/>
      <w:r>
        <w:t xml:space="preserve"> – can you add relevant response codes from TGCC</w:t>
      </w:r>
    </w:p>
  </w:comment>
  <w:comment w:id="192" w:author="usaiduser" w:date="2014-11-09T10:46:00Z" w:initials="u">
    <w:p w14:paraId="794389A4" w14:textId="6E390DF7" w:rsidR="0006615C" w:rsidRDefault="0006615C">
      <w:pPr>
        <w:pStyle w:val="CommentText"/>
      </w:pPr>
      <w:r>
        <w:rPr>
          <w:rStyle w:val="CommentReference"/>
        </w:rPr>
        <w:annotationRef/>
      </w:r>
      <w:r>
        <w:t xml:space="preserve">Code </w:t>
      </w:r>
    </w:p>
  </w:comment>
  <w:comment w:id="203" w:author="Rebecca Nicodemus" w:date="2014-11-12T16:25:00Z" w:initials="RAN">
    <w:p w14:paraId="055C21E9" w14:textId="6B85E5CE" w:rsidR="0006615C" w:rsidRDefault="0006615C">
      <w:pPr>
        <w:pStyle w:val="CommentText"/>
      </w:pPr>
      <w:r>
        <w:rPr>
          <w:rStyle w:val="CommentReference"/>
        </w:rPr>
        <w:annotationRef/>
      </w:r>
      <w:r>
        <w:t>Is this asking in dollars? It might be worthwhile to also have a qualitative aspect since it might be hard for them to estimate in dollars (e.g., not valuable, somewhat valuable, etc.)</w:t>
      </w:r>
    </w:p>
  </w:comment>
  <w:comment w:id="202" w:author="Heather Huntington" w:date="2014-11-17T22:17:00Z" w:initials="HH">
    <w:p w14:paraId="2D1F8C57" w14:textId="266F2C06" w:rsidR="0006615C" w:rsidRDefault="0006615C">
      <w:pPr>
        <w:pStyle w:val="CommentText"/>
      </w:pPr>
      <w:r>
        <w:rPr>
          <w:rStyle w:val="CommentReference"/>
        </w:rPr>
        <w:annotationRef/>
      </w:r>
      <w:proofErr w:type="spellStart"/>
      <w:r>
        <w:t>Aleta</w:t>
      </w:r>
      <w:proofErr w:type="spellEnd"/>
      <w:r>
        <w:t xml:space="preserve"> – let’s keep this in kwacha and add a hint to the enumerator to probe for the “in kind” value of the trees using a relatively standard item. (Any ideas on what we could use?) </w:t>
      </w:r>
    </w:p>
  </w:comment>
  <w:comment w:id="210" w:author="usaiduser" w:date="2014-11-09T10:48:00Z" w:initials="u">
    <w:p w14:paraId="7B668857" w14:textId="46CB4820" w:rsidR="0006615C" w:rsidRDefault="0006615C">
      <w:pPr>
        <w:pStyle w:val="CommentText"/>
      </w:pPr>
      <w:r>
        <w:rPr>
          <w:rStyle w:val="CommentReference"/>
        </w:rPr>
        <w:annotationRef/>
      </w:r>
      <w:r>
        <w:t>That’s fine (working with BCP). I understand the interventions in each community will not be pre-defined, but we should at least make sure that these reflect the entire suite of possible CFP interventions in each community.</w:t>
      </w:r>
    </w:p>
  </w:comment>
  <w:comment w:id="207" w:author="Stickler, Mercedes M. (E3/LTRM)" w:date="2014-11-09T10:49:00Z" w:initials="MMS">
    <w:p w14:paraId="50C367C1" w14:textId="4C8B0355" w:rsidR="0006615C" w:rsidRDefault="0006615C">
      <w:pPr>
        <w:pStyle w:val="CommentText"/>
      </w:pPr>
      <w:r>
        <w:rPr>
          <w:rStyle w:val="CommentReference"/>
        </w:rPr>
        <w:annotationRef/>
      </w:r>
      <w:r>
        <w:t>Good – please ensure this includes all CFP interventions (i.e. including livelihoods – which is kind of covered by “salary jobs” and “enough land to farm on” but may also be related to “access to improved agricultural inputs” or something like that.</w:t>
      </w:r>
    </w:p>
  </w:comment>
  <w:comment w:id="208" w:author="Heather Huntington" w:date="2014-11-04T15:38:00Z" w:initials="HH">
    <w:p w14:paraId="2C138DAE" w14:textId="7BF63C59" w:rsidR="0006615C" w:rsidRDefault="0006615C">
      <w:pPr>
        <w:pStyle w:val="CommentText"/>
      </w:pPr>
      <w:r>
        <w:rPr>
          <w:rStyle w:val="CommentReference"/>
        </w:rPr>
        <w:annotationRef/>
      </w:r>
      <w:r>
        <w:t xml:space="preserve">The CFP interventions will not be determined until late spring/summer of next year, so we might just need to work with BCP to come up with a general set </w:t>
      </w:r>
      <w:proofErr w:type="gramStart"/>
      <w:r>
        <w:t>of  categories</w:t>
      </w:r>
      <w:proofErr w:type="gramEnd"/>
      <w:r>
        <w:t xml:space="preserve"> for this question. </w:t>
      </w:r>
    </w:p>
  </w:comment>
  <w:comment w:id="209" w:author="Heather Huntington" w:date="2014-11-17T22:20:00Z" w:initials="HH">
    <w:p w14:paraId="4EA6F2FC" w14:textId="1E6278FF" w:rsidR="0006615C" w:rsidRDefault="0006615C">
      <w:pPr>
        <w:pStyle w:val="CommentText"/>
      </w:pPr>
      <w:r>
        <w:rPr>
          <w:rStyle w:val="CommentReference"/>
        </w:rPr>
        <w:annotationRef/>
      </w:r>
      <w:proofErr w:type="spellStart"/>
      <w:r>
        <w:t>Aleta</w:t>
      </w:r>
      <w:proofErr w:type="spellEnd"/>
      <w:r>
        <w:t xml:space="preserve"> – There is a table in Section 3 of the Design Report that summarizes the </w:t>
      </w:r>
      <w:proofErr w:type="gramStart"/>
      <w:r>
        <w:t>potential  livelihood</w:t>
      </w:r>
      <w:proofErr w:type="gramEnd"/>
      <w:r>
        <w:t xml:space="preserve"> benefits from CFP. Can you make sure that we are covering all of those here? </w:t>
      </w:r>
    </w:p>
  </w:comment>
  <w:comment w:id="215" w:author="usaiduser" w:date="2014-11-09T10:52:00Z" w:initials="u">
    <w:p w14:paraId="0B16C4AD" w14:textId="5BCD52F0" w:rsidR="0006615C" w:rsidRDefault="0006615C">
      <w:pPr>
        <w:pStyle w:val="CommentText"/>
      </w:pPr>
      <w:r>
        <w:rPr>
          <w:rStyle w:val="CommentReference"/>
        </w:rPr>
        <w:annotationRef/>
      </w:r>
      <w:r>
        <w:t>Are we only interested in the chief here? Or also village institutions? Not sure.</w:t>
      </w:r>
    </w:p>
  </w:comment>
  <w:comment w:id="214" w:author="Heather Huntington" w:date="2014-11-17T22:23:00Z" w:initials="HH">
    <w:p w14:paraId="4E30F22C" w14:textId="1137A7D4" w:rsidR="0006615C" w:rsidRDefault="0006615C">
      <w:pPr>
        <w:pStyle w:val="CommentText"/>
      </w:pPr>
      <w:r>
        <w:rPr>
          <w:rStyle w:val="CommentReference"/>
        </w:rPr>
        <w:annotationRef/>
      </w:r>
      <w:r>
        <w:t xml:space="preserve">I think it should be local institutions because that is the CFP focus. </w:t>
      </w:r>
    </w:p>
  </w:comment>
  <w:comment w:id="232" w:author="usaiduser" w:date="2014-11-09T10:55:00Z" w:initials="u">
    <w:p w14:paraId="2AE31E57" w14:textId="04966446" w:rsidR="0006615C" w:rsidRDefault="0006615C">
      <w:pPr>
        <w:pStyle w:val="CommentText"/>
      </w:pPr>
      <w:r>
        <w:rPr>
          <w:rStyle w:val="CommentReference"/>
        </w:rPr>
        <w:annotationRef/>
      </w:r>
      <w:r>
        <w:t>I think what we want to know is whether they think the rules are being enforced. Written this way, we could get a result where the rules are not enforced but the respondent is very satisfied with that situation of non-enforcement.</w:t>
      </w:r>
    </w:p>
  </w:comment>
  <w:comment w:id="254" w:author="Rebecca Nicodemus" w:date="2014-11-12T16:42:00Z" w:initials="RAN">
    <w:p w14:paraId="2AC09E90" w14:textId="019E7368" w:rsidR="0006615C" w:rsidRDefault="0006615C">
      <w:pPr>
        <w:pStyle w:val="CommentText"/>
      </w:pPr>
      <w:r>
        <w:rPr>
          <w:rStyle w:val="CommentReference"/>
        </w:rPr>
        <w:annotationRef/>
      </w:r>
      <w:r>
        <w:t>Is this just agricultural land? Or any type of land that the HH owns?</w:t>
      </w:r>
    </w:p>
  </w:comment>
  <w:comment w:id="253" w:author="Heather Huntington" w:date="2014-11-17T22:29:00Z" w:initials="HH">
    <w:p w14:paraId="49DCA35C" w14:textId="0A31DFC3" w:rsidR="0006615C" w:rsidRDefault="0006615C">
      <w:pPr>
        <w:pStyle w:val="CommentText"/>
      </w:pPr>
      <w:r>
        <w:rPr>
          <w:rStyle w:val="CommentReference"/>
        </w:rPr>
        <w:annotationRef/>
      </w:r>
      <w:r>
        <w:t xml:space="preserve">This is farm land. </w:t>
      </w:r>
    </w:p>
  </w:comment>
  <w:comment w:id="260" w:author="usaiduser" w:date="2014-11-09T10:59:00Z" w:initials="u">
    <w:p w14:paraId="36150DD3" w14:textId="0A463750" w:rsidR="0006615C" w:rsidRDefault="0006615C">
      <w:pPr>
        <w:pStyle w:val="CommentText"/>
      </w:pPr>
      <w:r>
        <w:rPr>
          <w:rStyle w:val="CommentReference"/>
        </w:rPr>
        <w:annotationRef/>
      </w:r>
      <w:r>
        <w:t xml:space="preserve">Double check with Matt on terminology here. My understanding is that people are allocated a plot of land that they clear over successive seasons. I am not sure whether or not they would call these new cleared areas “fields” or just “newly cleared areas” of their allocated (but previously </w:t>
      </w:r>
      <w:proofErr w:type="spellStart"/>
      <w:r>
        <w:t>uncleared</w:t>
      </w:r>
      <w:proofErr w:type="spellEnd"/>
      <w:r>
        <w:t>) plot. There is a separate issue around clearing in totally new areas – that would likely be picked up by this question as written.</w:t>
      </w:r>
    </w:p>
  </w:comment>
  <w:comment w:id="272" w:author="Rebecca Nicodemus" w:date="2014-11-12T16:43:00Z" w:initials="RAN">
    <w:p w14:paraId="5C766B0E" w14:textId="2083E83C" w:rsidR="0006615C" w:rsidRDefault="0006615C">
      <w:pPr>
        <w:pStyle w:val="CommentText"/>
      </w:pPr>
      <w:r>
        <w:rPr>
          <w:rStyle w:val="CommentReference"/>
        </w:rPr>
        <w:annotationRef/>
      </w:r>
      <w:r>
        <w:t>Forested?</w:t>
      </w:r>
    </w:p>
  </w:comment>
  <w:comment w:id="271" w:author="Heather Huntington" w:date="2014-11-17T22:30:00Z" w:initials="HH">
    <w:p w14:paraId="5EE05AD7" w14:textId="5A577302" w:rsidR="0006615C" w:rsidRDefault="0006615C">
      <w:pPr>
        <w:pStyle w:val="CommentText"/>
      </w:pPr>
      <w:r>
        <w:rPr>
          <w:rStyle w:val="CommentReference"/>
        </w:rPr>
        <w:annotationRef/>
      </w:r>
      <w:r>
        <w:t xml:space="preserve">Forested added. </w:t>
      </w:r>
    </w:p>
  </w:comment>
  <w:comment w:id="273" w:author="Vanessa Retana" w:date="2014-11-09T11:00:00Z" w:initials="VR">
    <w:p w14:paraId="64C3725F" w14:textId="471FF100" w:rsidR="0006615C" w:rsidRDefault="0006615C">
      <w:pPr>
        <w:pStyle w:val="CommentText"/>
      </w:pPr>
      <w:r>
        <w:rPr>
          <w:rStyle w:val="CommentReference"/>
        </w:rPr>
        <w:annotationRef/>
      </w:r>
      <w:r>
        <w:t>I suggest to add the following question tackling land reallocation:</w:t>
      </w:r>
    </w:p>
    <w:p w14:paraId="327868C9" w14:textId="4F9B9012" w:rsidR="0006615C" w:rsidRDefault="0006615C">
      <w:pPr>
        <w:pStyle w:val="CommentText"/>
      </w:pPr>
      <w:r>
        <w:t>Was your household compensated for losing access to land and resources? If so how?</w:t>
      </w:r>
    </w:p>
    <w:p w14:paraId="6A08C8C3" w14:textId="77777777" w:rsidR="0006615C" w:rsidRDefault="0006615C">
      <w:pPr>
        <w:pStyle w:val="CommentText"/>
      </w:pPr>
    </w:p>
    <w:p w14:paraId="6E0ACB63" w14:textId="7954BDED" w:rsidR="0006615C" w:rsidRDefault="0006615C">
      <w:pPr>
        <w:pStyle w:val="CommentText"/>
      </w:pPr>
      <w:r>
        <w:t xml:space="preserve">MMS: Great – thanks. </w:t>
      </w:r>
    </w:p>
  </w:comment>
  <w:comment w:id="274" w:author="Heather Huntington" w:date="2014-11-09T11:01:00Z" w:initials="HH">
    <w:p w14:paraId="29F368B0" w14:textId="6FB64629" w:rsidR="0006615C" w:rsidRDefault="0006615C">
      <w:pPr>
        <w:pStyle w:val="CommentText"/>
      </w:pPr>
      <w:r>
        <w:rPr>
          <w:rStyle w:val="CommentReference"/>
        </w:rPr>
        <w:annotationRef/>
      </w:r>
      <w:r>
        <w:t xml:space="preserve">I cut many of the investment questions out of this roster section. However, I left the basic investment questions. If possible, I think we should try to keep those. </w:t>
      </w:r>
    </w:p>
    <w:p w14:paraId="1C4C36FC" w14:textId="77777777" w:rsidR="0006615C" w:rsidRDefault="0006615C">
      <w:pPr>
        <w:pStyle w:val="CommentText"/>
      </w:pPr>
    </w:p>
    <w:p w14:paraId="32E6231C" w14:textId="1C2E7CA2" w:rsidR="0006615C" w:rsidRDefault="0006615C">
      <w:pPr>
        <w:pStyle w:val="CommentText"/>
      </w:pPr>
      <w:r>
        <w:t>MMS: Great. I’m happy to keep as much as we have time for within the interview.</w:t>
      </w:r>
    </w:p>
  </w:comment>
  <w:comment w:id="277" w:author="Heather Huntington" w:date="2014-11-17T22:36:00Z" w:initials="HH">
    <w:p w14:paraId="25CC6401" w14:textId="75A2CCDB" w:rsidR="0006615C" w:rsidRDefault="0006615C">
      <w:pPr>
        <w:pStyle w:val="CommentText"/>
      </w:pPr>
      <w:ins w:id="286" w:author="Heather Huntington" w:date="2014-11-17T22:36:00Z">
        <w:r>
          <w:rPr>
            <w:rStyle w:val="CommentReference"/>
          </w:rPr>
          <w:annotationRef/>
        </w:r>
      </w:ins>
      <w:proofErr w:type="spellStart"/>
      <w:r>
        <w:t>Aleta</w:t>
      </w:r>
      <w:proofErr w:type="spellEnd"/>
      <w:r>
        <w:t xml:space="preserve"> – can you plug in the TGCC codes? </w:t>
      </w:r>
    </w:p>
  </w:comment>
  <w:comment w:id="288" w:author="usaiduser" w:date="2014-11-17T22:36:00Z" w:initials="u">
    <w:p w14:paraId="6CA62418" w14:textId="75187D74" w:rsidR="0006615C" w:rsidRDefault="0006615C">
      <w:pPr>
        <w:pStyle w:val="CommentText"/>
      </w:pPr>
      <w:r>
        <w:rPr>
          <w:rStyle w:val="CommentReference"/>
        </w:rPr>
        <w:annotationRef/>
      </w:r>
      <w:r>
        <w:t>Who allocated it?</w:t>
      </w:r>
    </w:p>
    <w:p w14:paraId="173DAA9D" w14:textId="77777777" w:rsidR="0006615C" w:rsidRDefault="0006615C">
      <w:pPr>
        <w:pStyle w:val="CommentText"/>
      </w:pPr>
    </w:p>
    <w:p w14:paraId="33C7079A" w14:textId="7524415E" w:rsidR="0006615C" w:rsidRDefault="0006615C">
      <w:pPr>
        <w:pStyle w:val="CommentText"/>
      </w:pPr>
      <w:r>
        <w:t xml:space="preserve">HLH – question modified. </w:t>
      </w:r>
    </w:p>
  </w:comment>
  <w:comment w:id="291" w:author="usaiduser" w:date="2014-11-09T11:04:00Z" w:initials="u">
    <w:p w14:paraId="53B38AE6" w14:textId="1D1B37E5" w:rsidR="0006615C" w:rsidRDefault="0006615C">
      <w:pPr>
        <w:pStyle w:val="CommentText"/>
      </w:pPr>
      <w:r>
        <w:rPr>
          <w:rStyle w:val="CommentReference"/>
        </w:rPr>
        <w:annotationRef/>
      </w:r>
      <w:r>
        <w:t xml:space="preserve">Should we make this shorter since we will not have a full five years between baseline and </w:t>
      </w:r>
      <w:proofErr w:type="spellStart"/>
      <w:r>
        <w:t>endline</w:t>
      </w:r>
      <w:proofErr w:type="spellEnd"/>
      <w:r>
        <w:t>? Just to avoid complicated analysis.</w:t>
      </w:r>
    </w:p>
  </w:comment>
  <w:comment w:id="292" w:author="Heather Huntington" w:date="2014-11-17T22:38:00Z" w:initials="HH">
    <w:p w14:paraId="545A5330" w14:textId="425BF689" w:rsidR="0006615C" w:rsidRDefault="0006615C">
      <w:pPr>
        <w:pStyle w:val="CommentText"/>
      </w:pPr>
      <w:r>
        <w:rPr>
          <w:rStyle w:val="CommentReference"/>
        </w:rPr>
        <w:annotationRef/>
      </w:r>
      <w:proofErr w:type="spellStart"/>
      <w:r>
        <w:t>Aleta</w:t>
      </w:r>
      <w:proofErr w:type="spellEnd"/>
      <w:r>
        <w:t xml:space="preserve"> – please change these to 3. </w:t>
      </w:r>
    </w:p>
  </w:comment>
  <w:comment w:id="294" w:author="Heather Huntington" w:date="2014-11-17T22:40:00Z" w:initials="HH">
    <w:p w14:paraId="484315C1" w14:textId="4D46A34C" w:rsidR="0006615C" w:rsidRDefault="0006615C">
      <w:pPr>
        <w:pStyle w:val="CommentText"/>
      </w:pPr>
      <w:r>
        <w:rPr>
          <w:rStyle w:val="CommentReference"/>
        </w:rPr>
        <w:annotationRef/>
      </w:r>
      <w:r>
        <w:t xml:space="preserve">This is a section from BCP’s Social Monitoring Survey that they would like for us to include. This is asking for a sum across all fields. If you think it is a priority, we can get this at the field level, but the survey is already pretty long. </w:t>
      </w:r>
    </w:p>
    <w:p w14:paraId="383C0D74" w14:textId="77777777" w:rsidR="0006615C" w:rsidRDefault="0006615C">
      <w:pPr>
        <w:pStyle w:val="CommentText"/>
      </w:pPr>
    </w:p>
    <w:p w14:paraId="72DCFCFF" w14:textId="03E78D6D" w:rsidR="0006615C" w:rsidRDefault="0006615C">
      <w:pPr>
        <w:pStyle w:val="CommentText"/>
      </w:pPr>
      <w:r>
        <w:t xml:space="preserve">MMS: You read my mind </w:t>
      </w:r>
      <w:r>
        <w:sym w:font="Wingdings" w:char="F04A"/>
      </w:r>
      <w:r>
        <w:t xml:space="preserve"> I think for this survey it is not a priority to collect at the field level, since we are primarily interested in household and community level outcomes. If there is time to collect data at the HH level, that would be nice!</w:t>
      </w:r>
    </w:p>
    <w:p w14:paraId="53376B3C" w14:textId="77777777" w:rsidR="0006615C" w:rsidRDefault="0006615C">
      <w:pPr>
        <w:pStyle w:val="CommentText"/>
      </w:pPr>
    </w:p>
    <w:p w14:paraId="1019CA7F" w14:textId="77777777" w:rsidR="0006615C" w:rsidRDefault="0006615C">
      <w:pPr>
        <w:pStyle w:val="CommentText"/>
      </w:pPr>
    </w:p>
    <w:p w14:paraId="487A1A9D" w14:textId="5DC1F0CE" w:rsidR="0006615C" w:rsidRDefault="0006615C">
      <w:pPr>
        <w:pStyle w:val="CommentText"/>
      </w:pPr>
      <w:r>
        <w:t xml:space="preserve">HLH – Leave as is for now. </w:t>
      </w:r>
    </w:p>
  </w:comment>
  <w:comment w:id="296" w:author="Heather Huntington" w:date="2014-11-09T11:10:00Z" w:initials="HH">
    <w:p w14:paraId="08FF2A34" w14:textId="73F16C04" w:rsidR="0006615C" w:rsidRDefault="0006615C">
      <w:pPr>
        <w:pStyle w:val="CommentText"/>
      </w:pPr>
      <w:r>
        <w:rPr>
          <w:rStyle w:val="CommentReference"/>
        </w:rPr>
        <w:annotationRef/>
      </w:r>
      <w:r>
        <w:t xml:space="preserve"> This is just about the fields that they farm on.  There are some forest tenure </w:t>
      </w:r>
      <w:proofErr w:type="gramStart"/>
      <w:r>
        <w:t>security  questions</w:t>
      </w:r>
      <w:proofErr w:type="gramEnd"/>
      <w:r>
        <w:t xml:space="preserve"> in the Headperson survey and in the HH forest section above. </w:t>
      </w:r>
    </w:p>
    <w:p w14:paraId="6A01FD9B" w14:textId="77777777" w:rsidR="0006615C" w:rsidRDefault="0006615C">
      <w:pPr>
        <w:pStyle w:val="CommentText"/>
      </w:pPr>
    </w:p>
    <w:p w14:paraId="696B24B5" w14:textId="36C14867" w:rsidR="0006615C" w:rsidRDefault="0006615C">
      <w:pPr>
        <w:pStyle w:val="CommentText"/>
      </w:pPr>
      <w:r>
        <w:t>MMS: OK thanks. Good for comparability across IEs.</w:t>
      </w:r>
    </w:p>
  </w:comment>
  <w:comment w:id="298" w:author="Stickler, Mercedes M. (E3/LTRM)" w:date="2014-11-09T11:07:00Z" w:initials="MMS">
    <w:p w14:paraId="07A28AEB" w14:textId="77777777" w:rsidR="0006615C" w:rsidRDefault="0006615C" w:rsidP="00F7697D">
      <w:pPr>
        <w:pStyle w:val="CommentText"/>
      </w:pPr>
      <w:r>
        <w:rPr>
          <w:rStyle w:val="CommentReference"/>
        </w:rPr>
        <w:annotationRef/>
      </w:r>
      <w:r>
        <w:t>We may need to clarify for the purposes of CFP that state land includes forest reserves and national parks, but not Game Management Areas (GMAs) which I understand are technically customary land. We may want to split out State land into multiple categories: “state land – forest reserve,” “state land – national park,” etc.</w:t>
      </w:r>
    </w:p>
    <w:p w14:paraId="4E6CEBDC" w14:textId="77777777" w:rsidR="0006615C" w:rsidRDefault="0006615C" w:rsidP="00F7697D">
      <w:pPr>
        <w:pStyle w:val="CommentText"/>
      </w:pPr>
    </w:p>
    <w:p w14:paraId="43A1490A" w14:textId="56FC2673" w:rsidR="0006615C" w:rsidRDefault="0006615C" w:rsidP="00F7697D">
      <w:pPr>
        <w:pStyle w:val="CommentText"/>
      </w:pPr>
      <w:r>
        <w:t xml:space="preserve">HLH: Can they farm in reserves and parks? </w:t>
      </w:r>
    </w:p>
    <w:p w14:paraId="31FED18E" w14:textId="77777777" w:rsidR="0006615C" w:rsidRDefault="0006615C" w:rsidP="00F7697D">
      <w:pPr>
        <w:pStyle w:val="CommentText"/>
      </w:pPr>
    </w:p>
    <w:p w14:paraId="17BA091C" w14:textId="6A179EF3" w:rsidR="0006615C" w:rsidRDefault="0006615C" w:rsidP="00F7697D">
      <w:pPr>
        <w:pStyle w:val="CommentText"/>
      </w:pPr>
      <w:r>
        <w:t>MMS: My understanding is that’s not legal (though I am sure it happens in practice because of poorly marked and/or enforced park/reserve boundaries).</w:t>
      </w:r>
    </w:p>
  </w:comment>
  <w:comment w:id="299" w:author="Stickler, Mercedes M. (E3/LTRM)" w:date="2014-11-04T15:38:00Z" w:initials="MMS">
    <w:p w14:paraId="01B81CD0" w14:textId="77777777" w:rsidR="0006615C" w:rsidRDefault="0006615C" w:rsidP="00F7697D">
      <w:pPr>
        <w:pStyle w:val="CommentText"/>
      </w:pPr>
      <w:r>
        <w:rPr>
          <w:rStyle w:val="CommentReference"/>
        </w:rPr>
        <w:annotationRef/>
      </w:r>
      <w:r>
        <w:t>Again, we may need to clarify that this would include GMAs. We may want to split out into “Customary, GMA” and “Customary, non-GMA” for the CFP survey such that the data are still comparable to TGCC but more nuanced here.</w:t>
      </w:r>
    </w:p>
  </w:comment>
  <w:comment w:id="297" w:author="Heather Huntington" w:date="2014-11-17T22:42:00Z" w:initials="HH">
    <w:p w14:paraId="2B386B1B" w14:textId="4D9B3F25" w:rsidR="0006615C" w:rsidRDefault="0006615C">
      <w:pPr>
        <w:pStyle w:val="CommentText"/>
      </w:pPr>
      <w:r>
        <w:rPr>
          <w:rStyle w:val="CommentReference"/>
        </w:rPr>
        <w:annotationRef/>
      </w:r>
      <w:proofErr w:type="spellStart"/>
      <w:r>
        <w:t>Aleta</w:t>
      </w:r>
      <w:proofErr w:type="spellEnd"/>
      <w:r>
        <w:t xml:space="preserve"> – Can you make sure we have a comprehensive list of forest types? I don’t actually know all of the potential types in Zambia. </w:t>
      </w:r>
    </w:p>
  </w:comment>
  <w:comment w:id="300" w:author="Vanessa Retana" w:date="2014-11-09T11:08:00Z" w:initials="VR">
    <w:p w14:paraId="6C96301C" w14:textId="77777777" w:rsidR="0006615C" w:rsidRDefault="0006615C">
      <w:pPr>
        <w:pStyle w:val="CommentText"/>
      </w:pPr>
      <w:r>
        <w:rPr>
          <w:rStyle w:val="CommentReference"/>
        </w:rPr>
        <w:annotationRef/>
      </w:r>
      <w:r>
        <w:t>I suggest to incorporate missing questions tackling tenure bundle of rights, i.e.</w:t>
      </w:r>
    </w:p>
    <w:p w14:paraId="30A9EF7E" w14:textId="0F6B1CA0" w:rsidR="0006615C" w:rsidRDefault="0006615C" w:rsidP="00D64E5E">
      <w:pPr>
        <w:pStyle w:val="CommentText"/>
        <w:numPr>
          <w:ilvl w:val="0"/>
          <w:numId w:val="1"/>
        </w:numPr>
      </w:pPr>
      <w:r>
        <w:t>Who can give permission to access the land?</w:t>
      </w:r>
    </w:p>
    <w:p w14:paraId="4D31C084" w14:textId="38671886" w:rsidR="0006615C" w:rsidRDefault="0006615C" w:rsidP="00D64E5E">
      <w:pPr>
        <w:pStyle w:val="CommentText"/>
        <w:numPr>
          <w:ilvl w:val="0"/>
          <w:numId w:val="1"/>
        </w:numPr>
      </w:pPr>
      <w:r>
        <w:t>Is the household or the community authorized to rent its land or grant a permit to use the resources?</w:t>
      </w:r>
    </w:p>
    <w:p w14:paraId="17E927EA" w14:textId="5DD9A36F" w:rsidR="0006615C" w:rsidRDefault="0006615C" w:rsidP="00D64E5E">
      <w:pPr>
        <w:pStyle w:val="CommentText"/>
      </w:pPr>
      <w:r>
        <w:t>Regarding this question, frequently communities believe land is sold, but it’s actually granted in a concession or permit.</w:t>
      </w:r>
    </w:p>
    <w:p w14:paraId="468BEFF1" w14:textId="77777777" w:rsidR="0006615C" w:rsidRDefault="0006615C" w:rsidP="00D64E5E">
      <w:pPr>
        <w:pStyle w:val="CommentText"/>
      </w:pPr>
    </w:p>
    <w:p w14:paraId="0180D7E2" w14:textId="4DE3BF84" w:rsidR="0006615C" w:rsidRDefault="0006615C" w:rsidP="00D64E5E">
      <w:pPr>
        <w:pStyle w:val="CommentText"/>
      </w:pPr>
      <w:r>
        <w:t>MMS: I agree, but in this case I think we are most interested in answering those questions for the forest, not household agricultural parcels. Please add these questions above to forest sections.</w:t>
      </w:r>
    </w:p>
  </w:comment>
  <w:comment w:id="301" w:author="Stickler, Mercedes M. (E3/LTRM)" w:date="2014-11-04T15:38:00Z" w:initials="MMS">
    <w:p w14:paraId="69F4FF2B" w14:textId="77777777" w:rsidR="0006615C" w:rsidRDefault="0006615C" w:rsidP="007045FC">
      <w:pPr>
        <w:pStyle w:val="CommentText"/>
      </w:pPr>
      <w:r>
        <w:rPr>
          <w:rStyle w:val="CommentReference"/>
        </w:rPr>
        <w:annotationRef/>
      </w:r>
      <w:r>
        <w:t>We may want to reframe these around “forests” rather than “fields” – since we are primarily interested in whether communities can effectively exclude outsiders from the forest.</w:t>
      </w:r>
    </w:p>
  </w:comment>
  <w:comment w:id="302" w:author="Stickler, Mercedes M. (E3/LTRM)" w:date="2014-11-04T15:38:00Z" w:initials="MMS">
    <w:p w14:paraId="278ED38F" w14:textId="77777777" w:rsidR="0006615C" w:rsidRDefault="0006615C" w:rsidP="00C67ECD">
      <w:pPr>
        <w:pStyle w:val="CommentText"/>
      </w:pPr>
      <w:r>
        <w:rPr>
          <w:rStyle w:val="CommentReference"/>
        </w:rPr>
        <w:annotationRef/>
      </w:r>
      <w:r>
        <w:t>We may want to reframe these around “forests” rather than “fields” – since we are primarily interested in whether communities can effectively exclude outsiders from the forest.</w:t>
      </w:r>
    </w:p>
  </w:comment>
  <w:comment w:id="304" w:author="Stickler, Mercedes M. (E3/LTRM)" w:date="2014-11-04T15:38:00Z" w:initials="MMS">
    <w:p w14:paraId="16E7DF1E" w14:textId="77777777" w:rsidR="0006615C" w:rsidRDefault="0006615C" w:rsidP="00C67ECD">
      <w:pPr>
        <w:pStyle w:val="CommentText"/>
      </w:pPr>
      <w:r>
        <w:rPr>
          <w:rStyle w:val="CommentReference"/>
        </w:rPr>
        <w:annotationRef/>
      </w:r>
      <w:r>
        <w:t>Delete if re: forests; consider keeping to look at equity at field level (if we keep these questions at field level at all).</w:t>
      </w:r>
    </w:p>
  </w:comment>
  <w:comment w:id="308" w:author="Stickler, Mercedes M. (E3/LTRM)" w:date="2014-11-04T15:38:00Z" w:initials="MMS">
    <w:p w14:paraId="386D14FB" w14:textId="692274A1" w:rsidR="0006615C" w:rsidRDefault="0006615C">
      <w:pPr>
        <w:pStyle w:val="CommentText"/>
      </w:pPr>
      <w:r>
        <w:rPr>
          <w:rStyle w:val="CommentReference"/>
        </w:rPr>
        <w:annotationRef/>
      </w:r>
      <w:r>
        <w:t>Good. Double check whether CFP will be promoting any other off-farm salaried livelihoods that we should include here.</w:t>
      </w:r>
    </w:p>
  </w:comment>
  <w:comment w:id="307" w:author="Heather Huntington" w:date="2014-11-17T22:44:00Z" w:initials="HH">
    <w:p w14:paraId="4913E3BF" w14:textId="56B873C2" w:rsidR="0006615C" w:rsidRDefault="0006615C">
      <w:pPr>
        <w:pStyle w:val="CommentText"/>
      </w:pPr>
      <w:r>
        <w:rPr>
          <w:rStyle w:val="CommentReference"/>
        </w:rPr>
        <w:annotationRef/>
      </w:r>
      <w:proofErr w:type="spellStart"/>
      <w:r>
        <w:t>Aleta</w:t>
      </w:r>
      <w:proofErr w:type="spellEnd"/>
      <w:r>
        <w:t xml:space="preserve"> – Similar to the questions above, can you refer to that table in the CFP design report and use it to update this section with any missing categories? </w:t>
      </w:r>
    </w:p>
  </w:comment>
  <w:comment w:id="309" w:author="Heather Huntington" w:date="2014-11-09T11:12:00Z" w:initials="HH">
    <w:p w14:paraId="0BF781E4" w14:textId="77777777" w:rsidR="0006615C" w:rsidRDefault="0006615C" w:rsidP="001D470B">
      <w:pPr>
        <w:pStyle w:val="CommentText"/>
      </w:pPr>
      <w:r>
        <w:rPr>
          <w:rStyle w:val="CommentReference"/>
        </w:rPr>
        <w:annotationRef/>
      </w:r>
      <w:r>
        <w:t xml:space="preserve">I’m not sure the best way to do this in a sensitive way…maybe a probe and code where we do a thorough training with enumerators and also asking HHs their overall income for the year to try an back out any additional windfall from REDD payments. </w:t>
      </w:r>
    </w:p>
    <w:p w14:paraId="5BBBFE93" w14:textId="77777777" w:rsidR="0006615C" w:rsidRDefault="0006615C" w:rsidP="001D470B">
      <w:pPr>
        <w:pStyle w:val="CommentText"/>
      </w:pPr>
    </w:p>
    <w:p w14:paraId="56223B52" w14:textId="72B3C2FC" w:rsidR="0006615C" w:rsidRDefault="0006615C" w:rsidP="001D470B">
      <w:pPr>
        <w:pStyle w:val="CommentText"/>
      </w:pPr>
      <w:r>
        <w:t>MMS: Yes I agree we will need to be careful not to “raise expectations” here without missing this important data. I think probe and code makes sense</w:t>
      </w:r>
    </w:p>
  </w:comment>
  <w:comment w:id="310" w:author="Vanessa Retana" w:date="2014-11-09T11:12:00Z" w:initials="VR">
    <w:p w14:paraId="313EB47D" w14:textId="77777777" w:rsidR="0006615C" w:rsidRDefault="0006615C" w:rsidP="001D470B">
      <w:pPr>
        <w:pStyle w:val="CommentText"/>
      </w:pPr>
      <w:r>
        <w:rPr>
          <w:rStyle w:val="CommentReference"/>
        </w:rPr>
        <w:annotationRef/>
      </w:r>
      <w:r>
        <w:t>I suggest to add the following question:</w:t>
      </w:r>
    </w:p>
    <w:p w14:paraId="4D9EDCC7" w14:textId="38E7CE13" w:rsidR="0006615C" w:rsidRDefault="0006615C" w:rsidP="0045021C">
      <w:pPr>
        <w:pStyle w:val="CommentText"/>
        <w:numPr>
          <w:ilvl w:val="0"/>
          <w:numId w:val="1"/>
        </w:numPr>
      </w:pPr>
      <w:r>
        <w:t>How much in kind payment did you received for renting your fields?</w:t>
      </w:r>
    </w:p>
    <w:p w14:paraId="47BE326A" w14:textId="77777777" w:rsidR="0006615C" w:rsidRDefault="0006615C" w:rsidP="0045021C">
      <w:pPr>
        <w:pStyle w:val="CommentText"/>
      </w:pPr>
    </w:p>
    <w:p w14:paraId="0A173F65" w14:textId="22F49BB1" w:rsidR="0006615C" w:rsidRDefault="0006615C" w:rsidP="0045021C">
      <w:pPr>
        <w:pStyle w:val="CommentText"/>
      </w:pPr>
      <w:r>
        <w:t>MMS: That’s fine; check TGCC survey but I seem to remember that is quite common (perhaps more common than a cash rent payment).</w:t>
      </w:r>
    </w:p>
  </w:comment>
  <w:comment w:id="311" w:author="Vanessa Retana" w:date="2014-11-09T11:15:00Z" w:initials="VR">
    <w:p w14:paraId="62888F10" w14:textId="77777777" w:rsidR="0006615C" w:rsidRDefault="0006615C" w:rsidP="001D470B">
      <w:pPr>
        <w:pStyle w:val="CommentText"/>
      </w:pPr>
      <w:r>
        <w:rPr>
          <w:rStyle w:val="CommentReference"/>
        </w:rPr>
        <w:annotationRef/>
      </w:r>
      <w:r>
        <w:t>Another question you may consider:</w:t>
      </w:r>
    </w:p>
    <w:p w14:paraId="2BE551AC" w14:textId="2CE298BE" w:rsidR="0006615C" w:rsidRDefault="0006615C" w:rsidP="000F32E7">
      <w:pPr>
        <w:pStyle w:val="CommentText"/>
        <w:numPr>
          <w:ilvl w:val="0"/>
          <w:numId w:val="1"/>
        </w:numPr>
        <w:rPr>
          <w:w w:val="105"/>
        </w:rPr>
      </w:pPr>
      <w:r w:rsidRPr="009559BE">
        <w:rPr>
          <w:w w:val="105"/>
        </w:rPr>
        <w:t xml:space="preserve">Did </w:t>
      </w:r>
      <w:r>
        <w:rPr>
          <w:w w:val="105"/>
        </w:rPr>
        <w:t>the community organization or representative</w:t>
      </w:r>
      <w:r w:rsidRPr="009559BE">
        <w:rPr>
          <w:w w:val="105"/>
        </w:rPr>
        <w:t xml:space="preserve"> have to provide any documentation of your land rights to secure the loan?</w:t>
      </w:r>
    </w:p>
    <w:p w14:paraId="07BE5C2B" w14:textId="00A9ACAE" w:rsidR="0006615C" w:rsidRDefault="0006615C" w:rsidP="000F32E7">
      <w:pPr>
        <w:pStyle w:val="CommentText"/>
      </w:pPr>
      <w:r>
        <w:rPr>
          <w:w w:val="105"/>
        </w:rPr>
        <w:t>MMS: If I am interpreting this question correctly, I think it is indirectly referring to the common practice of group lending in micro-finance. If that is the case, then I think the current question is sufficient to capture this suggested addition. If not, please explain.</w:t>
      </w:r>
    </w:p>
  </w:comment>
  <w:comment w:id="312" w:author="Stickler, Mercedes M. (E3/LTRM)" w:date="2014-11-07T23:06:00Z" w:initials="MMS">
    <w:p w14:paraId="177B0CCD" w14:textId="77777777" w:rsidR="0006615C" w:rsidRDefault="0006615C" w:rsidP="001D470B">
      <w:pPr>
        <w:pStyle w:val="CommentText"/>
      </w:pPr>
      <w:r>
        <w:rPr>
          <w:rStyle w:val="CommentReference"/>
        </w:rPr>
        <w:annotationRef/>
      </w:r>
      <w:r>
        <w:t>Keep in if possible for comparison, but probably not critical here. We may, however, want to add something to understand whether only households with some form of formal documentation are able to participate in certain CFP activities. I doubt that would be the case, but we might run into something like that at the community level, e.g. with private hunting/tourism concessions</w:t>
      </w:r>
    </w:p>
  </w:comment>
  <w:comment w:id="313" w:author="Stickler, Mercedes M. (E3/LTRM)" w:date="2014-11-09T11:16:00Z" w:initials="MMS">
    <w:p w14:paraId="27742A60" w14:textId="40DDE2D4" w:rsidR="0006615C" w:rsidRDefault="0006615C">
      <w:pPr>
        <w:pStyle w:val="CommentText"/>
      </w:pPr>
      <w:r>
        <w:rPr>
          <w:rStyle w:val="CommentReference"/>
        </w:rPr>
        <w:annotationRef/>
      </w:r>
      <w:r>
        <w:t>If needed for time limit, can we slim this section a bit but still use it for assessing overall wealth to analyze equity in distribution of benefits? Also, are there any other assets the CFP will be distributing that we should add to this list??</w:t>
      </w:r>
    </w:p>
  </w:comment>
  <w:comment w:id="314" w:author="Heather Huntington" w:date="2014-11-17T22:45:00Z" w:initials="HH">
    <w:p w14:paraId="4FEB50EE" w14:textId="53046FA0" w:rsidR="0006615C" w:rsidRDefault="0006615C">
      <w:pPr>
        <w:pStyle w:val="CommentText"/>
      </w:pPr>
      <w:r>
        <w:rPr>
          <w:rStyle w:val="CommentReference"/>
        </w:rPr>
        <w:annotationRef/>
      </w:r>
      <w:r>
        <w:t xml:space="preserve">I cut down on some of the assets and removed the column asking to list the number in working order. </w:t>
      </w:r>
    </w:p>
  </w:comment>
  <w:comment w:id="317" w:author="usaiduser" w:date="2014-11-09T11:17:00Z" w:initials="u">
    <w:p w14:paraId="2320531A" w14:textId="6BE9787D" w:rsidR="0006615C" w:rsidRDefault="0006615C">
      <w:pPr>
        <w:pStyle w:val="CommentText"/>
      </w:pPr>
      <w:r>
        <w:rPr>
          <w:rStyle w:val="CommentReference"/>
        </w:rPr>
        <w:annotationRef/>
      </w:r>
      <w:r>
        <w:t>Can we flip to the positive, i.e. how many months does your family have enough?</w:t>
      </w:r>
    </w:p>
  </w:comment>
  <w:comment w:id="316" w:author="Heather Huntington" w:date="2014-11-17T22:50:00Z" w:initials="HH">
    <w:p w14:paraId="27ABEE94" w14:textId="4D853F15" w:rsidR="0006615C" w:rsidRDefault="0006615C">
      <w:pPr>
        <w:pStyle w:val="CommentText"/>
      </w:pPr>
      <w:r>
        <w:rPr>
          <w:rStyle w:val="CommentReference"/>
        </w:rPr>
        <w:annotationRef/>
      </w:r>
      <w:r>
        <w:t xml:space="preserve">I think there may be room for difference interpretations of having enough food. We might get better data by keeping this phrasing, but I am open to flipping it around. </w:t>
      </w:r>
    </w:p>
  </w:comment>
  <w:comment w:id="319" w:author="Heather Huntington" w:date="2014-11-17T22:50:00Z" w:initials="HH">
    <w:p w14:paraId="08050229" w14:textId="5E42D3E3" w:rsidR="0006615C" w:rsidRDefault="0006615C">
      <w:pPr>
        <w:pStyle w:val="CommentText"/>
      </w:pPr>
      <w:r>
        <w:rPr>
          <w:rStyle w:val="CommentReference"/>
        </w:rPr>
        <w:annotationRef/>
      </w:r>
      <w:proofErr w:type="spellStart"/>
      <w:r>
        <w:t>Aleta</w:t>
      </w:r>
      <w:proofErr w:type="spellEnd"/>
      <w:r>
        <w:t xml:space="preserve"> – should N27 – N28 be in the Enumerator section? </w:t>
      </w:r>
    </w:p>
  </w:comment>
  <w:comment w:id="491" w:author="Vanessa Retana" w:date="2014-11-05T19:49:00Z" w:initials="VR">
    <w:p w14:paraId="4953C08D" w14:textId="6D608F06" w:rsidR="0006615C" w:rsidRDefault="0006615C">
      <w:pPr>
        <w:pStyle w:val="CommentText"/>
      </w:pPr>
      <w:r>
        <w:rPr>
          <w:rStyle w:val="CommentReference"/>
        </w:rPr>
        <w:annotationRef/>
      </w:r>
      <w:r>
        <w:t>I believe the information in this section will contribute to the design of the benefit sharing mechanism and to stakeholder mapping refining.</w:t>
      </w:r>
    </w:p>
  </w:comment>
  <w:comment w:id="492" w:author="Stickler, Mercedes M. (E3/LTRM)" w:date="2014-11-04T15:38:00Z" w:initials="MMS">
    <w:p w14:paraId="1718CC81" w14:textId="1FD7540F" w:rsidR="0006615C" w:rsidRDefault="0006615C">
      <w:pPr>
        <w:pStyle w:val="CommentText"/>
      </w:pPr>
      <w:r>
        <w:rPr>
          <w:rStyle w:val="CommentReference"/>
        </w:rPr>
        <w:annotationRef/>
      </w:r>
      <w:r>
        <w:t xml:space="preserve">Keep all these power/relationship questions – again for </w:t>
      </w:r>
      <w:proofErr w:type="gramStart"/>
      <w:r>
        <w:t>equity ?s</w:t>
      </w:r>
      <w:proofErr w:type="gramEnd"/>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F51150" w14:textId="77777777" w:rsidR="0006615C" w:rsidRDefault="0006615C" w:rsidP="00C71DE8">
      <w:pPr>
        <w:spacing w:after="0" w:line="240" w:lineRule="auto"/>
      </w:pPr>
      <w:r>
        <w:separator/>
      </w:r>
    </w:p>
  </w:endnote>
  <w:endnote w:type="continuationSeparator" w:id="0">
    <w:p w14:paraId="2D784E8E" w14:textId="77777777" w:rsidR="0006615C" w:rsidRDefault="0006615C" w:rsidP="00C71D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SimSun">
    <w:altName w:val="宋体"/>
    <w:charset w:val="86"/>
    <w:family w:val="auto"/>
    <w:pitch w:val="variable"/>
    <w:sig w:usb0="00000003" w:usb1="288F0000" w:usb2="00000016" w:usb3="00000000" w:csb0="00040001"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ill Sans MT">
    <w:panose1 w:val="020B0502020104020203"/>
    <w:charset w:val="00"/>
    <w:family w:val="auto"/>
    <w:pitch w:val="variable"/>
    <w:sig w:usb0="00000003" w:usb1="00000000" w:usb2="00000000" w:usb3="00000000" w:csb0="00000003" w:csb1="00000000"/>
  </w:font>
  <w:font w:name="ＭＳ 明朝">
    <w:charset w:val="4E"/>
    <w:family w:val="auto"/>
    <w:pitch w:val="variable"/>
    <w:sig w:usb0="00000001" w:usb1="08070000" w:usb2="00000010" w:usb3="00000000" w:csb0="00020000"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ArialNarrow">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1764707"/>
      <w:docPartObj>
        <w:docPartGallery w:val="Page Numbers (Bottom of Page)"/>
        <w:docPartUnique/>
      </w:docPartObj>
    </w:sdtPr>
    <w:sdtEndPr>
      <w:rPr>
        <w:noProof/>
      </w:rPr>
    </w:sdtEndPr>
    <w:sdtContent>
      <w:p w14:paraId="4EFF0059" w14:textId="77777777" w:rsidR="0006615C" w:rsidRDefault="0006615C">
        <w:pPr>
          <w:pStyle w:val="Footer"/>
          <w:jc w:val="right"/>
        </w:pPr>
        <w:r>
          <w:fldChar w:fldCharType="begin"/>
        </w:r>
        <w:r>
          <w:instrText xml:space="preserve"> PAGE   \* MERGEFORMAT </w:instrText>
        </w:r>
        <w:r>
          <w:fldChar w:fldCharType="separate"/>
        </w:r>
        <w:r w:rsidR="007C0680">
          <w:rPr>
            <w:noProof/>
          </w:rPr>
          <w:t>1</w:t>
        </w:r>
        <w:r>
          <w:rPr>
            <w:noProof/>
          </w:rPr>
          <w:fldChar w:fldCharType="end"/>
        </w:r>
      </w:p>
    </w:sdtContent>
  </w:sdt>
  <w:p w14:paraId="27BD405B" w14:textId="77777777" w:rsidR="0006615C" w:rsidRDefault="0006615C">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02FE81" w14:textId="77777777" w:rsidR="0006615C" w:rsidRDefault="0006615C" w:rsidP="00C71DE8">
      <w:pPr>
        <w:spacing w:after="0" w:line="240" w:lineRule="auto"/>
      </w:pPr>
      <w:r>
        <w:separator/>
      </w:r>
    </w:p>
  </w:footnote>
  <w:footnote w:type="continuationSeparator" w:id="0">
    <w:p w14:paraId="71C8CEE0" w14:textId="77777777" w:rsidR="0006615C" w:rsidRDefault="0006615C" w:rsidP="00C71DE8">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8B7644"/>
    <w:multiLevelType w:val="hybridMultilevel"/>
    <w:tmpl w:val="2F729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5E23612"/>
    <w:multiLevelType w:val="hybridMultilevel"/>
    <w:tmpl w:val="765C13E6"/>
    <w:lvl w:ilvl="0" w:tplc="37704A58">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doNotDisplayPageBoundaries/>
  <w:proofState w:spelling="clean" w:grammar="clean"/>
  <w:trackRevisions/>
  <w:defaultTabStop w:val="720"/>
  <w:drawingGridHorizontalSpacing w:val="360"/>
  <w:drawingGridVerticalSpacing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251A"/>
    <w:rsid w:val="000059AA"/>
    <w:rsid w:val="00006029"/>
    <w:rsid w:val="000163E6"/>
    <w:rsid w:val="00017FA1"/>
    <w:rsid w:val="00020B58"/>
    <w:rsid w:val="00026305"/>
    <w:rsid w:val="000324F5"/>
    <w:rsid w:val="00033F1D"/>
    <w:rsid w:val="000360B1"/>
    <w:rsid w:val="00042643"/>
    <w:rsid w:val="000427DF"/>
    <w:rsid w:val="00042831"/>
    <w:rsid w:val="000450B6"/>
    <w:rsid w:val="00046A5C"/>
    <w:rsid w:val="00060783"/>
    <w:rsid w:val="00062FCA"/>
    <w:rsid w:val="0006615C"/>
    <w:rsid w:val="00067200"/>
    <w:rsid w:val="00072A5F"/>
    <w:rsid w:val="00076053"/>
    <w:rsid w:val="00076CB1"/>
    <w:rsid w:val="000811E3"/>
    <w:rsid w:val="00084CE6"/>
    <w:rsid w:val="00085B25"/>
    <w:rsid w:val="00086D63"/>
    <w:rsid w:val="000A0002"/>
    <w:rsid w:val="000A369F"/>
    <w:rsid w:val="000B0A99"/>
    <w:rsid w:val="000B1EA8"/>
    <w:rsid w:val="000C30D8"/>
    <w:rsid w:val="000C43F6"/>
    <w:rsid w:val="000C7B5A"/>
    <w:rsid w:val="000D5605"/>
    <w:rsid w:val="000D64E6"/>
    <w:rsid w:val="000D7BE9"/>
    <w:rsid w:val="000F32E7"/>
    <w:rsid w:val="000F37E6"/>
    <w:rsid w:val="000F5062"/>
    <w:rsid w:val="000F5C1F"/>
    <w:rsid w:val="00116982"/>
    <w:rsid w:val="00116F32"/>
    <w:rsid w:val="00134A66"/>
    <w:rsid w:val="00137629"/>
    <w:rsid w:val="00142892"/>
    <w:rsid w:val="00144967"/>
    <w:rsid w:val="0015117F"/>
    <w:rsid w:val="001512DD"/>
    <w:rsid w:val="00152B2F"/>
    <w:rsid w:val="00161D3A"/>
    <w:rsid w:val="0018690A"/>
    <w:rsid w:val="001949A5"/>
    <w:rsid w:val="00196EC9"/>
    <w:rsid w:val="001A2B55"/>
    <w:rsid w:val="001A3006"/>
    <w:rsid w:val="001A7E23"/>
    <w:rsid w:val="001B0130"/>
    <w:rsid w:val="001B251A"/>
    <w:rsid w:val="001C3ACA"/>
    <w:rsid w:val="001D470B"/>
    <w:rsid w:val="001D717C"/>
    <w:rsid w:val="001E1DA8"/>
    <w:rsid w:val="001E617E"/>
    <w:rsid w:val="00205402"/>
    <w:rsid w:val="0021752C"/>
    <w:rsid w:val="00222712"/>
    <w:rsid w:val="0022680E"/>
    <w:rsid w:val="00233F7F"/>
    <w:rsid w:val="002360AB"/>
    <w:rsid w:val="00236681"/>
    <w:rsid w:val="002422DE"/>
    <w:rsid w:val="00247971"/>
    <w:rsid w:val="00254EEC"/>
    <w:rsid w:val="00257924"/>
    <w:rsid w:val="002609A2"/>
    <w:rsid w:val="00271744"/>
    <w:rsid w:val="00275BD5"/>
    <w:rsid w:val="002876B6"/>
    <w:rsid w:val="0028787E"/>
    <w:rsid w:val="00293477"/>
    <w:rsid w:val="0029538B"/>
    <w:rsid w:val="002954A7"/>
    <w:rsid w:val="00296E2F"/>
    <w:rsid w:val="00297833"/>
    <w:rsid w:val="002A4761"/>
    <w:rsid w:val="002A4ED0"/>
    <w:rsid w:val="002A6145"/>
    <w:rsid w:val="002D2A10"/>
    <w:rsid w:val="002E1759"/>
    <w:rsid w:val="002F24C5"/>
    <w:rsid w:val="002F337B"/>
    <w:rsid w:val="00300F1D"/>
    <w:rsid w:val="00302C97"/>
    <w:rsid w:val="0030370A"/>
    <w:rsid w:val="00321017"/>
    <w:rsid w:val="003338E1"/>
    <w:rsid w:val="00343A87"/>
    <w:rsid w:val="00346364"/>
    <w:rsid w:val="003554AF"/>
    <w:rsid w:val="0036037D"/>
    <w:rsid w:val="00372E4E"/>
    <w:rsid w:val="0038752A"/>
    <w:rsid w:val="00396812"/>
    <w:rsid w:val="003B39C9"/>
    <w:rsid w:val="003B68F6"/>
    <w:rsid w:val="003C0031"/>
    <w:rsid w:val="003C3B44"/>
    <w:rsid w:val="003D65F2"/>
    <w:rsid w:val="003F5B16"/>
    <w:rsid w:val="004014D8"/>
    <w:rsid w:val="004229F7"/>
    <w:rsid w:val="00435148"/>
    <w:rsid w:val="00437190"/>
    <w:rsid w:val="00442121"/>
    <w:rsid w:val="0045021C"/>
    <w:rsid w:val="00451397"/>
    <w:rsid w:val="00451C80"/>
    <w:rsid w:val="00474D3E"/>
    <w:rsid w:val="00475675"/>
    <w:rsid w:val="00492CDC"/>
    <w:rsid w:val="00492EE7"/>
    <w:rsid w:val="00496396"/>
    <w:rsid w:val="004A1781"/>
    <w:rsid w:val="004A7491"/>
    <w:rsid w:val="004B4B2A"/>
    <w:rsid w:val="004C2C17"/>
    <w:rsid w:val="004C374D"/>
    <w:rsid w:val="004D42B4"/>
    <w:rsid w:val="004E3493"/>
    <w:rsid w:val="004E75E6"/>
    <w:rsid w:val="004F537B"/>
    <w:rsid w:val="00501D27"/>
    <w:rsid w:val="005067F4"/>
    <w:rsid w:val="0051057D"/>
    <w:rsid w:val="00512DC2"/>
    <w:rsid w:val="005133B7"/>
    <w:rsid w:val="00515913"/>
    <w:rsid w:val="00525160"/>
    <w:rsid w:val="00537F5E"/>
    <w:rsid w:val="00540CE5"/>
    <w:rsid w:val="00540F30"/>
    <w:rsid w:val="00553709"/>
    <w:rsid w:val="00554BC0"/>
    <w:rsid w:val="00555D1F"/>
    <w:rsid w:val="005701D2"/>
    <w:rsid w:val="00571097"/>
    <w:rsid w:val="00580237"/>
    <w:rsid w:val="005819B1"/>
    <w:rsid w:val="00581F27"/>
    <w:rsid w:val="00582D49"/>
    <w:rsid w:val="005856F5"/>
    <w:rsid w:val="00587FA3"/>
    <w:rsid w:val="005B394B"/>
    <w:rsid w:val="005B41FE"/>
    <w:rsid w:val="005C016F"/>
    <w:rsid w:val="005C13C7"/>
    <w:rsid w:val="005C2B03"/>
    <w:rsid w:val="005C49D9"/>
    <w:rsid w:val="005C656D"/>
    <w:rsid w:val="005E0051"/>
    <w:rsid w:val="005E40F8"/>
    <w:rsid w:val="005E51A5"/>
    <w:rsid w:val="005F27DE"/>
    <w:rsid w:val="005F39FD"/>
    <w:rsid w:val="00612EE5"/>
    <w:rsid w:val="006146D2"/>
    <w:rsid w:val="00623BDD"/>
    <w:rsid w:val="00635AD3"/>
    <w:rsid w:val="006377FC"/>
    <w:rsid w:val="00637DEB"/>
    <w:rsid w:val="00643F9B"/>
    <w:rsid w:val="0064718C"/>
    <w:rsid w:val="006511A2"/>
    <w:rsid w:val="006569EA"/>
    <w:rsid w:val="00657266"/>
    <w:rsid w:val="00672FD9"/>
    <w:rsid w:val="006873C7"/>
    <w:rsid w:val="00691756"/>
    <w:rsid w:val="00691F08"/>
    <w:rsid w:val="00692DAE"/>
    <w:rsid w:val="0069331D"/>
    <w:rsid w:val="006964F6"/>
    <w:rsid w:val="006A3552"/>
    <w:rsid w:val="006A3EA6"/>
    <w:rsid w:val="006A5FEF"/>
    <w:rsid w:val="006A6B13"/>
    <w:rsid w:val="006B1783"/>
    <w:rsid w:val="006B34CA"/>
    <w:rsid w:val="006C2023"/>
    <w:rsid w:val="006C5C54"/>
    <w:rsid w:val="006D17A1"/>
    <w:rsid w:val="006D3041"/>
    <w:rsid w:val="006D5C10"/>
    <w:rsid w:val="006D66F2"/>
    <w:rsid w:val="006E365E"/>
    <w:rsid w:val="006E721F"/>
    <w:rsid w:val="006F3A74"/>
    <w:rsid w:val="006F5060"/>
    <w:rsid w:val="00701044"/>
    <w:rsid w:val="0070348B"/>
    <w:rsid w:val="007045FC"/>
    <w:rsid w:val="00707954"/>
    <w:rsid w:val="00710C24"/>
    <w:rsid w:val="00722B52"/>
    <w:rsid w:val="0072666B"/>
    <w:rsid w:val="00726F64"/>
    <w:rsid w:val="007306C5"/>
    <w:rsid w:val="00732114"/>
    <w:rsid w:val="00736B28"/>
    <w:rsid w:val="00736DFE"/>
    <w:rsid w:val="00747FDE"/>
    <w:rsid w:val="00755280"/>
    <w:rsid w:val="0076042F"/>
    <w:rsid w:val="0076083F"/>
    <w:rsid w:val="00760D6B"/>
    <w:rsid w:val="00761418"/>
    <w:rsid w:val="00764E8A"/>
    <w:rsid w:val="00765164"/>
    <w:rsid w:val="00767B5C"/>
    <w:rsid w:val="00770C52"/>
    <w:rsid w:val="007A1B0B"/>
    <w:rsid w:val="007A29FF"/>
    <w:rsid w:val="007A7614"/>
    <w:rsid w:val="007B23FA"/>
    <w:rsid w:val="007B362C"/>
    <w:rsid w:val="007B7340"/>
    <w:rsid w:val="007C0680"/>
    <w:rsid w:val="007C5C35"/>
    <w:rsid w:val="007D11DB"/>
    <w:rsid w:val="007E02CA"/>
    <w:rsid w:val="007E0863"/>
    <w:rsid w:val="007E0A43"/>
    <w:rsid w:val="007E7D29"/>
    <w:rsid w:val="00803958"/>
    <w:rsid w:val="00804709"/>
    <w:rsid w:val="008113F0"/>
    <w:rsid w:val="008128E9"/>
    <w:rsid w:val="008145A6"/>
    <w:rsid w:val="0081480F"/>
    <w:rsid w:val="00816ED7"/>
    <w:rsid w:val="0082354A"/>
    <w:rsid w:val="008250E0"/>
    <w:rsid w:val="00826B4F"/>
    <w:rsid w:val="0086308D"/>
    <w:rsid w:val="00866C0D"/>
    <w:rsid w:val="00866F30"/>
    <w:rsid w:val="008768A7"/>
    <w:rsid w:val="00880A22"/>
    <w:rsid w:val="00893583"/>
    <w:rsid w:val="00894E82"/>
    <w:rsid w:val="0089663B"/>
    <w:rsid w:val="008B5DEC"/>
    <w:rsid w:val="008C0652"/>
    <w:rsid w:val="008C1301"/>
    <w:rsid w:val="008C2BC1"/>
    <w:rsid w:val="008C66BB"/>
    <w:rsid w:val="008D1C4A"/>
    <w:rsid w:val="008D73A3"/>
    <w:rsid w:val="008E1E3D"/>
    <w:rsid w:val="008E6AAE"/>
    <w:rsid w:val="008E7E6A"/>
    <w:rsid w:val="0090229E"/>
    <w:rsid w:val="00903C1A"/>
    <w:rsid w:val="009127AB"/>
    <w:rsid w:val="009266B6"/>
    <w:rsid w:val="0093061D"/>
    <w:rsid w:val="00933DA9"/>
    <w:rsid w:val="00942CDD"/>
    <w:rsid w:val="00943A99"/>
    <w:rsid w:val="0095507A"/>
    <w:rsid w:val="009559BE"/>
    <w:rsid w:val="00971841"/>
    <w:rsid w:val="00985CCD"/>
    <w:rsid w:val="009A059D"/>
    <w:rsid w:val="009D61E6"/>
    <w:rsid w:val="00A000C6"/>
    <w:rsid w:val="00A01CEB"/>
    <w:rsid w:val="00A01EEA"/>
    <w:rsid w:val="00A02C50"/>
    <w:rsid w:val="00A2594A"/>
    <w:rsid w:val="00A25FDF"/>
    <w:rsid w:val="00A31AD1"/>
    <w:rsid w:val="00A34F12"/>
    <w:rsid w:val="00A36F64"/>
    <w:rsid w:val="00A405FF"/>
    <w:rsid w:val="00A478EB"/>
    <w:rsid w:val="00A52B6E"/>
    <w:rsid w:val="00A667B3"/>
    <w:rsid w:val="00A813B0"/>
    <w:rsid w:val="00A81ED7"/>
    <w:rsid w:val="00A93337"/>
    <w:rsid w:val="00AA092F"/>
    <w:rsid w:val="00AA332B"/>
    <w:rsid w:val="00AA3608"/>
    <w:rsid w:val="00AB041B"/>
    <w:rsid w:val="00AC039B"/>
    <w:rsid w:val="00AC0792"/>
    <w:rsid w:val="00AC07EE"/>
    <w:rsid w:val="00AD0A22"/>
    <w:rsid w:val="00AD1518"/>
    <w:rsid w:val="00AD4C44"/>
    <w:rsid w:val="00AE18C0"/>
    <w:rsid w:val="00AF35A3"/>
    <w:rsid w:val="00B038DC"/>
    <w:rsid w:val="00B03B0B"/>
    <w:rsid w:val="00B05DBD"/>
    <w:rsid w:val="00B074F4"/>
    <w:rsid w:val="00B12D76"/>
    <w:rsid w:val="00B26E95"/>
    <w:rsid w:val="00B30EB2"/>
    <w:rsid w:val="00B31919"/>
    <w:rsid w:val="00B40568"/>
    <w:rsid w:val="00B41661"/>
    <w:rsid w:val="00B41A82"/>
    <w:rsid w:val="00B60CEB"/>
    <w:rsid w:val="00B704D2"/>
    <w:rsid w:val="00B71EAD"/>
    <w:rsid w:val="00B7506F"/>
    <w:rsid w:val="00B77B37"/>
    <w:rsid w:val="00B933AD"/>
    <w:rsid w:val="00BA460E"/>
    <w:rsid w:val="00BA5C76"/>
    <w:rsid w:val="00BA7D85"/>
    <w:rsid w:val="00BB1C09"/>
    <w:rsid w:val="00BD3256"/>
    <w:rsid w:val="00BE068B"/>
    <w:rsid w:val="00BE53B1"/>
    <w:rsid w:val="00BE5610"/>
    <w:rsid w:val="00BE6AEC"/>
    <w:rsid w:val="00BE781E"/>
    <w:rsid w:val="00BE7897"/>
    <w:rsid w:val="00BF2596"/>
    <w:rsid w:val="00BF7C36"/>
    <w:rsid w:val="00C00A68"/>
    <w:rsid w:val="00C01ABF"/>
    <w:rsid w:val="00C03D82"/>
    <w:rsid w:val="00C14E62"/>
    <w:rsid w:val="00C14ED2"/>
    <w:rsid w:val="00C16253"/>
    <w:rsid w:val="00C16C46"/>
    <w:rsid w:val="00C20927"/>
    <w:rsid w:val="00C21D6A"/>
    <w:rsid w:val="00C3665F"/>
    <w:rsid w:val="00C43BC9"/>
    <w:rsid w:val="00C447BE"/>
    <w:rsid w:val="00C50005"/>
    <w:rsid w:val="00C50695"/>
    <w:rsid w:val="00C52F57"/>
    <w:rsid w:val="00C55D75"/>
    <w:rsid w:val="00C6648F"/>
    <w:rsid w:val="00C67ECD"/>
    <w:rsid w:val="00C71DE8"/>
    <w:rsid w:val="00C77E6C"/>
    <w:rsid w:val="00C8178D"/>
    <w:rsid w:val="00C93B76"/>
    <w:rsid w:val="00C95140"/>
    <w:rsid w:val="00CA052D"/>
    <w:rsid w:val="00CA2BB4"/>
    <w:rsid w:val="00CD018F"/>
    <w:rsid w:val="00CD4FA7"/>
    <w:rsid w:val="00CE542E"/>
    <w:rsid w:val="00CF6A26"/>
    <w:rsid w:val="00D01498"/>
    <w:rsid w:val="00D05E5F"/>
    <w:rsid w:val="00D11B9E"/>
    <w:rsid w:val="00D1326E"/>
    <w:rsid w:val="00D16CC6"/>
    <w:rsid w:val="00D21542"/>
    <w:rsid w:val="00D25595"/>
    <w:rsid w:val="00D25C07"/>
    <w:rsid w:val="00D26A85"/>
    <w:rsid w:val="00D3331A"/>
    <w:rsid w:val="00D34605"/>
    <w:rsid w:val="00D36AAA"/>
    <w:rsid w:val="00D3752F"/>
    <w:rsid w:val="00D4243B"/>
    <w:rsid w:val="00D437F1"/>
    <w:rsid w:val="00D44D26"/>
    <w:rsid w:val="00D467F5"/>
    <w:rsid w:val="00D51F0F"/>
    <w:rsid w:val="00D5206D"/>
    <w:rsid w:val="00D60A50"/>
    <w:rsid w:val="00D634F1"/>
    <w:rsid w:val="00D64E5E"/>
    <w:rsid w:val="00D66AC4"/>
    <w:rsid w:val="00D70197"/>
    <w:rsid w:val="00D86C3C"/>
    <w:rsid w:val="00D92D13"/>
    <w:rsid w:val="00DA00DA"/>
    <w:rsid w:val="00DA1429"/>
    <w:rsid w:val="00DA256A"/>
    <w:rsid w:val="00DA7C5C"/>
    <w:rsid w:val="00DB114F"/>
    <w:rsid w:val="00DC0026"/>
    <w:rsid w:val="00DC08AE"/>
    <w:rsid w:val="00DC105B"/>
    <w:rsid w:val="00DC1702"/>
    <w:rsid w:val="00DC4029"/>
    <w:rsid w:val="00DC552F"/>
    <w:rsid w:val="00DD18E1"/>
    <w:rsid w:val="00DD2712"/>
    <w:rsid w:val="00DE4EC4"/>
    <w:rsid w:val="00DE5332"/>
    <w:rsid w:val="00DF2B2C"/>
    <w:rsid w:val="00E0092D"/>
    <w:rsid w:val="00E00C80"/>
    <w:rsid w:val="00E31E9E"/>
    <w:rsid w:val="00E34508"/>
    <w:rsid w:val="00E3458F"/>
    <w:rsid w:val="00E3532B"/>
    <w:rsid w:val="00E35766"/>
    <w:rsid w:val="00E35B17"/>
    <w:rsid w:val="00E3668B"/>
    <w:rsid w:val="00E405E2"/>
    <w:rsid w:val="00E4165E"/>
    <w:rsid w:val="00E477D2"/>
    <w:rsid w:val="00E53EF1"/>
    <w:rsid w:val="00E575D6"/>
    <w:rsid w:val="00E62C79"/>
    <w:rsid w:val="00E62CDC"/>
    <w:rsid w:val="00E71899"/>
    <w:rsid w:val="00E74210"/>
    <w:rsid w:val="00E84872"/>
    <w:rsid w:val="00E857C1"/>
    <w:rsid w:val="00E865C4"/>
    <w:rsid w:val="00E94596"/>
    <w:rsid w:val="00E96D6E"/>
    <w:rsid w:val="00EA41DE"/>
    <w:rsid w:val="00EA42A1"/>
    <w:rsid w:val="00EC091D"/>
    <w:rsid w:val="00EC2087"/>
    <w:rsid w:val="00EE11F0"/>
    <w:rsid w:val="00EE1FD1"/>
    <w:rsid w:val="00EE23B3"/>
    <w:rsid w:val="00EF261D"/>
    <w:rsid w:val="00EF7147"/>
    <w:rsid w:val="00EF7649"/>
    <w:rsid w:val="00F05B1A"/>
    <w:rsid w:val="00F11990"/>
    <w:rsid w:val="00F1283B"/>
    <w:rsid w:val="00F1302D"/>
    <w:rsid w:val="00F24E55"/>
    <w:rsid w:val="00F25BF8"/>
    <w:rsid w:val="00F279F1"/>
    <w:rsid w:val="00F3482A"/>
    <w:rsid w:val="00F36819"/>
    <w:rsid w:val="00F37010"/>
    <w:rsid w:val="00F442AC"/>
    <w:rsid w:val="00F46737"/>
    <w:rsid w:val="00F51FBD"/>
    <w:rsid w:val="00F554F5"/>
    <w:rsid w:val="00F64681"/>
    <w:rsid w:val="00F65E5D"/>
    <w:rsid w:val="00F71CC4"/>
    <w:rsid w:val="00F75538"/>
    <w:rsid w:val="00F7697D"/>
    <w:rsid w:val="00F77971"/>
    <w:rsid w:val="00F836DA"/>
    <w:rsid w:val="00F869A1"/>
    <w:rsid w:val="00F86AA7"/>
    <w:rsid w:val="00FA5477"/>
    <w:rsid w:val="00FA74D4"/>
    <w:rsid w:val="00FB013F"/>
    <w:rsid w:val="00FB7EBF"/>
    <w:rsid w:val="00FC1FE3"/>
    <w:rsid w:val="00FE1BF8"/>
    <w:rsid w:val="00FE2B1B"/>
    <w:rsid w:val="00FE537B"/>
    <w:rsid w:val="00FE786E"/>
    <w:rsid w:val="00FF4E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8091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042643"/>
    <w:pPr>
      <w:autoSpaceDE w:val="0"/>
      <w:autoSpaceDN w:val="0"/>
      <w:adjustRightInd w:val="0"/>
      <w:spacing w:after="0" w:line="240" w:lineRule="auto"/>
      <w:ind w:left="40"/>
      <w:outlineLvl w:val="0"/>
    </w:pPr>
    <w:rPr>
      <w:rFonts w:ascii="Times New Roman" w:eastAsia="SimSun" w:hAnsi="Times New Roman" w:cs="Times New Roman"/>
      <w:b/>
      <w:bCs/>
      <w:i/>
      <w:iCs/>
      <w:sz w:val="17"/>
      <w:szCs w:val="17"/>
    </w:rPr>
  </w:style>
  <w:style w:type="paragraph" w:styleId="Heading2">
    <w:name w:val="heading 2"/>
    <w:basedOn w:val="Normal"/>
    <w:next w:val="Normal"/>
    <w:link w:val="Heading2Char"/>
    <w:uiPriority w:val="9"/>
    <w:semiHidden/>
    <w:unhideWhenUsed/>
    <w:qFormat/>
    <w:rsid w:val="00042643"/>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42643"/>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42643"/>
    <w:pPr>
      <w:keepNext/>
      <w:keepLines/>
      <w:spacing w:before="40" w:after="0" w:line="240" w:lineRule="auto"/>
      <w:outlineLvl w:val="3"/>
    </w:pPr>
    <w:rPr>
      <w:rFonts w:asciiTheme="majorHAnsi" w:eastAsiaTheme="majorEastAsia" w:hAnsiTheme="majorHAnsi" w:cstheme="majorBidi"/>
      <w:i/>
      <w:iCs/>
      <w:color w:val="365F91" w:themeColor="accent1" w:themeShade="BF"/>
      <w:sz w:val="20"/>
      <w:szCs w:val="20"/>
    </w:rPr>
  </w:style>
  <w:style w:type="paragraph" w:styleId="Heading5">
    <w:name w:val="heading 5"/>
    <w:basedOn w:val="Normal"/>
    <w:next w:val="Normal"/>
    <w:link w:val="Heading5Char"/>
    <w:uiPriority w:val="9"/>
    <w:unhideWhenUsed/>
    <w:qFormat/>
    <w:rsid w:val="00042643"/>
    <w:pPr>
      <w:keepNext/>
      <w:spacing w:afterLines="20" w:after="160" w:line="240" w:lineRule="auto"/>
      <w:outlineLvl w:val="4"/>
    </w:pPr>
    <w:rPr>
      <w:rFonts w:eastAsia="Times New Roman" w:cs="Times New Roman"/>
      <w:b/>
      <w:bCs/>
      <w:color w:val="000000"/>
    </w:rPr>
  </w:style>
  <w:style w:type="paragraph" w:styleId="Heading6">
    <w:name w:val="heading 6"/>
    <w:basedOn w:val="Normal"/>
    <w:next w:val="Normal"/>
    <w:link w:val="Heading6Char"/>
    <w:uiPriority w:val="9"/>
    <w:unhideWhenUsed/>
    <w:qFormat/>
    <w:rsid w:val="00042643"/>
    <w:pPr>
      <w:keepNext/>
      <w:spacing w:after="160" w:line="259" w:lineRule="auto"/>
      <w:jc w:val="center"/>
      <w:outlineLvl w:val="5"/>
    </w:pPr>
    <w:rPr>
      <w:rFonts w:ascii="Times New Roman" w:eastAsia="SimSun" w:hAnsi="Times New Roman" w:cs="Times New Roman"/>
      <w:b/>
      <w:bCs/>
      <w:spacing w:val="1"/>
      <w:w w:val="105"/>
      <w:sz w:val="17"/>
      <w:szCs w:val="17"/>
    </w:rPr>
  </w:style>
  <w:style w:type="paragraph" w:styleId="Heading7">
    <w:name w:val="heading 7"/>
    <w:basedOn w:val="Normal"/>
    <w:next w:val="Normal"/>
    <w:link w:val="Heading7Char"/>
    <w:uiPriority w:val="9"/>
    <w:semiHidden/>
    <w:unhideWhenUsed/>
    <w:qFormat/>
    <w:rsid w:val="00042643"/>
    <w:pPr>
      <w:keepNext/>
      <w:keepLines/>
      <w:spacing w:before="200" w:after="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42643"/>
    <w:pPr>
      <w:keepNext/>
      <w:spacing w:after="160" w:line="259" w:lineRule="auto"/>
      <w:outlineLvl w:val="7"/>
    </w:pPr>
    <w:rPr>
      <w:rFonts w:eastAsia="SimSun"/>
      <w:b/>
    </w:rPr>
  </w:style>
  <w:style w:type="paragraph" w:styleId="Heading9">
    <w:name w:val="heading 9"/>
    <w:basedOn w:val="Normal"/>
    <w:next w:val="Normal"/>
    <w:link w:val="Heading9Char"/>
    <w:uiPriority w:val="9"/>
    <w:unhideWhenUsed/>
    <w:qFormat/>
    <w:rsid w:val="00042643"/>
    <w:pPr>
      <w:keepNext/>
      <w:kinsoku w:val="0"/>
      <w:overflowPunct w:val="0"/>
      <w:spacing w:afterLines="20" w:after="48"/>
      <w:ind w:left="119"/>
      <w:outlineLvl w:val="8"/>
    </w:pPr>
    <w:rPr>
      <w:rFonts w:ascii="Times" w:eastAsia="SimSun" w:hAnsi="Times"/>
      <w:b/>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25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B251A"/>
    <w:pPr>
      <w:spacing w:after="0" w:line="240" w:lineRule="auto"/>
    </w:pPr>
  </w:style>
  <w:style w:type="character" w:styleId="CommentReference">
    <w:name w:val="annotation reference"/>
    <w:basedOn w:val="DefaultParagraphFont"/>
    <w:uiPriority w:val="99"/>
    <w:semiHidden/>
    <w:unhideWhenUsed/>
    <w:rsid w:val="001B251A"/>
    <w:rPr>
      <w:sz w:val="16"/>
      <w:szCs w:val="16"/>
    </w:rPr>
  </w:style>
  <w:style w:type="paragraph" w:styleId="CommentText">
    <w:name w:val="annotation text"/>
    <w:basedOn w:val="Normal"/>
    <w:link w:val="CommentTextChar"/>
    <w:uiPriority w:val="99"/>
    <w:unhideWhenUsed/>
    <w:rsid w:val="001B251A"/>
    <w:pPr>
      <w:spacing w:line="240" w:lineRule="auto"/>
    </w:pPr>
    <w:rPr>
      <w:sz w:val="20"/>
      <w:szCs w:val="20"/>
    </w:rPr>
  </w:style>
  <w:style w:type="character" w:customStyle="1" w:styleId="CommentTextChar">
    <w:name w:val="Comment Text Char"/>
    <w:basedOn w:val="DefaultParagraphFont"/>
    <w:link w:val="CommentText"/>
    <w:uiPriority w:val="99"/>
    <w:rsid w:val="001B251A"/>
    <w:rPr>
      <w:sz w:val="20"/>
      <w:szCs w:val="20"/>
    </w:rPr>
  </w:style>
  <w:style w:type="paragraph" w:styleId="BalloonText">
    <w:name w:val="Balloon Text"/>
    <w:basedOn w:val="Normal"/>
    <w:link w:val="BalloonTextChar"/>
    <w:uiPriority w:val="99"/>
    <w:unhideWhenUsed/>
    <w:rsid w:val="001B2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B251A"/>
    <w:rPr>
      <w:rFonts w:ascii="Tahoma" w:hAnsi="Tahoma" w:cs="Tahoma"/>
      <w:sz w:val="16"/>
      <w:szCs w:val="16"/>
    </w:rPr>
  </w:style>
  <w:style w:type="paragraph" w:styleId="ListParagraph">
    <w:name w:val="List Paragraph"/>
    <w:basedOn w:val="Normal"/>
    <w:uiPriority w:val="34"/>
    <w:qFormat/>
    <w:rsid w:val="000D5605"/>
    <w:pPr>
      <w:ind w:left="720"/>
      <w:contextualSpacing/>
    </w:pPr>
  </w:style>
  <w:style w:type="character" w:customStyle="1" w:styleId="Heading1Char">
    <w:name w:val="Heading 1 Char"/>
    <w:basedOn w:val="DefaultParagraphFont"/>
    <w:link w:val="Heading1"/>
    <w:uiPriority w:val="1"/>
    <w:rsid w:val="00042643"/>
    <w:rPr>
      <w:rFonts w:ascii="Times New Roman" w:eastAsia="SimSun" w:hAnsi="Times New Roman" w:cs="Times New Roman"/>
      <w:b/>
      <w:bCs/>
      <w:i/>
      <w:iCs/>
      <w:sz w:val="17"/>
      <w:szCs w:val="17"/>
    </w:rPr>
  </w:style>
  <w:style w:type="character" w:customStyle="1" w:styleId="Heading2Char">
    <w:name w:val="Heading 2 Char"/>
    <w:basedOn w:val="DefaultParagraphFont"/>
    <w:link w:val="Heading2"/>
    <w:uiPriority w:val="9"/>
    <w:semiHidden/>
    <w:rsid w:val="0004264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426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42643"/>
    <w:rPr>
      <w:rFonts w:asciiTheme="majorHAnsi" w:eastAsiaTheme="majorEastAsia" w:hAnsiTheme="majorHAnsi" w:cstheme="majorBidi"/>
      <w:i/>
      <w:iCs/>
      <w:color w:val="365F91" w:themeColor="accent1" w:themeShade="BF"/>
      <w:sz w:val="20"/>
      <w:szCs w:val="20"/>
    </w:rPr>
  </w:style>
  <w:style w:type="character" w:customStyle="1" w:styleId="Heading5Char">
    <w:name w:val="Heading 5 Char"/>
    <w:basedOn w:val="DefaultParagraphFont"/>
    <w:link w:val="Heading5"/>
    <w:uiPriority w:val="9"/>
    <w:rsid w:val="00042643"/>
    <w:rPr>
      <w:rFonts w:eastAsia="Times New Roman" w:cs="Times New Roman"/>
      <w:b/>
      <w:bCs/>
      <w:color w:val="000000"/>
    </w:rPr>
  </w:style>
  <w:style w:type="character" w:customStyle="1" w:styleId="Heading6Char">
    <w:name w:val="Heading 6 Char"/>
    <w:basedOn w:val="DefaultParagraphFont"/>
    <w:link w:val="Heading6"/>
    <w:uiPriority w:val="9"/>
    <w:rsid w:val="00042643"/>
    <w:rPr>
      <w:rFonts w:ascii="Times New Roman" w:eastAsia="SimSun" w:hAnsi="Times New Roman" w:cs="Times New Roman"/>
      <w:b/>
      <w:bCs/>
      <w:spacing w:val="1"/>
      <w:w w:val="105"/>
      <w:sz w:val="17"/>
      <w:szCs w:val="17"/>
    </w:rPr>
  </w:style>
  <w:style w:type="character" w:customStyle="1" w:styleId="Heading7Char">
    <w:name w:val="Heading 7 Char"/>
    <w:basedOn w:val="DefaultParagraphFont"/>
    <w:link w:val="Heading7"/>
    <w:uiPriority w:val="9"/>
    <w:semiHidden/>
    <w:rsid w:val="0004264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42643"/>
    <w:rPr>
      <w:rFonts w:eastAsia="SimSun"/>
      <w:b/>
    </w:rPr>
  </w:style>
  <w:style w:type="character" w:customStyle="1" w:styleId="Heading9Char">
    <w:name w:val="Heading 9 Char"/>
    <w:basedOn w:val="DefaultParagraphFont"/>
    <w:link w:val="Heading9"/>
    <w:uiPriority w:val="9"/>
    <w:rsid w:val="00042643"/>
    <w:rPr>
      <w:rFonts w:ascii="Times" w:eastAsia="SimSun" w:hAnsi="Times"/>
      <w:b/>
      <w:w w:val="105"/>
      <w:sz w:val="20"/>
      <w:szCs w:val="20"/>
    </w:rPr>
  </w:style>
  <w:style w:type="paragraph" w:styleId="BodyText">
    <w:name w:val="Body Text"/>
    <w:basedOn w:val="Normal"/>
    <w:link w:val="BodyTextChar"/>
    <w:uiPriority w:val="1"/>
    <w:qFormat/>
    <w:rsid w:val="00042643"/>
    <w:pPr>
      <w:autoSpaceDE w:val="0"/>
      <w:autoSpaceDN w:val="0"/>
      <w:adjustRightInd w:val="0"/>
      <w:spacing w:after="0" w:line="240" w:lineRule="auto"/>
      <w:ind w:left="39"/>
    </w:pPr>
    <w:rPr>
      <w:rFonts w:ascii="Times New Roman" w:eastAsia="SimSun" w:hAnsi="Times New Roman" w:cs="Times New Roman"/>
      <w:sz w:val="17"/>
      <w:szCs w:val="17"/>
    </w:rPr>
  </w:style>
  <w:style w:type="character" w:customStyle="1" w:styleId="BodyTextChar">
    <w:name w:val="Body Text Char"/>
    <w:basedOn w:val="DefaultParagraphFont"/>
    <w:link w:val="BodyText"/>
    <w:uiPriority w:val="1"/>
    <w:rsid w:val="00042643"/>
    <w:rPr>
      <w:rFonts w:ascii="Times New Roman" w:eastAsia="SimSun" w:hAnsi="Times New Roman" w:cs="Times New Roman"/>
      <w:sz w:val="17"/>
      <w:szCs w:val="17"/>
    </w:rPr>
  </w:style>
  <w:style w:type="paragraph" w:customStyle="1" w:styleId="TableParagraph">
    <w:name w:val="Table Paragraph"/>
    <w:basedOn w:val="Normal"/>
    <w:link w:val="TableParagraphChar"/>
    <w:uiPriority w:val="1"/>
    <w:qFormat/>
    <w:rsid w:val="00042643"/>
    <w:pPr>
      <w:autoSpaceDE w:val="0"/>
      <w:autoSpaceDN w:val="0"/>
      <w:adjustRightInd w:val="0"/>
      <w:spacing w:after="0" w:line="240" w:lineRule="auto"/>
    </w:pPr>
    <w:rPr>
      <w:rFonts w:ascii="Times New Roman" w:eastAsia="SimSun" w:hAnsi="Times New Roman" w:cs="Times New Roman"/>
      <w:sz w:val="24"/>
      <w:szCs w:val="24"/>
    </w:rPr>
  </w:style>
  <w:style w:type="paragraph" w:styleId="BodyText2">
    <w:name w:val="Body Text 2"/>
    <w:basedOn w:val="Normal"/>
    <w:link w:val="BodyText2Char"/>
    <w:uiPriority w:val="99"/>
    <w:unhideWhenUsed/>
    <w:rsid w:val="00042643"/>
    <w:pPr>
      <w:spacing w:after="160" w:line="259" w:lineRule="auto"/>
      <w:jc w:val="center"/>
    </w:pPr>
    <w:rPr>
      <w:rFonts w:ascii="Times New Roman" w:eastAsia="SimSun" w:hAnsi="Times New Roman" w:cs="Times New Roman"/>
      <w:sz w:val="18"/>
      <w:szCs w:val="18"/>
    </w:rPr>
  </w:style>
  <w:style w:type="character" w:customStyle="1" w:styleId="BodyText2Char">
    <w:name w:val="Body Text 2 Char"/>
    <w:basedOn w:val="DefaultParagraphFont"/>
    <w:link w:val="BodyText2"/>
    <w:uiPriority w:val="99"/>
    <w:rsid w:val="00042643"/>
    <w:rPr>
      <w:rFonts w:ascii="Times New Roman" w:eastAsia="SimSun" w:hAnsi="Times New Roman" w:cs="Times New Roman"/>
      <w:sz w:val="18"/>
      <w:szCs w:val="18"/>
    </w:rPr>
  </w:style>
  <w:style w:type="numbering" w:customStyle="1" w:styleId="NoList1">
    <w:name w:val="No List1"/>
    <w:next w:val="NoList"/>
    <w:uiPriority w:val="99"/>
    <w:semiHidden/>
    <w:unhideWhenUsed/>
    <w:rsid w:val="00042643"/>
  </w:style>
  <w:style w:type="paragraph" w:customStyle="1" w:styleId="Default">
    <w:name w:val="Default"/>
    <w:rsid w:val="00042643"/>
    <w:pPr>
      <w:autoSpaceDE w:val="0"/>
      <w:autoSpaceDN w:val="0"/>
      <w:adjustRightInd w:val="0"/>
      <w:spacing w:after="0" w:line="240" w:lineRule="auto"/>
    </w:pPr>
    <w:rPr>
      <w:rFonts w:ascii="Arial" w:eastAsia="SimSun" w:hAnsi="Arial" w:cs="Arial"/>
      <w:color w:val="000000"/>
      <w:sz w:val="24"/>
      <w:szCs w:val="24"/>
    </w:rPr>
  </w:style>
  <w:style w:type="paragraph" w:styleId="BodyTextIndent">
    <w:name w:val="Body Text Indent"/>
    <w:basedOn w:val="Normal"/>
    <w:link w:val="BodyTextIndentChar"/>
    <w:uiPriority w:val="99"/>
    <w:semiHidden/>
    <w:unhideWhenUsed/>
    <w:rsid w:val="00042643"/>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042643"/>
    <w:rPr>
      <w:rFonts w:ascii="Times" w:eastAsia="SimSun" w:hAnsi="Times"/>
      <w:sz w:val="20"/>
      <w:szCs w:val="20"/>
    </w:rPr>
  </w:style>
  <w:style w:type="numbering" w:customStyle="1" w:styleId="NoList2">
    <w:name w:val="No List2"/>
    <w:next w:val="NoList"/>
    <w:uiPriority w:val="99"/>
    <w:semiHidden/>
    <w:unhideWhenUsed/>
    <w:rsid w:val="00042643"/>
  </w:style>
  <w:style w:type="numbering" w:customStyle="1" w:styleId="NoList11">
    <w:name w:val="No List11"/>
    <w:next w:val="NoList"/>
    <w:uiPriority w:val="99"/>
    <w:semiHidden/>
    <w:unhideWhenUsed/>
    <w:rsid w:val="00042643"/>
  </w:style>
  <w:style w:type="table" w:customStyle="1" w:styleId="TableGrid1">
    <w:name w:val="Table Grid1"/>
    <w:basedOn w:val="TableNormal"/>
    <w:next w:val="TableGrid"/>
    <w:uiPriority w:val="39"/>
    <w:rsid w:val="0004264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link w:val="CommentSubjectChar"/>
    <w:uiPriority w:val="99"/>
    <w:semiHidden/>
    <w:unhideWhenUsed/>
    <w:rsid w:val="00042643"/>
    <w:pPr>
      <w:spacing w:after="160"/>
    </w:pPr>
    <w:rPr>
      <w:rFonts w:eastAsia="SimSun"/>
      <w:b/>
      <w:bCs/>
    </w:rPr>
  </w:style>
  <w:style w:type="character" w:customStyle="1" w:styleId="CommentSubjectChar">
    <w:name w:val="Comment Subject Char"/>
    <w:basedOn w:val="CommentTextChar"/>
    <w:link w:val="CommentSubject"/>
    <w:uiPriority w:val="99"/>
    <w:semiHidden/>
    <w:rsid w:val="00042643"/>
    <w:rPr>
      <w:rFonts w:eastAsia="SimSun"/>
      <w:b/>
      <w:bCs/>
      <w:sz w:val="20"/>
      <w:szCs w:val="20"/>
    </w:rPr>
  </w:style>
  <w:style w:type="paragraph" w:customStyle="1" w:styleId="responsecodes-nonroster">
    <w:name w:val="response codes - non roster"/>
    <w:basedOn w:val="BodyText"/>
    <w:link w:val="responsecodes-nonrosterChar"/>
    <w:qFormat/>
    <w:rsid w:val="00042643"/>
    <w:rPr>
      <w:i/>
      <w:w w:val="105"/>
      <w:sz w:val="20"/>
      <w:szCs w:val="20"/>
    </w:rPr>
  </w:style>
  <w:style w:type="paragraph" w:customStyle="1" w:styleId="longtableQtext">
    <w:name w:val="long table Q text"/>
    <w:basedOn w:val="Normal"/>
    <w:link w:val="longtableQtextChar"/>
    <w:qFormat/>
    <w:rsid w:val="00042643"/>
    <w:pPr>
      <w:spacing w:after="160" w:line="259" w:lineRule="auto"/>
    </w:pPr>
    <w:rPr>
      <w:rFonts w:ascii="Calibri" w:eastAsia="SimSun" w:hAnsi="Calibri"/>
      <w:color w:val="000000"/>
    </w:rPr>
  </w:style>
  <w:style w:type="character" w:customStyle="1" w:styleId="TableParagraphChar">
    <w:name w:val="Table Paragraph Char"/>
    <w:basedOn w:val="DefaultParagraphFont"/>
    <w:link w:val="TableParagraph"/>
    <w:uiPriority w:val="1"/>
    <w:rsid w:val="00042643"/>
    <w:rPr>
      <w:rFonts w:ascii="Times New Roman" w:eastAsia="SimSun" w:hAnsi="Times New Roman" w:cs="Times New Roman"/>
      <w:sz w:val="24"/>
      <w:szCs w:val="24"/>
    </w:rPr>
  </w:style>
  <w:style w:type="character" w:customStyle="1" w:styleId="responsecodes-nonrosterChar">
    <w:name w:val="response codes - non roster Char"/>
    <w:basedOn w:val="TableParagraphChar"/>
    <w:link w:val="responsecodes-nonroster"/>
    <w:rsid w:val="00042643"/>
    <w:rPr>
      <w:rFonts w:ascii="Times New Roman" w:eastAsia="SimSun" w:hAnsi="Times New Roman" w:cs="Times New Roman"/>
      <w:i/>
      <w:w w:val="105"/>
      <w:sz w:val="20"/>
      <w:szCs w:val="20"/>
    </w:rPr>
  </w:style>
  <w:style w:type="character" w:customStyle="1" w:styleId="longtableQtextChar">
    <w:name w:val="long table Q text Char"/>
    <w:basedOn w:val="DefaultParagraphFont"/>
    <w:link w:val="longtableQtext"/>
    <w:rsid w:val="00042643"/>
    <w:rPr>
      <w:rFonts w:ascii="Calibri" w:eastAsia="SimSun" w:hAnsi="Calibri"/>
      <w:color w:val="000000"/>
    </w:rPr>
  </w:style>
  <w:style w:type="paragraph" w:styleId="Header">
    <w:name w:val="header"/>
    <w:basedOn w:val="Normal"/>
    <w:link w:val="HeaderChar"/>
    <w:uiPriority w:val="99"/>
    <w:unhideWhenUsed/>
    <w:rsid w:val="00042643"/>
    <w:pPr>
      <w:tabs>
        <w:tab w:val="center" w:pos="4680"/>
        <w:tab w:val="right" w:pos="9360"/>
      </w:tabs>
      <w:spacing w:after="0" w:line="240" w:lineRule="auto"/>
    </w:pPr>
    <w:rPr>
      <w:rFonts w:eastAsia="SimSun"/>
    </w:rPr>
  </w:style>
  <w:style w:type="character" w:customStyle="1" w:styleId="HeaderChar">
    <w:name w:val="Header Char"/>
    <w:basedOn w:val="DefaultParagraphFont"/>
    <w:link w:val="Header"/>
    <w:uiPriority w:val="99"/>
    <w:rsid w:val="00042643"/>
    <w:rPr>
      <w:rFonts w:eastAsia="SimSun"/>
    </w:rPr>
  </w:style>
  <w:style w:type="paragraph" w:styleId="Footer">
    <w:name w:val="footer"/>
    <w:basedOn w:val="Normal"/>
    <w:link w:val="FooterChar"/>
    <w:uiPriority w:val="99"/>
    <w:unhideWhenUsed/>
    <w:rsid w:val="00042643"/>
    <w:pPr>
      <w:tabs>
        <w:tab w:val="center" w:pos="4680"/>
        <w:tab w:val="right" w:pos="9360"/>
      </w:tabs>
      <w:spacing w:after="0" w:line="240" w:lineRule="auto"/>
    </w:pPr>
    <w:rPr>
      <w:rFonts w:eastAsia="SimSun"/>
    </w:rPr>
  </w:style>
  <w:style w:type="character" w:customStyle="1" w:styleId="FooterChar">
    <w:name w:val="Footer Char"/>
    <w:basedOn w:val="DefaultParagraphFont"/>
    <w:link w:val="Footer"/>
    <w:uiPriority w:val="99"/>
    <w:rsid w:val="00042643"/>
    <w:rPr>
      <w:rFonts w:eastAsia="SimSun"/>
    </w:rPr>
  </w:style>
  <w:style w:type="paragraph" w:styleId="Revision">
    <w:name w:val="Revision"/>
    <w:hidden/>
    <w:uiPriority w:val="99"/>
    <w:semiHidden/>
    <w:rsid w:val="00042643"/>
    <w:pPr>
      <w:spacing w:after="0" w:line="240" w:lineRule="auto"/>
    </w:pPr>
    <w:rPr>
      <w:rFonts w:eastAsia="SimSun"/>
    </w:rPr>
  </w:style>
  <w:style w:type="paragraph" w:customStyle="1" w:styleId="codes">
    <w:name w:val="codes"/>
    <w:basedOn w:val="Normal"/>
    <w:link w:val="codesChar"/>
    <w:qFormat/>
    <w:rsid w:val="00042643"/>
    <w:pPr>
      <w:spacing w:after="0" w:line="259" w:lineRule="auto"/>
    </w:pPr>
    <w:rPr>
      <w:rFonts w:ascii="Times New Roman" w:eastAsia="SimSun" w:hAnsi="Times New Roman" w:cs="Times New Roman"/>
      <w:i/>
      <w:color w:val="BFBFBF" w:themeColor="background1" w:themeShade="BF"/>
      <w:w w:val="105"/>
      <w:sz w:val="20"/>
      <w:szCs w:val="20"/>
    </w:rPr>
  </w:style>
  <w:style w:type="character" w:customStyle="1" w:styleId="codesChar">
    <w:name w:val="codes Char"/>
    <w:basedOn w:val="DefaultParagraphFont"/>
    <w:link w:val="codes"/>
    <w:rsid w:val="00042643"/>
    <w:rPr>
      <w:rFonts w:ascii="Times New Roman" w:eastAsia="SimSun" w:hAnsi="Times New Roman" w:cs="Times New Roman"/>
      <w:i/>
      <w:color w:val="BFBFBF" w:themeColor="background1" w:themeShade="BF"/>
      <w:w w:val="105"/>
      <w:sz w:val="20"/>
      <w:szCs w:val="20"/>
    </w:rPr>
  </w:style>
  <w:style w:type="character" w:styleId="PlaceholderText">
    <w:name w:val="Placeholder Text"/>
    <w:basedOn w:val="DefaultParagraphFont"/>
    <w:uiPriority w:val="99"/>
    <w:semiHidden/>
    <w:rsid w:val="00042643"/>
    <w:rPr>
      <w:color w:val="808080"/>
    </w:rPr>
  </w:style>
  <w:style w:type="paragraph" w:styleId="BodyTextIndent2">
    <w:name w:val="Body Text Indent 2"/>
    <w:basedOn w:val="Normal"/>
    <w:link w:val="BodyTextIndent2Char"/>
    <w:uiPriority w:val="99"/>
    <w:unhideWhenUsed/>
    <w:rsid w:val="00042643"/>
    <w:pPr>
      <w:kinsoku w:val="0"/>
      <w:overflowPunct w:val="0"/>
      <w:spacing w:afterLines="20" w:after="48"/>
      <w:ind w:left="119"/>
    </w:pPr>
    <w:rPr>
      <w:rFonts w:ascii="Times" w:eastAsia="SimSun" w:hAnsi="Times"/>
      <w:w w:val="105"/>
      <w:sz w:val="20"/>
      <w:szCs w:val="20"/>
    </w:rPr>
  </w:style>
  <w:style w:type="character" w:customStyle="1" w:styleId="BodyTextIndent2Char">
    <w:name w:val="Body Text Indent 2 Char"/>
    <w:basedOn w:val="DefaultParagraphFont"/>
    <w:link w:val="BodyTextIndent2"/>
    <w:uiPriority w:val="99"/>
    <w:rsid w:val="00042643"/>
    <w:rPr>
      <w:rFonts w:ascii="Times" w:eastAsia="SimSun" w:hAnsi="Times"/>
      <w:w w:val="105"/>
      <w:sz w:val="20"/>
      <w:szCs w:val="20"/>
    </w:rPr>
  </w:style>
  <w:style w:type="paragraph" w:styleId="BodyText3">
    <w:name w:val="Body Text 3"/>
    <w:basedOn w:val="Normal"/>
    <w:link w:val="BodyText3Char"/>
    <w:uiPriority w:val="99"/>
    <w:unhideWhenUsed/>
    <w:rsid w:val="00042643"/>
    <w:pPr>
      <w:spacing w:after="0" w:line="240" w:lineRule="auto"/>
    </w:pPr>
    <w:rPr>
      <w:rFonts w:ascii="Times New Roman" w:eastAsia="SimSun" w:hAnsi="Times New Roman" w:cs="Times New Roman"/>
      <w:i/>
      <w:sz w:val="18"/>
      <w:szCs w:val="24"/>
      <w:lang w:eastAsia="zh-CN"/>
    </w:rPr>
  </w:style>
  <w:style w:type="character" w:customStyle="1" w:styleId="BodyText3Char">
    <w:name w:val="Body Text 3 Char"/>
    <w:basedOn w:val="DefaultParagraphFont"/>
    <w:link w:val="BodyText3"/>
    <w:uiPriority w:val="99"/>
    <w:rsid w:val="00042643"/>
    <w:rPr>
      <w:rFonts w:ascii="Times New Roman" w:eastAsia="SimSun" w:hAnsi="Times New Roman" w:cs="Times New Roman"/>
      <w:i/>
      <w:sz w:val="18"/>
      <w:szCs w:val="24"/>
      <w:lang w:eastAsia="zh-CN"/>
    </w:rPr>
  </w:style>
  <w:style w:type="paragraph" w:styleId="BodyTextIndent3">
    <w:name w:val="Body Text Indent 3"/>
    <w:basedOn w:val="Normal"/>
    <w:link w:val="BodyTextIndent3Char"/>
    <w:uiPriority w:val="99"/>
    <w:unhideWhenUsed/>
    <w:rsid w:val="00042643"/>
    <w:pPr>
      <w:spacing w:afterLines="20" w:after="48"/>
      <w:ind w:left="119"/>
    </w:pPr>
    <w:rPr>
      <w:rFonts w:ascii="Times" w:eastAsia="SimSun" w:hAnsi="Times"/>
      <w:i/>
      <w:w w:val="105"/>
      <w:sz w:val="16"/>
      <w:szCs w:val="16"/>
    </w:rPr>
  </w:style>
  <w:style w:type="character" w:customStyle="1" w:styleId="BodyTextIndent3Char">
    <w:name w:val="Body Text Indent 3 Char"/>
    <w:basedOn w:val="DefaultParagraphFont"/>
    <w:link w:val="BodyTextIndent3"/>
    <w:uiPriority w:val="99"/>
    <w:rsid w:val="00042643"/>
    <w:rPr>
      <w:rFonts w:ascii="Times" w:eastAsia="SimSun" w:hAnsi="Times"/>
      <w:i/>
      <w:w w:val="105"/>
      <w:sz w:val="16"/>
      <w:szCs w:val="16"/>
    </w:rPr>
  </w:style>
  <w:style w:type="numbering" w:customStyle="1" w:styleId="NoList3">
    <w:name w:val="No List3"/>
    <w:next w:val="NoList"/>
    <w:uiPriority w:val="99"/>
    <w:semiHidden/>
    <w:unhideWhenUsed/>
    <w:rsid w:val="00F25BF8"/>
  </w:style>
  <w:style w:type="numbering" w:customStyle="1" w:styleId="NoList12">
    <w:name w:val="No List12"/>
    <w:next w:val="NoList"/>
    <w:uiPriority w:val="99"/>
    <w:semiHidden/>
    <w:unhideWhenUsed/>
    <w:rsid w:val="00F25BF8"/>
  </w:style>
  <w:style w:type="table" w:customStyle="1" w:styleId="TableGrid2">
    <w:name w:val="Table Grid2"/>
    <w:basedOn w:val="TableNormal"/>
    <w:next w:val="TableGrid"/>
    <w:uiPriority w:val="39"/>
    <w:rsid w:val="00F25BF8"/>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
    <w:name w:val="No List21"/>
    <w:next w:val="NoList"/>
    <w:uiPriority w:val="99"/>
    <w:semiHidden/>
    <w:unhideWhenUsed/>
    <w:rsid w:val="00F25BF8"/>
  </w:style>
  <w:style w:type="numbering" w:customStyle="1" w:styleId="NoList111">
    <w:name w:val="No List111"/>
    <w:next w:val="NoList"/>
    <w:uiPriority w:val="99"/>
    <w:semiHidden/>
    <w:unhideWhenUsed/>
    <w:rsid w:val="00F25BF8"/>
  </w:style>
  <w:style w:type="character" w:styleId="Hyperlink">
    <w:name w:val="Hyperlink"/>
    <w:basedOn w:val="DefaultParagraphFont"/>
    <w:uiPriority w:val="99"/>
    <w:unhideWhenUsed/>
    <w:rsid w:val="00AC039B"/>
    <w:rPr>
      <w:color w:val="0000FF" w:themeColor="hyperlink"/>
      <w:u w:val="single"/>
    </w:rPr>
  </w:style>
  <w:style w:type="paragraph" w:styleId="NormalWeb">
    <w:name w:val="Normal (Web)"/>
    <w:basedOn w:val="Normal"/>
    <w:uiPriority w:val="99"/>
    <w:unhideWhenUsed/>
    <w:rsid w:val="00C77E6C"/>
    <w:pPr>
      <w:spacing w:before="100" w:beforeAutospacing="1" w:after="100" w:afterAutospacing="1" w:line="240" w:lineRule="auto"/>
    </w:pPr>
    <w:rPr>
      <w:rFonts w:ascii="Times" w:hAnsi="Times" w:cs="Times New Roman"/>
      <w:sz w:val="20"/>
      <w:szCs w:val="20"/>
    </w:rPr>
  </w:style>
  <w:style w:type="character" w:styleId="FollowedHyperlink">
    <w:name w:val="FollowedHyperlink"/>
    <w:basedOn w:val="DefaultParagraphFont"/>
    <w:uiPriority w:val="99"/>
    <w:semiHidden/>
    <w:unhideWhenUsed/>
    <w:rsid w:val="004E75E6"/>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042643"/>
    <w:pPr>
      <w:autoSpaceDE w:val="0"/>
      <w:autoSpaceDN w:val="0"/>
      <w:adjustRightInd w:val="0"/>
      <w:spacing w:after="0" w:line="240" w:lineRule="auto"/>
      <w:ind w:left="40"/>
      <w:outlineLvl w:val="0"/>
    </w:pPr>
    <w:rPr>
      <w:rFonts w:ascii="Times New Roman" w:eastAsia="SimSun" w:hAnsi="Times New Roman" w:cs="Times New Roman"/>
      <w:b/>
      <w:bCs/>
      <w:i/>
      <w:iCs/>
      <w:sz w:val="17"/>
      <w:szCs w:val="17"/>
    </w:rPr>
  </w:style>
  <w:style w:type="paragraph" w:styleId="Heading2">
    <w:name w:val="heading 2"/>
    <w:basedOn w:val="Normal"/>
    <w:next w:val="Normal"/>
    <w:link w:val="Heading2Char"/>
    <w:uiPriority w:val="9"/>
    <w:semiHidden/>
    <w:unhideWhenUsed/>
    <w:qFormat/>
    <w:rsid w:val="00042643"/>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42643"/>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42643"/>
    <w:pPr>
      <w:keepNext/>
      <w:keepLines/>
      <w:spacing w:before="40" w:after="0" w:line="240" w:lineRule="auto"/>
      <w:outlineLvl w:val="3"/>
    </w:pPr>
    <w:rPr>
      <w:rFonts w:asciiTheme="majorHAnsi" w:eastAsiaTheme="majorEastAsia" w:hAnsiTheme="majorHAnsi" w:cstheme="majorBidi"/>
      <w:i/>
      <w:iCs/>
      <w:color w:val="365F91" w:themeColor="accent1" w:themeShade="BF"/>
      <w:sz w:val="20"/>
      <w:szCs w:val="20"/>
    </w:rPr>
  </w:style>
  <w:style w:type="paragraph" w:styleId="Heading5">
    <w:name w:val="heading 5"/>
    <w:basedOn w:val="Normal"/>
    <w:next w:val="Normal"/>
    <w:link w:val="Heading5Char"/>
    <w:uiPriority w:val="9"/>
    <w:unhideWhenUsed/>
    <w:qFormat/>
    <w:rsid w:val="00042643"/>
    <w:pPr>
      <w:keepNext/>
      <w:spacing w:afterLines="20" w:after="160" w:line="240" w:lineRule="auto"/>
      <w:outlineLvl w:val="4"/>
    </w:pPr>
    <w:rPr>
      <w:rFonts w:eastAsia="Times New Roman" w:cs="Times New Roman"/>
      <w:b/>
      <w:bCs/>
      <w:color w:val="000000"/>
    </w:rPr>
  </w:style>
  <w:style w:type="paragraph" w:styleId="Heading6">
    <w:name w:val="heading 6"/>
    <w:basedOn w:val="Normal"/>
    <w:next w:val="Normal"/>
    <w:link w:val="Heading6Char"/>
    <w:uiPriority w:val="9"/>
    <w:unhideWhenUsed/>
    <w:qFormat/>
    <w:rsid w:val="00042643"/>
    <w:pPr>
      <w:keepNext/>
      <w:spacing w:after="160" w:line="259" w:lineRule="auto"/>
      <w:jc w:val="center"/>
      <w:outlineLvl w:val="5"/>
    </w:pPr>
    <w:rPr>
      <w:rFonts w:ascii="Times New Roman" w:eastAsia="SimSun" w:hAnsi="Times New Roman" w:cs="Times New Roman"/>
      <w:b/>
      <w:bCs/>
      <w:spacing w:val="1"/>
      <w:w w:val="105"/>
      <w:sz w:val="17"/>
      <w:szCs w:val="17"/>
    </w:rPr>
  </w:style>
  <w:style w:type="paragraph" w:styleId="Heading7">
    <w:name w:val="heading 7"/>
    <w:basedOn w:val="Normal"/>
    <w:next w:val="Normal"/>
    <w:link w:val="Heading7Char"/>
    <w:uiPriority w:val="9"/>
    <w:semiHidden/>
    <w:unhideWhenUsed/>
    <w:qFormat/>
    <w:rsid w:val="00042643"/>
    <w:pPr>
      <w:keepNext/>
      <w:keepLines/>
      <w:spacing w:before="200" w:after="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42643"/>
    <w:pPr>
      <w:keepNext/>
      <w:spacing w:after="160" w:line="259" w:lineRule="auto"/>
      <w:outlineLvl w:val="7"/>
    </w:pPr>
    <w:rPr>
      <w:rFonts w:eastAsia="SimSun"/>
      <w:b/>
    </w:rPr>
  </w:style>
  <w:style w:type="paragraph" w:styleId="Heading9">
    <w:name w:val="heading 9"/>
    <w:basedOn w:val="Normal"/>
    <w:next w:val="Normal"/>
    <w:link w:val="Heading9Char"/>
    <w:uiPriority w:val="9"/>
    <w:unhideWhenUsed/>
    <w:qFormat/>
    <w:rsid w:val="00042643"/>
    <w:pPr>
      <w:keepNext/>
      <w:kinsoku w:val="0"/>
      <w:overflowPunct w:val="0"/>
      <w:spacing w:afterLines="20" w:after="48"/>
      <w:ind w:left="119"/>
      <w:outlineLvl w:val="8"/>
    </w:pPr>
    <w:rPr>
      <w:rFonts w:ascii="Times" w:eastAsia="SimSun" w:hAnsi="Times"/>
      <w:b/>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25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B251A"/>
    <w:pPr>
      <w:spacing w:after="0" w:line="240" w:lineRule="auto"/>
    </w:pPr>
  </w:style>
  <w:style w:type="character" w:styleId="CommentReference">
    <w:name w:val="annotation reference"/>
    <w:basedOn w:val="DefaultParagraphFont"/>
    <w:uiPriority w:val="99"/>
    <w:semiHidden/>
    <w:unhideWhenUsed/>
    <w:rsid w:val="001B251A"/>
    <w:rPr>
      <w:sz w:val="16"/>
      <w:szCs w:val="16"/>
    </w:rPr>
  </w:style>
  <w:style w:type="paragraph" w:styleId="CommentText">
    <w:name w:val="annotation text"/>
    <w:basedOn w:val="Normal"/>
    <w:link w:val="CommentTextChar"/>
    <w:uiPriority w:val="99"/>
    <w:unhideWhenUsed/>
    <w:rsid w:val="001B251A"/>
    <w:pPr>
      <w:spacing w:line="240" w:lineRule="auto"/>
    </w:pPr>
    <w:rPr>
      <w:sz w:val="20"/>
      <w:szCs w:val="20"/>
    </w:rPr>
  </w:style>
  <w:style w:type="character" w:customStyle="1" w:styleId="CommentTextChar">
    <w:name w:val="Comment Text Char"/>
    <w:basedOn w:val="DefaultParagraphFont"/>
    <w:link w:val="CommentText"/>
    <w:uiPriority w:val="99"/>
    <w:rsid w:val="001B251A"/>
    <w:rPr>
      <w:sz w:val="20"/>
      <w:szCs w:val="20"/>
    </w:rPr>
  </w:style>
  <w:style w:type="paragraph" w:styleId="BalloonText">
    <w:name w:val="Balloon Text"/>
    <w:basedOn w:val="Normal"/>
    <w:link w:val="BalloonTextChar"/>
    <w:uiPriority w:val="99"/>
    <w:unhideWhenUsed/>
    <w:rsid w:val="001B2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B251A"/>
    <w:rPr>
      <w:rFonts w:ascii="Tahoma" w:hAnsi="Tahoma" w:cs="Tahoma"/>
      <w:sz w:val="16"/>
      <w:szCs w:val="16"/>
    </w:rPr>
  </w:style>
  <w:style w:type="paragraph" w:styleId="ListParagraph">
    <w:name w:val="List Paragraph"/>
    <w:basedOn w:val="Normal"/>
    <w:uiPriority w:val="34"/>
    <w:qFormat/>
    <w:rsid w:val="000D5605"/>
    <w:pPr>
      <w:ind w:left="720"/>
      <w:contextualSpacing/>
    </w:pPr>
  </w:style>
  <w:style w:type="character" w:customStyle="1" w:styleId="Heading1Char">
    <w:name w:val="Heading 1 Char"/>
    <w:basedOn w:val="DefaultParagraphFont"/>
    <w:link w:val="Heading1"/>
    <w:uiPriority w:val="1"/>
    <w:rsid w:val="00042643"/>
    <w:rPr>
      <w:rFonts w:ascii="Times New Roman" w:eastAsia="SimSun" w:hAnsi="Times New Roman" w:cs="Times New Roman"/>
      <w:b/>
      <w:bCs/>
      <w:i/>
      <w:iCs/>
      <w:sz w:val="17"/>
      <w:szCs w:val="17"/>
    </w:rPr>
  </w:style>
  <w:style w:type="character" w:customStyle="1" w:styleId="Heading2Char">
    <w:name w:val="Heading 2 Char"/>
    <w:basedOn w:val="DefaultParagraphFont"/>
    <w:link w:val="Heading2"/>
    <w:uiPriority w:val="9"/>
    <w:semiHidden/>
    <w:rsid w:val="0004264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426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42643"/>
    <w:rPr>
      <w:rFonts w:asciiTheme="majorHAnsi" w:eastAsiaTheme="majorEastAsia" w:hAnsiTheme="majorHAnsi" w:cstheme="majorBidi"/>
      <w:i/>
      <w:iCs/>
      <w:color w:val="365F91" w:themeColor="accent1" w:themeShade="BF"/>
      <w:sz w:val="20"/>
      <w:szCs w:val="20"/>
    </w:rPr>
  </w:style>
  <w:style w:type="character" w:customStyle="1" w:styleId="Heading5Char">
    <w:name w:val="Heading 5 Char"/>
    <w:basedOn w:val="DefaultParagraphFont"/>
    <w:link w:val="Heading5"/>
    <w:uiPriority w:val="9"/>
    <w:rsid w:val="00042643"/>
    <w:rPr>
      <w:rFonts w:eastAsia="Times New Roman" w:cs="Times New Roman"/>
      <w:b/>
      <w:bCs/>
      <w:color w:val="000000"/>
    </w:rPr>
  </w:style>
  <w:style w:type="character" w:customStyle="1" w:styleId="Heading6Char">
    <w:name w:val="Heading 6 Char"/>
    <w:basedOn w:val="DefaultParagraphFont"/>
    <w:link w:val="Heading6"/>
    <w:uiPriority w:val="9"/>
    <w:rsid w:val="00042643"/>
    <w:rPr>
      <w:rFonts w:ascii="Times New Roman" w:eastAsia="SimSun" w:hAnsi="Times New Roman" w:cs="Times New Roman"/>
      <w:b/>
      <w:bCs/>
      <w:spacing w:val="1"/>
      <w:w w:val="105"/>
      <w:sz w:val="17"/>
      <w:szCs w:val="17"/>
    </w:rPr>
  </w:style>
  <w:style w:type="character" w:customStyle="1" w:styleId="Heading7Char">
    <w:name w:val="Heading 7 Char"/>
    <w:basedOn w:val="DefaultParagraphFont"/>
    <w:link w:val="Heading7"/>
    <w:uiPriority w:val="9"/>
    <w:semiHidden/>
    <w:rsid w:val="0004264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42643"/>
    <w:rPr>
      <w:rFonts w:eastAsia="SimSun"/>
      <w:b/>
    </w:rPr>
  </w:style>
  <w:style w:type="character" w:customStyle="1" w:styleId="Heading9Char">
    <w:name w:val="Heading 9 Char"/>
    <w:basedOn w:val="DefaultParagraphFont"/>
    <w:link w:val="Heading9"/>
    <w:uiPriority w:val="9"/>
    <w:rsid w:val="00042643"/>
    <w:rPr>
      <w:rFonts w:ascii="Times" w:eastAsia="SimSun" w:hAnsi="Times"/>
      <w:b/>
      <w:w w:val="105"/>
      <w:sz w:val="20"/>
      <w:szCs w:val="20"/>
    </w:rPr>
  </w:style>
  <w:style w:type="paragraph" w:styleId="BodyText">
    <w:name w:val="Body Text"/>
    <w:basedOn w:val="Normal"/>
    <w:link w:val="BodyTextChar"/>
    <w:uiPriority w:val="1"/>
    <w:qFormat/>
    <w:rsid w:val="00042643"/>
    <w:pPr>
      <w:autoSpaceDE w:val="0"/>
      <w:autoSpaceDN w:val="0"/>
      <w:adjustRightInd w:val="0"/>
      <w:spacing w:after="0" w:line="240" w:lineRule="auto"/>
      <w:ind w:left="39"/>
    </w:pPr>
    <w:rPr>
      <w:rFonts w:ascii="Times New Roman" w:eastAsia="SimSun" w:hAnsi="Times New Roman" w:cs="Times New Roman"/>
      <w:sz w:val="17"/>
      <w:szCs w:val="17"/>
    </w:rPr>
  </w:style>
  <w:style w:type="character" w:customStyle="1" w:styleId="BodyTextChar">
    <w:name w:val="Body Text Char"/>
    <w:basedOn w:val="DefaultParagraphFont"/>
    <w:link w:val="BodyText"/>
    <w:uiPriority w:val="1"/>
    <w:rsid w:val="00042643"/>
    <w:rPr>
      <w:rFonts w:ascii="Times New Roman" w:eastAsia="SimSun" w:hAnsi="Times New Roman" w:cs="Times New Roman"/>
      <w:sz w:val="17"/>
      <w:szCs w:val="17"/>
    </w:rPr>
  </w:style>
  <w:style w:type="paragraph" w:customStyle="1" w:styleId="TableParagraph">
    <w:name w:val="Table Paragraph"/>
    <w:basedOn w:val="Normal"/>
    <w:link w:val="TableParagraphChar"/>
    <w:uiPriority w:val="1"/>
    <w:qFormat/>
    <w:rsid w:val="00042643"/>
    <w:pPr>
      <w:autoSpaceDE w:val="0"/>
      <w:autoSpaceDN w:val="0"/>
      <w:adjustRightInd w:val="0"/>
      <w:spacing w:after="0" w:line="240" w:lineRule="auto"/>
    </w:pPr>
    <w:rPr>
      <w:rFonts w:ascii="Times New Roman" w:eastAsia="SimSun" w:hAnsi="Times New Roman" w:cs="Times New Roman"/>
      <w:sz w:val="24"/>
      <w:szCs w:val="24"/>
    </w:rPr>
  </w:style>
  <w:style w:type="paragraph" w:styleId="BodyText2">
    <w:name w:val="Body Text 2"/>
    <w:basedOn w:val="Normal"/>
    <w:link w:val="BodyText2Char"/>
    <w:uiPriority w:val="99"/>
    <w:unhideWhenUsed/>
    <w:rsid w:val="00042643"/>
    <w:pPr>
      <w:spacing w:after="160" w:line="259" w:lineRule="auto"/>
      <w:jc w:val="center"/>
    </w:pPr>
    <w:rPr>
      <w:rFonts w:ascii="Times New Roman" w:eastAsia="SimSun" w:hAnsi="Times New Roman" w:cs="Times New Roman"/>
      <w:sz w:val="18"/>
      <w:szCs w:val="18"/>
    </w:rPr>
  </w:style>
  <w:style w:type="character" w:customStyle="1" w:styleId="BodyText2Char">
    <w:name w:val="Body Text 2 Char"/>
    <w:basedOn w:val="DefaultParagraphFont"/>
    <w:link w:val="BodyText2"/>
    <w:uiPriority w:val="99"/>
    <w:rsid w:val="00042643"/>
    <w:rPr>
      <w:rFonts w:ascii="Times New Roman" w:eastAsia="SimSun" w:hAnsi="Times New Roman" w:cs="Times New Roman"/>
      <w:sz w:val="18"/>
      <w:szCs w:val="18"/>
    </w:rPr>
  </w:style>
  <w:style w:type="numbering" w:customStyle="1" w:styleId="NoList1">
    <w:name w:val="No List1"/>
    <w:next w:val="NoList"/>
    <w:uiPriority w:val="99"/>
    <w:semiHidden/>
    <w:unhideWhenUsed/>
    <w:rsid w:val="00042643"/>
  </w:style>
  <w:style w:type="paragraph" w:customStyle="1" w:styleId="Default">
    <w:name w:val="Default"/>
    <w:rsid w:val="00042643"/>
    <w:pPr>
      <w:autoSpaceDE w:val="0"/>
      <w:autoSpaceDN w:val="0"/>
      <w:adjustRightInd w:val="0"/>
      <w:spacing w:after="0" w:line="240" w:lineRule="auto"/>
    </w:pPr>
    <w:rPr>
      <w:rFonts w:ascii="Arial" w:eastAsia="SimSun" w:hAnsi="Arial" w:cs="Arial"/>
      <w:color w:val="000000"/>
      <w:sz w:val="24"/>
      <w:szCs w:val="24"/>
    </w:rPr>
  </w:style>
  <w:style w:type="paragraph" w:styleId="BodyTextIndent">
    <w:name w:val="Body Text Indent"/>
    <w:basedOn w:val="Normal"/>
    <w:link w:val="BodyTextIndentChar"/>
    <w:uiPriority w:val="99"/>
    <w:semiHidden/>
    <w:unhideWhenUsed/>
    <w:rsid w:val="00042643"/>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042643"/>
    <w:rPr>
      <w:rFonts w:ascii="Times" w:eastAsia="SimSun" w:hAnsi="Times"/>
      <w:sz w:val="20"/>
      <w:szCs w:val="20"/>
    </w:rPr>
  </w:style>
  <w:style w:type="numbering" w:customStyle="1" w:styleId="NoList2">
    <w:name w:val="No List2"/>
    <w:next w:val="NoList"/>
    <w:uiPriority w:val="99"/>
    <w:semiHidden/>
    <w:unhideWhenUsed/>
    <w:rsid w:val="00042643"/>
  </w:style>
  <w:style w:type="numbering" w:customStyle="1" w:styleId="NoList11">
    <w:name w:val="No List11"/>
    <w:next w:val="NoList"/>
    <w:uiPriority w:val="99"/>
    <w:semiHidden/>
    <w:unhideWhenUsed/>
    <w:rsid w:val="00042643"/>
  </w:style>
  <w:style w:type="table" w:customStyle="1" w:styleId="TableGrid1">
    <w:name w:val="Table Grid1"/>
    <w:basedOn w:val="TableNormal"/>
    <w:next w:val="TableGrid"/>
    <w:uiPriority w:val="39"/>
    <w:rsid w:val="0004264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link w:val="CommentSubjectChar"/>
    <w:uiPriority w:val="99"/>
    <w:semiHidden/>
    <w:unhideWhenUsed/>
    <w:rsid w:val="00042643"/>
    <w:pPr>
      <w:spacing w:after="160"/>
    </w:pPr>
    <w:rPr>
      <w:rFonts w:eastAsia="SimSun"/>
      <w:b/>
      <w:bCs/>
    </w:rPr>
  </w:style>
  <w:style w:type="character" w:customStyle="1" w:styleId="CommentSubjectChar">
    <w:name w:val="Comment Subject Char"/>
    <w:basedOn w:val="CommentTextChar"/>
    <w:link w:val="CommentSubject"/>
    <w:uiPriority w:val="99"/>
    <w:semiHidden/>
    <w:rsid w:val="00042643"/>
    <w:rPr>
      <w:rFonts w:eastAsia="SimSun"/>
      <w:b/>
      <w:bCs/>
      <w:sz w:val="20"/>
      <w:szCs w:val="20"/>
    </w:rPr>
  </w:style>
  <w:style w:type="paragraph" w:customStyle="1" w:styleId="responsecodes-nonroster">
    <w:name w:val="response codes - non roster"/>
    <w:basedOn w:val="BodyText"/>
    <w:link w:val="responsecodes-nonrosterChar"/>
    <w:qFormat/>
    <w:rsid w:val="00042643"/>
    <w:rPr>
      <w:i/>
      <w:w w:val="105"/>
      <w:sz w:val="20"/>
      <w:szCs w:val="20"/>
    </w:rPr>
  </w:style>
  <w:style w:type="paragraph" w:customStyle="1" w:styleId="longtableQtext">
    <w:name w:val="long table Q text"/>
    <w:basedOn w:val="Normal"/>
    <w:link w:val="longtableQtextChar"/>
    <w:qFormat/>
    <w:rsid w:val="00042643"/>
    <w:pPr>
      <w:spacing w:after="160" w:line="259" w:lineRule="auto"/>
    </w:pPr>
    <w:rPr>
      <w:rFonts w:ascii="Calibri" w:eastAsia="SimSun" w:hAnsi="Calibri"/>
      <w:color w:val="000000"/>
    </w:rPr>
  </w:style>
  <w:style w:type="character" w:customStyle="1" w:styleId="TableParagraphChar">
    <w:name w:val="Table Paragraph Char"/>
    <w:basedOn w:val="DefaultParagraphFont"/>
    <w:link w:val="TableParagraph"/>
    <w:uiPriority w:val="1"/>
    <w:rsid w:val="00042643"/>
    <w:rPr>
      <w:rFonts w:ascii="Times New Roman" w:eastAsia="SimSun" w:hAnsi="Times New Roman" w:cs="Times New Roman"/>
      <w:sz w:val="24"/>
      <w:szCs w:val="24"/>
    </w:rPr>
  </w:style>
  <w:style w:type="character" w:customStyle="1" w:styleId="responsecodes-nonrosterChar">
    <w:name w:val="response codes - non roster Char"/>
    <w:basedOn w:val="TableParagraphChar"/>
    <w:link w:val="responsecodes-nonroster"/>
    <w:rsid w:val="00042643"/>
    <w:rPr>
      <w:rFonts w:ascii="Times New Roman" w:eastAsia="SimSun" w:hAnsi="Times New Roman" w:cs="Times New Roman"/>
      <w:i/>
      <w:w w:val="105"/>
      <w:sz w:val="20"/>
      <w:szCs w:val="20"/>
    </w:rPr>
  </w:style>
  <w:style w:type="character" w:customStyle="1" w:styleId="longtableQtextChar">
    <w:name w:val="long table Q text Char"/>
    <w:basedOn w:val="DefaultParagraphFont"/>
    <w:link w:val="longtableQtext"/>
    <w:rsid w:val="00042643"/>
    <w:rPr>
      <w:rFonts w:ascii="Calibri" w:eastAsia="SimSun" w:hAnsi="Calibri"/>
      <w:color w:val="000000"/>
    </w:rPr>
  </w:style>
  <w:style w:type="paragraph" w:styleId="Header">
    <w:name w:val="header"/>
    <w:basedOn w:val="Normal"/>
    <w:link w:val="HeaderChar"/>
    <w:uiPriority w:val="99"/>
    <w:unhideWhenUsed/>
    <w:rsid w:val="00042643"/>
    <w:pPr>
      <w:tabs>
        <w:tab w:val="center" w:pos="4680"/>
        <w:tab w:val="right" w:pos="9360"/>
      </w:tabs>
      <w:spacing w:after="0" w:line="240" w:lineRule="auto"/>
    </w:pPr>
    <w:rPr>
      <w:rFonts w:eastAsia="SimSun"/>
    </w:rPr>
  </w:style>
  <w:style w:type="character" w:customStyle="1" w:styleId="HeaderChar">
    <w:name w:val="Header Char"/>
    <w:basedOn w:val="DefaultParagraphFont"/>
    <w:link w:val="Header"/>
    <w:uiPriority w:val="99"/>
    <w:rsid w:val="00042643"/>
    <w:rPr>
      <w:rFonts w:eastAsia="SimSun"/>
    </w:rPr>
  </w:style>
  <w:style w:type="paragraph" w:styleId="Footer">
    <w:name w:val="footer"/>
    <w:basedOn w:val="Normal"/>
    <w:link w:val="FooterChar"/>
    <w:uiPriority w:val="99"/>
    <w:unhideWhenUsed/>
    <w:rsid w:val="00042643"/>
    <w:pPr>
      <w:tabs>
        <w:tab w:val="center" w:pos="4680"/>
        <w:tab w:val="right" w:pos="9360"/>
      </w:tabs>
      <w:spacing w:after="0" w:line="240" w:lineRule="auto"/>
    </w:pPr>
    <w:rPr>
      <w:rFonts w:eastAsia="SimSun"/>
    </w:rPr>
  </w:style>
  <w:style w:type="character" w:customStyle="1" w:styleId="FooterChar">
    <w:name w:val="Footer Char"/>
    <w:basedOn w:val="DefaultParagraphFont"/>
    <w:link w:val="Footer"/>
    <w:uiPriority w:val="99"/>
    <w:rsid w:val="00042643"/>
    <w:rPr>
      <w:rFonts w:eastAsia="SimSun"/>
    </w:rPr>
  </w:style>
  <w:style w:type="paragraph" w:styleId="Revision">
    <w:name w:val="Revision"/>
    <w:hidden/>
    <w:uiPriority w:val="99"/>
    <w:semiHidden/>
    <w:rsid w:val="00042643"/>
    <w:pPr>
      <w:spacing w:after="0" w:line="240" w:lineRule="auto"/>
    </w:pPr>
    <w:rPr>
      <w:rFonts w:eastAsia="SimSun"/>
    </w:rPr>
  </w:style>
  <w:style w:type="paragraph" w:customStyle="1" w:styleId="codes">
    <w:name w:val="codes"/>
    <w:basedOn w:val="Normal"/>
    <w:link w:val="codesChar"/>
    <w:qFormat/>
    <w:rsid w:val="00042643"/>
    <w:pPr>
      <w:spacing w:after="0" w:line="259" w:lineRule="auto"/>
    </w:pPr>
    <w:rPr>
      <w:rFonts w:ascii="Times New Roman" w:eastAsia="SimSun" w:hAnsi="Times New Roman" w:cs="Times New Roman"/>
      <w:i/>
      <w:color w:val="BFBFBF" w:themeColor="background1" w:themeShade="BF"/>
      <w:w w:val="105"/>
      <w:sz w:val="20"/>
      <w:szCs w:val="20"/>
    </w:rPr>
  </w:style>
  <w:style w:type="character" w:customStyle="1" w:styleId="codesChar">
    <w:name w:val="codes Char"/>
    <w:basedOn w:val="DefaultParagraphFont"/>
    <w:link w:val="codes"/>
    <w:rsid w:val="00042643"/>
    <w:rPr>
      <w:rFonts w:ascii="Times New Roman" w:eastAsia="SimSun" w:hAnsi="Times New Roman" w:cs="Times New Roman"/>
      <w:i/>
      <w:color w:val="BFBFBF" w:themeColor="background1" w:themeShade="BF"/>
      <w:w w:val="105"/>
      <w:sz w:val="20"/>
      <w:szCs w:val="20"/>
    </w:rPr>
  </w:style>
  <w:style w:type="character" w:styleId="PlaceholderText">
    <w:name w:val="Placeholder Text"/>
    <w:basedOn w:val="DefaultParagraphFont"/>
    <w:uiPriority w:val="99"/>
    <w:semiHidden/>
    <w:rsid w:val="00042643"/>
    <w:rPr>
      <w:color w:val="808080"/>
    </w:rPr>
  </w:style>
  <w:style w:type="paragraph" w:styleId="BodyTextIndent2">
    <w:name w:val="Body Text Indent 2"/>
    <w:basedOn w:val="Normal"/>
    <w:link w:val="BodyTextIndent2Char"/>
    <w:uiPriority w:val="99"/>
    <w:unhideWhenUsed/>
    <w:rsid w:val="00042643"/>
    <w:pPr>
      <w:kinsoku w:val="0"/>
      <w:overflowPunct w:val="0"/>
      <w:spacing w:afterLines="20" w:after="48"/>
      <w:ind w:left="119"/>
    </w:pPr>
    <w:rPr>
      <w:rFonts w:ascii="Times" w:eastAsia="SimSun" w:hAnsi="Times"/>
      <w:w w:val="105"/>
      <w:sz w:val="20"/>
      <w:szCs w:val="20"/>
    </w:rPr>
  </w:style>
  <w:style w:type="character" w:customStyle="1" w:styleId="BodyTextIndent2Char">
    <w:name w:val="Body Text Indent 2 Char"/>
    <w:basedOn w:val="DefaultParagraphFont"/>
    <w:link w:val="BodyTextIndent2"/>
    <w:uiPriority w:val="99"/>
    <w:rsid w:val="00042643"/>
    <w:rPr>
      <w:rFonts w:ascii="Times" w:eastAsia="SimSun" w:hAnsi="Times"/>
      <w:w w:val="105"/>
      <w:sz w:val="20"/>
      <w:szCs w:val="20"/>
    </w:rPr>
  </w:style>
  <w:style w:type="paragraph" w:styleId="BodyText3">
    <w:name w:val="Body Text 3"/>
    <w:basedOn w:val="Normal"/>
    <w:link w:val="BodyText3Char"/>
    <w:uiPriority w:val="99"/>
    <w:unhideWhenUsed/>
    <w:rsid w:val="00042643"/>
    <w:pPr>
      <w:spacing w:after="0" w:line="240" w:lineRule="auto"/>
    </w:pPr>
    <w:rPr>
      <w:rFonts w:ascii="Times New Roman" w:eastAsia="SimSun" w:hAnsi="Times New Roman" w:cs="Times New Roman"/>
      <w:i/>
      <w:sz w:val="18"/>
      <w:szCs w:val="24"/>
      <w:lang w:eastAsia="zh-CN"/>
    </w:rPr>
  </w:style>
  <w:style w:type="character" w:customStyle="1" w:styleId="BodyText3Char">
    <w:name w:val="Body Text 3 Char"/>
    <w:basedOn w:val="DefaultParagraphFont"/>
    <w:link w:val="BodyText3"/>
    <w:uiPriority w:val="99"/>
    <w:rsid w:val="00042643"/>
    <w:rPr>
      <w:rFonts w:ascii="Times New Roman" w:eastAsia="SimSun" w:hAnsi="Times New Roman" w:cs="Times New Roman"/>
      <w:i/>
      <w:sz w:val="18"/>
      <w:szCs w:val="24"/>
      <w:lang w:eastAsia="zh-CN"/>
    </w:rPr>
  </w:style>
  <w:style w:type="paragraph" w:styleId="BodyTextIndent3">
    <w:name w:val="Body Text Indent 3"/>
    <w:basedOn w:val="Normal"/>
    <w:link w:val="BodyTextIndent3Char"/>
    <w:uiPriority w:val="99"/>
    <w:unhideWhenUsed/>
    <w:rsid w:val="00042643"/>
    <w:pPr>
      <w:spacing w:afterLines="20" w:after="48"/>
      <w:ind w:left="119"/>
    </w:pPr>
    <w:rPr>
      <w:rFonts w:ascii="Times" w:eastAsia="SimSun" w:hAnsi="Times"/>
      <w:i/>
      <w:w w:val="105"/>
      <w:sz w:val="16"/>
      <w:szCs w:val="16"/>
    </w:rPr>
  </w:style>
  <w:style w:type="character" w:customStyle="1" w:styleId="BodyTextIndent3Char">
    <w:name w:val="Body Text Indent 3 Char"/>
    <w:basedOn w:val="DefaultParagraphFont"/>
    <w:link w:val="BodyTextIndent3"/>
    <w:uiPriority w:val="99"/>
    <w:rsid w:val="00042643"/>
    <w:rPr>
      <w:rFonts w:ascii="Times" w:eastAsia="SimSun" w:hAnsi="Times"/>
      <w:i/>
      <w:w w:val="105"/>
      <w:sz w:val="16"/>
      <w:szCs w:val="16"/>
    </w:rPr>
  </w:style>
  <w:style w:type="numbering" w:customStyle="1" w:styleId="NoList3">
    <w:name w:val="No List3"/>
    <w:next w:val="NoList"/>
    <w:uiPriority w:val="99"/>
    <w:semiHidden/>
    <w:unhideWhenUsed/>
    <w:rsid w:val="00F25BF8"/>
  </w:style>
  <w:style w:type="numbering" w:customStyle="1" w:styleId="NoList12">
    <w:name w:val="No List12"/>
    <w:next w:val="NoList"/>
    <w:uiPriority w:val="99"/>
    <w:semiHidden/>
    <w:unhideWhenUsed/>
    <w:rsid w:val="00F25BF8"/>
  </w:style>
  <w:style w:type="table" w:customStyle="1" w:styleId="TableGrid2">
    <w:name w:val="Table Grid2"/>
    <w:basedOn w:val="TableNormal"/>
    <w:next w:val="TableGrid"/>
    <w:uiPriority w:val="39"/>
    <w:rsid w:val="00F25BF8"/>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
    <w:name w:val="No List21"/>
    <w:next w:val="NoList"/>
    <w:uiPriority w:val="99"/>
    <w:semiHidden/>
    <w:unhideWhenUsed/>
    <w:rsid w:val="00F25BF8"/>
  </w:style>
  <w:style w:type="numbering" w:customStyle="1" w:styleId="NoList111">
    <w:name w:val="No List111"/>
    <w:next w:val="NoList"/>
    <w:uiPriority w:val="99"/>
    <w:semiHidden/>
    <w:unhideWhenUsed/>
    <w:rsid w:val="00F25BF8"/>
  </w:style>
  <w:style w:type="character" w:styleId="Hyperlink">
    <w:name w:val="Hyperlink"/>
    <w:basedOn w:val="DefaultParagraphFont"/>
    <w:uiPriority w:val="99"/>
    <w:unhideWhenUsed/>
    <w:rsid w:val="00AC039B"/>
    <w:rPr>
      <w:color w:val="0000FF" w:themeColor="hyperlink"/>
      <w:u w:val="single"/>
    </w:rPr>
  </w:style>
  <w:style w:type="paragraph" w:styleId="NormalWeb">
    <w:name w:val="Normal (Web)"/>
    <w:basedOn w:val="Normal"/>
    <w:uiPriority w:val="99"/>
    <w:unhideWhenUsed/>
    <w:rsid w:val="00C77E6C"/>
    <w:pPr>
      <w:spacing w:before="100" w:beforeAutospacing="1" w:after="100" w:afterAutospacing="1" w:line="240" w:lineRule="auto"/>
    </w:pPr>
    <w:rPr>
      <w:rFonts w:ascii="Times" w:hAnsi="Times" w:cs="Times New Roman"/>
      <w:sz w:val="20"/>
      <w:szCs w:val="20"/>
    </w:rPr>
  </w:style>
  <w:style w:type="character" w:styleId="FollowedHyperlink">
    <w:name w:val="FollowedHyperlink"/>
    <w:basedOn w:val="DefaultParagraphFont"/>
    <w:uiPriority w:val="99"/>
    <w:semiHidden/>
    <w:unhideWhenUsed/>
    <w:rsid w:val="004E75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802228">
      <w:bodyDiv w:val="1"/>
      <w:marLeft w:val="0"/>
      <w:marRight w:val="0"/>
      <w:marTop w:val="0"/>
      <w:marBottom w:val="0"/>
      <w:divBdr>
        <w:top w:val="none" w:sz="0" w:space="0" w:color="auto"/>
        <w:left w:val="none" w:sz="0" w:space="0" w:color="auto"/>
        <w:bottom w:val="none" w:sz="0" w:space="0" w:color="auto"/>
        <w:right w:val="none" w:sz="0" w:space="0" w:color="auto"/>
      </w:divBdr>
    </w:div>
    <w:div w:id="1419253384">
      <w:bodyDiv w:val="1"/>
      <w:marLeft w:val="0"/>
      <w:marRight w:val="0"/>
      <w:marTop w:val="0"/>
      <w:marBottom w:val="0"/>
      <w:divBdr>
        <w:top w:val="none" w:sz="0" w:space="0" w:color="auto"/>
        <w:left w:val="none" w:sz="0" w:space="0" w:color="auto"/>
        <w:bottom w:val="none" w:sz="0" w:space="0" w:color="auto"/>
        <w:right w:val="none" w:sz="0" w:space="0" w:color="auto"/>
      </w:divBdr>
      <w:divsChild>
        <w:div w:id="1436250826">
          <w:marLeft w:val="0"/>
          <w:marRight w:val="0"/>
          <w:marTop w:val="0"/>
          <w:marBottom w:val="0"/>
          <w:divBdr>
            <w:top w:val="none" w:sz="0" w:space="0" w:color="auto"/>
            <w:left w:val="none" w:sz="0" w:space="0" w:color="auto"/>
            <w:bottom w:val="none" w:sz="0" w:space="0" w:color="auto"/>
            <w:right w:val="none" w:sz="0" w:space="0" w:color="auto"/>
          </w:divBdr>
          <w:divsChild>
            <w:div w:id="1420172632">
              <w:marLeft w:val="0"/>
              <w:marRight w:val="0"/>
              <w:marTop w:val="0"/>
              <w:marBottom w:val="0"/>
              <w:divBdr>
                <w:top w:val="none" w:sz="0" w:space="0" w:color="auto"/>
                <w:left w:val="none" w:sz="0" w:space="0" w:color="auto"/>
                <w:bottom w:val="none" w:sz="0" w:space="0" w:color="auto"/>
                <w:right w:val="none" w:sz="0" w:space="0" w:color="auto"/>
              </w:divBdr>
              <w:divsChild>
                <w:div w:id="1306660584">
                  <w:marLeft w:val="0"/>
                  <w:marRight w:val="0"/>
                  <w:marTop w:val="0"/>
                  <w:marBottom w:val="0"/>
                  <w:divBdr>
                    <w:top w:val="none" w:sz="0" w:space="0" w:color="auto"/>
                    <w:left w:val="none" w:sz="0" w:space="0" w:color="auto"/>
                    <w:bottom w:val="none" w:sz="0" w:space="0" w:color="auto"/>
                    <w:right w:val="none" w:sz="0" w:space="0" w:color="auto"/>
                  </w:divBdr>
                  <w:divsChild>
                    <w:div w:id="131841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641996">
      <w:bodyDiv w:val="1"/>
      <w:marLeft w:val="0"/>
      <w:marRight w:val="0"/>
      <w:marTop w:val="0"/>
      <w:marBottom w:val="0"/>
      <w:divBdr>
        <w:top w:val="none" w:sz="0" w:space="0" w:color="auto"/>
        <w:left w:val="none" w:sz="0" w:space="0" w:color="auto"/>
        <w:bottom w:val="none" w:sz="0" w:space="0" w:color="auto"/>
        <w:right w:val="none" w:sz="0" w:space="0" w:color="auto"/>
      </w:divBdr>
    </w:div>
    <w:div w:id="1903636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hyperlink" Target="http://usaidlandtenure.net/content/empirical-linkages-between-devolved-tenure-systems-and-forest-conditions-literature-review" TargetMode="External"/></Relationship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210C5-8C7D-7146-9886-FC634F04B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54</Pages>
  <Words>10766</Words>
  <Characters>61372</Characters>
  <Application>Microsoft Macintosh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71995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McGee, Heather</dc:creator>
  <cp:lastModifiedBy>Heather Huntington</cp:lastModifiedBy>
  <cp:revision>5</cp:revision>
  <dcterms:created xsi:type="dcterms:W3CDTF">2014-11-18T03:08:00Z</dcterms:created>
  <dcterms:modified xsi:type="dcterms:W3CDTF">2014-11-18T06:56:00Z</dcterms:modified>
</cp:coreProperties>
</file>