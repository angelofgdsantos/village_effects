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DFA400" w14:textId="77777777" w:rsidR="00BC79FF" w:rsidRPr="00676B69" w:rsidRDefault="00BC79FF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56A3539D" w14:textId="77777777" w:rsidR="00BC79FF" w:rsidRPr="00676B69" w:rsidRDefault="00BC79FF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  <w:commentRangeStart w:id="0"/>
      <w:r w:rsidRPr="00676B69">
        <w:rPr>
          <w:rFonts w:ascii="Gill Sans MT" w:hAnsi="Gill Sans MT"/>
          <w:b/>
          <w:color w:val="000000" w:themeColor="text1"/>
        </w:rPr>
        <w:t>CFP Forest Key Informant Interview</w:t>
      </w:r>
      <w:commentRangeEnd w:id="0"/>
      <w:r w:rsidR="00681538" w:rsidRPr="00676B69">
        <w:rPr>
          <w:rStyle w:val="CommentReference"/>
          <w:rFonts w:ascii="Gill Sans MT" w:hAnsi="Gill Sans MT"/>
          <w:sz w:val="22"/>
          <w:szCs w:val="22"/>
        </w:rPr>
        <w:commentReference w:id="0"/>
      </w:r>
    </w:p>
    <w:p w14:paraId="39120CB6" w14:textId="77777777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047E79B6" w14:textId="552FB66F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This will be a key informant interview with someone in the community who is involved in or knowledgeable about forest issues. This could be local forest guard, a representative on a community resource board, village action committee or leader of a forest user group. This position will most likely vary from community to community. However, following the implementation of CFP, we expect that there will be a designated position across treatment communities. </w:t>
      </w:r>
    </w:p>
    <w:p w14:paraId="2276AA46" w14:textId="77777777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3D6F1320" w14:textId="78A46A03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Date: </w:t>
      </w:r>
    </w:p>
    <w:p w14:paraId="54EF574C" w14:textId="7CF4D719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Chiefdom: </w:t>
      </w:r>
    </w:p>
    <w:p w14:paraId="693D8857" w14:textId="1ECDB6ED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Village: </w:t>
      </w:r>
    </w:p>
    <w:p w14:paraId="3B21089B" w14:textId="7D53FD7E" w:rsidR="009842FE" w:rsidRPr="00676B69" w:rsidRDefault="009842FE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Position: </w:t>
      </w:r>
    </w:p>
    <w:p w14:paraId="1A30CD27" w14:textId="5D3B06BE" w:rsidR="009842FE" w:rsidRPr="00676B69" w:rsidRDefault="009842FE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Gender: </w:t>
      </w:r>
    </w:p>
    <w:p w14:paraId="3C7E7BFE" w14:textId="5B67985D" w:rsidR="009842FE" w:rsidRPr="00676B69" w:rsidRDefault="009842FE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Age: </w:t>
      </w:r>
    </w:p>
    <w:p w14:paraId="5683F152" w14:textId="77777777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25ACD143" w14:textId="77777777" w:rsidR="007C3C66" w:rsidRPr="00676B69" w:rsidRDefault="007C3C66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3DAB0650" w14:textId="52CB900A" w:rsidR="00536BBF" w:rsidRPr="00676B69" w:rsidRDefault="00296D0E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  <w:r w:rsidRPr="00676B69">
        <w:rPr>
          <w:rFonts w:ascii="Gill Sans MT" w:hAnsi="Gill Sans MT"/>
          <w:b/>
          <w:color w:val="000000" w:themeColor="text1"/>
        </w:rPr>
        <w:t>FOREST ACCES</w:t>
      </w:r>
      <w:r w:rsidR="00DD26A1" w:rsidRPr="00676B69">
        <w:rPr>
          <w:rFonts w:ascii="Gill Sans MT" w:hAnsi="Gill Sans MT"/>
          <w:b/>
          <w:color w:val="000000" w:themeColor="text1"/>
        </w:rPr>
        <w:t>S</w:t>
      </w:r>
      <w:r w:rsidRPr="00676B69">
        <w:rPr>
          <w:rFonts w:ascii="Gill Sans MT" w:hAnsi="Gill Sans MT"/>
          <w:b/>
          <w:color w:val="000000" w:themeColor="text1"/>
        </w:rPr>
        <w:t xml:space="preserve"> </w:t>
      </w:r>
    </w:p>
    <w:tbl>
      <w:tblPr>
        <w:tblW w:w="1074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59"/>
        <w:gridCol w:w="7865"/>
        <w:gridCol w:w="2520"/>
      </w:tblGrid>
      <w:tr w:rsidR="00D908DF" w:rsidRPr="00676B69" w14:paraId="6EF8457B" w14:textId="77777777" w:rsidTr="00D908DF">
        <w:trPr>
          <w:trHeight w:hRule="exact" w:val="74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6DE803" w14:textId="77777777" w:rsidR="00D908DF" w:rsidRPr="00676B69" w:rsidRDefault="00D908DF" w:rsidP="00D908DF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8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6AA171" w14:textId="11B2B72E" w:rsidR="00D908DF" w:rsidRPr="00676B69" w:rsidRDefault="00D908DF" w:rsidP="00D908DF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>How many forests does your village rely on for income and for basic household needs?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C04A89" w14:textId="77777777" w:rsidR="00D908DF" w:rsidRPr="00676B69" w:rsidRDefault="00D908DF" w:rsidP="00D908DF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</w:tbl>
    <w:p w14:paraId="1394C38C" w14:textId="77777777" w:rsidR="00D908DF" w:rsidRPr="00676B69" w:rsidRDefault="00D908DF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2C9AB97E" w14:textId="42AA7B0C" w:rsidR="00536BBF" w:rsidRPr="00676B69" w:rsidRDefault="00536BBF" w:rsidP="007C3C66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Now I would like to ask you some questions about </w:t>
      </w:r>
      <w:r w:rsidR="00FA2C2D" w:rsidRPr="00676B69">
        <w:rPr>
          <w:rFonts w:ascii="Gill Sans MT" w:hAnsi="Gill Sans MT"/>
          <w:color w:val="000000" w:themeColor="text1"/>
          <w:sz w:val="22"/>
          <w:szCs w:val="22"/>
        </w:rPr>
        <w:t xml:space="preserve">each of 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>the forest/wooded area</w:t>
      </w:r>
      <w:r w:rsidR="00FA2C2D" w:rsidRPr="00676B69">
        <w:rPr>
          <w:rFonts w:ascii="Gill Sans MT" w:hAnsi="Gill Sans MT"/>
          <w:color w:val="000000" w:themeColor="text1"/>
          <w:sz w:val="22"/>
          <w:szCs w:val="22"/>
        </w:rPr>
        <w:t>s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 that you</w:t>
      </w:r>
      <w:r w:rsidR="00681538" w:rsidRPr="00676B69">
        <w:rPr>
          <w:rFonts w:ascii="Gill Sans MT" w:hAnsi="Gill Sans MT"/>
          <w:color w:val="000000" w:themeColor="text1"/>
          <w:sz w:val="22"/>
          <w:szCs w:val="22"/>
        </w:rPr>
        <w:t>r community accesses for harvesting or collecting wood and/or non-wood forest products. Let’s start with the largest forest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>.</w:t>
      </w:r>
    </w:p>
    <w:p w14:paraId="6AF02CD7" w14:textId="77777777" w:rsidR="005F6D4B" w:rsidRPr="00676B69" w:rsidRDefault="005F6D4B" w:rsidP="007C3C66">
      <w:pPr>
        <w:pStyle w:val="ListParagraph"/>
        <w:spacing w:after="0" w:line="240" w:lineRule="auto"/>
        <w:ind w:left="0"/>
        <w:rPr>
          <w:rFonts w:ascii="Gill Sans MT" w:hAnsi="Gill Sans MT"/>
          <w:color w:val="000000" w:themeColor="text1"/>
        </w:rPr>
      </w:pPr>
    </w:p>
    <w:tbl>
      <w:tblPr>
        <w:tblStyle w:val="TableGrid"/>
        <w:tblW w:w="14238" w:type="dxa"/>
        <w:tblLayout w:type="fixed"/>
        <w:tblLook w:val="04A0" w:firstRow="1" w:lastRow="0" w:firstColumn="1" w:lastColumn="0" w:noHBand="0" w:noVBand="1"/>
      </w:tblPr>
      <w:tblGrid>
        <w:gridCol w:w="1098"/>
        <w:gridCol w:w="1620"/>
        <w:gridCol w:w="1260"/>
        <w:gridCol w:w="810"/>
        <w:gridCol w:w="1890"/>
        <w:gridCol w:w="1890"/>
        <w:gridCol w:w="1890"/>
        <w:gridCol w:w="1890"/>
        <w:gridCol w:w="1890"/>
      </w:tblGrid>
      <w:tr w:rsidR="00297EDA" w:rsidRPr="00676B69" w14:paraId="2066B57F" w14:textId="14684F7A" w:rsidTr="00297EDA">
        <w:trPr>
          <w:trHeight w:val="1134"/>
        </w:trPr>
        <w:tc>
          <w:tcPr>
            <w:tcW w:w="1098" w:type="dxa"/>
            <w:vMerge w:val="restart"/>
          </w:tcPr>
          <w:p w14:paraId="39BF182A" w14:textId="6ACEF819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Name of the forest</w:t>
            </w:r>
          </w:p>
        </w:tc>
        <w:tc>
          <w:tcPr>
            <w:tcW w:w="1620" w:type="dxa"/>
            <w:vMerge w:val="restart"/>
          </w:tcPr>
          <w:p w14:paraId="21731EE2" w14:textId="77777777" w:rsidR="00297EDA" w:rsidRPr="00676B69" w:rsidRDefault="00297EDA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Status</w:t>
            </w:r>
          </w:p>
          <w:p w14:paraId="455BC649" w14:textId="77777777" w:rsidR="00297EDA" w:rsidRPr="00676B69" w:rsidRDefault="00297EDA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proofErr w:type="gramStart"/>
            <w:r w:rsidRPr="00676B69">
              <w:rPr>
                <w:rFonts w:ascii="Gill Sans MT" w:hAnsi="Gill Sans MT"/>
                <w:color w:val="000000" w:themeColor="text1"/>
              </w:rPr>
              <w:t>or</w:t>
            </w:r>
            <w:proofErr w:type="gramEnd"/>
            <w:r w:rsidRPr="00676B69">
              <w:rPr>
                <w:rFonts w:ascii="Gill Sans MT" w:hAnsi="Gill Sans MT"/>
                <w:color w:val="000000" w:themeColor="text1"/>
              </w:rPr>
              <w:t xml:space="preserve"> designation of the forest</w:t>
            </w:r>
          </w:p>
          <w:p w14:paraId="0386BDAD" w14:textId="0947912D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1-</w:t>
            </w:r>
            <w:r w:rsidR="00570FE3">
              <w:rPr>
                <w:rFonts w:ascii="Gill Sans MT" w:hAnsi="Gill Sans MT" w:cs="Times New Roman"/>
                <w:sz w:val="22"/>
                <w:szCs w:val="22"/>
              </w:rPr>
              <w:t xml:space="preserve">State Land - </w:t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National Park</w:t>
            </w:r>
          </w:p>
          <w:p w14:paraId="63275755" w14:textId="19992785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2-</w:t>
            </w:r>
            <w:r w:rsidR="00570FE3">
              <w:rPr>
                <w:rFonts w:ascii="Gill Sans MT" w:hAnsi="Gill Sans MT" w:cs="Times New Roman"/>
                <w:sz w:val="22"/>
                <w:szCs w:val="22"/>
              </w:rPr>
              <w:t xml:space="preserve"> State Land - </w:t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Forest Reserve</w:t>
            </w:r>
          </w:p>
          <w:p w14:paraId="774E4EA3" w14:textId="77777777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3-GMA</w:t>
            </w:r>
          </w:p>
          <w:p w14:paraId="6CD2C0AC" w14:textId="122BBF99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</w:rPr>
              <w:t>4-non-GMA customary</w:t>
            </w:r>
          </w:p>
          <w:p w14:paraId="38255516" w14:textId="77777777" w:rsidR="00297EDA" w:rsidRPr="00676B69" w:rsidRDefault="00297EDA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</w:p>
          <w:p w14:paraId="0B3DF1A1" w14:textId="77777777" w:rsidR="00297EDA" w:rsidRPr="00676B69" w:rsidRDefault="00297EDA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</w:p>
          <w:p w14:paraId="511F945A" w14:textId="0E23BCC2" w:rsidR="00297EDA" w:rsidRPr="00676B69" w:rsidRDefault="00297EDA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97- Other, specify</w:t>
            </w:r>
          </w:p>
          <w:p w14:paraId="63505411" w14:textId="74B4DFFD" w:rsidR="00297EDA" w:rsidRPr="00676B69" w:rsidRDefault="00297EDA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</w:rPr>
              <w:t>888-Don’t know</w:t>
            </w:r>
          </w:p>
        </w:tc>
        <w:tc>
          <w:tcPr>
            <w:tcW w:w="2070" w:type="dxa"/>
            <w:gridSpan w:val="2"/>
          </w:tcPr>
          <w:p w14:paraId="730EDD3E" w14:textId="3A4E278E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 xml:space="preserve">Distance to the forest/wooded area edge from the community? </w:t>
            </w:r>
          </w:p>
        </w:tc>
        <w:tc>
          <w:tcPr>
            <w:tcW w:w="1890" w:type="dxa"/>
          </w:tcPr>
          <w:p w14:paraId="799AD173" w14:textId="77777777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What is the size of this forest?</w:t>
            </w:r>
          </w:p>
          <w:p w14:paraId="43622323" w14:textId="77777777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52A96109" w14:textId="26EAC105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  <w:i/>
              </w:rPr>
              <w:t>In hectares</w:t>
            </w:r>
          </w:p>
        </w:tc>
        <w:tc>
          <w:tcPr>
            <w:tcW w:w="1890" w:type="dxa"/>
          </w:tcPr>
          <w:p w14:paraId="16FBA55A" w14:textId="77777777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What is the topography?</w:t>
            </w:r>
          </w:p>
          <w:p w14:paraId="4F031A94" w14:textId="77777777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678EDBDF" w14:textId="6BCABA99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7318A4CB" w14:textId="7CC93209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How many households in your village depend significantly on this forest for their own subsistence?</w:t>
            </w:r>
          </w:p>
        </w:tc>
        <w:tc>
          <w:tcPr>
            <w:tcW w:w="1890" w:type="dxa"/>
          </w:tcPr>
          <w:p w14:paraId="4D917636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What </w:t>
            </w:r>
            <w:proofErr w:type="gramStart"/>
            <w:r w:rsidRPr="00676B69">
              <w:rPr>
                <w:rFonts w:ascii="Gill Sans MT" w:hAnsi="Gill Sans MT" w:cs="Times New Roman"/>
                <w:sz w:val="22"/>
                <w:szCs w:val="22"/>
              </w:rPr>
              <w:t>percentage of households in your village depend</w:t>
            </w:r>
            <w:proofErr w:type="gramEnd"/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 significantly on this forest for their family income arising from commercial activities?</w:t>
            </w:r>
          </w:p>
          <w:p w14:paraId="6070C1AB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9B35CC3" w14:textId="60C2A4F8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i/>
                <w:iCs/>
                <w:sz w:val="22"/>
                <w:szCs w:val="22"/>
              </w:rPr>
              <w:t xml:space="preserve">Commercial activities could be basket-weaving, carpentry, tea-stalls or restaurants, charcoal making, animal husbandry for sale of milk, wool and/or meat, collection of NTFPs for sale like pine resin, brazil nuts, </w:t>
            </w:r>
            <w:proofErr w:type="spellStart"/>
            <w:r w:rsidRPr="00676B69">
              <w:rPr>
                <w:rFonts w:ascii="Gill Sans MT" w:hAnsi="Gill Sans MT" w:cs="Times New Roman"/>
                <w:i/>
                <w:iCs/>
                <w:sz w:val="22"/>
                <w:szCs w:val="22"/>
              </w:rPr>
              <w:t>tendu</w:t>
            </w:r>
            <w:proofErr w:type="spellEnd"/>
            <w:r w:rsidRPr="00676B69">
              <w:rPr>
                <w:rFonts w:ascii="Gill Sans MT" w:hAnsi="Gill Sans MT" w:cs="Times New Roman"/>
                <w:i/>
                <w:iCs/>
                <w:sz w:val="22"/>
                <w:szCs w:val="22"/>
              </w:rPr>
              <w:t xml:space="preserve"> leaves, etc.)</w:t>
            </w:r>
          </w:p>
        </w:tc>
        <w:tc>
          <w:tcPr>
            <w:tcW w:w="1890" w:type="dxa"/>
          </w:tcPr>
          <w:p w14:paraId="35D0FB9C" w14:textId="1D0DE914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 xml:space="preserve">Do members of your community graze their livestock in this forest? </w:t>
            </w:r>
          </w:p>
        </w:tc>
      </w:tr>
      <w:tr w:rsidR="00297EDA" w:rsidRPr="00676B69" w14:paraId="2A66BCEB" w14:textId="77777777" w:rsidTr="00297EDA">
        <w:trPr>
          <w:trHeight w:val="1134"/>
        </w:trPr>
        <w:tc>
          <w:tcPr>
            <w:tcW w:w="1098" w:type="dxa"/>
            <w:vMerge/>
          </w:tcPr>
          <w:p w14:paraId="7B9A9AA9" w14:textId="438B135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620" w:type="dxa"/>
            <w:vMerge/>
          </w:tcPr>
          <w:p w14:paraId="67FEF01B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541F012D" w14:textId="0BAF87F1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(</w:t>
            </w:r>
            <w:proofErr w:type="gramStart"/>
            <w:r w:rsidRPr="00676B69">
              <w:rPr>
                <w:rFonts w:ascii="Gill Sans MT" w:hAnsi="Gill Sans MT"/>
                <w:color w:val="000000" w:themeColor="text1"/>
              </w:rPr>
              <w:t>time</w:t>
            </w:r>
            <w:proofErr w:type="gramEnd"/>
            <w:r w:rsidRPr="00676B69">
              <w:rPr>
                <w:rFonts w:ascii="Gill Sans MT" w:hAnsi="Gill Sans MT"/>
                <w:color w:val="000000" w:themeColor="text1"/>
              </w:rPr>
              <w:t>)</w:t>
            </w:r>
          </w:p>
        </w:tc>
        <w:tc>
          <w:tcPr>
            <w:tcW w:w="810" w:type="dxa"/>
          </w:tcPr>
          <w:p w14:paraId="752C44D8" w14:textId="0861296A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(Km)</w:t>
            </w:r>
          </w:p>
        </w:tc>
        <w:tc>
          <w:tcPr>
            <w:tcW w:w="1890" w:type="dxa"/>
          </w:tcPr>
          <w:p w14:paraId="5CADBC1F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C481E1F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1=Steep</w:t>
            </w:r>
          </w:p>
          <w:p w14:paraId="05B86D0C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2=Very hilly</w:t>
            </w:r>
          </w:p>
          <w:p w14:paraId="0F3C1A69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3=Mostly flat with some hills</w:t>
            </w:r>
          </w:p>
          <w:p w14:paraId="09DDEAF8" w14:textId="0FCDF8B4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</w:rPr>
              <w:t>4=Flat</w:t>
            </w:r>
          </w:p>
        </w:tc>
        <w:tc>
          <w:tcPr>
            <w:tcW w:w="1890" w:type="dxa"/>
          </w:tcPr>
          <w:p w14:paraId="5B657C09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1-All</w:t>
            </w:r>
          </w:p>
          <w:p w14:paraId="42167807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2-Most</w:t>
            </w:r>
          </w:p>
          <w:p w14:paraId="021DC08D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3- About Half</w:t>
            </w:r>
          </w:p>
          <w:p w14:paraId="5E5B4DCD" w14:textId="41107D61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4- A few</w:t>
            </w:r>
          </w:p>
          <w:p w14:paraId="56A20678" w14:textId="30A6CE0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5-None</w:t>
            </w:r>
          </w:p>
        </w:tc>
        <w:tc>
          <w:tcPr>
            <w:tcW w:w="1890" w:type="dxa"/>
          </w:tcPr>
          <w:p w14:paraId="2E30A70C" w14:textId="77777777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1-All</w:t>
            </w:r>
          </w:p>
          <w:p w14:paraId="1B8553C0" w14:textId="77777777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2-Most</w:t>
            </w:r>
          </w:p>
          <w:p w14:paraId="64EA9ECD" w14:textId="77777777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3- About Half</w:t>
            </w:r>
          </w:p>
          <w:p w14:paraId="17DB0534" w14:textId="77777777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4- A few</w:t>
            </w:r>
          </w:p>
          <w:p w14:paraId="149B6DBB" w14:textId="4863507D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5-None</w:t>
            </w:r>
          </w:p>
        </w:tc>
        <w:tc>
          <w:tcPr>
            <w:tcW w:w="1890" w:type="dxa"/>
          </w:tcPr>
          <w:p w14:paraId="23DCDFB5" w14:textId="30FA7D08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297EDA" w:rsidRPr="00676B69" w14:paraId="6A5E949C" w14:textId="0AD8B7E7" w:rsidTr="00297EDA">
        <w:trPr>
          <w:trHeight w:val="239"/>
        </w:trPr>
        <w:tc>
          <w:tcPr>
            <w:tcW w:w="1098" w:type="dxa"/>
          </w:tcPr>
          <w:p w14:paraId="1F4D8DD9" w14:textId="6FC494AD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</w:t>
            </w:r>
          </w:p>
        </w:tc>
        <w:tc>
          <w:tcPr>
            <w:tcW w:w="1620" w:type="dxa"/>
          </w:tcPr>
          <w:p w14:paraId="37AB7E84" w14:textId="77777777" w:rsidR="00297EDA" w:rsidRPr="00676B69" w:rsidRDefault="00297EDA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049713CC" w14:textId="3EA76A72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810" w:type="dxa"/>
          </w:tcPr>
          <w:p w14:paraId="7D4786F5" w14:textId="4A5A485E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4B13F2B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0C7A47D2" w14:textId="1016C5DC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294E0B92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6E4C08A" w14:textId="20DF15A4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00401552" w14:textId="29CD5FE6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297EDA" w:rsidRPr="00676B69" w14:paraId="70FEDAD5" w14:textId="0CAF2637" w:rsidTr="00297EDA">
        <w:trPr>
          <w:trHeight w:val="239"/>
        </w:trPr>
        <w:tc>
          <w:tcPr>
            <w:tcW w:w="1098" w:type="dxa"/>
          </w:tcPr>
          <w:p w14:paraId="497824B9" w14:textId="28BB3033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</w:t>
            </w:r>
          </w:p>
        </w:tc>
        <w:tc>
          <w:tcPr>
            <w:tcW w:w="1620" w:type="dxa"/>
          </w:tcPr>
          <w:p w14:paraId="23B3C2EF" w14:textId="77777777" w:rsidR="00297EDA" w:rsidRPr="00676B69" w:rsidRDefault="00297EDA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07F8E74F" w14:textId="5821CC9F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810" w:type="dxa"/>
          </w:tcPr>
          <w:p w14:paraId="2125B74F" w14:textId="477253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2CDB94EA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142CCD11" w14:textId="2ED141F1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F24260A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39C54426" w14:textId="321EB575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36E00B0" w14:textId="50BB3AA2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297EDA" w:rsidRPr="00676B69" w14:paraId="1B5B46AA" w14:textId="2BDEFF81" w:rsidTr="00297EDA">
        <w:trPr>
          <w:trHeight w:val="68"/>
        </w:trPr>
        <w:tc>
          <w:tcPr>
            <w:tcW w:w="1098" w:type="dxa"/>
          </w:tcPr>
          <w:p w14:paraId="7B9CF8A2" w14:textId="2B3EAA42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lastRenderedPageBreak/>
              <w:t>3</w:t>
            </w:r>
          </w:p>
        </w:tc>
        <w:tc>
          <w:tcPr>
            <w:tcW w:w="1620" w:type="dxa"/>
          </w:tcPr>
          <w:p w14:paraId="66FA0A89" w14:textId="77777777" w:rsidR="00297EDA" w:rsidRPr="00676B69" w:rsidRDefault="00297EDA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369FED9F" w14:textId="67F96DE6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810" w:type="dxa"/>
          </w:tcPr>
          <w:p w14:paraId="4FFB6725" w14:textId="0854C1EA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952C89F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13589045" w14:textId="7EECB11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FDB2908" w14:textId="7777777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6D3B675E" w14:textId="08D433FD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057473FB" w14:textId="5FD443D7" w:rsidR="00297EDA" w:rsidRPr="00676B69" w:rsidRDefault="00297EDA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</w:tbl>
    <w:p w14:paraId="2B857683" w14:textId="77777777" w:rsidR="00156308" w:rsidRPr="00676B69" w:rsidRDefault="00156308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30EC607D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773E5613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2D791FB9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AC2C9C3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3DC2F13E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7AADA239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72356894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05F9E9FC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5F921188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0F211563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"/>
        <w:tblW w:w="14058" w:type="dxa"/>
        <w:tblLayout w:type="fixed"/>
        <w:tblLook w:val="04A0" w:firstRow="1" w:lastRow="0" w:firstColumn="1" w:lastColumn="0" w:noHBand="0" w:noVBand="1"/>
      </w:tblPr>
      <w:tblGrid>
        <w:gridCol w:w="1098"/>
        <w:gridCol w:w="1620"/>
        <w:gridCol w:w="1890"/>
        <w:gridCol w:w="1890"/>
        <w:gridCol w:w="1890"/>
        <w:gridCol w:w="1890"/>
        <w:gridCol w:w="1890"/>
        <w:gridCol w:w="1890"/>
      </w:tblGrid>
      <w:tr w:rsidR="00297EDA" w:rsidRPr="00676B69" w14:paraId="235FCED5" w14:textId="77777777" w:rsidTr="00297EDA">
        <w:trPr>
          <w:trHeight w:val="1134"/>
        </w:trPr>
        <w:tc>
          <w:tcPr>
            <w:tcW w:w="1098" w:type="dxa"/>
            <w:vMerge w:val="restart"/>
          </w:tcPr>
          <w:p w14:paraId="29000313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Name of the forest</w:t>
            </w:r>
          </w:p>
        </w:tc>
        <w:tc>
          <w:tcPr>
            <w:tcW w:w="1620" w:type="dxa"/>
            <w:vMerge w:val="restart"/>
          </w:tcPr>
          <w:p w14:paraId="19080435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NewRomanPSMT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 xml:space="preserve">Have there been any </w:t>
            </w:r>
            <w:commentRangeStart w:id="1"/>
            <w:r w:rsidRPr="00676B69">
              <w:rPr>
                <w:rFonts w:ascii="Gill Sans MT" w:hAnsi="Gill Sans MT" w:cs="TimesNewRomanPSMT"/>
                <w:sz w:val="22"/>
                <w:szCs w:val="22"/>
              </w:rPr>
              <w:t xml:space="preserve">reforestation </w:t>
            </w:r>
            <w:commentRangeEnd w:id="1"/>
            <w:r w:rsidR="000C2ECB">
              <w:rPr>
                <w:rStyle w:val="CommentReference"/>
                <w:rFonts w:eastAsiaTheme="minorHAnsi"/>
              </w:rPr>
              <w:commentReference w:id="1"/>
            </w:r>
            <w:r w:rsidRPr="00676B69">
              <w:rPr>
                <w:rFonts w:ascii="Gill Sans MT" w:hAnsi="Gill Sans MT" w:cs="TimesNewRomanPSMT"/>
                <w:sz w:val="22"/>
                <w:szCs w:val="22"/>
              </w:rPr>
              <w:t>or improvement projects related to this forest?</w:t>
            </w:r>
          </w:p>
          <w:p w14:paraId="70F2EE69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NewRomanPSMT"/>
                <w:sz w:val="22"/>
                <w:szCs w:val="22"/>
              </w:rPr>
            </w:pPr>
          </w:p>
          <w:p w14:paraId="6E7CA2DC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0-No</w:t>
            </w:r>
          </w:p>
          <w:p w14:paraId="63962ED5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1-Yes</w:t>
            </w:r>
          </w:p>
          <w:p w14:paraId="04990C73" w14:textId="0BA98FE4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888-Don’t know</w:t>
            </w:r>
          </w:p>
          <w:p w14:paraId="0301E1B8" w14:textId="10F04B53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999-Prefer not to respond</w:t>
            </w:r>
          </w:p>
          <w:p w14:paraId="3E80B414" w14:textId="7866845C" w:rsidR="00297EDA" w:rsidRPr="00676B69" w:rsidRDefault="00243371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ins w:id="2" w:author="Heather Huntington" w:date="2014-11-18T23:44:00Z">
              <w:r>
                <w:rPr>
                  <w:rFonts w:ascii="Gill Sans MT" w:hAnsi="Gill Sans MT"/>
                </w:rPr>
                <w:t>Enumerator –</w:t>
              </w:r>
              <w:r w:rsidR="00381D92">
                <w:rPr>
                  <w:rFonts w:ascii="Gill Sans MT" w:hAnsi="Gill Sans MT"/>
                </w:rPr>
                <w:t xml:space="preserve"> reforestation </w:t>
              </w:r>
              <w:r>
                <w:rPr>
                  <w:rFonts w:ascii="Gill Sans MT" w:hAnsi="Gill Sans MT"/>
                </w:rPr>
                <w:t>planting tree</w:t>
              </w:r>
              <w:r w:rsidR="00381D92">
                <w:rPr>
                  <w:rFonts w:ascii="Gill Sans MT" w:hAnsi="Gill Sans MT"/>
                </w:rPr>
                <w:t>s</w:t>
              </w:r>
            </w:ins>
            <w:ins w:id="3" w:author="Heather Huntington" w:date="2014-11-18T23:45:00Z">
              <w:r w:rsidR="00381D92">
                <w:rPr>
                  <w:rFonts w:ascii="Gill Sans MT" w:hAnsi="Gill Sans MT"/>
                </w:rPr>
                <w:t xml:space="preserve"> on land that was recently degraded/deforested.</w:t>
              </w:r>
            </w:ins>
          </w:p>
          <w:p w14:paraId="2DB50996" w14:textId="6C5BD566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2264CA40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Has this forest been divided into forest management units?</w:t>
            </w:r>
          </w:p>
          <w:p w14:paraId="0FAFACE1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610D1552" w14:textId="43A9855A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170FFB17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Is there a system of regeneration and harvesting that rotates through these units?</w:t>
            </w:r>
          </w:p>
          <w:p w14:paraId="5B206696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4E835CB3" w14:textId="10401776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C254343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Are there guards or some other system for monitoring the condition of the forest?</w:t>
            </w:r>
          </w:p>
          <w:p w14:paraId="4C923A94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ACC9C30" w14:textId="2A4BD6D5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1E9D4DA" w14:textId="04702E82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How many?</w:t>
            </w:r>
          </w:p>
        </w:tc>
        <w:tc>
          <w:tcPr>
            <w:tcW w:w="1890" w:type="dxa"/>
          </w:tcPr>
          <w:p w14:paraId="209089ED" w14:textId="5EB4D2CB" w:rsidR="00297EDA" w:rsidRPr="00676B69" w:rsidRDefault="00297EDA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Who pays them?</w:t>
            </w:r>
          </w:p>
        </w:tc>
        <w:tc>
          <w:tcPr>
            <w:tcW w:w="1890" w:type="dxa"/>
          </w:tcPr>
          <w:p w14:paraId="5A079DF8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How are they selected?</w:t>
            </w:r>
          </w:p>
          <w:p w14:paraId="71442655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64080976" w14:textId="471BFB36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297EDA" w:rsidRPr="00676B69" w14:paraId="4D03F347" w14:textId="77777777" w:rsidTr="00297EDA">
        <w:trPr>
          <w:trHeight w:val="1134"/>
        </w:trPr>
        <w:tc>
          <w:tcPr>
            <w:tcW w:w="1098" w:type="dxa"/>
            <w:vMerge/>
          </w:tcPr>
          <w:p w14:paraId="2D8E887D" w14:textId="7A3CFE2F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620" w:type="dxa"/>
            <w:vMerge/>
          </w:tcPr>
          <w:p w14:paraId="5016E55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96DABA7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1=No</w:t>
            </w:r>
          </w:p>
          <w:p w14:paraId="5F5F1D54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2=Yes </w:t>
            </w:r>
          </w:p>
          <w:p w14:paraId="5EF4FC6D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7C223D2A" w14:textId="7784C46D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</w:rPr>
              <w:t>999=Prefer not to respond</w:t>
            </w:r>
          </w:p>
        </w:tc>
        <w:tc>
          <w:tcPr>
            <w:tcW w:w="1890" w:type="dxa"/>
          </w:tcPr>
          <w:p w14:paraId="05D0B22F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1=No</w:t>
            </w:r>
          </w:p>
          <w:p w14:paraId="32505DE9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2=Yes </w:t>
            </w:r>
          </w:p>
          <w:p w14:paraId="502F8D42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48917150" w14:textId="4B4B001B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</w:rPr>
              <w:t>999=Prefer not to respond</w:t>
            </w:r>
          </w:p>
        </w:tc>
        <w:tc>
          <w:tcPr>
            <w:tcW w:w="1890" w:type="dxa"/>
          </w:tcPr>
          <w:p w14:paraId="3A7D7BA7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1=No</w:t>
            </w:r>
          </w:p>
          <w:p w14:paraId="7AFD7A13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2=Yes </w:t>
            </w:r>
          </w:p>
          <w:p w14:paraId="694124E2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0330E738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  <w:p w14:paraId="07640106" w14:textId="0622FF27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  <w:i/>
              </w:rPr>
              <w:t>If not Yes, skip to E20</w:t>
            </w:r>
          </w:p>
        </w:tc>
        <w:tc>
          <w:tcPr>
            <w:tcW w:w="1890" w:type="dxa"/>
          </w:tcPr>
          <w:p w14:paraId="4BA1A23C" w14:textId="5690ADAF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BCE740F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1- Community</w:t>
            </w:r>
          </w:p>
          <w:p w14:paraId="2CAA932A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2- District Forest Office</w:t>
            </w:r>
          </w:p>
          <w:p w14:paraId="747EDDB1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3- CRB</w:t>
            </w:r>
          </w:p>
          <w:p w14:paraId="5A7D75AD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4- Private company</w:t>
            </w:r>
          </w:p>
          <w:p w14:paraId="0EB4EA0D" w14:textId="30A29B30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5-NGO</w:t>
            </w:r>
          </w:p>
        </w:tc>
        <w:tc>
          <w:tcPr>
            <w:tcW w:w="1890" w:type="dxa"/>
          </w:tcPr>
          <w:p w14:paraId="17811FC9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1=Appointment</w:t>
            </w:r>
          </w:p>
          <w:p w14:paraId="4FAD1B57" w14:textId="77777777" w:rsidR="00297EDA" w:rsidRPr="00676B69" w:rsidRDefault="00297EDA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2=Election</w:t>
            </w:r>
          </w:p>
          <w:p w14:paraId="4D839BFC" w14:textId="3EFEB0B9" w:rsidR="00297EDA" w:rsidRPr="00676B69" w:rsidRDefault="00297EDA" w:rsidP="00297EDA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 w:cs="Times New Roman"/>
              </w:rPr>
              <w:t>97=Other</w:t>
            </w:r>
          </w:p>
        </w:tc>
      </w:tr>
      <w:tr w:rsidR="00297EDA" w:rsidRPr="00676B69" w14:paraId="047AA52A" w14:textId="77777777" w:rsidTr="00297EDA">
        <w:trPr>
          <w:trHeight w:val="239"/>
        </w:trPr>
        <w:tc>
          <w:tcPr>
            <w:tcW w:w="1098" w:type="dxa"/>
          </w:tcPr>
          <w:p w14:paraId="2B98D7BE" w14:textId="1A184883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</w:t>
            </w:r>
          </w:p>
        </w:tc>
        <w:tc>
          <w:tcPr>
            <w:tcW w:w="1620" w:type="dxa"/>
          </w:tcPr>
          <w:p w14:paraId="21994B8C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EA08C0C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0299C46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538D2E08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2362645" w14:textId="2287EC9E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675D0331" w14:textId="12D9A25B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76505FDD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297EDA" w:rsidRPr="00676B69" w14:paraId="2CA24D39" w14:textId="77777777" w:rsidTr="00297EDA">
        <w:trPr>
          <w:trHeight w:val="239"/>
        </w:trPr>
        <w:tc>
          <w:tcPr>
            <w:tcW w:w="1098" w:type="dxa"/>
          </w:tcPr>
          <w:p w14:paraId="701EE3BE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</w:t>
            </w:r>
          </w:p>
        </w:tc>
        <w:tc>
          <w:tcPr>
            <w:tcW w:w="1620" w:type="dxa"/>
          </w:tcPr>
          <w:p w14:paraId="6C13E5A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993C3CB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4CB2F51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2E0E51B6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33BE226C" w14:textId="6A2BD16E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1E317D5" w14:textId="3266FB29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0162550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297EDA" w:rsidRPr="00676B69" w14:paraId="64C33C47" w14:textId="77777777" w:rsidTr="00297EDA">
        <w:trPr>
          <w:trHeight w:val="68"/>
        </w:trPr>
        <w:tc>
          <w:tcPr>
            <w:tcW w:w="1098" w:type="dxa"/>
          </w:tcPr>
          <w:p w14:paraId="69795168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</w:t>
            </w:r>
          </w:p>
        </w:tc>
        <w:tc>
          <w:tcPr>
            <w:tcW w:w="1620" w:type="dxa"/>
          </w:tcPr>
          <w:p w14:paraId="6E34EA7B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76C7982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62255288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1707A913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1DA5CBFF" w14:textId="76618A68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4CDC0C23" w14:textId="203B4A80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</w:tcPr>
          <w:p w14:paraId="30CA87A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</w:tbl>
    <w:p w14:paraId="033E34A3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498E0F98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443B4117" w14:textId="77777777" w:rsidR="00ED159E" w:rsidRPr="00676B69" w:rsidRDefault="00ED159E" w:rsidP="00ED159E">
      <w:pPr>
        <w:pStyle w:val="ListParagraph"/>
        <w:spacing w:after="0" w:line="240" w:lineRule="auto"/>
        <w:ind w:left="0"/>
        <w:rPr>
          <w:rFonts w:ascii="Gill Sans MT" w:hAnsi="Gill Sans MT"/>
          <w:color w:val="000000" w:themeColor="text1"/>
        </w:rPr>
      </w:pPr>
    </w:p>
    <w:tbl>
      <w:tblPr>
        <w:tblStyle w:val="TableGrid"/>
        <w:tblW w:w="14058" w:type="dxa"/>
        <w:tblLayout w:type="fixed"/>
        <w:tblLook w:val="04A0" w:firstRow="1" w:lastRow="0" w:firstColumn="1" w:lastColumn="0" w:noHBand="0" w:noVBand="1"/>
      </w:tblPr>
      <w:tblGrid>
        <w:gridCol w:w="828"/>
        <w:gridCol w:w="1890"/>
        <w:gridCol w:w="1980"/>
        <w:gridCol w:w="2070"/>
        <w:gridCol w:w="1260"/>
        <w:gridCol w:w="1800"/>
        <w:gridCol w:w="1980"/>
        <w:gridCol w:w="2250"/>
      </w:tblGrid>
      <w:tr w:rsidR="00772D7A" w:rsidRPr="00676B69" w14:paraId="2DC6A997" w14:textId="02572767" w:rsidTr="00772D7A">
        <w:trPr>
          <w:trHeight w:val="1134"/>
        </w:trPr>
        <w:tc>
          <w:tcPr>
            <w:tcW w:w="828" w:type="dxa"/>
            <w:vMerge w:val="restart"/>
          </w:tcPr>
          <w:p w14:paraId="303CD903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Name of area</w:t>
            </w:r>
          </w:p>
        </w:tc>
        <w:tc>
          <w:tcPr>
            <w:tcW w:w="1890" w:type="dxa"/>
            <w:vMerge w:val="restart"/>
          </w:tcPr>
          <w:p w14:paraId="295E10C6" w14:textId="474858C2" w:rsidR="00772D7A" w:rsidRPr="00676B69" w:rsidDel="00381D92" w:rsidRDefault="00772D7A" w:rsidP="00ED159E">
            <w:pPr>
              <w:pStyle w:val="ListParagraph"/>
              <w:spacing w:after="0" w:line="240" w:lineRule="auto"/>
              <w:ind w:left="0"/>
              <w:rPr>
                <w:del w:id="4" w:author="Heather Huntington" w:date="2014-11-18T23:47:00Z"/>
                <w:rFonts w:ascii="Gill Sans MT" w:hAnsi="Gill Sans MT"/>
                <w:color w:val="000000" w:themeColor="text1"/>
              </w:rPr>
            </w:pPr>
            <w:commentRangeStart w:id="5"/>
            <w:commentRangeStart w:id="6"/>
            <w:del w:id="7" w:author="Heather Huntington" w:date="2014-11-18T23:47:00Z">
              <w:r w:rsidRPr="00676B69" w:rsidDel="00381D92">
                <w:rPr>
                  <w:rFonts w:ascii="Gill Sans MT" w:hAnsi="Gill Sans MT"/>
                  <w:color w:val="000000" w:themeColor="text1"/>
                </w:rPr>
                <w:delText>Status</w:delText>
              </w:r>
              <w:commentRangeEnd w:id="5"/>
              <w:r w:rsidR="00D55A09" w:rsidDel="00381D92">
                <w:rPr>
                  <w:rStyle w:val="CommentReference"/>
                </w:rPr>
                <w:commentReference w:id="5"/>
              </w:r>
              <w:commentRangeEnd w:id="6"/>
              <w:r w:rsidR="00381D92" w:rsidDel="00381D92">
                <w:rPr>
                  <w:rStyle w:val="CommentReference"/>
                </w:rPr>
                <w:commentReference w:id="6"/>
              </w:r>
            </w:del>
          </w:p>
          <w:p w14:paraId="18B636C0" w14:textId="3D81E67D" w:rsidR="00772D7A" w:rsidRPr="00676B69" w:rsidDel="00381D92" w:rsidRDefault="00772D7A" w:rsidP="00ED159E">
            <w:pPr>
              <w:pStyle w:val="ListParagraph"/>
              <w:spacing w:after="0" w:line="240" w:lineRule="auto"/>
              <w:ind w:left="0"/>
              <w:rPr>
                <w:del w:id="8" w:author="Heather Huntington" w:date="2014-11-18T23:47:00Z"/>
                <w:rFonts w:ascii="Gill Sans MT" w:hAnsi="Gill Sans MT"/>
                <w:color w:val="000000" w:themeColor="text1"/>
              </w:rPr>
            </w:pPr>
            <w:del w:id="9" w:author="Heather Huntington" w:date="2014-11-18T23:47:00Z">
              <w:r w:rsidRPr="00676B69" w:rsidDel="00381D92">
                <w:rPr>
                  <w:rFonts w:ascii="Gill Sans MT" w:hAnsi="Gill Sans MT"/>
                  <w:color w:val="000000" w:themeColor="text1"/>
                </w:rPr>
                <w:delText>or designation of the forest</w:delText>
              </w:r>
            </w:del>
          </w:p>
          <w:p w14:paraId="215F2DC8" w14:textId="3B742559" w:rsidR="00772D7A" w:rsidRPr="00676B69" w:rsidDel="00381D92" w:rsidRDefault="00772D7A" w:rsidP="00ED159E">
            <w:pPr>
              <w:pStyle w:val="ListParagraph"/>
              <w:spacing w:after="0" w:line="240" w:lineRule="auto"/>
              <w:ind w:left="0"/>
              <w:rPr>
                <w:del w:id="10" w:author="Heather Huntington" w:date="2014-11-18T23:47:00Z"/>
                <w:rFonts w:ascii="Gill Sans MT" w:hAnsi="Gill Sans MT"/>
                <w:color w:val="000000" w:themeColor="text1"/>
              </w:rPr>
            </w:pPr>
          </w:p>
          <w:p w14:paraId="5B6C16D0" w14:textId="71C99C4C" w:rsidR="00772D7A" w:rsidRPr="00676B69" w:rsidDel="00381D92" w:rsidRDefault="00772D7A" w:rsidP="00ED159E">
            <w:pPr>
              <w:pStyle w:val="ListParagraph"/>
              <w:spacing w:after="0" w:line="240" w:lineRule="auto"/>
              <w:ind w:left="0"/>
              <w:rPr>
                <w:del w:id="11" w:author="Heather Huntington" w:date="2014-11-18T23:47:00Z"/>
                <w:rFonts w:ascii="Gill Sans MT" w:hAnsi="Gill Sans MT"/>
              </w:rPr>
            </w:pPr>
            <w:del w:id="12" w:author="Heather Huntington" w:date="2014-11-18T23:47:00Z">
              <w:r w:rsidRPr="00676B69" w:rsidDel="00381D92">
                <w:rPr>
                  <w:rFonts w:ascii="Gill Sans MT" w:hAnsi="Gill Sans MT"/>
                </w:rPr>
                <w:delText>1-Customary land</w:delText>
              </w:r>
            </w:del>
          </w:p>
          <w:p w14:paraId="5CB41C80" w14:textId="2514B19B" w:rsidR="00772D7A" w:rsidRPr="00676B69" w:rsidDel="00381D92" w:rsidRDefault="00772D7A" w:rsidP="00ED159E">
            <w:pPr>
              <w:pStyle w:val="ListParagraph"/>
              <w:spacing w:after="0" w:line="240" w:lineRule="auto"/>
              <w:ind w:left="0"/>
              <w:rPr>
                <w:del w:id="13" w:author="Heather Huntington" w:date="2014-11-18T23:47:00Z"/>
                <w:rFonts w:ascii="Gill Sans MT" w:hAnsi="Gill Sans MT"/>
              </w:rPr>
            </w:pPr>
            <w:del w:id="14" w:author="Heather Huntington" w:date="2014-11-18T23:47:00Z">
              <w:r w:rsidRPr="00676B69" w:rsidDel="00381D92">
                <w:rPr>
                  <w:rFonts w:ascii="Gill Sans MT" w:hAnsi="Gill Sans MT"/>
                </w:rPr>
                <w:delText>2-state land- protected areas</w:delText>
              </w:r>
            </w:del>
          </w:p>
          <w:p w14:paraId="04B64CC5" w14:textId="25EE4427" w:rsidR="00772D7A" w:rsidRPr="00676B69" w:rsidDel="00381D92" w:rsidRDefault="00772D7A" w:rsidP="00ED159E">
            <w:pPr>
              <w:pStyle w:val="ListParagraph"/>
              <w:spacing w:after="0" w:line="240" w:lineRule="auto"/>
              <w:ind w:left="0"/>
              <w:rPr>
                <w:del w:id="15" w:author="Heather Huntington" w:date="2014-11-18T23:47:00Z"/>
                <w:rFonts w:ascii="Gill Sans MT" w:hAnsi="Gill Sans MT"/>
              </w:rPr>
            </w:pPr>
            <w:del w:id="16" w:author="Heather Huntington" w:date="2014-11-18T23:47:00Z">
              <w:r w:rsidRPr="00676B69" w:rsidDel="00381D92">
                <w:rPr>
                  <w:rFonts w:ascii="Gill Sans MT" w:hAnsi="Gill Sans MT"/>
                </w:rPr>
                <w:delText>3-state land-GMAs</w:delText>
              </w:r>
            </w:del>
          </w:p>
          <w:p w14:paraId="60ABD51E" w14:textId="40B95287" w:rsidR="00772D7A" w:rsidRPr="00676B69" w:rsidDel="00381D92" w:rsidRDefault="00772D7A" w:rsidP="00ED159E">
            <w:pPr>
              <w:pStyle w:val="ListParagraph"/>
              <w:spacing w:after="0" w:line="240" w:lineRule="auto"/>
              <w:ind w:left="0"/>
              <w:rPr>
                <w:del w:id="17" w:author="Heather Huntington" w:date="2014-11-18T23:47:00Z"/>
                <w:rFonts w:ascii="Gill Sans MT" w:hAnsi="Gill Sans MT"/>
              </w:rPr>
            </w:pPr>
            <w:del w:id="18" w:author="Heather Huntington" w:date="2014-11-18T23:47:00Z">
              <w:r w:rsidRPr="00676B69" w:rsidDel="00381D92">
                <w:rPr>
                  <w:rFonts w:ascii="Gill Sans MT" w:hAnsi="Gill Sans MT"/>
                </w:rPr>
                <w:delText>4-Other state land</w:delText>
              </w:r>
            </w:del>
          </w:p>
          <w:p w14:paraId="3B1BB88A" w14:textId="209FCE06" w:rsidR="00772D7A" w:rsidRPr="00676B69" w:rsidDel="00381D92" w:rsidRDefault="00772D7A" w:rsidP="00ED159E">
            <w:pPr>
              <w:pStyle w:val="ListParagraph"/>
              <w:spacing w:after="0" w:line="240" w:lineRule="auto"/>
              <w:ind w:left="0"/>
              <w:rPr>
                <w:del w:id="19" w:author="Heather Huntington" w:date="2014-11-18T23:47:00Z"/>
                <w:rFonts w:ascii="Gill Sans MT" w:hAnsi="Gill Sans MT"/>
              </w:rPr>
            </w:pPr>
            <w:del w:id="20" w:author="Heather Huntington" w:date="2014-11-18T23:47:00Z">
              <w:r w:rsidRPr="00676B69" w:rsidDel="00381D92">
                <w:rPr>
                  <w:rFonts w:ascii="Gill Sans MT" w:hAnsi="Gill Sans MT"/>
                </w:rPr>
                <w:delText>97- Other, specify</w:delText>
              </w:r>
            </w:del>
          </w:p>
          <w:p w14:paraId="31835B67" w14:textId="2DAF92E0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del w:id="21" w:author="Heather Huntington" w:date="2014-11-18T23:47:00Z">
              <w:r w:rsidRPr="00676B69" w:rsidDel="00381D92">
                <w:rPr>
                  <w:rFonts w:ascii="Gill Sans MT" w:hAnsi="Gill Sans MT"/>
                </w:rPr>
                <w:delText>888-Don’t know</w:delText>
              </w:r>
            </w:del>
          </w:p>
        </w:tc>
        <w:tc>
          <w:tcPr>
            <w:tcW w:w="1980" w:type="dxa"/>
            <w:vMerge w:val="restart"/>
          </w:tcPr>
          <w:p w14:paraId="6DC48718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Do members of your community need a permit to collect wood or non-wood forest products from this source?</w:t>
            </w:r>
          </w:p>
          <w:p w14:paraId="277F867A" w14:textId="77777777" w:rsidR="00772D7A" w:rsidRPr="00676B69" w:rsidRDefault="00772D7A" w:rsidP="00ED159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 No</w:t>
            </w:r>
          </w:p>
          <w:p w14:paraId="6256B961" w14:textId="77777777" w:rsidR="00772D7A" w:rsidRPr="00676B69" w:rsidRDefault="00772D7A" w:rsidP="00ED159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2=Yes</w:t>
            </w:r>
          </w:p>
          <w:p w14:paraId="3412ADE2" w14:textId="77777777" w:rsidR="00772D7A" w:rsidRPr="00676B69" w:rsidRDefault="00772D7A" w:rsidP="00ED159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4BA5834E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999=Preferred not to answer</w:t>
            </w:r>
          </w:p>
        </w:tc>
        <w:tc>
          <w:tcPr>
            <w:tcW w:w="2070" w:type="dxa"/>
          </w:tcPr>
          <w:p w14:paraId="27AB16C3" w14:textId="3ABCB719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Please describe the permitting process for this forest</w:t>
            </w:r>
          </w:p>
          <w:p w14:paraId="6994FEFE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  <w:p w14:paraId="14075368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  <w:vMerge w:val="restart"/>
          </w:tcPr>
          <w:p w14:paraId="78177D4B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 xml:space="preserve">What is the cost of the permit? </w:t>
            </w:r>
          </w:p>
          <w:p w14:paraId="382E8F26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00" w:type="dxa"/>
            <w:vMerge w:val="restart"/>
          </w:tcPr>
          <w:p w14:paraId="6D3663AB" w14:textId="77777777" w:rsidR="00772D7A" w:rsidRPr="00676B69" w:rsidRDefault="00772D7A" w:rsidP="00ED159E">
            <w:pPr>
              <w:contextualSpacing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In your opinion, is the permitting process clear and transparent?</w:t>
            </w:r>
          </w:p>
          <w:p w14:paraId="5A9A802B" w14:textId="77777777" w:rsidR="00772D7A" w:rsidRPr="00676B69" w:rsidRDefault="00772D7A" w:rsidP="00ED159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 No</w:t>
            </w:r>
          </w:p>
          <w:p w14:paraId="7433E4EF" w14:textId="77777777" w:rsidR="00772D7A" w:rsidRPr="00676B69" w:rsidRDefault="00772D7A" w:rsidP="00ED159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2=Yes</w:t>
            </w:r>
          </w:p>
          <w:p w14:paraId="05E29392" w14:textId="77777777" w:rsidR="00772D7A" w:rsidRPr="00676B69" w:rsidRDefault="00772D7A" w:rsidP="00ED159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60440D7F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eastAsia="Calibri" w:hAnsi="Gill Sans MT" w:cs="Times New Roman"/>
              </w:rPr>
              <w:t>999=Preferred not to answer</w:t>
            </w:r>
          </w:p>
        </w:tc>
        <w:tc>
          <w:tcPr>
            <w:tcW w:w="1980" w:type="dxa"/>
          </w:tcPr>
          <w:p w14:paraId="648F4CD8" w14:textId="25DC1336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E.45</w:t>
            </w:r>
          </w:p>
        </w:tc>
        <w:tc>
          <w:tcPr>
            <w:tcW w:w="2250" w:type="dxa"/>
          </w:tcPr>
          <w:p w14:paraId="6883DDAD" w14:textId="06D9BE89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E.46</w:t>
            </w:r>
          </w:p>
        </w:tc>
      </w:tr>
      <w:tr w:rsidR="00772D7A" w:rsidRPr="00676B69" w14:paraId="0EE636F1" w14:textId="6A6F3EEC" w:rsidTr="00772D7A">
        <w:trPr>
          <w:trHeight w:val="1134"/>
        </w:trPr>
        <w:tc>
          <w:tcPr>
            <w:tcW w:w="828" w:type="dxa"/>
            <w:vMerge/>
          </w:tcPr>
          <w:p w14:paraId="3964C146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  <w:vMerge/>
          </w:tcPr>
          <w:p w14:paraId="695775D7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  <w:vMerge/>
          </w:tcPr>
          <w:p w14:paraId="7ED3A8C6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18FEC1EC" w14:textId="5DCF5BC8" w:rsidR="00772D7A" w:rsidRPr="00676B69" w:rsidRDefault="00772D7A" w:rsidP="00ED159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Gill Sans MT" w:hAnsi="Gill Sans MT"/>
                <w:color w:val="000000" w:themeColor="text1"/>
              </w:rPr>
            </w:pPr>
            <w:commentRangeStart w:id="22"/>
            <w:r w:rsidRPr="00676B69">
              <w:rPr>
                <w:rFonts w:ascii="Gill Sans MT" w:hAnsi="Gill Sans MT"/>
                <w:color w:val="000000" w:themeColor="text1"/>
              </w:rPr>
              <w:t xml:space="preserve">What </w:t>
            </w:r>
            <w:commentRangeStart w:id="23"/>
            <w:r w:rsidRPr="00676B69">
              <w:rPr>
                <w:rFonts w:ascii="Gill Sans MT" w:hAnsi="Gill Sans MT"/>
                <w:color w:val="000000" w:themeColor="text1"/>
              </w:rPr>
              <w:t xml:space="preserve">products </w:t>
            </w:r>
            <w:commentRangeEnd w:id="23"/>
            <w:r w:rsidR="005B3C72">
              <w:rPr>
                <w:rStyle w:val="CommentReference"/>
              </w:rPr>
              <w:commentReference w:id="23"/>
            </w:r>
            <w:r w:rsidRPr="00676B69">
              <w:rPr>
                <w:rFonts w:ascii="Gill Sans MT" w:hAnsi="Gill Sans MT"/>
                <w:color w:val="000000" w:themeColor="text1"/>
              </w:rPr>
              <w:t xml:space="preserve">can be harvested? </w:t>
            </w:r>
          </w:p>
          <w:p w14:paraId="0062364E" w14:textId="77777777" w:rsidR="00772D7A" w:rsidRPr="00676B69" w:rsidRDefault="00772D7A" w:rsidP="00ED159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 xml:space="preserve">How </w:t>
            </w:r>
            <w:commentRangeStart w:id="24"/>
            <w:r w:rsidRPr="00676B69">
              <w:rPr>
                <w:rFonts w:ascii="Gill Sans MT" w:hAnsi="Gill Sans MT"/>
                <w:color w:val="000000" w:themeColor="text1"/>
              </w:rPr>
              <w:t xml:space="preserve">much </w:t>
            </w:r>
            <w:commentRangeEnd w:id="24"/>
            <w:r w:rsidR="005B3C72">
              <w:rPr>
                <w:rStyle w:val="CommentReference"/>
              </w:rPr>
              <w:commentReference w:id="24"/>
            </w:r>
            <w:r w:rsidRPr="00676B69">
              <w:rPr>
                <w:rFonts w:ascii="Gill Sans MT" w:hAnsi="Gill Sans MT"/>
                <w:color w:val="000000" w:themeColor="text1"/>
              </w:rPr>
              <w:t xml:space="preserve">of each product can be harvested? </w:t>
            </w:r>
            <w:commentRangeEnd w:id="22"/>
            <w:r w:rsidR="00381D92">
              <w:rPr>
                <w:rStyle w:val="CommentReference"/>
              </w:rPr>
              <w:commentReference w:id="22"/>
            </w:r>
          </w:p>
        </w:tc>
        <w:tc>
          <w:tcPr>
            <w:tcW w:w="1260" w:type="dxa"/>
            <w:vMerge/>
          </w:tcPr>
          <w:p w14:paraId="52CA1152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00" w:type="dxa"/>
            <w:vMerge/>
          </w:tcPr>
          <w:p w14:paraId="2D075F78" w14:textId="77777777" w:rsidR="00772D7A" w:rsidRPr="00676B69" w:rsidRDefault="00772D7A" w:rsidP="00ED159E">
            <w:pPr>
              <w:contextualSpacing/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A02038C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 xml:space="preserve">Over the past year, how much new </w:t>
            </w:r>
            <w:proofErr w:type="gramStart"/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crop land</w:t>
            </w:r>
            <w:proofErr w:type="gramEnd"/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 xml:space="preserve"> has been opened up in this forest?  </w:t>
            </w:r>
          </w:p>
          <w:p w14:paraId="2A4ED7B2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</w:p>
          <w:p w14:paraId="2DB5863B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 xml:space="preserve">Unit? </w:t>
            </w:r>
          </w:p>
          <w:p w14:paraId="48CDC391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250" w:type="dxa"/>
          </w:tcPr>
          <w:p w14:paraId="27EB529D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Who do people need to get permission from in order to open up new cropland?</w:t>
            </w:r>
          </w:p>
          <w:p w14:paraId="09CD07F6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1=From customary chief</w:t>
            </w:r>
          </w:p>
          <w:p w14:paraId="19B72151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 xml:space="preserve">2=From state authority </w:t>
            </w:r>
          </w:p>
          <w:p w14:paraId="2185D5B4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lastRenderedPageBreak/>
              <w:t>3=From elsewhere</w:t>
            </w:r>
          </w:p>
          <w:p w14:paraId="2664137D" w14:textId="77777777" w:rsidR="00772D7A" w:rsidRPr="00676B69" w:rsidRDefault="00772D7A" w:rsidP="00F058A2">
            <w:pPr>
              <w:contextualSpacing/>
              <w:rPr>
                <w:rFonts w:ascii="Gill Sans MT" w:eastAsia="Calibri" w:hAnsi="Gill Sans MT" w:cs="Arial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4=Nowhere, permission is usually not requested and land is opened up on informal basis</w:t>
            </w:r>
          </w:p>
          <w:p w14:paraId="18D477BB" w14:textId="684C659E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Arial"/>
                <w:sz w:val="22"/>
                <w:szCs w:val="22"/>
              </w:rPr>
              <w:t>97=Other</w:t>
            </w:r>
          </w:p>
        </w:tc>
      </w:tr>
      <w:tr w:rsidR="00772D7A" w:rsidRPr="00676B69" w14:paraId="074E839F" w14:textId="55E35BFA" w:rsidTr="00772D7A">
        <w:trPr>
          <w:trHeight w:val="239"/>
        </w:trPr>
        <w:tc>
          <w:tcPr>
            <w:tcW w:w="828" w:type="dxa"/>
          </w:tcPr>
          <w:p w14:paraId="30D685CE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lastRenderedPageBreak/>
              <w:t>1</w:t>
            </w:r>
          </w:p>
        </w:tc>
        <w:tc>
          <w:tcPr>
            <w:tcW w:w="1890" w:type="dxa"/>
          </w:tcPr>
          <w:p w14:paraId="30D809E7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</w:tcPr>
          <w:p w14:paraId="449B560B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  <w:shd w:val="clear" w:color="auto" w:fill="D6E3BC" w:themeFill="accent3" w:themeFillTint="66"/>
          </w:tcPr>
          <w:p w14:paraId="1640BEE3" w14:textId="780B547A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TEXT</w:t>
            </w:r>
          </w:p>
        </w:tc>
        <w:tc>
          <w:tcPr>
            <w:tcW w:w="1260" w:type="dxa"/>
          </w:tcPr>
          <w:p w14:paraId="4CE7CA9A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00" w:type="dxa"/>
          </w:tcPr>
          <w:p w14:paraId="7354625D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</w:tcPr>
          <w:p w14:paraId="0E4C7026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250" w:type="dxa"/>
          </w:tcPr>
          <w:p w14:paraId="25770B9E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772D7A" w:rsidRPr="00676B69" w14:paraId="7C58ED67" w14:textId="63056D82" w:rsidTr="00772D7A">
        <w:trPr>
          <w:trHeight w:val="239"/>
        </w:trPr>
        <w:tc>
          <w:tcPr>
            <w:tcW w:w="828" w:type="dxa"/>
          </w:tcPr>
          <w:p w14:paraId="6A1C2BB9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</w:t>
            </w:r>
          </w:p>
        </w:tc>
        <w:tc>
          <w:tcPr>
            <w:tcW w:w="1890" w:type="dxa"/>
          </w:tcPr>
          <w:p w14:paraId="55C6448D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</w:tcPr>
          <w:p w14:paraId="31F5CAB6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  <w:shd w:val="clear" w:color="auto" w:fill="D6E3BC" w:themeFill="accent3" w:themeFillTint="66"/>
          </w:tcPr>
          <w:p w14:paraId="3D6E87E0" w14:textId="64677ECE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TEXT</w:t>
            </w:r>
          </w:p>
        </w:tc>
        <w:tc>
          <w:tcPr>
            <w:tcW w:w="1260" w:type="dxa"/>
          </w:tcPr>
          <w:p w14:paraId="545F7B75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00" w:type="dxa"/>
          </w:tcPr>
          <w:p w14:paraId="6E102499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</w:tcPr>
          <w:p w14:paraId="62470E82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250" w:type="dxa"/>
          </w:tcPr>
          <w:p w14:paraId="5B047BD9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772D7A" w:rsidRPr="00676B69" w14:paraId="78E89ECD" w14:textId="56101FE1" w:rsidTr="00772D7A">
        <w:trPr>
          <w:trHeight w:val="68"/>
        </w:trPr>
        <w:tc>
          <w:tcPr>
            <w:tcW w:w="828" w:type="dxa"/>
          </w:tcPr>
          <w:p w14:paraId="7A9870F1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</w:t>
            </w:r>
          </w:p>
        </w:tc>
        <w:tc>
          <w:tcPr>
            <w:tcW w:w="1890" w:type="dxa"/>
          </w:tcPr>
          <w:p w14:paraId="4531B660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</w:tcPr>
          <w:p w14:paraId="47ABC557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  <w:shd w:val="clear" w:color="auto" w:fill="D6E3BC" w:themeFill="accent3" w:themeFillTint="66"/>
          </w:tcPr>
          <w:p w14:paraId="23BE793E" w14:textId="378F19C9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TEXT</w:t>
            </w:r>
          </w:p>
        </w:tc>
        <w:tc>
          <w:tcPr>
            <w:tcW w:w="1260" w:type="dxa"/>
          </w:tcPr>
          <w:p w14:paraId="5D3E02CF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00" w:type="dxa"/>
          </w:tcPr>
          <w:p w14:paraId="2EFE9D63" w14:textId="77777777" w:rsidR="00772D7A" w:rsidRPr="00676B69" w:rsidRDefault="00772D7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980" w:type="dxa"/>
          </w:tcPr>
          <w:p w14:paraId="43A3D1BB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250" w:type="dxa"/>
          </w:tcPr>
          <w:p w14:paraId="7EB1C859" w14:textId="77777777" w:rsidR="00772D7A" w:rsidRPr="00676B69" w:rsidRDefault="00772D7A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18770777" w14:textId="399F20F9" w:rsidR="00D908DF" w:rsidRPr="00676B69" w:rsidRDefault="00D908DF">
      <w:pPr>
        <w:rPr>
          <w:rFonts w:ascii="Gill Sans MT" w:hAnsi="Gill Sans MT"/>
          <w:sz w:val="22"/>
          <w:szCs w:val="22"/>
        </w:rPr>
      </w:pPr>
      <w:r w:rsidRPr="00676B69">
        <w:rPr>
          <w:rFonts w:ascii="Gill Sans MT" w:hAnsi="Gill Sans MT"/>
          <w:sz w:val="22"/>
          <w:szCs w:val="22"/>
        </w:rPr>
        <w:br w:type="page"/>
      </w:r>
    </w:p>
    <w:p w14:paraId="28C0BBB0" w14:textId="77777777" w:rsidR="005A2E20" w:rsidRPr="00676B69" w:rsidRDefault="005A2E20" w:rsidP="005A2E20">
      <w:pPr>
        <w:rPr>
          <w:rFonts w:ascii="Gill Sans MT" w:hAnsi="Gill Sans MT"/>
          <w:sz w:val="22"/>
          <w:szCs w:val="22"/>
        </w:rPr>
      </w:pPr>
    </w:p>
    <w:p w14:paraId="102A0C4C" w14:textId="77777777" w:rsidR="00D908DF" w:rsidRPr="00676B69" w:rsidRDefault="00D908DF" w:rsidP="005A2E20">
      <w:pPr>
        <w:rPr>
          <w:rFonts w:ascii="Gill Sans MT" w:hAnsi="Gill Sans MT"/>
          <w:sz w:val="22"/>
          <w:szCs w:val="22"/>
        </w:rPr>
      </w:pPr>
    </w:p>
    <w:p w14:paraId="38267602" w14:textId="77777777" w:rsidR="00D908DF" w:rsidRPr="00676B69" w:rsidRDefault="00D908DF" w:rsidP="005A2E20">
      <w:pPr>
        <w:rPr>
          <w:rFonts w:ascii="Gill Sans MT" w:hAnsi="Gill Sans MT"/>
          <w:sz w:val="22"/>
          <w:szCs w:val="22"/>
        </w:rPr>
      </w:pPr>
    </w:p>
    <w:p w14:paraId="3689FF9F" w14:textId="77777777" w:rsidR="00D908DF" w:rsidRPr="00676B69" w:rsidRDefault="00D908DF" w:rsidP="005A2E20">
      <w:pPr>
        <w:rPr>
          <w:rFonts w:ascii="Gill Sans MT" w:hAnsi="Gill Sans MT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25" w:author="Heather Huntington" w:date="2014-11-19T00:01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0618"/>
        <w:tblGridChange w:id="26">
          <w:tblGrid>
            <w:gridCol w:w="10618"/>
          </w:tblGrid>
        </w:tblGridChange>
      </w:tblGrid>
      <w:tr w:rsidR="005A2E20" w:rsidRPr="00676B69" w14:paraId="3F2B5221" w14:textId="77777777" w:rsidTr="00A3392E">
        <w:trPr>
          <w:trHeight w:val="1015"/>
          <w:trPrChange w:id="27" w:author="Heather Huntington" w:date="2014-11-19T00:01:00Z">
            <w:trPr>
              <w:trHeight w:val="1015"/>
            </w:trPr>
          </w:trPrChange>
        </w:trPr>
        <w:tc>
          <w:tcPr>
            <w:tcW w:w="10618" w:type="dxa"/>
            <w:shd w:val="clear" w:color="auto" w:fill="auto"/>
            <w:tcPrChange w:id="28" w:author="Heather Huntington" w:date="2014-11-19T00:01:00Z">
              <w:tcPr>
                <w:tcW w:w="10618" w:type="dxa"/>
                <w:shd w:val="clear" w:color="auto" w:fill="D6E3BC" w:themeFill="accent3" w:themeFillTint="66"/>
              </w:tcPr>
            </w:tcPrChange>
          </w:tcPr>
          <w:p w14:paraId="0CB3F905" w14:textId="524920B7" w:rsidR="00381D92" w:rsidRDefault="005A2E20" w:rsidP="005A2E20">
            <w:pPr>
              <w:rPr>
                <w:ins w:id="29" w:author="Heather Huntington" w:date="2014-11-18T23:50:00Z"/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For the granting of the forest concession/permit, is there a feedback and grievance mechanism locally available for </w:t>
            </w:r>
            <w:commentRangeStart w:id="30"/>
            <w:r w:rsidRPr="00676B69">
              <w:rPr>
                <w:rFonts w:ascii="Gill Sans MT" w:hAnsi="Gill Sans MT"/>
                <w:sz w:val="22"/>
                <w:szCs w:val="22"/>
              </w:rPr>
              <w:t>communities</w:t>
            </w:r>
            <w:commentRangeEnd w:id="30"/>
            <w:r w:rsidR="001D3DCA">
              <w:rPr>
                <w:rStyle w:val="CommentReference"/>
                <w:rFonts w:eastAsiaTheme="minorHAnsi"/>
              </w:rPr>
              <w:commentReference w:id="30"/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  <w:p w14:paraId="104C9319" w14:textId="77777777" w:rsidR="00381D92" w:rsidRDefault="00381D92" w:rsidP="005A2E20">
            <w:pPr>
              <w:rPr>
                <w:ins w:id="31" w:author="Heather Huntington" w:date="2014-11-18T23:50:00Z"/>
                <w:rFonts w:ascii="Gill Sans MT" w:hAnsi="Gill Sans MT"/>
                <w:sz w:val="22"/>
                <w:szCs w:val="22"/>
              </w:rPr>
            </w:pPr>
            <w:ins w:id="32" w:author="Heather Huntington" w:date="2014-11-18T23:50:00Z">
              <w:r>
                <w:rPr>
                  <w:rFonts w:ascii="Gill Sans MT" w:hAnsi="Gill Sans MT"/>
                  <w:sz w:val="22"/>
                  <w:szCs w:val="22"/>
                </w:rPr>
                <w:t>0-No</w:t>
              </w:r>
            </w:ins>
          </w:p>
          <w:p w14:paraId="7C5B9407" w14:textId="77777777" w:rsidR="00381D92" w:rsidRDefault="00381D92" w:rsidP="005A2E20">
            <w:pPr>
              <w:rPr>
                <w:ins w:id="33" w:author="Heather Huntington" w:date="2014-11-18T23:50:00Z"/>
                <w:rFonts w:ascii="Gill Sans MT" w:hAnsi="Gill Sans MT"/>
                <w:sz w:val="22"/>
                <w:szCs w:val="22"/>
              </w:rPr>
            </w:pPr>
            <w:ins w:id="34" w:author="Heather Huntington" w:date="2014-11-18T23:50:00Z">
              <w:r>
                <w:rPr>
                  <w:rFonts w:ascii="Gill Sans MT" w:hAnsi="Gill Sans MT"/>
                  <w:sz w:val="22"/>
                  <w:szCs w:val="22"/>
                </w:rPr>
                <w:t>1-Yes</w:t>
              </w:r>
            </w:ins>
          </w:p>
          <w:p w14:paraId="307669BA" w14:textId="4D8950A0" w:rsidR="00381D92" w:rsidRDefault="00381D92" w:rsidP="005A2E20">
            <w:pPr>
              <w:rPr>
                <w:ins w:id="35" w:author="Heather Huntington" w:date="2014-11-18T23:50:00Z"/>
                <w:rFonts w:ascii="Gill Sans MT" w:hAnsi="Gill Sans MT"/>
                <w:sz w:val="22"/>
                <w:szCs w:val="22"/>
              </w:rPr>
            </w:pPr>
            <w:ins w:id="36" w:author="Heather Huntington" w:date="2014-11-18T23:50:00Z">
              <w:r>
                <w:rPr>
                  <w:rFonts w:ascii="Gill Sans MT" w:hAnsi="Gill Sans MT"/>
                  <w:sz w:val="22"/>
                  <w:szCs w:val="22"/>
                </w:rPr>
                <w:t>888-Don’t know</w:t>
              </w:r>
            </w:ins>
          </w:p>
          <w:p w14:paraId="6407051A" w14:textId="77777777" w:rsidR="00381D92" w:rsidRDefault="00381D92" w:rsidP="005A2E20">
            <w:pPr>
              <w:rPr>
                <w:ins w:id="37" w:author="Heather Huntington" w:date="2014-11-18T23:50:00Z"/>
                <w:rFonts w:ascii="Gill Sans MT" w:hAnsi="Gill Sans MT"/>
                <w:sz w:val="22"/>
                <w:szCs w:val="22"/>
              </w:rPr>
            </w:pPr>
          </w:p>
          <w:p w14:paraId="4DD2764A" w14:textId="025D4A12" w:rsidR="00381D92" w:rsidRDefault="005A2E20" w:rsidP="005A2E20">
            <w:pPr>
              <w:rPr>
                <w:ins w:id="38" w:author="Heather Huntington" w:date="2014-11-18T23:50:00Z"/>
                <w:rFonts w:ascii="Gill Sans MT" w:hAnsi="Gill Sans MT"/>
                <w:sz w:val="22"/>
                <w:szCs w:val="22"/>
              </w:rPr>
            </w:pPr>
            <w:del w:id="39" w:author="Heather Huntington" w:date="2014-11-18T23:51:00Z">
              <w:r w:rsidRPr="00676B69" w:rsidDel="00381D92">
                <w:rPr>
                  <w:rFonts w:ascii="Gill Sans MT" w:hAnsi="Gill Sans MT"/>
                  <w:sz w:val="22"/>
                  <w:szCs w:val="22"/>
                </w:rPr>
                <w:delText xml:space="preserve">If so, is it fair and efficient? </w:delText>
              </w:r>
            </w:del>
          </w:p>
          <w:p w14:paraId="4FEF4E3C" w14:textId="77777777" w:rsidR="00381D92" w:rsidRDefault="005A2E20" w:rsidP="005A2E20">
            <w:pPr>
              <w:rPr>
                <w:ins w:id="40" w:author="Heather Huntington" w:date="2014-11-18T23:51:00Z"/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Can you describe the process for me? </w:t>
            </w:r>
          </w:p>
          <w:p w14:paraId="50AF77F1" w14:textId="77777777" w:rsidR="00381D92" w:rsidRDefault="00381D92" w:rsidP="005A2E20">
            <w:pPr>
              <w:rPr>
                <w:ins w:id="41" w:author="Heather Huntington" w:date="2014-11-18T23:51:00Z"/>
                <w:rFonts w:ascii="Gill Sans MT" w:hAnsi="Gill Sans MT"/>
                <w:sz w:val="22"/>
                <w:szCs w:val="22"/>
              </w:rPr>
            </w:pPr>
          </w:p>
          <w:p w14:paraId="654A9FE6" w14:textId="2A992865" w:rsidR="005A2E20" w:rsidRDefault="005A2E20" w:rsidP="005A2E20">
            <w:pPr>
              <w:rPr>
                <w:ins w:id="42" w:author="Heather Huntington" w:date="2014-11-18T23:51:00Z"/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What organ is responsible of receiving and processing feedback requests and grievances?</w:t>
            </w:r>
          </w:p>
          <w:p w14:paraId="76993CCD" w14:textId="77777777" w:rsidR="00381D92" w:rsidRDefault="00381D92" w:rsidP="005A2E20">
            <w:pPr>
              <w:rPr>
                <w:ins w:id="43" w:author="Heather Huntington" w:date="2014-11-18T23:51:00Z"/>
                <w:rFonts w:ascii="Gill Sans MT" w:hAnsi="Gill Sans MT"/>
                <w:sz w:val="22"/>
                <w:szCs w:val="22"/>
              </w:rPr>
            </w:pPr>
          </w:p>
          <w:p w14:paraId="7B287043" w14:textId="3C689DCF" w:rsidR="00381D92" w:rsidRDefault="00381D92" w:rsidP="00381D92">
            <w:pPr>
              <w:rPr>
                <w:ins w:id="44" w:author="Heather Huntington" w:date="2014-11-18T23:54:00Z"/>
                <w:rFonts w:ascii="Gill Sans MT" w:hAnsi="Gill Sans MT"/>
                <w:sz w:val="22"/>
                <w:szCs w:val="22"/>
              </w:rPr>
            </w:pPr>
            <w:ins w:id="45" w:author="Heather Huntington" w:date="2014-11-18T23:54:00Z">
              <w:r>
                <w:rPr>
                  <w:rFonts w:ascii="Gill Sans MT" w:hAnsi="Gill Sans MT"/>
                  <w:sz w:val="22"/>
                  <w:szCs w:val="22"/>
                </w:rPr>
                <w:t xml:space="preserve">Overall, </w:t>
              </w:r>
            </w:ins>
            <w:ins w:id="46" w:author="Heather Huntington" w:date="2014-11-18T23:53:00Z">
              <w:r>
                <w:rPr>
                  <w:rFonts w:ascii="Gill Sans MT" w:hAnsi="Gill Sans MT"/>
                  <w:sz w:val="22"/>
                  <w:szCs w:val="22"/>
                </w:rPr>
                <w:t xml:space="preserve">how satisfied are you with the </w:t>
              </w:r>
            </w:ins>
            <w:ins w:id="47" w:author="Heather Huntington" w:date="2014-11-18T23:51:00Z">
              <w:r>
                <w:rPr>
                  <w:rFonts w:ascii="Gill Sans MT" w:hAnsi="Gill Sans MT"/>
                  <w:sz w:val="22"/>
                  <w:szCs w:val="22"/>
                </w:rPr>
                <w:t xml:space="preserve">process? </w:t>
              </w:r>
            </w:ins>
          </w:p>
          <w:p w14:paraId="147AF1C8" w14:textId="77777777" w:rsidR="00381D92" w:rsidRDefault="00381D92" w:rsidP="00381D92">
            <w:pPr>
              <w:rPr>
                <w:ins w:id="48" w:author="Heather Huntington" w:date="2014-11-18T23:54:00Z"/>
                <w:rFonts w:ascii="Gill Sans MT" w:hAnsi="Gill Sans MT"/>
                <w:sz w:val="22"/>
                <w:szCs w:val="22"/>
              </w:rPr>
            </w:pPr>
            <w:ins w:id="49" w:author="Heather Huntington" w:date="2014-11-18T23:54:00Z">
              <w:r>
                <w:rPr>
                  <w:rFonts w:ascii="Gill Sans MT" w:hAnsi="Gill Sans MT"/>
                  <w:sz w:val="22"/>
                  <w:szCs w:val="22"/>
                </w:rPr>
                <w:t>1-Very satisfied</w:t>
              </w:r>
            </w:ins>
          </w:p>
          <w:p w14:paraId="4B9A487E" w14:textId="5E2583BD" w:rsidR="00381D92" w:rsidRDefault="00381D92" w:rsidP="00381D92">
            <w:pPr>
              <w:rPr>
                <w:ins w:id="50" w:author="Heather Huntington" w:date="2014-11-18T23:54:00Z"/>
                <w:rFonts w:ascii="Gill Sans MT" w:hAnsi="Gill Sans MT"/>
                <w:sz w:val="22"/>
                <w:szCs w:val="22"/>
              </w:rPr>
            </w:pPr>
            <w:ins w:id="51" w:author="Heather Huntington" w:date="2014-11-18T23:54:00Z">
              <w:r>
                <w:rPr>
                  <w:rFonts w:ascii="Gill Sans MT" w:hAnsi="Gill Sans MT"/>
                  <w:sz w:val="22"/>
                  <w:szCs w:val="22"/>
                </w:rPr>
                <w:t>2-</w:t>
              </w:r>
            </w:ins>
            <w:ins w:id="52" w:author="Heather Huntington" w:date="2014-11-18T23:55:00Z">
              <w:r w:rsidR="00A3392E">
                <w:rPr>
                  <w:rFonts w:ascii="Gill Sans MT" w:hAnsi="Gill Sans MT"/>
                  <w:sz w:val="22"/>
                  <w:szCs w:val="22"/>
                </w:rPr>
                <w:t xml:space="preserve">A little </w:t>
              </w:r>
            </w:ins>
            <w:ins w:id="53" w:author="Heather Huntington" w:date="2014-11-18T23:54:00Z">
              <w:r>
                <w:rPr>
                  <w:rFonts w:ascii="Gill Sans MT" w:hAnsi="Gill Sans MT"/>
                  <w:sz w:val="22"/>
                  <w:szCs w:val="22"/>
                </w:rPr>
                <w:t>satisfied</w:t>
              </w:r>
            </w:ins>
          </w:p>
          <w:p w14:paraId="26DA4E28" w14:textId="1A4BD7D8" w:rsidR="00381D92" w:rsidRDefault="00381D92" w:rsidP="00381D92">
            <w:pPr>
              <w:rPr>
                <w:ins w:id="54" w:author="Heather Huntington" w:date="2014-11-18T23:55:00Z"/>
                <w:rFonts w:ascii="Gill Sans MT" w:hAnsi="Gill Sans MT"/>
                <w:sz w:val="22"/>
                <w:szCs w:val="22"/>
              </w:rPr>
            </w:pPr>
            <w:ins w:id="55" w:author="Heather Huntington" w:date="2014-11-18T23:54:00Z">
              <w:r>
                <w:rPr>
                  <w:rFonts w:ascii="Gill Sans MT" w:hAnsi="Gill Sans MT"/>
                  <w:sz w:val="22"/>
                  <w:szCs w:val="22"/>
                </w:rPr>
                <w:t>3-Neither satisfied nor dissatisfied</w:t>
              </w:r>
            </w:ins>
          </w:p>
          <w:p w14:paraId="377AA80C" w14:textId="2963C8E0" w:rsidR="00A3392E" w:rsidRDefault="00A3392E" w:rsidP="00381D92">
            <w:pPr>
              <w:rPr>
                <w:ins w:id="56" w:author="Heather Huntington" w:date="2014-11-18T23:55:00Z"/>
                <w:rFonts w:ascii="Gill Sans MT" w:hAnsi="Gill Sans MT"/>
                <w:sz w:val="22"/>
                <w:szCs w:val="22"/>
              </w:rPr>
            </w:pPr>
            <w:ins w:id="57" w:author="Heather Huntington" w:date="2014-11-18T23:55:00Z">
              <w:r>
                <w:rPr>
                  <w:rFonts w:ascii="Gill Sans MT" w:hAnsi="Gill Sans MT"/>
                  <w:sz w:val="22"/>
                  <w:szCs w:val="22"/>
                </w:rPr>
                <w:t xml:space="preserve">4. A little dissatisfied </w:t>
              </w:r>
            </w:ins>
          </w:p>
          <w:p w14:paraId="778D9FE2" w14:textId="7E31F8DF" w:rsidR="00A3392E" w:rsidRDefault="00A3392E" w:rsidP="00381D92">
            <w:pPr>
              <w:rPr>
                <w:ins w:id="58" w:author="Heather Huntington" w:date="2014-11-18T23:51:00Z"/>
                <w:rFonts w:ascii="Gill Sans MT" w:hAnsi="Gill Sans MT"/>
                <w:sz w:val="22"/>
                <w:szCs w:val="22"/>
              </w:rPr>
            </w:pPr>
            <w:ins w:id="59" w:author="Heather Huntington" w:date="2014-11-18T23:55:00Z">
              <w:r>
                <w:rPr>
                  <w:rFonts w:ascii="Gill Sans MT" w:hAnsi="Gill Sans MT"/>
                  <w:sz w:val="22"/>
                  <w:szCs w:val="22"/>
                </w:rPr>
                <w:t xml:space="preserve">5. Very dissatisfied </w:t>
              </w:r>
            </w:ins>
          </w:p>
          <w:p w14:paraId="3B5F90A5" w14:textId="77777777" w:rsidR="00381D92" w:rsidRDefault="00381D92" w:rsidP="00381D92">
            <w:pPr>
              <w:rPr>
                <w:ins w:id="60" w:author="Heather Huntington" w:date="2014-11-18T23:51:00Z"/>
                <w:rFonts w:ascii="Gill Sans MT" w:hAnsi="Gill Sans MT"/>
                <w:sz w:val="22"/>
                <w:szCs w:val="22"/>
              </w:rPr>
            </w:pPr>
          </w:p>
          <w:p w14:paraId="25F2CD3A" w14:textId="6EB7FEF6" w:rsidR="00381D92" w:rsidRDefault="00381D92" w:rsidP="00381D92">
            <w:pPr>
              <w:rPr>
                <w:ins w:id="61" w:author="Heather Huntington" w:date="2014-11-18T23:54:00Z"/>
                <w:rFonts w:ascii="Gill Sans MT" w:hAnsi="Gill Sans MT"/>
                <w:sz w:val="22"/>
                <w:szCs w:val="22"/>
              </w:rPr>
            </w:pPr>
            <w:ins w:id="62" w:author="Heather Huntington" w:date="2014-11-18T23:51:00Z">
              <w:r>
                <w:rPr>
                  <w:rFonts w:ascii="Gill Sans MT" w:hAnsi="Gill Sans MT"/>
                  <w:sz w:val="22"/>
                  <w:szCs w:val="22"/>
                </w:rPr>
                <w:t xml:space="preserve">In your opinion, how fair is the decision-making process? </w:t>
              </w:r>
            </w:ins>
          </w:p>
          <w:p w14:paraId="5107832B" w14:textId="7A75D6FD" w:rsidR="00A3392E" w:rsidRPr="00A3392E" w:rsidRDefault="00A3392E" w:rsidP="00A3392E">
            <w:pPr>
              <w:rPr>
                <w:ins w:id="63" w:author="Heather Huntington" w:date="2014-11-18T23:55:00Z"/>
                <w:rFonts w:ascii="Gill Sans MT" w:hAnsi="Gill Sans MT"/>
                <w:rPrChange w:id="64" w:author="Heather Huntington" w:date="2014-11-18T23:55:00Z">
                  <w:rPr>
                    <w:ins w:id="65" w:author="Heather Huntington" w:date="2014-11-18T23:55:00Z"/>
                  </w:rPr>
                </w:rPrChange>
              </w:rPr>
            </w:pPr>
            <w:ins w:id="66" w:author="Heather Huntington" w:date="2014-11-18T23:54:00Z">
              <w:r w:rsidRPr="00A3392E">
                <w:rPr>
                  <w:rFonts w:ascii="Gill Sans MT" w:hAnsi="Gill Sans MT"/>
                  <w:sz w:val="22"/>
                  <w:szCs w:val="22"/>
                  <w:rPrChange w:id="67" w:author="Heather Huntington" w:date="2014-11-18T23:55:00Z">
                    <w:rPr>
                      <w:rFonts w:ascii="Gill Sans MT" w:hAnsi="Gill Sans MT"/>
                    </w:rPr>
                  </w:rPrChange>
                </w:rPr>
                <w:t>1.</w:t>
              </w:r>
            </w:ins>
            <w:ins w:id="68" w:author="Heather Huntington" w:date="2014-11-18T23:55:00Z">
              <w:r>
                <w:rPr>
                  <w:rFonts w:ascii="Gill Sans MT" w:hAnsi="Gill Sans MT"/>
                </w:rPr>
                <w:t xml:space="preserve"> </w:t>
              </w:r>
              <w:r w:rsidRPr="00A3392E">
                <w:rPr>
                  <w:rFonts w:ascii="Gill Sans MT" w:hAnsi="Gill Sans MT"/>
                  <w:rPrChange w:id="69" w:author="Heather Huntington" w:date="2014-11-18T23:55:00Z">
                    <w:rPr/>
                  </w:rPrChange>
                </w:rPr>
                <w:t>Very fair</w:t>
              </w:r>
            </w:ins>
          </w:p>
          <w:p w14:paraId="741E13A9" w14:textId="77777777" w:rsidR="00A3392E" w:rsidRDefault="00A3392E" w:rsidP="00A3392E">
            <w:pPr>
              <w:rPr>
                <w:ins w:id="70" w:author="Heather Huntington" w:date="2014-11-18T23:55:00Z"/>
              </w:rPr>
            </w:pPr>
            <w:ins w:id="71" w:author="Heather Huntington" w:date="2014-11-18T23:55:00Z">
              <w:r>
                <w:t>2. Fair</w:t>
              </w:r>
            </w:ins>
          </w:p>
          <w:p w14:paraId="15C5B407" w14:textId="77777777" w:rsidR="00A3392E" w:rsidRDefault="00A3392E" w:rsidP="00A3392E">
            <w:pPr>
              <w:rPr>
                <w:ins w:id="72" w:author="Heather Huntington" w:date="2014-11-18T23:55:00Z"/>
              </w:rPr>
            </w:pPr>
            <w:ins w:id="73" w:author="Heather Huntington" w:date="2014-11-18T23:55:00Z">
              <w:r>
                <w:t>3. Neutral</w:t>
              </w:r>
            </w:ins>
          </w:p>
          <w:p w14:paraId="57877900" w14:textId="77777777" w:rsidR="00A3392E" w:rsidRDefault="00A3392E" w:rsidP="00A3392E">
            <w:pPr>
              <w:rPr>
                <w:ins w:id="74" w:author="Heather Huntington" w:date="2014-11-18T23:55:00Z"/>
              </w:rPr>
            </w:pPr>
            <w:ins w:id="75" w:author="Heather Huntington" w:date="2014-11-18T23:55:00Z">
              <w:r>
                <w:t>4. Unfair</w:t>
              </w:r>
            </w:ins>
          </w:p>
          <w:p w14:paraId="5BF49D73" w14:textId="5A78F873" w:rsidR="00A3392E" w:rsidRPr="00A3392E" w:rsidRDefault="00A3392E" w:rsidP="00A3392E">
            <w:pPr>
              <w:rPr>
                <w:ins w:id="76" w:author="Heather Huntington" w:date="2014-11-18T23:51:00Z"/>
              </w:rPr>
            </w:pPr>
            <w:ins w:id="77" w:author="Heather Huntington" w:date="2014-11-18T23:55:00Z">
              <w:r>
                <w:t>5. Very unfair</w:t>
              </w:r>
            </w:ins>
          </w:p>
          <w:p w14:paraId="553A7870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15DCC" w:rsidRPr="00676B69" w14:paraId="72A38BA5" w14:textId="77777777" w:rsidTr="00A3392E">
        <w:trPr>
          <w:trHeight w:val="1411"/>
          <w:trPrChange w:id="78" w:author="Heather Huntington" w:date="2014-11-19T00:01:00Z">
            <w:trPr>
              <w:trHeight w:val="1411"/>
            </w:trPr>
          </w:trPrChange>
        </w:trPr>
        <w:tc>
          <w:tcPr>
            <w:tcW w:w="10618" w:type="dxa"/>
            <w:shd w:val="clear" w:color="auto" w:fill="auto"/>
            <w:tcPrChange w:id="79" w:author="Heather Huntington" w:date="2014-11-19T00:01:00Z">
              <w:tcPr>
                <w:tcW w:w="10618" w:type="dxa"/>
                <w:shd w:val="clear" w:color="auto" w:fill="D6E3BC" w:themeFill="accent3" w:themeFillTint="66"/>
              </w:tcPr>
            </w:tcPrChange>
          </w:tcPr>
          <w:p w14:paraId="03034E19" w14:textId="2EB470A6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DE04A29" w14:textId="77777777" w:rsidR="00A3392E" w:rsidRDefault="00015DCC" w:rsidP="00015DCC">
            <w:pPr>
              <w:rPr>
                <w:ins w:id="80" w:author="Heather Huntington" w:date="2014-11-18T23:57:00Z"/>
                <w:rFonts w:ascii="Gill Sans MT" w:hAnsi="Gill Sans MT"/>
                <w:sz w:val="22"/>
                <w:szCs w:val="22"/>
              </w:rPr>
            </w:pPr>
            <w:commentRangeStart w:id="81"/>
            <w:r w:rsidRPr="00676B69">
              <w:rPr>
                <w:rFonts w:ascii="Gill Sans MT" w:hAnsi="Gill Sans MT"/>
                <w:sz w:val="22"/>
                <w:szCs w:val="22"/>
              </w:rPr>
              <w:t xml:space="preserve">Where is new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crop land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usually opened </w:t>
            </w:r>
            <w:commentRangeStart w:id="82"/>
            <w:r w:rsidRPr="00676B69">
              <w:rPr>
                <w:rFonts w:ascii="Gill Sans MT" w:hAnsi="Gill Sans MT"/>
                <w:sz w:val="22"/>
                <w:szCs w:val="22"/>
              </w:rPr>
              <w:t>up</w:t>
            </w:r>
            <w:commentRangeEnd w:id="82"/>
            <w:r w:rsidR="003C7D64">
              <w:rPr>
                <w:rStyle w:val="CommentReference"/>
                <w:rFonts w:eastAsiaTheme="minorHAnsi"/>
              </w:rPr>
              <w:commentReference w:id="82"/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? </w:t>
            </w:r>
            <w:commentRangeEnd w:id="81"/>
            <w:r w:rsidR="00A3392E">
              <w:rPr>
                <w:rStyle w:val="CommentReference"/>
                <w:rFonts w:eastAsiaTheme="minorHAnsi"/>
              </w:rPr>
              <w:commentReference w:id="81"/>
            </w:r>
          </w:p>
          <w:p w14:paraId="65051E7F" w14:textId="77777777" w:rsidR="00A3392E" w:rsidRDefault="00A3392E" w:rsidP="00015DCC">
            <w:pPr>
              <w:rPr>
                <w:ins w:id="83" w:author="Heather Huntington" w:date="2014-11-18T23:57:00Z"/>
                <w:rFonts w:ascii="Gill Sans MT" w:hAnsi="Gill Sans MT"/>
                <w:sz w:val="22"/>
                <w:szCs w:val="22"/>
              </w:rPr>
            </w:pPr>
          </w:p>
          <w:p w14:paraId="0901CCD0" w14:textId="1BB760B1" w:rsidR="00A3392E" w:rsidRDefault="00015DCC" w:rsidP="00015DCC">
            <w:pPr>
              <w:rPr>
                <w:ins w:id="84" w:author="Heather Huntington" w:date="2014-11-18T23:58:00Z"/>
                <w:rFonts w:ascii="Gill Sans MT" w:hAnsi="Gill Sans MT"/>
                <w:sz w:val="22"/>
                <w:szCs w:val="22"/>
              </w:rPr>
            </w:pPr>
            <w:del w:id="85" w:author="Heather Huntington" w:date="2014-11-19T00:00:00Z">
              <w:r w:rsidRPr="00676B69" w:rsidDel="00A3392E">
                <w:rPr>
                  <w:rFonts w:ascii="Gill Sans MT" w:hAnsi="Gill Sans MT"/>
                  <w:sz w:val="22"/>
                  <w:szCs w:val="22"/>
                </w:rPr>
                <w:delText>Do</w:delText>
              </w:r>
            </w:del>
            <w:del w:id="86" w:author="Heather Huntington" w:date="2014-11-18T23:57:00Z">
              <w:r w:rsidRPr="00676B69" w:rsidDel="00A3392E">
                <w:rPr>
                  <w:rFonts w:ascii="Gill Sans MT" w:hAnsi="Gill Sans MT"/>
                  <w:sz w:val="22"/>
                  <w:szCs w:val="22"/>
                </w:rPr>
                <w:delText xml:space="preserve"> y</w:delText>
              </w:r>
            </w:del>
            <w:ins w:id="87" w:author="Heather Huntington" w:date="2014-11-19T00:00:00Z">
              <w:r w:rsidR="00A3392E">
                <w:rPr>
                  <w:rFonts w:ascii="Gill Sans MT" w:hAnsi="Gill Sans MT"/>
                  <w:sz w:val="22"/>
                  <w:szCs w:val="22"/>
                </w:rPr>
                <w:t xml:space="preserve">How often do </w:t>
              </w:r>
            </w:ins>
            <w:del w:id="88" w:author="Heather Huntington" w:date="2014-11-18T23:57:00Z">
              <w:r w:rsidRPr="00676B69" w:rsidDel="00A3392E">
                <w:rPr>
                  <w:rFonts w:ascii="Gill Sans MT" w:hAnsi="Gill Sans MT"/>
                  <w:sz w:val="22"/>
                  <w:szCs w:val="22"/>
                </w:rPr>
                <w:delText>ou</w:delText>
              </w:r>
            </w:del>
            <w:ins w:id="89" w:author="Heather Huntington" w:date="2014-11-18T23:57:00Z">
              <w:r w:rsidR="00A3392E">
                <w:rPr>
                  <w:rFonts w:ascii="Gill Sans MT" w:hAnsi="Gill Sans MT"/>
                  <w:sz w:val="22"/>
                  <w:szCs w:val="22"/>
                </w:rPr>
                <w:t>people in this area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 xml:space="preserve"> usually apply for</w:t>
            </w:r>
            <w:ins w:id="90" w:author="Heather Huntington" w:date="2014-11-18T23:58:00Z">
              <w:r w:rsidR="00A3392E">
                <w:rPr>
                  <w:rFonts w:ascii="Gill Sans MT" w:hAnsi="Gill Sans MT"/>
                  <w:sz w:val="22"/>
                  <w:szCs w:val="22"/>
                </w:rPr>
                <w:t xml:space="preserve"> </w:t>
              </w:r>
            </w:ins>
            <w:del w:id="91" w:author="Heather Huntington" w:date="2014-11-18T23:58:00Z">
              <w:r w:rsidRPr="00676B69" w:rsidDel="00A3392E">
                <w:rPr>
                  <w:rFonts w:ascii="Gill Sans MT" w:hAnsi="Gill Sans MT"/>
                  <w:sz w:val="22"/>
                  <w:szCs w:val="22"/>
                </w:rPr>
                <w:delText xml:space="preserve"> a </w:delText>
              </w:r>
            </w:del>
            <w:commentRangeStart w:id="92"/>
            <w:r w:rsidRPr="00676B69">
              <w:rPr>
                <w:rFonts w:ascii="Gill Sans MT" w:hAnsi="Gill Sans MT"/>
                <w:sz w:val="22"/>
                <w:szCs w:val="22"/>
              </w:rPr>
              <w:t xml:space="preserve">permission </w:t>
            </w:r>
            <w:commentRangeEnd w:id="92"/>
            <w:r w:rsidR="00F24F39">
              <w:rPr>
                <w:rStyle w:val="CommentReference"/>
                <w:rFonts w:eastAsiaTheme="minorHAnsi"/>
              </w:rPr>
              <w:commentReference w:id="92"/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to open up new land? </w:t>
            </w:r>
          </w:p>
          <w:p w14:paraId="307B57C8" w14:textId="77777777" w:rsidR="00A3392E" w:rsidRDefault="00A3392E" w:rsidP="00015DCC">
            <w:pPr>
              <w:rPr>
                <w:ins w:id="93" w:author="Heather Huntington" w:date="2014-11-18T23:58:00Z"/>
                <w:rFonts w:ascii="Gill Sans MT" w:hAnsi="Gill Sans MT"/>
                <w:sz w:val="22"/>
                <w:szCs w:val="22"/>
              </w:rPr>
            </w:pPr>
            <w:ins w:id="94" w:author="Heather Huntington" w:date="2014-11-18T23:58:00Z">
              <w:r>
                <w:rPr>
                  <w:rFonts w:ascii="Gill Sans MT" w:hAnsi="Gill Sans MT"/>
                  <w:sz w:val="22"/>
                  <w:szCs w:val="22"/>
                </w:rPr>
                <w:t>1-Always</w:t>
              </w:r>
            </w:ins>
          </w:p>
          <w:p w14:paraId="06E3579F" w14:textId="77777777" w:rsidR="00A3392E" w:rsidRDefault="00A3392E" w:rsidP="00015DCC">
            <w:pPr>
              <w:rPr>
                <w:ins w:id="95" w:author="Heather Huntington" w:date="2014-11-18T23:59:00Z"/>
                <w:rFonts w:ascii="Gill Sans MT" w:hAnsi="Gill Sans MT"/>
                <w:sz w:val="22"/>
                <w:szCs w:val="22"/>
              </w:rPr>
            </w:pPr>
            <w:ins w:id="96" w:author="Heather Huntington" w:date="2014-11-18T23:59:00Z">
              <w:r>
                <w:rPr>
                  <w:rFonts w:ascii="Gill Sans MT" w:hAnsi="Gill Sans MT"/>
                  <w:sz w:val="22"/>
                  <w:szCs w:val="22"/>
                </w:rPr>
                <w:t>2-Most of the time</w:t>
              </w:r>
            </w:ins>
          </w:p>
          <w:p w14:paraId="0AAC8085" w14:textId="77777777" w:rsidR="00A3392E" w:rsidRDefault="00A3392E" w:rsidP="00015DCC">
            <w:pPr>
              <w:rPr>
                <w:ins w:id="97" w:author="Heather Huntington" w:date="2014-11-18T23:59:00Z"/>
                <w:rFonts w:ascii="Gill Sans MT" w:hAnsi="Gill Sans MT"/>
                <w:sz w:val="22"/>
                <w:szCs w:val="22"/>
              </w:rPr>
            </w:pPr>
            <w:ins w:id="98" w:author="Heather Huntington" w:date="2014-11-18T23:59:00Z">
              <w:r>
                <w:rPr>
                  <w:rFonts w:ascii="Gill Sans MT" w:hAnsi="Gill Sans MT"/>
                  <w:sz w:val="22"/>
                  <w:szCs w:val="22"/>
                </w:rPr>
                <w:t>3-Sometimes</w:t>
              </w:r>
            </w:ins>
          </w:p>
          <w:p w14:paraId="08F924A3" w14:textId="77777777" w:rsidR="00A3392E" w:rsidRDefault="00A3392E" w:rsidP="00015DCC">
            <w:pPr>
              <w:rPr>
                <w:ins w:id="99" w:author="Heather Huntington" w:date="2014-11-18T23:59:00Z"/>
                <w:rFonts w:ascii="Gill Sans MT" w:hAnsi="Gill Sans MT"/>
                <w:sz w:val="22"/>
                <w:szCs w:val="22"/>
              </w:rPr>
            </w:pPr>
            <w:ins w:id="100" w:author="Heather Huntington" w:date="2014-11-18T23:59:00Z">
              <w:r>
                <w:rPr>
                  <w:rFonts w:ascii="Gill Sans MT" w:hAnsi="Gill Sans MT"/>
                  <w:sz w:val="22"/>
                  <w:szCs w:val="22"/>
                </w:rPr>
                <w:t>4- Rarely</w:t>
              </w:r>
            </w:ins>
          </w:p>
          <w:p w14:paraId="544FBC8C" w14:textId="4FA6AC54" w:rsidR="00A3392E" w:rsidRDefault="00A3392E" w:rsidP="00015DCC">
            <w:pPr>
              <w:rPr>
                <w:ins w:id="101" w:author="Heather Huntington" w:date="2014-11-18T23:59:00Z"/>
                <w:rFonts w:ascii="Gill Sans MT" w:hAnsi="Gill Sans MT"/>
                <w:sz w:val="22"/>
                <w:szCs w:val="22"/>
              </w:rPr>
            </w:pPr>
            <w:ins w:id="102" w:author="Heather Huntington" w:date="2014-11-18T23:59:00Z">
              <w:r>
                <w:rPr>
                  <w:rFonts w:ascii="Gill Sans MT" w:hAnsi="Gill Sans MT"/>
                  <w:sz w:val="22"/>
                  <w:szCs w:val="22"/>
                </w:rPr>
                <w:t xml:space="preserve">5-Never </w:t>
              </w:r>
            </w:ins>
          </w:p>
          <w:p w14:paraId="26B13B23" w14:textId="78366310" w:rsidR="00A3392E" w:rsidRDefault="00A3392E" w:rsidP="00015DCC">
            <w:pPr>
              <w:rPr>
                <w:ins w:id="103" w:author="Heather Huntington" w:date="2014-11-18T23:57:00Z"/>
                <w:rFonts w:ascii="Gill Sans MT" w:hAnsi="Gill Sans MT"/>
                <w:sz w:val="22"/>
                <w:szCs w:val="22"/>
              </w:rPr>
            </w:pPr>
            <w:ins w:id="104" w:author="Heather Huntington" w:date="2014-11-18T23:59:00Z">
              <w:r>
                <w:rPr>
                  <w:rFonts w:ascii="Gill Sans MT" w:hAnsi="Gill Sans MT"/>
                  <w:sz w:val="22"/>
                  <w:szCs w:val="22"/>
                </w:rPr>
                <w:t xml:space="preserve">6-Permission is not required </w:t>
              </w:r>
            </w:ins>
          </w:p>
          <w:p w14:paraId="1A481BD6" w14:textId="77777777" w:rsidR="00A3392E" w:rsidRDefault="00A3392E" w:rsidP="00015DCC">
            <w:pPr>
              <w:rPr>
                <w:ins w:id="105" w:author="Heather Huntington" w:date="2014-11-18T23:57:00Z"/>
                <w:rFonts w:ascii="Gill Sans MT" w:hAnsi="Gill Sans MT"/>
                <w:sz w:val="22"/>
                <w:szCs w:val="22"/>
              </w:rPr>
            </w:pPr>
          </w:p>
          <w:p w14:paraId="30D7C75C" w14:textId="251B102C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From </w:t>
            </w:r>
            <w:commentRangeStart w:id="106"/>
            <w:r w:rsidRPr="00676B69">
              <w:rPr>
                <w:rFonts w:ascii="Gill Sans MT" w:hAnsi="Gill Sans MT"/>
                <w:sz w:val="22"/>
                <w:szCs w:val="22"/>
              </w:rPr>
              <w:t xml:space="preserve">whom </w:t>
            </w:r>
            <w:commentRangeEnd w:id="106"/>
            <w:r w:rsidR="00361A12">
              <w:rPr>
                <w:rStyle w:val="CommentReference"/>
                <w:rFonts w:eastAsiaTheme="minorHAnsi"/>
              </w:rPr>
              <w:commentReference w:id="106"/>
            </w:r>
            <w:r w:rsidRPr="00676B69">
              <w:rPr>
                <w:rFonts w:ascii="Gill Sans MT" w:hAnsi="Gill Sans MT"/>
                <w:sz w:val="22"/>
                <w:szCs w:val="22"/>
              </w:rPr>
              <w:t>do you request permission?</w:t>
            </w:r>
          </w:p>
          <w:p w14:paraId="42AF2FA5" w14:textId="482DF8DE" w:rsidR="00015DCC" w:rsidRDefault="00A3392E" w:rsidP="00015DCC">
            <w:pPr>
              <w:rPr>
                <w:ins w:id="107" w:author="Heather Huntington" w:date="2014-11-19T00:00:00Z"/>
                <w:rFonts w:ascii="Gill Sans MT" w:hAnsi="Gill Sans MT"/>
                <w:sz w:val="22"/>
                <w:szCs w:val="22"/>
              </w:rPr>
            </w:pPr>
            <w:ins w:id="108" w:author="Heather Huntington" w:date="2014-11-18T23:59:00Z">
              <w:r>
                <w:rPr>
                  <w:rFonts w:ascii="Gill Sans MT" w:hAnsi="Gill Sans MT"/>
                  <w:sz w:val="22"/>
                  <w:szCs w:val="22"/>
                </w:rPr>
                <w:t>1-</w:t>
              </w:r>
            </w:ins>
            <w:ins w:id="109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Headperson</w:t>
              </w:r>
            </w:ins>
          </w:p>
          <w:p w14:paraId="106FD0D2" w14:textId="77777777" w:rsidR="00A3392E" w:rsidRDefault="00A3392E" w:rsidP="00015DCC">
            <w:pPr>
              <w:rPr>
                <w:ins w:id="110" w:author="Heather Huntington" w:date="2014-11-19T00:00:00Z"/>
                <w:rFonts w:ascii="Gill Sans MT" w:hAnsi="Gill Sans MT"/>
                <w:sz w:val="22"/>
                <w:szCs w:val="22"/>
              </w:rPr>
            </w:pPr>
            <w:ins w:id="111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2-Chief</w:t>
              </w:r>
            </w:ins>
          </w:p>
          <w:p w14:paraId="2E36F143" w14:textId="77777777" w:rsidR="00A3392E" w:rsidRDefault="00A3392E" w:rsidP="00015DCC">
            <w:pPr>
              <w:rPr>
                <w:ins w:id="112" w:author="Heather Huntington" w:date="2014-11-19T00:00:00Z"/>
                <w:rFonts w:ascii="Gill Sans MT" w:hAnsi="Gill Sans MT"/>
                <w:sz w:val="22"/>
                <w:szCs w:val="22"/>
              </w:rPr>
            </w:pPr>
            <w:ins w:id="113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3-ZAWA official</w:t>
              </w:r>
            </w:ins>
          </w:p>
          <w:p w14:paraId="7F6F6D56" w14:textId="77777777" w:rsidR="00A3392E" w:rsidRDefault="00A3392E" w:rsidP="00015DCC">
            <w:pPr>
              <w:rPr>
                <w:ins w:id="114" w:author="Heather Huntington" w:date="2014-11-19T00:00:00Z"/>
                <w:rFonts w:ascii="Gill Sans MT" w:hAnsi="Gill Sans MT"/>
                <w:sz w:val="22"/>
                <w:szCs w:val="22"/>
              </w:rPr>
            </w:pPr>
            <w:ins w:id="115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4- LG official</w:t>
              </w:r>
            </w:ins>
          </w:p>
          <w:p w14:paraId="71AB41E2" w14:textId="77777777" w:rsidR="00A3392E" w:rsidRDefault="00A3392E" w:rsidP="00015DCC">
            <w:pPr>
              <w:rPr>
                <w:ins w:id="116" w:author="Heather Huntington" w:date="2014-11-19T00:00:00Z"/>
                <w:rFonts w:ascii="Gill Sans MT" w:hAnsi="Gill Sans MT"/>
                <w:sz w:val="22"/>
                <w:szCs w:val="22"/>
              </w:rPr>
            </w:pPr>
            <w:ins w:id="117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5-DFO official</w:t>
              </w:r>
            </w:ins>
          </w:p>
          <w:p w14:paraId="1BD144BE" w14:textId="677781CE" w:rsidR="00A3392E" w:rsidRDefault="00A3392E" w:rsidP="00015DCC">
            <w:pPr>
              <w:rPr>
                <w:ins w:id="118" w:author="Heather Huntington" w:date="2014-11-19T00:00:00Z"/>
                <w:rFonts w:ascii="Gill Sans MT" w:hAnsi="Gill Sans MT"/>
                <w:sz w:val="22"/>
                <w:szCs w:val="22"/>
              </w:rPr>
            </w:pPr>
            <w:ins w:id="119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6 – private landowners</w:t>
              </w:r>
            </w:ins>
          </w:p>
          <w:p w14:paraId="6EBB9E4A" w14:textId="55956AC6" w:rsidR="00A3392E" w:rsidRPr="00676B69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ins w:id="120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97 – Other; please specify</w:t>
              </w:r>
            </w:ins>
          </w:p>
          <w:p w14:paraId="55C3A103" w14:textId="77777777" w:rsidR="00015DCC" w:rsidRPr="00676B69" w:rsidDel="00A3392E" w:rsidRDefault="00015DCC" w:rsidP="00015DCC">
            <w:pPr>
              <w:rPr>
                <w:del w:id="121" w:author="Heather Huntington" w:date="2014-11-19T00:01:00Z"/>
                <w:rFonts w:ascii="Gill Sans MT" w:hAnsi="Gill Sans MT"/>
                <w:sz w:val="22"/>
                <w:szCs w:val="22"/>
              </w:rPr>
            </w:pPr>
          </w:p>
          <w:p w14:paraId="4D04C249" w14:textId="77777777" w:rsidR="00015DCC" w:rsidRPr="00676B69" w:rsidDel="00A3392E" w:rsidRDefault="00015DCC" w:rsidP="00015DCC">
            <w:pPr>
              <w:rPr>
                <w:del w:id="122" w:author="Heather Huntington" w:date="2014-11-19T00:01:00Z"/>
                <w:rFonts w:ascii="Gill Sans MT" w:hAnsi="Gill Sans MT"/>
                <w:sz w:val="22"/>
                <w:szCs w:val="22"/>
              </w:rPr>
            </w:pPr>
          </w:p>
          <w:p w14:paraId="4A9E4E53" w14:textId="77777777" w:rsidR="00015DCC" w:rsidRPr="00676B69" w:rsidDel="00A3392E" w:rsidRDefault="00015DCC" w:rsidP="00015DCC">
            <w:pPr>
              <w:rPr>
                <w:del w:id="123" w:author="Heather Huntington" w:date="2014-11-19T00:01:00Z"/>
                <w:rFonts w:ascii="Gill Sans MT" w:hAnsi="Gill Sans MT"/>
                <w:sz w:val="22"/>
                <w:szCs w:val="22"/>
              </w:rPr>
            </w:pPr>
          </w:p>
          <w:p w14:paraId="6107E9B1" w14:textId="77777777" w:rsidR="00015DCC" w:rsidRPr="00676B69" w:rsidDel="00A3392E" w:rsidRDefault="00015DCC" w:rsidP="005A2E20">
            <w:pPr>
              <w:rPr>
                <w:del w:id="124" w:author="Heather Huntington" w:date="2014-11-19T00:01:00Z"/>
                <w:rFonts w:ascii="Gill Sans MT" w:hAnsi="Gill Sans MT"/>
                <w:sz w:val="22"/>
                <w:szCs w:val="22"/>
              </w:rPr>
            </w:pPr>
          </w:p>
          <w:p w14:paraId="079D10E8" w14:textId="77777777" w:rsidR="00015DCC" w:rsidRPr="00676B69" w:rsidDel="00A3392E" w:rsidRDefault="00015DCC" w:rsidP="005A2E20">
            <w:pPr>
              <w:rPr>
                <w:del w:id="125" w:author="Heather Huntington" w:date="2014-11-19T00:01:00Z"/>
                <w:rFonts w:ascii="Gill Sans MT" w:hAnsi="Gill Sans MT"/>
                <w:sz w:val="22"/>
                <w:szCs w:val="22"/>
              </w:rPr>
            </w:pPr>
          </w:p>
          <w:p w14:paraId="55CB485A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720825D9" w14:textId="77777777" w:rsidR="00F35D3A" w:rsidRPr="00676B69" w:rsidRDefault="00F35D3A" w:rsidP="007C3C66">
      <w:pPr>
        <w:widowControl w:val="0"/>
        <w:autoSpaceDE w:val="0"/>
        <w:autoSpaceDN w:val="0"/>
        <w:adjustRightInd w:val="0"/>
        <w:rPr>
          <w:rFonts w:ascii="Gill Sans MT" w:hAnsi="Gill Sans MT" w:cs="Arial"/>
          <w:color w:val="1A1A1A"/>
          <w:sz w:val="22"/>
          <w:szCs w:val="22"/>
        </w:rPr>
      </w:pPr>
    </w:p>
    <w:p w14:paraId="5FD9CE85" w14:textId="77777777" w:rsidR="00015DCC" w:rsidRPr="00676B69" w:rsidRDefault="00015DCC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65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5345"/>
        <w:gridCol w:w="3655"/>
        <w:gridCol w:w="1440"/>
        <w:tblGridChange w:id="126">
          <w:tblGrid>
            <w:gridCol w:w="214"/>
            <w:gridCol w:w="5345"/>
            <w:gridCol w:w="3655"/>
            <w:gridCol w:w="1440"/>
          </w:tblGrid>
        </w:tblGridChange>
      </w:tblGrid>
      <w:tr w:rsidR="000D741D" w:rsidRPr="00676B69" w14:paraId="64AC1389" w14:textId="77777777" w:rsidTr="000D741D"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32E2883" w14:textId="7210387B" w:rsidR="000D741D" w:rsidRPr="00676B69" w:rsidRDefault="000D741D" w:rsidP="00B237C0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CD4EC6D" w14:textId="77777777" w:rsidR="000D741D" w:rsidRPr="00676B69" w:rsidRDefault="000D741D" w:rsidP="00B237C0">
            <w:pPr>
              <w:rPr>
                <w:rFonts w:ascii="Gill Sans MT" w:hAnsi="Gill Sans MT" w:cs="Arial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sz w:val="22"/>
                <w:szCs w:val="22"/>
              </w:rPr>
              <w:t>Are there any forests that your community used to access that your community is no longer allowed to access?</w:t>
            </w:r>
          </w:p>
          <w:p w14:paraId="4F7EEC56" w14:textId="21F66BB7" w:rsidR="000D741D" w:rsidRPr="00676B69" w:rsidRDefault="000D741D" w:rsidP="000D741D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i/>
                <w:sz w:val="22"/>
                <w:szCs w:val="22"/>
              </w:rPr>
              <w:t xml:space="preserve">If 0, skip to the next section </w:t>
            </w:r>
          </w:p>
        </w:tc>
        <w:tc>
          <w:tcPr>
            <w:tcW w:w="365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3D77CE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782A0E7F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1=Yes</w:t>
            </w:r>
            <w:r w:rsidRPr="00676B69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007B173A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0D36AD91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lastRenderedPageBreak/>
              <w:t>999=Prefer not to respond</w:t>
            </w: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AD4E93" w14:textId="77777777" w:rsidR="000D741D" w:rsidRPr="00676B69" w:rsidRDefault="000D741D" w:rsidP="00B237C0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lastRenderedPageBreak/>
              <w:t>(Code)</w:t>
            </w:r>
          </w:p>
        </w:tc>
      </w:tr>
      <w:tr w:rsidR="000D741D" w:rsidRPr="00676B69" w14:paraId="6463460B" w14:textId="77777777" w:rsidTr="000D741D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14" w:type="dxa"/>
            <w:tcBorders>
              <w:right w:val="single" w:sz="4" w:space="0" w:color="auto"/>
            </w:tcBorders>
          </w:tcPr>
          <w:p w14:paraId="387664D2" w14:textId="7353BBA5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345" w:type="dxa"/>
            <w:tcBorders>
              <w:left w:val="single" w:sz="4" w:space="0" w:color="auto"/>
              <w:right w:val="single" w:sz="18" w:space="0" w:color="000000"/>
            </w:tcBorders>
          </w:tcPr>
          <w:p w14:paraId="3106999E" w14:textId="77777777" w:rsidR="000D741D" w:rsidRPr="00676B69" w:rsidRDefault="000D741D" w:rsidP="00B237C0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What are the names of the forests where your community lost access? </w:t>
            </w:r>
          </w:p>
        </w:tc>
        <w:tc>
          <w:tcPr>
            <w:tcW w:w="509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400741" w14:textId="77777777" w:rsidR="000D741D" w:rsidRPr="00676B69" w:rsidRDefault="000D741D" w:rsidP="00B237C0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  <w:tr w:rsidR="000D741D" w:rsidRPr="00676B69" w14:paraId="2D0FB7C0" w14:textId="77777777" w:rsidTr="00A3392E">
        <w:tblPrEx>
          <w:tblW w:w="10654" w:type="dxa"/>
          <w:tblInd w:w="-5" w:type="dxa"/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29" w:type="dxa"/>
            <w:right w:w="29" w:type="dxa"/>
          </w:tblCellMar>
          <w:tblLook w:val="0000" w:firstRow="0" w:lastRow="0" w:firstColumn="0" w:lastColumn="0" w:noHBand="0" w:noVBand="0"/>
          <w:tblPrExChange w:id="127" w:author="Heather Huntington" w:date="2014-11-19T00:03:00Z">
            <w:tblPrEx>
              <w:tblW w:w="10654" w:type="dxa"/>
              <w:tblInd w:w="-5" w:type="dxa"/>
              <w:tblBorders>
                <w:top w:val="single" w:sz="4" w:space="0" w:color="000000"/>
                <w:left w:val="single" w:sz="4" w:space="0" w:color="auto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29" w:type="dxa"/>
                <w:right w:w="2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Height w:val="20"/>
          <w:trPrChange w:id="128" w:author="Heather Huntington" w:date="2014-11-19T00:03:00Z">
            <w:trPr>
              <w:trHeight w:val="20"/>
            </w:trPr>
          </w:trPrChange>
        </w:trPr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cPrChange w:id="129" w:author="Heather Huntington" w:date="2014-11-19T00:03:00Z">
              <w:tcPr>
                <w:tcW w:w="214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shd w:val="clear" w:color="auto" w:fill="D6E3BC" w:themeFill="accent3" w:themeFillTint="66"/>
              </w:tcPr>
            </w:tcPrChange>
          </w:tcPr>
          <w:p w14:paraId="4F82F062" w14:textId="6E52979C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  <w:tcPrChange w:id="130" w:author="Heather Huntington" w:date="2014-11-19T00:03:00Z">
              <w:tcPr>
                <w:tcW w:w="5345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18" w:space="0" w:color="000000"/>
                </w:tcBorders>
                <w:shd w:val="clear" w:color="auto" w:fill="D6E3BC" w:themeFill="accent3" w:themeFillTint="66"/>
              </w:tcPr>
            </w:tcPrChange>
          </w:tcPr>
          <w:p w14:paraId="3BD19489" w14:textId="77777777" w:rsidR="000D741D" w:rsidRDefault="000D741D" w:rsidP="00B237C0">
            <w:pPr>
              <w:rPr>
                <w:ins w:id="131" w:author="Heather Huntington" w:date="2014-11-19T00:02:00Z"/>
                <w:rFonts w:ascii="Gill Sans MT" w:hAnsi="Gill Sans MT" w:cs="Arial"/>
                <w:sz w:val="22"/>
                <w:szCs w:val="22"/>
              </w:rPr>
            </w:pPr>
            <w:commentRangeStart w:id="132"/>
            <w:commentRangeStart w:id="133"/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Why </w:t>
            </w:r>
            <w:commentRangeEnd w:id="132"/>
            <w:r w:rsidR="00361A12">
              <w:rPr>
                <w:rStyle w:val="CommentReference"/>
                <w:rFonts w:eastAsiaTheme="minorHAnsi"/>
              </w:rPr>
              <w:commentReference w:id="132"/>
            </w:r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did your community lose access? </w:t>
            </w:r>
            <w:commentRangeEnd w:id="133"/>
            <w:r w:rsidR="00A3392E">
              <w:rPr>
                <w:rStyle w:val="CommentReference"/>
                <w:rFonts w:eastAsiaTheme="minorHAnsi"/>
              </w:rPr>
              <w:commentReference w:id="133"/>
            </w:r>
          </w:p>
          <w:p w14:paraId="6D4CB804" w14:textId="723C2382" w:rsidR="00A3392E" w:rsidRPr="00676B69" w:rsidRDefault="00A3392E" w:rsidP="00B237C0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ins w:id="134" w:author="Heather Huntington" w:date="2014-11-19T00:02:00Z">
              <w:r>
                <w:rPr>
                  <w:rFonts w:ascii="Gill Sans MT" w:hAnsi="Gill Sans MT" w:cs="Arial"/>
                  <w:sz w:val="22"/>
                  <w:szCs w:val="22"/>
                </w:rPr>
                <w:t>PROBE and CODE</w:t>
              </w:r>
            </w:ins>
          </w:p>
        </w:tc>
        <w:tc>
          <w:tcPr>
            <w:tcW w:w="509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PrChange w:id="135" w:author="Heather Huntington" w:date="2014-11-19T00:03:00Z">
              <w:tcPr>
                <w:tcW w:w="5095" w:type="dxa"/>
                <w:gridSpan w:val="2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  <w:shd w:val="clear" w:color="auto" w:fill="D6E3BC" w:themeFill="accent3" w:themeFillTint="66"/>
              </w:tcPr>
            </w:tcPrChange>
          </w:tcPr>
          <w:p w14:paraId="058F0687" w14:textId="77777777" w:rsidR="000D741D" w:rsidRPr="00676B69" w:rsidRDefault="000D741D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  <w:p w14:paraId="5AFA219D" w14:textId="77777777" w:rsidR="000D741D" w:rsidRPr="00676B69" w:rsidRDefault="000D741D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  <w:p w14:paraId="48E86332" w14:textId="77777777" w:rsidR="000D741D" w:rsidRPr="00676B69" w:rsidRDefault="000D741D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  <w:p w14:paraId="333C582E" w14:textId="77777777" w:rsidR="000D741D" w:rsidRPr="00676B69" w:rsidRDefault="000D741D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</w:tr>
      <w:tr w:rsidR="000D741D" w:rsidRPr="00676B69" w14:paraId="3B3B6EA3" w14:textId="77777777" w:rsidTr="003E2FF5">
        <w:tblPrEx>
          <w:tblW w:w="10654" w:type="dxa"/>
          <w:tblInd w:w="-5" w:type="dxa"/>
          <w:tblLayout w:type="fixed"/>
          <w:tblCellMar>
            <w:left w:w="29" w:type="dxa"/>
            <w:right w:w="29" w:type="dxa"/>
          </w:tblCellMar>
          <w:tblLook w:val="0000" w:firstRow="0" w:lastRow="0" w:firstColumn="0" w:lastColumn="0" w:noHBand="0" w:noVBand="0"/>
          <w:tblPrExChange w:id="136" w:author="Heather Huntington" w:date="2014-11-19T00:06:00Z">
            <w:tblPrEx>
              <w:tblW w:w="10654" w:type="dxa"/>
              <w:tblInd w:w="-5" w:type="dxa"/>
              <w:tblLayout w:type="fixed"/>
              <w:tblCellMar>
                <w:left w:w="29" w:type="dxa"/>
                <w:right w:w="2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Height w:val="20"/>
          <w:trPrChange w:id="137" w:author="Heather Huntington" w:date="2014-11-19T00:06:00Z">
            <w:trPr>
              <w:trHeight w:val="20"/>
            </w:trPr>
          </w:trPrChange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PrChange w:id="138" w:author="Heather Huntington" w:date="2014-11-19T00:06:00Z">
              <w:tcPr>
                <w:tcW w:w="21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  <w:shd w:val="clear" w:color="auto" w:fill="D6E3BC" w:themeFill="accent3" w:themeFillTint="66"/>
              </w:tcPr>
            </w:tcPrChange>
          </w:tcPr>
          <w:p w14:paraId="4F090ED3" w14:textId="718F2073" w:rsidR="000D741D" w:rsidRPr="00676B69" w:rsidRDefault="000D741D" w:rsidP="00B237C0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tcPrChange w:id="139" w:author="Heather Huntington" w:date="2014-11-19T00:06:00Z">
              <w:tcPr>
                <w:tcW w:w="5345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</w:tcBorders>
                <w:shd w:val="clear" w:color="auto" w:fill="D6E3BC" w:themeFill="accent3" w:themeFillTint="66"/>
              </w:tcPr>
            </w:tcPrChange>
          </w:tcPr>
          <w:p w14:paraId="779B1BDE" w14:textId="77777777" w:rsidR="000D741D" w:rsidRDefault="000D741D" w:rsidP="00B237C0">
            <w:pPr>
              <w:rPr>
                <w:ins w:id="140" w:author="Heather Huntington" w:date="2014-11-19T00:03:00Z"/>
                <w:rFonts w:ascii="Gill Sans MT" w:hAnsi="Gill Sans MT" w:cs="Arial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sz w:val="22"/>
                <w:szCs w:val="22"/>
              </w:rPr>
              <w:t>Please describe the impact of lo</w:t>
            </w:r>
            <w:del w:id="141" w:author="usaiduser" w:date="2014-11-09T09:30:00Z">
              <w:r w:rsidRPr="00676B69" w:rsidDel="00361A12">
                <w:rPr>
                  <w:rFonts w:ascii="Gill Sans MT" w:hAnsi="Gill Sans MT" w:cs="Arial"/>
                  <w:sz w:val="22"/>
                  <w:szCs w:val="22"/>
                </w:rPr>
                <w:delText>o</w:delText>
              </w:r>
            </w:del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sing access on your community </w:t>
            </w:r>
          </w:p>
          <w:p w14:paraId="148914C1" w14:textId="77777777" w:rsidR="00A3392E" w:rsidRDefault="00A3392E" w:rsidP="00B237C0">
            <w:pPr>
              <w:rPr>
                <w:ins w:id="142" w:author="Heather Huntington" w:date="2014-11-19T00:03:00Z"/>
                <w:rFonts w:ascii="Gill Sans MT" w:hAnsi="Gill Sans MT" w:cs="Arial"/>
                <w:sz w:val="22"/>
                <w:szCs w:val="22"/>
              </w:rPr>
            </w:pPr>
            <w:ins w:id="143" w:author="Heather Huntington" w:date="2014-11-19T00:03:00Z">
              <w:r>
                <w:rPr>
                  <w:rFonts w:ascii="Gill Sans MT" w:hAnsi="Gill Sans MT" w:cs="Arial"/>
                  <w:sz w:val="22"/>
                  <w:szCs w:val="22"/>
                </w:rPr>
                <w:t>Select all that apply</w:t>
              </w:r>
            </w:ins>
          </w:p>
          <w:p w14:paraId="6612EB98" w14:textId="77777777" w:rsidR="00A3392E" w:rsidRDefault="00A3392E" w:rsidP="00B237C0">
            <w:pPr>
              <w:rPr>
                <w:ins w:id="144" w:author="Heather Huntington" w:date="2014-11-19T00:04:00Z"/>
                <w:rFonts w:ascii="Gill Sans MT" w:hAnsi="Gill Sans MT" w:cs="Arial"/>
                <w:sz w:val="22"/>
                <w:szCs w:val="22"/>
              </w:rPr>
            </w:pPr>
          </w:p>
          <w:p w14:paraId="7EE51B2E" w14:textId="4E6F6812" w:rsidR="00A3392E" w:rsidRPr="00A3392E" w:rsidRDefault="00A3392E" w:rsidP="00A3392E">
            <w:pPr>
              <w:pStyle w:val="ListParagraph"/>
              <w:numPr>
                <w:ilvl w:val="0"/>
                <w:numId w:val="13"/>
              </w:numPr>
              <w:rPr>
                <w:ins w:id="145" w:author="Heather Huntington" w:date="2014-11-19T00:04:00Z"/>
                <w:rFonts w:ascii="Gill Sans MT" w:hAnsi="Gill Sans MT" w:cs="Arial"/>
              </w:rPr>
            </w:pPr>
            <w:ins w:id="146" w:author="Heather Huntington" w:date="2014-11-19T00:04:00Z">
              <w:r w:rsidRPr="00A3392E">
                <w:rPr>
                  <w:rFonts w:ascii="Gill Sans MT" w:hAnsi="Gill Sans MT" w:cs="Arial"/>
                </w:rPr>
                <w:t>Started using other forests</w:t>
              </w:r>
            </w:ins>
          </w:p>
          <w:p w14:paraId="010787FE" w14:textId="77777777" w:rsidR="00A3392E" w:rsidRDefault="00A3392E" w:rsidP="00A3392E">
            <w:pPr>
              <w:pStyle w:val="ListParagraph"/>
              <w:numPr>
                <w:ilvl w:val="0"/>
                <w:numId w:val="13"/>
              </w:numPr>
              <w:rPr>
                <w:ins w:id="147" w:author="Heather Huntington" w:date="2014-11-19T00:04:00Z"/>
                <w:rFonts w:ascii="Gill Sans MT" w:eastAsia="Calibri" w:hAnsi="Gill Sans MT" w:cs="Times New Roman"/>
                <w:w w:val="105"/>
              </w:rPr>
            </w:pPr>
            <w:ins w:id="148" w:author="Heather Huntington" w:date="2014-11-19T00:04:00Z">
              <w:r>
                <w:rPr>
                  <w:rFonts w:ascii="Gill Sans MT" w:eastAsia="Calibri" w:hAnsi="Gill Sans MT" w:cs="Times New Roman"/>
                  <w:w w:val="105"/>
                </w:rPr>
                <w:t>Increased use of other forests</w:t>
              </w:r>
            </w:ins>
          </w:p>
          <w:p w14:paraId="22A32429" w14:textId="77777777" w:rsidR="00A3392E" w:rsidRDefault="003E2FF5" w:rsidP="00A3392E">
            <w:pPr>
              <w:pStyle w:val="ListParagraph"/>
              <w:numPr>
                <w:ilvl w:val="0"/>
                <w:numId w:val="13"/>
              </w:numPr>
              <w:rPr>
                <w:ins w:id="149" w:author="Heather Huntington" w:date="2014-11-19T00:05:00Z"/>
                <w:rFonts w:ascii="Gill Sans MT" w:eastAsia="Calibri" w:hAnsi="Gill Sans MT" w:cs="Times New Roman"/>
                <w:w w:val="105"/>
              </w:rPr>
            </w:pPr>
            <w:ins w:id="150" w:author="Heather Huntington" w:date="2014-11-19T00:04:00Z">
              <w:r>
                <w:rPr>
                  <w:rFonts w:ascii="Gill Sans MT" w:eastAsia="Calibri" w:hAnsi="Gill Sans MT" w:cs="Times New Roman"/>
                  <w:w w:val="105"/>
                </w:rPr>
                <w:t>Switch to alternative</w:t>
              </w:r>
              <w:r w:rsidR="00A3392E">
                <w:rPr>
                  <w:rFonts w:ascii="Gill Sans MT" w:eastAsia="Calibri" w:hAnsi="Gill Sans MT" w:cs="Times New Roman"/>
                  <w:w w:val="105"/>
                </w:rPr>
                <w:t xml:space="preserve"> livelihoods</w:t>
              </w:r>
            </w:ins>
          </w:p>
          <w:p w14:paraId="298A98D5" w14:textId="67AF1042" w:rsidR="003E2FF5" w:rsidRPr="00A3392E" w:rsidRDefault="003E2FF5" w:rsidP="00A3392E">
            <w:pPr>
              <w:pStyle w:val="ListParagraph"/>
              <w:numPr>
                <w:ilvl w:val="0"/>
                <w:numId w:val="13"/>
              </w:numPr>
              <w:rPr>
                <w:rFonts w:ascii="Gill Sans MT" w:eastAsia="Calibri" w:hAnsi="Gill Sans MT" w:cs="Times New Roman"/>
                <w:w w:val="105"/>
              </w:rPr>
            </w:pPr>
            <w:ins w:id="151" w:author="Heather Huntington" w:date="2014-11-19T00:05:00Z">
              <w:r>
                <w:rPr>
                  <w:rFonts w:ascii="Gill Sans MT" w:eastAsia="Calibri" w:hAnsi="Gill Sans MT" w:cs="Times New Roman"/>
                  <w:w w:val="105"/>
                </w:rPr>
                <w:t>Increased poverty</w:t>
              </w:r>
            </w:ins>
          </w:p>
        </w:tc>
        <w:tc>
          <w:tcPr>
            <w:tcW w:w="365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PrChange w:id="152" w:author="Heather Huntington" w:date="2014-11-19T00:06:00Z">
              <w:tcPr>
                <w:tcW w:w="3655" w:type="dxa"/>
                <w:tcBorders>
                  <w:top w:val="single" w:sz="4" w:space="0" w:color="000000"/>
                  <w:bottom w:val="single" w:sz="4" w:space="0" w:color="000000"/>
                  <w:right w:val="single" w:sz="18" w:space="0" w:color="000000"/>
                </w:tcBorders>
                <w:shd w:val="clear" w:color="auto" w:fill="D6E3BC" w:themeFill="accent3" w:themeFillTint="66"/>
              </w:tcPr>
            </w:tcPrChange>
          </w:tcPr>
          <w:p w14:paraId="4515F799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163242DE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213BFFFD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6C888B6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PrChange w:id="153" w:author="Heather Huntington" w:date="2014-11-19T00:06:00Z">
              <w:tcPr>
                <w:tcW w:w="1440" w:type="dxa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  <w:shd w:val="clear" w:color="auto" w:fill="D6E3BC" w:themeFill="accent3" w:themeFillTint="66"/>
              </w:tcPr>
            </w:tcPrChange>
          </w:tcPr>
          <w:p w14:paraId="0631B00C" w14:textId="77777777" w:rsidR="000D741D" w:rsidRPr="00676B69" w:rsidRDefault="000D741D" w:rsidP="00B237C0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commentRangeStart w:id="154"/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</w:t>
            </w:r>
            <w:commentRangeStart w:id="155"/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Code</w:t>
            </w:r>
            <w:commentRangeEnd w:id="155"/>
            <w:r w:rsidR="00361A12">
              <w:rPr>
                <w:rStyle w:val="CommentReference"/>
                <w:rFonts w:eastAsiaTheme="minorHAnsi"/>
              </w:rPr>
              <w:commentReference w:id="155"/>
            </w: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)</w:t>
            </w:r>
            <w:commentRangeEnd w:id="154"/>
            <w:r w:rsidR="003E2FF5">
              <w:rPr>
                <w:rStyle w:val="CommentReference"/>
                <w:rFonts w:eastAsiaTheme="minorHAnsi"/>
              </w:rPr>
              <w:commentReference w:id="154"/>
            </w:r>
          </w:p>
        </w:tc>
      </w:tr>
    </w:tbl>
    <w:p w14:paraId="48B04763" w14:textId="18F8B92C" w:rsidR="000D741D" w:rsidRPr="00676B69" w:rsidRDefault="000D741D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2C94126D" w14:textId="47939912" w:rsidR="0018352F" w:rsidRPr="00676B69" w:rsidRDefault="0018352F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04641E3C" w14:textId="77777777" w:rsidR="0018352F" w:rsidRPr="00676B69" w:rsidRDefault="0018352F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146DD14D" w14:textId="33BB3C13" w:rsidR="00E016D5" w:rsidRPr="00676B69" w:rsidRDefault="00772D7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FOREST CONDITION </w:t>
      </w:r>
    </w:p>
    <w:tbl>
      <w:tblPr>
        <w:tblStyle w:val="TableGrid"/>
        <w:tblW w:w="11970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4"/>
        <w:gridCol w:w="906"/>
        <w:gridCol w:w="1530"/>
        <w:gridCol w:w="1980"/>
        <w:gridCol w:w="1710"/>
        <w:gridCol w:w="1350"/>
        <w:gridCol w:w="1890"/>
        <w:gridCol w:w="1890"/>
      </w:tblGrid>
      <w:tr w:rsidR="0018352F" w:rsidRPr="00676B69" w14:paraId="3A51F0A2" w14:textId="77777777" w:rsidTr="0018352F">
        <w:trPr>
          <w:trHeight w:val="20"/>
        </w:trPr>
        <w:tc>
          <w:tcPr>
            <w:tcW w:w="714" w:type="dxa"/>
          </w:tcPr>
          <w:p w14:paraId="160A173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</w:p>
        </w:tc>
        <w:tc>
          <w:tcPr>
            <w:tcW w:w="906" w:type="dxa"/>
          </w:tcPr>
          <w:p w14:paraId="1C2912EA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6EC7597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E.20</w:t>
            </w:r>
          </w:p>
        </w:tc>
        <w:tc>
          <w:tcPr>
            <w:tcW w:w="1980" w:type="dxa"/>
          </w:tcPr>
          <w:p w14:paraId="70C149B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E.21</w:t>
            </w:r>
          </w:p>
        </w:tc>
        <w:tc>
          <w:tcPr>
            <w:tcW w:w="1710" w:type="dxa"/>
          </w:tcPr>
          <w:p w14:paraId="1A6B91C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E.23</w:t>
            </w:r>
          </w:p>
        </w:tc>
        <w:tc>
          <w:tcPr>
            <w:tcW w:w="1350" w:type="dxa"/>
          </w:tcPr>
          <w:p w14:paraId="2BC43AF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E.24</w:t>
            </w:r>
          </w:p>
        </w:tc>
        <w:tc>
          <w:tcPr>
            <w:tcW w:w="1890" w:type="dxa"/>
          </w:tcPr>
          <w:p w14:paraId="3EF67866" w14:textId="39608798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E.25</w:t>
            </w:r>
          </w:p>
        </w:tc>
        <w:tc>
          <w:tcPr>
            <w:tcW w:w="1890" w:type="dxa"/>
          </w:tcPr>
          <w:p w14:paraId="2215D325" w14:textId="7EE5EFE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</w:tc>
      </w:tr>
      <w:tr w:rsidR="0018352F" w:rsidRPr="00676B69" w14:paraId="6D97FADA" w14:textId="77777777" w:rsidTr="0018352F">
        <w:trPr>
          <w:trHeight w:val="20"/>
        </w:trPr>
        <w:tc>
          <w:tcPr>
            <w:tcW w:w="714" w:type="dxa"/>
          </w:tcPr>
          <w:p w14:paraId="7489478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Forest</w:t>
            </w:r>
          </w:p>
          <w:p w14:paraId="518AB7C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proofErr w:type="gramStart"/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code</w:t>
            </w:r>
            <w:proofErr w:type="gramEnd"/>
          </w:p>
        </w:tc>
        <w:tc>
          <w:tcPr>
            <w:tcW w:w="906" w:type="dxa"/>
          </w:tcPr>
          <w:p w14:paraId="51B81E2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Name of the forest</w:t>
            </w:r>
          </w:p>
        </w:tc>
        <w:tc>
          <w:tcPr>
            <w:tcW w:w="1530" w:type="dxa"/>
          </w:tcPr>
          <w:p w14:paraId="1F6ADE5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commentRangeStart w:id="156"/>
            <w:commentRangeStart w:id="157"/>
            <w:commentRangeStart w:id="158"/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In your view, how do you describe the overall condition of this forest?</w:t>
            </w:r>
            <w:commentRangeEnd w:id="156"/>
            <w:r w:rsidRPr="00676B69">
              <w:rPr>
                <w:rStyle w:val="CommentReference"/>
                <w:rFonts w:ascii="Gill Sans MT" w:hAnsi="Gill Sans MT"/>
                <w:sz w:val="22"/>
                <w:szCs w:val="22"/>
              </w:rPr>
              <w:commentReference w:id="156"/>
            </w:r>
            <w:commentRangeEnd w:id="157"/>
            <w:r w:rsidR="005807E0">
              <w:rPr>
                <w:rStyle w:val="CommentReference"/>
                <w:rFonts w:eastAsiaTheme="minorHAnsi"/>
              </w:rPr>
              <w:commentReference w:id="157"/>
            </w:r>
            <w:commentRangeEnd w:id="158"/>
            <w:r w:rsidR="003E2FF5">
              <w:rPr>
                <w:rStyle w:val="CommentReference"/>
                <w:rFonts w:eastAsiaTheme="minorHAnsi"/>
              </w:rPr>
              <w:commentReference w:id="158"/>
            </w:r>
          </w:p>
          <w:p w14:paraId="61DFC32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  <w:p w14:paraId="604FC24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1=Very Good</w:t>
            </w:r>
          </w:p>
          <w:p w14:paraId="6EDD26A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2=Good </w:t>
            </w:r>
          </w:p>
          <w:p w14:paraId="3522024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3=Neutral</w:t>
            </w:r>
          </w:p>
          <w:p w14:paraId="74BF588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4=Bad</w:t>
            </w:r>
          </w:p>
          <w:p w14:paraId="6BB520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5=Very Bad</w:t>
            </w:r>
          </w:p>
        </w:tc>
        <w:tc>
          <w:tcPr>
            <w:tcW w:w="1980" w:type="dxa"/>
          </w:tcPr>
          <w:p w14:paraId="1EB9CF9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In your own view, compared to 5 years ago, has the overall condition of the forest worsened or improved?</w:t>
            </w:r>
          </w:p>
          <w:p w14:paraId="595EAF7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  <w:p w14:paraId="207D9A75" w14:textId="0FE89D58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1=Significantly worse</w:t>
            </w:r>
          </w:p>
          <w:p w14:paraId="69E8FFA0" w14:textId="5DBE4064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2=A little worse</w:t>
            </w:r>
          </w:p>
          <w:p w14:paraId="0D9B3F84" w14:textId="66B6943B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3=Remained the same</w:t>
            </w:r>
          </w:p>
          <w:p w14:paraId="17E06999" w14:textId="07A8E6EC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4=Improved a little</w:t>
            </w:r>
          </w:p>
          <w:p w14:paraId="75AFAD12" w14:textId="6D6FF21E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5=Significantly improved</w:t>
            </w:r>
          </w:p>
          <w:p w14:paraId="173FC05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i/>
                <w:sz w:val="22"/>
                <w:szCs w:val="22"/>
              </w:rPr>
              <w:t>If 2, skip to E23</w:t>
            </w:r>
          </w:p>
        </w:tc>
        <w:tc>
          <w:tcPr>
            <w:tcW w:w="1710" w:type="dxa"/>
          </w:tcPr>
          <w:p w14:paraId="14DD027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During the last 5 years, has there been any change to the size/area of the forest? </w:t>
            </w:r>
          </w:p>
          <w:p w14:paraId="7DB519E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1=Increased greatly</w:t>
            </w:r>
          </w:p>
          <w:p w14:paraId="27AF780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2=Increased slightly</w:t>
            </w:r>
          </w:p>
          <w:p w14:paraId="119B842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3=Stayed the same</w:t>
            </w:r>
          </w:p>
          <w:p w14:paraId="1628773A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4=Decreased slightly</w:t>
            </w:r>
          </w:p>
          <w:p w14:paraId="2972970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5=Decreased greatly</w:t>
            </w:r>
          </w:p>
          <w:p w14:paraId="2C17DE4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AB7064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it’s increased or decreased, tell me why?</w:t>
            </w:r>
          </w:p>
          <w:p w14:paraId="7A0F691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C404744" w14:textId="08FACB5B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PROBE AND CODE</w:t>
            </w:r>
          </w:p>
          <w:p w14:paraId="4A78023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649876A8" w14:textId="5092FD9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i/>
                <w:sz w:val="22"/>
                <w:szCs w:val="22"/>
              </w:rPr>
              <w:t>Refer to codes below</w:t>
            </w:r>
          </w:p>
        </w:tc>
        <w:tc>
          <w:tcPr>
            <w:tcW w:w="1890" w:type="dxa"/>
          </w:tcPr>
          <w:p w14:paraId="473E9B3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During the last </w:t>
            </w:r>
            <w:commentRangeStart w:id="159"/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5</w:t>
            </w:r>
            <w:commentRangeEnd w:id="159"/>
            <w:r w:rsidR="00E67859">
              <w:rPr>
                <w:rStyle w:val="CommentReference"/>
                <w:rFonts w:eastAsiaTheme="minorHAnsi"/>
              </w:rPr>
              <w:commentReference w:id="159"/>
            </w: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 years, has there been any change in the thickness/amount of trees in the forest?</w:t>
            </w:r>
          </w:p>
          <w:p w14:paraId="47D4CA3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  <w:p w14:paraId="495EA64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1=Increased greatly</w:t>
            </w:r>
          </w:p>
          <w:p w14:paraId="4F1CD24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2=Increased slightly</w:t>
            </w:r>
          </w:p>
          <w:p w14:paraId="1FBB85E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3=Stayed the same</w:t>
            </w:r>
          </w:p>
          <w:p w14:paraId="780D74F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4=Decreased slightly</w:t>
            </w:r>
          </w:p>
          <w:p w14:paraId="10338D7F" w14:textId="374C22F5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5=Decreased greatly</w:t>
            </w:r>
          </w:p>
        </w:tc>
        <w:tc>
          <w:tcPr>
            <w:tcW w:w="1890" w:type="dxa"/>
          </w:tcPr>
          <w:p w14:paraId="6C0F38D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it’s increased or decreased, tell me why?</w:t>
            </w:r>
          </w:p>
          <w:p w14:paraId="2695B94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58F1445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PROBE AND CODE </w:t>
            </w:r>
          </w:p>
          <w:p w14:paraId="7878890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54D795BB" w14:textId="34EFF3CC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i/>
                <w:sz w:val="22"/>
                <w:szCs w:val="22"/>
              </w:rPr>
              <w:t>Refer to codes below</w:t>
            </w:r>
          </w:p>
        </w:tc>
      </w:tr>
      <w:tr w:rsidR="0018352F" w:rsidRPr="00676B69" w14:paraId="1E944306" w14:textId="77777777" w:rsidTr="0018352F">
        <w:trPr>
          <w:trHeight w:val="20"/>
        </w:trPr>
        <w:tc>
          <w:tcPr>
            <w:tcW w:w="714" w:type="dxa"/>
          </w:tcPr>
          <w:p w14:paraId="7A7F7347" w14:textId="3AD780E4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</w:p>
        </w:tc>
        <w:tc>
          <w:tcPr>
            <w:tcW w:w="906" w:type="dxa"/>
          </w:tcPr>
          <w:p w14:paraId="0676753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097A78C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A78F31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C2CFC4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4D6A9B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2539A5A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A3A030F" w14:textId="24C7EF72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7AD66D75" w14:textId="77777777" w:rsidTr="0018352F">
        <w:trPr>
          <w:trHeight w:val="20"/>
        </w:trPr>
        <w:tc>
          <w:tcPr>
            <w:tcW w:w="714" w:type="dxa"/>
          </w:tcPr>
          <w:p w14:paraId="38DBF84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</w:t>
            </w:r>
          </w:p>
        </w:tc>
        <w:tc>
          <w:tcPr>
            <w:tcW w:w="906" w:type="dxa"/>
          </w:tcPr>
          <w:p w14:paraId="69D1618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2096B9A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15C239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8A3C8F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E62986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B050CA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77DA959" w14:textId="2F93FAB0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6A4DF731" w14:textId="77777777" w:rsidTr="0018352F">
        <w:trPr>
          <w:trHeight w:val="20"/>
        </w:trPr>
        <w:tc>
          <w:tcPr>
            <w:tcW w:w="714" w:type="dxa"/>
          </w:tcPr>
          <w:p w14:paraId="0F320F3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2</w:t>
            </w:r>
          </w:p>
        </w:tc>
        <w:tc>
          <w:tcPr>
            <w:tcW w:w="906" w:type="dxa"/>
          </w:tcPr>
          <w:p w14:paraId="0E7DEE5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02E79F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20AEA0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2E187A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11EFCC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E42ADC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CD3F43E" w14:textId="6BC42169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43FD4ADF" w14:textId="77777777" w:rsidTr="0018352F">
        <w:trPr>
          <w:trHeight w:val="20"/>
        </w:trPr>
        <w:tc>
          <w:tcPr>
            <w:tcW w:w="714" w:type="dxa"/>
          </w:tcPr>
          <w:p w14:paraId="4C10F8A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906" w:type="dxa"/>
          </w:tcPr>
          <w:p w14:paraId="421F0C8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C319C2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6401B3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723149D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7EB7D1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B1CF57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02C065F" w14:textId="3F12B0F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7D6D854A" w14:textId="77777777" w:rsidTr="0018352F">
        <w:trPr>
          <w:trHeight w:val="20"/>
        </w:trPr>
        <w:tc>
          <w:tcPr>
            <w:tcW w:w="714" w:type="dxa"/>
          </w:tcPr>
          <w:p w14:paraId="672E171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906" w:type="dxa"/>
          </w:tcPr>
          <w:p w14:paraId="6E39A60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4A3230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182835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42D8C8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274630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238B30B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36087497" w14:textId="31018D01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46192981" w14:textId="77777777" w:rsidTr="0018352F">
        <w:trPr>
          <w:trHeight w:val="20"/>
        </w:trPr>
        <w:tc>
          <w:tcPr>
            <w:tcW w:w="714" w:type="dxa"/>
          </w:tcPr>
          <w:p w14:paraId="6D9F702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5</w:t>
            </w:r>
          </w:p>
        </w:tc>
        <w:tc>
          <w:tcPr>
            <w:tcW w:w="906" w:type="dxa"/>
          </w:tcPr>
          <w:p w14:paraId="189F57C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3F7104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83893B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464DA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C2C3D5A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C171D0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83A77F8" w14:textId="2DD9802D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05930D39" w14:textId="77777777" w:rsidTr="0018352F">
        <w:trPr>
          <w:trHeight w:val="20"/>
        </w:trPr>
        <w:tc>
          <w:tcPr>
            <w:tcW w:w="714" w:type="dxa"/>
          </w:tcPr>
          <w:p w14:paraId="4E5A0D7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6</w:t>
            </w:r>
          </w:p>
        </w:tc>
        <w:tc>
          <w:tcPr>
            <w:tcW w:w="906" w:type="dxa"/>
          </w:tcPr>
          <w:p w14:paraId="6FC41CC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5191944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8F23D6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08F5853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E03886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C82DD7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894F54A" w14:textId="6DC292B3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1414A264" w14:textId="77777777" w:rsidTr="0018352F">
        <w:trPr>
          <w:trHeight w:val="20"/>
        </w:trPr>
        <w:tc>
          <w:tcPr>
            <w:tcW w:w="714" w:type="dxa"/>
          </w:tcPr>
          <w:p w14:paraId="756F089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7</w:t>
            </w:r>
          </w:p>
        </w:tc>
        <w:tc>
          <w:tcPr>
            <w:tcW w:w="906" w:type="dxa"/>
          </w:tcPr>
          <w:p w14:paraId="3FA879B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D534A8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F60364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6D4923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3FA2E6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16C6CC9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FD3313B" w14:textId="237691D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317C1C99" w14:textId="77777777" w:rsidTr="0018352F">
        <w:trPr>
          <w:trHeight w:val="20"/>
        </w:trPr>
        <w:tc>
          <w:tcPr>
            <w:tcW w:w="714" w:type="dxa"/>
          </w:tcPr>
          <w:p w14:paraId="76A696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8</w:t>
            </w:r>
          </w:p>
        </w:tc>
        <w:tc>
          <w:tcPr>
            <w:tcW w:w="906" w:type="dxa"/>
          </w:tcPr>
          <w:p w14:paraId="6FF59F0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CE1CE9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DBF5FF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E88B45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D7AC88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3588CF6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A6B4D29" w14:textId="63A46A24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7B0E1A58" w14:textId="77777777" w:rsidTr="0018352F">
        <w:trPr>
          <w:trHeight w:val="20"/>
        </w:trPr>
        <w:tc>
          <w:tcPr>
            <w:tcW w:w="714" w:type="dxa"/>
          </w:tcPr>
          <w:p w14:paraId="0161F95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9</w:t>
            </w:r>
          </w:p>
        </w:tc>
        <w:tc>
          <w:tcPr>
            <w:tcW w:w="906" w:type="dxa"/>
          </w:tcPr>
          <w:p w14:paraId="26A75DB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7DC2160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9D4283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A01139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65A901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E0C594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1B573161" w14:textId="5C889015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13BC7677" w14:textId="77777777" w:rsidTr="0018352F">
        <w:trPr>
          <w:trHeight w:val="20"/>
        </w:trPr>
        <w:tc>
          <w:tcPr>
            <w:tcW w:w="714" w:type="dxa"/>
          </w:tcPr>
          <w:p w14:paraId="6715A67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10</w:t>
            </w:r>
          </w:p>
        </w:tc>
        <w:tc>
          <w:tcPr>
            <w:tcW w:w="906" w:type="dxa"/>
          </w:tcPr>
          <w:p w14:paraId="449F1C4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270CF13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68DA20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4284D6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92E676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4BAB9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4426F80" w14:textId="3ACA0F53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</w:tbl>
    <w:p w14:paraId="0ADE87BD" w14:textId="77777777" w:rsidR="0018352F" w:rsidRPr="00676B69" w:rsidRDefault="0018352F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189" w:tblpY="250"/>
        <w:tblW w:w="13176" w:type="dxa"/>
        <w:tblLook w:val="04A0" w:firstRow="1" w:lastRow="0" w:firstColumn="1" w:lastColumn="0" w:noHBand="0" w:noVBand="1"/>
      </w:tblPr>
      <w:tblGrid>
        <w:gridCol w:w="3294"/>
        <w:gridCol w:w="3294"/>
        <w:gridCol w:w="3294"/>
        <w:gridCol w:w="3294"/>
      </w:tblGrid>
      <w:tr w:rsidR="0018352F" w:rsidRPr="00676B69" w14:paraId="544E7553" w14:textId="77777777" w:rsidTr="0018352F">
        <w:tc>
          <w:tcPr>
            <w:tcW w:w="6588" w:type="dxa"/>
            <w:gridSpan w:val="2"/>
          </w:tcPr>
          <w:p w14:paraId="27878640" w14:textId="64C183F6" w:rsidR="0018352F" w:rsidRPr="00676B69" w:rsidRDefault="0018352F" w:rsidP="0018352F">
            <w:pPr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/>
                <w:b/>
                <w:sz w:val="22"/>
                <w:szCs w:val="22"/>
              </w:rPr>
              <w:t>105- Reasons for increase</w:t>
            </w:r>
            <w:r w:rsidR="00676B69" w:rsidRPr="00676B69">
              <w:rPr>
                <w:rFonts w:ascii="Gill Sans MT" w:hAnsi="Gill Sans MT"/>
                <w:b/>
                <w:sz w:val="22"/>
                <w:szCs w:val="22"/>
              </w:rPr>
              <w:t xml:space="preserve"> area/increase thickness</w:t>
            </w:r>
          </w:p>
        </w:tc>
        <w:tc>
          <w:tcPr>
            <w:tcW w:w="6588" w:type="dxa"/>
            <w:gridSpan w:val="2"/>
          </w:tcPr>
          <w:p w14:paraId="15360445" w14:textId="000F1F52" w:rsidR="0018352F" w:rsidRPr="00676B69" w:rsidRDefault="0018352F" w:rsidP="0018352F">
            <w:pPr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/>
                <w:b/>
                <w:sz w:val="22"/>
                <w:szCs w:val="22"/>
              </w:rPr>
              <w:t>106- Reasons for decrease</w:t>
            </w:r>
            <w:r w:rsidR="00676B69" w:rsidRPr="00676B69">
              <w:rPr>
                <w:rFonts w:ascii="Gill Sans MT" w:hAnsi="Gill Sans MT"/>
                <w:b/>
                <w:sz w:val="22"/>
                <w:szCs w:val="22"/>
              </w:rPr>
              <w:t xml:space="preserve"> area/ decrease thickness </w:t>
            </w:r>
          </w:p>
        </w:tc>
      </w:tr>
      <w:tr w:rsidR="0018352F" w:rsidRPr="00676B69" w14:paraId="324AC90B" w14:textId="77777777" w:rsidTr="0018352F">
        <w:tc>
          <w:tcPr>
            <w:tcW w:w="3294" w:type="dxa"/>
          </w:tcPr>
          <w:p w14:paraId="60F7DC13" w14:textId="1D930160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 land left to regenerate</w:t>
            </w:r>
          </w:p>
          <w:p w14:paraId="1FC2A676" w14:textId="2BA88EBD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 planting trees</w:t>
            </w:r>
          </w:p>
          <w:p w14:paraId="0978C361" w14:textId="7C78B618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 conservational activities/sustainable harvest practices</w:t>
            </w:r>
          </w:p>
          <w:p w14:paraId="78EC10CA" w14:textId="3DEEBF93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 reduced use from large-scale commercial users </w:t>
            </w:r>
          </w:p>
          <w:p w14:paraId="134D0A33" w14:textId="0B384E96" w:rsidR="0018352F" w:rsidRPr="00676B69" w:rsidRDefault="0018352F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5= reduced local/small scale commercial use </w:t>
            </w:r>
          </w:p>
        </w:tc>
        <w:tc>
          <w:tcPr>
            <w:tcW w:w="3294" w:type="dxa"/>
          </w:tcPr>
          <w:p w14:paraId="0D8D00E6" w14:textId="4170C328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</w:t>
            </w:r>
            <w:r w:rsidR="00676B69" w:rsidRPr="00676B69">
              <w:rPr>
                <w:rFonts w:ascii="Gill Sans MT" w:hAnsi="Gill Sans MT"/>
                <w:sz w:val="22"/>
                <w:szCs w:val="22"/>
              </w:rPr>
              <w:t>climate change (increase rainfall, change in temp)</w:t>
            </w:r>
          </w:p>
          <w:p w14:paraId="23731656" w14:textId="0341A0ED" w:rsidR="0018352F" w:rsidRPr="00676B69" w:rsidRDefault="00676B69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7=reduced</w:t>
            </w:r>
            <w:r w:rsidR="0018352F" w:rsidRPr="00676B69">
              <w:rPr>
                <w:rFonts w:ascii="Gill Sans MT" w:hAnsi="Gill Sans MT"/>
                <w:sz w:val="22"/>
                <w:szCs w:val="22"/>
              </w:rPr>
              <w:t xml:space="preserve"> roads/transport to the area</w:t>
            </w:r>
          </w:p>
          <w:p w14:paraId="0C11E79B" w14:textId="050A38FF" w:rsidR="00676B69" w:rsidRPr="00676B69" w:rsidRDefault="00676B69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8=reduced charcoal production</w:t>
            </w:r>
          </w:p>
          <w:p w14:paraId="25EED27E" w14:textId="51C3FE14" w:rsidR="00676B69" w:rsidRPr="00676B69" w:rsidRDefault="00676B69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9=reduced timber harvesting </w:t>
            </w:r>
          </w:p>
          <w:p w14:paraId="704568DF" w14:textId="330F0DDC" w:rsidR="00676B69" w:rsidRPr="00676B69" w:rsidRDefault="00676B69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10=Reduced fires</w:t>
            </w:r>
          </w:p>
          <w:p w14:paraId="303BDEFC" w14:textId="7C6FBEF1" w:rsidR="00676B69" w:rsidRPr="00676B69" w:rsidRDefault="00676B69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11=People from outside restricting access</w:t>
            </w:r>
          </w:p>
          <w:p w14:paraId="03E639B9" w14:textId="63DB3787" w:rsidR="00676B69" w:rsidRPr="00676B69" w:rsidRDefault="00676B69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12=State or local authorities restricting access</w:t>
            </w:r>
          </w:p>
          <w:p w14:paraId="32412F52" w14:textId="2820548D" w:rsidR="00676B69" w:rsidRPr="00676B69" w:rsidRDefault="00676B69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13=Customary/community restrictions on access </w:t>
            </w:r>
          </w:p>
          <w:p w14:paraId="09C130B6" w14:textId="084C9152" w:rsidR="00676B69" w:rsidRPr="00676B69" w:rsidRDefault="00676B69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14=Some other restriction in access, specify </w:t>
            </w:r>
          </w:p>
          <w:p w14:paraId="22AF0ABE" w14:textId="77777777" w:rsidR="00676B69" w:rsidRPr="00676B69" w:rsidRDefault="00676B69" w:rsidP="0018352F">
            <w:pPr>
              <w:rPr>
                <w:rFonts w:ascii="Gill Sans MT" w:hAnsi="Gill Sans MT"/>
                <w:sz w:val="22"/>
                <w:szCs w:val="22"/>
              </w:rPr>
            </w:pPr>
          </w:p>
          <w:p w14:paraId="112C9938" w14:textId="397D758D" w:rsidR="0018352F" w:rsidRPr="00676B69" w:rsidRDefault="00676B69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97=Other, </w:t>
            </w:r>
            <w:r w:rsidR="0018352F" w:rsidRPr="00676B69">
              <w:rPr>
                <w:rFonts w:ascii="Gill Sans MT" w:hAnsi="Gill Sans MT"/>
                <w:sz w:val="22"/>
                <w:szCs w:val="22"/>
              </w:rPr>
              <w:t xml:space="preserve">specify </w:t>
            </w:r>
          </w:p>
        </w:tc>
        <w:tc>
          <w:tcPr>
            <w:tcW w:w="3294" w:type="dxa"/>
          </w:tcPr>
          <w:p w14:paraId="76FEA0C1" w14:textId="1D1382BC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 small-scale clearing for agriculture</w:t>
            </w:r>
          </w:p>
          <w:p w14:paraId="2169FAC9" w14:textId="03E33620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 large-scale projects (plantations, new settlements, mining,</w:t>
            </w:r>
            <w:ins w:id="160" w:author="Rebecca Nicodemus" w:date="2014-11-10T16:30:00Z">
              <w:r w:rsidR="00E67859">
                <w:rPr>
                  <w:rFonts w:ascii="Gill Sans MT" w:hAnsi="Gill Sans MT"/>
                  <w:sz w:val="22"/>
                  <w:szCs w:val="22"/>
                </w:rPr>
                <w:t xml:space="preserve"> infrastructure,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 xml:space="preserve"> </w:t>
            </w:r>
            <w:proofErr w:type="spellStart"/>
            <w:r w:rsidRPr="00676B69">
              <w:rPr>
                <w:rFonts w:ascii="Gill Sans MT" w:hAnsi="Gill Sans MT"/>
                <w:sz w:val="22"/>
                <w:szCs w:val="22"/>
              </w:rPr>
              <w:t>etc</w:t>
            </w:r>
            <w:proofErr w:type="spellEnd"/>
            <w:r w:rsidRPr="00676B69">
              <w:rPr>
                <w:rFonts w:ascii="Gill Sans MT" w:hAnsi="Gill Sans MT"/>
                <w:sz w:val="22"/>
                <w:szCs w:val="22"/>
              </w:rPr>
              <w:t>)</w:t>
            </w:r>
          </w:p>
          <w:p w14:paraId="79C6AF6E" w14:textId="473309F5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</w:t>
            </w:r>
            <w:proofErr w:type="gramStart"/>
            <w:r w:rsidR="00676B69" w:rsidRPr="00676B69">
              <w:rPr>
                <w:rFonts w:ascii="Gill Sans MT" w:hAnsi="Gill Sans MT"/>
                <w:sz w:val="22"/>
                <w:szCs w:val="22"/>
              </w:rPr>
              <w:t xml:space="preserve">increased </w:t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charcoal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production</w:t>
            </w:r>
          </w:p>
          <w:p w14:paraId="56451AED" w14:textId="3D6CECE7" w:rsidR="0018352F" w:rsidRPr="00676B69" w:rsidRDefault="00676B69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4=increase</w:t>
            </w:r>
            <w:ins w:id="161" w:author="usaiduser" w:date="2014-11-09T09:31:00Z">
              <w:r w:rsidR="008E2386">
                <w:rPr>
                  <w:rFonts w:ascii="Gill Sans MT" w:hAnsi="Gill Sans MT"/>
                  <w:sz w:val="22"/>
                  <w:szCs w:val="22"/>
                </w:rPr>
                <w:t>d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 xml:space="preserve"> </w:t>
            </w:r>
            <w:r w:rsidR="0018352F" w:rsidRPr="00676B69">
              <w:rPr>
                <w:rFonts w:ascii="Gill Sans MT" w:hAnsi="Gill Sans MT"/>
                <w:sz w:val="22"/>
                <w:szCs w:val="22"/>
              </w:rPr>
              <w:t>timber harvesting</w:t>
            </w:r>
          </w:p>
          <w:p w14:paraId="3426DBA0" w14:textId="0F694820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</w:t>
            </w:r>
            <w:r w:rsidR="00676B69" w:rsidRPr="00676B69">
              <w:rPr>
                <w:rFonts w:ascii="Gill Sans MT" w:hAnsi="Gill Sans MT"/>
                <w:sz w:val="22"/>
                <w:szCs w:val="22"/>
              </w:rPr>
              <w:t>increase</w:t>
            </w:r>
            <w:ins w:id="162" w:author="usaiduser" w:date="2014-11-09T09:31:00Z">
              <w:r w:rsidR="008E2386">
                <w:rPr>
                  <w:rFonts w:ascii="Gill Sans MT" w:hAnsi="Gill Sans MT"/>
                  <w:sz w:val="22"/>
                  <w:szCs w:val="22"/>
                </w:rPr>
                <w:t>d</w:t>
              </w:r>
            </w:ins>
            <w:del w:id="163" w:author="usaiduser" w:date="2014-11-09T09:31:00Z">
              <w:r w:rsidR="00676B69" w:rsidRPr="00676B69" w:rsidDel="008E2386">
                <w:rPr>
                  <w:rFonts w:ascii="Gill Sans MT" w:hAnsi="Gill Sans MT"/>
                  <w:sz w:val="22"/>
                  <w:szCs w:val="22"/>
                </w:rPr>
                <w:delText xml:space="preserve"> </w:delText>
              </w:r>
            </w:del>
            <w:r w:rsidRPr="00676B69">
              <w:rPr>
                <w:rFonts w:ascii="Gill Sans MT" w:hAnsi="Gill Sans MT"/>
                <w:sz w:val="22"/>
                <w:szCs w:val="22"/>
              </w:rPr>
              <w:t xml:space="preserve"> brick burning </w:t>
            </w:r>
          </w:p>
          <w:p w14:paraId="51C467AF" w14:textId="6B50C831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 poor harvesting practices</w:t>
            </w:r>
          </w:p>
          <w:p w14:paraId="76CA8740" w14:textId="151D0301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7= bush burning </w:t>
            </w:r>
          </w:p>
          <w:p w14:paraId="52B3AAEB" w14:textId="77777777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294" w:type="dxa"/>
          </w:tcPr>
          <w:p w14:paraId="51B0DF33" w14:textId="1508F2F1" w:rsidR="0018352F" w:rsidRPr="00676B69" w:rsidRDefault="0018352F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8= natural disasters or pest</w:t>
            </w:r>
          </w:p>
          <w:p w14:paraId="496B3E88" w14:textId="3ADB9A3D" w:rsidR="0018352F" w:rsidRPr="00676B69" w:rsidRDefault="00676B69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97=Other reason,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 xml:space="preserve">specify </w:t>
            </w:r>
            <w:r w:rsidR="0018352F" w:rsidRPr="00676B69">
              <w:rPr>
                <w:rFonts w:ascii="Gill Sans MT" w:hAnsi="Gill Sans MT"/>
                <w:sz w:val="22"/>
                <w:szCs w:val="22"/>
              </w:rPr>
              <w:t xml:space="preserve"> </w:t>
            </w:r>
            <w:proofErr w:type="gramEnd"/>
          </w:p>
        </w:tc>
      </w:tr>
    </w:tbl>
    <w:p w14:paraId="4F96AB70" w14:textId="31D52E7F" w:rsidR="00440BA5" w:rsidRPr="00676B69" w:rsidRDefault="00440BA5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2CFA217F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"/>
        <w:tblW w:w="12240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40"/>
        <w:gridCol w:w="900"/>
        <w:gridCol w:w="1350"/>
        <w:gridCol w:w="1440"/>
        <w:gridCol w:w="720"/>
        <w:gridCol w:w="1260"/>
        <w:gridCol w:w="990"/>
        <w:gridCol w:w="990"/>
        <w:gridCol w:w="1440"/>
        <w:gridCol w:w="1440"/>
        <w:gridCol w:w="1170"/>
      </w:tblGrid>
      <w:tr w:rsidR="006F1D1A" w:rsidRPr="00676B69" w14:paraId="0097E0F7" w14:textId="77777777" w:rsidTr="006F1D1A">
        <w:trPr>
          <w:trHeight w:val="20"/>
        </w:trPr>
        <w:tc>
          <w:tcPr>
            <w:tcW w:w="540" w:type="dxa"/>
          </w:tcPr>
          <w:p w14:paraId="6E36AA20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14:paraId="4229873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E35DB2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E27</w:t>
            </w:r>
          </w:p>
        </w:tc>
        <w:tc>
          <w:tcPr>
            <w:tcW w:w="1440" w:type="dxa"/>
          </w:tcPr>
          <w:p w14:paraId="0324E5D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E28</w:t>
            </w:r>
          </w:p>
        </w:tc>
        <w:tc>
          <w:tcPr>
            <w:tcW w:w="720" w:type="dxa"/>
          </w:tcPr>
          <w:p w14:paraId="399178C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E29</w:t>
            </w:r>
          </w:p>
        </w:tc>
        <w:tc>
          <w:tcPr>
            <w:tcW w:w="1260" w:type="dxa"/>
          </w:tcPr>
          <w:p w14:paraId="1CD3AC8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E30</w:t>
            </w:r>
          </w:p>
        </w:tc>
        <w:tc>
          <w:tcPr>
            <w:tcW w:w="990" w:type="dxa"/>
          </w:tcPr>
          <w:p w14:paraId="7F8DE0D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E31</w:t>
            </w:r>
          </w:p>
        </w:tc>
        <w:tc>
          <w:tcPr>
            <w:tcW w:w="990" w:type="dxa"/>
          </w:tcPr>
          <w:p w14:paraId="00F8CF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E32</w:t>
            </w:r>
          </w:p>
        </w:tc>
        <w:tc>
          <w:tcPr>
            <w:tcW w:w="1440" w:type="dxa"/>
          </w:tcPr>
          <w:p w14:paraId="643F873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E33</w:t>
            </w:r>
          </w:p>
        </w:tc>
        <w:tc>
          <w:tcPr>
            <w:tcW w:w="1440" w:type="dxa"/>
          </w:tcPr>
          <w:p w14:paraId="7433939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E.34</w:t>
            </w:r>
          </w:p>
        </w:tc>
        <w:tc>
          <w:tcPr>
            <w:tcW w:w="1170" w:type="dxa"/>
          </w:tcPr>
          <w:p w14:paraId="79B1CCC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commentRangeStart w:id="164"/>
            <w:r w:rsidRPr="00676B69">
              <w:rPr>
                <w:rFonts w:ascii="Gill Sans MT" w:hAnsi="Gill Sans MT" w:cs="Times New Roman"/>
                <w:sz w:val="22"/>
                <w:szCs w:val="22"/>
              </w:rPr>
              <w:t>E.35</w:t>
            </w:r>
            <w:commentRangeEnd w:id="164"/>
            <w:r w:rsidR="003E2FF5">
              <w:rPr>
                <w:rStyle w:val="CommentReference"/>
                <w:rFonts w:eastAsiaTheme="minorHAnsi"/>
              </w:rPr>
              <w:commentReference w:id="164"/>
            </w:r>
          </w:p>
        </w:tc>
      </w:tr>
      <w:tr w:rsidR="006F1D1A" w:rsidRPr="00676B69" w14:paraId="3C3B59C0" w14:textId="77777777" w:rsidTr="006F1D1A">
        <w:trPr>
          <w:trHeight w:val="20"/>
        </w:trPr>
        <w:tc>
          <w:tcPr>
            <w:tcW w:w="540" w:type="dxa"/>
          </w:tcPr>
          <w:p w14:paraId="1212FEC7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proofErr w:type="gramStart"/>
            <w:r w:rsidRPr="00676B69">
              <w:rPr>
                <w:rFonts w:ascii="Gill Sans MT" w:hAnsi="Gill Sans MT"/>
                <w:b/>
                <w:sz w:val="22"/>
                <w:szCs w:val="22"/>
              </w:rPr>
              <w:t>code</w:t>
            </w:r>
            <w:proofErr w:type="gramEnd"/>
          </w:p>
        </w:tc>
        <w:tc>
          <w:tcPr>
            <w:tcW w:w="900" w:type="dxa"/>
          </w:tcPr>
          <w:p w14:paraId="7DC4E1B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Name of the forest</w:t>
            </w:r>
          </w:p>
        </w:tc>
        <w:tc>
          <w:tcPr>
            <w:tcW w:w="1350" w:type="dxa"/>
          </w:tcPr>
          <w:p w14:paraId="0514505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How often do you see people from your community here cutting more log/wood than they need and letting it rot/spoil</w:t>
            </w:r>
            <w:del w:id="165" w:author="usaiduser" w:date="2014-11-09T09:31:00Z">
              <w:r w:rsidRPr="00676B69" w:rsidDel="00542EE7">
                <w:rPr>
                  <w:rFonts w:ascii="Gill Sans MT" w:hAnsi="Gill Sans MT" w:cs="Times New Roman"/>
                  <w:sz w:val="22"/>
                  <w:szCs w:val="22"/>
                </w:rPr>
                <w:delText>ed</w:delText>
              </w:r>
            </w:del>
            <w:r w:rsidRPr="00676B69">
              <w:rPr>
                <w:rFonts w:ascii="Gill Sans MT" w:hAnsi="Gill Sans MT" w:cs="Times New Roman"/>
                <w:sz w:val="22"/>
                <w:szCs w:val="22"/>
              </w:rPr>
              <w:t>?</w:t>
            </w:r>
          </w:p>
          <w:p w14:paraId="775B2D9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7FF0C9B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1=Always</w:t>
            </w:r>
          </w:p>
          <w:p w14:paraId="5377D6A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2=Frequently</w:t>
            </w:r>
          </w:p>
          <w:p w14:paraId="3773E9F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3=Sometimes</w:t>
            </w:r>
          </w:p>
          <w:p w14:paraId="74E476C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4=Rarely</w:t>
            </w:r>
          </w:p>
          <w:p w14:paraId="7BACE73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5=Never</w:t>
            </w:r>
          </w:p>
        </w:tc>
        <w:tc>
          <w:tcPr>
            <w:tcW w:w="1440" w:type="dxa"/>
          </w:tcPr>
          <w:p w14:paraId="332FE54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Are there some kinds of trees that you used to see here 5 years ago that you no longer see?</w:t>
            </w:r>
          </w:p>
          <w:p w14:paraId="4F7ABD3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2B9AF3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0=No</w:t>
            </w:r>
          </w:p>
          <w:p w14:paraId="1883885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1=Yes</w:t>
            </w:r>
          </w:p>
          <w:p w14:paraId="0912C77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307A700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  <w:p w14:paraId="6429846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27CA446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i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i/>
                <w:sz w:val="22"/>
                <w:szCs w:val="22"/>
              </w:rPr>
              <w:t>If 0, skip to E30</w:t>
            </w:r>
          </w:p>
        </w:tc>
        <w:tc>
          <w:tcPr>
            <w:tcW w:w="720" w:type="dxa"/>
          </w:tcPr>
          <w:p w14:paraId="15AF187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If yes, can you list these </w:t>
            </w:r>
            <w:commentRangeStart w:id="166"/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types </w:t>
            </w:r>
            <w:commentRangeEnd w:id="166"/>
            <w:r w:rsidR="00542EE7">
              <w:rPr>
                <w:rStyle w:val="CommentReference"/>
                <w:rFonts w:eastAsiaTheme="minorHAnsi"/>
              </w:rPr>
              <w:commentReference w:id="166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of trees?</w:t>
            </w:r>
          </w:p>
        </w:tc>
        <w:tc>
          <w:tcPr>
            <w:tcW w:w="1260" w:type="dxa"/>
          </w:tcPr>
          <w:p w14:paraId="794A0FB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Are there some types of trees that you see in this forest that you did not see 5 years ago?</w:t>
            </w:r>
          </w:p>
          <w:p w14:paraId="2949460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7B0F777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0=No</w:t>
            </w:r>
          </w:p>
          <w:p w14:paraId="1B68028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1=Yes</w:t>
            </w:r>
          </w:p>
          <w:p w14:paraId="0035C24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296B9B8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</w:tcPr>
          <w:p w14:paraId="203958B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Are there new types of trees that are growing?</w:t>
            </w:r>
          </w:p>
          <w:p w14:paraId="530C425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=</w:t>
            </w:r>
          </w:p>
          <w:p w14:paraId="1859B46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4469F6F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0=No</w:t>
            </w:r>
          </w:p>
          <w:p w14:paraId="3033E94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1=Yes</w:t>
            </w:r>
          </w:p>
          <w:p w14:paraId="5289EFB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10BDF0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</w:tcPr>
          <w:p w14:paraId="61C276D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If yes, can you list these </w:t>
            </w:r>
            <w:commentRangeStart w:id="167"/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types </w:t>
            </w:r>
            <w:commentRangeEnd w:id="167"/>
            <w:r w:rsidR="00542EE7">
              <w:rPr>
                <w:rStyle w:val="CommentReference"/>
                <w:rFonts w:eastAsiaTheme="minorHAnsi"/>
              </w:rPr>
              <w:commentReference w:id="167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of trees?</w:t>
            </w:r>
          </w:p>
        </w:tc>
        <w:tc>
          <w:tcPr>
            <w:tcW w:w="1440" w:type="dxa"/>
          </w:tcPr>
          <w:p w14:paraId="7C54F3B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In your view, during the past 5 years, have the number of wildlife in this forest?</w:t>
            </w:r>
          </w:p>
          <w:p w14:paraId="62175BE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52D4FE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1=Increased greatly</w:t>
            </w:r>
          </w:p>
          <w:p w14:paraId="265F70D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2=Increased slightly</w:t>
            </w:r>
          </w:p>
          <w:p w14:paraId="3677CD3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3=Stayed the same</w:t>
            </w:r>
          </w:p>
          <w:p w14:paraId="2D0918F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4=Decreased slightly</w:t>
            </w:r>
          </w:p>
          <w:p w14:paraId="510F8EF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5=Decreased greatly</w:t>
            </w:r>
          </w:p>
        </w:tc>
        <w:tc>
          <w:tcPr>
            <w:tcW w:w="1440" w:type="dxa"/>
          </w:tcPr>
          <w:p w14:paraId="5CECDF1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Are there some </w:t>
            </w:r>
            <w:commentRangeStart w:id="168"/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kinds </w:t>
            </w:r>
            <w:commentRangeEnd w:id="168"/>
            <w:r w:rsidR="00A124D8">
              <w:rPr>
                <w:rStyle w:val="CommentReference"/>
                <w:rFonts w:eastAsiaTheme="minorHAnsi"/>
              </w:rPr>
              <w:commentReference w:id="168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of animals that you see in this forest that you did not see 5 years ago?</w:t>
            </w:r>
          </w:p>
        </w:tc>
        <w:tc>
          <w:tcPr>
            <w:tcW w:w="1170" w:type="dxa"/>
          </w:tcPr>
          <w:p w14:paraId="0637602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yes, can you list these types of animals?</w:t>
            </w:r>
          </w:p>
        </w:tc>
      </w:tr>
      <w:tr w:rsidR="006F1D1A" w:rsidRPr="00676B69" w14:paraId="45CB04AA" w14:textId="77777777" w:rsidTr="006F1D1A">
        <w:trPr>
          <w:trHeight w:val="20"/>
        </w:trPr>
        <w:tc>
          <w:tcPr>
            <w:tcW w:w="540" w:type="dxa"/>
          </w:tcPr>
          <w:p w14:paraId="4BEEFEC7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14:paraId="2AB104F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41753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DED962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4EA5292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128D42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65F8FD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1B1F1E3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3D7641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927E26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A267D8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1445916" w14:textId="77777777" w:rsidTr="006F1D1A">
        <w:trPr>
          <w:trHeight w:val="20"/>
        </w:trPr>
        <w:tc>
          <w:tcPr>
            <w:tcW w:w="540" w:type="dxa"/>
          </w:tcPr>
          <w:p w14:paraId="187EB59E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500A294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0DEF33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42678E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2F9E90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86E602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D6C90F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5903274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907BCA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8DDC41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EB8634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2CF798F" w14:textId="77777777" w:rsidTr="006F1D1A">
        <w:trPr>
          <w:trHeight w:val="20"/>
        </w:trPr>
        <w:tc>
          <w:tcPr>
            <w:tcW w:w="540" w:type="dxa"/>
          </w:tcPr>
          <w:p w14:paraId="761A7968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2</w:t>
            </w:r>
          </w:p>
        </w:tc>
        <w:tc>
          <w:tcPr>
            <w:tcW w:w="900" w:type="dxa"/>
          </w:tcPr>
          <w:p w14:paraId="70B0718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BFF634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F8FF5D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60D7975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9D5DB1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2C41FBA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7A61409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FF8B14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2B606E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C32929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3369F25B" w14:textId="77777777" w:rsidTr="006F1D1A">
        <w:trPr>
          <w:trHeight w:val="20"/>
        </w:trPr>
        <w:tc>
          <w:tcPr>
            <w:tcW w:w="540" w:type="dxa"/>
          </w:tcPr>
          <w:p w14:paraId="4C775F68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900" w:type="dxa"/>
          </w:tcPr>
          <w:p w14:paraId="1A93E74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71D82F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235F93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6BA6E21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C3C52C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3140F66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2439EAB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CED6C4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B5EDF4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21A9066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39E4B43" w14:textId="77777777" w:rsidTr="006F1D1A">
        <w:trPr>
          <w:trHeight w:val="20"/>
        </w:trPr>
        <w:tc>
          <w:tcPr>
            <w:tcW w:w="540" w:type="dxa"/>
          </w:tcPr>
          <w:p w14:paraId="02835AC3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900" w:type="dxa"/>
          </w:tcPr>
          <w:p w14:paraId="043DAC2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D03232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C69443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3D6BACF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6D7E45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35F983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55EB80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DC642F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A043C4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F891FE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37C5BC92" w14:textId="77777777" w:rsidTr="006F1D1A">
        <w:trPr>
          <w:trHeight w:val="20"/>
        </w:trPr>
        <w:tc>
          <w:tcPr>
            <w:tcW w:w="540" w:type="dxa"/>
          </w:tcPr>
          <w:p w14:paraId="0ABA1F10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5</w:t>
            </w:r>
          </w:p>
        </w:tc>
        <w:tc>
          <w:tcPr>
            <w:tcW w:w="900" w:type="dxa"/>
          </w:tcPr>
          <w:p w14:paraId="2146547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224620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8D0A05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26A443F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6CFEEB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72068F3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0B21B6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BD2558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F28C3D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9EEB8B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3609EDC" w14:textId="77777777" w:rsidTr="006F1D1A">
        <w:trPr>
          <w:trHeight w:val="20"/>
        </w:trPr>
        <w:tc>
          <w:tcPr>
            <w:tcW w:w="540" w:type="dxa"/>
          </w:tcPr>
          <w:p w14:paraId="37DFF07A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6</w:t>
            </w:r>
          </w:p>
        </w:tc>
        <w:tc>
          <w:tcPr>
            <w:tcW w:w="900" w:type="dxa"/>
          </w:tcPr>
          <w:p w14:paraId="25193E1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46F633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03E795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7C2E81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B4D6A4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3F3160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5FA134D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6758A6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64A766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1ACBB4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3434C92" w14:textId="77777777" w:rsidTr="006F1D1A">
        <w:trPr>
          <w:trHeight w:val="20"/>
        </w:trPr>
        <w:tc>
          <w:tcPr>
            <w:tcW w:w="540" w:type="dxa"/>
          </w:tcPr>
          <w:p w14:paraId="4CBB28ED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7</w:t>
            </w:r>
          </w:p>
        </w:tc>
        <w:tc>
          <w:tcPr>
            <w:tcW w:w="900" w:type="dxa"/>
          </w:tcPr>
          <w:p w14:paraId="431DDF1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C0565A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618A24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1A15B6F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E19C8C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E391F7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079CF0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C0850D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611B69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095F76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1A29CFBB" w14:textId="77777777" w:rsidTr="006F1D1A">
        <w:trPr>
          <w:trHeight w:val="20"/>
        </w:trPr>
        <w:tc>
          <w:tcPr>
            <w:tcW w:w="540" w:type="dxa"/>
          </w:tcPr>
          <w:p w14:paraId="07DD583B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8</w:t>
            </w:r>
          </w:p>
        </w:tc>
        <w:tc>
          <w:tcPr>
            <w:tcW w:w="900" w:type="dxa"/>
          </w:tcPr>
          <w:p w14:paraId="518E851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39452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C3059A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75EBE80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631539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5D61D6F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D81E58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B50482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1ED22F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164126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73162EE" w14:textId="77777777" w:rsidTr="006F1D1A">
        <w:trPr>
          <w:trHeight w:val="20"/>
        </w:trPr>
        <w:tc>
          <w:tcPr>
            <w:tcW w:w="540" w:type="dxa"/>
          </w:tcPr>
          <w:p w14:paraId="511308E2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9</w:t>
            </w:r>
          </w:p>
        </w:tc>
        <w:tc>
          <w:tcPr>
            <w:tcW w:w="900" w:type="dxa"/>
          </w:tcPr>
          <w:p w14:paraId="624898A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615DEC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00FEEB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5E453FA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1A73EA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281BA93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836A7C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3D025A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340A09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15E0B6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9C63912" w14:textId="77777777" w:rsidTr="006F1D1A">
        <w:trPr>
          <w:trHeight w:val="20"/>
        </w:trPr>
        <w:tc>
          <w:tcPr>
            <w:tcW w:w="540" w:type="dxa"/>
          </w:tcPr>
          <w:p w14:paraId="6CAD40D7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10</w:t>
            </w:r>
          </w:p>
        </w:tc>
        <w:tc>
          <w:tcPr>
            <w:tcW w:w="900" w:type="dxa"/>
          </w:tcPr>
          <w:p w14:paraId="4D9D660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A5FE00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B21487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6E545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4AA5A5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36596C5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1F9E152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E9F5BC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291BC5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BF3FD0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</w:tbl>
    <w:p w14:paraId="5994923E" w14:textId="77777777" w:rsidR="00772D7A" w:rsidRPr="00676B69" w:rsidRDefault="00772D7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54032042" w14:textId="77777777" w:rsidR="00E016D5" w:rsidRPr="00676B69" w:rsidRDefault="00E016D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16F9610A" w14:textId="77777777" w:rsidR="00E016D5" w:rsidRPr="00676B69" w:rsidRDefault="00E016D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80C8709" w14:textId="77777777" w:rsidR="00E016D5" w:rsidRPr="00676B69" w:rsidRDefault="00E016D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"/>
        <w:tblW w:w="10710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30"/>
        <w:gridCol w:w="1080"/>
        <w:gridCol w:w="1710"/>
        <w:gridCol w:w="1260"/>
        <w:gridCol w:w="1350"/>
        <w:gridCol w:w="2340"/>
        <w:gridCol w:w="1080"/>
        <w:gridCol w:w="1260"/>
      </w:tblGrid>
      <w:tr w:rsidR="006F1D1A" w:rsidRPr="00676B69" w14:paraId="647E02B9" w14:textId="66D06590" w:rsidTr="006F1D1A">
        <w:trPr>
          <w:trHeight w:val="20"/>
        </w:trPr>
        <w:tc>
          <w:tcPr>
            <w:tcW w:w="630" w:type="dxa"/>
          </w:tcPr>
          <w:p w14:paraId="63EFF66A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14:paraId="07CD27D6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258E8E5" w14:textId="0A7B761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E.39</w:t>
            </w:r>
          </w:p>
        </w:tc>
        <w:tc>
          <w:tcPr>
            <w:tcW w:w="1260" w:type="dxa"/>
          </w:tcPr>
          <w:p w14:paraId="67EB61F2" w14:textId="3D6E0C00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commentRangeStart w:id="169"/>
            <w:r w:rsidRPr="00676B69">
              <w:rPr>
                <w:rFonts w:ascii="Gill Sans MT" w:hAnsi="Gill Sans MT" w:cs="Times New Roman"/>
                <w:sz w:val="22"/>
                <w:szCs w:val="22"/>
              </w:rPr>
              <w:t>E.40</w:t>
            </w:r>
          </w:p>
        </w:tc>
        <w:tc>
          <w:tcPr>
            <w:tcW w:w="1350" w:type="dxa"/>
          </w:tcPr>
          <w:p w14:paraId="4C196910" w14:textId="41CF25F4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E.41</w:t>
            </w:r>
            <w:commentRangeEnd w:id="169"/>
            <w:r w:rsidR="003E2FF5">
              <w:rPr>
                <w:rStyle w:val="CommentReference"/>
                <w:rFonts w:eastAsiaTheme="minorHAnsi"/>
              </w:rPr>
              <w:commentReference w:id="169"/>
            </w:r>
          </w:p>
        </w:tc>
        <w:tc>
          <w:tcPr>
            <w:tcW w:w="2340" w:type="dxa"/>
          </w:tcPr>
          <w:p w14:paraId="63D53CAC" w14:textId="29DD0D5B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68579E4" w14:textId="4E5EE752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9A1C66A" w14:textId="5057AB99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7D180EC6" w14:textId="5E45BF40" w:rsidTr="006F1D1A">
        <w:trPr>
          <w:trHeight w:val="20"/>
        </w:trPr>
        <w:tc>
          <w:tcPr>
            <w:tcW w:w="630" w:type="dxa"/>
          </w:tcPr>
          <w:p w14:paraId="513B6612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proofErr w:type="gramStart"/>
            <w:r w:rsidRPr="00676B69">
              <w:rPr>
                <w:rFonts w:ascii="Gill Sans MT" w:hAnsi="Gill Sans MT"/>
                <w:b/>
                <w:sz w:val="22"/>
                <w:szCs w:val="22"/>
              </w:rPr>
              <w:t>code</w:t>
            </w:r>
            <w:proofErr w:type="gramEnd"/>
          </w:p>
        </w:tc>
        <w:tc>
          <w:tcPr>
            <w:tcW w:w="1080" w:type="dxa"/>
          </w:tcPr>
          <w:p w14:paraId="6EC7ABD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Name of the forest</w:t>
            </w:r>
          </w:p>
        </w:tc>
        <w:tc>
          <w:tcPr>
            <w:tcW w:w="1710" w:type="dxa"/>
          </w:tcPr>
          <w:p w14:paraId="42EFE63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Have there been any restrictions on your community’s access to this forest?</w:t>
            </w:r>
          </w:p>
          <w:p w14:paraId="085EDCD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A4BD5D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1=No</w:t>
            </w:r>
          </w:p>
          <w:p w14:paraId="0A566A0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2=Yes</w:t>
            </w:r>
            <w:r w:rsidRPr="00676B69" w:rsidDel="00226116">
              <w:rPr>
                <w:rFonts w:ascii="Gill Sans MT" w:hAnsi="Gill Sans MT" w:cs="Times New Roman"/>
                <w:sz w:val="22"/>
                <w:szCs w:val="22"/>
              </w:rPr>
              <w:t xml:space="preserve"> </w:t>
            </w:r>
          </w:p>
          <w:p w14:paraId="302D48E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0F454C87" w14:textId="5451D97F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260" w:type="dxa"/>
          </w:tcPr>
          <w:p w14:paraId="05BC2F49" w14:textId="77777777" w:rsidR="006F1D1A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170" w:author="Heather Huntington" w:date="2014-11-19T00:09:00Z"/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By </w:t>
            </w:r>
            <w:commentRangeStart w:id="171"/>
            <w:r w:rsidRPr="00676B69">
              <w:rPr>
                <w:rFonts w:ascii="Gill Sans MT" w:hAnsi="Gill Sans MT" w:cs="Times New Roman"/>
                <w:sz w:val="22"/>
                <w:szCs w:val="22"/>
              </w:rPr>
              <w:t>whom</w:t>
            </w:r>
            <w:commentRangeEnd w:id="171"/>
            <w:r w:rsidR="0075354F">
              <w:rPr>
                <w:rStyle w:val="CommentReference"/>
                <w:rFonts w:eastAsiaTheme="minorHAnsi"/>
              </w:rPr>
              <w:commentReference w:id="171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?</w:t>
            </w:r>
          </w:p>
          <w:p w14:paraId="7095A018" w14:textId="1F6EA3F7" w:rsidR="003E2FF5" w:rsidRPr="00676B69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proofErr w:type="spellStart"/>
            <w:ins w:id="172" w:author="Heather Huntington" w:date="2014-11-19T00:09:00Z">
              <w:r>
                <w:rPr>
                  <w:rFonts w:ascii="Gill Sans MT" w:hAnsi="Gill Sans MT" w:cs="Times New Roman"/>
                  <w:sz w:val="22"/>
                  <w:szCs w:val="22"/>
                </w:rPr>
                <w:t>Prode</w:t>
              </w:r>
              <w:proofErr w:type="spellEnd"/>
              <w:r>
                <w:rPr>
                  <w:rFonts w:ascii="Gill Sans MT" w:hAnsi="Gill Sans MT" w:cs="Times New Roman"/>
                  <w:sz w:val="22"/>
                  <w:szCs w:val="22"/>
                </w:rPr>
                <w:t xml:space="preserve"> and code</w:t>
              </w:r>
            </w:ins>
          </w:p>
        </w:tc>
        <w:tc>
          <w:tcPr>
            <w:tcW w:w="1350" w:type="dxa"/>
          </w:tcPr>
          <w:p w14:paraId="72950728" w14:textId="77777777" w:rsidR="006F1D1A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173" w:author="Heather Huntington" w:date="2014-11-19T00:09:00Z"/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For what </w:t>
            </w:r>
            <w:commentRangeStart w:id="174"/>
            <w:r w:rsidRPr="00676B69">
              <w:rPr>
                <w:rFonts w:ascii="Gill Sans MT" w:hAnsi="Gill Sans MT" w:cs="Times New Roman"/>
                <w:sz w:val="22"/>
                <w:szCs w:val="22"/>
              </w:rPr>
              <w:t>reason</w:t>
            </w:r>
            <w:commentRangeEnd w:id="174"/>
            <w:r w:rsidR="0075354F">
              <w:rPr>
                <w:rStyle w:val="CommentReference"/>
                <w:rFonts w:eastAsiaTheme="minorHAnsi"/>
              </w:rPr>
              <w:commentReference w:id="174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?  </w:t>
            </w:r>
          </w:p>
          <w:p w14:paraId="372BBCBE" w14:textId="7E60AAE1" w:rsidR="003E2FF5" w:rsidRPr="00676B69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ins w:id="175" w:author="Heather Huntington" w:date="2014-11-19T00:09:00Z">
              <w:r>
                <w:rPr>
                  <w:rFonts w:ascii="Gill Sans MT" w:hAnsi="Gill Sans MT" w:cs="Times New Roman"/>
                  <w:sz w:val="22"/>
                  <w:szCs w:val="22"/>
                </w:rPr>
                <w:t xml:space="preserve">Probe and code </w:t>
              </w:r>
            </w:ins>
          </w:p>
        </w:tc>
        <w:tc>
          <w:tcPr>
            <w:tcW w:w="2340" w:type="dxa"/>
          </w:tcPr>
          <w:p w14:paraId="704590E0" w14:textId="77777777" w:rsidR="006F1D1A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176" w:author="Heather Huntington" w:date="2014-11-19T00:08:00Z"/>
                <w:rFonts w:ascii="Gill Sans MT" w:hAnsi="Gill Sans MT" w:cs="TimesNewRomanPSMT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 xml:space="preserve">In the past three years, have access restrictions on this forest prompted members of your community to increase the harvesting of forest products from other </w:t>
            </w:r>
            <w:commentRangeStart w:id="177"/>
            <w:r w:rsidRPr="00676B69">
              <w:rPr>
                <w:rFonts w:ascii="Gill Sans MT" w:hAnsi="Gill Sans MT" w:cs="TimesNewRomanPSMT"/>
                <w:sz w:val="22"/>
                <w:szCs w:val="22"/>
              </w:rPr>
              <w:t>forests</w:t>
            </w:r>
            <w:commentRangeEnd w:id="177"/>
            <w:r w:rsidR="0075354F">
              <w:rPr>
                <w:rStyle w:val="CommentReference"/>
                <w:rFonts w:eastAsiaTheme="minorHAnsi"/>
              </w:rPr>
              <w:commentReference w:id="177"/>
            </w:r>
            <w:r w:rsidRPr="00676B69">
              <w:rPr>
                <w:rFonts w:ascii="Gill Sans MT" w:hAnsi="Gill Sans MT" w:cs="TimesNewRomanPSMT"/>
                <w:sz w:val="22"/>
                <w:szCs w:val="22"/>
              </w:rPr>
              <w:t>?</w:t>
            </w:r>
          </w:p>
          <w:p w14:paraId="37D3CC26" w14:textId="77777777" w:rsidR="003E2FF5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178" w:author="Heather Huntington" w:date="2014-11-19T00:08:00Z"/>
                <w:rFonts w:ascii="Gill Sans MT" w:hAnsi="Gill Sans MT" w:cs="TimesNewRomanPSMT"/>
                <w:sz w:val="22"/>
                <w:szCs w:val="22"/>
              </w:rPr>
            </w:pPr>
            <w:ins w:id="179" w:author="Heather Huntington" w:date="2014-11-19T00:08:00Z">
              <w:r>
                <w:rPr>
                  <w:rFonts w:ascii="Gill Sans MT" w:hAnsi="Gill Sans MT" w:cs="TimesNewRomanPSMT"/>
                  <w:sz w:val="22"/>
                  <w:szCs w:val="22"/>
                </w:rPr>
                <w:t>0-No</w:t>
              </w:r>
            </w:ins>
          </w:p>
          <w:p w14:paraId="177F8139" w14:textId="77777777" w:rsidR="003E2FF5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180" w:author="Heather Huntington" w:date="2014-11-19T00:08:00Z"/>
                <w:rFonts w:ascii="Gill Sans MT" w:hAnsi="Gill Sans MT" w:cs="TimesNewRomanPSMT"/>
                <w:sz w:val="22"/>
                <w:szCs w:val="22"/>
              </w:rPr>
            </w:pPr>
            <w:ins w:id="181" w:author="Heather Huntington" w:date="2014-11-19T00:08:00Z">
              <w:r>
                <w:rPr>
                  <w:rFonts w:ascii="Gill Sans MT" w:hAnsi="Gill Sans MT" w:cs="TimesNewRomanPSMT"/>
                  <w:sz w:val="22"/>
                  <w:szCs w:val="22"/>
                </w:rPr>
                <w:t>1-Yes</w:t>
              </w:r>
            </w:ins>
          </w:p>
          <w:p w14:paraId="34C6E5EC" w14:textId="6E82CA90" w:rsidR="003E2FF5" w:rsidRPr="00676B69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ins w:id="182" w:author="Heather Huntington" w:date="2014-11-19T00:08:00Z">
              <w:r>
                <w:rPr>
                  <w:rFonts w:ascii="Gill Sans MT" w:hAnsi="Gill Sans MT" w:cs="TimesNewRomanPSMT"/>
                  <w:sz w:val="22"/>
                  <w:szCs w:val="22"/>
                </w:rPr>
                <w:t>888-Don’t know</w:t>
              </w:r>
            </w:ins>
          </w:p>
        </w:tc>
        <w:tc>
          <w:tcPr>
            <w:tcW w:w="1080" w:type="dxa"/>
          </w:tcPr>
          <w:p w14:paraId="4D6F693F" w14:textId="79644AA5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>If yes, which forests have been used more intensively?</w:t>
            </w:r>
          </w:p>
        </w:tc>
        <w:tc>
          <w:tcPr>
            <w:tcW w:w="1260" w:type="dxa"/>
          </w:tcPr>
          <w:p w14:paraId="46257FE9" w14:textId="3D368D1E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 xml:space="preserve">If yes, for which </w:t>
            </w:r>
            <w:commentRangeStart w:id="183"/>
            <w:commentRangeStart w:id="184"/>
            <w:r w:rsidRPr="00676B69">
              <w:rPr>
                <w:rFonts w:ascii="Gill Sans MT" w:hAnsi="Gill Sans MT" w:cs="TimesNewRomanPSMT"/>
                <w:sz w:val="22"/>
                <w:szCs w:val="22"/>
              </w:rPr>
              <w:t>products</w:t>
            </w:r>
            <w:commentRangeEnd w:id="183"/>
            <w:r w:rsidR="0075354F">
              <w:rPr>
                <w:rStyle w:val="CommentReference"/>
                <w:rFonts w:eastAsiaTheme="minorHAnsi"/>
              </w:rPr>
              <w:commentReference w:id="183"/>
            </w:r>
            <w:r w:rsidRPr="00676B69">
              <w:rPr>
                <w:rFonts w:ascii="Gill Sans MT" w:hAnsi="Gill Sans MT" w:cs="TimesNewRomanPSMT"/>
                <w:sz w:val="22"/>
                <w:szCs w:val="22"/>
              </w:rPr>
              <w:t>?</w:t>
            </w:r>
            <w:commentRangeEnd w:id="184"/>
            <w:r w:rsidR="003E2FF5">
              <w:rPr>
                <w:rStyle w:val="CommentReference"/>
                <w:rFonts w:eastAsiaTheme="minorHAnsi"/>
              </w:rPr>
              <w:commentReference w:id="184"/>
            </w:r>
          </w:p>
        </w:tc>
      </w:tr>
      <w:tr w:rsidR="006F1D1A" w:rsidRPr="00676B69" w14:paraId="6BB3ADA0" w14:textId="27A8E84F" w:rsidTr="006F1D1A">
        <w:trPr>
          <w:trHeight w:val="20"/>
        </w:trPr>
        <w:tc>
          <w:tcPr>
            <w:tcW w:w="630" w:type="dxa"/>
          </w:tcPr>
          <w:p w14:paraId="1EFBC0A3" w14:textId="118D1365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14:paraId="3B19E6A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7ACFD25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1C50656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E90C3A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15E4F04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AE3660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0CE134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2C22397" w14:textId="0CC56FFF" w:rsidTr="006F1D1A">
        <w:trPr>
          <w:trHeight w:val="20"/>
        </w:trPr>
        <w:tc>
          <w:tcPr>
            <w:tcW w:w="630" w:type="dxa"/>
          </w:tcPr>
          <w:p w14:paraId="6718BC19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3AF4F75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C290EE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E2C705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9DF29C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0D6632C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24B6A50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DE6DCB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5C6D1C24" w14:textId="6CAED92F" w:rsidTr="006F1D1A">
        <w:trPr>
          <w:trHeight w:val="20"/>
        </w:trPr>
        <w:tc>
          <w:tcPr>
            <w:tcW w:w="630" w:type="dxa"/>
          </w:tcPr>
          <w:p w14:paraId="4CDC4746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2</w:t>
            </w:r>
          </w:p>
        </w:tc>
        <w:tc>
          <w:tcPr>
            <w:tcW w:w="1080" w:type="dxa"/>
          </w:tcPr>
          <w:p w14:paraId="39A7261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0413C0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1A9A39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3F52AF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0ACEC57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979C3D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F5ADAA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5BBF3DA" w14:textId="2B82564A" w:rsidTr="006F1D1A">
        <w:trPr>
          <w:trHeight w:val="20"/>
        </w:trPr>
        <w:tc>
          <w:tcPr>
            <w:tcW w:w="630" w:type="dxa"/>
          </w:tcPr>
          <w:p w14:paraId="60DD7E79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1080" w:type="dxa"/>
          </w:tcPr>
          <w:p w14:paraId="2C49C94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12FC438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087779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8033D6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42351BC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A77019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2852AC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BD8BB25" w14:textId="19C769EB" w:rsidTr="006F1D1A">
        <w:trPr>
          <w:trHeight w:val="20"/>
        </w:trPr>
        <w:tc>
          <w:tcPr>
            <w:tcW w:w="630" w:type="dxa"/>
          </w:tcPr>
          <w:p w14:paraId="3686AF1D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1080" w:type="dxa"/>
          </w:tcPr>
          <w:p w14:paraId="67F8B8D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83ABD1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07602A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A4FFFC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12370A61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495F2F1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796013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2EA9374" w14:textId="00BA340A" w:rsidTr="006F1D1A">
        <w:trPr>
          <w:trHeight w:val="20"/>
        </w:trPr>
        <w:tc>
          <w:tcPr>
            <w:tcW w:w="630" w:type="dxa"/>
          </w:tcPr>
          <w:p w14:paraId="54905182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5</w:t>
            </w:r>
          </w:p>
        </w:tc>
        <w:tc>
          <w:tcPr>
            <w:tcW w:w="1080" w:type="dxa"/>
          </w:tcPr>
          <w:p w14:paraId="3F93C49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C31AEB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908DD6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4237FD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026B23E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34DE8B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EE624A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3F07301F" w14:textId="1E194701" w:rsidTr="006F1D1A">
        <w:trPr>
          <w:trHeight w:val="20"/>
        </w:trPr>
        <w:tc>
          <w:tcPr>
            <w:tcW w:w="630" w:type="dxa"/>
          </w:tcPr>
          <w:p w14:paraId="1C278982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6</w:t>
            </w:r>
          </w:p>
        </w:tc>
        <w:tc>
          <w:tcPr>
            <w:tcW w:w="1080" w:type="dxa"/>
          </w:tcPr>
          <w:p w14:paraId="33D2F4D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663BFF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BC919D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CF1FBA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4AC5C28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FC3EA91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A0A816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3874F2F" w14:textId="40127C18" w:rsidTr="006F1D1A">
        <w:trPr>
          <w:trHeight w:val="20"/>
        </w:trPr>
        <w:tc>
          <w:tcPr>
            <w:tcW w:w="630" w:type="dxa"/>
          </w:tcPr>
          <w:p w14:paraId="11CDFD91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lastRenderedPageBreak/>
              <w:t>7</w:t>
            </w:r>
          </w:p>
        </w:tc>
        <w:tc>
          <w:tcPr>
            <w:tcW w:w="1080" w:type="dxa"/>
          </w:tcPr>
          <w:p w14:paraId="2685512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05B1A7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2137DF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0D4E0D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202F895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5AB4F2F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ADB0E68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75DD905" w14:textId="70C48997" w:rsidTr="006F1D1A">
        <w:trPr>
          <w:trHeight w:val="20"/>
        </w:trPr>
        <w:tc>
          <w:tcPr>
            <w:tcW w:w="630" w:type="dxa"/>
          </w:tcPr>
          <w:p w14:paraId="58F5AE3E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8</w:t>
            </w:r>
          </w:p>
        </w:tc>
        <w:tc>
          <w:tcPr>
            <w:tcW w:w="1080" w:type="dxa"/>
          </w:tcPr>
          <w:p w14:paraId="642A572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5DD6C6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A93BDF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0EADEA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3EDF4F9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7FCC5F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7448A5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065F52D6" w14:textId="7B7B5EF3" w:rsidTr="006F1D1A">
        <w:trPr>
          <w:trHeight w:val="20"/>
        </w:trPr>
        <w:tc>
          <w:tcPr>
            <w:tcW w:w="630" w:type="dxa"/>
          </w:tcPr>
          <w:p w14:paraId="765B5F98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9</w:t>
            </w:r>
          </w:p>
        </w:tc>
        <w:tc>
          <w:tcPr>
            <w:tcW w:w="1080" w:type="dxa"/>
          </w:tcPr>
          <w:p w14:paraId="2A6F2EB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BA40A88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F34D60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90497F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46F6977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D1CE45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870444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1E768E8C" w14:textId="65F84902" w:rsidTr="006F1D1A">
        <w:trPr>
          <w:trHeight w:val="20"/>
        </w:trPr>
        <w:tc>
          <w:tcPr>
            <w:tcW w:w="630" w:type="dxa"/>
          </w:tcPr>
          <w:p w14:paraId="11F98C00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10</w:t>
            </w:r>
          </w:p>
        </w:tc>
        <w:tc>
          <w:tcPr>
            <w:tcW w:w="1080" w:type="dxa"/>
          </w:tcPr>
          <w:p w14:paraId="2D7C8E9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15DB25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29084B6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D3FF54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2340" w:type="dxa"/>
          </w:tcPr>
          <w:p w14:paraId="0115BD2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A072CF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054830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</w:tbl>
    <w:p w14:paraId="47D3996E" w14:textId="1BB1F78A" w:rsidR="00772D7A" w:rsidRPr="00676B69" w:rsidRDefault="00772D7A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15723629" w14:textId="77777777" w:rsidR="00772D7A" w:rsidRPr="00676B69" w:rsidRDefault="00772D7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3F1EC25F" w14:textId="0A0BAD31" w:rsidR="00C92576" w:rsidRPr="00676B69" w:rsidRDefault="003E473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FOREST </w:t>
      </w:r>
      <w:r w:rsidR="00C92576"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MANAGEMENT AND </w:t>
      </w: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>GOVERNANCE</w:t>
      </w:r>
    </w:p>
    <w:p w14:paraId="02692C80" w14:textId="0A2E8B76" w:rsidR="00C92576" w:rsidRPr="00676B69" w:rsidRDefault="00C92576" w:rsidP="007C3C66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>Now I would like to a</w:t>
      </w:r>
      <w:r w:rsidR="009842FE" w:rsidRPr="00676B69">
        <w:rPr>
          <w:rFonts w:ascii="Gill Sans MT" w:hAnsi="Gill Sans MT"/>
          <w:color w:val="000000" w:themeColor="text1"/>
          <w:sz w:val="22"/>
          <w:szCs w:val="22"/>
        </w:rPr>
        <w:t xml:space="preserve">sk you some questions about the management of forests used by your community. </w:t>
      </w:r>
    </w:p>
    <w:p w14:paraId="0493FFAB" w14:textId="77777777" w:rsidR="009842FE" w:rsidRPr="00676B69" w:rsidRDefault="009842F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"/>
        <w:gridCol w:w="6081"/>
        <w:gridCol w:w="3788"/>
      </w:tblGrid>
      <w:tr w:rsidR="009842FE" w:rsidRPr="00676B69" w14:paraId="1B2E620E" w14:textId="77777777" w:rsidTr="00321D6B">
        <w:trPr>
          <w:trHeight w:val="2141"/>
        </w:trPr>
        <w:tc>
          <w:tcPr>
            <w:tcW w:w="2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CFA6F2" w14:textId="77777777" w:rsidR="009842FE" w:rsidRPr="00676B69" w:rsidRDefault="009842FE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3625464" w14:textId="77777777" w:rsidR="00321D6B" w:rsidRPr="00676B69" w:rsidRDefault="00321D6B" w:rsidP="00321D6B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Who is primarily responsible for making rules about what community members can and cannot do in forests/wooded areas?</w:t>
            </w:r>
          </w:p>
          <w:p w14:paraId="7A318203" w14:textId="77777777" w:rsidR="00321D6B" w:rsidRPr="00676B69" w:rsidRDefault="00321D6B" w:rsidP="009842FE">
            <w:pPr>
              <w:rPr>
                <w:rFonts w:ascii="Gill Sans MT" w:hAnsi="Gill Sans MT"/>
                <w:sz w:val="22"/>
                <w:szCs w:val="22"/>
              </w:rPr>
            </w:pPr>
          </w:p>
          <w:p w14:paraId="58559444" w14:textId="77777777" w:rsidR="00321D6B" w:rsidRPr="00676B69" w:rsidRDefault="00321D6B" w:rsidP="009842FE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6CE3E57" w14:textId="77777777" w:rsidR="00034064" w:rsidRPr="00676B69" w:rsidRDefault="00034064" w:rsidP="009842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13A7DE6" w14:textId="77777777" w:rsidR="00034064" w:rsidRPr="00676B69" w:rsidRDefault="00034064" w:rsidP="009842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D447439" w14:textId="002C045F" w:rsidR="00034064" w:rsidRPr="00676B69" w:rsidRDefault="00034064" w:rsidP="009842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91A6A49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1=Headman</w:t>
            </w:r>
          </w:p>
          <w:p w14:paraId="756C3FB1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2=</w:t>
            </w:r>
            <w:proofErr w:type="spellStart"/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Induna</w:t>
            </w:r>
            <w:proofErr w:type="spellEnd"/>
          </w:p>
          <w:p w14:paraId="54D46CF3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3=Chief</w:t>
            </w:r>
          </w:p>
          <w:p w14:paraId="746485A8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4=Elders</w:t>
            </w:r>
          </w:p>
          <w:p w14:paraId="4F688700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5=Community Resource Board</w:t>
            </w:r>
          </w:p>
          <w:p w14:paraId="780FE656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6=Local government</w:t>
            </w:r>
          </w:p>
          <w:p w14:paraId="15045B32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7=DFO</w:t>
            </w:r>
          </w:p>
          <w:p w14:paraId="162B6E2D" w14:textId="06114BF2" w:rsidR="00034064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97=Other, please specify </w:t>
            </w:r>
          </w:p>
        </w:tc>
      </w:tr>
      <w:tr w:rsidR="00321D6B" w:rsidRPr="00676B69" w14:paraId="685B1BD0" w14:textId="77777777" w:rsidTr="00077EEA">
        <w:trPr>
          <w:trHeight w:val="1952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F4CF36" w14:textId="77777777" w:rsidR="00321D6B" w:rsidRPr="00676B69" w:rsidRDefault="00321D6B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commentRangeStart w:id="185"/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FD88E94" w14:textId="77777777" w:rsidR="00321D6B" w:rsidRPr="00676B69" w:rsidRDefault="00321D6B" w:rsidP="00321D6B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commentRangeStart w:id="186"/>
            <w:r w:rsidRPr="00676B69">
              <w:rPr>
                <w:rFonts w:ascii="Gill Sans MT" w:hAnsi="Gill Sans MT"/>
                <w:sz w:val="22"/>
                <w:szCs w:val="22"/>
              </w:rPr>
              <w:t xml:space="preserve">What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are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the main village decision-making bodies regarding forest management? </w:t>
            </w:r>
            <w:commentRangeEnd w:id="186"/>
            <w:r w:rsidR="004E0A73">
              <w:rPr>
                <w:rStyle w:val="CommentReference"/>
                <w:rFonts w:eastAsiaTheme="minorHAnsi"/>
              </w:rPr>
              <w:commentReference w:id="186"/>
            </w:r>
          </w:p>
          <w:commentRangeEnd w:id="185"/>
          <w:p w14:paraId="1ABE0224" w14:textId="77777777" w:rsidR="00321D6B" w:rsidRPr="00676B69" w:rsidRDefault="003E2FF5" w:rsidP="009842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Style w:val="CommentReference"/>
                <w:rFonts w:eastAsiaTheme="minorHAnsi"/>
              </w:rPr>
              <w:commentReference w:id="185"/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5717A89" w14:textId="77777777" w:rsidR="00321D6B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4D76C717" w14:textId="69E797EB" w:rsidR="00321D6B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</w:t>
            </w:r>
            <w:r w:rsidR="00077EEA" w:rsidRPr="00676B69">
              <w:rPr>
                <w:rFonts w:ascii="Gill Sans MT" w:hAnsi="Gill Sans MT"/>
                <w:sz w:val="22"/>
                <w:szCs w:val="22"/>
              </w:rPr>
              <w:t>/committee/association (please specify)</w:t>
            </w:r>
          </w:p>
          <w:p w14:paraId="48E6125E" w14:textId="67C288B9" w:rsidR="00321D6B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53286B6D" w14:textId="0E0D69A0" w:rsidR="00077EEA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4</w:t>
            </w:r>
            <w:r w:rsidR="00321D6B" w:rsidRPr="00676B69">
              <w:rPr>
                <w:rFonts w:ascii="Gill Sans MT" w:hAnsi="Gill Sans MT"/>
                <w:sz w:val="22"/>
                <w:szCs w:val="22"/>
              </w:rPr>
              <w:t xml:space="preserve">=community resource boards, </w:t>
            </w:r>
          </w:p>
          <w:p w14:paraId="3D5B70FF" w14:textId="31A3D36D" w:rsidR="00321D6B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</w:t>
            </w:r>
            <w:r w:rsidR="00321D6B" w:rsidRPr="00676B69">
              <w:rPr>
                <w:rFonts w:ascii="Gill Sans MT" w:hAnsi="Gill Sans MT"/>
                <w:sz w:val="22"/>
                <w:szCs w:val="22"/>
              </w:rPr>
              <w:t>=elders</w:t>
            </w:r>
            <w:r w:rsidRPr="00676B69">
              <w:rPr>
                <w:rFonts w:ascii="Gill Sans MT" w:hAnsi="Gill Sans MT"/>
                <w:sz w:val="22"/>
                <w:szCs w:val="22"/>
              </w:rPr>
              <w:t>/council of elders</w:t>
            </w:r>
          </w:p>
          <w:p w14:paraId="780AC019" w14:textId="7F33BEEB" w:rsidR="00321D6B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0664E969" w14:textId="4F787AA3" w:rsidR="00321D6B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</w:tr>
      <w:tr w:rsidR="00034064" w:rsidRPr="00676B69" w14:paraId="7C559DF6" w14:textId="77777777" w:rsidTr="00321D6B">
        <w:trPr>
          <w:trHeight w:val="809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8ED367" w14:textId="734EEB90" w:rsidR="00034064" w:rsidRPr="00676B69" w:rsidRDefault="0003406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7E4BA4F" w14:textId="77777777" w:rsidR="00034064" w:rsidRPr="00676B69" w:rsidRDefault="00034064" w:rsidP="009842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Which of these is the most important? </w:t>
            </w:r>
          </w:p>
          <w:p w14:paraId="6550DAD3" w14:textId="251CBBF3" w:rsidR="00034064" w:rsidRPr="00676B69" w:rsidRDefault="00034064" w:rsidP="009842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0141B1B" w14:textId="77777777" w:rsidR="00034064" w:rsidRPr="00676B69" w:rsidRDefault="0003406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  <w:p w14:paraId="69E7CAA2" w14:textId="77777777" w:rsidR="00034064" w:rsidRPr="00676B69" w:rsidRDefault="0003406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34064" w:rsidRPr="00676B69" w14:paraId="0B446BE0" w14:textId="77777777" w:rsidTr="00321D6B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F8A832" w14:textId="77777777" w:rsidR="00034064" w:rsidRPr="00676B69" w:rsidRDefault="0003406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1C9DE15" w14:textId="77777777" w:rsidR="00034064" w:rsidRDefault="00034064" w:rsidP="00321D6B">
            <w:pPr>
              <w:shd w:val="clear" w:color="auto" w:fill="FFFFFF"/>
              <w:contextualSpacing/>
              <w:rPr>
                <w:ins w:id="187" w:author="Heather Huntington" w:date="2014-11-19T00:10:00Z"/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</w:t>
            </w:r>
            <w:commentRangeStart w:id="188"/>
            <w:r w:rsidRPr="00676B69">
              <w:rPr>
                <w:rFonts w:ascii="Gill Sans MT" w:hAnsi="Gill Sans MT"/>
                <w:sz w:val="22"/>
                <w:szCs w:val="22"/>
              </w:rPr>
              <w:t xml:space="preserve">often </w:t>
            </w:r>
            <w:commentRangeEnd w:id="188"/>
            <w:r w:rsidR="00AA4F0F">
              <w:rPr>
                <w:rStyle w:val="CommentReference"/>
                <w:rFonts w:eastAsiaTheme="minorHAnsi"/>
              </w:rPr>
              <w:commentReference w:id="188"/>
            </w:r>
            <w:r w:rsidRPr="00676B69">
              <w:rPr>
                <w:rFonts w:ascii="Gill Sans MT" w:hAnsi="Gill Sans MT"/>
                <w:sz w:val="22"/>
                <w:szCs w:val="22"/>
              </w:rPr>
              <w:t>does the body meet?</w:t>
            </w:r>
          </w:p>
          <w:p w14:paraId="5405221F" w14:textId="0C8F38F9" w:rsidR="003E2FF5" w:rsidRPr="003E2FF5" w:rsidRDefault="003E2FF5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ins w:id="189" w:author="Heather Huntington" w:date="2014-11-19T00:10:00Z"/>
                <w:rFonts w:ascii="Gill Sans MT" w:hAnsi="Gill Sans MT"/>
              </w:rPr>
            </w:pPr>
            <w:ins w:id="190" w:author="Heather Huntington" w:date="2014-11-19T00:10:00Z">
              <w:r w:rsidRPr="003E2FF5">
                <w:rPr>
                  <w:rFonts w:ascii="Gill Sans MT" w:hAnsi="Gill Sans MT"/>
                </w:rPr>
                <w:t>Several times per month</w:t>
              </w:r>
            </w:ins>
          </w:p>
          <w:p w14:paraId="63FAD068" w14:textId="77777777" w:rsidR="003E2FF5" w:rsidRDefault="003E2FF5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ins w:id="191" w:author="Heather Huntington" w:date="2014-11-19T00:10:00Z"/>
                <w:rFonts w:ascii="Gill Sans MT" w:hAnsi="Gill Sans MT"/>
              </w:rPr>
            </w:pPr>
            <w:ins w:id="192" w:author="Heather Huntington" w:date="2014-11-19T00:10:00Z">
              <w:r>
                <w:rPr>
                  <w:rFonts w:ascii="Gill Sans MT" w:hAnsi="Gill Sans MT"/>
                </w:rPr>
                <w:t>Once per month</w:t>
              </w:r>
            </w:ins>
          </w:p>
          <w:p w14:paraId="61A12606" w14:textId="77777777" w:rsidR="003E2FF5" w:rsidRDefault="003E2FF5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ins w:id="193" w:author="Heather Huntington" w:date="2014-11-19T00:10:00Z"/>
                <w:rFonts w:ascii="Gill Sans MT" w:hAnsi="Gill Sans MT"/>
              </w:rPr>
            </w:pPr>
            <w:ins w:id="194" w:author="Heather Huntington" w:date="2014-11-19T00:10:00Z">
              <w:r>
                <w:rPr>
                  <w:rFonts w:ascii="Gill Sans MT" w:hAnsi="Gill Sans MT"/>
                </w:rPr>
                <w:t>Once every couple months</w:t>
              </w:r>
            </w:ins>
          </w:p>
          <w:p w14:paraId="762C4FF3" w14:textId="77777777" w:rsidR="003E2FF5" w:rsidRDefault="003E2FF5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ins w:id="195" w:author="Heather Huntington" w:date="2014-11-19T00:10:00Z"/>
                <w:rFonts w:ascii="Gill Sans MT" w:hAnsi="Gill Sans MT"/>
              </w:rPr>
            </w:pPr>
            <w:ins w:id="196" w:author="Heather Huntington" w:date="2014-11-19T00:10:00Z">
              <w:r>
                <w:rPr>
                  <w:rFonts w:ascii="Gill Sans MT" w:hAnsi="Gill Sans MT"/>
                </w:rPr>
                <w:t>Once per year</w:t>
              </w:r>
            </w:ins>
          </w:p>
          <w:p w14:paraId="3EAFEEAD" w14:textId="6717167F" w:rsidR="003E2FF5" w:rsidRPr="003E2FF5" w:rsidRDefault="003E2FF5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rFonts w:ascii="Gill Sans MT" w:hAnsi="Gill Sans MT"/>
              </w:rPr>
            </w:pPr>
            <w:ins w:id="197" w:author="Heather Huntington" w:date="2014-11-19T00:11:00Z">
              <w:r>
                <w:rPr>
                  <w:rFonts w:ascii="Gill Sans MT" w:hAnsi="Gill Sans MT"/>
                </w:rPr>
                <w:t>Never</w:t>
              </w:r>
            </w:ins>
          </w:p>
          <w:p w14:paraId="67595177" w14:textId="77777777" w:rsidR="00034064" w:rsidRPr="00676B69" w:rsidRDefault="00034064" w:rsidP="009842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897311F" w14:textId="77777777" w:rsidR="00034064" w:rsidRPr="00676B69" w:rsidRDefault="0003406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34064" w:rsidRPr="00676B69" w14:paraId="0F60859E" w14:textId="77777777" w:rsidTr="00321D6B">
        <w:trPr>
          <w:trHeight w:val="567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443B65" w14:textId="7E6440CE" w:rsidR="00034064" w:rsidRPr="00676B69" w:rsidRDefault="0003406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7A75BCC" w14:textId="30845168" w:rsidR="00034064" w:rsidRPr="00676B69" w:rsidRDefault="00034064" w:rsidP="009842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When was the last time the body met?  </w:t>
            </w:r>
            <w:r w:rsidRPr="00676B69">
              <w:rPr>
                <w:rFonts w:ascii="Gill Sans MT" w:hAnsi="Gill Sans MT"/>
                <w:i/>
                <w:sz w:val="22"/>
                <w:szCs w:val="22"/>
              </w:rPr>
              <w:t>Specify month/year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A796D3D" w14:textId="77777777" w:rsidR="00034064" w:rsidRPr="00676B69" w:rsidRDefault="0003406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34064" w:rsidRPr="00676B69" w14:paraId="47BEC161" w14:textId="77777777" w:rsidTr="00077EEA">
        <w:trPr>
          <w:trHeight w:val="368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23A36A" w14:textId="77777777" w:rsidR="00034064" w:rsidRPr="00676B69" w:rsidRDefault="0003406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F302EBC" w14:textId="0005E307" w:rsidR="00077EEA" w:rsidRPr="00676B69" w:rsidRDefault="00077EEA" w:rsidP="00321D6B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on the committee? </w:t>
            </w:r>
          </w:p>
          <w:p w14:paraId="6540DA3E" w14:textId="40846B68" w:rsidR="00034064" w:rsidRPr="00676B69" w:rsidRDefault="00034064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4017A55" w14:textId="77777777" w:rsidR="00034064" w:rsidRPr="00676B69" w:rsidRDefault="0003406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77EEA" w:rsidRPr="00676B69" w14:paraId="4692E211" w14:textId="77777777" w:rsidTr="00077EEA">
        <w:trPr>
          <w:trHeight w:val="44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23A2AB" w14:textId="77777777" w:rsidR="00077EEA" w:rsidRPr="00676B69" w:rsidRDefault="00077EEA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5242D13" w14:textId="72D3FF91" w:rsidR="00077EEA" w:rsidRPr="00676B69" w:rsidRDefault="00077EEA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How many members are under 35 years old?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7E21029" w14:textId="77777777" w:rsidR="00077EEA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77EEA" w:rsidRPr="00676B69" w14:paraId="7FD9D6E0" w14:textId="77777777" w:rsidTr="00077EEA">
        <w:trPr>
          <w:trHeight w:val="35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F5C762" w14:textId="77777777" w:rsidR="00077EEA" w:rsidRPr="00676B69" w:rsidRDefault="00077EEA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0C4F051" w14:textId="77777777" w:rsidR="00077EEA" w:rsidRPr="00676B69" w:rsidRDefault="00077EEA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women? </w:t>
            </w:r>
          </w:p>
          <w:p w14:paraId="39EED6FD" w14:textId="77777777" w:rsidR="00077EEA" w:rsidRPr="00676B69" w:rsidRDefault="00077EEA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ABA8054" w14:textId="77777777" w:rsidR="00077EEA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77EEA" w:rsidRPr="00676B69" w14:paraId="219A2A67" w14:textId="77777777" w:rsidTr="00321D6B">
        <w:trPr>
          <w:trHeight w:val="1673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364793" w14:textId="06389381" w:rsidR="00077EEA" w:rsidRPr="00676B69" w:rsidRDefault="00077EEA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05D12BD" w14:textId="77777777" w:rsidR="00077EEA" w:rsidRPr="00676B69" w:rsidRDefault="00077EEA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Who is invited to attend meetings? </w:t>
            </w:r>
          </w:p>
          <w:p w14:paraId="2DA49F33" w14:textId="77777777" w:rsidR="00077EEA" w:rsidRPr="00676B69" w:rsidRDefault="00077EEA" w:rsidP="00077EEA">
            <w:pPr>
              <w:numPr>
                <w:ilvl w:val="0"/>
                <w:numId w:val="11"/>
              </w:numPr>
              <w:shd w:val="clear" w:color="auto" w:fill="FFFFFF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Entire village, </w:t>
            </w:r>
          </w:p>
          <w:p w14:paraId="1F7C2665" w14:textId="77777777" w:rsidR="00077EEA" w:rsidRPr="00676B69" w:rsidRDefault="00077EEA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All adults </w:t>
            </w:r>
          </w:p>
          <w:p w14:paraId="78D9B360" w14:textId="77777777" w:rsidR="00077EEA" w:rsidRPr="00676B69" w:rsidRDefault="00077EEA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All heads of household</w:t>
            </w:r>
          </w:p>
          <w:p w14:paraId="52C35D0A" w14:textId="77777777" w:rsidR="00077EEA" w:rsidRPr="00676B69" w:rsidRDefault="00077EEA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Members of the body</w:t>
            </w:r>
          </w:p>
          <w:p w14:paraId="2BD52984" w14:textId="77777777" w:rsidR="00077EEA" w:rsidRPr="00676B69" w:rsidRDefault="00077EEA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 select group: _____________________</w:t>
            </w:r>
          </w:p>
          <w:p w14:paraId="3C6492FE" w14:textId="77777777" w:rsidR="00077EEA" w:rsidRPr="00676B69" w:rsidRDefault="00077EEA" w:rsidP="00034064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967E3C6" w14:textId="77777777" w:rsidR="00077EEA" w:rsidRPr="00676B69" w:rsidRDefault="00077EEA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34064" w:rsidRPr="00676B69" w14:paraId="37850AC8" w14:textId="77777777" w:rsidTr="00321D6B">
        <w:trPr>
          <w:trHeight w:val="702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0041BC5" w14:textId="77777777" w:rsidR="00034064" w:rsidRPr="00676B69" w:rsidRDefault="0003406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62AD32A" w14:textId="77777777" w:rsidR="00321D6B" w:rsidRDefault="00321D6B" w:rsidP="00321D6B">
            <w:pPr>
              <w:numPr>
                <w:ilvl w:val="0"/>
                <w:numId w:val="9"/>
              </w:numPr>
              <w:shd w:val="clear" w:color="auto" w:fill="FFFFFF"/>
              <w:contextualSpacing/>
              <w:rPr>
                <w:ins w:id="198" w:author="Heather Huntington" w:date="2014-11-19T00:11:00Z"/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Does the body have a written budget? </w:t>
            </w:r>
          </w:p>
          <w:p w14:paraId="7D9E13FF" w14:textId="2CD01BFB" w:rsidR="003E2FF5" w:rsidRPr="00676B69" w:rsidRDefault="003E2FF5" w:rsidP="003E2FF5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  <w:pPrChange w:id="199" w:author="Heather Huntington" w:date="2014-11-19T00:12:00Z">
                <w:pPr>
                  <w:numPr>
                    <w:numId w:val="9"/>
                  </w:numPr>
                  <w:shd w:val="clear" w:color="auto" w:fill="FFFFFF"/>
                  <w:ind w:left="360" w:hanging="360"/>
                  <w:contextualSpacing/>
                </w:pPr>
              </w:pPrChange>
            </w:pPr>
            <w:ins w:id="200" w:author="Heather Huntington" w:date="2014-11-19T00:11:00Z">
              <w:r>
                <w:rPr>
                  <w:rFonts w:ascii="Gill Sans MT" w:hAnsi="Gill Sans MT"/>
                  <w:sz w:val="22"/>
                  <w:szCs w:val="22"/>
                </w:rPr>
                <w:t>0-No, 1-Yes, 888-Don</w:t>
              </w:r>
            </w:ins>
            <w:ins w:id="201" w:author="Heather Huntington" w:date="2014-11-19T00:12:00Z">
              <w:r>
                <w:rPr>
                  <w:rFonts w:ascii="Gill Sans MT" w:hAnsi="Gill Sans MT"/>
                  <w:sz w:val="22"/>
                  <w:szCs w:val="22"/>
                </w:rPr>
                <w:t>’t know</w:t>
              </w:r>
            </w:ins>
          </w:p>
          <w:p w14:paraId="43F3E174" w14:textId="60876216" w:rsidR="00321D6B" w:rsidRPr="00676B69" w:rsidDel="003E2FF5" w:rsidRDefault="00321D6B" w:rsidP="003E2FF5">
            <w:pPr>
              <w:shd w:val="clear" w:color="auto" w:fill="FFFFFF"/>
              <w:ind w:left="360"/>
              <w:contextualSpacing/>
              <w:rPr>
                <w:del w:id="202" w:author="Heather Huntington" w:date="2014-11-19T00:12:00Z"/>
                <w:rFonts w:ascii="Gill Sans MT" w:eastAsia="Times New Roman" w:hAnsi="Gill Sans MT" w:cs="Arial"/>
                <w:i/>
                <w:sz w:val="22"/>
                <w:szCs w:val="22"/>
              </w:rPr>
              <w:pPrChange w:id="203" w:author="Heather Huntington" w:date="2014-11-19T00:12:00Z">
                <w:pPr>
                  <w:shd w:val="clear" w:color="auto" w:fill="FFFFFF"/>
                  <w:ind w:left="360"/>
                  <w:contextualSpacing/>
                </w:pPr>
              </w:pPrChange>
            </w:pPr>
            <w:commentRangeStart w:id="204"/>
            <w:commentRangeStart w:id="205"/>
            <w:del w:id="206" w:author="Heather Huntington" w:date="2014-11-19T00:12:00Z">
              <w:r w:rsidRPr="00676B69" w:rsidDel="003E2FF5">
                <w:rPr>
                  <w:rFonts w:ascii="Gill Sans MT" w:eastAsia="Times New Roman" w:hAnsi="Gill Sans MT" w:cs="Arial"/>
                  <w:i/>
                  <w:sz w:val="22"/>
                  <w:szCs w:val="22"/>
                </w:rPr>
                <w:delText>1 = yes; 0 = no</w:delText>
              </w:r>
              <w:commentRangeEnd w:id="204"/>
              <w:r w:rsidR="00AA4F0F" w:rsidDel="003E2FF5">
                <w:rPr>
                  <w:rStyle w:val="CommentReference"/>
                  <w:rFonts w:eastAsiaTheme="minorHAnsi"/>
                </w:rPr>
                <w:commentReference w:id="204"/>
              </w:r>
              <w:commentRangeEnd w:id="205"/>
              <w:r w:rsidR="003E2FF5" w:rsidDel="003E2FF5">
                <w:rPr>
                  <w:rStyle w:val="CommentReference"/>
                  <w:rFonts w:eastAsiaTheme="minorHAnsi"/>
                </w:rPr>
                <w:commentReference w:id="205"/>
              </w:r>
            </w:del>
          </w:p>
          <w:p w14:paraId="68AA34FF" w14:textId="77777777" w:rsidR="00034064" w:rsidRPr="00676B69" w:rsidRDefault="00034064" w:rsidP="003E2FF5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  <w:pPrChange w:id="207" w:author="Heather Huntington" w:date="2014-11-19T00:12:00Z">
                <w:pPr/>
              </w:pPrChange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4C01225" w14:textId="77777777" w:rsidR="00034064" w:rsidRPr="00676B69" w:rsidRDefault="0003406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34064" w:rsidRPr="00676B69" w14:paraId="3527ED18" w14:textId="77777777" w:rsidTr="00321D6B">
        <w:trPr>
          <w:trHeight w:val="764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B660E7" w14:textId="77777777" w:rsidR="00034064" w:rsidRPr="00676B69" w:rsidRDefault="0003406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18B04554" w14:textId="165C6DD4" w:rsidR="00034064" w:rsidRPr="00676B69" w:rsidRDefault="00321D6B" w:rsidP="00034064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Is there a process for addressing community grievances through this group?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8B356B0" w14:textId="77777777" w:rsidR="00034064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3D605EF7" w14:textId="49264CE4" w:rsidR="00321D6B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1-Yes</w:t>
            </w:r>
          </w:p>
        </w:tc>
      </w:tr>
    </w:tbl>
    <w:p w14:paraId="3CC40249" w14:textId="13118857" w:rsidR="009842FE" w:rsidRPr="00676B69" w:rsidRDefault="009842F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46988914" w14:textId="77777777" w:rsidR="009842FE" w:rsidRPr="00676B69" w:rsidRDefault="009842FE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17DCDB48" w14:textId="77777777" w:rsidR="00C92576" w:rsidRPr="00676B69" w:rsidRDefault="00C92576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3420"/>
        <w:gridCol w:w="990"/>
      </w:tblGrid>
      <w:tr w:rsidR="00C92576" w:rsidRPr="00676B69" w14:paraId="2C1D4431" w14:textId="77777777" w:rsidTr="00431701">
        <w:trPr>
          <w:trHeight w:val="989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64B16F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CF7C7A9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Is there any forest or woodland management plan in place in your community?</w:t>
            </w:r>
          </w:p>
          <w:p w14:paraId="48B3A484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2EBB3B30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FDA751B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5ACB7063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49A36F2A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1DEC7900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3EAA734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C92576" w:rsidRPr="00676B69" w14:paraId="018BA184" w14:textId="77777777" w:rsidTr="00431701">
        <w:trPr>
          <w:trHeight w:val="71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79CDDE85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69DE8289" w14:textId="77777777" w:rsidR="00C92576" w:rsidRPr="00676B69" w:rsidRDefault="00C92576" w:rsidP="00431701">
            <w:pPr>
              <w:rPr>
                <w:rFonts w:ascii="Gill Sans MT" w:hAnsi="Gill Sans MT" w:cs="Arial"/>
                <w:i/>
                <w:color w:val="1A1A1A"/>
                <w:sz w:val="22"/>
                <w:szCs w:val="22"/>
              </w:rPr>
            </w:pPr>
            <w:commentRangeStart w:id="208"/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>If yes, can you please describe this plan?  (</w:t>
            </w:r>
            <w:r w:rsidRPr="00676B69">
              <w:rPr>
                <w:rFonts w:ascii="Gill Sans MT" w:hAnsi="Gill Sans MT" w:cs="Arial"/>
                <w:i/>
                <w:color w:val="1A1A1A"/>
                <w:sz w:val="22"/>
                <w:szCs w:val="22"/>
              </w:rPr>
              <w:t>Who created the plan? When was the plan created? Was the community involved in the development of the plan?)</w:t>
            </w:r>
            <w:commentRangeEnd w:id="208"/>
            <w:r w:rsidR="00E32666">
              <w:rPr>
                <w:rStyle w:val="CommentReference"/>
                <w:rFonts w:eastAsiaTheme="minorHAnsi"/>
              </w:rPr>
              <w:commentReference w:id="208"/>
            </w:r>
          </w:p>
          <w:p w14:paraId="1842A31B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4F77F469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47E8436D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46F79ED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TEXT </w:t>
            </w:r>
          </w:p>
          <w:p w14:paraId="33A53DF5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6546B712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4EA09EC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C92576" w:rsidRPr="00676B69" w14:paraId="62720E76" w14:textId="77777777" w:rsidTr="00431701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00551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9D7862" w14:textId="46582BE0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Are there</w:t>
            </w:r>
            <w:commentRangeStart w:id="209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</w:t>
            </w:r>
            <w:commentRangeStart w:id="210"/>
            <w:commentRangeStart w:id="211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forest user groups </w:t>
            </w:r>
            <w:commentRangeEnd w:id="210"/>
            <w:r w:rsidRPr="00676B69">
              <w:rPr>
                <w:rStyle w:val="CommentReference"/>
                <w:rFonts w:ascii="Gill Sans MT" w:eastAsiaTheme="minorHAnsi" w:hAnsi="Gill Sans MT"/>
                <w:sz w:val="22"/>
                <w:szCs w:val="22"/>
              </w:rPr>
              <w:commentReference w:id="210"/>
            </w:r>
            <w:commentRangeEnd w:id="211"/>
            <w:r w:rsidR="00271F6F">
              <w:rPr>
                <w:rStyle w:val="CommentReference"/>
                <w:rFonts w:eastAsiaTheme="minorHAnsi"/>
              </w:rPr>
              <w:commentReference w:id="211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 </w:t>
            </w:r>
            <w:commentRangeEnd w:id="209"/>
            <w:r w:rsidR="003E2FF5">
              <w:rPr>
                <w:rStyle w:val="CommentReference"/>
                <w:rFonts w:eastAsiaTheme="minorHAnsi"/>
              </w:rPr>
              <w:commentReference w:id="209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this community? </w:t>
            </w:r>
          </w:p>
          <w:p w14:paraId="7D202BC7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598CF64" w14:textId="63E8309A" w:rsidR="00C92576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Are there groups that manage</w:t>
            </w:r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activities related to the management of the forest (i.e. fire fighting, patrolling, tourism, tree planting,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forest product harvesting</w:t>
            </w:r>
            <w:proofErr w:type="gramStart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, </w:t>
            </w:r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etc</w:t>
            </w:r>
            <w:proofErr w:type="gramEnd"/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.)</w:t>
            </w:r>
          </w:p>
          <w:p w14:paraId="425901E6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BAAB4D6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0EE85F3F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039A9DC7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5DA37D02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FFABE3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C92576" w:rsidRPr="00676B69" w14:paraId="30207220" w14:textId="77777777" w:rsidTr="00431701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4CA1AD64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7185BE13" w14:textId="338B91E1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If yes,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please describe the names of the groups and </w:t>
            </w:r>
            <w:r w:rsidR="00AD13DF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the community members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involved (for example – women, youth and/or indigenous).  </w:t>
            </w:r>
          </w:p>
          <w:p w14:paraId="72EE9066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096A399" w14:textId="6A461E85" w:rsidR="00431701" w:rsidRPr="00676B69" w:rsidRDefault="00431701" w:rsidP="00431701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How many members are in each group? How many times per year does the group have meetings? How are leaders and members selected? </w:t>
            </w:r>
            <w:r w:rsidRPr="00676B69">
              <w:rPr>
                <w:rFonts w:ascii="Gill Sans MT" w:eastAsia="Times New Roman" w:hAnsi="Gill Sans MT" w:cs="Times New Roman"/>
                <w:sz w:val="22"/>
                <w:szCs w:val="22"/>
              </w:rPr>
              <w:t>Does the group have any support from government, company or NGOs? Indicate which one</w:t>
            </w:r>
            <w:ins w:id="212" w:author="usaiduser" w:date="2014-11-09T09:38:00Z">
              <w:r w:rsidR="00B26B02">
                <w:rPr>
                  <w:rFonts w:ascii="Gill Sans MT" w:eastAsia="Times New Roman" w:hAnsi="Gill Sans MT" w:cs="Times New Roman"/>
                  <w:sz w:val="22"/>
                  <w:szCs w:val="22"/>
                </w:rPr>
                <w:t>(s).</w:t>
              </w:r>
            </w:ins>
          </w:p>
          <w:p w14:paraId="75B280A2" w14:textId="5BFDBF09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BDDDF6C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FFD786A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A017131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54605A36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F71BBA9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19390768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2D9DC8F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AEF24F3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TEXT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36977A9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C92576" w:rsidRPr="00676B69" w14:paraId="101B800A" w14:textId="77777777" w:rsidTr="00431701">
        <w:trPr>
          <w:trHeight w:val="576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0678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50296C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What type </w:t>
            </w:r>
            <w:commentRangeStart w:id="213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of </w:t>
            </w:r>
            <w:commentRangeStart w:id="214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activities </w:t>
            </w:r>
            <w:commentRangeEnd w:id="214"/>
            <w:r w:rsidR="00354A2B">
              <w:rPr>
                <w:rStyle w:val="CommentReference"/>
                <w:rFonts w:eastAsiaTheme="minorHAnsi"/>
              </w:rPr>
              <w:commentReference w:id="214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does each group do?</w:t>
            </w:r>
            <w:commentRangeEnd w:id="213"/>
            <w:r w:rsidR="003E2FF5">
              <w:rPr>
                <w:rStyle w:val="CommentReference"/>
                <w:rFonts w:eastAsiaTheme="minorHAnsi"/>
              </w:rPr>
              <w:commentReference w:id="213"/>
            </w:r>
          </w:p>
          <w:p w14:paraId="7351E96D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874E898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Select all that apply.</w:t>
            </w:r>
          </w:p>
          <w:p w14:paraId="280BDB93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F34D66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1=Planting of trees</w:t>
            </w:r>
          </w:p>
          <w:p w14:paraId="35ED2855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2=Cutting down undesired (competing) trees</w:t>
            </w:r>
          </w:p>
          <w:p w14:paraId="66311C65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3=Protecting certain desired (patches of) trees in the forest to promote the natural regeneration of these species</w:t>
            </w:r>
          </w:p>
          <w:p w14:paraId="051B2E87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4=Protecting areas of forest for particular environmental services, like water</w:t>
            </w:r>
          </w:p>
          <w:p w14:paraId="7ED4B0BA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5=Protecting areas of forest for particular beliefs/ spiritual services /sacred sites</w:t>
            </w:r>
          </w:p>
          <w:p w14:paraId="408CDEE9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6=Establishing clear use rights for a limited number of people to particular forest products (e.g., honey, trees)</w:t>
            </w:r>
          </w:p>
          <w:p w14:paraId="7750568D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7=Extension/education about forest management</w:t>
            </w:r>
          </w:p>
          <w:p w14:paraId="60154B1E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8=Enacted bylaw (e.g., no bush burning in or near forest)</w:t>
            </w:r>
          </w:p>
          <w:p w14:paraId="2BEFAD51" w14:textId="77777777" w:rsidR="00C92576" w:rsidRDefault="00C92576" w:rsidP="00431701">
            <w:pPr>
              <w:rPr>
                <w:ins w:id="215" w:author="Heather Huntington" w:date="2014-11-19T00:13:00Z"/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lastRenderedPageBreak/>
              <w:t>9=Mapping/inventory forest resources (e.g. mapping forest products areas)</w:t>
            </w:r>
          </w:p>
          <w:p w14:paraId="3A5C481F" w14:textId="0147A7A1" w:rsidR="003E2FF5" w:rsidRPr="00676B69" w:rsidRDefault="003E2FF5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216" w:author="Heather Huntington" w:date="2014-11-19T00:13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10- Develop forest management plan </w:t>
              </w:r>
            </w:ins>
          </w:p>
          <w:p w14:paraId="24D8DA17" w14:textId="3D81DF32" w:rsidR="00C92576" w:rsidRPr="00676B69" w:rsidRDefault="003E2FF5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217" w:author="Heather Huntington" w:date="2014-11-19T00:13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97</w:t>
              </w:r>
            </w:ins>
            <w:del w:id="218" w:author="Heather Huntington" w:date="2014-11-19T00:13:00Z">
              <w:r w:rsidR="00C92576" w:rsidRPr="00676B69" w:rsidDel="003E2FF5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delText>10</w:delText>
              </w:r>
            </w:del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=Other</w:t>
            </w:r>
          </w:p>
          <w:p w14:paraId="2E3359C8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030814B1" w14:textId="02BF93D7" w:rsidR="00431701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0E8544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3DA0FC67" w14:textId="1A139A05" w:rsidR="00F35D3A" w:rsidRPr="00676B69" w:rsidRDefault="003E473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lastRenderedPageBreak/>
        <w:t xml:space="preserve"> </w:t>
      </w:r>
    </w:p>
    <w:p w14:paraId="12E3CEDF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4883EA4C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07C042AD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5CA8AE3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63F0E76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6C1AC990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6855327C" w14:textId="77777777" w:rsidR="00077EEA" w:rsidRPr="00676B69" w:rsidRDefault="00077EE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277E9ECF" w14:textId="77777777" w:rsidR="00077EEA" w:rsidRPr="00676B69" w:rsidRDefault="00077EE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5AB38D86" w14:textId="77777777" w:rsidR="00440BA5" w:rsidRPr="00676B69" w:rsidRDefault="00440BA5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41FDA72" w14:textId="371AA311" w:rsidR="00F35D3A" w:rsidRPr="00676B69" w:rsidRDefault="00AD13DF" w:rsidP="007C3C66">
      <w:pPr>
        <w:rPr>
          <w:rFonts w:ascii="Gill Sans MT" w:hAnsi="Gill Sans MT"/>
          <w:b/>
          <w:sz w:val="22"/>
          <w:szCs w:val="22"/>
        </w:rPr>
      </w:pPr>
      <w:r w:rsidRPr="00676B69">
        <w:rPr>
          <w:rFonts w:ascii="Gill Sans MT" w:hAnsi="Gill Sans MT"/>
          <w:b/>
          <w:sz w:val="22"/>
          <w:szCs w:val="22"/>
        </w:rPr>
        <w:t>Traditional Community Rules</w:t>
      </w:r>
    </w:p>
    <w:tbl>
      <w:tblPr>
        <w:tblStyle w:val="TableGrid"/>
        <w:tblW w:w="14598" w:type="dxa"/>
        <w:tblLook w:val="04A0" w:firstRow="1" w:lastRow="0" w:firstColumn="1" w:lastColumn="0" w:noHBand="0" w:noVBand="1"/>
      </w:tblPr>
      <w:tblGrid>
        <w:gridCol w:w="1717"/>
        <w:gridCol w:w="1769"/>
        <w:gridCol w:w="977"/>
        <w:gridCol w:w="1724"/>
        <w:gridCol w:w="1333"/>
        <w:gridCol w:w="1327"/>
        <w:gridCol w:w="2405"/>
        <w:gridCol w:w="1673"/>
        <w:gridCol w:w="1673"/>
      </w:tblGrid>
      <w:tr w:rsidR="00B237C0" w:rsidRPr="00676B69" w14:paraId="19FAD7D4" w14:textId="77777777" w:rsidTr="00B237C0">
        <w:tc>
          <w:tcPr>
            <w:tcW w:w="1662" w:type="dxa"/>
          </w:tcPr>
          <w:p w14:paraId="250C0F9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Activity</w:t>
            </w:r>
          </w:p>
        </w:tc>
        <w:tc>
          <w:tcPr>
            <w:tcW w:w="1788" w:type="dxa"/>
          </w:tcPr>
          <w:p w14:paraId="5ABE2ACE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Are there </w:t>
            </w:r>
            <w:r w:rsidRPr="00676B69"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  <w:t>traditional community rules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in this village that regulate or restrict the following activity in forest/wooded areas? </w:t>
            </w:r>
          </w:p>
          <w:p w14:paraId="4C7D07B6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739DBA04" w14:textId="77777777" w:rsidR="00B237C0" w:rsidRPr="00676B69" w:rsidRDefault="00B237C0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1=No</w:t>
            </w:r>
          </w:p>
          <w:p w14:paraId="04F610AF" w14:textId="77777777" w:rsidR="00B237C0" w:rsidRPr="00676B69" w:rsidRDefault="00B237C0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2=Yes </w:t>
            </w:r>
          </w:p>
          <w:p w14:paraId="6EEACC55" w14:textId="77777777" w:rsidR="00B237C0" w:rsidRPr="00676B69" w:rsidRDefault="00B237C0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40ADD303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  <w:p w14:paraId="6784F6C6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</w:tcPr>
          <w:p w14:paraId="70A4EE1D" w14:textId="6EA9F622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If yes, please describe the rules. </w:t>
            </w:r>
          </w:p>
        </w:tc>
        <w:tc>
          <w:tcPr>
            <w:tcW w:w="1765" w:type="dxa"/>
          </w:tcPr>
          <w:p w14:paraId="72FBFE37" w14:textId="2BE7A4AB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Have these rules changes over the past # years? </w:t>
            </w:r>
          </w:p>
          <w:p w14:paraId="48548096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CD5D707" w14:textId="77777777" w:rsidR="00B237C0" w:rsidRPr="00676B69" w:rsidRDefault="00B237C0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1=No</w:t>
            </w:r>
          </w:p>
          <w:p w14:paraId="62A70DE5" w14:textId="77777777" w:rsidR="00B237C0" w:rsidRPr="00676B69" w:rsidRDefault="00B237C0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2=Yes </w:t>
            </w:r>
          </w:p>
          <w:p w14:paraId="3DCCE8AD" w14:textId="77777777" w:rsidR="00B237C0" w:rsidRPr="00676B69" w:rsidRDefault="00B237C0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7907108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205" w:type="dxa"/>
          </w:tcPr>
          <w:p w14:paraId="34F68136" w14:textId="77777777" w:rsidR="00B237C0" w:rsidRDefault="00B237C0" w:rsidP="005202C2">
            <w:pPr>
              <w:rPr>
                <w:ins w:id="219" w:author="Heather Huntington" w:date="2014-11-19T00:14:00Z"/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Is there a system for monitor for rule </w:t>
            </w:r>
            <w:commentRangeStart w:id="220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breaking</w:t>
            </w:r>
            <w:commentRangeEnd w:id="220"/>
            <w:r w:rsidR="00AD368E">
              <w:rPr>
                <w:rStyle w:val="CommentReference"/>
                <w:rFonts w:eastAsiaTheme="minorHAnsi"/>
              </w:rPr>
              <w:commentReference w:id="220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? </w:t>
            </w:r>
          </w:p>
          <w:p w14:paraId="6FC7D785" w14:textId="77777777" w:rsidR="003E2FF5" w:rsidRDefault="003E2FF5" w:rsidP="005202C2">
            <w:pPr>
              <w:rPr>
                <w:ins w:id="221" w:author="Heather Huntington" w:date="2014-11-19T00:14:00Z"/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0A40C07" w14:textId="77777777" w:rsidR="003E2FF5" w:rsidRDefault="003E2FF5" w:rsidP="005202C2">
            <w:pPr>
              <w:rPr>
                <w:ins w:id="222" w:author="Heather Huntington" w:date="2014-11-19T00:14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223" w:author="Heather Huntington" w:date="2014-11-19T00:14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0-No</w:t>
              </w:r>
            </w:ins>
          </w:p>
          <w:p w14:paraId="0377F536" w14:textId="14333E86" w:rsidR="003E2FF5" w:rsidRPr="00676B69" w:rsidRDefault="003E2FF5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224" w:author="Heather Huntington" w:date="2014-11-19T00:14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1-Yes </w:t>
              </w:r>
            </w:ins>
          </w:p>
        </w:tc>
        <w:tc>
          <w:tcPr>
            <w:tcW w:w="1350" w:type="dxa"/>
          </w:tcPr>
          <w:p w14:paraId="701D3F81" w14:textId="722B5565" w:rsidR="00B237C0" w:rsidRPr="00676B69" w:rsidRDefault="00B237C0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Are there penalties for rule breaking?</w:t>
            </w:r>
          </w:p>
          <w:p w14:paraId="2D1A1EE4" w14:textId="77777777" w:rsidR="00B237C0" w:rsidRPr="00676B69" w:rsidRDefault="00B237C0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128F1703" w14:textId="081603D5" w:rsidR="00B237C0" w:rsidRPr="00676B69" w:rsidRDefault="00B237C0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</w:tc>
        <w:tc>
          <w:tcPr>
            <w:tcW w:w="2430" w:type="dxa"/>
          </w:tcPr>
          <w:p w14:paraId="304D0080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What is the traditional community penalty for breaking the rules? </w:t>
            </w:r>
          </w:p>
          <w:p w14:paraId="1BC39A4A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1-Seize the product</w:t>
            </w:r>
          </w:p>
          <w:p w14:paraId="1759EE95" w14:textId="756D5E29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2-Seize tools </w:t>
            </w:r>
          </w:p>
          <w:p w14:paraId="15190ABD" w14:textId="7FC23C68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3-Cash fine; note the amount</w:t>
            </w:r>
          </w:p>
          <w:p w14:paraId="165A90B0" w14:textId="2D93C5E1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 Labor contribution; please specify the number of days</w:t>
            </w:r>
          </w:p>
          <w:p w14:paraId="1E9CEA68" w14:textId="1D430AB5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5- Social shaming/verbal chastisement/public apology</w:t>
            </w:r>
          </w:p>
          <w:p w14:paraId="01BF1CE1" w14:textId="4131703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 – In-kind contribution; pleas</w:t>
            </w:r>
            <w:ins w:id="225" w:author="usaiduser" w:date="2014-11-09T09:42:00Z">
              <w:r w:rsidR="00350CBE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e</w:t>
              </w:r>
            </w:ins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specify the product and amount </w:t>
            </w:r>
          </w:p>
          <w:p w14:paraId="2307AB97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7-Harvesting/collection restrictions</w:t>
            </w:r>
          </w:p>
          <w:p w14:paraId="784E93D9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8- Corporeal punishment</w:t>
            </w:r>
          </w:p>
          <w:p w14:paraId="7C8E947D" w14:textId="77777777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9-Sent to jail</w:t>
            </w:r>
          </w:p>
          <w:p w14:paraId="3297A81C" w14:textId="04E38589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10-Sent to DFO</w:t>
            </w:r>
          </w:p>
          <w:p w14:paraId="50023B5E" w14:textId="00AC5780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11- Sent to chief</w:t>
            </w:r>
          </w:p>
          <w:p w14:paraId="38AA5F62" w14:textId="708E153F" w:rsidR="00B237C0" w:rsidRPr="00676B69" w:rsidRDefault="00B237C0" w:rsidP="00077EEA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12-Temporary restriction on access, harvesting, or use rights</w:t>
            </w:r>
          </w:p>
          <w:p w14:paraId="1478B0CF" w14:textId="32C2BF81" w:rsidR="00B237C0" w:rsidRPr="00676B69" w:rsidRDefault="00B237C0" w:rsidP="00077EEA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13-Permanent suspension of access, harvest, or use rights</w:t>
            </w:r>
          </w:p>
          <w:p w14:paraId="7523AEE4" w14:textId="60C54A7B" w:rsidR="00B237C0" w:rsidRPr="00676B69" w:rsidRDefault="00B237C0" w:rsidP="00077EEA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14-Traditional belief sanction (for instance through spiritual entity))</w:t>
            </w:r>
          </w:p>
          <w:p w14:paraId="4ED8C62A" w14:textId="0BC745CD" w:rsidR="00B237C0" w:rsidRPr="00676B69" w:rsidRDefault="00B237C0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97 -Other</w:t>
            </w:r>
          </w:p>
        </w:tc>
        <w:tc>
          <w:tcPr>
            <w:tcW w:w="1710" w:type="dxa"/>
          </w:tcPr>
          <w:p w14:paraId="30BEB29E" w14:textId="58944446" w:rsidR="00B237C0" w:rsidRPr="00676B69" w:rsidRDefault="00B237C0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 the past </w:t>
            </w:r>
            <w:ins w:id="226" w:author="Heather Huntington" w:date="2014-11-19T00:15:00Z">
              <w:r w:rsidR="00DF437A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3</w:t>
              </w:r>
            </w:ins>
            <w:del w:id="227" w:author="Heather Huntington" w:date="2014-11-19T00:15:00Z">
              <w:r w:rsidRPr="00676B69" w:rsidDel="003E2FF5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delText>X</w:delText>
              </w:r>
            </w:del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</w:t>
            </w:r>
            <w:commentRangeStart w:id="228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months</w:t>
            </w:r>
            <w:commentRangeEnd w:id="228"/>
            <w:r w:rsidR="00350CBE">
              <w:rPr>
                <w:rStyle w:val="CommentReference"/>
                <w:rFonts w:eastAsiaTheme="minorHAnsi"/>
              </w:rPr>
              <w:commentReference w:id="228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, how many times was someone caught for breaking this rule? </w:t>
            </w:r>
          </w:p>
        </w:tc>
        <w:tc>
          <w:tcPr>
            <w:tcW w:w="1710" w:type="dxa"/>
          </w:tcPr>
          <w:p w14:paraId="4CC75065" w14:textId="4AAED8C4" w:rsidR="00B237C0" w:rsidRPr="00676B69" w:rsidRDefault="00B237C0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 your opinion, how many community members adhere to/follow these rules? </w:t>
            </w:r>
          </w:p>
          <w:p w14:paraId="156405A4" w14:textId="77777777" w:rsidR="00B237C0" w:rsidRPr="00676B69" w:rsidRDefault="00B237C0" w:rsidP="005202C2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9391AFA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1-Nearly everyone in the community</w:t>
            </w:r>
          </w:p>
          <w:p w14:paraId="5ECCBDB6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2- Most community members</w:t>
            </w:r>
          </w:p>
          <w:p w14:paraId="6F96E799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3- About half of the community</w:t>
            </w:r>
          </w:p>
          <w:p w14:paraId="0B3FDBC9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4- Some/a few</w:t>
            </w:r>
            <w:del w:id="229" w:author="usaiduser" w:date="2014-11-09T09:43:00Z">
              <w:r w:rsidRPr="00676B69" w:rsidDel="009B61B3">
                <w:rPr>
                  <w:rFonts w:ascii="Gill Sans MT" w:eastAsia="Calibri" w:hAnsi="Gill Sans MT" w:cs="Times New Roman"/>
                  <w:sz w:val="22"/>
                  <w:szCs w:val="22"/>
                </w:rPr>
                <w:delText>e</w:delText>
              </w:r>
            </w:del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 members of the community</w:t>
            </w:r>
          </w:p>
          <w:p w14:paraId="2BDF6398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5 – No one follows the rules </w:t>
            </w:r>
          </w:p>
          <w:p w14:paraId="33FC9330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7BA77186" w14:textId="77777777" w:rsidR="00B237C0" w:rsidRPr="00676B69" w:rsidRDefault="00B237C0" w:rsidP="005202C2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268A12AA" w14:textId="61BB20C2" w:rsidR="00B237C0" w:rsidRPr="00676B69" w:rsidRDefault="00B237C0" w:rsidP="005202C2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  <w:tr w:rsidR="00B237C0" w:rsidRPr="00676B69" w14:paraId="559357DA" w14:textId="77777777" w:rsidTr="00B237C0">
        <w:tc>
          <w:tcPr>
            <w:tcW w:w="1662" w:type="dxa"/>
          </w:tcPr>
          <w:p w14:paraId="4736B236" w14:textId="106E50C5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1788" w:type="dxa"/>
          </w:tcPr>
          <w:p w14:paraId="185FA56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485F5591" w14:textId="09547B5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1765" w:type="dxa"/>
          </w:tcPr>
          <w:p w14:paraId="2859F7FA" w14:textId="024FBF0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1CE479F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4D84735" w14:textId="2C06D34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75C78D89" w14:textId="16729559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E3E5D37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E8B0033" w14:textId="1ED721F4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4C46A41E" w14:textId="77777777" w:rsidTr="00B237C0">
        <w:tc>
          <w:tcPr>
            <w:tcW w:w="1662" w:type="dxa"/>
          </w:tcPr>
          <w:p w14:paraId="109E304C" w14:textId="150B1009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Setting fires for </w:t>
            </w:r>
            <w:r w:rsidRPr="00676B69">
              <w:rPr>
                <w:rFonts w:ascii="Gill Sans MT" w:hAnsi="Gill Sans MT"/>
                <w:sz w:val="22"/>
                <w:szCs w:val="22"/>
              </w:rPr>
              <w:lastRenderedPageBreak/>
              <w:t>poaching/hunting (include hunting relish</w:t>
            </w:r>
            <w:ins w:id="230" w:author="usaiduser" w:date="2014-11-09T09:41:00Z">
              <w:r w:rsidR="009356EC">
                <w:rPr>
                  <w:rFonts w:ascii="Gill Sans MT" w:hAnsi="Gill Sans MT"/>
                  <w:sz w:val="22"/>
                  <w:szCs w:val="22"/>
                </w:rPr>
                <w:t xml:space="preserve"> 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>(mice))</w:t>
            </w:r>
          </w:p>
        </w:tc>
        <w:tc>
          <w:tcPr>
            <w:tcW w:w="1788" w:type="dxa"/>
          </w:tcPr>
          <w:p w14:paraId="1FAF8EE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36B3A39B" w14:textId="090CEF0F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2D091B37" w14:textId="0C626B1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16280B8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8D8C0F7" w14:textId="0428393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6D56C30D" w14:textId="383087D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F4FF06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165DFC7" w14:textId="798ADD1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7BCCA43B" w14:textId="77777777" w:rsidTr="00B237C0">
        <w:tc>
          <w:tcPr>
            <w:tcW w:w="1662" w:type="dxa"/>
          </w:tcPr>
          <w:p w14:paraId="4D12F009" w14:textId="086C9DCE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lastRenderedPageBreak/>
              <w:t>Pit sawing</w:t>
            </w:r>
          </w:p>
        </w:tc>
        <w:tc>
          <w:tcPr>
            <w:tcW w:w="1788" w:type="dxa"/>
          </w:tcPr>
          <w:p w14:paraId="6A8F5AA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7FB6176C" w14:textId="503BD13D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18952976" w14:textId="24983F0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14319E3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787638B" w14:textId="194F59B8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87E5EDB" w14:textId="6E6F867D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5B60590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D644C37" w14:textId="18C76D3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73D8B3C4" w14:textId="77777777" w:rsidTr="00B237C0">
        <w:tc>
          <w:tcPr>
            <w:tcW w:w="1662" w:type="dxa"/>
          </w:tcPr>
          <w:p w14:paraId="74C56BDC" w14:textId="63BAF510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788" w:type="dxa"/>
          </w:tcPr>
          <w:p w14:paraId="54C7BD7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29E3A292" w14:textId="21D6F33E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0DBDA49B" w14:textId="07AD996D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195B2BF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100A0BD" w14:textId="4E90856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54B6ECA8" w14:textId="3002A855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CCB3E18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F607E43" w14:textId="230047B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4650BDB1" w14:textId="77777777" w:rsidTr="00B237C0">
        <w:trPr>
          <w:trHeight w:val="647"/>
        </w:trPr>
        <w:tc>
          <w:tcPr>
            <w:tcW w:w="1662" w:type="dxa"/>
          </w:tcPr>
          <w:p w14:paraId="5B7567D4" w14:textId="55E8537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before harvesting</w:t>
            </w:r>
          </w:p>
        </w:tc>
        <w:tc>
          <w:tcPr>
            <w:tcW w:w="1788" w:type="dxa"/>
          </w:tcPr>
          <w:p w14:paraId="421D12F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6CED823B" w14:textId="4E3E627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706E9873" w14:textId="1CE088D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5812EA08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9342E78" w14:textId="59B38C1C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227E664" w14:textId="40236706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0FA5A67B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DDB6F7C" w14:textId="7C1A150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08EBED73" w14:textId="77777777" w:rsidTr="00B237C0">
        <w:trPr>
          <w:trHeight w:val="654"/>
        </w:trPr>
        <w:tc>
          <w:tcPr>
            <w:tcW w:w="1662" w:type="dxa"/>
          </w:tcPr>
          <w:p w14:paraId="1DB6C25D" w14:textId="51D40C3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5FB4B649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88" w:type="dxa"/>
          </w:tcPr>
          <w:p w14:paraId="32C1F818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565787EF" w14:textId="4EE4EFF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7706C625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3CA11947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9EC6FFA" w14:textId="68A92945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5E90B17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04089B3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FF44445" w14:textId="60F076C0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12854908" w14:textId="77777777" w:rsidTr="00B237C0">
        <w:trPr>
          <w:trHeight w:val="548"/>
        </w:trPr>
        <w:tc>
          <w:tcPr>
            <w:tcW w:w="1662" w:type="dxa"/>
          </w:tcPr>
          <w:p w14:paraId="3AF8A6F3" w14:textId="7029802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34B59F13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  <w:p w14:paraId="44994B7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88" w:type="dxa"/>
          </w:tcPr>
          <w:p w14:paraId="47F024E3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62C3F573" w14:textId="703232F8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12AC269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1FF3A51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150C185" w14:textId="0B53912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21D0FA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286063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FEDD806" w14:textId="5936487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32B45138" w14:textId="77777777" w:rsidTr="00B237C0">
        <w:trPr>
          <w:trHeight w:val="538"/>
        </w:trPr>
        <w:tc>
          <w:tcPr>
            <w:tcW w:w="1662" w:type="dxa"/>
          </w:tcPr>
          <w:p w14:paraId="1EC397F1" w14:textId="77777777" w:rsidR="00B237C0" w:rsidRPr="00676B69" w:rsidRDefault="00B237C0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1793CD2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88" w:type="dxa"/>
          </w:tcPr>
          <w:p w14:paraId="1C327EA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5830AD12" w14:textId="50A8C4C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5E6C696C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0AED64B6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01544EE" w14:textId="6112024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B02192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A8AE97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E2A957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762CCE71" w14:textId="77777777" w:rsidTr="00B237C0">
        <w:trPr>
          <w:trHeight w:val="276"/>
        </w:trPr>
        <w:tc>
          <w:tcPr>
            <w:tcW w:w="1662" w:type="dxa"/>
          </w:tcPr>
          <w:p w14:paraId="701B3AFB" w14:textId="7590EF89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1788" w:type="dxa"/>
          </w:tcPr>
          <w:p w14:paraId="5FB29A5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78" w:type="dxa"/>
            <w:shd w:val="clear" w:color="auto" w:fill="D6E3BC" w:themeFill="accent3" w:themeFillTint="66"/>
          </w:tcPr>
          <w:p w14:paraId="61D77F20" w14:textId="5442494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765" w:type="dxa"/>
          </w:tcPr>
          <w:p w14:paraId="2334DD1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05" w:type="dxa"/>
          </w:tcPr>
          <w:p w14:paraId="5D8872D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E11CB57" w14:textId="503D5F9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BB28D3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BE145B0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C3B3353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2289FA62" w14:textId="77777777" w:rsidR="00F35D3A" w:rsidRPr="00676B69" w:rsidRDefault="00F35D3A" w:rsidP="007C3C66">
      <w:pPr>
        <w:rPr>
          <w:rFonts w:ascii="Gill Sans MT" w:hAnsi="Gill Sans MT"/>
          <w:sz w:val="22"/>
          <w:szCs w:val="22"/>
        </w:rPr>
      </w:pPr>
    </w:p>
    <w:p w14:paraId="2257353B" w14:textId="77777777" w:rsidR="00F35D3A" w:rsidRPr="00676B69" w:rsidRDefault="00F35D3A" w:rsidP="007C3C66">
      <w:pPr>
        <w:rPr>
          <w:rFonts w:ascii="Gill Sans MT" w:hAnsi="Gill Sans MT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F35D3A" w:rsidRPr="00676B69" w14:paraId="5E4A6594" w14:textId="77777777" w:rsidTr="00AD13DF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D1AF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5D15D" w14:textId="3FD60B94" w:rsidR="00F35D3A" w:rsidRPr="00676B69" w:rsidRDefault="00F35D3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Who is primarily responsible for the enforcement of</w:t>
            </w:r>
            <w:r w:rsidR="00AD13DF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these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</w:t>
            </w:r>
            <w:r w:rsidR="008C5112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traditional community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rules related to forest/wooded land? </w:t>
            </w:r>
          </w:p>
          <w:p w14:paraId="596D8565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A35EC3" w14:textId="76693B30" w:rsidR="00F35D3A" w:rsidRPr="00676B69" w:rsidRDefault="00AD13DF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1=Headperson</w:t>
            </w:r>
          </w:p>
          <w:p w14:paraId="6B774E55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</w:t>
            </w:r>
            <w:proofErr w:type="spellStart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Induna</w:t>
            </w:r>
            <w:proofErr w:type="spellEnd"/>
          </w:p>
          <w:p w14:paraId="5B04F782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3=Chief</w:t>
            </w:r>
          </w:p>
          <w:p w14:paraId="68980DF7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4=Elders</w:t>
            </w:r>
          </w:p>
          <w:p w14:paraId="5B5D0E41" w14:textId="513CDFF6" w:rsidR="00F35D3A" w:rsidRPr="00676B69" w:rsidRDefault="00F35D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5=Community Resource Board</w:t>
            </w:r>
          </w:p>
          <w:p w14:paraId="3E108AB0" w14:textId="4B0D2D8A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6=Village group</w:t>
            </w:r>
            <w:ins w:id="231" w:author="usaiduser" w:date="2014-11-09T09:43:00Z">
              <w:r w:rsidR="00400682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 </w:t>
              </w:r>
            </w:ins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(forest user group or village action committee); please specify</w:t>
            </w:r>
          </w:p>
          <w:p w14:paraId="1BF8B53F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4DFF5D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F35D3A" w:rsidRPr="00676B69" w14:paraId="3F90468C" w14:textId="77777777" w:rsidTr="00AD13DF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D3F4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B14C6" w14:textId="3C5038E4" w:rsidR="00F35D3A" w:rsidRPr="00676B69" w:rsidRDefault="00AD13DF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How effectively are</w:t>
            </w:r>
            <w:r w:rsidR="008C5112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rules</w:t>
            </w:r>
            <w:r w:rsidR="00F35D3A"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F35D3A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2458E7AB" w14:textId="77777777" w:rsidR="00F35D3A" w:rsidRPr="00676B69" w:rsidRDefault="00F35D3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7F0A47" w14:textId="38C77583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1-Very strong enforcement</w:t>
            </w:r>
          </w:p>
          <w:p w14:paraId="56F40053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2-Strong enforcement</w:t>
            </w:r>
          </w:p>
          <w:p w14:paraId="1F22778F" w14:textId="358165B1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 Sometimes strong/sometimes weak</w:t>
            </w:r>
          </w:p>
          <w:p w14:paraId="402705FA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4-Weak enforcement</w:t>
            </w:r>
          </w:p>
          <w:p w14:paraId="5B08F46E" w14:textId="73016F1B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5-Very weak enforcement</w:t>
            </w:r>
          </w:p>
          <w:p w14:paraId="16DB155B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DCF0EC2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762C5A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F35D3A" w:rsidRPr="00676B69" w14:paraId="3C03A4EF" w14:textId="77777777" w:rsidTr="00077EEA">
        <w:trPr>
          <w:trHeight w:val="49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EF3823" w14:textId="01960318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9105247" w14:textId="62FA32FB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/>
                <w:sz w:val="22"/>
                <w:szCs w:val="22"/>
              </w:rPr>
              <w:t>What is the typical compliance with penalties?</w:t>
            </w:r>
          </w:p>
          <w:p w14:paraId="2231295D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530C97C5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6F319FD8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204950F0" w14:textId="05E66B34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3B85AD1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1=Offenders never comply </w:t>
            </w:r>
          </w:p>
          <w:p w14:paraId="6280E0AF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2=Some of the time offenders comply  </w:t>
            </w:r>
          </w:p>
          <w:p w14:paraId="053894D6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3=About half the time offenders comply</w:t>
            </w:r>
          </w:p>
          <w:p w14:paraId="66B28180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4=Most of the time offenders comply </w:t>
            </w:r>
          </w:p>
          <w:p w14:paraId="691EE855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5=Almost all the time offenders comply</w:t>
            </w:r>
          </w:p>
          <w:p w14:paraId="61C4071A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888=Don't know  </w:t>
            </w:r>
          </w:p>
          <w:p w14:paraId="442F4EE9" w14:textId="25953669" w:rsidR="00F35D3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5F325F2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077EEA" w:rsidRPr="00676B69" w14:paraId="65680F36" w14:textId="77777777" w:rsidTr="00077EEA">
        <w:trPr>
          <w:trHeight w:val="104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07FE4" w14:textId="77777777" w:rsidR="00077EEA" w:rsidRPr="00676B69" w:rsidRDefault="00077EE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B7E4CD7" w14:textId="77777777" w:rsidR="00077EEA" w:rsidRPr="00676B69" w:rsidRDefault="00077EEA" w:rsidP="00077EEA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  <w:p w14:paraId="78B73B72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67826CE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1A755ED1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23C33153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8707AA7" w14:textId="1247F5E0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1E246B" w14:textId="77777777" w:rsidR="00077EEA" w:rsidRPr="00676B69" w:rsidRDefault="00077EE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D13DF" w:rsidRPr="00676B69" w14:paraId="0F5AD6CE" w14:textId="77777777" w:rsidTr="00AD13DF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275D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C1D28" w14:textId="2C633656" w:rsidR="00AD13DF" w:rsidRPr="00676B69" w:rsidRDefault="00AD13DF" w:rsidP="00AD13DF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del w:id="232" w:author="Heather Huntington" w:date="2014-11-19T00:16:00Z">
              <w:r w:rsidRPr="00676B69" w:rsidDel="00DF437A">
                <w:rPr>
                  <w:rFonts w:ascii="Gill Sans MT" w:eastAsia="Calibri" w:hAnsi="Gill Sans MT" w:cs="Times New Roman"/>
                  <w:color w:val="000000" w:themeColor="text1"/>
                  <w:sz w:val="22"/>
                  <w:szCs w:val="22"/>
                </w:rPr>
                <w:delText>How often are</w:delText>
              </w:r>
            </w:del>
            <w:ins w:id="233" w:author="Heather Huntington" w:date="2014-11-19T00:16:00Z">
              <w:r w:rsidR="00DF437A">
                <w:rPr>
                  <w:rFonts w:ascii="Gill Sans MT" w:eastAsia="Calibri" w:hAnsi="Gill Sans MT" w:cs="Times New Roman"/>
                  <w:color w:val="000000" w:themeColor="text1"/>
                  <w:sz w:val="22"/>
                  <w:szCs w:val="22"/>
                </w:rPr>
                <w:t>Are</w:t>
              </w:r>
            </w:ins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the traditional/local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penalties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</w:t>
            </w:r>
            <w:commentRangeStart w:id="234"/>
            <w:commentRangeStart w:id="235"/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enforced equally across different groups </w:t>
            </w:r>
            <w:commentRangeEnd w:id="234"/>
            <w:r w:rsidR="00400682">
              <w:rPr>
                <w:rStyle w:val="CommentReference"/>
                <w:rFonts w:eastAsiaTheme="minorHAnsi"/>
              </w:rPr>
              <w:commentReference w:id="234"/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in your community?</w:t>
            </w:r>
            <w:commentRangeEnd w:id="235"/>
            <w:r w:rsidR="00DF437A">
              <w:rPr>
                <w:rStyle w:val="CommentReference"/>
                <w:rFonts w:eastAsiaTheme="minorHAnsi"/>
              </w:rPr>
              <w:commentReference w:id="235"/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AC789D5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63FF856C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5CAE604B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8B0F1D8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3AA1B8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D13DF" w:rsidRPr="00676B69" w14:paraId="20AA0F53" w14:textId="77777777" w:rsidTr="005A2E20">
        <w:trPr>
          <w:trHeight w:val="96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EF50D6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9FCFDD4" w14:textId="2F464F6B" w:rsidR="00AD13DF" w:rsidRPr="00676B69" w:rsidRDefault="00AD13DF" w:rsidP="00AD13DF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39A290EC" w14:textId="77777777" w:rsidR="00AD13DF" w:rsidRPr="00676B69" w:rsidRDefault="00AD13DF" w:rsidP="00AD13DF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C9E7E95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576AF398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3D0FE36A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5942124" w14:textId="694732FC" w:rsidR="005A2E20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EC82E6E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5A2E20" w:rsidRPr="00676B69" w14:paraId="671B63AC" w14:textId="77777777" w:rsidTr="005A2E20">
        <w:trPr>
          <w:trHeight w:val="1082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6BED4F7E" w14:textId="77777777" w:rsidR="005A2E20" w:rsidRPr="00676B69" w:rsidRDefault="005A2E20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0A0F8685" w14:textId="170480C8" w:rsidR="005A2E20" w:rsidRPr="00676B69" w:rsidRDefault="005A2E20" w:rsidP="00AD13D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is the process that outsiders/strangers must follow for using the forests? Are there </w:t>
            </w:r>
            <w:commentRangeStart w:id="237"/>
            <w:r w:rsidRPr="00676B69">
              <w:rPr>
                <w:rFonts w:ascii="Gill Sans MT" w:hAnsi="Gill Sans MT"/>
                <w:sz w:val="22"/>
                <w:szCs w:val="22"/>
              </w:rPr>
              <w:t xml:space="preserve">rules </w:t>
            </w:r>
            <w:commentRangeEnd w:id="237"/>
            <w:r w:rsidR="008A5435">
              <w:rPr>
                <w:rStyle w:val="CommentReference"/>
                <w:rFonts w:eastAsiaTheme="minorHAnsi"/>
              </w:rPr>
              <w:commentReference w:id="237"/>
            </w:r>
            <w:r w:rsidRPr="00676B69">
              <w:rPr>
                <w:rFonts w:ascii="Gill Sans MT" w:hAnsi="Gill Sans MT"/>
                <w:sz w:val="22"/>
                <w:szCs w:val="22"/>
              </w:rPr>
              <w:t>that are different for locals versus outsiders? Please describe.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01565D55" w14:textId="77777777" w:rsidR="005A2E20" w:rsidRPr="00676B69" w:rsidRDefault="005A2E20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10A85C88" w14:textId="77777777" w:rsidR="005A2E20" w:rsidRPr="00676B69" w:rsidRDefault="005A2E20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25F29A6F" w14:textId="3AE0ACD3" w:rsidR="005A2E20" w:rsidRPr="00676B69" w:rsidRDefault="005A2E20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5A2E20" w:rsidRPr="00676B69" w14:paraId="76BDBE71" w14:textId="77777777" w:rsidTr="00015DCC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3D841B3F" w14:textId="77777777" w:rsidR="005A2E20" w:rsidRPr="00676B69" w:rsidRDefault="005A2E20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5C80E417" w14:textId="77777777" w:rsidR="00015DCC" w:rsidRPr="00676B69" w:rsidRDefault="005A2E20" w:rsidP="00AD13D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rules are specific to strangers in the community wishing to access forest/wooded land? Are members of the community </w:t>
            </w:r>
            <w:commentRangeStart w:id="238"/>
            <w:r w:rsidRPr="00676B69">
              <w:rPr>
                <w:rFonts w:ascii="Gill Sans MT" w:hAnsi="Gill Sans MT"/>
                <w:sz w:val="22"/>
                <w:szCs w:val="22"/>
              </w:rPr>
              <w:t xml:space="preserve">involved </w:t>
            </w:r>
            <w:commentRangeEnd w:id="238"/>
            <w:r w:rsidR="008A5435">
              <w:rPr>
                <w:rStyle w:val="CommentReference"/>
                <w:rFonts w:eastAsiaTheme="minorHAnsi"/>
              </w:rPr>
              <w:commentReference w:id="238"/>
            </w:r>
            <w:r w:rsidRPr="00676B69">
              <w:rPr>
                <w:rFonts w:ascii="Gill Sans MT" w:hAnsi="Gill Sans MT"/>
                <w:sz w:val="22"/>
                <w:szCs w:val="22"/>
              </w:rPr>
              <w:t>in the negotiation process with outsiders wishing to acquire access? If yes, who?</w:t>
            </w:r>
          </w:p>
          <w:p w14:paraId="101614A2" w14:textId="73C80BFD" w:rsidR="00015DCC" w:rsidRPr="00676B69" w:rsidRDefault="00015DCC" w:rsidP="00AD13DF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3A224F09" w14:textId="77777777" w:rsidR="005A2E20" w:rsidRPr="00676B69" w:rsidRDefault="005A2E20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513EF159" w14:textId="5852EA13" w:rsidR="005A2E20" w:rsidRPr="00676B69" w:rsidRDefault="005A2E20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015DCC" w:rsidRPr="00676B69" w14:paraId="1B76FB17" w14:textId="77777777" w:rsidTr="005A2E20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3771CBD1" w14:textId="77777777" w:rsidR="00015DCC" w:rsidRPr="00676B69" w:rsidRDefault="00015DCC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039B3189" w14:textId="77777777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Are members of the community </w:t>
            </w:r>
            <w:commentRangeStart w:id="239"/>
            <w:r w:rsidRPr="00676B69">
              <w:rPr>
                <w:rFonts w:ascii="Gill Sans MT" w:hAnsi="Gill Sans MT"/>
                <w:sz w:val="22"/>
                <w:szCs w:val="22"/>
              </w:rPr>
              <w:t xml:space="preserve">involved </w:t>
            </w:r>
            <w:commentRangeEnd w:id="239"/>
            <w:r w:rsidR="008A5435">
              <w:rPr>
                <w:rStyle w:val="CommentReference"/>
                <w:rFonts w:eastAsiaTheme="minorHAnsi"/>
              </w:rPr>
              <w:commentReference w:id="239"/>
            </w:r>
            <w:r w:rsidRPr="00676B69">
              <w:rPr>
                <w:rFonts w:ascii="Gill Sans MT" w:hAnsi="Gill Sans MT"/>
                <w:sz w:val="22"/>
                <w:szCs w:val="22"/>
              </w:rPr>
              <w:t>in the design, implementation and oversight of forest/wooded land agreements (contracts, concessions, permits)?</w:t>
            </w:r>
          </w:p>
          <w:p w14:paraId="23A4D6B0" w14:textId="77777777" w:rsidR="00015DCC" w:rsidRPr="00676B69" w:rsidRDefault="00015DCC" w:rsidP="00AD13DF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05CCD58A" w14:textId="77777777" w:rsidR="00015DCC" w:rsidRPr="00676B69" w:rsidRDefault="00015DCC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E28BA12" w14:textId="57BB37DF" w:rsidR="00015DCC" w:rsidRPr="00676B69" w:rsidRDefault="00015DCC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 xml:space="preserve">TEXT </w:t>
            </w:r>
          </w:p>
        </w:tc>
      </w:tr>
    </w:tbl>
    <w:p w14:paraId="241B8B10" w14:textId="77777777" w:rsidR="005A2E20" w:rsidRPr="00676B69" w:rsidRDefault="005A2E20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4FB2BC41" w14:textId="77777777" w:rsidR="005A2E20" w:rsidRPr="00676B69" w:rsidRDefault="005A2E20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466EFE27" w14:textId="254C0B62" w:rsidR="003F15C8" w:rsidRPr="00676B69" w:rsidRDefault="003F15C8" w:rsidP="007C3C66">
      <w:pPr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</w:pPr>
      <w:r w:rsidRPr="00676B69"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  <w:t>Government/official legal rules</w:t>
      </w:r>
    </w:p>
    <w:tbl>
      <w:tblPr>
        <w:tblStyle w:val="TableGrid"/>
        <w:tblW w:w="14609" w:type="dxa"/>
        <w:tblLook w:val="04A0" w:firstRow="1" w:lastRow="0" w:firstColumn="1" w:lastColumn="0" w:noHBand="0" w:noVBand="1"/>
      </w:tblPr>
      <w:tblGrid>
        <w:gridCol w:w="1718"/>
        <w:gridCol w:w="2207"/>
        <w:gridCol w:w="1345"/>
        <w:gridCol w:w="1353"/>
        <w:gridCol w:w="1732"/>
        <w:gridCol w:w="1722"/>
        <w:gridCol w:w="2459"/>
        <w:gridCol w:w="2073"/>
      </w:tblGrid>
      <w:tr w:rsidR="00B237C0" w:rsidRPr="00676B69" w14:paraId="2CCD02F8" w14:textId="77777777" w:rsidTr="00B237C0">
        <w:tc>
          <w:tcPr>
            <w:tcW w:w="1657" w:type="dxa"/>
          </w:tcPr>
          <w:p w14:paraId="121A534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Activity</w:t>
            </w:r>
          </w:p>
        </w:tc>
        <w:tc>
          <w:tcPr>
            <w:tcW w:w="2026" w:type="dxa"/>
          </w:tcPr>
          <w:p w14:paraId="16F8BE75" w14:textId="7E9A7069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Are there </w:t>
            </w:r>
            <w:r w:rsidRPr="00676B69"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  <w:t>government/official legal rules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that regulate or restrict the following activity in forest/wooded areas? </w:t>
            </w:r>
          </w:p>
          <w:p w14:paraId="5FAF39D0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049B9F3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1=No</w:t>
            </w:r>
          </w:p>
          <w:p w14:paraId="076F93DF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2=Yes </w:t>
            </w:r>
          </w:p>
          <w:p w14:paraId="5E887766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34597665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  <w:p w14:paraId="671FE19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</w:tcPr>
          <w:p w14:paraId="4D1D98EC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If yes, please describe the rules. </w:t>
            </w:r>
          </w:p>
        </w:tc>
        <w:tc>
          <w:tcPr>
            <w:tcW w:w="1361" w:type="dxa"/>
          </w:tcPr>
          <w:p w14:paraId="2E04FB3A" w14:textId="489FB0AA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What year was this rule introduced? </w:t>
            </w:r>
          </w:p>
        </w:tc>
        <w:tc>
          <w:tcPr>
            <w:tcW w:w="1769" w:type="dxa"/>
          </w:tcPr>
          <w:p w14:paraId="39391A90" w14:textId="4ABC35F9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Is there a system for monitoring for rule </w:t>
            </w:r>
            <w:commentRangeStart w:id="240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breaking</w:t>
            </w:r>
            <w:commentRangeEnd w:id="240"/>
            <w:r w:rsidR="00B54544">
              <w:rPr>
                <w:rStyle w:val="CommentReference"/>
                <w:rFonts w:eastAsiaTheme="minorHAnsi"/>
              </w:rPr>
              <w:commentReference w:id="240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? </w:t>
            </w:r>
          </w:p>
        </w:tc>
        <w:tc>
          <w:tcPr>
            <w:tcW w:w="1769" w:type="dxa"/>
          </w:tcPr>
          <w:p w14:paraId="1026A528" w14:textId="4658015D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Are there penalties for rule breaking?</w:t>
            </w:r>
          </w:p>
          <w:p w14:paraId="359AB524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0=No</w:t>
            </w:r>
          </w:p>
          <w:p w14:paraId="3149409A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1=Yes</w:t>
            </w:r>
          </w:p>
          <w:p w14:paraId="68998D7A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0B23F61B" w14:textId="65D566D9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2493" w:type="dxa"/>
          </w:tcPr>
          <w:p w14:paraId="7DA51CFB" w14:textId="0BDB2122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What are the penalties for breaking the rules? </w:t>
            </w:r>
          </w:p>
          <w:p w14:paraId="4255CBB5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1-Seize the product</w:t>
            </w:r>
          </w:p>
          <w:p w14:paraId="7074C8C6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2-Seize tools </w:t>
            </w:r>
          </w:p>
          <w:p w14:paraId="4B4754F5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3-Cash fine; note the amount</w:t>
            </w:r>
          </w:p>
          <w:p w14:paraId="0A930CC1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 Labor contribution; please specify the number of days</w:t>
            </w:r>
          </w:p>
          <w:p w14:paraId="7926B646" w14:textId="084F114F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5 – In-kind contribution; pleas specify the product and amount </w:t>
            </w:r>
          </w:p>
          <w:p w14:paraId="5D2B8DEB" w14:textId="2A605EF0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6-Harvesting/collection restrictions</w:t>
            </w:r>
          </w:p>
          <w:p w14:paraId="6AF05F30" w14:textId="452DB841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7- Corporeal punishment</w:t>
            </w:r>
          </w:p>
          <w:p w14:paraId="2280A714" w14:textId="25275613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8-Sent to jail</w:t>
            </w:r>
          </w:p>
          <w:p w14:paraId="3C9680CF" w14:textId="22BB10F1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9-Sent to DFO</w:t>
            </w:r>
          </w:p>
          <w:p w14:paraId="74D8572B" w14:textId="0D313C2E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10- Sent to chief</w:t>
            </w:r>
          </w:p>
          <w:p w14:paraId="34DE6C48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A9501E3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97- Other; please specify</w:t>
            </w:r>
          </w:p>
          <w:p w14:paraId="53ECC924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43B6291D" w14:textId="77777777" w:rsidR="00B237C0" w:rsidRPr="00676B69" w:rsidRDefault="00B237C0" w:rsidP="00A45B8C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548C866F" w14:textId="3E5418A6" w:rsidR="00B237C0" w:rsidRPr="00676B69" w:rsidRDefault="00B237C0" w:rsidP="00A45B8C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  <w:p w14:paraId="31761F48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2153" w:type="dxa"/>
          </w:tcPr>
          <w:p w14:paraId="1B9AE161" w14:textId="7E69CF63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 your opinion, how many community members adhere to/follow these rules? </w:t>
            </w:r>
          </w:p>
          <w:p w14:paraId="1FC50003" w14:textId="77777777" w:rsidR="00B237C0" w:rsidRPr="00676B69" w:rsidRDefault="00B237C0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39E2849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1-Nearly everyone in the community</w:t>
            </w:r>
          </w:p>
          <w:p w14:paraId="457C7760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2- Most community members</w:t>
            </w:r>
          </w:p>
          <w:p w14:paraId="52FC6535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3- About half of the community</w:t>
            </w:r>
          </w:p>
          <w:p w14:paraId="37C37919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4- Some/a few</w:t>
            </w:r>
            <w:del w:id="241" w:author="usaiduser" w:date="2014-11-09T09:48:00Z">
              <w:r w:rsidRPr="00676B69" w:rsidDel="00B54544">
                <w:rPr>
                  <w:rFonts w:ascii="Gill Sans MT" w:eastAsia="Calibri" w:hAnsi="Gill Sans MT" w:cs="Times New Roman"/>
                  <w:sz w:val="22"/>
                  <w:szCs w:val="22"/>
                </w:rPr>
                <w:delText>e</w:delText>
              </w:r>
            </w:del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 members of the community</w:t>
            </w:r>
          </w:p>
          <w:p w14:paraId="61097B90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5 – No one follows the rules </w:t>
            </w:r>
          </w:p>
          <w:p w14:paraId="43D62817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09CCDFF6" w14:textId="77777777" w:rsidR="00B237C0" w:rsidRPr="00676B69" w:rsidRDefault="00B237C0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13B89F8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</w:tr>
      <w:tr w:rsidR="00B237C0" w:rsidRPr="00676B69" w14:paraId="153F6AD0" w14:textId="77777777" w:rsidTr="00B237C0">
        <w:tc>
          <w:tcPr>
            <w:tcW w:w="1657" w:type="dxa"/>
          </w:tcPr>
          <w:p w14:paraId="4FF7A069" w14:textId="3DED52C1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2026" w:type="dxa"/>
          </w:tcPr>
          <w:p w14:paraId="69D1BE7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2E84279B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1361" w:type="dxa"/>
          </w:tcPr>
          <w:p w14:paraId="1EF0396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0C4F681B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00D61070" w14:textId="5EBCCE9E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2F41562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789207B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5790444F" w14:textId="77777777" w:rsidTr="00B237C0">
        <w:tc>
          <w:tcPr>
            <w:tcW w:w="1657" w:type="dxa"/>
          </w:tcPr>
          <w:p w14:paraId="3CF16F9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Setting fires for poaching/hunting </w:t>
            </w:r>
            <w:r w:rsidRPr="00676B69">
              <w:rPr>
                <w:rFonts w:ascii="Gill Sans MT" w:hAnsi="Gill Sans MT"/>
                <w:sz w:val="22"/>
                <w:szCs w:val="22"/>
              </w:rPr>
              <w:lastRenderedPageBreak/>
              <w:t xml:space="preserve">(include hunting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relish(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>mice))</w:t>
            </w:r>
          </w:p>
        </w:tc>
        <w:tc>
          <w:tcPr>
            <w:tcW w:w="2026" w:type="dxa"/>
          </w:tcPr>
          <w:p w14:paraId="1552353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0DD05E84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0DC6B82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4F5FC4E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1B92C373" w14:textId="5D598C14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6860D71C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6629402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1F1C9354" w14:textId="77777777" w:rsidTr="00B237C0">
        <w:tc>
          <w:tcPr>
            <w:tcW w:w="1657" w:type="dxa"/>
          </w:tcPr>
          <w:p w14:paraId="5499607E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lastRenderedPageBreak/>
              <w:t>Pit sawing</w:t>
            </w:r>
          </w:p>
        </w:tc>
        <w:tc>
          <w:tcPr>
            <w:tcW w:w="2026" w:type="dxa"/>
          </w:tcPr>
          <w:p w14:paraId="1B179AC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739A0920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775D175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5ADCF500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49557B96" w14:textId="28122332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6F7303A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2A5F250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76AFF91B" w14:textId="77777777" w:rsidTr="00B237C0">
        <w:tc>
          <w:tcPr>
            <w:tcW w:w="1657" w:type="dxa"/>
          </w:tcPr>
          <w:p w14:paraId="264CB4D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2026" w:type="dxa"/>
          </w:tcPr>
          <w:p w14:paraId="67C16B5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024022BB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71811AE6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1EC6899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00F1E7E4" w14:textId="69AFF7E9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5B59C375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1DAC511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6FD0DE92" w14:textId="77777777" w:rsidTr="00B237C0">
        <w:trPr>
          <w:trHeight w:val="647"/>
        </w:trPr>
        <w:tc>
          <w:tcPr>
            <w:tcW w:w="1657" w:type="dxa"/>
          </w:tcPr>
          <w:p w14:paraId="57F47685" w14:textId="4E994B84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Where and when a fire can be started</w:t>
            </w:r>
          </w:p>
        </w:tc>
        <w:tc>
          <w:tcPr>
            <w:tcW w:w="2026" w:type="dxa"/>
          </w:tcPr>
          <w:p w14:paraId="5873B3F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69CB066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2CC1A62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3C73087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1C105FB1" w14:textId="41999843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3B33D940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4F223ED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150DFD32" w14:textId="77777777" w:rsidTr="00B237C0">
        <w:trPr>
          <w:trHeight w:val="683"/>
        </w:trPr>
        <w:tc>
          <w:tcPr>
            <w:tcW w:w="1657" w:type="dxa"/>
          </w:tcPr>
          <w:p w14:paraId="3AF7708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41A52E6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026" w:type="dxa"/>
          </w:tcPr>
          <w:p w14:paraId="78F12DAE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5772625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5A34C195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69FED9B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34F360A0" w14:textId="2418E466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77CE986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4BB90BFE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134CF7BD" w14:textId="77777777" w:rsidTr="00B237C0">
        <w:trPr>
          <w:trHeight w:val="520"/>
        </w:trPr>
        <w:tc>
          <w:tcPr>
            <w:tcW w:w="1657" w:type="dxa"/>
          </w:tcPr>
          <w:p w14:paraId="1B26657A" w14:textId="2B0FC0F4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77A8615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026" w:type="dxa"/>
          </w:tcPr>
          <w:p w14:paraId="11AB7CA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7ADB0808" w14:textId="3571B38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3FD01F8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68279034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2E566B5D" w14:textId="70F4532B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4461A926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71A2F2E4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0AF871A2" w14:textId="77777777" w:rsidTr="00B237C0">
        <w:trPr>
          <w:trHeight w:val="349"/>
        </w:trPr>
        <w:tc>
          <w:tcPr>
            <w:tcW w:w="1657" w:type="dxa"/>
          </w:tcPr>
          <w:p w14:paraId="3D8C26AE" w14:textId="6E2C52CF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4E33895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026" w:type="dxa"/>
          </w:tcPr>
          <w:p w14:paraId="2A27EDCD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58DA913C" w14:textId="66012446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54029ABD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738AC01D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02F72CBD" w14:textId="50D41732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5F7C0D9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3522969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B237C0" w:rsidRPr="00676B69" w14:paraId="612119B2" w14:textId="77777777" w:rsidTr="00B237C0">
        <w:trPr>
          <w:trHeight w:val="332"/>
        </w:trPr>
        <w:tc>
          <w:tcPr>
            <w:tcW w:w="1657" w:type="dxa"/>
          </w:tcPr>
          <w:p w14:paraId="5B0A1CC4" w14:textId="265035CA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2026" w:type="dxa"/>
          </w:tcPr>
          <w:p w14:paraId="2DFE716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1" w:type="dxa"/>
            <w:shd w:val="clear" w:color="auto" w:fill="D6E3BC" w:themeFill="accent3" w:themeFillTint="66"/>
          </w:tcPr>
          <w:p w14:paraId="15517355" w14:textId="54D9704A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361" w:type="dxa"/>
          </w:tcPr>
          <w:p w14:paraId="70C2417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68C4389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769" w:type="dxa"/>
          </w:tcPr>
          <w:p w14:paraId="67567E45" w14:textId="2CF90868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93" w:type="dxa"/>
          </w:tcPr>
          <w:p w14:paraId="7C3709A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153" w:type="dxa"/>
          </w:tcPr>
          <w:p w14:paraId="6679939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2B18EF04" w14:textId="77777777" w:rsidR="003F15C8" w:rsidRPr="00676B69" w:rsidRDefault="003F15C8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3F15C8" w:rsidRPr="00676B69" w14:paraId="452D031C" w14:textId="77777777" w:rsidTr="003F15C8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12F5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E3CA3" w14:textId="79D291BA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Who is primarily responsible for the enforcement of these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related to forest/wooded land? </w:t>
            </w:r>
          </w:p>
          <w:p w14:paraId="08B91348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EB44D1" w14:textId="62B7F14D" w:rsidR="003F15C8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1-DFO</w:t>
            </w:r>
          </w:p>
          <w:p w14:paraId="45B10D49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2-ZAWA</w:t>
            </w:r>
          </w:p>
          <w:p w14:paraId="482EF604" w14:textId="4F08CD3F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3-CRB</w:t>
            </w:r>
          </w:p>
          <w:p w14:paraId="1FB6D26A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  <w:p w14:paraId="43B2EEE5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202F9DD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888-Don’t know</w:t>
            </w:r>
          </w:p>
          <w:p w14:paraId="30BC011C" w14:textId="7955069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999-Prefer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835A53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5CFB6124" w14:textId="77777777" w:rsidTr="003F15C8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24A8" w14:textId="673863AE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438EB" w14:textId="746DF74E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effectively are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28985AD3" w14:textId="77777777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E1271E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13A69B45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799F52CC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703846CE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013FDA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08AD34B1" w14:textId="77777777" w:rsidTr="003F15C8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A7ED7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70D300" w14:textId="0027BC18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5B7920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2C427719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0CDFD5F3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021F72EB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885839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24A40113" w14:textId="77777777" w:rsidTr="00A45B8C">
        <w:trPr>
          <w:trHeight w:val="113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CB1453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4D7A147" w14:textId="3E8E3C98" w:rsidR="003F15C8" w:rsidRPr="00676B69" w:rsidRDefault="00A45B8C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the government/official legal</w:t>
            </w:r>
            <w:r w:rsidR="003F15C8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penalties </w:t>
            </w:r>
            <w:r w:rsidR="003F15C8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F52EDBF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4B7780C4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4293CAE0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3BB8EAF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3ADACDE4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719677C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45B8C" w:rsidRPr="00676B69" w14:paraId="7FCFB14C" w14:textId="77777777" w:rsidTr="004A3603">
        <w:trPr>
          <w:trHeight w:val="804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227B48FF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6EAC30D5" w14:textId="593B29A7" w:rsidR="00A45B8C" w:rsidRPr="00676B69" w:rsidRDefault="004A3603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BF5A8B7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A563CF0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5EDA3F2F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5B6C5D0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239618B2" w14:textId="77777777" w:rsidTr="00A45B8C">
        <w:trPr>
          <w:trHeight w:val="1047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CA07A6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B944BA9" w14:textId="254A0557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632782DC" w14:textId="77777777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DD42469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1=No</w:t>
            </w:r>
          </w:p>
          <w:p w14:paraId="4E85BEF7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2=Yes </w:t>
            </w:r>
          </w:p>
          <w:p w14:paraId="7BFBD614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196C8F78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0750C0FE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0089056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45B8C" w:rsidRPr="00676B69" w14:paraId="6714595B" w14:textId="77777777" w:rsidTr="004A3603">
        <w:trPr>
          <w:trHeight w:val="89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4697F46B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4E88970B" w14:textId="4DB9CB0D" w:rsidR="00A45B8C" w:rsidRPr="00676B69" w:rsidRDefault="004A3603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21F2BCD0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78424B2E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9176998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23ADBF0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4F158976" w14:textId="77777777" w:rsidR="00F35D3A" w:rsidRPr="00676B69" w:rsidRDefault="00F35D3A" w:rsidP="007C3C66">
      <w:pPr>
        <w:rPr>
          <w:rFonts w:ascii="Gill Sans MT" w:hAnsi="Gill Sans MT"/>
          <w:b/>
          <w:sz w:val="22"/>
          <w:szCs w:val="22"/>
          <w:u w:val="single"/>
        </w:rPr>
      </w:pPr>
    </w:p>
    <w:p w14:paraId="34B9EEF7" w14:textId="5C114BED" w:rsidR="00CF0960" w:rsidRPr="00676B69" w:rsidRDefault="00CF0960">
      <w:pPr>
        <w:rPr>
          <w:rFonts w:ascii="Gill Sans MT" w:hAnsi="Gill Sans MT"/>
          <w:b/>
          <w:sz w:val="22"/>
          <w:szCs w:val="22"/>
          <w:u w:val="single"/>
        </w:rPr>
      </w:pPr>
      <w:r w:rsidRPr="00676B69">
        <w:rPr>
          <w:rFonts w:ascii="Gill Sans MT" w:hAnsi="Gill Sans MT"/>
          <w:b/>
          <w:sz w:val="22"/>
          <w:szCs w:val="22"/>
          <w:u w:val="single"/>
        </w:rPr>
        <w:br w:type="page"/>
      </w:r>
    </w:p>
    <w:p w14:paraId="1E9AA6E8" w14:textId="77777777" w:rsidR="00CF0960" w:rsidRPr="00676B69" w:rsidRDefault="00CF0960" w:rsidP="007C3C66">
      <w:pPr>
        <w:rPr>
          <w:rFonts w:ascii="Gill Sans MT" w:hAnsi="Gill Sans MT"/>
          <w:b/>
          <w:sz w:val="22"/>
          <w:szCs w:val="22"/>
          <w:u w:val="single"/>
        </w:rPr>
      </w:pPr>
    </w:p>
    <w:p w14:paraId="0D438F61" w14:textId="77777777" w:rsidR="00321D6B" w:rsidRPr="00676B69" w:rsidRDefault="00321D6B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5250706A" w14:textId="77EA941A" w:rsidR="00DD26A1" w:rsidRPr="00676B69" w:rsidRDefault="00DD26A1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>FOREST PRODUCTS</w:t>
      </w:r>
    </w:p>
    <w:p w14:paraId="66A6C81B" w14:textId="12DA6710" w:rsidR="00250D8D" w:rsidRPr="00676B69" w:rsidRDefault="00250D8D" w:rsidP="007C3C66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Now we would like to ask you some questions about forest products that are collected/harvested </w:t>
      </w:r>
      <w:r w:rsidR="002F7082" w:rsidRPr="00676B69">
        <w:rPr>
          <w:rFonts w:ascii="Gill Sans MT" w:hAnsi="Gill Sans MT"/>
          <w:color w:val="000000" w:themeColor="text1"/>
          <w:sz w:val="22"/>
          <w:szCs w:val="22"/>
        </w:rPr>
        <w:t xml:space="preserve">in your area. 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. </w:t>
      </w:r>
    </w:p>
    <w:p w14:paraId="619FE1DD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1"/>
        <w:tblpPr w:leftFromText="180" w:rightFromText="180" w:vertAnchor="text" w:horzAnchor="margin" w:tblpY="246"/>
        <w:tblOverlap w:val="never"/>
        <w:tblW w:w="12978" w:type="dxa"/>
        <w:tblLayout w:type="fixed"/>
        <w:tblLook w:val="04A0" w:firstRow="1" w:lastRow="0" w:firstColumn="1" w:lastColumn="0" w:noHBand="0" w:noVBand="1"/>
      </w:tblPr>
      <w:tblGrid>
        <w:gridCol w:w="432"/>
        <w:gridCol w:w="1566"/>
        <w:gridCol w:w="1080"/>
        <w:gridCol w:w="1530"/>
        <w:gridCol w:w="1530"/>
        <w:gridCol w:w="1260"/>
        <w:gridCol w:w="1440"/>
        <w:gridCol w:w="2250"/>
        <w:gridCol w:w="900"/>
        <w:gridCol w:w="990"/>
      </w:tblGrid>
      <w:tr w:rsidR="00966DB1" w:rsidRPr="00676B69" w14:paraId="2B3FB152" w14:textId="00C6AC5C" w:rsidTr="00966DB1">
        <w:tc>
          <w:tcPr>
            <w:tcW w:w="432" w:type="dxa"/>
          </w:tcPr>
          <w:p w14:paraId="7A54ED99" w14:textId="77777777" w:rsidR="00966DB1" w:rsidRPr="00676B69" w:rsidRDefault="00966DB1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566" w:type="dxa"/>
          </w:tcPr>
          <w:p w14:paraId="272BFD58" w14:textId="77777777" w:rsidR="00966DB1" w:rsidRPr="00676B69" w:rsidRDefault="00966DB1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080" w:type="dxa"/>
          </w:tcPr>
          <w:p w14:paraId="2D9365D2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DA2EF0F" w14:textId="559AC564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EBA0756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1B855DE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67CBF531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27C30782" w14:textId="57AECBC4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003C240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60CEE44A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618474D4" w14:textId="2F1DC394" w:rsidTr="00966DB1">
        <w:tc>
          <w:tcPr>
            <w:tcW w:w="432" w:type="dxa"/>
          </w:tcPr>
          <w:p w14:paraId="458266BD" w14:textId="77777777" w:rsidR="00966DB1" w:rsidRPr="00676B69" w:rsidRDefault="00966DB1" w:rsidP="00966DB1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566" w:type="dxa"/>
          </w:tcPr>
          <w:p w14:paraId="36AC410E" w14:textId="77777777" w:rsidR="00966DB1" w:rsidRPr="00676B69" w:rsidRDefault="00966DB1" w:rsidP="00966DB1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products</w:t>
            </w:r>
          </w:p>
        </w:tc>
        <w:tc>
          <w:tcPr>
            <w:tcW w:w="1080" w:type="dxa"/>
          </w:tcPr>
          <w:p w14:paraId="00DCDA9C" w14:textId="10B0697E" w:rsidR="00966DB1" w:rsidRPr="00676B69" w:rsidRDefault="00966DB1" w:rsidP="00966DB1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</w:rPr>
              <w:t xml:space="preserve">Is this product harvested in your area? </w:t>
            </w:r>
          </w:p>
        </w:tc>
        <w:tc>
          <w:tcPr>
            <w:tcW w:w="1530" w:type="dxa"/>
          </w:tcPr>
          <w:p w14:paraId="1968EC0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Who is the main &lt;USER GROUP&gt; for the product? </w:t>
            </w:r>
          </w:p>
          <w:p w14:paraId="6932F43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40D19CBE" w14:textId="62D107D3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ins w:id="242" w:author="Aleta Haflett" w:date="2014-11-04T15:44:00Z">
              <w:r w:rsidRPr="00676B69">
                <w:rPr>
                  <w:rFonts w:ascii="Gill Sans MT" w:eastAsia="Times New Roman" w:hAnsi="Gill Sans MT" w:cs="Times New Roman"/>
                  <w:bCs/>
                  <w:i/>
                  <w:color w:val="000000"/>
                </w:rPr>
                <w:t>See codes below</w:t>
              </w:r>
            </w:ins>
          </w:p>
        </w:tc>
        <w:tc>
          <w:tcPr>
            <w:tcW w:w="1530" w:type="dxa"/>
          </w:tcPr>
          <w:p w14:paraId="4476FECA" w14:textId="7EABEC3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Has &lt;USER GROUP&gt; increased or decreased harvest of &lt;product&gt; during the last 3 </w:t>
            </w:r>
            <w:commentRangeStart w:id="243"/>
            <w:r w:rsidRPr="00676B69">
              <w:rPr>
                <w:rFonts w:ascii="Gill Sans MT" w:hAnsi="Gill Sans MT" w:cs="Times New Roman"/>
              </w:rPr>
              <w:t>years</w:t>
            </w:r>
            <w:commentRangeEnd w:id="243"/>
            <w:r w:rsidR="00B54544">
              <w:rPr>
                <w:rStyle w:val="CommentReference"/>
                <w:rFonts w:eastAsiaTheme="minorHAnsi"/>
              </w:rPr>
              <w:commentReference w:id="243"/>
            </w:r>
            <w:r w:rsidRPr="00676B69">
              <w:rPr>
                <w:rFonts w:ascii="Gill Sans MT" w:hAnsi="Gill Sans MT" w:cs="Times New Roman"/>
              </w:rPr>
              <w:t xml:space="preserve">? </w:t>
            </w:r>
          </w:p>
        </w:tc>
        <w:tc>
          <w:tcPr>
            <w:tcW w:w="1260" w:type="dxa"/>
          </w:tcPr>
          <w:p w14:paraId="1CED5150" w14:textId="3FF90756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Are there traditional/ customary rules about the quantity of this product that can be harvested?</w:t>
            </w:r>
          </w:p>
          <w:p w14:paraId="57552FF8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</w:p>
          <w:p w14:paraId="7A1E28FD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1=No</w:t>
            </w:r>
          </w:p>
          <w:p w14:paraId="72176153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2=Yes </w:t>
            </w:r>
          </w:p>
          <w:p w14:paraId="05FDB141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888=Don’t know</w:t>
            </w:r>
          </w:p>
          <w:p w14:paraId="24195617" w14:textId="7085C714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999=Prefer not to respond</w:t>
            </w:r>
          </w:p>
        </w:tc>
        <w:tc>
          <w:tcPr>
            <w:tcW w:w="1440" w:type="dxa"/>
          </w:tcPr>
          <w:p w14:paraId="53DBB4AA" w14:textId="67656ABD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If yes, how much can be harvested? </w:t>
            </w:r>
          </w:p>
        </w:tc>
        <w:tc>
          <w:tcPr>
            <w:tcW w:w="2250" w:type="dxa"/>
          </w:tcPr>
          <w:p w14:paraId="57333A82" w14:textId="168A5496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Are there traditional/ customary rules about WHO is </w:t>
            </w:r>
          </w:p>
          <w:p w14:paraId="63586AF6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authorized</w:t>
            </w:r>
            <w:proofErr w:type="gramEnd"/>
            <w:r w:rsidRPr="00676B69">
              <w:rPr>
                <w:rFonts w:ascii="Gill Sans MT" w:hAnsi="Gill Sans MT" w:cs="Times New Roman"/>
              </w:rPr>
              <w:t xml:space="preserve"> to harvest this forest product?</w:t>
            </w:r>
          </w:p>
          <w:p w14:paraId="520C421F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</w:p>
          <w:p w14:paraId="3B518889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1=No</w:t>
            </w:r>
          </w:p>
          <w:p w14:paraId="41EFD17A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2=Yes </w:t>
            </w:r>
          </w:p>
          <w:p w14:paraId="284409C4" w14:textId="77777777" w:rsidR="00966DB1" w:rsidRPr="00676B69" w:rsidRDefault="00966DB1" w:rsidP="00966DB1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888=Don’t know</w:t>
            </w:r>
          </w:p>
          <w:p w14:paraId="7B086780" w14:textId="553772E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999=Prefer not to respond</w:t>
            </w:r>
          </w:p>
        </w:tc>
        <w:tc>
          <w:tcPr>
            <w:tcW w:w="900" w:type="dxa"/>
          </w:tcPr>
          <w:p w14:paraId="4B3EF0F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Who is allowed? </w:t>
            </w:r>
          </w:p>
          <w:p w14:paraId="48AE00C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56619B9A" w14:textId="77777777" w:rsidR="00966DB1" w:rsidRPr="00676B69" w:rsidRDefault="0093479F" w:rsidP="00966DB1">
            <w:pPr>
              <w:rPr>
                <w:rFonts w:ascii="Gill Sans MT" w:hAnsi="Gill Sans MT" w:cs="Times New Roman"/>
              </w:rPr>
            </w:pPr>
            <w:r>
              <w:rPr>
                <w:rStyle w:val="CommentReference"/>
                <w:rFonts w:eastAsiaTheme="minorHAnsi"/>
              </w:rPr>
              <w:commentReference w:id="244"/>
            </w:r>
          </w:p>
          <w:p w14:paraId="799B48B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5540C82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314A706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0C778DB8" w14:textId="2BF3C9F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FC623A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Who is not </w:t>
            </w:r>
            <w:commentRangeStart w:id="245"/>
            <w:r w:rsidRPr="00676B69">
              <w:rPr>
                <w:rFonts w:ascii="Gill Sans MT" w:hAnsi="Gill Sans MT" w:cs="Times New Roman"/>
              </w:rPr>
              <w:t>allowed</w:t>
            </w:r>
            <w:commentRangeEnd w:id="245"/>
            <w:r w:rsidR="0093479F">
              <w:rPr>
                <w:rStyle w:val="CommentReference"/>
                <w:rFonts w:eastAsiaTheme="minorHAnsi"/>
              </w:rPr>
              <w:commentReference w:id="245"/>
            </w:r>
            <w:r w:rsidRPr="00676B69">
              <w:rPr>
                <w:rFonts w:ascii="Gill Sans MT" w:hAnsi="Gill Sans MT" w:cs="Times New Roman"/>
              </w:rPr>
              <w:t xml:space="preserve">? </w:t>
            </w:r>
          </w:p>
          <w:p w14:paraId="3F51FB5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4724B56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665077C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3810DA9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799E10D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  <w:p w14:paraId="23E4D3E4" w14:textId="4D27BB5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6104898C" w14:textId="62F28D44" w:rsidTr="00966DB1">
        <w:tc>
          <w:tcPr>
            <w:tcW w:w="432" w:type="dxa"/>
          </w:tcPr>
          <w:p w14:paraId="3182D091" w14:textId="591E512A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1566" w:type="dxa"/>
          </w:tcPr>
          <w:p w14:paraId="02882591" w14:textId="3B2B82E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Timber </w:t>
            </w:r>
          </w:p>
        </w:tc>
        <w:tc>
          <w:tcPr>
            <w:tcW w:w="1080" w:type="dxa"/>
          </w:tcPr>
          <w:p w14:paraId="2FBEB12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3C15EBD1" w14:textId="33BB33C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300476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6558C0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01A644A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0AE979EE" w14:textId="2EAEC41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9F758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E22468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1F41D62C" w14:textId="202304F3" w:rsidTr="00966DB1">
        <w:tc>
          <w:tcPr>
            <w:tcW w:w="432" w:type="dxa"/>
          </w:tcPr>
          <w:p w14:paraId="061DA37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1566" w:type="dxa"/>
          </w:tcPr>
          <w:p w14:paraId="3A13E8E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080" w:type="dxa"/>
          </w:tcPr>
          <w:p w14:paraId="1AA5C4D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28DA2734" w14:textId="419F630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41ECE7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CE32C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64E9AB7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723AAD8E" w14:textId="62A4BCBE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0210E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A8196F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6E3E7B02" w14:textId="4C7DEC21" w:rsidTr="00966DB1">
        <w:tc>
          <w:tcPr>
            <w:tcW w:w="432" w:type="dxa"/>
          </w:tcPr>
          <w:p w14:paraId="3BC2079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1566" w:type="dxa"/>
          </w:tcPr>
          <w:p w14:paraId="1DA9E8C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080" w:type="dxa"/>
          </w:tcPr>
          <w:p w14:paraId="0D794D2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A53C142" w14:textId="647C3E92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A29C5D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F9779C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435BBB3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0128D697" w14:textId="73634BB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6BD10E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5D89EE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204065D4" w14:textId="5BB1EEEB" w:rsidTr="00966DB1">
        <w:tc>
          <w:tcPr>
            <w:tcW w:w="432" w:type="dxa"/>
          </w:tcPr>
          <w:p w14:paraId="6E01E23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1566" w:type="dxa"/>
          </w:tcPr>
          <w:p w14:paraId="594F479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080" w:type="dxa"/>
          </w:tcPr>
          <w:p w14:paraId="60E9709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17A6B4F" w14:textId="01923434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0738E6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C2B54B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5648F0E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355EEDDE" w14:textId="312AE96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5D8264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542787B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5748EF5E" w14:textId="64BF9E7D" w:rsidTr="00966DB1">
        <w:tc>
          <w:tcPr>
            <w:tcW w:w="432" w:type="dxa"/>
          </w:tcPr>
          <w:p w14:paraId="618F442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1566" w:type="dxa"/>
          </w:tcPr>
          <w:p w14:paraId="5036EA6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080" w:type="dxa"/>
          </w:tcPr>
          <w:p w14:paraId="4D16D15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5CB67E1" w14:textId="7691A93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75D033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6525FE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0DDCD2D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3136F159" w14:textId="474DC71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3D5AC8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6301D6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395FCB62" w14:textId="6FF1BC97" w:rsidTr="00966DB1">
        <w:trPr>
          <w:trHeight w:val="179"/>
        </w:trPr>
        <w:tc>
          <w:tcPr>
            <w:tcW w:w="432" w:type="dxa"/>
          </w:tcPr>
          <w:p w14:paraId="2413BCB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1566" w:type="dxa"/>
          </w:tcPr>
          <w:p w14:paraId="243AC07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080" w:type="dxa"/>
          </w:tcPr>
          <w:p w14:paraId="43A690D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CF5AFB3" w14:textId="7F6AEA2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862618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1439F4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6AF8D27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A415129" w14:textId="6B9269F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6D375E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7DCD81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28C2D089" w14:textId="48F41975" w:rsidTr="00966DB1">
        <w:tc>
          <w:tcPr>
            <w:tcW w:w="432" w:type="dxa"/>
          </w:tcPr>
          <w:p w14:paraId="2B0A309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1566" w:type="dxa"/>
          </w:tcPr>
          <w:p w14:paraId="40F7D1D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080" w:type="dxa"/>
          </w:tcPr>
          <w:p w14:paraId="14ED17F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E3A515D" w14:textId="680EA56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E504D5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9B362C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0EADF1E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1E0A51C" w14:textId="66B025F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22B0DF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5781765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1E6201F4" w14:textId="3C7AABB1" w:rsidTr="00966DB1">
        <w:tc>
          <w:tcPr>
            <w:tcW w:w="432" w:type="dxa"/>
          </w:tcPr>
          <w:p w14:paraId="54C6E68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1566" w:type="dxa"/>
          </w:tcPr>
          <w:p w14:paraId="6D86527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080" w:type="dxa"/>
          </w:tcPr>
          <w:p w14:paraId="0B70F72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517348A" w14:textId="66BD68F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64775B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E7BB05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5774C12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5A27EE2A" w14:textId="42266EC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8E899D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49196DD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100353CE" w14:textId="5A138DBA" w:rsidTr="00966DB1">
        <w:tc>
          <w:tcPr>
            <w:tcW w:w="432" w:type="dxa"/>
          </w:tcPr>
          <w:p w14:paraId="30F1C05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1566" w:type="dxa"/>
          </w:tcPr>
          <w:p w14:paraId="456D77A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080" w:type="dxa"/>
          </w:tcPr>
          <w:p w14:paraId="76F9C97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393AFD7" w14:textId="07C6F6E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23CD75B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C2ABB1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1358324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2E5721C4" w14:textId="3522CE7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FB7249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B30EF9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5D562546" w14:textId="48E74D95" w:rsidTr="00966DB1">
        <w:tc>
          <w:tcPr>
            <w:tcW w:w="432" w:type="dxa"/>
          </w:tcPr>
          <w:p w14:paraId="6AB2B9F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1566" w:type="dxa"/>
          </w:tcPr>
          <w:p w14:paraId="6595E29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080" w:type="dxa"/>
          </w:tcPr>
          <w:p w14:paraId="275D61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221D5B4" w14:textId="67B1B443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27102B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2745B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3124A53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34E09E3A" w14:textId="398EAA36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822E27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6C98324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68FF34D5" w14:textId="3E99E5C1" w:rsidTr="00966DB1">
        <w:tc>
          <w:tcPr>
            <w:tcW w:w="432" w:type="dxa"/>
          </w:tcPr>
          <w:p w14:paraId="4CE0E3E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1566" w:type="dxa"/>
          </w:tcPr>
          <w:p w14:paraId="6A94810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080" w:type="dxa"/>
          </w:tcPr>
          <w:p w14:paraId="2EBFA59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E265DB4" w14:textId="447DF22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00E5A7C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562013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592B3D8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1BD4795D" w14:textId="65E339B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140AB7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10FEA1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31A483EE" w14:textId="2BA1D0FD" w:rsidTr="00966DB1">
        <w:tc>
          <w:tcPr>
            <w:tcW w:w="432" w:type="dxa"/>
          </w:tcPr>
          <w:p w14:paraId="219AB8E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1566" w:type="dxa"/>
          </w:tcPr>
          <w:p w14:paraId="47B35F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080" w:type="dxa"/>
          </w:tcPr>
          <w:p w14:paraId="1326767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77634FE" w14:textId="0940B9D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CDBC41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5FDD18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393F0C1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655C5D4B" w14:textId="6AE39E5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373EEF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9DB4B8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33A07C1F" w14:textId="3DBF27F0" w:rsidTr="00966DB1">
        <w:tc>
          <w:tcPr>
            <w:tcW w:w="432" w:type="dxa"/>
          </w:tcPr>
          <w:p w14:paraId="0F660C6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1566" w:type="dxa"/>
          </w:tcPr>
          <w:p w14:paraId="58F6246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1080" w:type="dxa"/>
          </w:tcPr>
          <w:p w14:paraId="6433298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5DE8516" w14:textId="459AF19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4A493C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8C5293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689CE13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6ECAA4DA" w14:textId="42C05C2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F232DC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696BF53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3C2B926D" w14:textId="775E76C7" w:rsidTr="00966DB1">
        <w:tc>
          <w:tcPr>
            <w:tcW w:w="432" w:type="dxa"/>
          </w:tcPr>
          <w:p w14:paraId="2EC66DB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n</w:t>
            </w:r>
            <w:proofErr w:type="gramEnd"/>
          </w:p>
        </w:tc>
        <w:tc>
          <w:tcPr>
            <w:tcW w:w="1566" w:type="dxa"/>
          </w:tcPr>
          <w:p w14:paraId="0D6C68D1" w14:textId="10B93DB4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del w:id="246" w:author="usaiduser" w:date="2014-11-09T09:50:00Z">
              <w:r w:rsidRPr="00676B69" w:rsidDel="00056118">
                <w:rPr>
                  <w:rFonts w:ascii="Gill Sans MT" w:hAnsi="Gill Sans MT" w:cs="Times New Roman"/>
                </w:rPr>
                <w:delText>Fibres</w:delText>
              </w:r>
            </w:del>
            <w:ins w:id="247" w:author="usaiduser" w:date="2014-11-09T09:50:00Z">
              <w:r w:rsidR="00056118" w:rsidRPr="00676B69">
                <w:rPr>
                  <w:rFonts w:ascii="Gill Sans MT" w:hAnsi="Gill Sans MT" w:cs="Times New Roman"/>
                </w:rPr>
                <w:t>Fibers</w:t>
              </w:r>
            </w:ins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080" w:type="dxa"/>
          </w:tcPr>
          <w:p w14:paraId="1AB4F83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2FDD127" w14:textId="19CE4EE2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2E4D73A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C598C4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4A911B9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26760C0" w14:textId="6578138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2F7816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DFFA75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0D1174D2" w14:textId="0732E392" w:rsidTr="00966DB1">
        <w:tc>
          <w:tcPr>
            <w:tcW w:w="432" w:type="dxa"/>
          </w:tcPr>
          <w:p w14:paraId="6E9D22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1566" w:type="dxa"/>
          </w:tcPr>
          <w:p w14:paraId="1D4D366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080" w:type="dxa"/>
          </w:tcPr>
          <w:p w14:paraId="295277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362D6AD5" w14:textId="2BA30DB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07683D8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50E31B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3BCB289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C9573F2" w14:textId="3BDD81D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C8DF58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4650FC1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1D97897C" w14:textId="1046B77C" w:rsidTr="00966DB1">
        <w:tc>
          <w:tcPr>
            <w:tcW w:w="432" w:type="dxa"/>
          </w:tcPr>
          <w:p w14:paraId="71BB4CE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1566" w:type="dxa"/>
          </w:tcPr>
          <w:p w14:paraId="3982A8C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080" w:type="dxa"/>
          </w:tcPr>
          <w:p w14:paraId="132CAE7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49229EB" w14:textId="5BCAEE8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65F02B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5F851B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5CA4E8C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7262CF03" w14:textId="7BE00822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3AC8C8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3F9C85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7735EBA5" w14:textId="7BD11A11" w:rsidTr="00966DB1">
        <w:tc>
          <w:tcPr>
            <w:tcW w:w="432" w:type="dxa"/>
          </w:tcPr>
          <w:p w14:paraId="5982123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1566" w:type="dxa"/>
          </w:tcPr>
          <w:p w14:paraId="6E02B73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</w:t>
            </w:r>
            <w:r w:rsidRPr="00676B69">
              <w:rPr>
                <w:rFonts w:ascii="Gill Sans MT" w:hAnsi="Gill Sans MT" w:cs="Times New Roman"/>
              </w:rPr>
              <w:lastRenderedPageBreak/>
              <w:t xml:space="preserve">activities (e.g. honey) </w:t>
            </w:r>
          </w:p>
        </w:tc>
        <w:tc>
          <w:tcPr>
            <w:tcW w:w="1080" w:type="dxa"/>
          </w:tcPr>
          <w:p w14:paraId="3F8887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93B2832" w14:textId="342D0E4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D81EB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C47436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079172C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4F2391C" w14:textId="3D83E26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B85CDD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FE20A3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3539F070" w14:textId="1512B344" w:rsidTr="00966DB1">
        <w:tc>
          <w:tcPr>
            <w:tcW w:w="432" w:type="dxa"/>
          </w:tcPr>
          <w:p w14:paraId="6A9E0A8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lastRenderedPageBreak/>
              <w:t>r</w:t>
            </w:r>
            <w:proofErr w:type="gramEnd"/>
          </w:p>
        </w:tc>
        <w:tc>
          <w:tcPr>
            <w:tcW w:w="1566" w:type="dxa"/>
          </w:tcPr>
          <w:p w14:paraId="4C06EB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080" w:type="dxa"/>
          </w:tcPr>
          <w:p w14:paraId="6C388F9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07EF33F" w14:textId="73D5CD7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14689C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A20ABF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2070D51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02717182" w14:textId="71ECB1E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51C2EB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973F4E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6DB1" w:rsidRPr="00676B69" w14:paraId="3E46B449" w14:textId="0994706E" w:rsidTr="00966DB1">
        <w:tc>
          <w:tcPr>
            <w:tcW w:w="432" w:type="dxa"/>
          </w:tcPr>
          <w:p w14:paraId="0AC9D92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1566" w:type="dxa"/>
          </w:tcPr>
          <w:p w14:paraId="7C9B4B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080" w:type="dxa"/>
          </w:tcPr>
          <w:p w14:paraId="5311D1D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CA5EA3F" w14:textId="50EA998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3418622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67A68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440" w:type="dxa"/>
          </w:tcPr>
          <w:p w14:paraId="62440AF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1014983" w14:textId="23AA95DD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96E0F1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EA9F3D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</w:tbl>
    <w:p w14:paraId="4DA8D531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69BC54B4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8"/>
        <w:gridCol w:w="2700"/>
      </w:tblGrid>
      <w:tr w:rsidR="002F7082" w:rsidRPr="00676B69" w14:paraId="0D058C02" w14:textId="77777777" w:rsidTr="002F7082">
        <w:tc>
          <w:tcPr>
            <w:tcW w:w="6588" w:type="dxa"/>
          </w:tcPr>
          <w:p w14:paraId="1B5F7B15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  <w:t>User groups</w:t>
            </w:r>
          </w:p>
        </w:tc>
        <w:tc>
          <w:tcPr>
            <w:tcW w:w="2700" w:type="dxa"/>
          </w:tcPr>
          <w:p w14:paraId="390196DE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  <w:t>Increase</w:t>
            </w:r>
          </w:p>
        </w:tc>
      </w:tr>
      <w:tr w:rsidR="002F7082" w:rsidRPr="00676B69" w14:paraId="10555EA9" w14:textId="77777777" w:rsidTr="002F7082">
        <w:tc>
          <w:tcPr>
            <w:tcW w:w="6588" w:type="dxa"/>
          </w:tcPr>
          <w:p w14:paraId="28D8D589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1=Community members</w:t>
            </w:r>
          </w:p>
          <w:p w14:paraId="2184B413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2=Small scale commercial users from within the community</w:t>
            </w:r>
          </w:p>
          <w:p w14:paraId="7AFD056E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3=Large-scale commercial users from within the community </w:t>
            </w:r>
          </w:p>
          <w:p w14:paraId="57C64692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4=Subsistence oriented users from outside the community </w:t>
            </w:r>
          </w:p>
          <w:p w14:paraId="6C8E2162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 5=Small-scale commercial users from outside the community </w:t>
            </w:r>
          </w:p>
          <w:p w14:paraId="23A39E58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6=Large-scale commercial users from outside the community </w:t>
            </w:r>
          </w:p>
          <w:p w14:paraId="56FE659E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97=Other, specify </w:t>
            </w:r>
          </w:p>
          <w:p w14:paraId="788D3B75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</w:tcPr>
          <w:p w14:paraId="5D2EE845" w14:textId="2492215F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1=Increased greatly</w:t>
            </w:r>
          </w:p>
          <w:p w14:paraId="15170B43" w14:textId="343F1C1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2=Increased a little</w:t>
            </w:r>
          </w:p>
          <w:p w14:paraId="6B918724" w14:textId="0DBB1676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3=No change</w:t>
            </w:r>
          </w:p>
          <w:p w14:paraId="48FA5562" w14:textId="74257618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4=Decreased a little</w:t>
            </w:r>
          </w:p>
          <w:p w14:paraId="20309619" w14:textId="5C306B75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5=Decreased greatly </w:t>
            </w:r>
          </w:p>
          <w:p w14:paraId="46AA5A42" w14:textId="77777777" w:rsidR="002F7082" w:rsidRPr="00676B69" w:rsidRDefault="002F7082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888=Do not know </w:t>
            </w:r>
          </w:p>
        </w:tc>
      </w:tr>
    </w:tbl>
    <w:p w14:paraId="790A616B" w14:textId="02FAEDDD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1"/>
        <w:tblpPr w:leftFromText="180" w:rightFromText="180" w:vertAnchor="text" w:horzAnchor="margin" w:tblpY="246"/>
        <w:tblOverlap w:val="never"/>
        <w:tblW w:w="11594" w:type="dxa"/>
        <w:tblLayout w:type="fixed"/>
        <w:tblLook w:val="04A0" w:firstRow="1" w:lastRow="0" w:firstColumn="1" w:lastColumn="0" w:noHBand="0" w:noVBand="1"/>
        <w:tblPrChange w:id="248" w:author="usaiduser" w:date="2014-11-09T09:52:00Z">
          <w:tblPr>
            <w:tblStyle w:val="TableGrid1"/>
            <w:tblpPr w:leftFromText="180" w:rightFromText="180" w:vertAnchor="text" w:horzAnchor="margin" w:tblpY="246"/>
            <w:tblOverlap w:val="never"/>
            <w:tblW w:w="12944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432"/>
        <w:gridCol w:w="1870"/>
        <w:gridCol w:w="1440"/>
        <w:gridCol w:w="1946"/>
        <w:gridCol w:w="1946"/>
        <w:gridCol w:w="1350"/>
        <w:gridCol w:w="1350"/>
        <w:gridCol w:w="1260"/>
        <w:tblGridChange w:id="249">
          <w:tblGrid>
            <w:gridCol w:w="432"/>
            <w:gridCol w:w="1870"/>
            <w:gridCol w:w="1440"/>
            <w:gridCol w:w="1946"/>
            <w:gridCol w:w="1946"/>
            <w:gridCol w:w="1350"/>
            <w:gridCol w:w="1350"/>
            <w:gridCol w:w="1260"/>
          </w:tblGrid>
        </w:tblGridChange>
      </w:tblGrid>
      <w:tr w:rsidR="00253960" w:rsidRPr="00676B69" w14:paraId="38A52E7B" w14:textId="77777777" w:rsidTr="00253960">
        <w:tc>
          <w:tcPr>
            <w:tcW w:w="432" w:type="dxa"/>
            <w:tcPrChange w:id="250" w:author="usaiduser" w:date="2014-11-09T09:52:00Z">
              <w:tcPr>
                <w:tcW w:w="432" w:type="dxa"/>
              </w:tcPr>
            </w:tcPrChange>
          </w:tcPr>
          <w:p w14:paraId="45392FE7" w14:textId="77777777" w:rsidR="00253960" w:rsidRPr="00676B69" w:rsidRDefault="00253960" w:rsidP="002F7082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  <w:tcPrChange w:id="251" w:author="usaiduser" w:date="2014-11-09T09:52:00Z">
              <w:tcPr>
                <w:tcW w:w="1870" w:type="dxa"/>
              </w:tcPr>
            </w:tcPrChange>
          </w:tcPr>
          <w:p w14:paraId="3DEF7A33" w14:textId="77777777" w:rsidR="00253960" w:rsidRPr="00676B69" w:rsidRDefault="00253960" w:rsidP="002F7082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440" w:type="dxa"/>
            <w:tcPrChange w:id="252" w:author="usaiduser" w:date="2014-11-09T09:52:00Z">
              <w:tcPr>
                <w:tcW w:w="1440" w:type="dxa"/>
              </w:tcPr>
            </w:tcPrChange>
          </w:tcPr>
          <w:p w14:paraId="4D474494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53" w:author="usaiduser" w:date="2014-11-09T09:52:00Z">
              <w:tcPr>
                <w:tcW w:w="1946" w:type="dxa"/>
              </w:tcPr>
            </w:tcPrChange>
          </w:tcPr>
          <w:p w14:paraId="7FD9B52A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54" w:author="usaiduser" w:date="2014-11-09T09:52:00Z">
              <w:tcPr>
                <w:tcW w:w="1946" w:type="dxa"/>
              </w:tcPr>
            </w:tcPrChange>
          </w:tcPr>
          <w:p w14:paraId="421EB89C" w14:textId="115187F6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55" w:author="usaiduser" w:date="2014-11-09T09:52:00Z">
              <w:tcPr>
                <w:tcW w:w="1350" w:type="dxa"/>
              </w:tcPr>
            </w:tcPrChange>
          </w:tcPr>
          <w:p w14:paraId="2F9D0028" w14:textId="393B8FE0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56" w:author="usaiduser" w:date="2014-11-09T09:52:00Z">
              <w:tcPr>
                <w:tcW w:w="1350" w:type="dxa"/>
              </w:tcPr>
            </w:tcPrChange>
          </w:tcPr>
          <w:p w14:paraId="351BBCF3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257" w:author="usaiduser" w:date="2014-11-09T09:52:00Z">
              <w:tcPr>
                <w:tcW w:w="1260" w:type="dxa"/>
              </w:tcPr>
            </w:tcPrChange>
          </w:tcPr>
          <w:p w14:paraId="042C7585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069DE934" w14:textId="77777777" w:rsidTr="00253960">
        <w:tc>
          <w:tcPr>
            <w:tcW w:w="432" w:type="dxa"/>
            <w:tcPrChange w:id="258" w:author="usaiduser" w:date="2014-11-09T09:52:00Z">
              <w:tcPr>
                <w:tcW w:w="432" w:type="dxa"/>
              </w:tcPr>
            </w:tcPrChange>
          </w:tcPr>
          <w:p w14:paraId="33F5033F" w14:textId="77777777" w:rsidR="00253960" w:rsidRPr="00676B69" w:rsidRDefault="00253960" w:rsidP="00253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  <w:tcPrChange w:id="259" w:author="usaiduser" w:date="2014-11-09T09:52:00Z">
              <w:tcPr>
                <w:tcW w:w="1870" w:type="dxa"/>
              </w:tcPr>
            </w:tcPrChange>
          </w:tcPr>
          <w:p w14:paraId="598A4434" w14:textId="77777777" w:rsidR="00253960" w:rsidRPr="00676B69" w:rsidRDefault="00253960" w:rsidP="00253960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products</w:t>
            </w:r>
          </w:p>
        </w:tc>
        <w:tc>
          <w:tcPr>
            <w:tcW w:w="1440" w:type="dxa"/>
            <w:tcPrChange w:id="260" w:author="usaiduser" w:date="2014-11-09T09:52:00Z">
              <w:tcPr>
                <w:tcW w:w="1440" w:type="dxa"/>
              </w:tcPr>
            </w:tcPrChange>
          </w:tcPr>
          <w:p w14:paraId="1B460D11" w14:textId="16429B50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Are there government/ official legal rules about the quantity of this product that can be harvested?</w:t>
            </w:r>
          </w:p>
          <w:p w14:paraId="696FF68D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</w:p>
          <w:p w14:paraId="075273F7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1=No</w:t>
            </w:r>
          </w:p>
          <w:p w14:paraId="01377E0F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2=Yes </w:t>
            </w:r>
          </w:p>
          <w:p w14:paraId="48EBC92F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888=Don’t know</w:t>
            </w:r>
          </w:p>
          <w:p w14:paraId="1891F1B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999=Prefer not to respond</w:t>
            </w:r>
          </w:p>
        </w:tc>
        <w:tc>
          <w:tcPr>
            <w:tcW w:w="1946" w:type="dxa"/>
            <w:tcPrChange w:id="261" w:author="usaiduser" w:date="2014-11-09T09:52:00Z">
              <w:tcPr>
                <w:tcW w:w="1946" w:type="dxa"/>
              </w:tcPr>
            </w:tcPrChange>
          </w:tcPr>
          <w:p w14:paraId="76DE3082" w14:textId="5E06FB79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ins w:id="262" w:author="usaiduser" w:date="2014-11-09T09:51:00Z">
              <w:r w:rsidRPr="00676B69">
                <w:rPr>
                  <w:rFonts w:ascii="Gill Sans MT" w:hAnsi="Gill Sans MT" w:cs="Times New Roman"/>
                </w:rPr>
                <w:t>If yes, how much can be harvested?</w:t>
              </w:r>
            </w:ins>
          </w:p>
        </w:tc>
        <w:tc>
          <w:tcPr>
            <w:tcW w:w="1946" w:type="dxa"/>
            <w:tcPrChange w:id="263" w:author="usaiduser" w:date="2014-11-09T09:52:00Z">
              <w:tcPr>
                <w:tcW w:w="1946" w:type="dxa"/>
              </w:tcPr>
            </w:tcPrChange>
          </w:tcPr>
          <w:p w14:paraId="31F285B2" w14:textId="5E08136D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Are there government/ official legal rules about WHO is </w:t>
            </w:r>
          </w:p>
          <w:p w14:paraId="3FFFC871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authorized</w:t>
            </w:r>
            <w:proofErr w:type="gramEnd"/>
            <w:r w:rsidRPr="00676B69">
              <w:rPr>
                <w:rFonts w:ascii="Gill Sans MT" w:hAnsi="Gill Sans MT" w:cs="Times New Roman"/>
              </w:rPr>
              <w:t xml:space="preserve"> to harvest this forest product?</w:t>
            </w:r>
          </w:p>
          <w:p w14:paraId="52B97B87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</w:p>
          <w:p w14:paraId="30C4DA23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1=No</w:t>
            </w:r>
          </w:p>
          <w:p w14:paraId="0AF1405E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2=Yes </w:t>
            </w:r>
          </w:p>
          <w:p w14:paraId="643F0CD8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888=Don’t know</w:t>
            </w:r>
          </w:p>
          <w:p w14:paraId="61DCAB3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999=Prefer not to respond</w:t>
            </w:r>
          </w:p>
        </w:tc>
        <w:tc>
          <w:tcPr>
            <w:tcW w:w="1350" w:type="dxa"/>
            <w:tcPrChange w:id="264" w:author="usaiduser" w:date="2014-11-09T09:52:00Z">
              <w:tcPr>
                <w:tcW w:w="1350" w:type="dxa"/>
              </w:tcPr>
            </w:tcPrChange>
          </w:tcPr>
          <w:p w14:paraId="69A204CC" w14:textId="743F02C9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Who is </w:t>
            </w:r>
            <w:commentRangeStart w:id="265"/>
            <w:r w:rsidRPr="00676B69">
              <w:rPr>
                <w:rFonts w:ascii="Gill Sans MT" w:hAnsi="Gill Sans MT" w:cs="Times New Roman"/>
              </w:rPr>
              <w:t>allowed</w:t>
            </w:r>
            <w:commentRangeEnd w:id="265"/>
            <w:r>
              <w:rPr>
                <w:rStyle w:val="CommentReference"/>
                <w:rFonts w:eastAsiaTheme="minorHAnsi"/>
              </w:rPr>
              <w:commentReference w:id="265"/>
            </w:r>
            <w:r w:rsidRPr="00676B69">
              <w:rPr>
                <w:rFonts w:ascii="Gill Sans MT" w:hAnsi="Gill Sans MT" w:cs="Times New Roman"/>
              </w:rPr>
              <w:t xml:space="preserve">? </w:t>
            </w:r>
          </w:p>
          <w:p w14:paraId="079EE4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75AEB73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4AB69B1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5A693F9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12B9431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684FD53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66" w:author="usaiduser" w:date="2014-11-09T09:52:00Z">
              <w:tcPr>
                <w:tcW w:w="1350" w:type="dxa"/>
              </w:tcPr>
            </w:tcPrChange>
          </w:tcPr>
          <w:p w14:paraId="59B4B07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Who is not </w:t>
            </w:r>
            <w:commentRangeStart w:id="267"/>
            <w:r w:rsidRPr="00676B69">
              <w:rPr>
                <w:rFonts w:ascii="Gill Sans MT" w:hAnsi="Gill Sans MT" w:cs="Times New Roman"/>
              </w:rPr>
              <w:t>allowed</w:t>
            </w:r>
            <w:commentRangeEnd w:id="267"/>
            <w:r>
              <w:rPr>
                <w:rStyle w:val="CommentReference"/>
                <w:rFonts w:eastAsiaTheme="minorHAnsi"/>
              </w:rPr>
              <w:commentReference w:id="267"/>
            </w:r>
            <w:r w:rsidRPr="00676B69">
              <w:rPr>
                <w:rFonts w:ascii="Gill Sans MT" w:hAnsi="Gill Sans MT" w:cs="Times New Roman"/>
              </w:rPr>
              <w:t xml:space="preserve">? </w:t>
            </w:r>
          </w:p>
          <w:p w14:paraId="03E1E81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0C91C30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4EF3A30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73C157C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5B51FF4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  <w:p w14:paraId="73BC373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268" w:author="usaiduser" w:date="2014-11-09T09:52:00Z">
              <w:tcPr>
                <w:tcW w:w="1260" w:type="dxa"/>
              </w:tcPr>
            </w:tcPrChange>
          </w:tcPr>
          <w:p w14:paraId="169F17B1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is the extent of </w:t>
            </w:r>
            <w:commentRangeStart w:id="269"/>
            <w:r w:rsidRPr="00676B69">
              <w:rPr>
                <w:rFonts w:ascii="Gill Sans MT" w:hAnsi="Gill Sans MT" w:cs="Times New Roman"/>
              </w:rPr>
              <w:t>illegal harvestin</w:t>
            </w:r>
            <w:commentRangeEnd w:id="269"/>
            <w:r w:rsidR="00615192">
              <w:rPr>
                <w:rStyle w:val="CommentReference"/>
                <w:rFonts w:eastAsiaTheme="minorHAnsi"/>
              </w:rPr>
              <w:commentReference w:id="269"/>
            </w:r>
            <w:r w:rsidRPr="00676B69">
              <w:rPr>
                <w:rFonts w:ascii="Gill Sans MT" w:hAnsi="Gill Sans MT" w:cs="Times New Roman"/>
              </w:rPr>
              <w:t>g of this product?</w:t>
            </w:r>
          </w:p>
          <w:p w14:paraId="705CAB8D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</w:rPr>
            </w:pPr>
          </w:p>
          <w:p w14:paraId="2E2E40A7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1=A lot</w:t>
            </w:r>
          </w:p>
          <w:p w14:paraId="3F730708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2=Some</w:t>
            </w:r>
          </w:p>
          <w:p w14:paraId="3AE198DF" w14:textId="77777777" w:rsidR="00253960" w:rsidRPr="00676B69" w:rsidRDefault="00253960" w:rsidP="002539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3=Very little</w:t>
            </w:r>
          </w:p>
          <w:p w14:paraId="7BB26A1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4=None</w:t>
            </w:r>
          </w:p>
        </w:tc>
      </w:tr>
      <w:tr w:rsidR="00253960" w:rsidRPr="00676B69" w14:paraId="207E3A92" w14:textId="77777777" w:rsidTr="00253960">
        <w:tc>
          <w:tcPr>
            <w:tcW w:w="432" w:type="dxa"/>
            <w:tcPrChange w:id="270" w:author="usaiduser" w:date="2014-11-09T09:52:00Z">
              <w:tcPr>
                <w:tcW w:w="432" w:type="dxa"/>
              </w:tcPr>
            </w:tcPrChange>
          </w:tcPr>
          <w:p w14:paraId="73081D5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1870" w:type="dxa"/>
            <w:tcPrChange w:id="271" w:author="usaiduser" w:date="2014-11-09T09:52:00Z">
              <w:tcPr>
                <w:tcW w:w="1870" w:type="dxa"/>
              </w:tcPr>
            </w:tcPrChange>
          </w:tcPr>
          <w:p w14:paraId="195BA92B" w14:textId="191B5251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Timber</w:t>
            </w:r>
          </w:p>
        </w:tc>
        <w:tc>
          <w:tcPr>
            <w:tcW w:w="1440" w:type="dxa"/>
            <w:tcPrChange w:id="272" w:author="usaiduser" w:date="2014-11-09T09:52:00Z">
              <w:tcPr>
                <w:tcW w:w="1440" w:type="dxa"/>
              </w:tcPr>
            </w:tcPrChange>
          </w:tcPr>
          <w:p w14:paraId="053D86D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73" w:author="usaiduser" w:date="2014-11-09T09:52:00Z">
              <w:tcPr>
                <w:tcW w:w="1946" w:type="dxa"/>
              </w:tcPr>
            </w:tcPrChange>
          </w:tcPr>
          <w:p w14:paraId="760CCCE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74" w:author="usaiduser" w:date="2014-11-09T09:52:00Z">
              <w:tcPr>
                <w:tcW w:w="1946" w:type="dxa"/>
              </w:tcPr>
            </w:tcPrChange>
          </w:tcPr>
          <w:p w14:paraId="246B32BD" w14:textId="44F7EB5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75" w:author="usaiduser" w:date="2014-11-09T09:52:00Z">
              <w:tcPr>
                <w:tcW w:w="1350" w:type="dxa"/>
              </w:tcPr>
            </w:tcPrChange>
          </w:tcPr>
          <w:p w14:paraId="3F863276" w14:textId="254CB3E9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76" w:author="usaiduser" w:date="2014-11-09T09:52:00Z">
              <w:tcPr>
                <w:tcW w:w="1350" w:type="dxa"/>
              </w:tcPr>
            </w:tcPrChange>
          </w:tcPr>
          <w:p w14:paraId="1A4A9C6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277" w:author="usaiduser" w:date="2014-11-09T09:52:00Z">
              <w:tcPr>
                <w:tcW w:w="1260" w:type="dxa"/>
              </w:tcPr>
            </w:tcPrChange>
          </w:tcPr>
          <w:p w14:paraId="3B5E01F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26B1E6B9" w14:textId="77777777" w:rsidTr="00253960">
        <w:tc>
          <w:tcPr>
            <w:tcW w:w="432" w:type="dxa"/>
            <w:tcPrChange w:id="278" w:author="usaiduser" w:date="2014-11-09T09:52:00Z">
              <w:tcPr>
                <w:tcW w:w="432" w:type="dxa"/>
              </w:tcPr>
            </w:tcPrChange>
          </w:tcPr>
          <w:p w14:paraId="2599C4B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1870" w:type="dxa"/>
            <w:tcPrChange w:id="279" w:author="usaiduser" w:date="2014-11-09T09:52:00Z">
              <w:tcPr>
                <w:tcW w:w="1870" w:type="dxa"/>
              </w:tcPr>
            </w:tcPrChange>
          </w:tcPr>
          <w:p w14:paraId="171C538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440" w:type="dxa"/>
            <w:tcPrChange w:id="280" w:author="usaiduser" w:date="2014-11-09T09:52:00Z">
              <w:tcPr>
                <w:tcW w:w="1440" w:type="dxa"/>
              </w:tcPr>
            </w:tcPrChange>
          </w:tcPr>
          <w:p w14:paraId="0677662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81" w:author="usaiduser" w:date="2014-11-09T09:52:00Z">
              <w:tcPr>
                <w:tcW w:w="1946" w:type="dxa"/>
              </w:tcPr>
            </w:tcPrChange>
          </w:tcPr>
          <w:p w14:paraId="6BDD487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82" w:author="usaiduser" w:date="2014-11-09T09:52:00Z">
              <w:tcPr>
                <w:tcW w:w="1946" w:type="dxa"/>
              </w:tcPr>
            </w:tcPrChange>
          </w:tcPr>
          <w:p w14:paraId="2D976081" w14:textId="641DF21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83" w:author="usaiduser" w:date="2014-11-09T09:52:00Z">
              <w:tcPr>
                <w:tcW w:w="1350" w:type="dxa"/>
              </w:tcPr>
            </w:tcPrChange>
          </w:tcPr>
          <w:p w14:paraId="235E0962" w14:textId="070B5B94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84" w:author="usaiduser" w:date="2014-11-09T09:52:00Z">
              <w:tcPr>
                <w:tcW w:w="1350" w:type="dxa"/>
              </w:tcPr>
            </w:tcPrChange>
          </w:tcPr>
          <w:p w14:paraId="699ACA3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285" w:author="usaiduser" w:date="2014-11-09T09:52:00Z">
              <w:tcPr>
                <w:tcW w:w="1260" w:type="dxa"/>
              </w:tcPr>
            </w:tcPrChange>
          </w:tcPr>
          <w:p w14:paraId="724D9DF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61367705" w14:textId="77777777" w:rsidTr="00253960">
        <w:tc>
          <w:tcPr>
            <w:tcW w:w="432" w:type="dxa"/>
            <w:tcPrChange w:id="286" w:author="usaiduser" w:date="2014-11-09T09:52:00Z">
              <w:tcPr>
                <w:tcW w:w="432" w:type="dxa"/>
              </w:tcPr>
            </w:tcPrChange>
          </w:tcPr>
          <w:p w14:paraId="11ED008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1870" w:type="dxa"/>
            <w:tcPrChange w:id="287" w:author="usaiduser" w:date="2014-11-09T09:52:00Z">
              <w:tcPr>
                <w:tcW w:w="1870" w:type="dxa"/>
              </w:tcPr>
            </w:tcPrChange>
          </w:tcPr>
          <w:p w14:paraId="4C3A132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440" w:type="dxa"/>
            <w:tcPrChange w:id="288" w:author="usaiduser" w:date="2014-11-09T09:52:00Z">
              <w:tcPr>
                <w:tcW w:w="1440" w:type="dxa"/>
              </w:tcPr>
            </w:tcPrChange>
          </w:tcPr>
          <w:p w14:paraId="360AFF8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89" w:author="usaiduser" w:date="2014-11-09T09:52:00Z">
              <w:tcPr>
                <w:tcW w:w="1946" w:type="dxa"/>
              </w:tcPr>
            </w:tcPrChange>
          </w:tcPr>
          <w:p w14:paraId="5BF1F19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90" w:author="usaiduser" w:date="2014-11-09T09:52:00Z">
              <w:tcPr>
                <w:tcW w:w="1946" w:type="dxa"/>
              </w:tcPr>
            </w:tcPrChange>
          </w:tcPr>
          <w:p w14:paraId="5EF8AF75" w14:textId="23324E48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91" w:author="usaiduser" w:date="2014-11-09T09:52:00Z">
              <w:tcPr>
                <w:tcW w:w="1350" w:type="dxa"/>
              </w:tcPr>
            </w:tcPrChange>
          </w:tcPr>
          <w:p w14:paraId="0570132B" w14:textId="741322C0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92" w:author="usaiduser" w:date="2014-11-09T09:52:00Z">
              <w:tcPr>
                <w:tcW w:w="1350" w:type="dxa"/>
              </w:tcPr>
            </w:tcPrChange>
          </w:tcPr>
          <w:p w14:paraId="379C0F2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293" w:author="usaiduser" w:date="2014-11-09T09:52:00Z">
              <w:tcPr>
                <w:tcW w:w="1260" w:type="dxa"/>
              </w:tcPr>
            </w:tcPrChange>
          </w:tcPr>
          <w:p w14:paraId="78FEC7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11F48DF8" w14:textId="77777777" w:rsidTr="00253960">
        <w:tc>
          <w:tcPr>
            <w:tcW w:w="432" w:type="dxa"/>
            <w:tcPrChange w:id="294" w:author="usaiduser" w:date="2014-11-09T09:52:00Z">
              <w:tcPr>
                <w:tcW w:w="432" w:type="dxa"/>
              </w:tcPr>
            </w:tcPrChange>
          </w:tcPr>
          <w:p w14:paraId="0180D88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1870" w:type="dxa"/>
            <w:tcPrChange w:id="295" w:author="usaiduser" w:date="2014-11-09T09:52:00Z">
              <w:tcPr>
                <w:tcW w:w="1870" w:type="dxa"/>
              </w:tcPr>
            </w:tcPrChange>
          </w:tcPr>
          <w:p w14:paraId="47007BF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440" w:type="dxa"/>
            <w:tcPrChange w:id="296" w:author="usaiduser" w:date="2014-11-09T09:52:00Z">
              <w:tcPr>
                <w:tcW w:w="1440" w:type="dxa"/>
              </w:tcPr>
            </w:tcPrChange>
          </w:tcPr>
          <w:p w14:paraId="33750F5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97" w:author="usaiduser" w:date="2014-11-09T09:52:00Z">
              <w:tcPr>
                <w:tcW w:w="1946" w:type="dxa"/>
              </w:tcPr>
            </w:tcPrChange>
          </w:tcPr>
          <w:p w14:paraId="6DD5C55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298" w:author="usaiduser" w:date="2014-11-09T09:52:00Z">
              <w:tcPr>
                <w:tcW w:w="1946" w:type="dxa"/>
              </w:tcPr>
            </w:tcPrChange>
          </w:tcPr>
          <w:p w14:paraId="2CD9F4D0" w14:textId="6BCE8BC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299" w:author="usaiduser" w:date="2014-11-09T09:52:00Z">
              <w:tcPr>
                <w:tcW w:w="1350" w:type="dxa"/>
              </w:tcPr>
            </w:tcPrChange>
          </w:tcPr>
          <w:p w14:paraId="4091AD99" w14:textId="4E933BC3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00" w:author="usaiduser" w:date="2014-11-09T09:52:00Z">
              <w:tcPr>
                <w:tcW w:w="1350" w:type="dxa"/>
              </w:tcPr>
            </w:tcPrChange>
          </w:tcPr>
          <w:p w14:paraId="2FBD9ED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301" w:author="usaiduser" w:date="2014-11-09T09:52:00Z">
              <w:tcPr>
                <w:tcW w:w="1260" w:type="dxa"/>
              </w:tcPr>
            </w:tcPrChange>
          </w:tcPr>
          <w:p w14:paraId="1883C3A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5F736B5B" w14:textId="77777777" w:rsidTr="00253960">
        <w:tc>
          <w:tcPr>
            <w:tcW w:w="432" w:type="dxa"/>
            <w:tcPrChange w:id="302" w:author="usaiduser" w:date="2014-11-09T09:52:00Z">
              <w:tcPr>
                <w:tcW w:w="432" w:type="dxa"/>
              </w:tcPr>
            </w:tcPrChange>
          </w:tcPr>
          <w:p w14:paraId="6DF729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1870" w:type="dxa"/>
            <w:tcPrChange w:id="303" w:author="usaiduser" w:date="2014-11-09T09:52:00Z">
              <w:tcPr>
                <w:tcW w:w="1870" w:type="dxa"/>
              </w:tcPr>
            </w:tcPrChange>
          </w:tcPr>
          <w:p w14:paraId="3DFE101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440" w:type="dxa"/>
            <w:tcPrChange w:id="304" w:author="usaiduser" w:date="2014-11-09T09:52:00Z">
              <w:tcPr>
                <w:tcW w:w="1440" w:type="dxa"/>
              </w:tcPr>
            </w:tcPrChange>
          </w:tcPr>
          <w:p w14:paraId="7F434EA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05" w:author="usaiduser" w:date="2014-11-09T09:52:00Z">
              <w:tcPr>
                <w:tcW w:w="1946" w:type="dxa"/>
              </w:tcPr>
            </w:tcPrChange>
          </w:tcPr>
          <w:p w14:paraId="4D7BA78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06" w:author="usaiduser" w:date="2014-11-09T09:52:00Z">
              <w:tcPr>
                <w:tcW w:w="1946" w:type="dxa"/>
              </w:tcPr>
            </w:tcPrChange>
          </w:tcPr>
          <w:p w14:paraId="542D8EFF" w14:textId="3D003EF2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07" w:author="usaiduser" w:date="2014-11-09T09:52:00Z">
              <w:tcPr>
                <w:tcW w:w="1350" w:type="dxa"/>
              </w:tcPr>
            </w:tcPrChange>
          </w:tcPr>
          <w:p w14:paraId="72D3B229" w14:textId="22F5CE5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08" w:author="usaiduser" w:date="2014-11-09T09:52:00Z">
              <w:tcPr>
                <w:tcW w:w="1350" w:type="dxa"/>
              </w:tcPr>
            </w:tcPrChange>
          </w:tcPr>
          <w:p w14:paraId="3E66D3D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309" w:author="usaiduser" w:date="2014-11-09T09:52:00Z">
              <w:tcPr>
                <w:tcW w:w="1260" w:type="dxa"/>
              </w:tcPr>
            </w:tcPrChange>
          </w:tcPr>
          <w:p w14:paraId="09D8DBC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2273737F" w14:textId="77777777" w:rsidTr="00253960">
        <w:trPr>
          <w:trHeight w:val="179"/>
          <w:trPrChange w:id="310" w:author="usaiduser" w:date="2014-11-09T09:52:00Z">
            <w:trPr>
              <w:trHeight w:val="179"/>
            </w:trPr>
          </w:trPrChange>
        </w:trPr>
        <w:tc>
          <w:tcPr>
            <w:tcW w:w="432" w:type="dxa"/>
            <w:tcPrChange w:id="311" w:author="usaiduser" w:date="2014-11-09T09:52:00Z">
              <w:tcPr>
                <w:tcW w:w="432" w:type="dxa"/>
              </w:tcPr>
            </w:tcPrChange>
          </w:tcPr>
          <w:p w14:paraId="69EA5FA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1870" w:type="dxa"/>
            <w:tcPrChange w:id="312" w:author="usaiduser" w:date="2014-11-09T09:52:00Z">
              <w:tcPr>
                <w:tcW w:w="1870" w:type="dxa"/>
              </w:tcPr>
            </w:tcPrChange>
          </w:tcPr>
          <w:p w14:paraId="5F6411C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440" w:type="dxa"/>
            <w:tcPrChange w:id="313" w:author="usaiduser" w:date="2014-11-09T09:52:00Z">
              <w:tcPr>
                <w:tcW w:w="1440" w:type="dxa"/>
              </w:tcPr>
            </w:tcPrChange>
          </w:tcPr>
          <w:p w14:paraId="2ECCEFE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14" w:author="usaiduser" w:date="2014-11-09T09:52:00Z">
              <w:tcPr>
                <w:tcW w:w="1946" w:type="dxa"/>
              </w:tcPr>
            </w:tcPrChange>
          </w:tcPr>
          <w:p w14:paraId="6F8D4AF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15" w:author="usaiduser" w:date="2014-11-09T09:52:00Z">
              <w:tcPr>
                <w:tcW w:w="1946" w:type="dxa"/>
              </w:tcPr>
            </w:tcPrChange>
          </w:tcPr>
          <w:p w14:paraId="071D0243" w14:textId="1BD5AE52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16" w:author="usaiduser" w:date="2014-11-09T09:52:00Z">
              <w:tcPr>
                <w:tcW w:w="1350" w:type="dxa"/>
              </w:tcPr>
            </w:tcPrChange>
          </w:tcPr>
          <w:p w14:paraId="7EEC696D" w14:textId="7EF50E1D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17" w:author="usaiduser" w:date="2014-11-09T09:52:00Z">
              <w:tcPr>
                <w:tcW w:w="1350" w:type="dxa"/>
              </w:tcPr>
            </w:tcPrChange>
          </w:tcPr>
          <w:p w14:paraId="4E95776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318" w:author="usaiduser" w:date="2014-11-09T09:52:00Z">
              <w:tcPr>
                <w:tcW w:w="1260" w:type="dxa"/>
              </w:tcPr>
            </w:tcPrChange>
          </w:tcPr>
          <w:p w14:paraId="5713821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12E7E5CC" w14:textId="77777777" w:rsidTr="00253960">
        <w:tc>
          <w:tcPr>
            <w:tcW w:w="432" w:type="dxa"/>
            <w:tcPrChange w:id="319" w:author="usaiduser" w:date="2014-11-09T09:52:00Z">
              <w:tcPr>
                <w:tcW w:w="432" w:type="dxa"/>
              </w:tcPr>
            </w:tcPrChange>
          </w:tcPr>
          <w:p w14:paraId="4222844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1870" w:type="dxa"/>
            <w:tcPrChange w:id="320" w:author="usaiduser" w:date="2014-11-09T09:52:00Z">
              <w:tcPr>
                <w:tcW w:w="1870" w:type="dxa"/>
              </w:tcPr>
            </w:tcPrChange>
          </w:tcPr>
          <w:p w14:paraId="4138CFD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440" w:type="dxa"/>
            <w:tcPrChange w:id="321" w:author="usaiduser" w:date="2014-11-09T09:52:00Z">
              <w:tcPr>
                <w:tcW w:w="1440" w:type="dxa"/>
              </w:tcPr>
            </w:tcPrChange>
          </w:tcPr>
          <w:p w14:paraId="6D009DF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22" w:author="usaiduser" w:date="2014-11-09T09:52:00Z">
              <w:tcPr>
                <w:tcW w:w="1946" w:type="dxa"/>
              </w:tcPr>
            </w:tcPrChange>
          </w:tcPr>
          <w:p w14:paraId="5D31B6D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23" w:author="usaiduser" w:date="2014-11-09T09:52:00Z">
              <w:tcPr>
                <w:tcW w:w="1946" w:type="dxa"/>
              </w:tcPr>
            </w:tcPrChange>
          </w:tcPr>
          <w:p w14:paraId="4BB9EC4B" w14:textId="1A80E083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24" w:author="usaiduser" w:date="2014-11-09T09:52:00Z">
              <w:tcPr>
                <w:tcW w:w="1350" w:type="dxa"/>
              </w:tcPr>
            </w:tcPrChange>
          </w:tcPr>
          <w:p w14:paraId="36AADCFA" w14:textId="10273045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25" w:author="usaiduser" w:date="2014-11-09T09:52:00Z">
              <w:tcPr>
                <w:tcW w:w="1350" w:type="dxa"/>
              </w:tcPr>
            </w:tcPrChange>
          </w:tcPr>
          <w:p w14:paraId="53EC339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326" w:author="usaiduser" w:date="2014-11-09T09:52:00Z">
              <w:tcPr>
                <w:tcW w:w="1260" w:type="dxa"/>
              </w:tcPr>
            </w:tcPrChange>
          </w:tcPr>
          <w:p w14:paraId="278420B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09A9296E" w14:textId="77777777" w:rsidTr="00253960">
        <w:tc>
          <w:tcPr>
            <w:tcW w:w="432" w:type="dxa"/>
            <w:tcPrChange w:id="327" w:author="usaiduser" w:date="2014-11-09T09:52:00Z">
              <w:tcPr>
                <w:tcW w:w="432" w:type="dxa"/>
              </w:tcPr>
            </w:tcPrChange>
          </w:tcPr>
          <w:p w14:paraId="65678A5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1870" w:type="dxa"/>
            <w:tcPrChange w:id="328" w:author="usaiduser" w:date="2014-11-09T09:52:00Z">
              <w:tcPr>
                <w:tcW w:w="1870" w:type="dxa"/>
              </w:tcPr>
            </w:tcPrChange>
          </w:tcPr>
          <w:p w14:paraId="5034080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440" w:type="dxa"/>
            <w:tcPrChange w:id="329" w:author="usaiduser" w:date="2014-11-09T09:52:00Z">
              <w:tcPr>
                <w:tcW w:w="1440" w:type="dxa"/>
              </w:tcPr>
            </w:tcPrChange>
          </w:tcPr>
          <w:p w14:paraId="0E20929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30" w:author="usaiduser" w:date="2014-11-09T09:52:00Z">
              <w:tcPr>
                <w:tcW w:w="1946" w:type="dxa"/>
              </w:tcPr>
            </w:tcPrChange>
          </w:tcPr>
          <w:p w14:paraId="77D2319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31" w:author="usaiduser" w:date="2014-11-09T09:52:00Z">
              <w:tcPr>
                <w:tcW w:w="1946" w:type="dxa"/>
              </w:tcPr>
            </w:tcPrChange>
          </w:tcPr>
          <w:p w14:paraId="12A3E52D" w14:textId="57411BBE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32" w:author="usaiduser" w:date="2014-11-09T09:52:00Z">
              <w:tcPr>
                <w:tcW w:w="1350" w:type="dxa"/>
              </w:tcPr>
            </w:tcPrChange>
          </w:tcPr>
          <w:p w14:paraId="349BA5AC" w14:textId="4A6AA11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33" w:author="usaiduser" w:date="2014-11-09T09:52:00Z">
              <w:tcPr>
                <w:tcW w:w="1350" w:type="dxa"/>
              </w:tcPr>
            </w:tcPrChange>
          </w:tcPr>
          <w:p w14:paraId="522F856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334" w:author="usaiduser" w:date="2014-11-09T09:52:00Z">
              <w:tcPr>
                <w:tcW w:w="1260" w:type="dxa"/>
              </w:tcPr>
            </w:tcPrChange>
          </w:tcPr>
          <w:p w14:paraId="041DE36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0B34AA5D" w14:textId="77777777" w:rsidTr="00253960">
        <w:tc>
          <w:tcPr>
            <w:tcW w:w="432" w:type="dxa"/>
            <w:tcPrChange w:id="335" w:author="usaiduser" w:date="2014-11-09T09:52:00Z">
              <w:tcPr>
                <w:tcW w:w="432" w:type="dxa"/>
              </w:tcPr>
            </w:tcPrChange>
          </w:tcPr>
          <w:p w14:paraId="39A719F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1870" w:type="dxa"/>
            <w:tcPrChange w:id="336" w:author="usaiduser" w:date="2014-11-09T09:52:00Z">
              <w:tcPr>
                <w:tcW w:w="1870" w:type="dxa"/>
              </w:tcPr>
            </w:tcPrChange>
          </w:tcPr>
          <w:p w14:paraId="5A9C94C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440" w:type="dxa"/>
            <w:tcPrChange w:id="337" w:author="usaiduser" w:date="2014-11-09T09:52:00Z">
              <w:tcPr>
                <w:tcW w:w="1440" w:type="dxa"/>
              </w:tcPr>
            </w:tcPrChange>
          </w:tcPr>
          <w:p w14:paraId="1B734F7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38" w:author="usaiduser" w:date="2014-11-09T09:52:00Z">
              <w:tcPr>
                <w:tcW w:w="1946" w:type="dxa"/>
              </w:tcPr>
            </w:tcPrChange>
          </w:tcPr>
          <w:p w14:paraId="1777296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39" w:author="usaiduser" w:date="2014-11-09T09:52:00Z">
              <w:tcPr>
                <w:tcW w:w="1946" w:type="dxa"/>
              </w:tcPr>
            </w:tcPrChange>
          </w:tcPr>
          <w:p w14:paraId="31BB77C5" w14:textId="55C591CC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40" w:author="usaiduser" w:date="2014-11-09T09:52:00Z">
              <w:tcPr>
                <w:tcW w:w="1350" w:type="dxa"/>
              </w:tcPr>
            </w:tcPrChange>
          </w:tcPr>
          <w:p w14:paraId="7FEE929C" w14:textId="232A9A54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41" w:author="usaiduser" w:date="2014-11-09T09:52:00Z">
              <w:tcPr>
                <w:tcW w:w="1350" w:type="dxa"/>
              </w:tcPr>
            </w:tcPrChange>
          </w:tcPr>
          <w:p w14:paraId="7E7B66E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342" w:author="usaiduser" w:date="2014-11-09T09:52:00Z">
              <w:tcPr>
                <w:tcW w:w="1260" w:type="dxa"/>
              </w:tcPr>
            </w:tcPrChange>
          </w:tcPr>
          <w:p w14:paraId="5F278C0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69B4C2FE" w14:textId="77777777" w:rsidTr="00253960">
        <w:tc>
          <w:tcPr>
            <w:tcW w:w="432" w:type="dxa"/>
            <w:tcPrChange w:id="343" w:author="usaiduser" w:date="2014-11-09T09:52:00Z">
              <w:tcPr>
                <w:tcW w:w="432" w:type="dxa"/>
              </w:tcPr>
            </w:tcPrChange>
          </w:tcPr>
          <w:p w14:paraId="7E786AE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1870" w:type="dxa"/>
            <w:tcPrChange w:id="344" w:author="usaiduser" w:date="2014-11-09T09:52:00Z">
              <w:tcPr>
                <w:tcW w:w="1870" w:type="dxa"/>
              </w:tcPr>
            </w:tcPrChange>
          </w:tcPr>
          <w:p w14:paraId="6CA9234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440" w:type="dxa"/>
            <w:tcPrChange w:id="345" w:author="usaiduser" w:date="2014-11-09T09:52:00Z">
              <w:tcPr>
                <w:tcW w:w="1440" w:type="dxa"/>
              </w:tcPr>
            </w:tcPrChange>
          </w:tcPr>
          <w:p w14:paraId="42A551D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46" w:author="usaiduser" w:date="2014-11-09T09:52:00Z">
              <w:tcPr>
                <w:tcW w:w="1946" w:type="dxa"/>
              </w:tcPr>
            </w:tcPrChange>
          </w:tcPr>
          <w:p w14:paraId="50928A9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47" w:author="usaiduser" w:date="2014-11-09T09:52:00Z">
              <w:tcPr>
                <w:tcW w:w="1946" w:type="dxa"/>
              </w:tcPr>
            </w:tcPrChange>
          </w:tcPr>
          <w:p w14:paraId="5B413C1B" w14:textId="517D577F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48" w:author="usaiduser" w:date="2014-11-09T09:52:00Z">
              <w:tcPr>
                <w:tcW w:w="1350" w:type="dxa"/>
              </w:tcPr>
            </w:tcPrChange>
          </w:tcPr>
          <w:p w14:paraId="70ABCEF1" w14:textId="2A2F5304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49" w:author="usaiduser" w:date="2014-11-09T09:52:00Z">
              <w:tcPr>
                <w:tcW w:w="1350" w:type="dxa"/>
              </w:tcPr>
            </w:tcPrChange>
          </w:tcPr>
          <w:p w14:paraId="0A2EEC6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350" w:author="usaiduser" w:date="2014-11-09T09:52:00Z">
              <w:tcPr>
                <w:tcW w:w="1260" w:type="dxa"/>
              </w:tcPr>
            </w:tcPrChange>
          </w:tcPr>
          <w:p w14:paraId="4530518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4C7338F2" w14:textId="77777777" w:rsidTr="00253960">
        <w:tc>
          <w:tcPr>
            <w:tcW w:w="432" w:type="dxa"/>
            <w:tcPrChange w:id="351" w:author="usaiduser" w:date="2014-11-09T09:52:00Z">
              <w:tcPr>
                <w:tcW w:w="432" w:type="dxa"/>
              </w:tcPr>
            </w:tcPrChange>
          </w:tcPr>
          <w:p w14:paraId="56A97C6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1870" w:type="dxa"/>
            <w:tcPrChange w:id="352" w:author="usaiduser" w:date="2014-11-09T09:52:00Z">
              <w:tcPr>
                <w:tcW w:w="1870" w:type="dxa"/>
              </w:tcPr>
            </w:tcPrChange>
          </w:tcPr>
          <w:p w14:paraId="3F15D44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440" w:type="dxa"/>
            <w:tcPrChange w:id="353" w:author="usaiduser" w:date="2014-11-09T09:52:00Z">
              <w:tcPr>
                <w:tcW w:w="1440" w:type="dxa"/>
              </w:tcPr>
            </w:tcPrChange>
          </w:tcPr>
          <w:p w14:paraId="359748E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54" w:author="usaiduser" w:date="2014-11-09T09:52:00Z">
              <w:tcPr>
                <w:tcW w:w="1946" w:type="dxa"/>
              </w:tcPr>
            </w:tcPrChange>
          </w:tcPr>
          <w:p w14:paraId="45B2874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55" w:author="usaiduser" w:date="2014-11-09T09:52:00Z">
              <w:tcPr>
                <w:tcW w:w="1946" w:type="dxa"/>
              </w:tcPr>
            </w:tcPrChange>
          </w:tcPr>
          <w:p w14:paraId="07D59D8B" w14:textId="20DC7CF5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56" w:author="usaiduser" w:date="2014-11-09T09:52:00Z">
              <w:tcPr>
                <w:tcW w:w="1350" w:type="dxa"/>
              </w:tcPr>
            </w:tcPrChange>
          </w:tcPr>
          <w:p w14:paraId="29099120" w14:textId="68CCD451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57" w:author="usaiduser" w:date="2014-11-09T09:52:00Z">
              <w:tcPr>
                <w:tcW w:w="1350" w:type="dxa"/>
              </w:tcPr>
            </w:tcPrChange>
          </w:tcPr>
          <w:p w14:paraId="6F1131D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358" w:author="usaiduser" w:date="2014-11-09T09:52:00Z">
              <w:tcPr>
                <w:tcW w:w="1260" w:type="dxa"/>
              </w:tcPr>
            </w:tcPrChange>
          </w:tcPr>
          <w:p w14:paraId="01B3092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6ACD824A" w14:textId="77777777" w:rsidTr="00253960">
        <w:tc>
          <w:tcPr>
            <w:tcW w:w="432" w:type="dxa"/>
            <w:tcPrChange w:id="359" w:author="usaiduser" w:date="2014-11-09T09:52:00Z">
              <w:tcPr>
                <w:tcW w:w="432" w:type="dxa"/>
              </w:tcPr>
            </w:tcPrChange>
          </w:tcPr>
          <w:p w14:paraId="7B5C679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1870" w:type="dxa"/>
            <w:tcPrChange w:id="360" w:author="usaiduser" w:date="2014-11-09T09:52:00Z">
              <w:tcPr>
                <w:tcW w:w="1870" w:type="dxa"/>
              </w:tcPr>
            </w:tcPrChange>
          </w:tcPr>
          <w:p w14:paraId="22FF0E3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440" w:type="dxa"/>
            <w:tcPrChange w:id="361" w:author="usaiduser" w:date="2014-11-09T09:52:00Z">
              <w:tcPr>
                <w:tcW w:w="1440" w:type="dxa"/>
              </w:tcPr>
            </w:tcPrChange>
          </w:tcPr>
          <w:p w14:paraId="4A9645C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62" w:author="usaiduser" w:date="2014-11-09T09:52:00Z">
              <w:tcPr>
                <w:tcW w:w="1946" w:type="dxa"/>
              </w:tcPr>
            </w:tcPrChange>
          </w:tcPr>
          <w:p w14:paraId="1ACE09F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63" w:author="usaiduser" w:date="2014-11-09T09:52:00Z">
              <w:tcPr>
                <w:tcW w:w="1946" w:type="dxa"/>
              </w:tcPr>
            </w:tcPrChange>
          </w:tcPr>
          <w:p w14:paraId="01FF95A6" w14:textId="6CFC0162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64" w:author="usaiduser" w:date="2014-11-09T09:52:00Z">
              <w:tcPr>
                <w:tcW w:w="1350" w:type="dxa"/>
              </w:tcPr>
            </w:tcPrChange>
          </w:tcPr>
          <w:p w14:paraId="451CB72E" w14:textId="56A4D8A6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65" w:author="usaiduser" w:date="2014-11-09T09:52:00Z">
              <w:tcPr>
                <w:tcW w:w="1350" w:type="dxa"/>
              </w:tcPr>
            </w:tcPrChange>
          </w:tcPr>
          <w:p w14:paraId="79AC2A3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366" w:author="usaiduser" w:date="2014-11-09T09:52:00Z">
              <w:tcPr>
                <w:tcW w:w="1260" w:type="dxa"/>
              </w:tcPr>
            </w:tcPrChange>
          </w:tcPr>
          <w:p w14:paraId="5CDB796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5CF6D6F3" w14:textId="77777777" w:rsidTr="00253960">
        <w:tc>
          <w:tcPr>
            <w:tcW w:w="432" w:type="dxa"/>
            <w:tcPrChange w:id="367" w:author="usaiduser" w:date="2014-11-09T09:52:00Z">
              <w:tcPr>
                <w:tcW w:w="432" w:type="dxa"/>
              </w:tcPr>
            </w:tcPrChange>
          </w:tcPr>
          <w:p w14:paraId="690C463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1870" w:type="dxa"/>
            <w:tcPrChange w:id="368" w:author="usaiduser" w:date="2014-11-09T09:52:00Z">
              <w:tcPr>
                <w:tcW w:w="1870" w:type="dxa"/>
              </w:tcPr>
            </w:tcPrChange>
          </w:tcPr>
          <w:p w14:paraId="16EEBD9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1440" w:type="dxa"/>
            <w:tcPrChange w:id="369" w:author="usaiduser" w:date="2014-11-09T09:52:00Z">
              <w:tcPr>
                <w:tcW w:w="1440" w:type="dxa"/>
              </w:tcPr>
            </w:tcPrChange>
          </w:tcPr>
          <w:p w14:paraId="5B40FF8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70" w:author="usaiduser" w:date="2014-11-09T09:52:00Z">
              <w:tcPr>
                <w:tcW w:w="1946" w:type="dxa"/>
              </w:tcPr>
            </w:tcPrChange>
          </w:tcPr>
          <w:p w14:paraId="3651D8A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71" w:author="usaiduser" w:date="2014-11-09T09:52:00Z">
              <w:tcPr>
                <w:tcW w:w="1946" w:type="dxa"/>
              </w:tcPr>
            </w:tcPrChange>
          </w:tcPr>
          <w:p w14:paraId="6798F7AC" w14:textId="6D60D17F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72" w:author="usaiduser" w:date="2014-11-09T09:52:00Z">
              <w:tcPr>
                <w:tcW w:w="1350" w:type="dxa"/>
              </w:tcPr>
            </w:tcPrChange>
          </w:tcPr>
          <w:p w14:paraId="726282CF" w14:textId="7698AC78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73" w:author="usaiduser" w:date="2014-11-09T09:52:00Z">
              <w:tcPr>
                <w:tcW w:w="1350" w:type="dxa"/>
              </w:tcPr>
            </w:tcPrChange>
          </w:tcPr>
          <w:p w14:paraId="48412CA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374" w:author="usaiduser" w:date="2014-11-09T09:52:00Z">
              <w:tcPr>
                <w:tcW w:w="1260" w:type="dxa"/>
              </w:tcPr>
            </w:tcPrChange>
          </w:tcPr>
          <w:p w14:paraId="075B848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79522B37" w14:textId="77777777" w:rsidTr="00253960">
        <w:tc>
          <w:tcPr>
            <w:tcW w:w="432" w:type="dxa"/>
            <w:tcPrChange w:id="375" w:author="usaiduser" w:date="2014-11-09T09:52:00Z">
              <w:tcPr>
                <w:tcW w:w="432" w:type="dxa"/>
              </w:tcPr>
            </w:tcPrChange>
          </w:tcPr>
          <w:p w14:paraId="04A107D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n</w:t>
            </w:r>
            <w:proofErr w:type="gramEnd"/>
          </w:p>
        </w:tc>
        <w:tc>
          <w:tcPr>
            <w:tcW w:w="1870" w:type="dxa"/>
            <w:tcPrChange w:id="376" w:author="usaiduser" w:date="2014-11-09T09:52:00Z">
              <w:tcPr>
                <w:tcW w:w="1870" w:type="dxa"/>
              </w:tcPr>
            </w:tcPrChange>
          </w:tcPr>
          <w:p w14:paraId="30B580B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Fibres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lastRenderedPageBreak/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440" w:type="dxa"/>
            <w:tcPrChange w:id="377" w:author="usaiduser" w:date="2014-11-09T09:52:00Z">
              <w:tcPr>
                <w:tcW w:w="1440" w:type="dxa"/>
              </w:tcPr>
            </w:tcPrChange>
          </w:tcPr>
          <w:p w14:paraId="4A210B3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78" w:author="usaiduser" w:date="2014-11-09T09:52:00Z">
              <w:tcPr>
                <w:tcW w:w="1946" w:type="dxa"/>
              </w:tcPr>
            </w:tcPrChange>
          </w:tcPr>
          <w:p w14:paraId="41DFFD0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79" w:author="usaiduser" w:date="2014-11-09T09:52:00Z">
              <w:tcPr>
                <w:tcW w:w="1946" w:type="dxa"/>
              </w:tcPr>
            </w:tcPrChange>
          </w:tcPr>
          <w:p w14:paraId="70B8CFAA" w14:textId="7CF0EDCE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80" w:author="usaiduser" w:date="2014-11-09T09:52:00Z">
              <w:tcPr>
                <w:tcW w:w="1350" w:type="dxa"/>
              </w:tcPr>
            </w:tcPrChange>
          </w:tcPr>
          <w:p w14:paraId="7D03A8E9" w14:textId="36BAA82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81" w:author="usaiduser" w:date="2014-11-09T09:52:00Z">
              <w:tcPr>
                <w:tcW w:w="1350" w:type="dxa"/>
              </w:tcPr>
            </w:tcPrChange>
          </w:tcPr>
          <w:p w14:paraId="1073F21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382" w:author="usaiduser" w:date="2014-11-09T09:52:00Z">
              <w:tcPr>
                <w:tcW w:w="1260" w:type="dxa"/>
              </w:tcPr>
            </w:tcPrChange>
          </w:tcPr>
          <w:p w14:paraId="4B1B81D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415756B0" w14:textId="77777777" w:rsidTr="00253960">
        <w:tc>
          <w:tcPr>
            <w:tcW w:w="432" w:type="dxa"/>
            <w:tcPrChange w:id="383" w:author="usaiduser" w:date="2014-11-09T09:52:00Z">
              <w:tcPr>
                <w:tcW w:w="432" w:type="dxa"/>
              </w:tcPr>
            </w:tcPrChange>
          </w:tcPr>
          <w:p w14:paraId="6050C9B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lastRenderedPageBreak/>
              <w:t>o</w:t>
            </w:r>
            <w:proofErr w:type="gramEnd"/>
          </w:p>
        </w:tc>
        <w:tc>
          <w:tcPr>
            <w:tcW w:w="1870" w:type="dxa"/>
            <w:tcPrChange w:id="384" w:author="usaiduser" w:date="2014-11-09T09:52:00Z">
              <w:tcPr>
                <w:tcW w:w="1870" w:type="dxa"/>
              </w:tcPr>
            </w:tcPrChange>
          </w:tcPr>
          <w:p w14:paraId="1656C7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440" w:type="dxa"/>
            <w:tcPrChange w:id="385" w:author="usaiduser" w:date="2014-11-09T09:52:00Z">
              <w:tcPr>
                <w:tcW w:w="1440" w:type="dxa"/>
              </w:tcPr>
            </w:tcPrChange>
          </w:tcPr>
          <w:p w14:paraId="38A85F5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86" w:author="usaiduser" w:date="2014-11-09T09:52:00Z">
              <w:tcPr>
                <w:tcW w:w="1946" w:type="dxa"/>
              </w:tcPr>
            </w:tcPrChange>
          </w:tcPr>
          <w:p w14:paraId="06B7252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87" w:author="usaiduser" w:date="2014-11-09T09:52:00Z">
              <w:tcPr>
                <w:tcW w:w="1946" w:type="dxa"/>
              </w:tcPr>
            </w:tcPrChange>
          </w:tcPr>
          <w:p w14:paraId="2E5E2136" w14:textId="48FC00C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88" w:author="usaiduser" w:date="2014-11-09T09:52:00Z">
              <w:tcPr>
                <w:tcW w:w="1350" w:type="dxa"/>
              </w:tcPr>
            </w:tcPrChange>
          </w:tcPr>
          <w:p w14:paraId="6C2CEC95" w14:textId="6C4BCDE0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89" w:author="usaiduser" w:date="2014-11-09T09:52:00Z">
              <w:tcPr>
                <w:tcW w:w="1350" w:type="dxa"/>
              </w:tcPr>
            </w:tcPrChange>
          </w:tcPr>
          <w:p w14:paraId="127CF36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390" w:author="usaiduser" w:date="2014-11-09T09:52:00Z">
              <w:tcPr>
                <w:tcW w:w="1260" w:type="dxa"/>
              </w:tcPr>
            </w:tcPrChange>
          </w:tcPr>
          <w:p w14:paraId="5E92D08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6CB97EA1" w14:textId="77777777" w:rsidTr="00253960">
        <w:tc>
          <w:tcPr>
            <w:tcW w:w="432" w:type="dxa"/>
            <w:tcPrChange w:id="391" w:author="usaiduser" w:date="2014-11-09T09:52:00Z">
              <w:tcPr>
                <w:tcW w:w="432" w:type="dxa"/>
              </w:tcPr>
            </w:tcPrChange>
          </w:tcPr>
          <w:p w14:paraId="4EA570E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1870" w:type="dxa"/>
            <w:tcPrChange w:id="392" w:author="usaiduser" w:date="2014-11-09T09:52:00Z">
              <w:tcPr>
                <w:tcW w:w="1870" w:type="dxa"/>
              </w:tcPr>
            </w:tcPrChange>
          </w:tcPr>
          <w:p w14:paraId="3BE86AD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440" w:type="dxa"/>
            <w:tcPrChange w:id="393" w:author="usaiduser" w:date="2014-11-09T09:52:00Z">
              <w:tcPr>
                <w:tcW w:w="1440" w:type="dxa"/>
              </w:tcPr>
            </w:tcPrChange>
          </w:tcPr>
          <w:p w14:paraId="0B2EC33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94" w:author="usaiduser" w:date="2014-11-09T09:52:00Z">
              <w:tcPr>
                <w:tcW w:w="1946" w:type="dxa"/>
              </w:tcPr>
            </w:tcPrChange>
          </w:tcPr>
          <w:p w14:paraId="3DEAD2F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395" w:author="usaiduser" w:date="2014-11-09T09:52:00Z">
              <w:tcPr>
                <w:tcW w:w="1946" w:type="dxa"/>
              </w:tcPr>
            </w:tcPrChange>
          </w:tcPr>
          <w:p w14:paraId="1C03F0D9" w14:textId="3B18B52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96" w:author="usaiduser" w:date="2014-11-09T09:52:00Z">
              <w:tcPr>
                <w:tcW w:w="1350" w:type="dxa"/>
              </w:tcPr>
            </w:tcPrChange>
          </w:tcPr>
          <w:p w14:paraId="5E3B7376" w14:textId="5123B2F8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397" w:author="usaiduser" w:date="2014-11-09T09:52:00Z">
              <w:tcPr>
                <w:tcW w:w="1350" w:type="dxa"/>
              </w:tcPr>
            </w:tcPrChange>
          </w:tcPr>
          <w:p w14:paraId="29C9612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398" w:author="usaiduser" w:date="2014-11-09T09:52:00Z">
              <w:tcPr>
                <w:tcW w:w="1260" w:type="dxa"/>
              </w:tcPr>
            </w:tcPrChange>
          </w:tcPr>
          <w:p w14:paraId="2D9FF65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1BA6C630" w14:textId="77777777" w:rsidTr="00253960">
        <w:tc>
          <w:tcPr>
            <w:tcW w:w="432" w:type="dxa"/>
            <w:tcPrChange w:id="399" w:author="usaiduser" w:date="2014-11-09T09:52:00Z">
              <w:tcPr>
                <w:tcW w:w="432" w:type="dxa"/>
              </w:tcPr>
            </w:tcPrChange>
          </w:tcPr>
          <w:p w14:paraId="233BD45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1870" w:type="dxa"/>
            <w:tcPrChange w:id="400" w:author="usaiduser" w:date="2014-11-09T09:52:00Z">
              <w:tcPr>
                <w:tcW w:w="1870" w:type="dxa"/>
              </w:tcPr>
            </w:tcPrChange>
          </w:tcPr>
          <w:p w14:paraId="494DA5C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1440" w:type="dxa"/>
            <w:tcPrChange w:id="401" w:author="usaiduser" w:date="2014-11-09T09:52:00Z">
              <w:tcPr>
                <w:tcW w:w="1440" w:type="dxa"/>
              </w:tcPr>
            </w:tcPrChange>
          </w:tcPr>
          <w:p w14:paraId="73575F3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402" w:author="usaiduser" w:date="2014-11-09T09:52:00Z">
              <w:tcPr>
                <w:tcW w:w="1946" w:type="dxa"/>
              </w:tcPr>
            </w:tcPrChange>
          </w:tcPr>
          <w:p w14:paraId="30A7316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403" w:author="usaiduser" w:date="2014-11-09T09:52:00Z">
              <w:tcPr>
                <w:tcW w:w="1946" w:type="dxa"/>
              </w:tcPr>
            </w:tcPrChange>
          </w:tcPr>
          <w:p w14:paraId="79EC2986" w14:textId="74AD1FB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04" w:author="usaiduser" w:date="2014-11-09T09:52:00Z">
              <w:tcPr>
                <w:tcW w:w="1350" w:type="dxa"/>
              </w:tcPr>
            </w:tcPrChange>
          </w:tcPr>
          <w:p w14:paraId="7401FF93" w14:textId="46FF12D5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05" w:author="usaiduser" w:date="2014-11-09T09:52:00Z">
              <w:tcPr>
                <w:tcW w:w="1350" w:type="dxa"/>
              </w:tcPr>
            </w:tcPrChange>
          </w:tcPr>
          <w:p w14:paraId="0BB69B0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406" w:author="usaiduser" w:date="2014-11-09T09:52:00Z">
              <w:tcPr>
                <w:tcW w:w="1260" w:type="dxa"/>
              </w:tcPr>
            </w:tcPrChange>
          </w:tcPr>
          <w:p w14:paraId="7765E8F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3A8EDDCA" w14:textId="77777777" w:rsidTr="00253960">
        <w:tc>
          <w:tcPr>
            <w:tcW w:w="432" w:type="dxa"/>
            <w:tcPrChange w:id="407" w:author="usaiduser" w:date="2014-11-09T09:52:00Z">
              <w:tcPr>
                <w:tcW w:w="432" w:type="dxa"/>
              </w:tcPr>
            </w:tcPrChange>
          </w:tcPr>
          <w:p w14:paraId="680DE87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1870" w:type="dxa"/>
            <w:tcPrChange w:id="408" w:author="usaiduser" w:date="2014-11-09T09:52:00Z">
              <w:tcPr>
                <w:tcW w:w="1870" w:type="dxa"/>
              </w:tcPr>
            </w:tcPrChange>
          </w:tcPr>
          <w:p w14:paraId="789D076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440" w:type="dxa"/>
            <w:tcPrChange w:id="409" w:author="usaiduser" w:date="2014-11-09T09:52:00Z">
              <w:tcPr>
                <w:tcW w:w="1440" w:type="dxa"/>
              </w:tcPr>
            </w:tcPrChange>
          </w:tcPr>
          <w:p w14:paraId="5AAECFE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410" w:author="usaiduser" w:date="2014-11-09T09:52:00Z">
              <w:tcPr>
                <w:tcW w:w="1946" w:type="dxa"/>
              </w:tcPr>
            </w:tcPrChange>
          </w:tcPr>
          <w:p w14:paraId="3D1D70C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411" w:author="usaiduser" w:date="2014-11-09T09:52:00Z">
              <w:tcPr>
                <w:tcW w:w="1946" w:type="dxa"/>
              </w:tcPr>
            </w:tcPrChange>
          </w:tcPr>
          <w:p w14:paraId="7F69BE94" w14:textId="191E5E89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12" w:author="usaiduser" w:date="2014-11-09T09:52:00Z">
              <w:tcPr>
                <w:tcW w:w="1350" w:type="dxa"/>
              </w:tcPr>
            </w:tcPrChange>
          </w:tcPr>
          <w:p w14:paraId="16C13DC9" w14:textId="1AF256D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13" w:author="usaiduser" w:date="2014-11-09T09:52:00Z">
              <w:tcPr>
                <w:tcW w:w="1350" w:type="dxa"/>
              </w:tcPr>
            </w:tcPrChange>
          </w:tcPr>
          <w:p w14:paraId="0E6C11F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414" w:author="usaiduser" w:date="2014-11-09T09:52:00Z">
              <w:tcPr>
                <w:tcW w:w="1260" w:type="dxa"/>
              </w:tcPr>
            </w:tcPrChange>
          </w:tcPr>
          <w:p w14:paraId="62FA620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253960" w:rsidRPr="00676B69" w14:paraId="73D8557C" w14:textId="77777777" w:rsidTr="00253960">
        <w:tc>
          <w:tcPr>
            <w:tcW w:w="432" w:type="dxa"/>
            <w:tcPrChange w:id="415" w:author="usaiduser" w:date="2014-11-09T09:52:00Z">
              <w:tcPr>
                <w:tcW w:w="432" w:type="dxa"/>
              </w:tcPr>
            </w:tcPrChange>
          </w:tcPr>
          <w:p w14:paraId="15DF59E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1870" w:type="dxa"/>
            <w:tcPrChange w:id="416" w:author="usaiduser" w:date="2014-11-09T09:52:00Z">
              <w:tcPr>
                <w:tcW w:w="1870" w:type="dxa"/>
              </w:tcPr>
            </w:tcPrChange>
          </w:tcPr>
          <w:p w14:paraId="34891D1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440" w:type="dxa"/>
            <w:tcPrChange w:id="417" w:author="usaiduser" w:date="2014-11-09T09:52:00Z">
              <w:tcPr>
                <w:tcW w:w="1440" w:type="dxa"/>
              </w:tcPr>
            </w:tcPrChange>
          </w:tcPr>
          <w:p w14:paraId="6846A4C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418" w:author="usaiduser" w:date="2014-11-09T09:52:00Z">
              <w:tcPr>
                <w:tcW w:w="1946" w:type="dxa"/>
              </w:tcPr>
            </w:tcPrChange>
          </w:tcPr>
          <w:p w14:paraId="76A209B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946" w:type="dxa"/>
            <w:tcPrChange w:id="419" w:author="usaiduser" w:date="2014-11-09T09:52:00Z">
              <w:tcPr>
                <w:tcW w:w="1946" w:type="dxa"/>
              </w:tcPr>
            </w:tcPrChange>
          </w:tcPr>
          <w:p w14:paraId="792B62A4" w14:textId="2D7B84C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20" w:author="usaiduser" w:date="2014-11-09T09:52:00Z">
              <w:tcPr>
                <w:tcW w:w="1350" w:type="dxa"/>
              </w:tcPr>
            </w:tcPrChange>
          </w:tcPr>
          <w:p w14:paraId="10742850" w14:textId="7ADF01FF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21" w:author="usaiduser" w:date="2014-11-09T09:52:00Z">
              <w:tcPr>
                <w:tcW w:w="1350" w:type="dxa"/>
              </w:tcPr>
            </w:tcPrChange>
          </w:tcPr>
          <w:p w14:paraId="533B4CE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  <w:tcPrChange w:id="422" w:author="usaiduser" w:date="2014-11-09T09:52:00Z">
              <w:tcPr>
                <w:tcW w:w="1260" w:type="dxa"/>
              </w:tcPr>
            </w:tcPrChange>
          </w:tcPr>
          <w:p w14:paraId="2502B4A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</w:tbl>
    <w:p w14:paraId="1E483285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52C6DA7A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31B86312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09BD80D6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4604364F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6107A6F2" w14:textId="6DAC55EF" w:rsidR="00976BC9" w:rsidRPr="00676B69" w:rsidRDefault="00976BC9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br w:type="page"/>
      </w:r>
    </w:p>
    <w:p w14:paraId="34CADA5A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1"/>
        <w:tblpPr w:leftFromText="180" w:rightFromText="180" w:vertAnchor="text" w:horzAnchor="margin" w:tblpY="246"/>
        <w:tblOverlap w:val="never"/>
        <w:tblW w:w="12528" w:type="dxa"/>
        <w:tblLayout w:type="fixed"/>
        <w:tblLook w:val="04A0" w:firstRow="1" w:lastRow="0" w:firstColumn="1" w:lastColumn="0" w:noHBand="0" w:noVBand="1"/>
        <w:tblPrChange w:id="423" w:author="usaiduser" w:date="2014-11-09T09:54:00Z">
          <w:tblPr>
            <w:tblStyle w:val="TableGrid1"/>
            <w:tblpPr w:leftFromText="180" w:rightFromText="180" w:vertAnchor="text" w:horzAnchor="margin" w:tblpY="246"/>
            <w:tblOverlap w:val="never"/>
            <w:tblW w:w="10458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432"/>
        <w:gridCol w:w="1870"/>
        <w:gridCol w:w="2009"/>
        <w:gridCol w:w="1058"/>
        <w:gridCol w:w="1669"/>
        <w:gridCol w:w="2070"/>
        <w:gridCol w:w="2070"/>
        <w:gridCol w:w="1350"/>
        <w:tblGridChange w:id="424">
          <w:tblGrid>
            <w:gridCol w:w="432"/>
            <w:gridCol w:w="1870"/>
            <w:gridCol w:w="2009"/>
            <w:gridCol w:w="1058"/>
            <w:gridCol w:w="1669"/>
            <w:gridCol w:w="2070"/>
            <w:gridCol w:w="2070"/>
            <w:gridCol w:w="1350"/>
          </w:tblGrid>
        </w:tblGridChange>
      </w:tblGrid>
      <w:tr w:rsidR="005A6D65" w:rsidRPr="00676B69" w14:paraId="653FF920" w14:textId="77777777" w:rsidTr="005A6D65">
        <w:tc>
          <w:tcPr>
            <w:tcW w:w="432" w:type="dxa"/>
            <w:tcPrChange w:id="425" w:author="usaiduser" w:date="2014-11-09T09:54:00Z">
              <w:tcPr>
                <w:tcW w:w="432" w:type="dxa"/>
              </w:tcPr>
            </w:tcPrChange>
          </w:tcPr>
          <w:p w14:paraId="3170FCC1" w14:textId="77777777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  <w:tcPrChange w:id="426" w:author="usaiduser" w:date="2014-11-09T09:54:00Z">
              <w:tcPr>
                <w:tcW w:w="1870" w:type="dxa"/>
              </w:tcPr>
            </w:tcPrChange>
          </w:tcPr>
          <w:p w14:paraId="569D3D32" w14:textId="77777777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2009" w:type="dxa"/>
            <w:tcPrChange w:id="427" w:author="usaiduser" w:date="2014-11-09T09:54:00Z">
              <w:tcPr>
                <w:tcW w:w="2009" w:type="dxa"/>
              </w:tcPr>
            </w:tcPrChange>
          </w:tcPr>
          <w:p w14:paraId="69419322" w14:textId="1D9536A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428" w:author="usaiduser" w:date="2014-11-09T09:54:00Z">
              <w:tcPr>
                <w:tcW w:w="1058" w:type="dxa"/>
              </w:tcPr>
            </w:tcPrChange>
          </w:tcPr>
          <w:p w14:paraId="66619ECF" w14:textId="2F92C56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429" w:author="usaiduser" w:date="2014-11-09T09:54:00Z">
              <w:tcPr>
                <w:tcW w:w="1669" w:type="dxa"/>
              </w:tcPr>
            </w:tcPrChange>
          </w:tcPr>
          <w:p w14:paraId="1DF8DA3A" w14:textId="007F52A9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30" w:author="usaiduser" w:date="2014-11-09T09:54:00Z">
              <w:tcPr>
                <w:tcW w:w="2070" w:type="dxa"/>
              </w:tcPr>
            </w:tcPrChange>
          </w:tcPr>
          <w:p w14:paraId="6902D3C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31" w:author="usaiduser" w:date="2014-11-09T09:54:00Z">
              <w:tcPr>
                <w:tcW w:w="2070" w:type="dxa"/>
              </w:tcPr>
            </w:tcPrChange>
          </w:tcPr>
          <w:p w14:paraId="43894DB7" w14:textId="37CA5A9C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32" w:author="usaiduser" w:date="2014-11-09T09:54:00Z">
              <w:tcPr>
                <w:tcW w:w="1350" w:type="dxa"/>
              </w:tcPr>
            </w:tcPrChange>
          </w:tcPr>
          <w:p w14:paraId="4A165E4A" w14:textId="26EBEA54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1484276E" w14:textId="77777777" w:rsidTr="005A6D65">
        <w:tc>
          <w:tcPr>
            <w:tcW w:w="432" w:type="dxa"/>
            <w:tcPrChange w:id="433" w:author="usaiduser" w:date="2014-11-09T09:54:00Z">
              <w:tcPr>
                <w:tcW w:w="432" w:type="dxa"/>
              </w:tcPr>
            </w:tcPrChange>
          </w:tcPr>
          <w:p w14:paraId="62453536" w14:textId="77777777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  <w:tcPrChange w:id="434" w:author="usaiduser" w:date="2014-11-09T09:54:00Z">
              <w:tcPr>
                <w:tcW w:w="1870" w:type="dxa"/>
              </w:tcPr>
            </w:tcPrChange>
          </w:tcPr>
          <w:p w14:paraId="14174ABC" w14:textId="65276E28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products</w:t>
            </w:r>
          </w:p>
        </w:tc>
        <w:tc>
          <w:tcPr>
            <w:tcW w:w="2009" w:type="dxa"/>
            <w:tcPrChange w:id="435" w:author="usaiduser" w:date="2014-11-09T09:54:00Z">
              <w:tcPr>
                <w:tcW w:w="2009" w:type="dxa"/>
              </w:tcPr>
            </w:tcPrChange>
          </w:tcPr>
          <w:p w14:paraId="19112196" w14:textId="5F550E6F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In the last 12 months, please note which products have contributed to HH incomes in your village. </w:t>
            </w:r>
          </w:p>
          <w:p w14:paraId="414226C6" w14:textId="77777777" w:rsidR="005A6D65" w:rsidRPr="00676B69" w:rsidRDefault="005A6D65" w:rsidP="00CF0960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If 0, skip to next activity</w:t>
            </w:r>
          </w:p>
        </w:tc>
        <w:tc>
          <w:tcPr>
            <w:tcW w:w="1058" w:type="dxa"/>
            <w:tcPrChange w:id="436" w:author="usaiduser" w:date="2014-11-09T09:54:00Z">
              <w:tcPr>
                <w:tcW w:w="1058" w:type="dxa"/>
              </w:tcPr>
            </w:tcPrChange>
          </w:tcPr>
          <w:p w14:paraId="6832680E" w14:textId="5822F674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Where is the &lt;product&gt; </w:t>
            </w:r>
            <w:commentRangeStart w:id="437"/>
            <w:r w:rsidRPr="00676B69">
              <w:rPr>
                <w:rFonts w:ascii="Gill Sans MT" w:hAnsi="Gill Sans MT" w:cs="Times New Roman"/>
              </w:rPr>
              <w:t>sold</w:t>
            </w:r>
            <w:commentRangeEnd w:id="437"/>
            <w:r>
              <w:rPr>
                <w:rStyle w:val="CommentReference"/>
                <w:rFonts w:eastAsiaTheme="minorHAnsi"/>
              </w:rPr>
              <w:commentReference w:id="437"/>
            </w:r>
            <w:r w:rsidRPr="00676B69">
              <w:rPr>
                <w:rFonts w:ascii="Gill Sans MT" w:hAnsi="Gill Sans MT" w:cs="Times New Roman"/>
              </w:rPr>
              <w:t>?</w:t>
            </w:r>
          </w:p>
        </w:tc>
        <w:tc>
          <w:tcPr>
            <w:tcW w:w="1669" w:type="dxa"/>
            <w:tcPrChange w:id="438" w:author="usaiduser" w:date="2014-11-09T09:54:00Z">
              <w:tcPr>
                <w:tcW w:w="1669" w:type="dxa"/>
              </w:tcPr>
            </w:tcPrChange>
          </w:tcPr>
          <w:p w14:paraId="08E5CA13" w14:textId="083FC57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is the price per unit sold? </w:t>
            </w:r>
          </w:p>
        </w:tc>
        <w:tc>
          <w:tcPr>
            <w:tcW w:w="2070" w:type="dxa"/>
            <w:tcPrChange w:id="439" w:author="usaiduser" w:date="2014-11-09T09:54:00Z">
              <w:tcPr>
                <w:tcW w:w="2070" w:type="dxa"/>
              </w:tcPr>
            </w:tcPrChange>
          </w:tcPr>
          <w:p w14:paraId="4FB576CF" w14:textId="4DD9ED72" w:rsidR="005A6D65" w:rsidRPr="00676B69" w:rsidRDefault="005A6D65" w:rsidP="00CF0960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ins w:id="440" w:author="usaiduser" w:date="2014-11-09T09:54:00Z">
              <w:r>
                <w:rPr>
                  <w:rFonts w:ascii="Gill Sans MT" w:eastAsia="Times New Roman" w:hAnsi="Gill Sans MT" w:cs="Times New Roman"/>
                  <w:bCs/>
                  <w:color w:val="000000"/>
                </w:rPr>
                <w:t>Specify unit</w:t>
              </w:r>
            </w:ins>
          </w:p>
        </w:tc>
        <w:tc>
          <w:tcPr>
            <w:tcW w:w="2070" w:type="dxa"/>
            <w:tcPrChange w:id="441" w:author="usaiduser" w:date="2014-11-09T09:54:00Z">
              <w:tcPr>
                <w:tcW w:w="2070" w:type="dxa"/>
              </w:tcPr>
            </w:tcPrChange>
          </w:tcPr>
          <w:p w14:paraId="43CD179A" w14:textId="2C8399F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</w:rPr>
              <w:t xml:space="preserve">What has been the trend in market price for &lt;price&gt; during the past 5 </w:t>
            </w:r>
            <w:commentRangeStart w:id="442"/>
            <w:r w:rsidRPr="00676B69">
              <w:rPr>
                <w:rFonts w:ascii="Gill Sans MT" w:eastAsia="Times New Roman" w:hAnsi="Gill Sans MT" w:cs="Times New Roman"/>
                <w:bCs/>
                <w:color w:val="000000"/>
              </w:rPr>
              <w:t>years</w:t>
            </w:r>
            <w:commentRangeEnd w:id="442"/>
            <w:r w:rsidR="007A288C">
              <w:rPr>
                <w:rStyle w:val="CommentReference"/>
                <w:rFonts w:eastAsiaTheme="minorHAnsi"/>
              </w:rPr>
              <w:commentReference w:id="442"/>
            </w:r>
            <w:r w:rsidRPr="00676B69">
              <w:rPr>
                <w:rFonts w:ascii="Gill Sans MT" w:eastAsia="Times New Roman" w:hAnsi="Gill Sans MT" w:cs="Times New Roman"/>
                <w:bCs/>
                <w:color w:val="000000"/>
              </w:rPr>
              <w:t>?</w:t>
            </w:r>
          </w:p>
        </w:tc>
        <w:tc>
          <w:tcPr>
            <w:tcW w:w="1350" w:type="dxa"/>
            <w:tcPrChange w:id="443" w:author="usaiduser" w:date="2014-11-09T09:54:00Z">
              <w:tcPr>
                <w:tcW w:w="1350" w:type="dxa"/>
              </w:tcPr>
            </w:tcPrChange>
          </w:tcPr>
          <w:p w14:paraId="70CEC5B6" w14:textId="5D19DA0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Which are the top three most important products to village incomes?</w:t>
            </w:r>
          </w:p>
        </w:tc>
      </w:tr>
      <w:tr w:rsidR="005A6D65" w:rsidRPr="00676B69" w14:paraId="02376815" w14:textId="77777777" w:rsidTr="005A6D65">
        <w:tc>
          <w:tcPr>
            <w:tcW w:w="432" w:type="dxa"/>
            <w:tcPrChange w:id="444" w:author="usaiduser" w:date="2014-11-09T09:54:00Z">
              <w:tcPr>
                <w:tcW w:w="432" w:type="dxa"/>
              </w:tcPr>
            </w:tcPrChange>
          </w:tcPr>
          <w:p w14:paraId="2CE96A5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1870" w:type="dxa"/>
            <w:tcPrChange w:id="445" w:author="usaiduser" w:date="2014-11-09T09:54:00Z">
              <w:tcPr>
                <w:tcW w:w="1870" w:type="dxa"/>
              </w:tcPr>
            </w:tcPrChange>
          </w:tcPr>
          <w:p w14:paraId="11A0B0F2" w14:textId="32B4729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TImber</w:t>
            </w:r>
            <w:proofErr w:type="spellEnd"/>
          </w:p>
        </w:tc>
        <w:tc>
          <w:tcPr>
            <w:tcW w:w="2009" w:type="dxa"/>
            <w:tcPrChange w:id="446" w:author="usaiduser" w:date="2014-11-09T09:54:00Z">
              <w:tcPr>
                <w:tcW w:w="2009" w:type="dxa"/>
              </w:tcPr>
            </w:tcPrChange>
          </w:tcPr>
          <w:p w14:paraId="5CB0EFA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447" w:author="usaiduser" w:date="2014-11-09T09:54:00Z">
              <w:tcPr>
                <w:tcW w:w="1058" w:type="dxa"/>
              </w:tcPr>
            </w:tcPrChange>
          </w:tcPr>
          <w:p w14:paraId="5176FDE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448" w:author="usaiduser" w:date="2014-11-09T09:54:00Z">
              <w:tcPr>
                <w:tcW w:w="1669" w:type="dxa"/>
              </w:tcPr>
            </w:tcPrChange>
          </w:tcPr>
          <w:p w14:paraId="173F0F1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49" w:author="usaiduser" w:date="2014-11-09T09:54:00Z">
              <w:tcPr>
                <w:tcW w:w="2070" w:type="dxa"/>
              </w:tcPr>
            </w:tcPrChange>
          </w:tcPr>
          <w:p w14:paraId="176A7AE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50" w:author="usaiduser" w:date="2014-11-09T09:54:00Z">
              <w:tcPr>
                <w:tcW w:w="2070" w:type="dxa"/>
              </w:tcPr>
            </w:tcPrChange>
          </w:tcPr>
          <w:p w14:paraId="5AE4B87D" w14:textId="7F9BCF3E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51" w:author="usaiduser" w:date="2014-11-09T09:54:00Z">
              <w:tcPr>
                <w:tcW w:w="1350" w:type="dxa"/>
              </w:tcPr>
            </w:tcPrChange>
          </w:tcPr>
          <w:p w14:paraId="5CF85C4A" w14:textId="40BAD75C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10E5D555" w14:textId="77777777" w:rsidTr="005A6D65">
        <w:tc>
          <w:tcPr>
            <w:tcW w:w="432" w:type="dxa"/>
            <w:tcPrChange w:id="452" w:author="usaiduser" w:date="2014-11-09T09:54:00Z">
              <w:tcPr>
                <w:tcW w:w="432" w:type="dxa"/>
              </w:tcPr>
            </w:tcPrChange>
          </w:tcPr>
          <w:p w14:paraId="22A08CC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1870" w:type="dxa"/>
            <w:tcPrChange w:id="453" w:author="usaiduser" w:date="2014-11-09T09:54:00Z">
              <w:tcPr>
                <w:tcW w:w="1870" w:type="dxa"/>
              </w:tcPr>
            </w:tcPrChange>
          </w:tcPr>
          <w:p w14:paraId="0446748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2009" w:type="dxa"/>
            <w:tcPrChange w:id="454" w:author="usaiduser" w:date="2014-11-09T09:54:00Z">
              <w:tcPr>
                <w:tcW w:w="2009" w:type="dxa"/>
              </w:tcPr>
            </w:tcPrChange>
          </w:tcPr>
          <w:p w14:paraId="1DF12BF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455" w:author="usaiduser" w:date="2014-11-09T09:54:00Z">
              <w:tcPr>
                <w:tcW w:w="1058" w:type="dxa"/>
              </w:tcPr>
            </w:tcPrChange>
          </w:tcPr>
          <w:p w14:paraId="6955F9B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456" w:author="usaiduser" w:date="2014-11-09T09:54:00Z">
              <w:tcPr>
                <w:tcW w:w="1669" w:type="dxa"/>
              </w:tcPr>
            </w:tcPrChange>
          </w:tcPr>
          <w:p w14:paraId="69260E5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57" w:author="usaiduser" w:date="2014-11-09T09:54:00Z">
              <w:tcPr>
                <w:tcW w:w="2070" w:type="dxa"/>
              </w:tcPr>
            </w:tcPrChange>
          </w:tcPr>
          <w:p w14:paraId="6898BDF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58" w:author="usaiduser" w:date="2014-11-09T09:54:00Z">
              <w:tcPr>
                <w:tcW w:w="2070" w:type="dxa"/>
              </w:tcPr>
            </w:tcPrChange>
          </w:tcPr>
          <w:p w14:paraId="1E5140E6" w14:textId="6AF8DF3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59" w:author="usaiduser" w:date="2014-11-09T09:54:00Z">
              <w:tcPr>
                <w:tcW w:w="1350" w:type="dxa"/>
              </w:tcPr>
            </w:tcPrChange>
          </w:tcPr>
          <w:p w14:paraId="225AA253" w14:textId="0CA12D3D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1FA6CC21" w14:textId="77777777" w:rsidTr="005A6D65">
        <w:tc>
          <w:tcPr>
            <w:tcW w:w="432" w:type="dxa"/>
            <w:tcPrChange w:id="460" w:author="usaiduser" w:date="2014-11-09T09:54:00Z">
              <w:tcPr>
                <w:tcW w:w="432" w:type="dxa"/>
              </w:tcPr>
            </w:tcPrChange>
          </w:tcPr>
          <w:p w14:paraId="5C35E95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1870" w:type="dxa"/>
            <w:tcPrChange w:id="461" w:author="usaiduser" w:date="2014-11-09T09:54:00Z">
              <w:tcPr>
                <w:tcW w:w="1870" w:type="dxa"/>
              </w:tcPr>
            </w:tcPrChange>
          </w:tcPr>
          <w:p w14:paraId="1B45385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2009" w:type="dxa"/>
            <w:tcPrChange w:id="462" w:author="usaiduser" w:date="2014-11-09T09:54:00Z">
              <w:tcPr>
                <w:tcW w:w="2009" w:type="dxa"/>
              </w:tcPr>
            </w:tcPrChange>
          </w:tcPr>
          <w:p w14:paraId="498F795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463" w:author="usaiduser" w:date="2014-11-09T09:54:00Z">
              <w:tcPr>
                <w:tcW w:w="1058" w:type="dxa"/>
              </w:tcPr>
            </w:tcPrChange>
          </w:tcPr>
          <w:p w14:paraId="09659B9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464" w:author="usaiduser" w:date="2014-11-09T09:54:00Z">
              <w:tcPr>
                <w:tcW w:w="1669" w:type="dxa"/>
              </w:tcPr>
            </w:tcPrChange>
          </w:tcPr>
          <w:p w14:paraId="5AEE897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65" w:author="usaiduser" w:date="2014-11-09T09:54:00Z">
              <w:tcPr>
                <w:tcW w:w="2070" w:type="dxa"/>
              </w:tcPr>
            </w:tcPrChange>
          </w:tcPr>
          <w:p w14:paraId="228721B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66" w:author="usaiduser" w:date="2014-11-09T09:54:00Z">
              <w:tcPr>
                <w:tcW w:w="2070" w:type="dxa"/>
              </w:tcPr>
            </w:tcPrChange>
          </w:tcPr>
          <w:p w14:paraId="168B19AF" w14:textId="46BB826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67" w:author="usaiduser" w:date="2014-11-09T09:54:00Z">
              <w:tcPr>
                <w:tcW w:w="1350" w:type="dxa"/>
              </w:tcPr>
            </w:tcPrChange>
          </w:tcPr>
          <w:p w14:paraId="1A0D9644" w14:textId="5EB6669A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040076E2" w14:textId="77777777" w:rsidTr="005A6D65">
        <w:tc>
          <w:tcPr>
            <w:tcW w:w="432" w:type="dxa"/>
            <w:tcPrChange w:id="468" w:author="usaiduser" w:date="2014-11-09T09:54:00Z">
              <w:tcPr>
                <w:tcW w:w="432" w:type="dxa"/>
              </w:tcPr>
            </w:tcPrChange>
          </w:tcPr>
          <w:p w14:paraId="5CF1CC0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1870" w:type="dxa"/>
            <w:tcPrChange w:id="469" w:author="usaiduser" w:date="2014-11-09T09:54:00Z">
              <w:tcPr>
                <w:tcW w:w="1870" w:type="dxa"/>
              </w:tcPr>
            </w:tcPrChange>
          </w:tcPr>
          <w:p w14:paraId="432D11A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2009" w:type="dxa"/>
            <w:tcPrChange w:id="470" w:author="usaiduser" w:date="2014-11-09T09:54:00Z">
              <w:tcPr>
                <w:tcW w:w="2009" w:type="dxa"/>
              </w:tcPr>
            </w:tcPrChange>
          </w:tcPr>
          <w:p w14:paraId="330BA0E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471" w:author="usaiduser" w:date="2014-11-09T09:54:00Z">
              <w:tcPr>
                <w:tcW w:w="1058" w:type="dxa"/>
              </w:tcPr>
            </w:tcPrChange>
          </w:tcPr>
          <w:p w14:paraId="4DE072B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472" w:author="usaiduser" w:date="2014-11-09T09:54:00Z">
              <w:tcPr>
                <w:tcW w:w="1669" w:type="dxa"/>
              </w:tcPr>
            </w:tcPrChange>
          </w:tcPr>
          <w:p w14:paraId="67D81F4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73" w:author="usaiduser" w:date="2014-11-09T09:54:00Z">
              <w:tcPr>
                <w:tcW w:w="2070" w:type="dxa"/>
              </w:tcPr>
            </w:tcPrChange>
          </w:tcPr>
          <w:p w14:paraId="08542C7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74" w:author="usaiduser" w:date="2014-11-09T09:54:00Z">
              <w:tcPr>
                <w:tcW w:w="2070" w:type="dxa"/>
              </w:tcPr>
            </w:tcPrChange>
          </w:tcPr>
          <w:p w14:paraId="1CC32C52" w14:textId="3525DB2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75" w:author="usaiduser" w:date="2014-11-09T09:54:00Z">
              <w:tcPr>
                <w:tcW w:w="1350" w:type="dxa"/>
              </w:tcPr>
            </w:tcPrChange>
          </w:tcPr>
          <w:p w14:paraId="369DE332" w14:textId="4FEEF1E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50566E7E" w14:textId="77777777" w:rsidTr="005A6D65">
        <w:tc>
          <w:tcPr>
            <w:tcW w:w="432" w:type="dxa"/>
            <w:tcPrChange w:id="476" w:author="usaiduser" w:date="2014-11-09T09:54:00Z">
              <w:tcPr>
                <w:tcW w:w="432" w:type="dxa"/>
              </w:tcPr>
            </w:tcPrChange>
          </w:tcPr>
          <w:p w14:paraId="20DD7B3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1870" w:type="dxa"/>
            <w:tcPrChange w:id="477" w:author="usaiduser" w:date="2014-11-09T09:54:00Z">
              <w:tcPr>
                <w:tcW w:w="1870" w:type="dxa"/>
              </w:tcPr>
            </w:tcPrChange>
          </w:tcPr>
          <w:p w14:paraId="6BCBDE6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2009" w:type="dxa"/>
            <w:tcPrChange w:id="478" w:author="usaiduser" w:date="2014-11-09T09:54:00Z">
              <w:tcPr>
                <w:tcW w:w="2009" w:type="dxa"/>
              </w:tcPr>
            </w:tcPrChange>
          </w:tcPr>
          <w:p w14:paraId="071F892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479" w:author="usaiduser" w:date="2014-11-09T09:54:00Z">
              <w:tcPr>
                <w:tcW w:w="1058" w:type="dxa"/>
              </w:tcPr>
            </w:tcPrChange>
          </w:tcPr>
          <w:p w14:paraId="398F85A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480" w:author="usaiduser" w:date="2014-11-09T09:54:00Z">
              <w:tcPr>
                <w:tcW w:w="1669" w:type="dxa"/>
              </w:tcPr>
            </w:tcPrChange>
          </w:tcPr>
          <w:p w14:paraId="34FD80B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81" w:author="usaiduser" w:date="2014-11-09T09:54:00Z">
              <w:tcPr>
                <w:tcW w:w="2070" w:type="dxa"/>
              </w:tcPr>
            </w:tcPrChange>
          </w:tcPr>
          <w:p w14:paraId="6B08570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82" w:author="usaiduser" w:date="2014-11-09T09:54:00Z">
              <w:tcPr>
                <w:tcW w:w="2070" w:type="dxa"/>
              </w:tcPr>
            </w:tcPrChange>
          </w:tcPr>
          <w:p w14:paraId="5A5270BE" w14:textId="2039F8BE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83" w:author="usaiduser" w:date="2014-11-09T09:54:00Z">
              <w:tcPr>
                <w:tcW w:w="1350" w:type="dxa"/>
              </w:tcPr>
            </w:tcPrChange>
          </w:tcPr>
          <w:p w14:paraId="5206B3A0" w14:textId="062BD33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347EBEC4" w14:textId="77777777" w:rsidTr="005A6D65">
        <w:trPr>
          <w:trHeight w:val="179"/>
          <w:trPrChange w:id="484" w:author="usaiduser" w:date="2014-11-09T09:54:00Z">
            <w:trPr>
              <w:trHeight w:val="179"/>
            </w:trPr>
          </w:trPrChange>
        </w:trPr>
        <w:tc>
          <w:tcPr>
            <w:tcW w:w="432" w:type="dxa"/>
            <w:tcPrChange w:id="485" w:author="usaiduser" w:date="2014-11-09T09:54:00Z">
              <w:tcPr>
                <w:tcW w:w="432" w:type="dxa"/>
              </w:tcPr>
            </w:tcPrChange>
          </w:tcPr>
          <w:p w14:paraId="1ED9ABE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1870" w:type="dxa"/>
            <w:tcPrChange w:id="486" w:author="usaiduser" w:date="2014-11-09T09:54:00Z">
              <w:tcPr>
                <w:tcW w:w="1870" w:type="dxa"/>
              </w:tcPr>
            </w:tcPrChange>
          </w:tcPr>
          <w:p w14:paraId="1FA52F8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2009" w:type="dxa"/>
            <w:tcPrChange w:id="487" w:author="usaiduser" w:date="2014-11-09T09:54:00Z">
              <w:tcPr>
                <w:tcW w:w="2009" w:type="dxa"/>
              </w:tcPr>
            </w:tcPrChange>
          </w:tcPr>
          <w:p w14:paraId="1F1D7A7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488" w:author="usaiduser" w:date="2014-11-09T09:54:00Z">
              <w:tcPr>
                <w:tcW w:w="1058" w:type="dxa"/>
              </w:tcPr>
            </w:tcPrChange>
          </w:tcPr>
          <w:p w14:paraId="67CCE4D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489" w:author="usaiduser" w:date="2014-11-09T09:54:00Z">
              <w:tcPr>
                <w:tcW w:w="1669" w:type="dxa"/>
              </w:tcPr>
            </w:tcPrChange>
          </w:tcPr>
          <w:p w14:paraId="18315CD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90" w:author="usaiduser" w:date="2014-11-09T09:54:00Z">
              <w:tcPr>
                <w:tcW w:w="2070" w:type="dxa"/>
              </w:tcPr>
            </w:tcPrChange>
          </w:tcPr>
          <w:p w14:paraId="7B55007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91" w:author="usaiduser" w:date="2014-11-09T09:54:00Z">
              <w:tcPr>
                <w:tcW w:w="2070" w:type="dxa"/>
              </w:tcPr>
            </w:tcPrChange>
          </w:tcPr>
          <w:p w14:paraId="1625DD77" w14:textId="39FEB43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492" w:author="usaiduser" w:date="2014-11-09T09:54:00Z">
              <w:tcPr>
                <w:tcW w:w="1350" w:type="dxa"/>
              </w:tcPr>
            </w:tcPrChange>
          </w:tcPr>
          <w:p w14:paraId="3A73DC21" w14:textId="149E40BA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4EBCF546" w14:textId="77777777" w:rsidTr="005A6D65">
        <w:tc>
          <w:tcPr>
            <w:tcW w:w="432" w:type="dxa"/>
            <w:tcPrChange w:id="493" w:author="usaiduser" w:date="2014-11-09T09:54:00Z">
              <w:tcPr>
                <w:tcW w:w="432" w:type="dxa"/>
              </w:tcPr>
            </w:tcPrChange>
          </w:tcPr>
          <w:p w14:paraId="7D6931E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1870" w:type="dxa"/>
            <w:tcPrChange w:id="494" w:author="usaiduser" w:date="2014-11-09T09:54:00Z">
              <w:tcPr>
                <w:tcW w:w="1870" w:type="dxa"/>
              </w:tcPr>
            </w:tcPrChange>
          </w:tcPr>
          <w:p w14:paraId="47AD514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2009" w:type="dxa"/>
            <w:tcPrChange w:id="495" w:author="usaiduser" w:date="2014-11-09T09:54:00Z">
              <w:tcPr>
                <w:tcW w:w="2009" w:type="dxa"/>
              </w:tcPr>
            </w:tcPrChange>
          </w:tcPr>
          <w:p w14:paraId="5F14C8B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496" w:author="usaiduser" w:date="2014-11-09T09:54:00Z">
              <w:tcPr>
                <w:tcW w:w="1058" w:type="dxa"/>
              </w:tcPr>
            </w:tcPrChange>
          </w:tcPr>
          <w:p w14:paraId="567B9CA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497" w:author="usaiduser" w:date="2014-11-09T09:54:00Z">
              <w:tcPr>
                <w:tcW w:w="1669" w:type="dxa"/>
              </w:tcPr>
            </w:tcPrChange>
          </w:tcPr>
          <w:p w14:paraId="15C1D6E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98" w:author="usaiduser" w:date="2014-11-09T09:54:00Z">
              <w:tcPr>
                <w:tcW w:w="2070" w:type="dxa"/>
              </w:tcPr>
            </w:tcPrChange>
          </w:tcPr>
          <w:p w14:paraId="7919F13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499" w:author="usaiduser" w:date="2014-11-09T09:54:00Z">
              <w:tcPr>
                <w:tcW w:w="2070" w:type="dxa"/>
              </w:tcPr>
            </w:tcPrChange>
          </w:tcPr>
          <w:p w14:paraId="1A7EB9E4" w14:textId="06FED40F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500" w:author="usaiduser" w:date="2014-11-09T09:54:00Z">
              <w:tcPr>
                <w:tcW w:w="1350" w:type="dxa"/>
              </w:tcPr>
            </w:tcPrChange>
          </w:tcPr>
          <w:p w14:paraId="5F35CBBF" w14:textId="730B7B1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773ECEA0" w14:textId="77777777" w:rsidTr="005A6D65">
        <w:tc>
          <w:tcPr>
            <w:tcW w:w="432" w:type="dxa"/>
            <w:tcPrChange w:id="501" w:author="usaiduser" w:date="2014-11-09T09:54:00Z">
              <w:tcPr>
                <w:tcW w:w="432" w:type="dxa"/>
              </w:tcPr>
            </w:tcPrChange>
          </w:tcPr>
          <w:p w14:paraId="421A5E4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1870" w:type="dxa"/>
            <w:tcPrChange w:id="502" w:author="usaiduser" w:date="2014-11-09T09:54:00Z">
              <w:tcPr>
                <w:tcW w:w="1870" w:type="dxa"/>
              </w:tcPr>
            </w:tcPrChange>
          </w:tcPr>
          <w:p w14:paraId="089F166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2009" w:type="dxa"/>
            <w:tcPrChange w:id="503" w:author="usaiduser" w:date="2014-11-09T09:54:00Z">
              <w:tcPr>
                <w:tcW w:w="2009" w:type="dxa"/>
              </w:tcPr>
            </w:tcPrChange>
          </w:tcPr>
          <w:p w14:paraId="5A2AE34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504" w:author="usaiduser" w:date="2014-11-09T09:54:00Z">
              <w:tcPr>
                <w:tcW w:w="1058" w:type="dxa"/>
              </w:tcPr>
            </w:tcPrChange>
          </w:tcPr>
          <w:p w14:paraId="5672C35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505" w:author="usaiduser" w:date="2014-11-09T09:54:00Z">
              <w:tcPr>
                <w:tcW w:w="1669" w:type="dxa"/>
              </w:tcPr>
            </w:tcPrChange>
          </w:tcPr>
          <w:p w14:paraId="46319CD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06" w:author="usaiduser" w:date="2014-11-09T09:54:00Z">
              <w:tcPr>
                <w:tcW w:w="2070" w:type="dxa"/>
              </w:tcPr>
            </w:tcPrChange>
          </w:tcPr>
          <w:p w14:paraId="356FF66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07" w:author="usaiduser" w:date="2014-11-09T09:54:00Z">
              <w:tcPr>
                <w:tcW w:w="2070" w:type="dxa"/>
              </w:tcPr>
            </w:tcPrChange>
          </w:tcPr>
          <w:p w14:paraId="107D793A" w14:textId="73483D9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508" w:author="usaiduser" w:date="2014-11-09T09:54:00Z">
              <w:tcPr>
                <w:tcW w:w="1350" w:type="dxa"/>
              </w:tcPr>
            </w:tcPrChange>
          </w:tcPr>
          <w:p w14:paraId="0BBCBFEB" w14:textId="17115F3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623F5135" w14:textId="77777777" w:rsidTr="005A6D65">
        <w:tc>
          <w:tcPr>
            <w:tcW w:w="432" w:type="dxa"/>
            <w:tcPrChange w:id="509" w:author="usaiduser" w:date="2014-11-09T09:54:00Z">
              <w:tcPr>
                <w:tcW w:w="432" w:type="dxa"/>
              </w:tcPr>
            </w:tcPrChange>
          </w:tcPr>
          <w:p w14:paraId="3F89CDB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1870" w:type="dxa"/>
            <w:tcPrChange w:id="510" w:author="usaiduser" w:date="2014-11-09T09:54:00Z">
              <w:tcPr>
                <w:tcW w:w="1870" w:type="dxa"/>
              </w:tcPr>
            </w:tcPrChange>
          </w:tcPr>
          <w:p w14:paraId="24A55CB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2009" w:type="dxa"/>
            <w:tcPrChange w:id="511" w:author="usaiduser" w:date="2014-11-09T09:54:00Z">
              <w:tcPr>
                <w:tcW w:w="2009" w:type="dxa"/>
              </w:tcPr>
            </w:tcPrChange>
          </w:tcPr>
          <w:p w14:paraId="76E2A8A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512" w:author="usaiduser" w:date="2014-11-09T09:54:00Z">
              <w:tcPr>
                <w:tcW w:w="1058" w:type="dxa"/>
              </w:tcPr>
            </w:tcPrChange>
          </w:tcPr>
          <w:p w14:paraId="1FA3A4C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513" w:author="usaiduser" w:date="2014-11-09T09:54:00Z">
              <w:tcPr>
                <w:tcW w:w="1669" w:type="dxa"/>
              </w:tcPr>
            </w:tcPrChange>
          </w:tcPr>
          <w:p w14:paraId="347ECFB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14" w:author="usaiduser" w:date="2014-11-09T09:54:00Z">
              <w:tcPr>
                <w:tcW w:w="2070" w:type="dxa"/>
              </w:tcPr>
            </w:tcPrChange>
          </w:tcPr>
          <w:p w14:paraId="61D004C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15" w:author="usaiduser" w:date="2014-11-09T09:54:00Z">
              <w:tcPr>
                <w:tcW w:w="2070" w:type="dxa"/>
              </w:tcPr>
            </w:tcPrChange>
          </w:tcPr>
          <w:p w14:paraId="1F121BAB" w14:textId="234D26A3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516" w:author="usaiduser" w:date="2014-11-09T09:54:00Z">
              <w:tcPr>
                <w:tcW w:w="1350" w:type="dxa"/>
              </w:tcPr>
            </w:tcPrChange>
          </w:tcPr>
          <w:p w14:paraId="63F64614" w14:textId="191A3FE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2C0AB8A5" w14:textId="77777777" w:rsidTr="005A6D65">
        <w:tc>
          <w:tcPr>
            <w:tcW w:w="432" w:type="dxa"/>
            <w:tcPrChange w:id="517" w:author="usaiduser" w:date="2014-11-09T09:54:00Z">
              <w:tcPr>
                <w:tcW w:w="432" w:type="dxa"/>
              </w:tcPr>
            </w:tcPrChange>
          </w:tcPr>
          <w:p w14:paraId="321B5A5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1870" w:type="dxa"/>
            <w:tcPrChange w:id="518" w:author="usaiduser" w:date="2014-11-09T09:54:00Z">
              <w:tcPr>
                <w:tcW w:w="1870" w:type="dxa"/>
              </w:tcPr>
            </w:tcPrChange>
          </w:tcPr>
          <w:p w14:paraId="5E65674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2009" w:type="dxa"/>
            <w:tcPrChange w:id="519" w:author="usaiduser" w:date="2014-11-09T09:54:00Z">
              <w:tcPr>
                <w:tcW w:w="2009" w:type="dxa"/>
              </w:tcPr>
            </w:tcPrChange>
          </w:tcPr>
          <w:p w14:paraId="733857B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520" w:author="usaiduser" w:date="2014-11-09T09:54:00Z">
              <w:tcPr>
                <w:tcW w:w="1058" w:type="dxa"/>
              </w:tcPr>
            </w:tcPrChange>
          </w:tcPr>
          <w:p w14:paraId="18D8731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521" w:author="usaiduser" w:date="2014-11-09T09:54:00Z">
              <w:tcPr>
                <w:tcW w:w="1669" w:type="dxa"/>
              </w:tcPr>
            </w:tcPrChange>
          </w:tcPr>
          <w:p w14:paraId="453E14D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22" w:author="usaiduser" w:date="2014-11-09T09:54:00Z">
              <w:tcPr>
                <w:tcW w:w="2070" w:type="dxa"/>
              </w:tcPr>
            </w:tcPrChange>
          </w:tcPr>
          <w:p w14:paraId="4382A89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23" w:author="usaiduser" w:date="2014-11-09T09:54:00Z">
              <w:tcPr>
                <w:tcW w:w="2070" w:type="dxa"/>
              </w:tcPr>
            </w:tcPrChange>
          </w:tcPr>
          <w:p w14:paraId="0AE58324" w14:textId="0454C7D3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524" w:author="usaiduser" w:date="2014-11-09T09:54:00Z">
              <w:tcPr>
                <w:tcW w:w="1350" w:type="dxa"/>
              </w:tcPr>
            </w:tcPrChange>
          </w:tcPr>
          <w:p w14:paraId="42C33170" w14:textId="6D84636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0E8D456B" w14:textId="77777777" w:rsidTr="005A6D65">
        <w:tc>
          <w:tcPr>
            <w:tcW w:w="432" w:type="dxa"/>
            <w:tcPrChange w:id="525" w:author="usaiduser" w:date="2014-11-09T09:54:00Z">
              <w:tcPr>
                <w:tcW w:w="432" w:type="dxa"/>
              </w:tcPr>
            </w:tcPrChange>
          </w:tcPr>
          <w:p w14:paraId="325A4DC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1870" w:type="dxa"/>
            <w:tcPrChange w:id="526" w:author="usaiduser" w:date="2014-11-09T09:54:00Z">
              <w:tcPr>
                <w:tcW w:w="1870" w:type="dxa"/>
              </w:tcPr>
            </w:tcPrChange>
          </w:tcPr>
          <w:p w14:paraId="4D67DD0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2009" w:type="dxa"/>
            <w:tcPrChange w:id="527" w:author="usaiduser" w:date="2014-11-09T09:54:00Z">
              <w:tcPr>
                <w:tcW w:w="2009" w:type="dxa"/>
              </w:tcPr>
            </w:tcPrChange>
          </w:tcPr>
          <w:p w14:paraId="249860A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528" w:author="usaiduser" w:date="2014-11-09T09:54:00Z">
              <w:tcPr>
                <w:tcW w:w="1058" w:type="dxa"/>
              </w:tcPr>
            </w:tcPrChange>
          </w:tcPr>
          <w:p w14:paraId="1CB5D0F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529" w:author="usaiduser" w:date="2014-11-09T09:54:00Z">
              <w:tcPr>
                <w:tcW w:w="1669" w:type="dxa"/>
              </w:tcPr>
            </w:tcPrChange>
          </w:tcPr>
          <w:p w14:paraId="344DEBC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30" w:author="usaiduser" w:date="2014-11-09T09:54:00Z">
              <w:tcPr>
                <w:tcW w:w="2070" w:type="dxa"/>
              </w:tcPr>
            </w:tcPrChange>
          </w:tcPr>
          <w:p w14:paraId="0E17920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31" w:author="usaiduser" w:date="2014-11-09T09:54:00Z">
              <w:tcPr>
                <w:tcW w:w="2070" w:type="dxa"/>
              </w:tcPr>
            </w:tcPrChange>
          </w:tcPr>
          <w:p w14:paraId="129EABC0" w14:textId="068A98E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532" w:author="usaiduser" w:date="2014-11-09T09:54:00Z">
              <w:tcPr>
                <w:tcW w:w="1350" w:type="dxa"/>
              </w:tcPr>
            </w:tcPrChange>
          </w:tcPr>
          <w:p w14:paraId="061F8B93" w14:textId="30F7199F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03EBB325" w14:textId="77777777" w:rsidTr="005A6D65">
        <w:tc>
          <w:tcPr>
            <w:tcW w:w="432" w:type="dxa"/>
            <w:tcPrChange w:id="533" w:author="usaiduser" w:date="2014-11-09T09:54:00Z">
              <w:tcPr>
                <w:tcW w:w="432" w:type="dxa"/>
              </w:tcPr>
            </w:tcPrChange>
          </w:tcPr>
          <w:p w14:paraId="5CACC75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1870" w:type="dxa"/>
            <w:tcPrChange w:id="534" w:author="usaiduser" w:date="2014-11-09T09:54:00Z">
              <w:tcPr>
                <w:tcW w:w="1870" w:type="dxa"/>
              </w:tcPr>
            </w:tcPrChange>
          </w:tcPr>
          <w:p w14:paraId="6B68AB5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2009" w:type="dxa"/>
            <w:tcPrChange w:id="535" w:author="usaiduser" w:date="2014-11-09T09:54:00Z">
              <w:tcPr>
                <w:tcW w:w="2009" w:type="dxa"/>
              </w:tcPr>
            </w:tcPrChange>
          </w:tcPr>
          <w:p w14:paraId="2982658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536" w:author="usaiduser" w:date="2014-11-09T09:54:00Z">
              <w:tcPr>
                <w:tcW w:w="1058" w:type="dxa"/>
              </w:tcPr>
            </w:tcPrChange>
          </w:tcPr>
          <w:p w14:paraId="4798A9D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537" w:author="usaiduser" w:date="2014-11-09T09:54:00Z">
              <w:tcPr>
                <w:tcW w:w="1669" w:type="dxa"/>
              </w:tcPr>
            </w:tcPrChange>
          </w:tcPr>
          <w:p w14:paraId="4B17B89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38" w:author="usaiduser" w:date="2014-11-09T09:54:00Z">
              <w:tcPr>
                <w:tcW w:w="2070" w:type="dxa"/>
              </w:tcPr>
            </w:tcPrChange>
          </w:tcPr>
          <w:p w14:paraId="0DEF951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39" w:author="usaiduser" w:date="2014-11-09T09:54:00Z">
              <w:tcPr>
                <w:tcW w:w="2070" w:type="dxa"/>
              </w:tcPr>
            </w:tcPrChange>
          </w:tcPr>
          <w:p w14:paraId="1800A412" w14:textId="394B0445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540" w:author="usaiduser" w:date="2014-11-09T09:54:00Z">
              <w:tcPr>
                <w:tcW w:w="1350" w:type="dxa"/>
              </w:tcPr>
            </w:tcPrChange>
          </w:tcPr>
          <w:p w14:paraId="46B92A19" w14:textId="4E185EF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0EC875B1" w14:textId="77777777" w:rsidTr="005A6D65">
        <w:tc>
          <w:tcPr>
            <w:tcW w:w="432" w:type="dxa"/>
            <w:tcPrChange w:id="541" w:author="usaiduser" w:date="2014-11-09T09:54:00Z">
              <w:tcPr>
                <w:tcW w:w="432" w:type="dxa"/>
              </w:tcPr>
            </w:tcPrChange>
          </w:tcPr>
          <w:p w14:paraId="04444B9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1870" w:type="dxa"/>
            <w:tcPrChange w:id="542" w:author="usaiduser" w:date="2014-11-09T09:54:00Z">
              <w:tcPr>
                <w:tcW w:w="1870" w:type="dxa"/>
              </w:tcPr>
            </w:tcPrChange>
          </w:tcPr>
          <w:p w14:paraId="4B15903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2009" w:type="dxa"/>
            <w:tcPrChange w:id="543" w:author="usaiduser" w:date="2014-11-09T09:54:00Z">
              <w:tcPr>
                <w:tcW w:w="2009" w:type="dxa"/>
              </w:tcPr>
            </w:tcPrChange>
          </w:tcPr>
          <w:p w14:paraId="154A611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544" w:author="usaiduser" w:date="2014-11-09T09:54:00Z">
              <w:tcPr>
                <w:tcW w:w="1058" w:type="dxa"/>
              </w:tcPr>
            </w:tcPrChange>
          </w:tcPr>
          <w:p w14:paraId="308CD7E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545" w:author="usaiduser" w:date="2014-11-09T09:54:00Z">
              <w:tcPr>
                <w:tcW w:w="1669" w:type="dxa"/>
              </w:tcPr>
            </w:tcPrChange>
          </w:tcPr>
          <w:p w14:paraId="2C4857D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46" w:author="usaiduser" w:date="2014-11-09T09:54:00Z">
              <w:tcPr>
                <w:tcW w:w="2070" w:type="dxa"/>
              </w:tcPr>
            </w:tcPrChange>
          </w:tcPr>
          <w:p w14:paraId="60CB081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47" w:author="usaiduser" w:date="2014-11-09T09:54:00Z">
              <w:tcPr>
                <w:tcW w:w="2070" w:type="dxa"/>
              </w:tcPr>
            </w:tcPrChange>
          </w:tcPr>
          <w:p w14:paraId="14801C8E" w14:textId="3B37A53E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548" w:author="usaiduser" w:date="2014-11-09T09:54:00Z">
              <w:tcPr>
                <w:tcW w:w="1350" w:type="dxa"/>
              </w:tcPr>
            </w:tcPrChange>
          </w:tcPr>
          <w:p w14:paraId="2644C4D7" w14:textId="4D24B6A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020F2E7B" w14:textId="77777777" w:rsidTr="005A6D65">
        <w:tc>
          <w:tcPr>
            <w:tcW w:w="432" w:type="dxa"/>
            <w:tcPrChange w:id="549" w:author="usaiduser" w:date="2014-11-09T09:54:00Z">
              <w:tcPr>
                <w:tcW w:w="432" w:type="dxa"/>
              </w:tcPr>
            </w:tcPrChange>
          </w:tcPr>
          <w:p w14:paraId="3B57D36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n</w:t>
            </w:r>
            <w:proofErr w:type="gramEnd"/>
          </w:p>
        </w:tc>
        <w:tc>
          <w:tcPr>
            <w:tcW w:w="1870" w:type="dxa"/>
            <w:tcPrChange w:id="550" w:author="usaiduser" w:date="2014-11-09T09:54:00Z">
              <w:tcPr>
                <w:tcW w:w="1870" w:type="dxa"/>
              </w:tcPr>
            </w:tcPrChange>
          </w:tcPr>
          <w:p w14:paraId="3356EB6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Fibres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2009" w:type="dxa"/>
            <w:tcPrChange w:id="551" w:author="usaiduser" w:date="2014-11-09T09:54:00Z">
              <w:tcPr>
                <w:tcW w:w="2009" w:type="dxa"/>
              </w:tcPr>
            </w:tcPrChange>
          </w:tcPr>
          <w:p w14:paraId="2892342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552" w:author="usaiduser" w:date="2014-11-09T09:54:00Z">
              <w:tcPr>
                <w:tcW w:w="1058" w:type="dxa"/>
              </w:tcPr>
            </w:tcPrChange>
          </w:tcPr>
          <w:p w14:paraId="0A33E88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553" w:author="usaiduser" w:date="2014-11-09T09:54:00Z">
              <w:tcPr>
                <w:tcW w:w="1669" w:type="dxa"/>
              </w:tcPr>
            </w:tcPrChange>
          </w:tcPr>
          <w:p w14:paraId="3DCAB7D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54" w:author="usaiduser" w:date="2014-11-09T09:54:00Z">
              <w:tcPr>
                <w:tcW w:w="2070" w:type="dxa"/>
              </w:tcPr>
            </w:tcPrChange>
          </w:tcPr>
          <w:p w14:paraId="46C1C53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55" w:author="usaiduser" w:date="2014-11-09T09:54:00Z">
              <w:tcPr>
                <w:tcW w:w="2070" w:type="dxa"/>
              </w:tcPr>
            </w:tcPrChange>
          </w:tcPr>
          <w:p w14:paraId="482780F4" w14:textId="6802995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556" w:author="usaiduser" w:date="2014-11-09T09:54:00Z">
              <w:tcPr>
                <w:tcW w:w="1350" w:type="dxa"/>
              </w:tcPr>
            </w:tcPrChange>
          </w:tcPr>
          <w:p w14:paraId="046B246F" w14:textId="3D4CD8D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4F42BC1B" w14:textId="77777777" w:rsidTr="005A6D65">
        <w:tc>
          <w:tcPr>
            <w:tcW w:w="432" w:type="dxa"/>
            <w:tcPrChange w:id="557" w:author="usaiduser" w:date="2014-11-09T09:54:00Z">
              <w:tcPr>
                <w:tcW w:w="432" w:type="dxa"/>
              </w:tcPr>
            </w:tcPrChange>
          </w:tcPr>
          <w:p w14:paraId="1B76E87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1870" w:type="dxa"/>
            <w:tcPrChange w:id="558" w:author="usaiduser" w:date="2014-11-09T09:54:00Z">
              <w:tcPr>
                <w:tcW w:w="1870" w:type="dxa"/>
              </w:tcPr>
            </w:tcPrChange>
          </w:tcPr>
          <w:p w14:paraId="3BC2126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2009" w:type="dxa"/>
            <w:tcPrChange w:id="559" w:author="usaiduser" w:date="2014-11-09T09:54:00Z">
              <w:tcPr>
                <w:tcW w:w="2009" w:type="dxa"/>
              </w:tcPr>
            </w:tcPrChange>
          </w:tcPr>
          <w:p w14:paraId="1F47CD3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560" w:author="usaiduser" w:date="2014-11-09T09:54:00Z">
              <w:tcPr>
                <w:tcW w:w="1058" w:type="dxa"/>
              </w:tcPr>
            </w:tcPrChange>
          </w:tcPr>
          <w:p w14:paraId="25EA5C3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561" w:author="usaiduser" w:date="2014-11-09T09:54:00Z">
              <w:tcPr>
                <w:tcW w:w="1669" w:type="dxa"/>
              </w:tcPr>
            </w:tcPrChange>
          </w:tcPr>
          <w:p w14:paraId="0862B00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62" w:author="usaiduser" w:date="2014-11-09T09:54:00Z">
              <w:tcPr>
                <w:tcW w:w="2070" w:type="dxa"/>
              </w:tcPr>
            </w:tcPrChange>
          </w:tcPr>
          <w:p w14:paraId="58A4424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63" w:author="usaiduser" w:date="2014-11-09T09:54:00Z">
              <w:tcPr>
                <w:tcW w:w="2070" w:type="dxa"/>
              </w:tcPr>
            </w:tcPrChange>
          </w:tcPr>
          <w:p w14:paraId="28C40E58" w14:textId="12B8DA8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564" w:author="usaiduser" w:date="2014-11-09T09:54:00Z">
              <w:tcPr>
                <w:tcW w:w="1350" w:type="dxa"/>
              </w:tcPr>
            </w:tcPrChange>
          </w:tcPr>
          <w:p w14:paraId="2AE00D49" w14:textId="77D10545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72B2282D" w14:textId="77777777" w:rsidTr="005A6D65">
        <w:tc>
          <w:tcPr>
            <w:tcW w:w="432" w:type="dxa"/>
            <w:tcPrChange w:id="565" w:author="usaiduser" w:date="2014-11-09T09:54:00Z">
              <w:tcPr>
                <w:tcW w:w="432" w:type="dxa"/>
              </w:tcPr>
            </w:tcPrChange>
          </w:tcPr>
          <w:p w14:paraId="4E37289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1870" w:type="dxa"/>
            <w:tcPrChange w:id="566" w:author="usaiduser" w:date="2014-11-09T09:54:00Z">
              <w:tcPr>
                <w:tcW w:w="1870" w:type="dxa"/>
              </w:tcPr>
            </w:tcPrChange>
          </w:tcPr>
          <w:p w14:paraId="351CAEA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2009" w:type="dxa"/>
            <w:tcPrChange w:id="567" w:author="usaiduser" w:date="2014-11-09T09:54:00Z">
              <w:tcPr>
                <w:tcW w:w="2009" w:type="dxa"/>
              </w:tcPr>
            </w:tcPrChange>
          </w:tcPr>
          <w:p w14:paraId="2864097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568" w:author="usaiduser" w:date="2014-11-09T09:54:00Z">
              <w:tcPr>
                <w:tcW w:w="1058" w:type="dxa"/>
              </w:tcPr>
            </w:tcPrChange>
          </w:tcPr>
          <w:p w14:paraId="0DFCEEC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569" w:author="usaiduser" w:date="2014-11-09T09:54:00Z">
              <w:tcPr>
                <w:tcW w:w="1669" w:type="dxa"/>
              </w:tcPr>
            </w:tcPrChange>
          </w:tcPr>
          <w:p w14:paraId="60DB0D2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70" w:author="usaiduser" w:date="2014-11-09T09:54:00Z">
              <w:tcPr>
                <w:tcW w:w="2070" w:type="dxa"/>
              </w:tcPr>
            </w:tcPrChange>
          </w:tcPr>
          <w:p w14:paraId="3CFBD2F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71" w:author="usaiduser" w:date="2014-11-09T09:54:00Z">
              <w:tcPr>
                <w:tcW w:w="2070" w:type="dxa"/>
              </w:tcPr>
            </w:tcPrChange>
          </w:tcPr>
          <w:p w14:paraId="61590CBE" w14:textId="3090C5AA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572" w:author="usaiduser" w:date="2014-11-09T09:54:00Z">
              <w:tcPr>
                <w:tcW w:w="1350" w:type="dxa"/>
              </w:tcPr>
            </w:tcPrChange>
          </w:tcPr>
          <w:p w14:paraId="3B60BE54" w14:textId="38D869A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72B4556B" w14:textId="77777777" w:rsidTr="005A6D65">
        <w:tc>
          <w:tcPr>
            <w:tcW w:w="432" w:type="dxa"/>
            <w:tcPrChange w:id="573" w:author="usaiduser" w:date="2014-11-09T09:54:00Z">
              <w:tcPr>
                <w:tcW w:w="432" w:type="dxa"/>
              </w:tcPr>
            </w:tcPrChange>
          </w:tcPr>
          <w:p w14:paraId="37BC42F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1870" w:type="dxa"/>
            <w:tcPrChange w:id="574" w:author="usaiduser" w:date="2014-11-09T09:54:00Z">
              <w:tcPr>
                <w:tcW w:w="1870" w:type="dxa"/>
              </w:tcPr>
            </w:tcPrChange>
          </w:tcPr>
          <w:p w14:paraId="4C61672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2009" w:type="dxa"/>
            <w:tcPrChange w:id="575" w:author="usaiduser" w:date="2014-11-09T09:54:00Z">
              <w:tcPr>
                <w:tcW w:w="2009" w:type="dxa"/>
              </w:tcPr>
            </w:tcPrChange>
          </w:tcPr>
          <w:p w14:paraId="4FC00FB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576" w:author="usaiduser" w:date="2014-11-09T09:54:00Z">
              <w:tcPr>
                <w:tcW w:w="1058" w:type="dxa"/>
              </w:tcPr>
            </w:tcPrChange>
          </w:tcPr>
          <w:p w14:paraId="4E4BB79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577" w:author="usaiduser" w:date="2014-11-09T09:54:00Z">
              <w:tcPr>
                <w:tcW w:w="1669" w:type="dxa"/>
              </w:tcPr>
            </w:tcPrChange>
          </w:tcPr>
          <w:p w14:paraId="20BF9FD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78" w:author="usaiduser" w:date="2014-11-09T09:54:00Z">
              <w:tcPr>
                <w:tcW w:w="2070" w:type="dxa"/>
              </w:tcPr>
            </w:tcPrChange>
          </w:tcPr>
          <w:p w14:paraId="7FE3C9B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79" w:author="usaiduser" w:date="2014-11-09T09:54:00Z">
              <w:tcPr>
                <w:tcW w:w="2070" w:type="dxa"/>
              </w:tcPr>
            </w:tcPrChange>
          </w:tcPr>
          <w:p w14:paraId="11881118" w14:textId="23DA11A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580" w:author="usaiduser" w:date="2014-11-09T09:54:00Z">
              <w:tcPr>
                <w:tcW w:w="1350" w:type="dxa"/>
              </w:tcPr>
            </w:tcPrChange>
          </w:tcPr>
          <w:p w14:paraId="49CEADC3" w14:textId="6BE6D50C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7091C57F" w14:textId="77777777" w:rsidTr="005A6D65">
        <w:tc>
          <w:tcPr>
            <w:tcW w:w="432" w:type="dxa"/>
            <w:tcPrChange w:id="581" w:author="usaiduser" w:date="2014-11-09T09:54:00Z">
              <w:tcPr>
                <w:tcW w:w="432" w:type="dxa"/>
              </w:tcPr>
            </w:tcPrChange>
          </w:tcPr>
          <w:p w14:paraId="0B3DE0C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1870" w:type="dxa"/>
            <w:tcPrChange w:id="582" w:author="usaiduser" w:date="2014-11-09T09:54:00Z">
              <w:tcPr>
                <w:tcW w:w="1870" w:type="dxa"/>
              </w:tcPr>
            </w:tcPrChange>
          </w:tcPr>
          <w:p w14:paraId="5FE53CA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2009" w:type="dxa"/>
            <w:tcPrChange w:id="583" w:author="usaiduser" w:date="2014-11-09T09:54:00Z">
              <w:tcPr>
                <w:tcW w:w="2009" w:type="dxa"/>
              </w:tcPr>
            </w:tcPrChange>
          </w:tcPr>
          <w:p w14:paraId="7855F23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584" w:author="usaiduser" w:date="2014-11-09T09:54:00Z">
              <w:tcPr>
                <w:tcW w:w="1058" w:type="dxa"/>
              </w:tcPr>
            </w:tcPrChange>
          </w:tcPr>
          <w:p w14:paraId="6B8CEDB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585" w:author="usaiduser" w:date="2014-11-09T09:54:00Z">
              <w:tcPr>
                <w:tcW w:w="1669" w:type="dxa"/>
              </w:tcPr>
            </w:tcPrChange>
          </w:tcPr>
          <w:p w14:paraId="6EE963F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86" w:author="usaiduser" w:date="2014-11-09T09:54:00Z">
              <w:tcPr>
                <w:tcW w:w="2070" w:type="dxa"/>
              </w:tcPr>
            </w:tcPrChange>
          </w:tcPr>
          <w:p w14:paraId="64EDCAF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87" w:author="usaiduser" w:date="2014-11-09T09:54:00Z">
              <w:tcPr>
                <w:tcW w:w="2070" w:type="dxa"/>
              </w:tcPr>
            </w:tcPrChange>
          </w:tcPr>
          <w:p w14:paraId="088D8386" w14:textId="60BD9AF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588" w:author="usaiduser" w:date="2014-11-09T09:54:00Z">
              <w:tcPr>
                <w:tcW w:w="1350" w:type="dxa"/>
              </w:tcPr>
            </w:tcPrChange>
          </w:tcPr>
          <w:p w14:paraId="18898BDC" w14:textId="30996A3D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5A6D65" w:rsidRPr="00676B69" w14:paraId="3CC249BF" w14:textId="77777777" w:rsidTr="005A6D65">
        <w:tc>
          <w:tcPr>
            <w:tcW w:w="432" w:type="dxa"/>
            <w:tcPrChange w:id="589" w:author="usaiduser" w:date="2014-11-09T09:54:00Z">
              <w:tcPr>
                <w:tcW w:w="432" w:type="dxa"/>
              </w:tcPr>
            </w:tcPrChange>
          </w:tcPr>
          <w:p w14:paraId="235283B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1870" w:type="dxa"/>
            <w:tcPrChange w:id="590" w:author="usaiduser" w:date="2014-11-09T09:54:00Z">
              <w:tcPr>
                <w:tcW w:w="1870" w:type="dxa"/>
              </w:tcPr>
            </w:tcPrChange>
          </w:tcPr>
          <w:p w14:paraId="2F92B5A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2009" w:type="dxa"/>
            <w:tcPrChange w:id="591" w:author="usaiduser" w:date="2014-11-09T09:54:00Z">
              <w:tcPr>
                <w:tcW w:w="2009" w:type="dxa"/>
              </w:tcPr>
            </w:tcPrChange>
          </w:tcPr>
          <w:p w14:paraId="2A4FA2C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58" w:type="dxa"/>
            <w:tcPrChange w:id="592" w:author="usaiduser" w:date="2014-11-09T09:54:00Z">
              <w:tcPr>
                <w:tcW w:w="1058" w:type="dxa"/>
              </w:tcPr>
            </w:tcPrChange>
          </w:tcPr>
          <w:p w14:paraId="4740C51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69" w:type="dxa"/>
            <w:tcPrChange w:id="593" w:author="usaiduser" w:date="2014-11-09T09:54:00Z">
              <w:tcPr>
                <w:tcW w:w="1669" w:type="dxa"/>
              </w:tcPr>
            </w:tcPrChange>
          </w:tcPr>
          <w:p w14:paraId="22FC3B7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94" w:author="usaiduser" w:date="2014-11-09T09:54:00Z">
              <w:tcPr>
                <w:tcW w:w="2070" w:type="dxa"/>
              </w:tcPr>
            </w:tcPrChange>
          </w:tcPr>
          <w:p w14:paraId="6BDFB0C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  <w:tcPrChange w:id="595" w:author="usaiduser" w:date="2014-11-09T09:54:00Z">
              <w:tcPr>
                <w:tcW w:w="2070" w:type="dxa"/>
              </w:tcPr>
            </w:tcPrChange>
          </w:tcPr>
          <w:p w14:paraId="1273CF82" w14:textId="11906782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  <w:tcPrChange w:id="596" w:author="usaiduser" w:date="2014-11-09T09:54:00Z">
              <w:tcPr>
                <w:tcW w:w="1350" w:type="dxa"/>
              </w:tcPr>
            </w:tcPrChange>
          </w:tcPr>
          <w:p w14:paraId="1AD663C5" w14:textId="7D21BD9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</w:tbl>
    <w:p w14:paraId="4B50DAE6" w14:textId="77777777" w:rsidR="00DD26A1" w:rsidRPr="00676B69" w:rsidRDefault="00DD26A1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CBAB68F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  <w:r w:rsidRPr="00676B69">
        <w:rPr>
          <w:rFonts w:ascii="Gill Sans MT" w:eastAsia="Calibri" w:hAnsi="Gill Sans MT" w:cs="Times New Roman"/>
          <w:sz w:val="22"/>
          <w:szCs w:val="22"/>
        </w:rPr>
        <w:br w:type="page"/>
      </w:r>
    </w:p>
    <w:tbl>
      <w:tblPr>
        <w:tblStyle w:val="TableGrid1"/>
        <w:tblW w:w="10767" w:type="dxa"/>
        <w:tblLayout w:type="fixed"/>
        <w:tblLook w:val="04A0" w:firstRow="1" w:lastRow="0" w:firstColumn="1" w:lastColumn="0" w:noHBand="0" w:noVBand="1"/>
      </w:tblPr>
      <w:tblGrid>
        <w:gridCol w:w="468"/>
        <w:gridCol w:w="2361"/>
        <w:gridCol w:w="1362"/>
        <w:gridCol w:w="2346"/>
        <w:gridCol w:w="1350"/>
        <w:gridCol w:w="1170"/>
        <w:gridCol w:w="1710"/>
      </w:tblGrid>
      <w:tr w:rsidR="0095179B" w:rsidRPr="00676B69" w14:paraId="270AACCB" w14:textId="77777777" w:rsidTr="0095179B">
        <w:tc>
          <w:tcPr>
            <w:tcW w:w="468" w:type="dxa"/>
          </w:tcPr>
          <w:p w14:paraId="41FA5634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2361" w:type="dxa"/>
          </w:tcPr>
          <w:p w14:paraId="3BC9E2F4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362" w:type="dxa"/>
          </w:tcPr>
          <w:p w14:paraId="6F13DE5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K.11</w:t>
            </w:r>
          </w:p>
        </w:tc>
        <w:tc>
          <w:tcPr>
            <w:tcW w:w="2346" w:type="dxa"/>
          </w:tcPr>
          <w:p w14:paraId="7B222C8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K.12a</w:t>
            </w:r>
          </w:p>
        </w:tc>
        <w:tc>
          <w:tcPr>
            <w:tcW w:w="1350" w:type="dxa"/>
          </w:tcPr>
          <w:p w14:paraId="6913D8B7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K.12b</w:t>
            </w:r>
          </w:p>
        </w:tc>
        <w:tc>
          <w:tcPr>
            <w:tcW w:w="1170" w:type="dxa"/>
          </w:tcPr>
          <w:p w14:paraId="396DC6DD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K.12c</w:t>
            </w:r>
          </w:p>
        </w:tc>
        <w:tc>
          <w:tcPr>
            <w:tcW w:w="1710" w:type="dxa"/>
          </w:tcPr>
          <w:p w14:paraId="4372D2B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K.13</w:t>
            </w:r>
          </w:p>
        </w:tc>
      </w:tr>
      <w:tr w:rsidR="0095179B" w:rsidRPr="00676B69" w14:paraId="71AC29C3" w14:textId="77777777" w:rsidTr="0095179B">
        <w:tc>
          <w:tcPr>
            <w:tcW w:w="468" w:type="dxa"/>
          </w:tcPr>
          <w:p w14:paraId="5F93BA51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2361" w:type="dxa"/>
          </w:tcPr>
          <w:p w14:paraId="415F95B5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</w:t>
            </w:r>
          </w:p>
        </w:tc>
        <w:tc>
          <w:tcPr>
            <w:tcW w:w="1362" w:type="dxa"/>
          </w:tcPr>
          <w:p w14:paraId="7A04CFDC" w14:textId="55CF3C3B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Please rank the top three most important products for the households’ own consumption</w:t>
            </w:r>
          </w:p>
        </w:tc>
        <w:tc>
          <w:tcPr>
            <w:tcW w:w="2346" w:type="dxa"/>
          </w:tcPr>
          <w:p w14:paraId="1684FAF3" w14:textId="0FD618B9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are the main species your community harvests (per product) </w:t>
            </w:r>
          </w:p>
          <w:p w14:paraId="069C00EA" w14:textId="7232284A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 List from the most important to the least important</w:t>
            </w:r>
          </w:p>
          <w:p w14:paraId="29DBD32C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Species 1</w:t>
            </w:r>
          </w:p>
        </w:tc>
        <w:tc>
          <w:tcPr>
            <w:tcW w:w="1350" w:type="dxa"/>
          </w:tcPr>
          <w:p w14:paraId="7141015E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Species 2</w:t>
            </w:r>
          </w:p>
        </w:tc>
        <w:tc>
          <w:tcPr>
            <w:tcW w:w="1170" w:type="dxa"/>
          </w:tcPr>
          <w:p w14:paraId="65DE70CD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 xml:space="preserve">Species 3 </w:t>
            </w:r>
          </w:p>
        </w:tc>
        <w:tc>
          <w:tcPr>
            <w:tcW w:w="1710" w:type="dxa"/>
          </w:tcPr>
          <w:p w14:paraId="219A59D7" w14:textId="5395364A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Has the availability of &lt;product&gt; changed over the past 3 years?</w:t>
            </w:r>
          </w:p>
          <w:p w14:paraId="39756020" w14:textId="1E509B03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1= Increased greatly</w:t>
            </w:r>
          </w:p>
          <w:p w14:paraId="489EEE78" w14:textId="142F3B40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2=Increased slightly</w:t>
            </w:r>
          </w:p>
          <w:p w14:paraId="66F58F5A" w14:textId="14FA5055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3= No change</w:t>
            </w:r>
          </w:p>
          <w:p w14:paraId="758966D4" w14:textId="3214D7C3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 xml:space="preserve">4=Decreased slightly </w:t>
            </w:r>
          </w:p>
          <w:p w14:paraId="64A62AD4" w14:textId="55C602CC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5=</w:t>
            </w:r>
          </w:p>
          <w:p w14:paraId="010F61A6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</w:p>
          <w:p w14:paraId="333ACBE0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888= Do not know</w:t>
            </w:r>
          </w:p>
        </w:tc>
      </w:tr>
      <w:tr w:rsidR="0095179B" w:rsidRPr="00676B69" w14:paraId="29D66748" w14:textId="77777777" w:rsidTr="0095179B">
        <w:tc>
          <w:tcPr>
            <w:tcW w:w="468" w:type="dxa"/>
          </w:tcPr>
          <w:p w14:paraId="74CB126D" w14:textId="4621C10C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2361" w:type="dxa"/>
          </w:tcPr>
          <w:p w14:paraId="2D8ED1B7" w14:textId="2B63A373" w:rsidR="0095179B" w:rsidRPr="00676B69" w:rsidRDefault="00966DB1" w:rsidP="007C3C66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TImber</w:t>
            </w:r>
            <w:proofErr w:type="spellEnd"/>
          </w:p>
        </w:tc>
        <w:tc>
          <w:tcPr>
            <w:tcW w:w="1362" w:type="dxa"/>
          </w:tcPr>
          <w:p w14:paraId="157CBA4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B52A6E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7CD966B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B47992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44CA8ED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4E8625C6" w14:textId="77777777" w:rsidTr="0095179B">
        <w:tc>
          <w:tcPr>
            <w:tcW w:w="468" w:type="dxa"/>
          </w:tcPr>
          <w:p w14:paraId="2145103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2361" w:type="dxa"/>
          </w:tcPr>
          <w:p w14:paraId="718B1C3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362" w:type="dxa"/>
          </w:tcPr>
          <w:p w14:paraId="752FC1E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64ABF0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C8EADE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8B272A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0E439B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35C08067" w14:textId="77777777" w:rsidTr="0095179B">
        <w:tc>
          <w:tcPr>
            <w:tcW w:w="468" w:type="dxa"/>
          </w:tcPr>
          <w:p w14:paraId="0B63FB0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2361" w:type="dxa"/>
          </w:tcPr>
          <w:p w14:paraId="15A2995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362" w:type="dxa"/>
          </w:tcPr>
          <w:p w14:paraId="6C5D1A4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5EBB29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E2ED6D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5F4F8B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61F6023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882C847" w14:textId="77777777" w:rsidTr="0095179B">
        <w:tc>
          <w:tcPr>
            <w:tcW w:w="468" w:type="dxa"/>
          </w:tcPr>
          <w:p w14:paraId="350AC9A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2361" w:type="dxa"/>
          </w:tcPr>
          <w:p w14:paraId="79E61A0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362" w:type="dxa"/>
          </w:tcPr>
          <w:p w14:paraId="56824AE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B000DA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C18107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23C6E7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536583E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1C349C86" w14:textId="77777777" w:rsidTr="0095179B">
        <w:tc>
          <w:tcPr>
            <w:tcW w:w="468" w:type="dxa"/>
          </w:tcPr>
          <w:p w14:paraId="4C4A39F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2361" w:type="dxa"/>
          </w:tcPr>
          <w:p w14:paraId="569D867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362" w:type="dxa"/>
          </w:tcPr>
          <w:p w14:paraId="5B556EB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C03777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C0C28D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986A00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7CB739E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5248ED79" w14:textId="77777777" w:rsidTr="0095179B">
        <w:trPr>
          <w:trHeight w:val="179"/>
        </w:trPr>
        <w:tc>
          <w:tcPr>
            <w:tcW w:w="468" w:type="dxa"/>
          </w:tcPr>
          <w:p w14:paraId="2965791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2361" w:type="dxa"/>
          </w:tcPr>
          <w:p w14:paraId="34E3ABA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362" w:type="dxa"/>
          </w:tcPr>
          <w:p w14:paraId="5E8C6DC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7231DD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93D6A5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6425A1A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12B8B01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5A80DDF" w14:textId="77777777" w:rsidTr="0095179B">
        <w:tc>
          <w:tcPr>
            <w:tcW w:w="468" w:type="dxa"/>
          </w:tcPr>
          <w:p w14:paraId="52CB29D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2361" w:type="dxa"/>
          </w:tcPr>
          <w:p w14:paraId="5711637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362" w:type="dxa"/>
          </w:tcPr>
          <w:p w14:paraId="6F4C0C8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D8B769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A50BB9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638A58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63335E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27D92F63" w14:textId="77777777" w:rsidTr="0095179B">
        <w:tc>
          <w:tcPr>
            <w:tcW w:w="468" w:type="dxa"/>
          </w:tcPr>
          <w:p w14:paraId="4B29293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2361" w:type="dxa"/>
          </w:tcPr>
          <w:p w14:paraId="051FBAF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362" w:type="dxa"/>
          </w:tcPr>
          <w:p w14:paraId="3C93E64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03062A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B458BF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61760C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9E8177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53CAA747" w14:textId="77777777" w:rsidTr="0095179B">
        <w:tc>
          <w:tcPr>
            <w:tcW w:w="468" w:type="dxa"/>
          </w:tcPr>
          <w:p w14:paraId="51FBA5C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2361" w:type="dxa"/>
          </w:tcPr>
          <w:p w14:paraId="3E14BC8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362" w:type="dxa"/>
          </w:tcPr>
          <w:p w14:paraId="5BB5BB2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9EB70E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857F29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102511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40ECB43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613E1188" w14:textId="77777777" w:rsidTr="0095179B">
        <w:tc>
          <w:tcPr>
            <w:tcW w:w="468" w:type="dxa"/>
          </w:tcPr>
          <w:p w14:paraId="20802DF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2361" w:type="dxa"/>
          </w:tcPr>
          <w:p w14:paraId="706FB75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362" w:type="dxa"/>
          </w:tcPr>
          <w:p w14:paraId="181CD52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651195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045EB0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2556763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102BDF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448E2D90" w14:textId="77777777" w:rsidTr="0095179B">
        <w:tc>
          <w:tcPr>
            <w:tcW w:w="468" w:type="dxa"/>
          </w:tcPr>
          <w:p w14:paraId="25336AB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2361" w:type="dxa"/>
          </w:tcPr>
          <w:p w14:paraId="4091F1C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362" w:type="dxa"/>
          </w:tcPr>
          <w:p w14:paraId="6E781CC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3A312C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214080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2585B79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15DFC4D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FECAC1C" w14:textId="77777777" w:rsidTr="0095179B">
        <w:tc>
          <w:tcPr>
            <w:tcW w:w="468" w:type="dxa"/>
          </w:tcPr>
          <w:p w14:paraId="1D76CA8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2361" w:type="dxa"/>
          </w:tcPr>
          <w:p w14:paraId="71444F0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362" w:type="dxa"/>
          </w:tcPr>
          <w:p w14:paraId="42A4B07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C0EBAE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C24F20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7064F22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6BAA50D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387BBEB2" w14:textId="77777777" w:rsidTr="0095179B">
        <w:tc>
          <w:tcPr>
            <w:tcW w:w="468" w:type="dxa"/>
          </w:tcPr>
          <w:p w14:paraId="3593A42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2361" w:type="dxa"/>
          </w:tcPr>
          <w:p w14:paraId="7C0E7C3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1362" w:type="dxa"/>
          </w:tcPr>
          <w:p w14:paraId="292671C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0B02FF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22D3D8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7C9DFDE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5422073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5D89D611" w14:textId="77777777" w:rsidTr="0095179B">
        <w:tc>
          <w:tcPr>
            <w:tcW w:w="468" w:type="dxa"/>
          </w:tcPr>
          <w:p w14:paraId="7E4F73D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n</w:t>
            </w:r>
            <w:proofErr w:type="gramEnd"/>
          </w:p>
        </w:tc>
        <w:tc>
          <w:tcPr>
            <w:tcW w:w="2361" w:type="dxa"/>
          </w:tcPr>
          <w:p w14:paraId="491C4D1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Fibres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362" w:type="dxa"/>
          </w:tcPr>
          <w:p w14:paraId="10C28F4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0BE186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7BB756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7D938A4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202C461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382B75A1" w14:textId="77777777" w:rsidTr="0095179B">
        <w:tc>
          <w:tcPr>
            <w:tcW w:w="468" w:type="dxa"/>
          </w:tcPr>
          <w:p w14:paraId="0BE631B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2361" w:type="dxa"/>
          </w:tcPr>
          <w:p w14:paraId="190E877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362" w:type="dxa"/>
          </w:tcPr>
          <w:p w14:paraId="18A864C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3B0109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47928E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2722FAA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3F70FF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02096DDB" w14:textId="77777777" w:rsidTr="0095179B">
        <w:tc>
          <w:tcPr>
            <w:tcW w:w="468" w:type="dxa"/>
          </w:tcPr>
          <w:p w14:paraId="764C7C9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2361" w:type="dxa"/>
          </w:tcPr>
          <w:p w14:paraId="6F54F4F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362" w:type="dxa"/>
          </w:tcPr>
          <w:p w14:paraId="345577A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430FD4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6713DA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1156CD4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4A0D79E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6CC59CE7" w14:textId="77777777" w:rsidTr="0095179B">
        <w:tc>
          <w:tcPr>
            <w:tcW w:w="468" w:type="dxa"/>
          </w:tcPr>
          <w:p w14:paraId="3EC8181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2361" w:type="dxa"/>
          </w:tcPr>
          <w:p w14:paraId="1D51FB2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1362" w:type="dxa"/>
          </w:tcPr>
          <w:p w14:paraId="13DD920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2C1E7F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3ED413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5FEB4A7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6095C57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29426B71" w14:textId="77777777" w:rsidTr="0095179B">
        <w:tc>
          <w:tcPr>
            <w:tcW w:w="468" w:type="dxa"/>
          </w:tcPr>
          <w:p w14:paraId="742143F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2361" w:type="dxa"/>
          </w:tcPr>
          <w:p w14:paraId="3B39A39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362" w:type="dxa"/>
          </w:tcPr>
          <w:p w14:paraId="08207F5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BDA10F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7C902E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6580726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BB13B7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448847F" w14:textId="77777777" w:rsidTr="0095179B">
        <w:tc>
          <w:tcPr>
            <w:tcW w:w="468" w:type="dxa"/>
          </w:tcPr>
          <w:p w14:paraId="74209E8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2361" w:type="dxa"/>
          </w:tcPr>
          <w:p w14:paraId="226E57A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362" w:type="dxa"/>
          </w:tcPr>
          <w:p w14:paraId="12A6599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53877F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25FB19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0C2C22A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1439463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</w:tbl>
    <w:p w14:paraId="1D100362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</w:p>
    <w:p w14:paraId="0A5E9B33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  <w:r w:rsidRPr="00676B69">
        <w:rPr>
          <w:rFonts w:ascii="Gill Sans MT" w:eastAsia="Calibri" w:hAnsi="Gill Sans MT" w:cs="Times New Roman"/>
          <w:sz w:val="22"/>
          <w:szCs w:val="22"/>
        </w:rPr>
        <w:br w:type="page"/>
      </w:r>
    </w:p>
    <w:tbl>
      <w:tblPr>
        <w:tblStyle w:val="TableGrid1"/>
        <w:tblW w:w="12270" w:type="dxa"/>
        <w:tblLayout w:type="fixed"/>
        <w:tblLook w:val="04A0" w:firstRow="1" w:lastRow="0" w:firstColumn="1" w:lastColumn="0" w:noHBand="0" w:noVBand="1"/>
      </w:tblPr>
      <w:tblGrid>
        <w:gridCol w:w="468"/>
        <w:gridCol w:w="1890"/>
        <w:gridCol w:w="2262"/>
        <w:gridCol w:w="1266"/>
        <w:gridCol w:w="1692"/>
        <w:gridCol w:w="2346"/>
        <w:gridCol w:w="2346"/>
      </w:tblGrid>
      <w:tr w:rsidR="00AD3137" w:rsidRPr="00676B69" w14:paraId="17CF2DA5" w14:textId="77777777" w:rsidTr="00F35D3A">
        <w:tc>
          <w:tcPr>
            <w:tcW w:w="468" w:type="dxa"/>
          </w:tcPr>
          <w:p w14:paraId="6A74A9C6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90" w:type="dxa"/>
          </w:tcPr>
          <w:p w14:paraId="18A1FE41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2262" w:type="dxa"/>
          </w:tcPr>
          <w:p w14:paraId="19A3B79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K.14</w:t>
            </w:r>
          </w:p>
        </w:tc>
        <w:tc>
          <w:tcPr>
            <w:tcW w:w="1266" w:type="dxa"/>
          </w:tcPr>
          <w:p w14:paraId="38C7DE1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K.15</w:t>
            </w:r>
          </w:p>
        </w:tc>
        <w:tc>
          <w:tcPr>
            <w:tcW w:w="1692" w:type="dxa"/>
          </w:tcPr>
          <w:p w14:paraId="66A12E2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K.16</w:t>
            </w:r>
          </w:p>
        </w:tc>
        <w:tc>
          <w:tcPr>
            <w:tcW w:w="2346" w:type="dxa"/>
          </w:tcPr>
          <w:p w14:paraId="5074F87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K.17</w:t>
            </w:r>
          </w:p>
        </w:tc>
        <w:tc>
          <w:tcPr>
            <w:tcW w:w="2346" w:type="dxa"/>
          </w:tcPr>
          <w:p w14:paraId="326CED0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K.18</w:t>
            </w:r>
          </w:p>
        </w:tc>
      </w:tr>
      <w:tr w:rsidR="00AD3137" w:rsidRPr="00676B69" w14:paraId="787EF318" w14:textId="77777777" w:rsidTr="00F35D3A">
        <w:tc>
          <w:tcPr>
            <w:tcW w:w="468" w:type="dxa"/>
          </w:tcPr>
          <w:p w14:paraId="0216DA94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90" w:type="dxa"/>
          </w:tcPr>
          <w:p w14:paraId="41CC05C1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</w:t>
            </w:r>
          </w:p>
        </w:tc>
        <w:tc>
          <w:tcPr>
            <w:tcW w:w="2262" w:type="dxa"/>
          </w:tcPr>
          <w:p w14:paraId="4B059A7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are the reasons for this increase? </w:t>
            </w:r>
          </w:p>
          <w:p w14:paraId="3104113D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See code 123</w:t>
            </w:r>
          </w:p>
          <w:p w14:paraId="04161F9D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Probe and code, select all that apply</w:t>
            </w:r>
          </w:p>
        </w:tc>
        <w:tc>
          <w:tcPr>
            <w:tcW w:w="1266" w:type="dxa"/>
          </w:tcPr>
          <w:p w14:paraId="5FC7845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What is the reason for the decline in &lt;product&gt;?</w:t>
            </w:r>
          </w:p>
          <w:p w14:paraId="042C707F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See code 124</w:t>
            </w:r>
          </w:p>
          <w:p w14:paraId="37E473C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  <w:i/>
              </w:rPr>
              <w:t>Probe and code, Select all that apply</w:t>
            </w:r>
            <w:r w:rsidRPr="00676B69">
              <w:rPr>
                <w:rFonts w:ascii="Gill Sans MT" w:hAnsi="Gill Sans MT" w:cs="Times New Roman"/>
              </w:rPr>
              <w:t xml:space="preserve"> </w:t>
            </w:r>
          </w:p>
        </w:tc>
        <w:tc>
          <w:tcPr>
            <w:tcW w:w="1692" w:type="dxa"/>
          </w:tcPr>
          <w:p w14:paraId="523A899C" w14:textId="629D5D7D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</w:t>
            </w:r>
            <w:r w:rsidR="0095179B" w:rsidRPr="00676B69">
              <w:rPr>
                <w:rFonts w:ascii="Gill Sans MT" w:hAnsi="Gill Sans MT" w:cs="Times New Roman"/>
              </w:rPr>
              <w:t>has your community</w:t>
            </w:r>
            <w:r w:rsidRPr="00676B69">
              <w:rPr>
                <w:rFonts w:ascii="Gill Sans MT" w:hAnsi="Gill Sans MT" w:cs="Times New Roman"/>
              </w:rPr>
              <w:t xml:space="preserve"> done in response to the decline in availability of &lt;product&gt;?</w:t>
            </w:r>
          </w:p>
          <w:p w14:paraId="2ABE0A3A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See code 125</w:t>
            </w:r>
          </w:p>
          <w:p w14:paraId="579B23C4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Probe and code, Select all that apply</w:t>
            </w:r>
          </w:p>
        </w:tc>
        <w:tc>
          <w:tcPr>
            <w:tcW w:w="2346" w:type="dxa"/>
          </w:tcPr>
          <w:p w14:paraId="75B80817" w14:textId="295C6FF1" w:rsidR="00AD3137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Has your community</w:t>
            </w:r>
            <w:r w:rsidR="00AD3137" w:rsidRPr="00676B69">
              <w:rPr>
                <w:rFonts w:ascii="Gill Sans MT" w:hAnsi="Gill Sans MT" w:cs="Times New Roman"/>
              </w:rPr>
              <w:t xml:space="preserve"> experienced any conflicts in relation to harve</w:t>
            </w:r>
            <w:r w:rsidRPr="00676B69">
              <w:rPr>
                <w:rFonts w:ascii="Gill Sans MT" w:hAnsi="Gill Sans MT" w:cs="Times New Roman"/>
              </w:rPr>
              <w:t>sting &lt;product&gt; in the last three</w:t>
            </w:r>
            <w:r w:rsidR="00AD3137" w:rsidRPr="00676B69">
              <w:rPr>
                <w:rFonts w:ascii="Gill Sans MT" w:hAnsi="Gill Sans MT" w:cs="Times New Roman"/>
              </w:rPr>
              <w:t xml:space="preserve"> years? </w:t>
            </w:r>
          </w:p>
          <w:p w14:paraId="301B5E2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0=No</w:t>
            </w:r>
          </w:p>
          <w:p w14:paraId="24F7EB7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1=Yes </w:t>
            </w:r>
          </w:p>
          <w:p w14:paraId="5611F4C6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If 0, skip to next product</w:t>
            </w:r>
          </w:p>
        </w:tc>
        <w:tc>
          <w:tcPr>
            <w:tcW w:w="2346" w:type="dxa"/>
          </w:tcPr>
          <w:p w14:paraId="09E82C0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What type of conflict?</w:t>
            </w:r>
          </w:p>
          <w:p w14:paraId="2AED785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1=Conflict with FD</w:t>
            </w:r>
          </w:p>
          <w:p w14:paraId="732F324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2=Conflict with concessioners</w:t>
            </w:r>
          </w:p>
          <w:p w14:paraId="74A85A8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3=Land-use conflicts with community members</w:t>
            </w:r>
          </w:p>
          <w:p w14:paraId="79A5E89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4=Land-use conflicts with neighboring communities</w:t>
            </w:r>
          </w:p>
          <w:p w14:paraId="6CD923A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5=Conflicts with outsiders</w:t>
            </w:r>
          </w:p>
          <w:p w14:paraId="6139911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97=Other, specify </w:t>
            </w:r>
          </w:p>
        </w:tc>
      </w:tr>
      <w:tr w:rsidR="00AD3137" w:rsidRPr="00676B69" w14:paraId="7BCEB410" w14:textId="77777777" w:rsidTr="00F35D3A">
        <w:tc>
          <w:tcPr>
            <w:tcW w:w="468" w:type="dxa"/>
          </w:tcPr>
          <w:p w14:paraId="3940C93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1890" w:type="dxa"/>
          </w:tcPr>
          <w:p w14:paraId="05743999" w14:textId="28498C04" w:rsidR="00AD3137" w:rsidRPr="00676B69" w:rsidRDefault="00966DB1" w:rsidP="007C3C66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TImber</w:t>
            </w:r>
            <w:proofErr w:type="spellEnd"/>
          </w:p>
        </w:tc>
        <w:tc>
          <w:tcPr>
            <w:tcW w:w="2262" w:type="dxa"/>
          </w:tcPr>
          <w:p w14:paraId="56D2444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5B930DC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3384299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03B61D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125377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785E9009" w14:textId="77777777" w:rsidTr="00F35D3A">
        <w:tc>
          <w:tcPr>
            <w:tcW w:w="468" w:type="dxa"/>
          </w:tcPr>
          <w:p w14:paraId="43DEBB1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1890" w:type="dxa"/>
          </w:tcPr>
          <w:p w14:paraId="52BCC6D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2262" w:type="dxa"/>
          </w:tcPr>
          <w:p w14:paraId="2F25CDC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5853F55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27F76D8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A31E85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7AAA3E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7E254FC1" w14:textId="77777777" w:rsidTr="00F35D3A">
        <w:tc>
          <w:tcPr>
            <w:tcW w:w="468" w:type="dxa"/>
          </w:tcPr>
          <w:p w14:paraId="5EC88F2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1890" w:type="dxa"/>
          </w:tcPr>
          <w:p w14:paraId="4F29660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2262" w:type="dxa"/>
          </w:tcPr>
          <w:p w14:paraId="023BC24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49981BC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6B6F0EF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1E9E10D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0F9E72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7937BC2E" w14:textId="77777777" w:rsidTr="00F35D3A">
        <w:tc>
          <w:tcPr>
            <w:tcW w:w="468" w:type="dxa"/>
          </w:tcPr>
          <w:p w14:paraId="78718CB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1890" w:type="dxa"/>
          </w:tcPr>
          <w:p w14:paraId="3730D83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2262" w:type="dxa"/>
          </w:tcPr>
          <w:p w14:paraId="67E4BB8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4CFB37A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5C930D6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107645C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45F5B2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192BF79A" w14:textId="77777777" w:rsidTr="00F35D3A">
        <w:tc>
          <w:tcPr>
            <w:tcW w:w="468" w:type="dxa"/>
          </w:tcPr>
          <w:p w14:paraId="6A3B1D9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1890" w:type="dxa"/>
          </w:tcPr>
          <w:p w14:paraId="78EAB41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2262" w:type="dxa"/>
          </w:tcPr>
          <w:p w14:paraId="5F0CDEA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0BC795C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02C8A6B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6B17F2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2678A2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648D2BA6" w14:textId="77777777" w:rsidTr="00F35D3A">
        <w:trPr>
          <w:trHeight w:val="179"/>
        </w:trPr>
        <w:tc>
          <w:tcPr>
            <w:tcW w:w="468" w:type="dxa"/>
          </w:tcPr>
          <w:p w14:paraId="46C684F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1890" w:type="dxa"/>
          </w:tcPr>
          <w:p w14:paraId="48E7F68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2262" w:type="dxa"/>
          </w:tcPr>
          <w:p w14:paraId="05E8BFF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4D18CE9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4BBAD76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9E6E5C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A0B0A0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64493386" w14:textId="77777777" w:rsidTr="00F35D3A">
        <w:tc>
          <w:tcPr>
            <w:tcW w:w="468" w:type="dxa"/>
          </w:tcPr>
          <w:p w14:paraId="16D06F7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1890" w:type="dxa"/>
          </w:tcPr>
          <w:p w14:paraId="55514B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2262" w:type="dxa"/>
          </w:tcPr>
          <w:p w14:paraId="2ACD1F5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1A383DC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7AA5ACD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0E58A6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0FA7AE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158C8ECA" w14:textId="77777777" w:rsidTr="00F35D3A">
        <w:tc>
          <w:tcPr>
            <w:tcW w:w="468" w:type="dxa"/>
          </w:tcPr>
          <w:p w14:paraId="674A8C7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1890" w:type="dxa"/>
          </w:tcPr>
          <w:p w14:paraId="31FAD96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2262" w:type="dxa"/>
          </w:tcPr>
          <w:p w14:paraId="7F7395D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10484D3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40C8323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B3A668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A7B417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101846BD" w14:textId="77777777" w:rsidTr="00F35D3A">
        <w:tc>
          <w:tcPr>
            <w:tcW w:w="468" w:type="dxa"/>
          </w:tcPr>
          <w:p w14:paraId="4C4E933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1890" w:type="dxa"/>
          </w:tcPr>
          <w:p w14:paraId="7D72181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2262" w:type="dxa"/>
          </w:tcPr>
          <w:p w14:paraId="1D13214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01F011B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71E51F9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DF9592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1DDABE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022B6574" w14:textId="77777777" w:rsidTr="00F35D3A">
        <w:tc>
          <w:tcPr>
            <w:tcW w:w="468" w:type="dxa"/>
          </w:tcPr>
          <w:p w14:paraId="0E5E6C4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1890" w:type="dxa"/>
          </w:tcPr>
          <w:p w14:paraId="576C61F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2262" w:type="dxa"/>
          </w:tcPr>
          <w:p w14:paraId="73F724D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6B4CF2F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0212DE9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8F29C2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E5E493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2D5D7463" w14:textId="77777777" w:rsidTr="00F35D3A">
        <w:tc>
          <w:tcPr>
            <w:tcW w:w="468" w:type="dxa"/>
          </w:tcPr>
          <w:p w14:paraId="55DFB58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1890" w:type="dxa"/>
          </w:tcPr>
          <w:p w14:paraId="02440A9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2262" w:type="dxa"/>
          </w:tcPr>
          <w:p w14:paraId="0755ECD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066C96C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0EE04AF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DA9912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D331FF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7BA351C1" w14:textId="77777777" w:rsidTr="00F35D3A">
        <w:tc>
          <w:tcPr>
            <w:tcW w:w="468" w:type="dxa"/>
          </w:tcPr>
          <w:p w14:paraId="7546BBF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1890" w:type="dxa"/>
          </w:tcPr>
          <w:p w14:paraId="35A640A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2262" w:type="dxa"/>
          </w:tcPr>
          <w:p w14:paraId="460A666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1806AE2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5353948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876367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A14663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02A1C65C" w14:textId="77777777" w:rsidTr="00F35D3A">
        <w:tc>
          <w:tcPr>
            <w:tcW w:w="468" w:type="dxa"/>
          </w:tcPr>
          <w:p w14:paraId="4384554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1890" w:type="dxa"/>
          </w:tcPr>
          <w:p w14:paraId="46C8112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2262" w:type="dxa"/>
          </w:tcPr>
          <w:p w14:paraId="0447044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337AC12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074FB31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1796DB6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116C4BB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133C31CA" w14:textId="77777777" w:rsidTr="00F35D3A">
        <w:tc>
          <w:tcPr>
            <w:tcW w:w="468" w:type="dxa"/>
          </w:tcPr>
          <w:p w14:paraId="13437C3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n</w:t>
            </w:r>
            <w:proofErr w:type="gramEnd"/>
          </w:p>
        </w:tc>
        <w:tc>
          <w:tcPr>
            <w:tcW w:w="1890" w:type="dxa"/>
          </w:tcPr>
          <w:p w14:paraId="1F00CD5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Fibres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2262" w:type="dxa"/>
          </w:tcPr>
          <w:p w14:paraId="7CD2ED3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42E2D93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13B4712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C6561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85D02A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7162B14F" w14:textId="77777777" w:rsidTr="00F35D3A">
        <w:tc>
          <w:tcPr>
            <w:tcW w:w="468" w:type="dxa"/>
          </w:tcPr>
          <w:p w14:paraId="074ED9C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1890" w:type="dxa"/>
          </w:tcPr>
          <w:p w14:paraId="7705F83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2262" w:type="dxa"/>
          </w:tcPr>
          <w:p w14:paraId="3B0F598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56EA4EE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75E2035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AA6A0A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56F141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6EDEA96A" w14:textId="77777777" w:rsidTr="00F35D3A">
        <w:tc>
          <w:tcPr>
            <w:tcW w:w="468" w:type="dxa"/>
          </w:tcPr>
          <w:p w14:paraId="723926A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1890" w:type="dxa"/>
          </w:tcPr>
          <w:p w14:paraId="158D81C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2262" w:type="dxa"/>
          </w:tcPr>
          <w:p w14:paraId="70B9964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1AC6DE7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5A5219D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1AB5D19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C36D6E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3006FB29" w14:textId="77777777" w:rsidTr="00F35D3A">
        <w:tc>
          <w:tcPr>
            <w:tcW w:w="468" w:type="dxa"/>
          </w:tcPr>
          <w:p w14:paraId="6F16376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1890" w:type="dxa"/>
          </w:tcPr>
          <w:p w14:paraId="42573F0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2262" w:type="dxa"/>
          </w:tcPr>
          <w:p w14:paraId="281AEC8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2BF1CFB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76BA67E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8322E7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82D619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3612A099" w14:textId="77777777" w:rsidTr="00F35D3A">
        <w:tc>
          <w:tcPr>
            <w:tcW w:w="468" w:type="dxa"/>
          </w:tcPr>
          <w:p w14:paraId="16DE2B0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1890" w:type="dxa"/>
          </w:tcPr>
          <w:p w14:paraId="6425DB9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2262" w:type="dxa"/>
          </w:tcPr>
          <w:p w14:paraId="1B675D6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6777B8F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76FFFFE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608F36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06F3A0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AD3137" w:rsidRPr="00676B69" w14:paraId="77A7E22E" w14:textId="77777777" w:rsidTr="00F35D3A">
        <w:tc>
          <w:tcPr>
            <w:tcW w:w="468" w:type="dxa"/>
          </w:tcPr>
          <w:p w14:paraId="03A7D6F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1890" w:type="dxa"/>
          </w:tcPr>
          <w:p w14:paraId="58ED885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2262" w:type="dxa"/>
          </w:tcPr>
          <w:p w14:paraId="2B94FCB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6" w:type="dxa"/>
          </w:tcPr>
          <w:p w14:paraId="0DB0341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692" w:type="dxa"/>
          </w:tcPr>
          <w:p w14:paraId="3BCB9CB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D4704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8873FC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</w:tbl>
    <w:p w14:paraId="7E9CF3D2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660"/>
        <w:gridCol w:w="3735"/>
        <w:gridCol w:w="3621"/>
      </w:tblGrid>
      <w:tr w:rsidR="00AD3137" w:rsidRPr="00676B69" w14:paraId="07E6C939" w14:textId="77777777" w:rsidTr="00AD3137">
        <w:tc>
          <w:tcPr>
            <w:tcW w:w="4392" w:type="dxa"/>
          </w:tcPr>
          <w:p w14:paraId="6642BBE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Reason for increase - 123</w:t>
            </w:r>
          </w:p>
        </w:tc>
        <w:tc>
          <w:tcPr>
            <w:tcW w:w="4392" w:type="dxa"/>
          </w:tcPr>
          <w:p w14:paraId="292F1CB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Reason for decline - 124</w:t>
            </w:r>
          </w:p>
        </w:tc>
        <w:tc>
          <w:tcPr>
            <w:tcW w:w="4392" w:type="dxa"/>
          </w:tcPr>
          <w:p w14:paraId="0F6DF1E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Response to decline - 125</w:t>
            </w:r>
          </w:p>
        </w:tc>
      </w:tr>
      <w:tr w:rsidR="00AD3137" w:rsidRPr="00676B69" w14:paraId="437D3A72" w14:textId="77777777" w:rsidTr="00AD3137">
        <w:tc>
          <w:tcPr>
            <w:tcW w:w="4392" w:type="dxa"/>
          </w:tcPr>
          <w:p w14:paraId="3BC2450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1=Less clearing of forests for agriculture</w:t>
            </w:r>
          </w:p>
          <w:p w14:paraId="26E0108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2=Less collection of the product by locals</w:t>
            </w:r>
          </w:p>
          <w:p w14:paraId="7CE6570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3=Less collection of the product from outsiders</w:t>
            </w:r>
          </w:p>
          <w:p w14:paraId="2BA6189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4=Reduced use from large-scale commercial users/projects</w:t>
            </w:r>
          </w:p>
          <w:p w14:paraId="1E0A195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5=Changes in management of forests</w:t>
            </w:r>
          </w:p>
          <w:p w14:paraId="047C140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6=Climatic changes, </w:t>
            </w:r>
            <w:proofErr w:type="spellStart"/>
            <w:r w:rsidRPr="00676B69">
              <w:rPr>
                <w:rFonts w:ascii="Gill Sans MT" w:hAnsi="Gill Sans MT" w:cs="Times New Roman"/>
              </w:rPr>
              <w:t>eg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more rainfall</w:t>
            </w:r>
          </w:p>
          <w:p w14:paraId="2719F59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lastRenderedPageBreak/>
              <w:t>7=Forest clearing that increases supply of product (</w:t>
            </w:r>
            <w:proofErr w:type="spellStart"/>
            <w:r w:rsidRPr="00676B69">
              <w:rPr>
                <w:rFonts w:ascii="Gill Sans MT" w:hAnsi="Gill Sans MT" w:cs="Times New Roman"/>
              </w:rPr>
              <w:t>eg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</w:t>
            </w:r>
            <w:proofErr w:type="spellStart"/>
            <w:r w:rsidRPr="00676B69">
              <w:rPr>
                <w:rFonts w:ascii="Gill Sans MT" w:hAnsi="Gill Sans MT" w:cs="Times New Roman"/>
              </w:rPr>
              <w:t>fuelwood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  <w:p w14:paraId="29EF648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8=Conservation activities or more sustainable harvesting practices</w:t>
            </w:r>
          </w:p>
          <w:p w14:paraId="5FF0F54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9=Increased secondary forests (land left to regenerate)</w:t>
            </w:r>
          </w:p>
          <w:p w14:paraId="39FF456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10=Tree planting </w:t>
            </w:r>
          </w:p>
          <w:p w14:paraId="1116E76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11=Improved rights to the product</w:t>
            </w:r>
          </w:p>
          <w:p w14:paraId="36B8F40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12=More illegal access to protected area</w:t>
            </w:r>
          </w:p>
          <w:p w14:paraId="70756EB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13=Reduced bush fires</w:t>
            </w:r>
          </w:p>
          <w:p w14:paraId="6424CCE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97=Other, specify</w:t>
            </w:r>
          </w:p>
        </w:tc>
        <w:tc>
          <w:tcPr>
            <w:tcW w:w="4392" w:type="dxa"/>
          </w:tcPr>
          <w:p w14:paraId="72D587C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lastRenderedPageBreak/>
              <w:t xml:space="preserve">1=Reduced forest areas due to small-scale clearing for agriculture </w:t>
            </w:r>
          </w:p>
          <w:p w14:paraId="04C65FD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2=Reduced forest area due to large-scale projects (plantations, new settlements, mining activities,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  <w:p w14:paraId="49579BB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3=Increased use of the plant/tree due to more local people collecting more</w:t>
            </w:r>
          </w:p>
          <w:p w14:paraId="40FC8DF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4=Increased use of the plant/tree due to more people from outsiders collecting more</w:t>
            </w:r>
          </w:p>
          <w:p w14:paraId="33DE630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lastRenderedPageBreak/>
              <w:t xml:space="preserve">5=Timber harvesting </w:t>
            </w:r>
          </w:p>
          <w:p w14:paraId="758A66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6=Charcoal burning </w:t>
            </w:r>
          </w:p>
          <w:p w14:paraId="598DFD7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7=Brick burning </w:t>
            </w:r>
          </w:p>
          <w:p w14:paraId="374216B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8=Poor harvesting practices</w:t>
            </w:r>
          </w:p>
          <w:p w14:paraId="7D6DA1A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9=People from outside buying land and restricting access</w:t>
            </w:r>
          </w:p>
          <w:p w14:paraId="71DF483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10=State or local authority restricting access</w:t>
            </w:r>
          </w:p>
          <w:p w14:paraId="1DE2BAB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11=Customary or community restrictions on access</w:t>
            </w:r>
          </w:p>
          <w:p w14:paraId="1E2158F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12=Bush burning/fire</w:t>
            </w:r>
          </w:p>
          <w:p w14:paraId="005DEF5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13=Product attacked/consumed by pests/forest dwelling vermin</w:t>
            </w:r>
          </w:p>
          <w:p w14:paraId="2EB2C12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14=Natural disasters</w:t>
            </w:r>
          </w:p>
          <w:p w14:paraId="1AA7EC8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15=Climatic changes </w:t>
            </w:r>
          </w:p>
          <w:p w14:paraId="3728C6B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97=Other, specify </w:t>
            </w:r>
          </w:p>
        </w:tc>
        <w:tc>
          <w:tcPr>
            <w:tcW w:w="4392" w:type="dxa"/>
          </w:tcPr>
          <w:p w14:paraId="325D0B2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lastRenderedPageBreak/>
              <w:t>1=It did not influence the harvest of forest products</w:t>
            </w:r>
          </w:p>
          <w:p w14:paraId="36812CA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2=Increase collection time (including travelling to areas further away)</w:t>
            </w:r>
          </w:p>
          <w:p w14:paraId="149C0FC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3=Buy the product from other suppliers</w:t>
            </w:r>
          </w:p>
          <w:p w14:paraId="4216868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4=Reduce harvesting of the product</w:t>
            </w:r>
          </w:p>
          <w:p w14:paraId="7533FA8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5=Stop harvesting of the product</w:t>
            </w:r>
          </w:p>
          <w:p w14:paraId="661FE9A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6=Substitute with other type of forest products</w:t>
            </w:r>
          </w:p>
          <w:p w14:paraId="7154BF2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lastRenderedPageBreak/>
              <w:t>7=Substitute with agricultural products</w:t>
            </w:r>
          </w:p>
          <w:p w14:paraId="5B36408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8=Conserving standing trees</w:t>
            </w:r>
          </w:p>
          <w:p w14:paraId="4B56D44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9=Planting trees</w:t>
            </w:r>
          </w:p>
          <w:p w14:paraId="5D19D7E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10=Restricting access/use of forest</w:t>
            </w:r>
          </w:p>
        </w:tc>
      </w:tr>
    </w:tbl>
    <w:p w14:paraId="63335BAC" w14:textId="77777777" w:rsidR="00FA13E0" w:rsidRPr="00676B69" w:rsidRDefault="00FA13E0" w:rsidP="007F5705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798D5E9" w14:textId="77777777" w:rsidR="005A2E20" w:rsidRPr="00676B69" w:rsidRDefault="005A2E20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18"/>
      </w:tblGrid>
      <w:tr w:rsidR="005A2E20" w:rsidRPr="00676B69" w14:paraId="5FC491A1" w14:textId="77777777" w:rsidTr="00015DCC">
        <w:trPr>
          <w:trHeight w:val="727"/>
        </w:trPr>
        <w:tc>
          <w:tcPr>
            <w:tcW w:w="10618" w:type="dxa"/>
            <w:shd w:val="clear" w:color="auto" w:fill="D6E3BC" w:themeFill="accent3" w:themeFillTint="66"/>
          </w:tcPr>
          <w:p w14:paraId="76E41235" w14:textId="77777777" w:rsidR="005A2E20" w:rsidRPr="00676B69" w:rsidRDefault="005A2E20" w:rsidP="005A2E20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7F9ADCDB" w14:textId="49E4644C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</w:t>
            </w:r>
            <w:commentRangeStart w:id="597"/>
            <w:r w:rsidRPr="00676B69">
              <w:rPr>
                <w:rFonts w:ascii="Gill Sans MT" w:hAnsi="Gill Sans MT"/>
                <w:sz w:val="22"/>
                <w:szCs w:val="22"/>
              </w:rPr>
              <w:t xml:space="preserve">actions </w:t>
            </w:r>
            <w:commentRangeEnd w:id="597"/>
            <w:r w:rsidR="005E3581">
              <w:rPr>
                <w:rStyle w:val="CommentReference"/>
                <w:rFonts w:eastAsiaTheme="minorHAnsi"/>
              </w:rPr>
              <w:commentReference w:id="597"/>
            </w:r>
            <w:r w:rsidRPr="00676B69">
              <w:rPr>
                <w:rFonts w:ascii="Gill Sans MT" w:hAnsi="Gill Sans MT"/>
                <w:sz w:val="22"/>
                <w:szCs w:val="22"/>
              </w:rPr>
              <w:t>are the district or local government taking to stop deforestation and forest degradation</w:t>
            </w:r>
            <w:ins w:id="598" w:author="usaiduser" w:date="2014-11-09T09:58:00Z">
              <w:r w:rsidR="005E3581">
                <w:rPr>
                  <w:rFonts w:ascii="Gill Sans MT" w:hAnsi="Gill Sans MT"/>
                  <w:sz w:val="22"/>
                  <w:szCs w:val="22"/>
                </w:rPr>
                <w:t xml:space="preserve"> in your community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 xml:space="preserve">? In your opinion, are these actions effective or successful at stopping deforestation and/or forest </w:t>
            </w:r>
            <w:commentRangeStart w:id="599"/>
            <w:r w:rsidRPr="00676B69">
              <w:rPr>
                <w:rFonts w:ascii="Gill Sans MT" w:hAnsi="Gill Sans MT"/>
                <w:sz w:val="22"/>
                <w:szCs w:val="22"/>
              </w:rPr>
              <w:t>degradation</w:t>
            </w:r>
            <w:commentRangeEnd w:id="599"/>
            <w:r w:rsidR="005E3581">
              <w:rPr>
                <w:rStyle w:val="CommentReference"/>
                <w:rFonts w:eastAsiaTheme="minorHAnsi"/>
              </w:rPr>
              <w:commentReference w:id="599"/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  <w:p w14:paraId="338903F3" w14:textId="77777777" w:rsidR="005A2E20" w:rsidRPr="00676B69" w:rsidRDefault="005A2E20" w:rsidP="005A2E20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63A8DA1E" w14:textId="77777777" w:rsidR="005A2E20" w:rsidRPr="00676B69" w:rsidRDefault="005A2E20" w:rsidP="005A2E20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48559DF0" w14:textId="77777777" w:rsidR="005A2E20" w:rsidRPr="00676B69" w:rsidRDefault="005A2E20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18"/>
      </w:tblGrid>
      <w:tr w:rsidR="00015DCC" w:rsidRPr="00676B69" w14:paraId="37D3BABF" w14:textId="77777777" w:rsidTr="00015DCC">
        <w:trPr>
          <w:trHeight w:val="189"/>
        </w:trPr>
        <w:tc>
          <w:tcPr>
            <w:tcW w:w="10618" w:type="dxa"/>
            <w:shd w:val="clear" w:color="auto" w:fill="D6E3BC" w:themeFill="accent3" w:themeFillTint="66"/>
          </w:tcPr>
          <w:p w14:paraId="6DFAB47D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5A027290" w14:textId="77777777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Are you aware of any major policy shifts (past # years) that affect the utilization of forests by local users? </w:t>
            </w:r>
            <w:commentRangeStart w:id="600"/>
            <w:r w:rsidRPr="00676B69">
              <w:rPr>
                <w:rFonts w:ascii="Gill Sans MT" w:hAnsi="Gill Sans MT"/>
                <w:sz w:val="22"/>
                <w:szCs w:val="22"/>
              </w:rPr>
              <w:t>If</w:t>
            </w:r>
            <w:commentRangeEnd w:id="600"/>
            <w:r w:rsidR="000922B6">
              <w:rPr>
                <w:rStyle w:val="CommentReference"/>
                <w:rFonts w:eastAsiaTheme="minorHAnsi"/>
              </w:rPr>
              <w:commentReference w:id="600"/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so, what are they?</w:t>
            </w:r>
          </w:p>
          <w:p w14:paraId="45EB07EF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649C44A6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45A075CB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564B4F4A" w14:textId="77777777" w:rsidR="005A2E20" w:rsidRPr="00676B69" w:rsidRDefault="005A2E20" w:rsidP="005A2E20">
      <w:pPr>
        <w:rPr>
          <w:rFonts w:ascii="Gill Sans MT" w:hAnsi="Gill Sans MT"/>
          <w:sz w:val="22"/>
          <w:szCs w:val="22"/>
        </w:rPr>
      </w:pPr>
    </w:p>
    <w:p w14:paraId="41E5E9BA" w14:textId="77777777" w:rsidR="005A2E20" w:rsidRPr="00676B69" w:rsidRDefault="005A2E20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034066AF" w14:textId="77777777" w:rsidR="00334EFB" w:rsidRPr="00676B69" w:rsidRDefault="00334EFB" w:rsidP="007C3C66">
      <w:pPr>
        <w:ind w:right="-108"/>
        <w:rPr>
          <w:rFonts w:ascii="Gill Sans MT" w:hAnsi="Gill Sans MT"/>
          <w:sz w:val="22"/>
          <w:szCs w:val="22"/>
        </w:rPr>
      </w:pPr>
    </w:p>
    <w:p w14:paraId="44449AA4" w14:textId="77777777" w:rsidR="00334EFB" w:rsidRPr="00676B69" w:rsidRDefault="00334EFB" w:rsidP="007C3C66">
      <w:pPr>
        <w:ind w:right="-108"/>
        <w:rPr>
          <w:rFonts w:ascii="Gill Sans MT" w:hAnsi="Gill Sans MT"/>
          <w:sz w:val="22"/>
          <w:szCs w:val="22"/>
        </w:rPr>
      </w:pPr>
    </w:p>
    <w:p w14:paraId="6D3E0B00" w14:textId="77777777" w:rsidR="005A2E20" w:rsidRPr="00676B69" w:rsidRDefault="005A2E20" w:rsidP="007C3C66">
      <w:pPr>
        <w:rPr>
          <w:rFonts w:ascii="Gill Sans MT" w:hAnsi="Gill Sans MT"/>
          <w:sz w:val="22"/>
          <w:szCs w:val="22"/>
        </w:rPr>
      </w:pPr>
    </w:p>
    <w:p w14:paraId="21DD6B18" w14:textId="77777777" w:rsidR="005A2E20" w:rsidRPr="00676B69" w:rsidRDefault="005A2E20" w:rsidP="007C3C66">
      <w:pPr>
        <w:rPr>
          <w:rFonts w:ascii="Gill Sans MT" w:hAnsi="Gill Sans MT"/>
          <w:sz w:val="22"/>
          <w:szCs w:val="22"/>
        </w:rPr>
      </w:pPr>
    </w:p>
    <w:p w14:paraId="29F4128B" w14:textId="77777777" w:rsidR="00F35D3A" w:rsidRPr="00676B69" w:rsidRDefault="00F35D3A" w:rsidP="007C3C66">
      <w:pPr>
        <w:rPr>
          <w:rFonts w:ascii="Gill Sans MT" w:hAnsi="Gill Sans MT"/>
          <w:sz w:val="22"/>
          <w:szCs w:val="22"/>
        </w:rPr>
      </w:pPr>
    </w:p>
    <w:p w14:paraId="5348494C" w14:textId="77777777" w:rsidR="00F35D3A" w:rsidRPr="00676B69" w:rsidRDefault="00F35D3A" w:rsidP="007C3C66">
      <w:pPr>
        <w:rPr>
          <w:rFonts w:ascii="Gill Sans MT" w:hAnsi="Gill Sans MT"/>
          <w:b/>
          <w:sz w:val="22"/>
          <w:szCs w:val="22"/>
        </w:rPr>
      </w:pPr>
    </w:p>
    <w:p w14:paraId="13782E00" w14:textId="005E4EA2" w:rsidR="00F35D3A" w:rsidRPr="00676B69" w:rsidRDefault="00F35D3A" w:rsidP="00F35D3A">
      <w:pPr>
        <w:rPr>
          <w:rFonts w:ascii="Gill Sans MT" w:hAnsi="Gill Sans MT"/>
          <w:bCs/>
          <w:sz w:val="22"/>
          <w:szCs w:val="22"/>
        </w:rPr>
      </w:pPr>
    </w:p>
    <w:sectPr w:rsidR="00F35D3A" w:rsidRPr="00676B69" w:rsidSect="00536BBF">
      <w:footerReference w:type="even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Heather Huntington" w:date="2014-11-07T09:58:00Z" w:initials="HH">
    <w:p w14:paraId="5B5502E6" w14:textId="0498526D" w:rsidR="003E2FF5" w:rsidRDefault="003E2FF5">
      <w:pPr>
        <w:pStyle w:val="CommentText"/>
      </w:pPr>
      <w:r>
        <w:rPr>
          <w:rStyle w:val="CommentReference"/>
        </w:rPr>
        <w:annotationRef/>
      </w:r>
      <w:r>
        <w:t xml:space="preserve">Please excuse the formatting and lack of skips for all sections. We will get this cleaned up before it goes out for external review. </w:t>
      </w:r>
    </w:p>
    <w:p w14:paraId="675D23E5" w14:textId="77777777" w:rsidR="003E2FF5" w:rsidRDefault="003E2FF5">
      <w:pPr>
        <w:pStyle w:val="CommentText"/>
      </w:pPr>
    </w:p>
    <w:p w14:paraId="77117FFB" w14:textId="7B36E912" w:rsidR="003E2FF5" w:rsidRDefault="003E2FF5">
      <w:pPr>
        <w:pStyle w:val="CommentText"/>
      </w:pPr>
      <w:r>
        <w:t xml:space="preserve">The questions for open-ended discussions with the KII Forest are highlighted in light green. </w:t>
      </w:r>
    </w:p>
  </w:comment>
  <w:comment w:id="1" w:author="usaiduser" w:date="2014-11-09T05:41:00Z" w:initials="u">
    <w:p w14:paraId="5BDEF7CF" w14:textId="23C30B79" w:rsidR="003E2FF5" w:rsidRDefault="003E2FF5">
      <w:pPr>
        <w:pStyle w:val="CommentText"/>
      </w:pPr>
      <w:r>
        <w:rPr>
          <w:rStyle w:val="CommentReference"/>
        </w:rPr>
        <w:annotationRef/>
      </w:r>
      <w:r>
        <w:t>May want to add hint here to explain what is meant by “reforestation”</w:t>
      </w:r>
    </w:p>
  </w:comment>
  <w:comment w:id="5" w:author="usaiduser" w:date="2014-11-09T09:23:00Z" w:initials="u">
    <w:p w14:paraId="0968FBC0" w14:textId="4B8502FB" w:rsidR="003E2FF5" w:rsidRDefault="003E2FF5">
      <w:pPr>
        <w:pStyle w:val="CommentText"/>
      </w:pPr>
      <w:r>
        <w:rPr>
          <w:rStyle w:val="CommentReference"/>
        </w:rPr>
        <w:annotationRef/>
      </w:r>
      <w:r>
        <w:t>I presume this can be auto-filled from the previous question in ODK</w:t>
      </w:r>
    </w:p>
  </w:comment>
  <w:comment w:id="6" w:author="Heather Huntington" w:date="2014-11-18T23:47:00Z" w:initials="HH">
    <w:p w14:paraId="1F9F2C5B" w14:textId="0C7E0ECF" w:rsidR="003E2FF5" w:rsidRDefault="003E2FF5">
      <w:pPr>
        <w:pStyle w:val="CommentText"/>
      </w:pPr>
      <w:r>
        <w:rPr>
          <w:rStyle w:val="CommentReference"/>
        </w:rPr>
        <w:annotationRef/>
      </w:r>
      <w:r>
        <w:t xml:space="preserve">Question removed because it was asked previously. </w:t>
      </w:r>
    </w:p>
  </w:comment>
  <w:comment w:id="23" w:author="usaiduser" w:date="2014-11-09T09:24:00Z" w:initials="u">
    <w:p w14:paraId="0F80D172" w14:textId="1AF26CEE" w:rsidR="003E2FF5" w:rsidRDefault="003E2FF5">
      <w:pPr>
        <w:pStyle w:val="CommentText"/>
      </w:pPr>
      <w:r>
        <w:rPr>
          <w:rStyle w:val="CommentReference"/>
        </w:rPr>
        <w:annotationRef/>
      </w:r>
      <w:r>
        <w:t>Please use closed response codes here.</w:t>
      </w:r>
    </w:p>
  </w:comment>
  <w:comment w:id="24" w:author="usaiduser" w:date="2014-11-09T09:24:00Z" w:initials="u">
    <w:p w14:paraId="6149AF37" w14:textId="6F721342" w:rsidR="003E2FF5" w:rsidRDefault="003E2FF5">
      <w:pPr>
        <w:pStyle w:val="CommentText"/>
      </w:pPr>
      <w:r>
        <w:rPr>
          <w:rStyle w:val="CommentReference"/>
        </w:rPr>
        <w:annotationRef/>
      </w:r>
      <w:r>
        <w:t>Suggest adding a separate field for the response unit (in addition to #).</w:t>
      </w:r>
    </w:p>
  </w:comment>
  <w:comment w:id="22" w:author="Heather Huntington" w:date="2014-11-18T23:49:00Z" w:initials="HH">
    <w:p w14:paraId="43A254EC" w14:textId="0DA4F768" w:rsidR="003E2FF5" w:rsidRDefault="003E2FF5">
      <w:pPr>
        <w:pStyle w:val="CommentText"/>
      </w:pPr>
      <w:r>
        <w:rPr>
          <w:rStyle w:val="CommentReference"/>
        </w:rPr>
        <w:annotationRef/>
      </w:r>
      <w:proofErr w:type="spellStart"/>
      <w:r>
        <w:t>Aleta</w:t>
      </w:r>
      <w:proofErr w:type="spellEnd"/>
      <w:r>
        <w:t xml:space="preserve"> – can you fix this series of questions? We need to divide this into 3 questions – product, amount that can be harvested and unit. Please use the product list on page 14 below. </w:t>
      </w:r>
    </w:p>
  </w:comment>
  <w:comment w:id="30" w:author="usaiduser" w:date="2014-11-09T09:26:00Z" w:initials="u">
    <w:p w14:paraId="164A015A" w14:textId="147F04A7" w:rsidR="003E2FF5" w:rsidRDefault="003E2FF5">
      <w:pPr>
        <w:pStyle w:val="CommentText"/>
      </w:pPr>
      <w:r>
        <w:rPr>
          <w:rStyle w:val="CommentReference"/>
        </w:rPr>
        <w:annotationRef/>
      </w:r>
      <w:r>
        <w:t xml:space="preserve">Please code responses to at least this first question (y/n) and ideally the next one (is it and fair efficient) on a </w:t>
      </w:r>
      <w:proofErr w:type="spellStart"/>
      <w:r>
        <w:t>Lickert</w:t>
      </w:r>
      <w:proofErr w:type="spellEnd"/>
      <w:r>
        <w:t xml:space="preserve"> scale.</w:t>
      </w:r>
    </w:p>
  </w:comment>
  <w:comment w:id="82" w:author="usaiduser" w:date="2014-11-09T09:27:00Z" w:initials="u">
    <w:p w14:paraId="2DB35CCD" w14:textId="1601F43A" w:rsidR="003E2FF5" w:rsidRDefault="003E2FF5">
      <w:pPr>
        <w:pStyle w:val="CommentText"/>
      </w:pPr>
      <w:r>
        <w:rPr>
          <w:rStyle w:val="CommentReference"/>
        </w:rPr>
        <w:annotationRef/>
      </w:r>
      <w:r>
        <w:t>If possible add response codes, e.g. next to existing farms, in total new areas, etc. (these are just examples not suggestions – I’m not sure they’re relevant).</w:t>
      </w:r>
    </w:p>
  </w:comment>
  <w:comment w:id="81" w:author="Heather Huntington" w:date="2014-11-19T00:02:00Z" w:initials="HH">
    <w:p w14:paraId="602E04D8" w14:textId="7AFFA107" w:rsidR="003E2FF5" w:rsidRDefault="003E2FF5">
      <w:pPr>
        <w:pStyle w:val="CommentText"/>
      </w:pPr>
      <w:r>
        <w:rPr>
          <w:rStyle w:val="CommentReference"/>
        </w:rPr>
        <w:annotationRef/>
      </w:r>
      <w:proofErr w:type="spellStart"/>
      <w:r>
        <w:t>Aleta</w:t>
      </w:r>
      <w:proofErr w:type="spellEnd"/>
      <w:r>
        <w:t xml:space="preserve"> – Can you give this a shot? </w:t>
      </w:r>
    </w:p>
  </w:comment>
  <w:comment w:id="92" w:author="usaiduser" w:date="2014-11-09T09:28:00Z" w:initials="u">
    <w:p w14:paraId="066B7463" w14:textId="281AD25F" w:rsidR="003E2FF5" w:rsidRDefault="003E2FF5">
      <w:pPr>
        <w:pStyle w:val="CommentText"/>
      </w:pPr>
      <w:r>
        <w:rPr>
          <w:rStyle w:val="CommentReference"/>
        </w:rPr>
        <w:annotationRef/>
      </w:r>
      <w:r>
        <w:t>Again can we make this a closed response please. Also, would it be more or less informative to ask if “people in this area” usually apply? If there is a permit system in place and people don’t usually apply, the may not be particularly truthful.</w:t>
      </w:r>
    </w:p>
  </w:comment>
  <w:comment w:id="106" w:author="usaiduser" w:date="2014-11-09T09:29:00Z" w:initials="u">
    <w:p w14:paraId="554A19FB" w14:textId="112C3287" w:rsidR="003E2FF5" w:rsidRDefault="003E2FF5">
      <w:pPr>
        <w:pStyle w:val="CommentText"/>
      </w:pPr>
      <w:r>
        <w:rPr>
          <w:rStyle w:val="CommentReference"/>
        </w:rPr>
        <w:annotationRef/>
      </w:r>
      <w:r>
        <w:t>Add response codes please</w:t>
      </w:r>
    </w:p>
  </w:comment>
  <w:comment w:id="132" w:author="usaiduser" w:date="2014-11-09T09:29:00Z" w:initials="u">
    <w:p w14:paraId="43FA2D7A" w14:textId="746D0DCC" w:rsidR="003E2FF5" w:rsidRDefault="003E2FF5">
      <w:pPr>
        <w:pStyle w:val="CommentText"/>
      </w:pPr>
      <w:r>
        <w:rPr>
          <w:rStyle w:val="CommentReference"/>
        </w:rPr>
        <w:annotationRef/>
      </w:r>
      <w:r>
        <w:t>Add response codes and use probe and code please</w:t>
      </w:r>
    </w:p>
  </w:comment>
  <w:comment w:id="133" w:author="Heather Huntington" w:date="2014-11-19T00:03:00Z" w:initials="HH">
    <w:p w14:paraId="082B26F8" w14:textId="7FD709AD" w:rsidR="003E2FF5" w:rsidRDefault="003E2FF5">
      <w:pPr>
        <w:pStyle w:val="CommentText"/>
      </w:pPr>
      <w:r>
        <w:rPr>
          <w:rStyle w:val="CommentReference"/>
        </w:rPr>
        <w:annotationRef/>
      </w:r>
      <w:proofErr w:type="spellStart"/>
      <w:r>
        <w:t>Aleta</w:t>
      </w:r>
      <w:proofErr w:type="spellEnd"/>
      <w:r>
        <w:t xml:space="preserve"> – please pull the codes for this from the Headperson survey. </w:t>
      </w:r>
    </w:p>
  </w:comment>
  <w:comment w:id="155" w:author="usaiduser" w:date="2014-11-09T09:30:00Z" w:initials="u">
    <w:p w14:paraId="20311D04" w14:textId="3ADAE46E" w:rsidR="003E2FF5" w:rsidRDefault="003E2FF5">
      <w:pPr>
        <w:pStyle w:val="CommentText"/>
      </w:pPr>
      <w:r>
        <w:rPr>
          <w:rStyle w:val="CommentReference"/>
        </w:rPr>
        <w:annotationRef/>
      </w:r>
      <w:r>
        <w:t xml:space="preserve">Great  - I will be interested in what these codes are </w:t>
      </w:r>
      <w:r>
        <w:sym w:font="Wingdings" w:char="F04A"/>
      </w:r>
    </w:p>
  </w:comment>
  <w:comment w:id="154" w:author="Heather Huntington" w:date="2014-11-19T00:05:00Z" w:initials="HH">
    <w:p w14:paraId="420FAC3D" w14:textId="276D2145" w:rsidR="003E2FF5" w:rsidRDefault="003E2FF5">
      <w:pPr>
        <w:pStyle w:val="CommentText"/>
      </w:pPr>
      <w:r>
        <w:rPr>
          <w:rStyle w:val="CommentReference"/>
        </w:rPr>
        <w:annotationRef/>
      </w:r>
      <w:proofErr w:type="spellStart"/>
      <w:r>
        <w:t>Aleta</w:t>
      </w:r>
      <w:proofErr w:type="spellEnd"/>
      <w:r>
        <w:t xml:space="preserve"> – can you help me brainstorm some more categories here? </w:t>
      </w:r>
    </w:p>
  </w:comment>
  <w:comment w:id="156" w:author="Heather Huntington" w:date="2014-11-07T20:16:00Z" w:initials="HH">
    <w:p w14:paraId="76F95BA7" w14:textId="022DA809" w:rsidR="003E2FF5" w:rsidRDefault="003E2FF5" w:rsidP="0018352F">
      <w:pPr>
        <w:pStyle w:val="CommentText"/>
      </w:pPr>
      <w:r>
        <w:rPr>
          <w:rStyle w:val="CommentReference"/>
        </w:rPr>
        <w:annotationRef/>
      </w:r>
      <w:r>
        <w:t xml:space="preserve">Unless we are definitely going with the remote sensing data, I suggest we keep this series. Also, we need this perception data to get at degradation because the remote sensing isn’t going to pick up on degradation under the canopy. </w:t>
      </w:r>
    </w:p>
  </w:comment>
  <w:comment w:id="157" w:author="usaiduser" w:date="2014-11-09T09:31:00Z" w:initials="u">
    <w:p w14:paraId="4FBE4CD0" w14:textId="4FAE917D" w:rsidR="003E2FF5" w:rsidRDefault="003E2FF5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158" w:author="Heather Huntington" w:date="2014-11-19T00:07:00Z" w:initials="HH">
    <w:p w14:paraId="20A22A76" w14:textId="77BC18A1" w:rsidR="003E2FF5" w:rsidRDefault="003E2FF5">
      <w:pPr>
        <w:pStyle w:val="CommentText"/>
      </w:pPr>
      <w:r>
        <w:rPr>
          <w:rStyle w:val="CommentReference"/>
        </w:rPr>
        <w:annotationRef/>
      </w:r>
      <w:proofErr w:type="spellStart"/>
      <w:r>
        <w:t>Aleta</w:t>
      </w:r>
      <w:proofErr w:type="spellEnd"/>
      <w:r>
        <w:t xml:space="preserve"> – Please make these references be 3 years across the survey questions – just like we did for the Headperson survey. </w:t>
      </w:r>
    </w:p>
  </w:comment>
  <w:comment w:id="159" w:author="Rebecca Nicodemus" w:date="2014-11-10T16:29:00Z" w:initials="RAN">
    <w:p w14:paraId="2E908CFD" w14:textId="43ED5BB0" w:rsidR="003E2FF5" w:rsidRDefault="003E2FF5">
      <w:pPr>
        <w:pStyle w:val="CommentText"/>
      </w:pPr>
      <w:r>
        <w:rPr>
          <w:rStyle w:val="CommentReference"/>
        </w:rPr>
        <w:annotationRef/>
      </w:r>
      <w:r>
        <w:t>Do we want to have the years consistent between survey instruments? For instance, in the FGD instrument I believe 3 years was suggested. Or perhaps there’s a reason to have 5 (or longer) years here (landscape change takes longer).</w:t>
      </w:r>
    </w:p>
  </w:comment>
  <w:comment w:id="164" w:author="Heather Huntington" w:date="2014-11-19T00:08:00Z" w:initials="HH">
    <w:p w14:paraId="0609C118" w14:textId="53153957" w:rsidR="003E2FF5" w:rsidRDefault="003E2FF5">
      <w:pPr>
        <w:pStyle w:val="CommentText"/>
      </w:pPr>
      <w:r>
        <w:rPr>
          <w:rStyle w:val="CommentReference"/>
        </w:rPr>
        <w:annotationRef/>
      </w:r>
      <w:proofErr w:type="spellStart"/>
      <w:r>
        <w:t>Aleta</w:t>
      </w:r>
      <w:proofErr w:type="spellEnd"/>
      <w:r>
        <w:t xml:space="preserve"> – Ibid on these species questions. If your contact does not reply, please send this request along to Stephanie to complete. </w:t>
      </w:r>
    </w:p>
  </w:comment>
  <w:comment w:id="166" w:author="usaiduser" w:date="2014-11-09T09:32:00Z" w:initials="u">
    <w:p w14:paraId="1139C4C2" w14:textId="201F6D2E" w:rsidR="003E2FF5" w:rsidRDefault="003E2FF5">
      <w:pPr>
        <w:pStyle w:val="CommentText"/>
      </w:pPr>
      <w:r>
        <w:rPr>
          <w:rStyle w:val="CommentReference"/>
        </w:rPr>
        <w:annotationRef/>
      </w:r>
      <w:r>
        <w:t>Add codes please</w:t>
      </w:r>
    </w:p>
  </w:comment>
  <w:comment w:id="167" w:author="usaiduser" w:date="2014-11-09T09:32:00Z" w:initials="u">
    <w:p w14:paraId="59936270" w14:textId="0A0B6421" w:rsidR="003E2FF5" w:rsidRDefault="003E2FF5">
      <w:pPr>
        <w:pStyle w:val="CommentText"/>
      </w:pPr>
      <w:r>
        <w:rPr>
          <w:rStyle w:val="CommentReference"/>
        </w:rPr>
        <w:annotationRef/>
      </w:r>
      <w:r>
        <w:t>Add codes please</w:t>
      </w:r>
    </w:p>
  </w:comment>
  <w:comment w:id="168" w:author="usaiduser" w:date="2014-11-09T09:32:00Z" w:initials="u">
    <w:p w14:paraId="33C1A329" w14:textId="49876841" w:rsidR="003E2FF5" w:rsidRDefault="003E2FF5">
      <w:pPr>
        <w:pStyle w:val="CommentText"/>
      </w:pPr>
      <w:r>
        <w:rPr>
          <w:rStyle w:val="CommentReference"/>
        </w:rPr>
        <w:annotationRef/>
      </w:r>
      <w:r>
        <w:t xml:space="preserve">Add codes please </w:t>
      </w:r>
      <w:r>
        <w:sym w:font="Wingdings" w:char="F04A"/>
      </w:r>
    </w:p>
  </w:comment>
  <w:comment w:id="169" w:author="Heather Huntington" w:date="2014-11-19T00:09:00Z" w:initials="HH">
    <w:p w14:paraId="65E8B7B0" w14:textId="5D887FDC" w:rsidR="003E2FF5" w:rsidRDefault="003E2FF5">
      <w:pPr>
        <w:pStyle w:val="CommentText"/>
      </w:pPr>
      <w:r>
        <w:rPr>
          <w:rStyle w:val="CommentReference"/>
        </w:rPr>
        <w:annotationRef/>
      </w:r>
      <w:proofErr w:type="spellStart"/>
      <w:r>
        <w:t>Aleta</w:t>
      </w:r>
      <w:proofErr w:type="spellEnd"/>
      <w:r>
        <w:t xml:space="preserve"> – I think that we can pull from the codes used in the Headperson survey. </w:t>
      </w:r>
    </w:p>
  </w:comment>
  <w:comment w:id="171" w:author="usaiduser" w:date="2014-11-09T09:33:00Z" w:initials="u">
    <w:p w14:paraId="5D8B033B" w14:textId="1CDF4105" w:rsidR="003E2FF5" w:rsidRDefault="003E2FF5">
      <w:pPr>
        <w:pStyle w:val="CommentText"/>
      </w:pPr>
      <w:r>
        <w:rPr>
          <w:rStyle w:val="CommentReference"/>
        </w:rPr>
        <w:annotationRef/>
      </w:r>
      <w:r>
        <w:t>Add codes but use probe and code</w:t>
      </w:r>
    </w:p>
  </w:comment>
  <w:comment w:id="174" w:author="usaiduser" w:date="2014-11-09T09:33:00Z" w:initials="u">
    <w:p w14:paraId="027D4FC3" w14:textId="503E7A8D" w:rsidR="003E2FF5" w:rsidRDefault="003E2FF5">
      <w:pPr>
        <w:pStyle w:val="CommentText"/>
      </w:pPr>
      <w:r>
        <w:rPr>
          <w:rStyle w:val="CommentReference"/>
        </w:rPr>
        <w:annotationRef/>
      </w:r>
      <w:r>
        <w:t>Add codes but use probe and code</w:t>
      </w:r>
    </w:p>
  </w:comment>
  <w:comment w:id="177" w:author="usaiduser" w:date="2014-11-09T09:33:00Z" w:initials="u">
    <w:p w14:paraId="4C569165" w14:textId="7BBC74A1" w:rsidR="003E2FF5" w:rsidRDefault="003E2FF5">
      <w:pPr>
        <w:pStyle w:val="CommentText"/>
      </w:pPr>
      <w:r>
        <w:rPr>
          <w:rStyle w:val="CommentReference"/>
        </w:rPr>
        <w:annotationRef/>
      </w:r>
      <w:r>
        <w:t>Add codes</w:t>
      </w:r>
    </w:p>
  </w:comment>
  <w:comment w:id="183" w:author="usaiduser" w:date="2014-11-09T09:34:00Z" w:initials="u">
    <w:p w14:paraId="5F4A0A96" w14:textId="3E5447A3" w:rsidR="003E2FF5" w:rsidRDefault="003E2FF5">
      <w:pPr>
        <w:pStyle w:val="CommentText"/>
      </w:pPr>
      <w:r>
        <w:rPr>
          <w:rStyle w:val="CommentReference"/>
        </w:rPr>
        <w:annotationRef/>
      </w:r>
      <w:r>
        <w:t>Add codes</w:t>
      </w:r>
    </w:p>
  </w:comment>
  <w:comment w:id="184" w:author="Heather Huntington" w:date="2014-11-19T00:08:00Z" w:initials="HH">
    <w:p w14:paraId="2AA1DF24" w14:textId="221049B7" w:rsidR="003E2FF5" w:rsidRDefault="003E2FF5">
      <w:pPr>
        <w:pStyle w:val="CommentText"/>
      </w:pPr>
      <w:r>
        <w:rPr>
          <w:rStyle w:val="CommentReference"/>
        </w:rPr>
        <w:annotationRef/>
      </w:r>
      <w:proofErr w:type="spellStart"/>
      <w:r>
        <w:t>Aleta</w:t>
      </w:r>
      <w:proofErr w:type="spellEnd"/>
      <w:r>
        <w:t xml:space="preserve"> – please add codes from below. </w:t>
      </w:r>
    </w:p>
  </w:comment>
  <w:comment w:id="186" w:author="Rebecca Nicodemus" w:date="2014-11-12T12:03:00Z" w:initials="RAN">
    <w:p w14:paraId="59BFC4E8" w14:textId="6776A4CA" w:rsidR="003E2FF5" w:rsidRDefault="003E2FF5">
      <w:pPr>
        <w:pStyle w:val="CommentText"/>
      </w:pPr>
      <w:r>
        <w:rPr>
          <w:rStyle w:val="CommentReference"/>
        </w:rPr>
        <w:annotationRef/>
      </w:r>
      <w:r>
        <w:t>Do you think it would be worthwhile to add questions to probe the recent past. For instance, when was this group formed? Has the group responsible changed in the past 3 years (or was it formed in the last three years). Also for the previous question.</w:t>
      </w:r>
    </w:p>
  </w:comment>
  <w:comment w:id="185" w:author="Heather Huntington" w:date="2014-11-19T00:10:00Z" w:initials="HH">
    <w:p w14:paraId="589DFA28" w14:textId="7ED1DC80" w:rsidR="003E2FF5" w:rsidRDefault="003E2FF5">
      <w:pPr>
        <w:pStyle w:val="CommentText"/>
      </w:pPr>
      <w:r>
        <w:rPr>
          <w:rStyle w:val="CommentReference"/>
        </w:rPr>
        <w:annotationRef/>
      </w:r>
      <w:proofErr w:type="spellStart"/>
      <w:r>
        <w:t>Aleta</w:t>
      </w:r>
      <w:proofErr w:type="spellEnd"/>
      <w:r>
        <w:t xml:space="preserve"> – please add GCC’s suggested follow-up questions to this question and the question above. </w:t>
      </w:r>
    </w:p>
  </w:comment>
  <w:comment w:id="188" w:author="usaiduser" w:date="2014-11-09T09:35:00Z" w:initials="u">
    <w:p w14:paraId="2D78B25E" w14:textId="46E87D5B" w:rsidR="003E2FF5" w:rsidRDefault="003E2FF5">
      <w:pPr>
        <w:pStyle w:val="CommentText"/>
      </w:pPr>
      <w:r>
        <w:rPr>
          <w:rStyle w:val="CommentReference"/>
        </w:rPr>
        <w:annotationRef/>
      </w:r>
      <w:r>
        <w:t>Add response codes</w:t>
      </w:r>
    </w:p>
  </w:comment>
  <w:comment w:id="204" w:author="usaiduser" w:date="2014-11-09T09:36:00Z" w:initials="u">
    <w:p w14:paraId="5D2CADCC" w14:textId="434BAC91" w:rsidR="003E2FF5" w:rsidRDefault="003E2FF5">
      <w:pPr>
        <w:pStyle w:val="CommentText"/>
      </w:pPr>
      <w:r>
        <w:rPr>
          <w:rStyle w:val="CommentReference"/>
        </w:rPr>
        <w:annotationRef/>
      </w:r>
      <w:r>
        <w:t>Most other y/n responses seem to be ordered no, then yes. Suggest re-ordering to fit this pattern and avoid a false positive in the interview process.</w:t>
      </w:r>
    </w:p>
  </w:comment>
  <w:comment w:id="205" w:author="Heather Huntington" w:date="2014-11-19T00:11:00Z" w:initials="HH">
    <w:p w14:paraId="7BC6E31F" w14:textId="6D695991" w:rsidR="003E2FF5" w:rsidRDefault="003E2FF5">
      <w:pPr>
        <w:pStyle w:val="CommentText"/>
      </w:pPr>
      <w:r>
        <w:rPr>
          <w:rStyle w:val="CommentReference"/>
        </w:rPr>
        <w:annotationRef/>
      </w:r>
      <w:r>
        <w:t xml:space="preserve">These sorts of problems will be addressed by Aidan during the formatting. </w:t>
      </w:r>
    </w:p>
  </w:comment>
  <w:comment w:id="208" w:author="usaiduser" w:date="2014-11-09T09:36:00Z" w:initials="u">
    <w:p w14:paraId="3DDDA09F" w14:textId="520A3421" w:rsidR="003E2FF5" w:rsidRDefault="003E2FF5">
      <w:pPr>
        <w:pStyle w:val="CommentText"/>
      </w:pPr>
      <w:r>
        <w:rPr>
          <w:rStyle w:val="CommentReference"/>
        </w:rPr>
        <w:annotationRef/>
      </w:r>
      <w:r>
        <w:t>Suggest coding as much as possible but allowing for fill-in answers where an appropriate code is not listed.</w:t>
      </w:r>
    </w:p>
  </w:comment>
  <w:comment w:id="210" w:author="Heather Huntington" w:date="2014-11-07T11:21:00Z" w:initials="HH">
    <w:p w14:paraId="1E0EEA91" w14:textId="49206EA5" w:rsidR="003E2FF5" w:rsidRDefault="003E2FF5">
      <w:pPr>
        <w:pStyle w:val="CommentText"/>
      </w:pPr>
      <w:r>
        <w:rPr>
          <w:rStyle w:val="CommentReference"/>
        </w:rPr>
        <w:annotationRef/>
      </w:r>
      <w:r>
        <w:t xml:space="preserve">We can format this as a little forest user group roster if you like this series of questions. </w:t>
      </w:r>
    </w:p>
  </w:comment>
  <w:comment w:id="211" w:author="usaiduser" w:date="2014-11-09T09:38:00Z" w:initials="u">
    <w:p w14:paraId="244E7CA9" w14:textId="54219AC7" w:rsidR="003E2FF5" w:rsidRDefault="003E2FF5">
      <w:pPr>
        <w:pStyle w:val="CommentText"/>
      </w:pPr>
      <w:r>
        <w:rPr>
          <w:rStyle w:val="CommentReference"/>
        </w:rPr>
        <w:annotationRef/>
      </w:r>
      <w:r>
        <w:t>A little forest user group roster would be great! As you’ve picked up by now, I’d like to see as many closed response answers as possible in this survey.</w:t>
      </w:r>
    </w:p>
  </w:comment>
  <w:comment w:id="209" w:author="Heather Huntington" w:date="2014-11-19T00:15:00Z" w:initials="HH">
    <w:p w14:paraId="3D8C04CA" w14:textId="6800455E" w:rsidR="003E2FF5" w:rsidRDefault="003E2FF5">
      <w:pPr>
        <w:pStyle w:val="CommentText"/>
      </w:pPr>
      <w:r>
        <w:rPr>
          <w:rStyle w:val="CommentReference"/>
        </w:rPr>
        <w:annotationRef/>
      </w:r>
      <w:proofErr w:type="spellStart"/>
      <w:r>
        <w:t>Aleta</w:t>
      </w:r>
      <w:proofErr w:type="spellEnd"/>
      <w:r>
        <w:t xml:space="preserve"> – Similar to the headperson, can you please transform this into a small user group roster? </w:t>
      </w:r>
    </w:p>
    <w:p w14:paraId="0CF2556D" w14:textId="77777777" w:rsidR="003E2FF5" w:rsidRDefault="003E2FF5">
      <w:pPr>
        <w:pStyle w:val="CommentText"/>
      </w:pPr>
    </w:p>
    <w:p w14:paraId="47C3F9A9" w14:textId="6CA1F922" w:rsidR="003E2FF5" w:rsidRDefault="003E2FF5">
      <w:pPr>
        <w:pStyle w:val="CommentText"/>
      </w:pPr>
      <w:r>
        <w:t xml:space="preserve">Also, please add response categories where appropriate. </w:t>
      </w:r>
    </w:p>
  </w:comment>
  <w:comment w:id="214" w:author="usaiduser" w:date="2014-11-09T09:40:00Z" w:initials="u">
    <w:p w14:paraId="3A2F506D" w14:textId="348E1EAC" w:rsidR="003E2FF5" w:rsidRDefault="003E2FF5">
      <w:pPr>
        <w:pStyle w:val="CommentText"/>
      </w:pPr>
      <w:r>
        <w:rPr>
          <w:rStyle w:val="CommentReference"/>
        </w:rPr>
        <w:annotationRef/>
      </w:r>
      <w:r>
        <w:t>I presume this list covers all the forest user group activities under CFP. I didn’t see anything about a forest management plan, and I thought that was part of this suite of activities, but if that happens through another body (not the forest user group) then please ignore this.</w:t>
      </w:r>
    </w:p>
  </w:comment>
  <w:comment w:id="213" w:author="Heather Huntington" w:date="2014-11-19T00:13:00Z" w:initials="HH">
    <w:p w14:paraId="6D720C39" w14:textId="112B199A" w:rsidR="003E2FF5" w:rsidRDefault="003E2FF5">
      <w:pPr>
        <w:pStyle w:val="CommentText"/>
      </w:pPr>
      <w:r>
        <w:rPr>
          <w:rStyle w:val="CommentReference"/>
        </w:rPr>
        <w:annotationRef/>
      </w:r>
      <w:r>
        <w:t xml:space="preserve">Added forest management plan </w:t>
      </w:r>
    </w:p>
  </w:comment>
  <w:comment w:id="220" w:author="usaiduser" w:date="2014-11-09T09:41:00Z" w:initials="u">
    <w:p w14:paraId="1E718F45" w14:textId="300B8FFD" w:rsidR="003E2FF5" w:rsidRDefault="003E2FF5">
      <w:pPr>
        <w:pStyle w:val="CommentText"/>
      </w:pPr>
      <w:r>
        <w:rPr>
          <w:rStyle w:val="CommentReference"/>
        </w:rPr>
        <w:annotationRef/>
      </w:r>
      <w:r>
        <w:t>Please add codes</w:t>
      </w:r>
    </w:p>
  </w:comment>
  <w:comment w:id="228" w:author="usaiduser" w:date="2014-11-09T09:43:00Z" w:initials="u">
    <w:p w14:paraId="18400D98" w14:textId="4E6C7664" w:rsidR="003E2FF5" w:rsidRDefault="003E2FF5">
      <w:pPr>
        <w:pStyle w:val="CommentText"/>
      </w:pPr>
      <w:r>
        <w:rPr>
          <w:rStyle w:val="CommentReference"/>
        </w:rPr>
        <w:annotationRef/>
      </w:r>
      <w:r>
        <w:t>Suggest 12 or fewer (short recall time)</w:t>
      </w:r>
    </w:p>
  </w:comment>
  <w:comment w:id="234" w:author="usaiduser" w:date="2014-11-09T09:44:00Z" w:initials="u">
    <w:p w14:paraId="1F58D94C" w14:textId="253FB67D" w:rsidR="003E2FF5" w:rsidRDefault="003E2FF5">
      <w:pPr>
        <w:pStyle w:val="CommentText"/>
      </w:pPr>
      <w:r>
        <w:rPr>
          <w:rStyle w:val="CommentReference"/>
        </w:rPr>
        <w:annotationRef/>
      </w:r>
      <w:r>
        <w:t>May want to add a hint about what that looks like in practice</w:t>
      </w:r>
    </w:p>
  </w:comment>
  <w:comment w:id="235" w:author="Heather Huntington" w:date="2014-11-19T00:16:00Z" w:initials="HH">
    <w:p w14:paraId="75285948" w14:textId="70E40E18" w:rsidR="00DF437A" w:rsidRDefault="00DF437A">
      <w:pPr>
        <w:pStyle w:val="CommentText"/>
      </w:pPr>
      <w:r>
        <w:rPr>
          <w:rStyle w:val="CommentReference"/>
        </w:rPr>
        <w:annotationRef/>
      </w:r>
      <w:proofErr w:type="spellStart"/>
      <w:r>
        <w:t>Aleta</w:t>
      </w:r>
      <w:proofErr w:type="spellEnd"/>
      <w:r>
        <w:t xml:space="preserve"> – please add a hint. </w:t>
      </w:r>
      <w:bookmarkStart w:id="236" w:name="_GoBack"/>
      <w:bookmarkEnd w:id="236"/>
    </w:p>
  </w:comment>
  <w:comment w:id="237" w:author="usaiduser" w:date="2014-11-09T09:46:00Z" w:initials="u">
    <w:p w14:paraId="6F23BC88" w14:textId="317A10A4" w:rsidR="003E2FF5" w:rsidRDefault="003E2FF5">
      <w:pPr>
        <w:pStyle w:val="CommentText"/>
      </w:pPr>
      <w:r>
        <w:rPr>
          <w:rStyle w:val="CommentReference"/>
        </w:rPr>
        <w:annotationRef/>
      </w:r>
      <w:r>
        <w:t>Add code please (at least Y/N in general)</w:t>
      </w:r>
    </w:p>
  </w:comment>
  <w:comment w:id="238" w:author="usaiduser" w:date="2014-11-09T09:46:00Z" w:initials="u">
    <w:p w14:paraId="3D407D57" w14:textId="64DA03C0" w:rsidR="003E2FF5" w:rsidRDefault="003E2FF5">
      <w:pPr>
        <w:pStyle w:val="CommentText"/>
      </w:pPr>
      <w:r>
        <w:rPr>
          <w:rStyle w:val="CommentReference"/>
        </w:rPr>
        <w:annotationRef/>
      </w:r>
      <w:r>
        <w:t>Add code please</w:t>
      </w:r>
    </w:p>
  </w:comment>
  <w:comment w:id="239" w:author="usaiduser" w:date="2014-11-09T09:48:00Z" w:initials="u">
    <w:p w14:paraId="3981EDB9" w14:textId="19ADD806" w:rsidR="003E2FF5" w:rsidRDefault="003E2FF5">
      <w:pPr>
        <w:pStyle w:val="CommentText"/>
      </w:pPr>
      <w:r>
        <w:rPr>
          <w:rStyle w:val="CommentReference"/>
        </w:rPr>
        <w:annotationRef/>
      </w:r>
      <w:r>
        <w:t>Add codes if possible. Consider breaking out design/implementation/oversight if time.</w:t>
      </w:r>
    </w:p>
  </w:comment>
  <w:comment w:id="240" w:author="usaiduser" w:date="2014-11-09T09:48:00Z" w:initials="u">
    <w:p w14:paraId="7A271850" w14:textId="527385F3" w:rsidR="003E2FF5" w:rsidRDefault="003E2FF5">
      <w:pPr>
        <w:pStyle w:val="CommentText"/>
      </w:pPr>
      <w:r>
        <w:rPr>
          <w:rStyle w:val="CommentReference"/>
        </w:rPr>
        <w:annotationRef/>
      </w:r>
      <w:r>
        <w:t>Add codes</w:t>
      </w:r>
    </w:p>
  </w:comment>
  <w:comment w:id="243" w:author="usaiduser" w:date="2014-11-09T09:50:00Z" w:initials="u">
    <w:p w14:paraId="5584A422" w14:textId="64AFB93A" w:rsidR="003E2FF5" w:rsidRDefault="003E2FF5">
      <w:pPr>
        <w:pStyle w:val="CommentText"/>
      </w:pPr>
      <w:r>
        <w:rPr>
          <w:rStyle w:val="CommentReference"/>
        </w:rPr>
        <w:annotationRef/>
      </w:r>
      <w:r>
        <w:t xml:space="preserve">Code </w:t>
      </w:r>
    </w:p>
  </w:comment>
  <w:comment w:id="244" w:author="usaiduser" w:date="2014-11-09T09:50:00Z" w:initials="u">
    <w:p w14:paraId="5C7406E5" w14:textId="586731C4" w:rsidR="003E2FF5" w:rsidRDefault="003E2FF5">
      <w:pPr>
        <w:pStyle w:val="CommentText"/>
      </w:pPr>
      <w:r>
        <w:rPr>
          <w:rStyle w:val="CommentReference"/>
        </w:rPr>
        <w:annotationRef/>
      </w:r>
      <w:r>
        <w:t xml:space="preserve">Code </w:t>
      </w:r>
    </w:p>
  </w:comment>
  <w:comment w:id="245" w:author="usaiduser" w:date="2014-11-09T09:50:00Z" w:initials="u">
    <w:p w14:paraId="7F807588" w14:textId="7B2F473E" w:rsidR="003E2FF5" w:rsidRDefault="003E2FF5">
      <w:pPr>
        <w:pStyle w:val="CommentText"/>
      </w:pPr>
      <w:r>
        <w:rPr>
          <w:rStyle w:val="CommentReference"/>
        </w:rPr>
        <w:annotationRef/>
      </w:r>
      <w:r>
        <w:t xml:space="preserve">Code </w:t>
      </w:r>
    </w:p>
  </w:comment>
  <w:comment w:id="265" w:author="usaiduser" w:date="2014-11-09T09:52:00Z" w:initials="u">
    <w:p w14:paraId="473C769B" w14:textId="4F9E82DD" w:rsidR="003E2FF5" w:rsidRDefault="003E2FF5">
      <w:pPr>
        <w:pStyle w:val="CommentText"/>
      </w:pPr>
      <w:r>
        <w:rPr>
          <w:rStyle w:val="CommentReference"/>
        </w:rPr>
        <w:annotationRef/>
      </w:r>
      <w:r>
        <w:t>Code if possible</w:t>
      </w:r>
    </w:p>
  </w:comment>
  <w:comment w:id="267" w:author="usaiduser" w:date="2014-11-09T09:52:00Z" w:initials="u">
    <w:p w14:paraId="0F0F32F4" w14:textId="23AB14CC" w:rsidR="003E2FF5" w:rsidRDefault="003E2FF5">
      <w:pPr>
        <w:pStyle w:val="CommentText"/>
      </w:pPr>
      <w:r>
        <w:rPr>
          <w:rStyle w:val="CommentReference"/>
        </w:rPr>
        <w:annotationRef/>
      </w:r>
      <w:r>
        <w:t>Code if possible</w:t>
      </w:r>
    </w:p>
  </w:comment>
  <w:comment w:id="269" w:author="usaiduser" w:date="2014-11-09T09:53:00Z" w:initials="u">
    <w:p w14:paraId="4713D03D" w14:textId="034FA112" w:rsidR="003E2FF5" w:rsidRDefault="003E2FF5">
      <w:pPr>
        <w:pStyle w:val="CommentText"/>
      </w:pPr>
      <w:r>
        <w:rPr>
          <w:rStyle w:val="CommentReference"/>
        </w:rPr>
        <w:annotationRef/>
      </w:r>
      <w:r>
        <w:t>Can we find a slightly more neutral way to put this while still being clear about the focus of the question? If not, just leave it as is. Since we’re not asking about a specific person’s illegal activities, hopefully this will be ok. Thanks.</w:t>
      </w:r>
    </w:p>
  </w:comment>
  <w:comment w:id="437" w:author="usaiduser" w:date="2014-11-09T09:54:00Z" w:initials="u">
    <w:p w14:paraId="7ED11A2C" w14:textId="39226176" w:rsidR="003E2FF5" w:rsidRDefault="003E2FF5">
      <w:pPr>
        <w:pStyle w:val="CommentText"/>
      </w:pPr>
      <w:r>
        <w:rPr>
          <w:rStyle w:val="CommentReference"/>
        </w:rPr>
        <w:annotationRef/>
      </w:r>
      <w:r>
        <w:t>Codes (local markets/nearest big city, etc</w:t>
      </w:r>
      <w:proofErr w:type="gramStart"/>
      <w:r>
        <w:t>.(</w:t>
      </w:r>
      <w:proofErr w:type="gramEnd"/>
    </w:p>
  </w:comment>
  <w:comment w:id="442" w:author="usaiduser" w:date="2014-11-09T09:55:00Z" w:initials="u">
    <w:p w14:paraId="00FCC06D" w14:textId="08D68DE5" w:rsidR="003E2FF5" w:rsidRDefault="003E2FF5">
      <w:pPr>
        <w:pStyle w:val="CommentText"/>
      </w:pPr>
      <w:r>
        <w:rPr>
          <w:rStyle w:val="CommentReference"/>
        </w:rPr>
        <w:annotationRef/>
      </w:r>
      <w:r>
        <w:t xml:space="preserve">Code on </w:t>
      </w:r>
      <w:proofErr w:type="spellStart"/>
      <w:r>
        <w:t>Lickert</w:t>
      </w:r>
      <w:proofErr w:type="spellEnd"/>
      <w:r>
        <w:t xml:space="preserve"> scale</w:t>
      </w:r>
    </w:p>
  </w:comment>
  <w:comment w:id="597" w:author="usaiduser" w:date="2014-11-09T09:59:00Z" w:initials="u">
    <w:p w14:paraId="61C7DFE7" w14:textId="530E20D6" w:rsidR="003E2FF5" w:rsidRDefault="003E2FF5">
      <w:pPr>
        <w:pStyle w:val="CommentText"/>
      </w:pPr>
      <w:r>
        <w:rPr>
          <w:rStyle w:val="CommentReference"/>
        </w:rPr>
        <w:annotationRef/>
      </w:r>
      <w:r>
        <w:t>Add codes and use probe and code if possible</w:t>
      </w:r>
    </w:p>
  </w:comment>
  <w:comment w:id="599" w:author="usaiduser" w:date="2014-11-09T09:58:00Z" w:initials="u">
    <w:p w14:paraId="42B96BCE" w14:textId="50B63185" w:rsidR="003E2FF5" w:rsidRDefault="003E2FF5">
      <w:pPr>
        <w:pStyle w:val="CommentText"/>
      </w:pPr>
      <w:r>
        <w:rPr>
          <w:rStyle w:val="CommentReference"/>
        </w:rPr>
        <w:annotationRef/>
      </w:r>
      <w:r>
        <w:t>Add yes/no codes</w:t>
      </w:r>
    </w:p>
  </w:comment>
  <w:comment w:id="600" w:author="usaiduser" w:date="2014-11-09T09:59:00Z" w:initials="u">
    <w:p w14:paraId="5D90FEF4" w14:textId="36A8AB56" w:rsidR="003E2FF5" w:rsidRDefault="003E2FF5">
      <w:pPr>
        <w:pStyle w:val="CommentText"/>
      </w:pPr>
      <w:r>
        <w:rPr>
          <w:rStyle w:val="CommentReference"/>
        </w:rPr>
        <w:annotationRef/>
      </w:r>
      <w:r>
        <w:t>Add yes/no codes</w:t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CE687B" w14:textId="77777777" w:rsidR="003E2FF5" w:rsidRDefault="003E2FF5" w:rsidP="00250D8D">
      <w:r>
        <w:separator/>
      </w:r>
    </w:p>
  </w:endnote>
  <w:endnote w:type="continuationSeparator" w:id="0">
    <w:p w14:paraId="3BDD21C6" w14:textId="77777777" w:rsidR="003E2FF5" w:rsidRDefault="003E2FF5" w:rsidP="00250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5C3A64" w14:textId="77777777" w:rsidR="003E2FF5" w:rsidRDefault="003E2FF5" w:rsidP="00250D8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E38B1A" w14:textId="77777777" w:rsidR="003E2FF5" w:rsidRDefault="003E2FF5" w:rsidP="00250D8D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4E307C" w14:textId="77777777" w:rsidR="003E2FF5" w:rsidRDefault="003E2FF5" w:rsidP="00250D8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F437A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66D6E1" w14:textId="77777777" w:rsidR="003E2FF5" w:rsidRDefault="003E2FF5" w:rsidP="00250D8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5F7646" w14:textId="77777777" w:rsidR="003E2FF5" w:rsidRDefault="003E2FF5" w:rsidP="00250D8D">
      <w:r>
        <w:separator/>
      </w:r>
    </w:p>
  </w:footnote>
  <w:footnote w:type="continuationSeparator" w:id="0">
    <w:p w14:paraId="7577C621" w14:textId="77777777" w:rsidR="003E2FF5" w:rsidRDefault="003E2FF5" w:rsidP="00250D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B07"/>
    <w:multiLevelType w:val="hybridMultilevel"/>
    <w:tmpl w:val="56D49B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17D26E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7E558C1"/>
    <w:multiLevelType w:val="hybridMultilevel"/>
    <w:tmpl w:val="AA66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A82C06"/>
    <w:multiLevelType w:val="multilevel"/>
    <w:tmpl w:val="30302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0022585"/>
    <w:multiLevelType w:val="hybridMultilevel"/>
    <w:tmpl w:val="1C9CF564"/>
    <w:lvl w:ilvl="0" w:tplc="73863A62">
      <w:start w:val="11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2F82D1F"/>
    <w:multiLevelType w:val="hybridMultilevel"/>
    <w:tmpl w:val="00D07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2BA62DC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A5728B5"/>
    <w:multiLevelType w:val="hybridMultilevel"/>
    <w:tmpl w:val="30302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D3D0201"/>
    <w:multiLevelType w:val="hybridMultilevel"/>
    <w:tmpl w:val="1C30A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884CD6"/>
    <w:multiLevelType w:val="hybridMultilevel"/>
    <w:tmpl w:val="315C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B02CB0"/>
    <w:multiLevelType w:val="hybridMultilevel"/>
    <w:tmpl w:val="B0B24BBE"/>
    <w:lvl w:ilvl="0" w:tplc="3672075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496593"/>
    <w:multiLevelType w:val="hybridMultilevel"/>
    <w:tmpl w:val="208871F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3"/>
  </w:num>
  <w:num w:numId="5">
    <w:abstractNumId w:val="10"/>
  </w:num>
  <w:num w:numId="6">
    <w:abstractNumId w:val="13"/>
  </w:num>
  <w:num w:numId="7">
    <w:abstractNumId w:val="12"/>
  </w:num>
  <w:num w:numId="8">
    <w:abstractNumId w:val="4"/>
  </w:num>
  <w:num w:numId="9">
    <w:abstractNumId w:val="6"/>
  </w:num>
  <w:num w:numId="10">
    <w:abstractNumId w:val="1"/>
  </w:num>
  <w:num w:numId="11">
    <w:abstractNumId w:val="7"/>
  </w:num>
  <w:num w:numId="12">
    <w:abstractNumId w:val="2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015DCC"/>
    <w:rsid w:val="00034064"/>
    <w:rsid w:val="00056118"/>
    <w:rsid w:val="00077EEA"/>
    <w:rsid w:val="000922B6"/>
    <w:rsid w:val="00097C81"/>
    <w:rsid w:val="000C2ECB"/>
    <w:rsid w:val="000D741D"/>
    <w:rsid w:val="001129F5"/>
    <w:rsid w:val="00156308"/>
    <w:rsid w:val="0018352F"/>
    <w:rsid w:val="001A407C"/>
    <w:rsid w:val="001D3DCA"/>
    <w:rsid w:val="00243371"/>
    <w:rsid w:val="00250D8D"/>
    <w:rsid w:val="00253960"/>
    <w:rsid w:val="00271F6F"/>
    <w:rsid w:val="00281913"/>
    <w:rsid w:val="00296D0E"/>
    <w:rsid w:val="00297EDA"/>
    <w:rsid w:val="002F7082"/>
    <w:rsid w:val="00321D6B"/>
    <w:rsid w:val="00334EFB"/>
    <w:rsid w:val="00350CBE"/>
    <w:rsid w:val="00354A2B"/>
    <w:rsid w:val="00361A12"/>
    <w:rsid w:val="00381D92"/>
    <w:rsid w:val="003B18E2"/>
    <w:rsid w:val="003C4558"/>
    <w:rsid w:val="003C7D64"/>
    <w:rsid w:val="003E2FF5"/>
    <w:rsid w:val="003E4735"/>
    <w:rsid w:val="003F15C8"/>
    <w:rsid w:val="00400682"/>
    <w:rsid w:val="00431701"/>
    <w:rsid w:val="00436ACA"/>
    <w:rsid w:val="00440BA5"/>
    <w:rsid w:val="0046427C"/>
    <w:rsid w:val="00466ACB"/>
    <w:rsid w:val="004725DB"/>
    <w:rsid w:val="004A3603"/>
    <w:rsid w:val="004E0A73"/>
    <w:rsid w:val="005202C2"/>
    <w:rsid w:val="00536BBF"/>
    <w:rsid w:val="00542EE7"/>
    <w:rsid w:val="00546CF9"/>
    <w:rsid w:val="00554275"/>
    <w:rsid w:val="00570FE3"/>
    <w:rsid w:val="00570FF8"/>
    <w:rsid w:val="00573480"/>
    <w:rsid w:val="005807E0"/>
    <w:rsid w:val="005A2E20"/>
    <w:rsid w:val="005A6D65"/>
    <w:rsid w:val="005B3C72"/>
    <w:rsid w:val="005E3581"/>
    <w:rsid w:val="005F0086"/>
    <w:rsid w:val="005F6D4B"/>
    <w:rsid w:val="00615192"/>
    <w:rsid w:val="00627A0B"/>
    <w:rsid w:val="00655827"/>
    <w:rsid w:val="00676B69"/>
    <w:rsid w:val="00681538"/>
    <w:rsid w:val="0068754E"/>
    <w:rsid w:val="006A241E"/>
    <w:rsid w:val="006F1D1A"/>
    <w:rsid w:val="0075354F"/>
    <w:rsid w:val="00765D34"/>
    <w:rsid w:val="00772D7A"/>
    <w:rsid w:val="007845D0"/>
    <w:rsid w:val="007A288C"/>
    <w:rsid w:val="007C0D34"/>
    <w:rsid w:val="007C3C66"/>
    <w:rsid w:val="007F5705"/>
    <w:rsid w:val="00805247"/>
    <w:rsid w:val="00811DDA"/>
    <w:rsid w:val="00883197"/>
    <w:rsid w:val="008A5435"/>
    <w:rsid w:val="008C5112"/>
    <w:rsid w:val="008D3131"/>
    <w:rsid w:val="008E2386"/>
    <w:rsid w:val="0093479F"/>
    <w:rsid w:val="00934F1D"/>
    <w:rsid w:val="009356EC"/>
    <w:rsid w:val="0095179B"/>
    <w:rsid w:val="00966DB1"/>
    <w:rsid w:val="00976BC9"/>
    <w:rsid w:val="00980B7E"/>
    <w:rsid w:val="009842FE"/>
    <w:rsid w:val="009B61B3"/>
    <w:rsid w:val="00A01930"/>
    <w:rsid w:val="00A124D8"/>
    <w:rsid w:val="00A3392E"/>
    <w:rsid w:val="00A4095B"/>
    <w:rsid w:val="00A45B8C"/>
    <w:rsid w:val="00AA4F0F"/>
    <w:rsid w:val="00AD13DF"/>
    <w:rsid w:val="00AD3137"/>
    <w:rsid w:val="00AD368E"/>
    <w:rsid w:val="00AF6204"/>
    <w:rsid w:val="00B237C0"/>
    <w:rsid w:val="00B26B02"/>
    <w:rsid w:val="00B54544"/>
    <w:rsid w:val="00B6779A"/>
    <w:rsid w:val="00B85582"/>
    <w:rsid w:val="00BC79FF"/>
    <w:rsid w:val="00C02CE1"/>
    <w:rsid w:val="00C43761"/>
    <w:rsid w:val="00C90A1D"/>
    <w:rsid w:val="00C92576"/>
    <w:rsid w:val="00CB4509"/>
    <w:rsid w:val="00CF0960"/>
    <w:rsid w:val="00D06ECD"/>
    <w:rsid w:val="00D46B72"/>
    <w:rsid w:val="00D55A09"/>
    <w:rsid w:val="00D65C34"/>
    <w:rsid w:val="00D87228"/>
    <w:rsid w:val="00D908DF"/>
    <w:rsid w:val="00DD26A1"/>
    <w:rsid w:val="00DE0AAA"/>
    <w:rsid w:val="00DF3039"/>
    <w:rsid w:val="00DF437A"/>
    <w:rsid w:val="00E016D5"/>
    <w:rsid w:val="00E32666"/>
    <w:rsid w:val="00E67859"/>
    <w:rsid w:val="00E77260"/>
    <w:rsid w:val="00EB06AE"/>
    <w:rsid w:val="00ED159E"/>
    <w:rsid w:val="00F058A2"/>
    <w:rsid w:val="00F24F39"/>
    <w:rsid w:val="00F35D3A"/>
    <w:rsid w:val="00F41FE7"/>
    <w:rsid w:val="00F63D61"/>
    <w:rsid w:val="00F701EE"/>
    <w:rsid w:val="00FA13E0"/>
    <w:rsid w:val="00FA2C2D"/>
    <w:rsid w:val="00FD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55F4D3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D4B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D4B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934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36AC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AD3137"/>
    <w:rPr>
      <w:rFonts w:eastAsia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50D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D8D"/>
  </w:style>
  <w:style w:type="character" w:styleId="PageNumber">
    <w:name w:val="page number"/>
    <w:basedOn w:val="DefaultParagraphFont"/>
    <w:uiPriority w:val="99"/>
    <w:semiHidden/>
    <w:unhideWhenUsed/>
    <w:rsid w:val="00250D8D"/>
  </w:style>
  <w:style w:type="paragraph" w:styleId="Revision">
    <w:name w:val="Revision"/>
    <w:hidden/>
    <w:uiPriority w:val="99"/>
    <w:semiHidden/>
    <w:rsid w:val="001D3DC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D4B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D4B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934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36AC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AD3137"/>
    <w:rPr>
      <w:rFonts w:eastAsia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50D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D8D"/>
  </w:style>
  <w:style w:type="character" w:styleId="PageNumber">
    <w:name w:val="page number"/>
    <w:basedOn w:val="DefaultParagraphFont"/>
    <w:uiPriority w:val="99"/>
    <w:semiHidden/>
    <w:unhideWhenUsed/>
    <w:rsid w:val="00250D8D"/>
  </w:style>
  <w:style w:type="paragraph" w:styleId="Revision">
    <w:name w:val="Revision"/>
    <w:hidden/>
    <w:uiPriority w:val="99"/>
    <w:semiHidden/>
    <w:rsid w:val="001D3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AE61F0-7A4D-AB4E-881B-7EB29E914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22</Pages>
  <Words>3952</Words>
  <Characters>22528</Characters>
  <Application>Microsoft Macintosh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26428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Huntington</dc:creator>
  <cp:keywords/>
  <dc:description/>
  <cp:lastModifiedBy>Heather Huntington</cp:lastModifiedBy>
  <cp:revision>3</cp:revision>
  <dcterms:created xsi:type="dcterms:W3CDTF">2014-11-19T07:43:00Z</dcterms:created>
  <dcterms:modified xsi:type="dcterms:W3CDTF">2014-11-19T08:17:00Z</dcterms:modified>
</cp:coreProperties>
</file>