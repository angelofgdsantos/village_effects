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664B71" w14:textId="605EA9A4" w:rsidR="00986BA0" w:rsidRPr="00676B69" w:rsidRDefault="00986BA0" w:rsidP="00AC500F">
      <w:pPr>
        <w:pStyle w:val="ListParagraph"/>
        <w:spacing w:after="0" w:line="240" w:lineRule="auto"/>
        <w:ind w:left="0"/>
        <w:jc w:val="center"/>
        <w:rPr>
          <w:rFonts w:ascii="Gill Sans MT" w:hAnsi="Gill Sans MT"/>
          <w:b/>
          <w:color w:val="000000" w:themeColor="text1"/>
        </w:rPr>
      </w:pPr>
      <w:r>
        <w:rPr>
          <w:rFonts w:ascii="Gill Sans MT" w:hAnsi="Gill Sans MT"/>
          <w:b/>
          <w:color w:val="000000" w:themeColor="text1"/>
        </w:rPr>
        <w:t>CFP Land Key Informant Survey</w:t>
      </w:r>
    </w:p>
    <w:p w14:paraId="0969159B" w14:textId="77777777" w:rsidR="00986BA0" w:rsidRPr="00676B69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1F6E8FD6" w14:textId="5C10BF36" w:rsidR="00986BA0" w:rsidRPr="00676B69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>This w</w:t>
      </w:r>
      <w:r>
        <w:rPr>
          <w:rFonts w:ascii="Gill Sans MT" w:hAnsi="Gill Sans MT"/>
          <w:i/>
          <w:color w:val="000000" w:themeColor="text1"/>
        </w:rPr>
        <w:t>ill be a key informant survey</w:t>
      </w:r>
      <w:r w:rsidRPr="00676B69">
        <w:rPr>
          <w:rFonts w:ascii="Gill Sans MT" w:hAnsi="Gill Sans MT"/>
          <w:i/>
          <w:color w:val="000000" w:themeColor="text1"/>
        </w:rPr>
        <w:t xml:space="preserve"> with someone in the community who is involved </w:t>
      </w:r>
      <w:r>
        <w:rPr>
          <w:rFonts w:ascii="Gill Sans MT" w:hAnsi="Gill Sans MT"/>
          <w:i/>
          <w:color w:val="000000" w:themeColor="text1"/>
        </w:rPr>
        <w:t>in or knowledgeable about land use and management</w:t>
      </w:r>
      <w:r w:rsidRPr="00676B69">
        <w:rPr>
          <w:rFonts w:ascii="Gill Sans MT" w:hAnsi="Gill Sans MT"/>
          <w:i/>
          <w:color w:val="000000" w:themeColor="text1"/>
        </w:rPr>
        <w:t xml:space="preserve">. This could be </w:t>
      </w:r>
      <w:r>
        <w:rPr>
          <w:rFonts w:ascii="Gill Sans MT" w:hAnsi="Gill Sans MT"/>
          <w:i/>
          <w:color w:val="000000" w:themeColor="text1"/>
        </w:rPr>
        <w:t xml:space="preserve">an </w:t>
      </w:r>
      <w:proofErr w:type="spellStart"/>
      <w:r>
        <w:rPr>
          <w:rFonts w:ascii="Gill Sans MT" w:hAnsi="Gill Sans MT"/>
          <w:i/>
          <w:color w:val="000000" w:themeColor="text1"/>
        </w:rPr>
        <w:t>Induna</w:t>
      </w:r>
      <w:proofErr w:type="spellEnd"/>
      <w:r>
        <w:rPr>
          <w:rFonts w:ascii="Gill Sans MT" w:hAnsi="Gill Sans MT"/>
          <w:i/>
          <w:color w:val="000000" w:themeColor="text1"/>
        </w:rPr>
        <w:t>, member of a Village Land Committee (if applicable), or village elder</w:t>
      </w:r>
      <w:r w:rsidR="00D00A5E">
        <w:rPr>
          <w:rFonts w:ascii="Gill Sans MT" w:hAnsi="Gill Sans MT"/>
          <w:i/>
          <w:color w:val="000000" w:themeColor="text1"/>
        </w:rPr>
        <w:t>.</w:t>
      </w:r>
      <w:r>
        <w:rPr>
          <w:rFonts w:ascii="Gill Sans MT" w:hAnsi="Gill Sans MT"/>
          <w:i/>
          <w:color w:val="000000" w:themeColor="text1"/>
        </w:rPr>
        <w:t xml:space="preserve"> </w:t>
      </w:r>
      <w:r w:rsidRPr="00676B69">
        <w:rPr>
          <w:rFonts w:ascii="Gill Sans MT" w:hAnsi="Gill Sans MT"/>
          <w:i/>
          <w:color w:val="000000" w:themeColor="text1"/>
        </w:rPr>
        <w:t xml:space="preserve">This position will most likely vary from community to community. </w:t>
      </w:r>
    </w:p>
    <w:p w14:paraId="6F90C4E1" w14:textId="77777777" w:rsidR="00986BA0" w:rsidRPr="00676B69" w:rsidRDefault="00986BA0" w:rsidP="00986BA0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6AF54AC3" w14:textId="77777777" w:rsidR="00A31466" w:rsidRDefault="00A31466">
      <w:pPr>
        <w:rPr>
          <w:rFonts w:asciiTheme="majorHAnsi" w:hAnsiTheme="majorHAnsi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124"/>
        <w:gridCol w:w="7436"/>
        <w:gridCol w:w="2520"/>
      </w:tblGrid>
      <w:tr w:rsidR="00AC500F" w:rsidRPr="00F71A9A" w14:paraId="4EE70DF4" w14:textId="77777777" w:rsidTr="00AC500F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319B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35D8C2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start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(start)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C94EF7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  <w:tr w:rsidR="00AC500F" w:rsidRPr="00F71A9A" w14:paraId="7CAED3A7" w14:textId="77777777" w:rsidTr="00AC500F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3AA3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0492F66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End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62AC07A9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</w:tbl>
    <w:p w14:paraId="59FAB822" w14:textId="77777777" w:rsidR="00AC500F" w:rsidRPr="00F71A9A" w:rsidRDefault="00AC500F" w:rsidP="00AC500F">
      <w:pPr>
        <w:tabs>
          <w:tab w:val="center" w:pos="5620"/>
          <w:tab w:val="right" w:pos="11240"/>
        </w:tabs>
        <w:spacing w:beforeLines="20" w:before="48" w:afterLines="20" w:after="48"/>
        <w:contextualSpacing/>
        <w:rPr>
          <w:rFonts w:ascii="Gill Sans MT" w:hAnsi="Gill Sans MT"/>
          <w:sz w:val="20"/>
          <w:szCs w:val="20"/>
        </w:rPr>
      </w:pPr>
    </w:p>
    <w:p w14:paraId="0276E3F8" w14:textId="2CF8D029" w:rsidR="00AC500F" w:rsidRPr="00F71A9A" w:rsidRDefault="00AC500F" w:rsidP="00AC500F">
      <w:pPr>
        <w:pStyle w:val="Subtitle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A.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2520"/>
        <w:gridCol w:w="2520"/>
      </w:tblGrid>
      <w:tr w:rsidR="00AC500F" w:rsidRPr="00F71A9A" w14:paraId="47FCE47D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45EFD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8CC4BC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A1.Date of Survey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time_st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645351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mm/</w:t>
            </w:r>
            <w:proofErr w:type="spell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dd</w:t>
            </w:r>
            <w:proofErr w:type="spell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   </w:t>
            </w:r>
          </w:p>
          <w:p w14:paraId="50DCF702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  <w:tr w:rsidR="00AC500F" w:rsidRPr="00F71A9A" w14:paraId="61445577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644E" w14:textId="77777777" w:rsidR="00AC500F" w:rsidRPr="00F71A9A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AD2D674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A2.Name of Supervisor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superv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7A2358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39AA9C8B" w14:textId="77777777" w:rsidR="00AC500F" w:rsidRPr="00F71A9A" w:rsidRDefault="00AC500F" w:rsidP="00E748FE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AC500F" w:rsidRPr="00F71A9A" w14:paraId="7677C1B3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8F53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7A1581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A3.Village Name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97D21A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6063F9EC" w14:textId="77777777" w:rsidR="00AC500F" w:rsidRPr="00F71A9A" w:rsidRDefault="00AC500F" w:rsidP="00E748FE">
            <w:pPr>
              <w:spacing w:beforeLines="20" w:before="48" w:afterLines="20" w:after="48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AC500F" w:rsidRPr="00F71A9A" w14:paraId="6F8775A2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F09A" w14:textId="77777777" w:rsidR="00AC500F" w:rsidRPr="00F71A9A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713875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A4.Village ID: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h_vilid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8FCBB9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(Integer) </w:t>
            </w:r>
          </w:p>
        </w:tc>
      </w:tr>
      <w:tr w:rsidR="00AC500F" w:rsidRPr="00F71A9A" w14:paraId="420724A9" w14:textId="77777777" w:rsidTr="00AC500F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8CA9A" w14:textId="77777777" w:rsidR="00AC500F" w:rsidRPr="00F71A9A" w:rsidRDefault="00AC500F" w:rsidP="00E748F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414E6F" w14:textId="77777777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A5.Confirm village ID: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6AE606" w14:textId="77777777" w:rsidR="00AC500F" w:rsidRPr="00F71A9A" w:rsidRDefault="00AC500F" w:rsidP="00E748FE">
            <w:pPr>
              <w:spacing w:beforeLines="20" w:before="48" w:afterLines="20" w:after="48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</w:tbl>
    <w:p w14:paraId="27162EE1" w14:textId="77777777" w:rsidR="00AC500F" w:rsidRPr="00F71A9A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p w14:paraId="42D7B9C5" w14:textId="60568404" w:rsidR="00AC500F" w:rsidRPr="00F71A9A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eastAsia="Times New Roman" w:hAnsi="Gill Sans MT"/>
          <w:sz w:val="20"/>
          <w:szCs w:val="20"/>
          <w:lang w:eastAsia="zh-CN"/>
        </w:rPr>
        <w:t>INFORMED CONSENT - PLEASE READ THE PAPER CONSENT FORM CAREFULY AND WORD FOR WORD</w:t>
      </w:r>
    </w:p>
    <w:p w14:paraId="68FEA018" w14:textId="77777777" w:rsidR="00AC500F" w:rsidRPr="00F71A9A" w:rsidRDefault="00AC500F" w:rsidP="00AC500F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4320"/>
        <w:gridCol w:w="720"/>
      </w:tblGrid>
      <w:tr w:rsidR="00AC500F" w:rsidRPr="00F71A9A" w14:paraId="0E723BFC" w14:textId="77777777" w:rsidTr="00AC500F">
        <w:trPr>
          <w:trHeight w:val="20"/>
        </w:trPr>
        <w:tc>
          <w:tcPr>
            <w:tcW w:w="100" w:type="dxa"/>
          </w:tcPr>
          <w:p w14:paraId="0B509748" w14:textId="77777777" w:rsidR="00AC500F" w:rsidRPr="00F71A9A" w:rsidRDefault="00AC500F" w:rsidP="00E748FE">
            <w:pPr>
              <w:kinsoku w:val="0"/>
              <w:overflowPunct w:val="0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940" w:type="dxa"/>
            <w:tcBorders>
              <w:right w:val="nil"/>
            </w:tcBorders>
          </w:tcPr>
          <w:p w14:paraId="2DC8617A" w14:textId="77777777" w:rsidR="00AC500F" w:rsidRPr="00F71A9A" w:rsidRDefault="00AC500F" w:rsidP="00E748FE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A6 Did the respondent consent?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(consent)</w:t>
            </w:r>
          </w:p>
          <w:p w14:paraId="7B504142" w14:textId="77777777" w:rsidR="00AC500F" w:rsidRPr="00F71A9A" w:rsidRDefault="00AC500F" w:rsidP="00E748FE">
            <w:pPr>
              <w:kinsoku w:val="0"/>
              <w:overflowPunct w:val="0"/>
              <w:spacing w:afterLines="20" w:after="48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50E48D2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6B087EC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F3FE5E" w14:textId="77777777" w:rsidR="00AC500F" w:rsidRPr="00F71A9A" w:rsidRDefault="00AC500F" w:rsidP="00E748FE">
            <w:pPr>
              <w:kinsoku w:val="0"/>
              <w:overflowPunct w:val="0"/>
              <w:ind w:left="22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(Code)</w:t>
            </w:r>
          </w:p>
        </w:tc>
      </w:tr>
      <w:tr w:rsidR="00AC500F" w:rsidRPr="00F71A9A" w14:paraId="2BA8A4BE" w14:textId="77777777" w:rsidTr="00AC500F">
        <w:trPr>
          <w:trHeight w:val="20"/>
        </w:trPr>
        <w:tc>
          <w:tcPr>
            <w:tcW w:w="100" w:type="dxa"/>
          </w:tcPr>
          <w:p w14:paraId="4F73F23C" w14:textId="77777777" w:rsidR="00AC500F" w:rsidRPr="00F71A9A" w:rsidRDefault="00AC500F" w:rsidP="00E748FE">
            <w:pPr>
              <w:kinsoku w:val="0"/>
              <w:overflowPunct w:val="0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940" w:type="dxa"/>
            <w:tcBorders>
              <w:right w:val="single" w:sz="18" w:space="0" w:color="000000"/>
            </w:tcBorders>
          </w:tcPr>
          <w:p w14:paraId="2E20D0C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A7.If you have chosen not to participate, can you please tell me why?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(refuse)</w:t>
            </w:r>
          </w:p>
          <w:p w14:paraId="3BF601C3" w14:textId="77777777" w:rsidR="00AC500F" w:rsidRPr="00F71A9A" w:rsidRDefault="00AC500F" w:rsidP="00E748FE">
            <w:pPr>
              <w:keepNext/>
              <w:spacing w:afterLines="20" w:after="48"/>
              <w:contextualSpacing/>
              <w:outlineLvl w:val="4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Skip to</w:t>
            </w:r>
            <w:r w:rsidRPr="00F71A9A"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hAnsi="Gill Sans MT" w:cs="Times New Roman"/>
                <w:b/>
                <w:w w:val="105"/>
                <w:sz w:val="20"/>
                <w:szCs w:val="20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AE7AC4" w14:textId="77777777" w:rsidR="00AC500F" w:rsidRPr="00F71A9A" w:rsidRDefault="00AC500F" w:rsidP="00E748FE">
            <w:pPr>
              <w:kinsoku w:val="0"/>
              <w:overflowPunct w:val="0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</w:tbl>
    <w:p w14:paraId="7FC4EA4E" w14:textId="77777777" w:rsidR="00AC500F" w:rsidRPr="00F71A9A" w:rsidRDefault="00AC500F" w:rsidP="00AC500F">
      <w:pPr>
        <w:tabs>
          <w:tab w:val="left" w:pos="5490"/>
        </w:tabs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405DB802" w14:textId="77777777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6669005D" w14:textId="77777777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color w:val="000000"/>
          <w:sz w:val="20"/>
          <w:szCs w:val="20"/>
        </w:rPr>
        <w:br w:type="page"/>
      </w:r>
    </w:p>
    <w:p w14:paraId="653FCF3E" w14:textId="721A441E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lastRenderedPageBreak/>
        <w:t xml:space="preserve">RESPONDENT INFO 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1520"/>
        <w:gridCol w:w="357"/>
        <w:gridCol w:w="1803"/>
        <w:gridCol w:w="18"/>
        <w:gridCol w:w="697"/>
        <w:gridCol w:w="7"/>
      </w:tblGrid>
      <w:tr w:rsidR="00AC500F" w:rsidRPr="00F71A9A" w14:paraId="68A662FF" w14:textId="77777777" w:rsidTr="00E748FE">
        <w:trPr>
          <w:gridAfter w:val="1"/>
          <w:wAfter w:w="7" w:type="dxa"/>
          <w:trHeight w:val="20"/>
        </w:trPr>
        <w:tc>
          <w:tcPr>
            <w:tcW w:w="100" w:type="dxa"/>
            <w:tcBorders>
              <w:right w:val="single" w:sz="4" w:space="0" w:color="auto"/>
            </w:tcBorders>
          </w:tcPr>
          <w:p w14:paraId="5BFE671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left w:val="single" w:sz="4" w:space="0" w:color="auto"/>
              <w:right w:val="single" w:sz="18" w:space="0" w:color="000000"/>
            </w:tcBorders>
          </w:tcPr>
          <w:p w14:paraId="49C6014C" w14:textId="7B6AF223" w:rsidR="00AC500F" w:rsidRPr="00F71A9A" w:rsidRDefault="00E748FE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B1. Full name of respondent</w:t>
            </w:r>
            <w:r w:rsidR="00AC500F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="00AC500F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name</w:t>
            </w:r>
            <w:proofErr w:type="spellEnd"/>
            <w:r w:rsidR="00AC500F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2CAAE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C500F" w:rsidRPr="00F71A9A" w14:paraId="091EE4E4" w14:textId="77777777" w:rsidTr="00E748FE">
        <w:trPr>
          <w:gridAfter w:val="1"/>
          <w:wAfter w:w="7" w:type="dxa"/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30B81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2140475" w14:textId="0E11436E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B2.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Nickname of </w:t>
            </w: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nickname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FBC0C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C500F" w:rsidRPr="00F71A9A" w14:paraId="40AECAEB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3FAF7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33AF0ED" w14:textId="13934762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B3.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NRC of 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respondent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nrc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396A4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4DB903EA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AB6F8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7E1C2AB" w14:textId="1B612134" w:rsidR="00AC500F" w:rsidRPr="00F71A9A" w:rsidRDefault="00AC500F" w:rsidP="00E748FE">
            <w:pPr>
              <w:kinsoku w:val="0"/>
              <w:overflowPunct w:val="0"/>
              <w:spacing w:beforeLines="20" w:before="48" w:afterLines="20" w:after="48"/>
              <w:contextualSpacing/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B4a.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mobile number of the </w:t>
            </w:r>
            <w:r w:rsidR="00E748FE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respondent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cell1)</w:t>
            </w:r>
          </w:p>
          <w:p w14:paraId="1AF5D7F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69E66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016899F6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D31758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033354E" w14:textId="52A3B701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B5.Gender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gender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ab/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790BCDD" w14:textId="29AF2651" w:rsidR="00AC500F" w:rsidRPr="00F71A9A" w:rsidRDefault="00E748FE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="00AC500F" w:rsidRPr="00F71A9A">
              <w:rPr>
                <w:rFonts w:ascii="Gill Sans MT" w:hAnsi="Gill Sans MT"/>
                <w:sz w:val="20"/>
                <w:szCs w:val="20"/>
              </w:rPr>
              <w:t>=Male</w:t>
            </w:r>
          </w:p>
          <w:p w14:paraId="46AA47B8" w14:textId="0C9C3DC2" w:rsidR="00AC500F" w:rsidRPr="00F71A9A" w:rsidRDefault="00E748FE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="00AC500F" w:rsidRPr="00F71A9A">
              <w:rPr>
                <w:rFonts w:ascii="Gill Sans MT" w:hAnsi="Gill Sans MT"/>
                <w:sz w:val="20"/>
                <w:szCs w:val="20"/>
              </w:rPr>
              <w:t>=Female</w:t>
            </w:r>
          </w:p>
          <w:p w14:paraId="0D8E4B1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E384C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75974C86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E72E8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3F11224" w14:textId="6F34199A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B6.What is your age?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Respondent age at last birthday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age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51C24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7BAB3C29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A0F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03B45" w14:textId="3FDE646A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B7.What is your marital status? </w:t>
            </w:r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maritial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EDE775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963EE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Monogomously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79F89B2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2=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Polygamously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51661D6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3=Never married</w:t>
            </w:r>
          </w:p>
          <w:p w14:paraId="5584108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4=Widowed</w:t>
            </w:r>
          </w:p>
          <w:p w14:paraId="467BDA46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5=Divorced</w:t>
            </w:r>
          </w:p>
          <w:p w14:paraId="18717C3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6=Separated</w:t>
            </w:r>
          </w:p>
          <w:p w14:paraId="54B7C43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7=Cohabitating</w:t>
            </w:r>
          </w:p>
          <w:p w14:paraId="28F04C1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25A34EA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0DC0D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70D2050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E51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53286" w14:textId="285929B9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B8.What is your tribe?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tribe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1E1FFFF2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Chewa</w:t>
            </w:r>
            <w:proofErr w:type="spellEnd"/>
          </w:p>
          <w:p w14:paraId="4CAAA268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N’goni</w:t>
            </w:r>
            <w:proofErr w:type="spellEnd"/>
          </w:p>
          <w:p w14:paraId="4925522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Nsenga</w:t>
            </w:r>
            <w:proofErr w:type="spellEnd"/>
          </w:p>
          <w:p w14:paraId="37CDDBB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4=Tonga</w:t>
            </w:r>
          </w:p>
          <w:p w14:paraId="6F71E53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Lunda</w:t>
            </w:r>
            <w:proofErr w:type="spellEnd"/>
          </w:p>
          <w:p w14:paraId="7F749AD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Luvale</w:t>
            </w:r>
            <w:proofErr w:type="spellEnd"/>
          </w:p>
          <w:p w14:paraId="37644AB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936C5B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Loza</w:t>
            </w:r>
            <w:proofErr w:type="spellEnd"/>
          </w:p>
          <w:p w14:paraId="3BB0AE0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9=Bemba</w:t>
            </w:r>
          </w:p>
          <w:p w14:paraId="041153F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10=Zambian only</w:t>
            </w:r>
          </w:p>
          <w:p w14:paraId="27CF8D5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606D1AB1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54A5CFF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28247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41206BE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606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88F463" w14:textId="15322990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B9.What is your religion? </w:t>
            </w:r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religion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145C0C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1=Christian</w:t>
            </w:r>
          </w:p>
          <w:p w14:paraId="161C0949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2=Islam</w:t>
            </w:r>
          </w:p>
          <w:p w14:paraId="4C9CEF9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3=Not religious </w:t>
            </w:r>
          </w:p>
          <w:p w14:paraId="3BA044E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4=Spiritual/traditional</w:t>
            </w:r>
          </w:p>
          <w:p w14:paraId="0E81267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0BAD926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1CD7285B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33ECD9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D36C452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996C8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E67301" w14:textId="5206851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B10.Were you born in this village? </w:t>
            </w:r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lk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town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D6CB0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543780F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05B7120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F0FB9F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5DC40C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44542F75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164DF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B9BDD7" w14:textId="4A10C172" w:rsidR="00AC500F" w:rsidRPr="00F71A9A" w:rsidRDefault="00AC500F" w:rsidP="00E748F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B11.How many years have you lived in this village?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numyrs</w:t>
            </w:r>
            <w:proofErr w:type="spell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B4DB7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C500F" w:rsidRPr="00F71A9A" w14:paraId="042304AC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9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836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97EA54" w14:textId="6976FDE8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B12.What is the highest level of formal education that you have completed?  </w:t>
            </w:r>
            <w:r w:rsidR="00E748FE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educ</w:t>
            </w:r>
            <w:proofErr w:type="spell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7A056A8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1=None</w:t>
            </w:r>
          </w:p>
          <w:p w14:paraId="3CD5EC2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2=Grade 1/Sub-standard A</w:t>
            </w:r>
          </w:p>
          <w:p w14:paraId="75D280D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3=Grade 1/Sub-standard B</w:t>
            </w:r>
          </w:p>
          <w:p w14:paraId="27A5BA0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4=Grade 2/Standard 1</w:t>
            </w:r>
          </w:p>
          <w:p w14:paraId="1BDE9D8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5=Grade 3/Standard 2</w:t>
            </w:r>
          </w:p>
          <w:p w14:paraId="464ED92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6=Grade 4/Standard 3</w:t>
            </w:r>
          </w:p>
          <w:p w14:paraId="59EC959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7=Grade 5/Standard 4</w:t>
            </w:r>
          </w:p>
          <w:p w14:paraId="64338A1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454BB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9=Grade 7/Standard 6</w:t>
            </w:r>
          </w:p>
          <w:p w14:paraId="0577015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10=Grade 8/Form 1</w:t>
            </w:r>
          </w:p>
          <w:p w14:paraId="417AB66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11=Grade 9/Form 2</w:t>
            </w:r>
          </w:p>
          <w:p w14:paraId="1BB5554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12=Grade 10/Form 3</w:t>
            </w:r>
          </w:p>
          <w:p w14:paraId="169665C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13=Grade 11/Form 4</w:t>
            </w:r>
          </w:p>
          <w:p w14:paraId="22CB785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14=Grade 12/Form 5</w:t>
            </w:r>
          </w:p>
          <w:p w14:paraId="72D4241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15=Post-secondary</w:t>
            </w:r>
          </w:p>
          <w:p w14:paraId="4F78ECE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D2456D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256867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5F91A09D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F86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35610" w14:textId="705CE883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B13.</w:t>
            </w:r>
            <w:r w:rsidR="00E748FE">
              <w:rPr>
                <w:rFonts w:ascii="Gill Sans MT" w:hAnsi="Gill Sans MT"/>
                <w:color w:val="000000"/>
                <w:sz w:val="20"/>
                <w:szCs w:val="20"/>
              </w:rPr>
              <w:t>What type of roof does the respondent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's house have?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roof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i/>
                <w:color w:val="000000"/>
                <w:sz w:val="20"/>
                <w:szCs w:val="20"/>
              </w:rPr>
              <w:t xml:space="preserve">   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  <w:r w:rsidR="00E748FE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A97FD2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1=Grass thatched</w:t>
            </w:r>
          </w:p>
          <w:p w14:paraId="3C999D9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2=Iron sheet</w:t>
            </w:r>
          </w:p>
          <w:p w14:paraId="6C3F7EE6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3=Tin</w:t>
            </w:r>
          </w:p>
          <w:p w14:paraId="5AF41D9D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4=Zinc</w:t>
            </w:r>
          </w:p>
          <w:p w14:paraId="6220E4C7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5=Roofing tile</w:t>
            </w:r>
          </w:p>
          <w:p w14:paraId="22F590D8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lastRenderedPageBreak/>
              <w:t>6=Concrete</w:t>
            </w:r>
          </w:p>
          <w:p w14:paraId="41C26D2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7=Cardboard</w:t>
            </w:r>
          </w:p>
          <w:p w14:paraId="5AE37F30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8=Asbestos</w:t>
            </w:r>
          </w:p>
          <w:p w14:paraId="6493297B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9=Shingles</w:t>
            </w:r>
          </w:p>
          <w:p w14:paraId="7CAB33BD" w14:textId="47ADA5CC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10=Plastic </w:t>
            </w:r>
            <w:ins w:id="0" w:author="Heather Huntington" w:date="2014-12-01T17:20:00Z">
              <w:r w:rsidR="008C4AA1">
                <w:rPr>
                  <w:rFonts w:ascii="Gill Sans MT" w:hAnsi="Gill Sans MT" w:cs="Times New Roman"/>
                  <w:w w:val="105"/>
                  <w:sz w:val="20"/>
                  <w:szCs w:val="20"/>
                </w:rPr>
                <w:t>s</w:t>
              </w:r>
            </w:ins>
            <w:del w:id="1" w:author="Heather Huntington" w:date="2014-12-01T17:20:00Z">
              <w:r w:rsidRPr="00F71A9A" w:rsidDel="008C4AA1">
                <w:rPr>
                  <w:rFonts w:ascii="Gill Sans MT" w:hAnsi="Gill Sans MT" w:cs="Times New Roman"/>
                  <w:w w:val="105"/>
                  <w:sz w:val="20"/>
                  <w:szCs w:val="20"/>
                </w:rPr>
                <w:delText>c</w:delText>
              </w:r>
            </w:del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heets</w:t>
            </w:r>
          </w:p>
          <w:p w14:paraId="4EECD49E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6EA58E15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48AFE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AC500F" w:rsidRPr="00F71A9A" w14:paraId="42F786BD" w14:textId="77777777" w:rsidTr="00E748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837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07E85" w14:textId="39CDDECC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B14.Is the </w:t>
            </w:r>
            <w:r w:rsidR="00E748FE">
              <w:rPr>
                <w:rFonts w:ascii="Gill Sans MT" w:hAnsi="Gill Sans MT"/>
                <w:color w:val="000000"/>
                <w:sz w:val="20"/>
                <w:szCs w:val="20"/>
              </w:rPr>
              <w:t>respondent’s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house painted? </w:t>
            </w:r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E748FE">
              <w:rPr>
                <w:rFonts w:ascii="Gill Sans MT" w:hAnsi="Gill Sans MT"/>
                <w:b/>
                <w:color w:val="000000"/>
                <w:sz w:val="20"/>
                <w:szCs w:val="20"/>
              </w:rPr>
              <w:t>lk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paint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3E8296FF" w14:textId="68A7E5FD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sz w:val="20"/>
                <w:szCs w:val="20"/>
              </w:rPr>
              <w:t>Observation only</w:t>
            </w:r>
            <w:r w:rsidR="00E748FE">
              <w:rPr>
                <w:rFonts w:ascii="Gill Sans MT" w:eastAsia="Calibri" w:hAnsi="Gill Sans MT" w:cs="Times New Roman"/>
                <w:i/>
                <w:sz w:val="20"/>
                <w:szCs w:val="20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E796F2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0=No</w:t>
            </w:r>
          </w:p>
          <w:p w14:paraId="79968160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</w:t>
            </w:r>
          </w:p>
          <w:p w14:paraId="1DEE3A4F" w14:textId="77777777" w:rsidR="00AC500F" w:rsidRPr="00F71A9A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3FBB0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6CB85CD5" w14:textId="77777777" w:rsidR="00AC500F" w:rsidRDefault="00AC500F">
      <w:pPr>
        <w:rPr>
          <w:rFonts w:asciiTheme="majorHAnsi" w:hAnsiTheme="majorHAnsi"/>
          <w:sz w:val="20"/>
          <w:szCs w:val="20"/>
        </w:rPr>
      </w:pPr>
    </w:p>
    <w:p w14:paraId="77CE534F" w14:textId="77777777" w:rsidR="00AC500F" w:rsidRDefault="00AC500F">
      <w:pPr>
        <w:rPr>
          <w:rFonts w:asciiTheme="majorHAnsi" w:hAnsiTheme="majorHAnsi"/>
          <w:sz w:val="20"/>
          <w:szCs w:val="20"/>
        </w:rPr>
      </w:pPr>
    </w:p>
    <w:p w14:paraId="32BDA4FB" w14:textId="77777777" w:rsidR="00AC500F" w:rsidRPr="00F71A9A" w:rsidRDefault="00AC500F" w:rsidP="00AC500F">
      <w:pPr>
        <w:contextualSpacing/>
        <w:rPr>
          <w:rFonts w:ascii="Gill Sans MT" w:hAnsi="Gill Sans MT" w:cs="TimesNewRomanPS-BoldMT"/>
          <w:b/>
          <w:bCs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t xml:space="preserve">VILLAGE LAND ASSETS </w:t>
      </w:r>
    </w:p>
    <w:tbl>
      <w:tblPr>
        <w:tblW w:w="10117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2" w:author="Heather Huntington" w:date="2014-12-01T17:31:00Z">
          <w:tblPr>
            <w:tblW w:w="10080" w:type="dxa"/>
            <w:tblInd w:w="-5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0"/>
        <w:gridCol w:w="2741"/>
        <w:gridCol w:w="2215"/>
        <w:gridCol w:w="194"/>
        <w:gridCol w:w="2336"/>
        <w:gridCol w:w="1808"/>
        <w:gridCol w:w="723"/>
        <w:tblGridChange w:id="3">
          <w:tblGrid>
            <w:gridCol w:w="100"/>
            <w:gridCol w:w="2731"/>
            <w:gridCol w:w="2207"/>
            <w:gridCol w:w="193"/>
            <w:gridCol w:w="2328"/>
            <w:gridCol w:w="1801"/>
            <w:gridCol w:w="720"/>
          </w:tblGrid>
        </w:tblGridChange>
      </w:tblGrid>
      <w:tr w:rsidR="00AC500F" w:rsidRPr="00F71A9A" w14:paraId="6BCA540F" w14:textId="77777777" w:rsidTr="007D2F2A">
        <w:trPr>
          <w:trHeight w:val="20"/>
          <w:trPrChange w:id="4" w:author="Heather Huntington" w:date="2014-12-01T17:31:00Z">
            <w:trPr>
              <w:trHeight w:val="20"/>
            </w:trPr>
          </w:trPrChange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PrChange w:id="5" w:author="Heather Huntington" w:date="2014-12-01T17:31:00Z">
              <w:tcPr>
                <w:tcW w:w="100" w:type="dxa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</w:tcPr>
            </w:tcPrChange>
          </w:tcPr>
          <w:p w14:paraId="306EF3DF" w14:textId="3780D3E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86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tcPrChange w:id="6" w:author="Heather Huntington" w:date="2014-12-01T17:31:00Z">
              <w:tcPr>
                <w:tcW w:w="7459" w:type="dxa"/>
                <w:gridSpan w:val="4"/>
                <w:tcBorders>
                  <w:top w:val="single" w:sz="4" w:space="0" w:color="000000"/>
                  <w:left w:val="single" w:sz="4" w:space="0" w:color="000000"/>
                  <w:right w:val="single" w:sz="18" w:space="0" w:color="000000"/>
                </w:tcBorders>
              </w:tcPr>
            </w:tcPrChange>
          </w:tcPr>
          <w:p w14:paraId="2B8E7ED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What is the size/area of your village?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 xml:space="preserve">  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 xml:space="preserve">) </w:t>
            </w:r>
          </w:p>
        </w:tc>
        <w:tc>
          <w:tcPr>
            <w:tcW w:w="253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tcPrChange w:id="7" w:author="Heather Huntington" w:date="2014-12-01T17:31:00Z">
              <w:tcPr>
                <w:tcW w:w="2521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auto"/>
                  <w:right w:val="single" w:sz="18" w:space="0" w:color="000000"/>
                </w:tcBorders>
              </w:tcPr>
            </w:tcPrChange>
          </w:tcPr>
          <w:p w14:paraId="14A3D25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07D32C81" w14:textId="77777777" w:rsidTr="007D2F2A">
        <w:trPr>
          <w:trHeight w:val="20"/>
          <w:trPrChange w:id="8" w:author="Heather Huntington" w:date="2014-12-01T17:31:00Z">
            <w:trPr>
              <w:trHeight w:val="20"/>
            </w:trPr>
          </w:trPrChange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" w:author="Heather Huntington" w:date="2014-12-01T17:31:00Z">
              <w:tcPr>
                <w:tcW w:w="100" w:type="dxa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C07C39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  <w:tcPrChange w:id="10" w:author="Heather Huntington" w:date="2014-12-01T17:31:00Z">
              <w:tcPr>
                <w:tcW w:w="2731" w:type="dxa"/>
                <w:tcBorders>
                  <w:left w:val="single" w:sz="4" w:space="0" w:color="000000"/>
                  <w:bottom w:val="single" w:sz="4" w:space="0" w:color="000000"/>
                </w:tcBorders>
              </w:tcPr>
            </w:tcPrChange>
          </w:tcPr>
          <w:p w14:paraId="60E6CF9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11B7CBD9" w14:textId="265003AE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(1)Lima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  <w:tcPrChange w:id="11" w:author="Heather Huntington" w:date="2014-12-01T17:31:00Z">
              <w:tcPr>
                <w:tcW w:w="2400" w:type="dxa"/>
                <w:gridSpan w:val="2"/>
                <w:tcBorders>
                  <w:bottom w:val="single" w:sz="4" w:space="0" w:color="000000"/>
                </w:tcBorders>
              </w:tcPr>
            </w:tcPrChange>
          </w:tcPr>
          <w:p w14:paraId="5314097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42BB0413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44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  <w:tcPrChange w:id="12" w:author="Heather Huntington" w:date="2014-12-01T17:31:00Z">
              <w:tcPr>
                <w:tcW w:w="4129" w:type="dxa"/>
                <w:gridSpan w:val="2"/>
                <w:tcBorders>
                  <w:left w:val="nil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17E637EF" w14:textId="6BEF1F67" w:rsidR="00E2751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3707993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3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13" w:author="Heather Huntington" w:date="2014-12-01T17:31:00Z">
              <w:tcPr>
                <w:tcW w:w="720" w:type="dxa"/>
                <w:tcBorders>
                  <w:top w:val="single" w:sz="18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398D967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3221494D" w14:textId="77777777" w:rsidTr="007D2F2A">
        <w:trPr>
          <w:trHeight w:val="20"/>
          <w:trPrChange w:id="14" w:author="Heather Huntington" w:date="2014-12-01T17:31:00Z">
            <w:trPr>
              <w:trHeight w:val="20"/>
            </w:trPr>
          </w:trPrChange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PrChange w:id="15" w:author="Heather Huntington" w:date="2014-12-01T17:31:00Z">
              <w:tcPr>
                <w:tcW w:w="100" w:type="dxa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</w:tcPr>
            </w:tcPrChange>
          </w:tcPr>
          <w:p w14:paraId="4B5F0457" w14:textId="75FC8AD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86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tcPrChange w:id="16" w:author="Heather Huntington" w:date="2014-12-01T17:31:00Z">
              <w:tcPr>
                <w:tcW w:w="7459" w:type="dxa"/>
                <w:gridSpan w:val="4"/>
                <w:tcBorders>
                  <w:top w:val="single" w:sz="4" w:space="0" w:color="000000"/>
                  <w:left w:val="single" w:sz="4" w:space="0" w:color="000000"/>
                  <w:right w:val="single" w:sz="18" w:space="0" w:color="000000"/>
                </w:tcBorders>
              </w:tcPr>
            </w:tcPrChange>
          </w:tcPr>
          <w:p w14:paraId="17364F48" w14:textId="6EF8DAEC" w:rsidR="00AC500F" w:rsidRPr="00F71A9A" w:rsidRDefault="00AC500F" w:rsidP="008C4AA1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</w:t>
            </w:r>
            <w:commentRangeStart w:id="17"/>
            <w:del w:id="18" w:author="Heather Huntington" w:date="2014-12-01T17:24:00Z">
              <w:r w:rsidRPr="00F71A9A" w:rsidDel="008C4AA1">
                <w:rPr>
                  <w:rFonts w:ascii="Gill Sans MT" w:hAnsi="Gill Sans MT"/>
                  <w:color w:val="000000"/>
                  <w:sz w:val="20"/>
                  <w:szCs w:val="20"/>
                </w:rPr>
                <w:delText xml:space="preserve">area </w:delText>
              </w:r>
            </w:del>
            <w:ins w:id="19" w:author="Heather Huntington" w:date="2014-12-01T17:24:00Z">
              <w:r w:rsidR="008C4AA1">
                <w:rPr>
                  <w:rFonts w:ascii="Gill Sans MT" w:hAnsi="Gill Sans MT"/>
                  <w:color w:val="000000"/>
                  <w:sz w:val="20"/>
                  <w:szCs w:val="20"/>
                </w:rPr>
                <w:t xml:space="preserve">proportion of your village land </w:t>
              </w:r>
            </w:ins>
            <w:del w:id="20" w:author="Heather Huntington" w:date="2014-12-01T17:24:00Z">
              <w:r w:rsidRPr="00F71A9A" w:rsidDel="008C4AA1">
                <w:rPr>
                  <w:rFonts w:ascii="Gill Sans MT" w:hAnsi="Gill Sans MT"/>
                  <w:color w:val="000000"/>
                  <w:sz w:val="20"/>
                  <w:szCs w:val="20"/>
                </w:rPr>
                <w:delText>of l</w:delText>
              </w:r>
            </w:del>
            <w:ins w:id="21" w:author="Heather Huntington" w:date="2014-12-01T17:24:00Z">
              <w:r w:rsidR="008C4AA1">
                <w:rPr>
                  <w:rFonts w:ascii="Gill Sans MT" w:hAnsi="Gill Sans MT"/>
                  <w:color w:val="000000"/>
                  <w:sz w:val="20"/>
                  <w:szCs w:val="20"/>
                </w:rPr>
                <w:t>i</w:t>
              </w:r>
            </w:ins>
            <w:del w:id="22" w:author="Heather Huntington" w:date="2014-12-01T17:24:00Z">
              <w:r w:rsidRPr="00F71A9A" w:rsidDel="008C4AA1">
                <w:rPr>
                  <w:rFonts w:ascii="Gill Sans MT" w:hAnsi="Gill Sans MT"/>
                  <w:color w:val="000000"/>
                  <w:sz w:val="20"/>
                  <w:szCs w:val="20"/>
                </w:rPr>
                <w:delText xml:space="preserve">and </w:delText>
              </w:r>
              <w:commentRangeEnd w:id="17"/>
              <w:r w:rsidR="00FE7691" w:rsidDel="008C4AA1">
                <w:rPr>
                  <w:rStyle w:val="CommentReference"/>
                  <w:rFonts w:eastAsiaTheme="minorHAnsi"/>
                </w:rPr>
                <w:commentReference w:id="17"/>
              </w:r>
              <w:r w:rsidRPr="00F71A9A" w:rsidDel="008C4AA1">
                <w:rPr>
                  <w:rFonts w:ascii="Gill Sans MT" w:hAnsi="Gill Sans MT"/>
                  <w:color w:val="000000"/>
                  <w:sz w:val="20"/>
                  <w:szCs w:val="20"/>
                </w:rPr>
                <w:delText>i</w:delText>
              </w:r>
            </w:del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s allocated to individual households?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hvland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3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tcPrChange w:id="23" w:author="Heather Huntington" w:date="2014-12-01T17:31:00Z">
              <w:tcPr>
                <w:tcW w:w="2521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auto"/>
                  <w:right w:val="single" w:sz="18" w:space="0" w:color="000000"/>
                </w:tcBorders>
              </w:tcPr>
            </w:tcPrChange>
          </w:tcPr>
          <w:p w14:paraId="198C302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74AF3026" w14:textId="77777777" w:rsidTr="007D2F2A">
        <w:trPr>
          <w:trHeight w:val="20"/>
          <w:trPrChange w:id="24" w:author="Heather Huntington" w:date="2014-12-01T17:31:00Z">
            <w:trPr>
              <w:trHeight w:val="20"/>
            </w:trPr>
          </w:trPrChange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" w:author="Heather Huntington" w:date="2014-12-01T17:31:00Z">
              <w:tcPr>
                <w:tcW w:w="100" w:type="dxa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205DAB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  <w:tcPrChange w:id="26" w:author="Heather Huntington" w:date="2014-12-01T17:31:00Z">
              <w:tcPr>
                <w:tcW w:w="2731" w:type="dxa"/>
                <w:tcBorders>
                  <w:left w:val="single" w:sz="4" w:space="0" w:color="000000"/>
                  <w:bottom w:val="single" w:sz="4" w:space="0" w:color="000000"/>
                </w:tcBorders>
              </w:tcPr>
            </w:tcPrChange>
          </w:tcPr>
          <w:p w14:paraId="75A4DD8B" w14:textId="5BF375DC" w:rsidR="00AC500F" w:rsidRPr="00F71A9A" w:rsidDel="008C4AA1" w:rsidRDefault="00AC500F" w:rsidP="00E748FE">
            <w:pPr>
              <w:contextualSpacing/>
              <w:rPr>
                <w:del w:id="27" w:author="Heather Huntington" w:date="2014-12-01T17:25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28" w:author="Heather Huntington" w:date="2014-12-01T17:25:00Z">
              <w:r w:rsidRPr="00F71A9A" w:rsidDel="008C4AA1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Unit:</w:delText>
              </w:r>
            </w:del>
          </w:p>
          <w:p w14:paraId="05AFAE3C" w14:textId="77777777" w:rsidR="00AC500F" w:rsidRDefault="00E2751F" w:rsidP="00E748FE">
            <w:pPr>
              <w:contextualSpacing/>
              <w:rPr>
                <w:ins w:id="29" w:author="Heather Huntington" w:date="2014-12-01T17:25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30" w:author="Heather Huntington" w:date="2014-12-01T17:25:00Z">
              <w:r w:rsidDel="008C4AA1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(1)Lima</w:delText>
              </w:r>
            </w:del>
            <w:ins w:id="31" w:author="Heather Huntington" w:date="2014-12-01T17:25:00Z">
              <w:r w:rsidR="008C4AA1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>1-All</w:t>
              </w:r>
            </w:ins>
          </w:p>
          <w:p w14:paraId="27BDED6E" w14:textId="43364A65" w:rsidR="008C4AA1" w:rsidRDefault="008C4AA1" w:rsidP="00E748FE">
            <w:pPr>
              <w:contextualSpacing/>
              <w:rPr>
                <w:ins w:id="32" w:author="Heather Huntington" w:date="2014-12-01T17:25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33" w:author="Heather Huntington" w:date="2014-12-01T17:25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2-Most </w:t>
              </w:r>
            </w:ins>
          </w:p>
          <w:p w14:paraId="0B7023D8" w14:textId="77777777" w:rsidR="008C4AA1" w:rsidRDefault="008C4AA1" w:rsidP="00E748FE">
            <w:pPr>
              <w:contextualSpacing/>
              <w:rPr>
                <w:ins w:id="34" w:author="Heather Huntington" w:date="2014-12-01T17:25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35" w:author="Heather Huntington" w:date="2014-12-01T17:25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>3-About half</w:t>
              </w:r>
            </w:ins>
          </w:p>
          <w:p w14:paraId="2DC78421" w14:textId="77777777" w:rsidR="008C4AA1" w:rsidRDefault="008C4AA1" w:rsidP="00E748FE">
            <w:pPr>
              <w:contextualSpacing/>
              <w:rPr>
                <w:ins w:id="36" w:author="Heather Huntington" w:date="2014-12-01T17:25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37" w:author="Heather Huntington" w:date="2014-12-01T17:25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>4- About a quarter</w:t>
              </w:r>
            </w:ins>
          </w:p>
          <w:p w14:paraId="1F4C2FC2" w14:textId="77777777" w:rsidR="008C4AA1" w:rsidRDefault="008C4AA1" w:rsidP="00E748FE">
            <w:pPr>
              <w:contextualSpacing/>
              <w:rPr>
                <w:ins w:id="38" w:author="Heather Huntington" w:date="2014-12-01T17:26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39" w:author="Heather Huntington" w:date="2014-12-01T17:26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5- A small portion </w:t>
              </w:r>
            </w:ins>
          </w:p>
          <w:p w14:paraId="4B2B2219" w14:textId="77777777" w:rsidR="007D2F2A" w:rsidRDefault="007D2F2A" w:rsidP="00E748FE">
            <w:pPr>
              <w:contextualSpacing/>
              <w:rPr>
                <w:ins w:id="40" w:author="Heather Huntington" w:date="2014-12-01T17:26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41" w:author="Heather Huntington" w:date="2014-12-01T17:26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888- Don’t know </w:t>
              </w:r>
            </w:ins>
          </w:p>
          <w:p w14:paraId="50D424BE" w14:textId="230C95DF" w:rsidR="007D2F2A" w:rsidRPr="00F71A9A" w:rsidRDefault="007D2F2A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42" w:author="Heather Huntington" w:date="2014-12-01T17:26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999- Prefer not to respond </w:t>
              </w:r>
            </w:ins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  <w:tcPrChange w:id="43" w:author="Heather Huntington" w:date="2014-12-01T17:31:00Z">
              <w:tcPr>
                <w:tcW w:w="2400" w:type="dxa"/>
                <w:gridSpan w:val="2"/>
                <w:tcBorders>
                  <w:bottom w:val="single" w:sz="4" w:space="0" w:color="000000"/>
                </w:tcBorders>
              </w:tcPr>
            </w:tcPrChange>
          </w:tcPr>
          <w:p w14:paraId="7592619D" w14:textId="77777777" w:rsidR="00AC500F" w:rsidRPr="00F71A9A" w:rsidDel="007D2F2A" w:rsidRDefault="00AC500F" w:rsidP="00E748FE">
            <w:pPr>
              <w:contextualSpacing/>
              <w:rPr>
                <w:del w:id="44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45" w:author="Heather Huntington" w:date="2014-12-01T17:27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(2)Acre</w:delText>
              </w:r>
            </w:del>
          </w:p>
          <w:p w14:paraId="0BB7C703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46" w:author="Heather Huntington" w:date="2014-12-01T17:27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(3)Hecta</w:delText>
              </w:r>
            </w:del>
            <w:del w:id="47" w:author="Heather Huntington" w:date="2014-12-01T17:26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re</w:delText>
              </w:r>
            </w:del>
          </w:p>
        </w:tc>
        <w:tc>
          <w:tcPr>
            <w:tcW w:w="4144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  <w:tcPrChange w:id="48" w:author="Heather Huntington" w:date="2014-12-01T17:31:00Z">
              <w:tcPr>
                <w:tcW w:w="4129" w:type="dxa"/>
                <w:gridSpan w:val="2"/>
                <w:tcBorders>
                  <w:left w:val="nil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245A850D" w14:textId="77777777" w:rsidR="00AC500F" w:rsidRPr="00F71A9A" w:rsidDel="007D2F2A" w:rsidRDefault="00AC500F" w:rsidP="00E748FE">
            <w:pPr>
              <w:contextualSpacing/>
              <w:rPr>
                <w:del w:id="49" w:author="Heather Huntington" w:date="2014-12-01T17:26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50" w:author="Heather Huntington" w:date="2014-12-01T17:26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(4)Square meter</w:delText>
              </w:r>
            </w:del>
          </w:p>
          <w:p w14:paraId="3FAEF7B9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del w:id="51" w:author="Heather Huntington" w:date="2014-12-01T17:26:00Z">
              <w:r w:rsidRPr="00F71A9A" w:rsidDel="007D2F2A">
                <w:rPr>
                  <w:rFonts w:ascii="Gill Sans MT" w:hAnsi="Gill Sans MT"/>
                  <w:b/>
                  <w:color w:val="000000"/>
                  <w:sz w:val="20"/>
                  <w:szCs w:val="20"/>
                  <w:lang w:eastAsia="zh-CN"/>
                </w:rPr>
                <w:delText>(hvarea_unit)</w:delText>
              </w:r>
            </w:del>
          </w:p>
        </w:tc>
        <w:tc>
          <w:tcPr>
            <w:tcW w:w="723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52" w:author="Heather Huntington" w:date="2014-12-01T17:31:00Z">
              <w:tcPr>
                <w:tcW w:w="720" w:type="dxa"/>
                <w:tcBorders>
                  <w:top w:val="single" w:sz="18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3662504B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6A1C2724" w14:textId="77777777" w:rsidTr="007D2F2A">
        <w:trPr>
          <w:trHeight w:val="20"/>
          <w:trPrChange w:id="53" w:author="Heather Huntington" w:date="2014-12-01T17:31:00Z">
            <w:trPr>
              <w:trHeight w:val="20"/>
            </w:trPr>
          </w:trPrChange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PrChange w:id="54" w:author="Heather Huntington" w:date="2014-12-01T17:31:00Z">
              <w:tcPr>
                <w:tcW w:w="100" w:type="dxa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</w:tcPr>
            </w:tcPrChange>
          </w:tcPr>
          <w:p w14:paraId="7FD71903" w14:textId="50C7FB9D" w:rsidR="00AC500F" w:rsidRPr="00F71A9A" w:rsidRDefault="00AC500F" w:rsidP="00E2751F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86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tcPrChange w:id="55" w:author="Heather Huntington" w:date="2014-12-01T17:31:00Z">
              <w:tcPr>
                <w:tcW w:w="7459" w:type="dxa"/>
                <w:gridSpan w:val="4"/>
                <w:tcBorders>
                  <w:top w:val="single" w:sz="4" w:space="0" w:color="000000"/>
                  <w:left w:val="single" w:sz="4" w:space="0" w:color="000000"/>
                  <w:right w:val="single" w:sz="18" w:space="0" w:color="000000"/>
                </w:tcBorders>
              </w:tcPr>
            </w:tcPrChange>
          </w:tcPr>
          <w:p w14:paraId="79E787FD" w14:textId="77777777" w:rsidR="00AC500F" w:rsidRPr="00F71A9A" w:rsidRDefault="00AC500F" w:rsidP="00E748FE">
            <w:pPr>
              <w:pStyle w:val="longtableQtext"/>
              <w:spacing w:after="0" w:line="240" w:lineRule="auto"/>
              <w:contextualSpacing/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What </w:t>
            </w:r>
            <w:commentRangeStart w:id="56"/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area of land </w:t>
            </w:r>
            <w:commentRangeEnd w:id="56"/>
            <w:r w:rsidR="00FE7691">
              <w:rPr>
                <w:rStyle w:val="CommentReference"/>
                <w:rFonts w:asciiTheme="minorHAnsi" w:hAnsiTheme="minorHAnsi"/>
                <w:color w:val="auto"/>
              </w:rPr>
              <w:commentReference w:id="56"/>
            </w: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is unallocated? </w:t>
            </w:r>
            <w:r w:rsidRPr="00F71A9A">
              <w:rPr>
                <w:rFonts w:ascii="Gill Sans MT" w:eastAsia="Calibri" w:hAnsi="Gill Sans MT" w:cs="Times New Roman"/>
                <w:i/>
                <w:color w:val="auto"/>
                <w:w w:val="105"/>
                <w:sz w:val="20"/>
                <w:szCs w:val="20"/>
              </w:rPr>
              <w:t>under village authority</w:t>
            </w: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 </w:t>
            </w:r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hvland_unallocated</w:t>
            </w:r>
            <w:proofErr w:type="spellEnd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53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tcPrChange w:id="57" w:author="Heather Huntington" w:date="2014-12-01T17:31:00Z">
              <w:tcPr>
                <w:tcW w:w="2521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auto"/>
                  <w:right w:val="single" w:sz="18" w:space="0" w:color="000000"/>
                </w:tcBorders>
              </w:tcPr>
            </w:tcPrChange>
          </w:tcPr>
          <w:p w14:paraId="4258F783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52494767" w14:textId="77777777" w:rsidTr="007D2F2A">
        <w:trPr>
          <w:trHeight w:val="20"/>
          <w:trPrChange w:id="58" w:author="Heather Huntington" w:date="2014-12-01T17:31:00Z">
            <w:trPr>
              <w:trHeight w:val="20"/>
            </w:trPr>
          </w:trPrChange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9" w:author="Heather Huntington" w:date="2014-12-01T17:31:00Z">
              <w:tcPr>
                <w:tcW w:w="100" w:type="dxa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516860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  <w:tcPrChange w:id="60" w:author="Heather Huntington" w:date="2014-12-01T17:31:00Z">
              <w:tcPr>
                <w:tcW w:w="2731" w:type="dxa"/>
                <w:tcBorders>
                  <w:left w:val="single" w:sz="4" w:space="0" w:color="000000"/>
                  <w:bottom w:val="single" w:sz="4" w:space="0" w:color="000000"/>
                </w:tcBorders>
              </w:tcPr>
            </w:tcPrChange>
          </w:tcPr>
          <w:p w14:paraId="49A2327C" w14:textId="77777777" w:rsidR="007D2F2A" w:rsidRDefault="007D2F2A" w:rsidP="007D2F2A">
            <w:pPr>
              <w:contextualSpacing/>
              <w:rPr>
                <w:ins w:id="61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62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>1-All</w:t>
              </w:r>
            </w:ins>
          </w:p>
          <w:p w14:paraId="6E779F7A" w14:textId="77777777" w:rsidR="007D2F2A" w:rsidRDefault="007D2F2A" w:rsidP="007D2F2A">
            <w:pPr>
              <w:contextualSpacing/>
              <w:rPr>
                <w:ins w:id="63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64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2-Most </w:t>
              </w:r>
            </w:ins>
          </w:p>
          <w:p w14:paraId="7E2E02C1" w14:textId="77777777" w:rsidR="007D2F2A" w:rsidRDefault="007D2F2A" w:rsidP="007D2F2A">
            <w:pPr>
              <w:contextualSpacing/>
              <w:rPr>
                <w:ins w:id="65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66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>3-About half</w:t>
              </w:r>
            </w:ins>
          </w:p>
          <w:p w14:paraId="462C94A2" w14:textId="77777777" w:rsidR="007D2F2A" w:rsidRDefault="007D2F2A" w:rsidP="007D2F2A">
            <w:pPr>
              <w:contextualSpacing/>
              <w:rPr>
                <w:ins w:id="67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68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>4- About a quarter</w:t>
              </w:r>
            </w:ins>
          </w:p>
          <w:p w14:paraId="374EE1B2" w14:textId="77777777" w:rsidR="007D2F2A" w:rsidRDefault="007D2F2A" w:rsidP="007D2F2A">
            <w:pPr>
              <w:contextualSpacing/>
              <w:rPr>
                <w:ins w:id="69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70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5- A small portion </w:t>
              </w:r>
            </w:ins>
          </w:p>
          <w:p w14:paraId="68353125" w14:textId="77777777" w:rsidR="007D2F2A" w:rsidRDefault="007D2F2A" w:rsidP="007D2F2A">
            <w:pPr>
              <w:contextualSpacing/>
              <w:rPr>
                <w:ins w:id="71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72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888- Don’t know </w:t>
              </w:r>
            </w:ins>
          </w:p>
          <w:p w14:paraId="5C201D8B" w14:textId="5BAB3D38" w:rsidR="00AC500F" w:rsidRPr="00F71A9A" w:rsidDel="007D2F2A" w:rsidRDefault="007D2F2A" w:rsidP="007D2F2A">
            <w:pPr>
              <w:contextualSpacing/>
              <w:rPr>
                <w:del w:id="73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74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999- Prefer not to respond </w:t>
              </w:r>
            </w:ins>
            <w:del w:id="75" w:author="Heather Huntington" w:date="2014-12-01T17:27:00Z">
              <w:r w:rsidR="00AC500F"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Unit:</w:delText>
              </w:r>
            </w:del>
          </w:p>
          <w:p w14:paraId="571A5262" w14:textId="36E70B1D" w:rsidR="00AC500F" w:rsidRPr="00F71A9A" w:rsidRDefault="00E2751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76" w:author="Heather Huntington" w:date="2014-12-01T17:27:00Z">
              <w:r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(1)Lima</w:delText>
              </w:r>
            </w:del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  <w:tcPrChange w:id="77" w:author="Heather Huntington" w:date="2014-12-01T17:31:00Z">
              <w:tcPr>
                <w:tcW w:w="2400" w:type="dxa"/>
                <w:gridSpan w:val="2"/>
                <w:tcBorders>
                  <w:bottom w:val="single" w:sz="4" w:space="0" w:color="000000"/>
                </w:tcBorders>
              </w:tcPr>
            </w:tcPrChange>
          </w:tcPr>
          <w:p w14:paraId="27D7613B" w14:textId="77777777" w:rsidR="00AC500F" w:rsidRPr="00F71A9A" w:rsidDel="007D2F2A" w:rsidRDefault="00AC500F" w:rsidP="00E748FE">
            <w:pPr>
              <w:contextualSpacing/>
              <w:rPr>
                <w:del w:id="78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79" w:author="Heather Huntington" w:date="2014-12-01T17:27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(2)Acre</w:delText>
              </w:r>
            </w:del>
          </w:p>
          <w:p w14:paraId="0CB9CFEE" w14:textId="11ECB92E" w:rsidR="00AC500F" w:rsidRPr="00F71A9A" w:rsidRDefault="00AC500F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80" w:author="Heather Huntington" w:date="2014-12-01T17:27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(3)Hectare</w:delText>
              </w:r>
            </w:del>
          </w:p>
        </w:tc>
        <w:tc>
          <w:tcPr>
            <w:tcW w:w="4144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  <w:tcPrChange w:id="81" w:author="Heather Huntington" w:date="2014-12-01T17:31:00Z">
              <w:tcPr>
                <w:tcW w:w="4129" w:type="dxa"/>
                <w:gridSpan w:val="2"/>
                <w:tcBorders>
                  <w:left w:val="nil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4F6A997A" w14:textId="77777777" w:rsidR="00AC500F" w:rsidRPr="00F71A9A" w:rsidDel="007D2F2A" w:rsidRDefault="00AC500F" w:rsidP="00E748FE">
            <w:pPr>
              <w:contextualSpacing/>
              <w:rPr>
                <w:del w:id="82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83" w:author="Heather Huntington" w:date="2014-12-01T17:27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(4)Square meter</w:delText>
              </w:r>
            </w:del>
          </w:p>
          <w:p w14:paraId="478ECA1E" w14:textId="3E7E64C5" w:rsidR="00AC500F" w:rsidRPr="00F71A9A" w:rsidRDefault="00AC500F" w:rsidP="007D2F2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del w:id="84" w:author="Heather Huntington" w:date="2014-12-01T17:27:00Z">
              <w:r w:rsidRPr="00F71A9A" w:rsidDel="007D2F2A">
                <w:rPr>
                  <w:rFonts w:ascii="Gill Sans MT" w:hAnsi="Gill Sans MT"/>
                  <w:b/>
                  <w:color w:val="000000"/>
                  <w:sz w:val="20"/>
                  <w:szCs w:val="20"/>
                  <w:lang w:eastAsia="zh-CN"/>
                </w:rPr>
                <w:delText>(hvarea_unit)</w:delText>
              </w:r>
            </w:del>
          </w:p>
        </w:tc>
        <w:tc>
          <w:tcPr>
            <w:tcW w:w="723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85" w:author="Heather Huntington" w:date="2014-12-01T17:31:00Z">
              <w:tcPr>
                <w:tcW w:w="720" w:type="dxa"/>
                <w:tcBorders>
                  <w:top w:val="single" w:sz="18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4BECB0D9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15632254" w14:textId="77777777" w:rsidTr="007D2F2A">
        <w:trPr>
          <w:trHeight w:val="20"/>
          <w:trPrChange w:id="86" w:author="Heather Huntington" w:date="2014-12-01T17:31:00Z">
            <w:trPr>
              <w:trHeight w:val="20"/>
            </w:trPr>
          </w:trPrChange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PrChange w:id="87" w:author="Heather Huntington" w:date="2014-12-01T17:31:00Z">
              <w:tcPr>
                <w:tcW w:w="100" w:type="dxa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</w:tcPr>
            </w:tcPrChange>
          </w:tcPr>
          <w:p w14:paraId="60451AB3" w14:textId="73AF3A4F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7486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tcPrChange w:id="88" w:author="Heather Huntington" w:date="2014-12-01T17:31:00Z">
              <w:tcPr>
                <w:tcW w:w="7459" w:type="dxa"/>
                <w:gridSpan w:val="4"/>
                <w:tcBorders>
                  <w:top w:val="single" w:sz="4" w:space="0" w:color="000000"/>
                  <w:left w:val="single" w:sz="4" w:space="0" w:color="000000"/>
                  <w:right w:val="single" w:sz="18" w:space="0" w:color="000000"/>
                </w:tcBorders>
              </w:tcPr>
            </w:tcPrChange>
          </w:tcPr>
          <w:p w14:paraId="561E2E86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Of the unallocated land, what </w:t>
            </w:r>
            <w:commentRangeStart w:id="89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area </w:t>
            </w:r>
            <w:commentRangeEnd w:id="89"/>
            <w:r w:rsidR="00FE7691">
              <w:rPr>
                <w:rStyle w:val="CommentReference"/>
                <w:rFonts w:eastAsiaTheme="minorHAnsi"/>
              </w:rPr>
              <w:commentReference w:id="89"/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suitable for crop production?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hvcrop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3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tcPrChange w:id="90" w:author="Heather Huntington" w:date="2014-12-01T17:31:00Z">
              <w:tcPr>
                <w:tcW w:w="2521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auto"/>
                  <w:right w:val="single" w:sz="18" w:space="0" w:color="000000"/>
                </w:tcBorders>
              </w:tcPr>
            </w:tcPrChange>
          </w:tcPr>
          <w:p w14:paraId="5EEBC14A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AC500F" w:rsidRPr="00F71A9A" w14:paraId="790457D7" w14:textId="77777777" w:rsidTr="007D2F2A">
        <w:trPr>
          <w:trHeight w:val="20"/>
          <w:trPrChange w:id="91" w:author="Heather Huntington" w:date="2014-12-01T17:31:00Z">
            <w:trPr>
              <w:trHeight w:val="20"/>
            </w:trPr>
          </w:trPrChange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2" w:author="Heather Huntington" w:date="2014-12-01T17:31:00Z">
              <w:tcPr>
                <w:tcW w:w="100" w:type="dxa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728C05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  <w:tcPrChange w:id="93" w:author="Heather Huntington" w:date="2014-12-01T17:31:00Z">
              <w:tcPr>
                <w:tcW w:w="2731" w:type="dxa"/>
                <w:tcBorders>
                  <w:left w:val="single" w:sz="4" w:space="0" w:color="000000"/>
                  <w:bottom w:val="single" w:sz="4" w:space="0" w:color="000000"/>
                </w:tcBorders>
              </w:tcPr>
            </w:tcPrChange>
          </w:tcPr>
          <w:p w14:paraId="6CE12084" w14:textId="77777777" w:rsidR="007D2F2A" w:rsidRDefault="007D2F2A" w:rsidP="007D2F2A">
            <w:pPr>
              <w:contextualSpacing/>
              <w:rPr>
                <w:ins w:id="94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95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>1-All</w:t>
              </w:r>
            </w:ins>
          </w:p>
          <w:p w14:paraId="13A96084" w14:textId="77777777" w:rsidR="007D2F2A" w:rsidRDefault="007D2F2A" w:rsidP="007D2F2A">
            <w:pPr>
              <w:contextualSpacing/>
              <w:rPr>
                <w:ins w:id="96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97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2-Most </w:t>
              </w:r>
            </w:ins>
          </w:p>
          <w:p w14:paraId="63E86578" w14:textId="77777777" w:rsidR="007D2F2A" w:rsidRDefault="007D2F2A" w:rsidP="007D2F2A">
            <w:pPr>
              <w:contextualSpacing/>
              <w:rPr>
                <w:ins w:id="98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99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>3-About half</w:t>
              </w:r>
            </w:ins>
          </w:p>
          <w:p w14:paraId="65898B4D" w14:textId="77777777" w:rsidR="007D2F2A" w:rsidRDefault="007D2F2A" w:rsidP="007D2F2A">
            <w:pPr>
              <w:contextualSpacing/>
              <w:rPr>
                <w:ins w:id="100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101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>4- About a quarter</w:t>
              </w:r>
            </w:ins>
          </w:p>
          <w:p w14:paraId="68B1F996" w14:textId="77777777" w:rsidR="007D2F2A" w:rsidRDefault="007D2F2A" w:rsidP="007D2F2A">
            <w:pPr>
              <w:contextualSpacing/>
              <w:rPr>
                <w:ins w:id="102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103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5- A small portion </w:t>
              </w:r>
            </w:ins>
          </w:p>
          <w:p w14:paraId="0EC0EFEC" w14:textId="77777777" w:rsidR="007D2F2A" w:rsidRDefault="007D2F2A" w:rsidP="007D2F2A">
            <w:pPr>
              <w:contextualSpacing/>
              <w:rPr>
                <w:ins w:id="104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ins w:id="105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888- Don’t know </w:t>
              </w:r>
            </w:ins>
          </w:p>
          <w:p w14:paraId="1166A810" w14:textId="1AC0F0F3" w:rsidR="00AC500F" w:rsidRPr="00F71A9A" w:rsidDel="007D2F2A" w:rsidRDefault="007D2F2A" w:rsidP="007D2F2A">
            <w:pPr>
              <w:contextualSpacing/>
              <w:rPr>
                <w:del w:id="106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  <w:pPrChange w:id="107" w:author="Heather Huntington" w:date="2014-12-01T17:27:00Z">
                <w:pPr>
                  <w:contextualSpacing/>
                </w:pPr>
              </w:pPrChange>
            </w:pPr>
            <w:ins w:id="108" w:author="Heather Huntington" w:date="2014-12-01T17:27:00Z">
              <w:r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t xml:space="preserve">999- Prefer not to respond </w:t>
              </w:r>
            </w:ins>
            <w:del w:id="109" w:author="Heather Huntington" w:date="2014-12-01T17:27:00Z">
              <w:r w:rsidR="00AC500F"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Unit:</w:delText>
              </w:r>
            </w:del>
          </w:p>
          <w:p w14:paraId="2A4A2FFA" w14:textId="6D15801F" w:rsidR="00AC500F" w:rsidRPr="00F71A9A" w:rsidRDefault="00E2751F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110" w:author="Heather Huntington" w:date="2014-12-01T17:27:00Z">
              <w:r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(1)Lima</w:delText>
              </w:r>
            </w:del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  <w:tcPrChange w:id="111" w:author="Heather Huntington" w:date="2014-12-01T17:31:00Z">
              <w:tcPr>
                <w:tcW w:w="2400" w:type="dxa"/>
                <w:gridSpan w:val="2"/>
                <w:tcBorders>
                  <w:bottom w:val="single" w:sz="4" w:space="0" w:color="000000"/>
                </w:tcBorders>
              </w:tcPr>
            </w:tcPrChange>
          </w:tcPr>
          <w:p w14:paraId="7B1F4C34" w14:textId="12AB349D" w:rsidR="00AC500F" w:rsidRPr="00F71A9A" w:rsidDel="007D2F2A" w:rsidRDefault="00AC500F" w:rsidP="007D2F2A">
            <w:pPr>
              <w:contextualSpacing/>
              <w:rPr>
                <w:del w:id="112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  <w:pPrChange w:id="113" w:author="Heather Huntington" w:date="2014-12-01T17:27:00Z">
                <w:pPr>
                  <w:contextualSpacing/>
                </w:pPr>
              </w:pPrChange>
            </w:pPr>
            <w:del w:id="114" w:author="Heather Huntington" w:date="2014-12-01T17:27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(2)Acre</w:delText>
              </w:r>
            </w:del>
          </w:p>
          <w:p w14:paraId="7ABB648B" w14:textId="4D0E275B" w:rsidR="00AC500F" w:rsidRPr="00F71A9A" w:rsidRDefault="00AC500F" w:rsidP="007D2F2A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115" w:author="Heather Huntington" w:date="2014-12-01T17:27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(3)Hectare</w:delText>
              </w:r>
            </w:del>
          </w:p>
        </w:tc>
        <w:tc>
          <w:tcPr>
            <w:tcW w:w="4144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  <w:tcPrChange w:id="116" w:author="Heather Huntington" w:date="2014-12-01T17:31:00Z">
              <w:tcPr>
                <w:tcW w:w="4129" w:type="dxa"/>
                <w:gridSpan w:val="2"/>
                <w:tcBorders>
                  <w:left w:val="nil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020D19DE" w14:textId="535872F2" w:rsidR="00AC500F" w:rsidRPr="00F71A9A" w:rsidDel="007D2F2A" w:rsidRDefault="00AC500F" w:rsidP="007D2F2A">
            <w:pPr>
              <w:contextualSpacing/>
              <w:rPr>
                <w:del w:id="117" w:author="Heather Huntington" w:date="2014-12-01T17:27:00Z"/>
                <w:rFonts w:ascii="Gill Sans MT" w:eastAsia="Calibri" w:hAnsi="Gill Sans MT" w:cs="Times New Roman"/>
                <w:w w:val="105"/>
                <w:sz w:val="20"/>
                <w:szCs w:val="20"/>
              </w:rPr>
              <w:pPrChange w:id="118" w:author="Heather Huntington" w:date="2014-12-01T17:27:00Z">
                <w:pPr>
                  <w:contextualSpacing/>
                </w:pPr>
              </w:pPrChange>
            </w:pPr>
            <w:del w:id="119" w:author="Heather Huntington" w:date="2014-12-01T17:27:00Z">
              <w:r w:rsidRPr="00F71A9A" w:rsidDel="007D2F2A">
                <w:rPr>
                  <w:rFonts w:ascii="Gill Sans MT" w:eastAsia="Calibri" w:hAnsi="Gill Sans MT" w:cs="Times New Roman"/>
                  <w:w w:val="105"/>
                  <w:sz w:val="20"/>
                  <w:szCs w:val="20"/>
                </w:rPr>
                <w:delText>(4)Square meter</w:delText>
              </w:r>
            </w:del>
          </w:p>
          <w:p w14:paraId="4BA60661" w14:textId="033E9372" w:rsidR="00AC500F" w:rsidRPr="00F71A9A" w:rsidRDefault="00AC500F" w:rsidP="007D2F2A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del w:id="120" w:author="Heather Huntington" w:date="2014-12-01T17:27:00Z">
              <w:r w:rsidRPr="00F71A9A" w:rsidDel="007D2F2A">
                <w:rPr>
                  <w:rFonts w:ascii="Gill Sans MT" w:hAnsi="Gill Sans MT"/>
                  <w:b/>
                  <w:color w:val="000000"/>
                  <w:sz w:val="20"/>
                  <w:szCs w:val="20"/>
                  <w:lang w:eastAsia="zh-CN"/>
                </w:rPr>
                <w:delText>(hvarea_unit)</w:delText>
              </w:r>
            </w:del>
          </w:p>
        </w:tc>
        <w:tc>
          <w:tcPr>
            <w:tcW w:w="723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121" w:author="Heather Huntington" w:date="2014-12-01T17:31:00Z">
              <w:tcPr>
                <w:tcW w:w="720" w:type="dxa"/>
                <w:tcBorders>
                  <w:top w:val="single" w:sz="18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3B4FA1F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54E94F2F" w14:textId="77777777" w:rsidTr="007D2F2A">
        <w:trPr>
          <w:trHeight w:val="956"/>
          <w:trPrChange w:id="122" w:author="Heather Huntington" w:date="2014-12-01T17:31:00Z">
            <w:trPr>
              <w:trHeight w:val="927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PrChange w:id="123" w:author="Heather Huntington" w:date="2014-12-01T17:31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AAC346" w14:textId="17A84266" w:rsidR="00AC500F" w:rsidRPr="00F71A9A" w:rsidRDefault="00AC500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commentRangeStart w:id="124"/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tcPrChange w:id="125" w:author="Heather Huntington" w:date="2014-12-01T17:31:00Z">
              <w:tcPr>
                <w:tcW w:w="4938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50122B1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commentRangeStart w:id="126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Could a household in your village obtain additional land </w:t>
            </w:r>
            <w:commentRangeEnd w:id="126"/>
            <w:r w:rsidR="005A19A4">
              <w:rPr>
                <w:rStyle w:val="CommentReference"/>
                <w:rFonts w:eastAsiaTheme="minorHAnsi"/>
              </w:rPr>
              <w:commentReference w:id="126"/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for crop production in this village?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del w:id="127" w:author="Heather Huntington" w:date="2014-12-01T17:28:00Z">
              <w:r w:rsidRPr="00F71A9A" w:rsidDel="007D2F2A">
                <w:rPr>
                  <w:rFonts w:ascii="Gill Sans MT" w:hAnsi="Gill Sans MT"/>
                  <w:b/>
                  <w:color w:val="000000"/>
                  <w:sz w:val="20"/>
                  <w:szCs w:val="20"/>
                </w:rPr>
                <w:delText>h_</w:delText>
              </w:r>
            </w:del>
            <w:proofErr w:type="spellStart"/>
            <w:proofErr w:type="gram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hhextra</w:t>
            </w:r>
            <w:proofErr w:type="spellEnd"/>
            <w:proofErr w:type="gram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  <w:commentRangeEnd w:id="124"/>
            <w:r w:rsidR="008C4AA1">
              <w:rPr>
                <w:rStyle w:val="CommentReference"/>
                <w:rFonts w:eastAsiaTheme="minorHAnsi"/>
              </w:rPr>
              <w:commentReference w:id="124"/>
            </w:r>
          </w:p>
        </w:tc>
        <w:tc>
          <w:tcPr>
            <w:tcW w:w="4337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tcPrChange w:id="128" w:author="Heather Huntington" w:date="2014-12-01T17:31:00Z">
              <w:tcPr>
                <w:tcW w:w="4322" w:type="dxa"/>
                <w:gridSpan w:val="3"/>
                <w:tcBorders>
                  <w:top w:val="single" w:sz="4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640D242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73172A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F07E26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C868289" w14:textId="77777777" w:rsidR="00AC500F" w:rsidRPr="00F71A9A" w:rsidDel="007D2F2A" w:rsidRDefault="00AC500F" w:rsidP="00E748FE">
            <w:pPr>
              <w:contextualSpacing/>
              <w:rPr>
                <w:del w:id="129" w:author="Heather Huntington" w:date="2014-12-01T17:31:00Z"/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6F4A7CE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PrChange w:id="130" w:author="Heather Huntington" w:date="2014-12-01T17:31:00Z">
              <w:tcPr>
                <w:tcW w:w="720" w:type="dxa"/>
                <w:tcBorders>
                  <w:top w:val="single" w:sz="18" w:space="0" w:color="000000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17A5F65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7455A54D" w14:textId="77777777" w:rsidTr="007D2F2A">
        <w:trPr>
          <w:trHeight w:val="333"/>
          <w:trPrChange w:id="131" w:author="Heather Huntington" w:date="2014-12-01T17:31:00Z">
            <w:trPr>
              <w:trHeight w:val="336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PrChange w:id="132" w:author="Heather Huntington" w:date="2014-12-01T17:31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58FB284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PrChange w:id="133" w:author="Heather Huntington" w:date="2014-12-01T17:31:00Z">
              <w:tcPr>
                <w:tcW w:w="49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44C02FC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What entity within the community allocates land?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tcPrChange w:id="134" w:author="Heather Huntington" w:date="2014-12-01T17:31:00Z">
              <w:tcPr>
                <w:tcW w:w="4322" w:type="dxa"/>
                <w:gridSpan w:val="3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1BF56CC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 1= Headperson</w:t>
            </w:r>
          </w:p>
          <w:p w14:paraId="315B3B2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 Chief</w:t>
            </w:r>
          </w:p>
          <w:p w14:paraId="13F922B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 = Village committee</w:t>
            </w:r>
          </w:p>
          <w:p w14:paraId="57B6386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97 = Other, please specify 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PrChange w:id="135" w:author="Heather Huntington" w:date="2014-12-01T17:31:00Z">
              <w:tcPr>
                <w:tcW w:w="720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049F74E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AC500F" w:rsidRPr="00F71A9A" w14:paraId="20357C71" w14:textId="77777777" w:rsidTr="007D2F2A">
        <w:trPr>
          <w:trHeight w:val="461"/>
          <w:trPrChange w:id="136" w:author="Heather Huntington" w:date="2014-12-01T17:31:00Z">
            <w:trPr>
              <w:trHeight w:val="464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tcPrChange w:id="137" w:author="Heather Huntington" w:date="2014-12-01T17:31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D6E3BC" w:themeFill="accent3" w:themeFillTint="66"/>
              </w:tcPr>
            </w:tcPrChange>
          </w:tcPr>
          <w:p w14:paraId="14B368D2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  <w:tcPrChange w:id="138" w:author="Heather Huntington" w:date="2014-12-01T17:31:00Z">
              <w:tcPr>
                <w:tcW w:w="49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</w:tcBorders>
                <w:shd w:val="clear" w:color="auto" w:fill="D6E3BC" w:themeFill="accent3" w:themeFillTint="66"/>
              </w:tcPr>
            </w:tcPrChange>
          </w:tcPr>
          <w:p w14:paraId="41C8FED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How is the land allocated? Please describe the process. 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  <w:tcPrChange w:id="139" w:author="Heather Huntington" w:date="2014-12-01T17:31:00Z">
              <w:tcPr>
                <w:tcW w:w="4322" w:type="dxa"/>
                <w:gridSpan w:val="3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56E5E4B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  <w:tcPrChange w:id="140" w:author="Heather Huntington" w:date="2014-12-01T17:31:00Z">
              <w:tcPr>
                <w:tcW w:w="720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4C84DD95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AC500F" w:rsidRPr="00F71A9A" w14:paraId="75500793" w14:textId="77777777" w:rsidTr="007D2F2A">
        <w:trPr>
          <w:trHeight w:val="1270"/>
          <w:trPrChange w:id="141" w:author="Heather Huntington" w:date="2014-12-01T17:31:00Z">
            <w:trPr>
              <w:trHeight w:val="1280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PrChange w:id="142" w:author="Heather Huntington" w:date="2014-12-01T17:31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EF3B053" w14:textId="2D080B70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tcPrChange w:id="143" w:author="Heather Huntington" w:date="2014-12-01T17:31:00Z">
              <w:tcPr>
                <w:tcW w:w="4938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25C03F9D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convert customary land into titled property in this village?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hvtenure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B552D3F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37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tcPrChange w:id="144" w:author="Heather Huntington" w:date="2014-12-01T17:31:00Z">
              <w:tcPr>
                <w:tcW w:w="4322" w:type="dxa"/>
                <w:gridSpan w:val="3"/>
                <w:tcBorders>
                  <w:top w:val="single" w:sz="4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6DB5A11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BF24CC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4977F1D0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984A716" w14:textId="76E8674D" w:rsidR="00AC500F" w:rsidRPr="00F71A9A" w:rsidDel="007D2F2A" w:rsidRDefault="00AC500F" w:rsidP="00E748FE">
            <w:pPr>
              <w:contextualSpacing/>
              <w:rPr>
                <w:del w:id="145" w:author="Heather Huntington" w:date="2014-12-01T17:31:00Z"/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</w:t>
            </w:r>
            <w:ins w:id="146" w:author="Heather Huntington" w:date="2014-12-01T17:31:00Z">
              <w:r w:rsidR="007D2F2A">
                <w:rPr>
                  <w:rFonts w:ascii="Gill Sans MT" w:hAnsi="Gill Sans MT"/>
                  <w:sz w:val="20"/>
                  <w:szCs w:val="20"/>
                </w:rPr>
                <w:t xml:space="preserve">d </w:t>
              </w:r>
            </w:ins>
            <w:del w:id="147" w:author="Heather Huntington" w:date="2014-12-01T17:31:00Z">
              <w:r w:rsidRPr="00F71A9A" w:rsidDel="007D2F2A">
                <w:rPr>
                  <w:rFonts w:ascii="Gill Sans MT" w:hAnsi="Gill Sans MT"/>
                  <w:sz w:val="20"/>
                  <w:szCs w:val="20"/>
                </w:rPr>
                <w:delText>d</w:delText>
              </w:r>
            </w:del>
          </w:p>
          <w:p w14:paraId="110AA766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PrChange w:id="148" w:author="Heather Huntington" w:date="2014-12-01T17:31:00Z">
              <w:tcPr>
                <w:tcW w:w="720" w:type="dxa"/>
                <w:tcBorders>
                  <w:top w:val="single" w:sz="18" w:space="0" w:color="000000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60C4B491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44E554C2" w14:textId="77777777" w:rsidTr="007D2F2A">
        <w:trPr>
          <w:trHeight w:val="858"/>
          <w:trPrChange w:id="149" w:author="Heather Huntington" w:date="2014-12-01T17:31:00Z">
            <w:trPr>
              <w:trHeight w:val="864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PrChange w:id="150" w:author="Heather Huntington" w:date="2014-12-01T17:31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1A3F77A2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tcPrChange w:id="151" w:author="Heather Huntington" w:date="2014-12-01T17:31:00Z">
              <w:tcPr>
                <w:tcW w:w="49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0FDD449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this title granted to the individual or to the community? 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tcPrChange w:id="152" w:author="Heather Huntington" w:date="2014-12-01T17:31:00Z">
              <w:tcPr>
                <w:tcW w:w="4322" w:type="dxa"/>
                <w:gridSpan w:val="3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369E0EC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1=Individual</w:t>
            </w:r>
          </w:p>
          <w:p w14:paraId="68AAD185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2=Community</w:t>
            </w:r>
          </w:p>
          <w:p w14:paraId="7C34CF9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specify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153" w:author="Heather Huntington" w:date="2014-12-01T17:31:00Z">
              <w:tcPr>
                <w:tcW w:w="720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110D438E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AC500F" w:rsidRPr="00F71A9A" w14:paraId="2869A7AE" w14:textId="77777777" w:rsidTr="007D2F2A">
        <w:trPr>
          <w:trHeight w:val="1032"/>
          <w:trPrChange w:id="154" w:author="Heather Huntington" w:date="2014-12-01T17:31:00Z">
            <w:trPr>
              <w:trHeight w:val="1040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PrChange w:id="155" w:author="Heather Huntington" w:date="2014-12-01T17:31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CF17CD5" w14:textId="28AB8CFF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tcPrChange w:id="156" w:author="Heather Huntington" w:date="2014-12-01T17:31:00Z">
              <w:tcPr>
                <w:tcW w:w="4938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474EAF80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community members in the village without first changing it to titled land?  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hvsellcust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30AF9D37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37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tcPrChange w:id="157" w:author="Heather Huntington" w:date="2014-12-01T17:31:00Z">
              <w:tcPr>
                <w:tcW w:w="4322" w:type="dxa"/>
                <w:gridSpan w:val="3"/>
                <w:tcBorders>
                  <w:top w:val="single" w:sz="4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5C2F070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132E1674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A20115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B4729F3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3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tcPrChange w:id="158" w:author="Heather Huntington" w:date="2014-12-01T17:31:00Z">
              <w:tcPr>
                <w:tcW w:w="720" w:type="dxa"/>
                <w:vMerge w:val="restart"/>
                <w:tcBorders>
                  <w:top w:val="single" w:sz="18" w:space="0" w:color="000000"/>
                  <w:left w:val="single" w:sz="18" w:space="0" w:color="000000"/>
                  <w:right w:val="single" w:sz="18" w:space="0" w:color="000000"/>
                </w:tcBorders>
              </w:tcPr>
            </w:tcPrChange>
          </w:tcPr>
          <w:p w14:paraId="24213136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14:paraId="4D00A45F" w14:textId="77777777" w:rsidTr="007D2F2A">
        <w:trPr>
          <w:trHeight w:val="1116"/>
          <w:trPrChange w:id="159" w:author="Heather Huntington" w:date="2014-12-01T17:31:00Z">
            <w:trPr>
              <w:trHeight w:val="1124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PrChange w:id="160" w:author="Heather Huntington" w:date="2014-12-01T17:31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7852877D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tcPrChange w:id="161" w:author="Heather Huntington" w:date="2014-12-01T17:31:00Z">
              <w:tcPr>
                <w:tcW w:w="49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1124B8FB" w14:textId="4B2C1CF4" w:rsidR="00AC500F" w:rsidRPr="00F71A9A" w:rsidRDefault="00AC500F" w:rsidP="00FE7691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Is it possible to buy or sell customary land to external people</w:t>
            </w:r>
            <w:del w:id="162" w:author="Stickler, Mercedes M. (E3/LTRM)" w:date="2014-11-21T17:38:00Z">
              <w:r w:rsidRPr="00F71A9A" w:rsidDel="00FE7691">
                <w:rPr>
                  <w:rFonts w:ascii="Gill Sans MT" w:hAnsi="Gill Sans MT"/>
                  <w:color w:val="000000"/>
                  <w:sz w:val="20"/>
                  <w:szCs w:val="20"/>
                </w:rPr>
                <w:delText>s</w:delText>
              </w:r>
            </w:del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or companies without first changing it to titled land?    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tcPrChange w:id="163" w:author="Heather Huntington" w:date="2014-12-01T17:31:00Z">
              <w:tcPr>
                <w:tcW w:w="4322" w:type="dxa"/>
                <w:gridSpan w:val="3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48D91E52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4C6CFEEA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0C7C29A8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256D2EC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3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164" w:author="Heather Huntington" w:date="2014-12-01T17:31:00Z">
              <w:tcPr>
                <w:tcW w:w="720" w:type="dxa"/>
                <w:vMerge/>
                <w:tcBorders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27E666C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AC500F" w:rsidRPr="00F71A9A" w14:paraId="5BCBEF41" w14:textId="77777777" w:rsidTr="007D2F2A">
        <w:trPr>
          <w:trHeight w:val="1286"/>
          <w:trPrChange w:id="165" w:author="Heather Huntington" w:date="2014-12-01T17:31:00Z">
            <w:trPr>
              <w:trHeight w:val="1296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PrChange w:id="166" w:author="Heather Huntington" w:date="2014-12-01T17:31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CAEBB70" w14:textId="584CED26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tcPrChange w:id="167" w:author="Heather Huntington" w:date="2014-12-01T17:31:00Z">
              <w:tcPr>
                <w:tcW w:w="4938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465972E1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rent customary land to community members in this village?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hvrentcust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37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tcPrChange w:id="168" w:author="Heather Huntington" w:date="2014-12-01T17:31:00Z">
              <w:tcPr>
                <w:tcW w:w="4322" w:type="dxa"/>
                <w:gridSpan w:val="3"/>
                <w:tcBorders>
                  <w:top w:val="single" w:sz="4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70990E9B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3AD24D97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30F7684E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E6958FF" w14:textId="77777777" w:rsidR="00AC500F" w:rsidRPr="00F71A9A" w:rsidRDefault="00AC500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3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PrChange w:id="169" w:author="Heather Huntington" w:date="2014-12-01T17:31:00Z">
              <w:tcPr>
                <w:tcW w:w="720" w:type="dxa"/>
                <w:tcBorders>
                  <w:top w:val="single" w:sz="18" w:space="0" w:color="000000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4A87EE40" w14:textId="77777777" w:rsidR="00AC500F" w:rsidRPr="00F71A9A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F71A9A" w:rsidDel="005C47C2" w14:paraId="33CF59DB" w14:textId="7A11EF67" w:rsidTr="007D2F2A">
        <w:trPr>
          <w:trHeight w:val="883"/>
          <w:del w:id="170" w:author="Stickler, Mercedes M. (E3/LTRM)" w:date="2014-11-21T17:38:00Z"/>
          <w:trPrChange w:id="171" w:author="Heather Huntington" w:date="2014-12-01T17:31:00Z">
            <w:trPr>
              <w:trHeight w:val="890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PrChange w:id="172" w:author="Heather Huntington" w:date="2014-12-01T17:31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39A680EE" w14:textId="52B6B9AA" w:rsidR="00AC500F" w:rsidRPr="00F71A9A" w:rsidDel="005C47C2" w:rsidRDefault="00AC500F" w:rsidP="00E748FE">
            <w:pPr>
              <w:contextualSpacing/>
              <w:rPr>
                <w:del w:id="173" w:author="Stickler, Mercedes M. (E3/LTRM)" w:date="2014-11-21T17:38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tcPrChange w:id="174" w:author="Heather Huntington" w:date="2014-12-01T17:31:00Z">
              <w:tcPr>
                <w:tcW w:w="49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43AD0F04" w14:textId="0C0D260B" w:rsidR="00AC500F" w:rsidRPr="00F71A9A" w:rsidDel="005C47C2" w:rsidRDefault="00AC500F" w:rsidP="005C47C2">
            <w:pPr>
              <w:contextualSpacing/>
              <w:rPr>
                <w:del w:id="175" w:author="Stickler, Mercedes M. (E3/LTRM)" w:date="2014-11-21T17:38:00Z"/>
                <w:rFonts w:ascii="Gill Sans MT" w:hAnsi="Gill Sans MT"/>
                <w:color w:val="000000"/>
                <w:sz w:val="20"/>
                <w:szCs w:val="20"/>
              </w:rPr>
            </w:pPr>
            <w:del w:id="176" w:author="Stickler, Mercedes M. (E3/LTRM)" w:date="2014-11-21T17:38:00Z">
              <w:r w:rsidRPr="00F71A9A" w:rsidDel="005C47C2">
                <w:rPr>
                  <w:rFonts w:ascii="Gill Sans MT" w:hAnsi="Gill Sans MT"/>
                  <w:color w:val="000000"/>
                  <w:sz w:val="20"/>
                  <w:szCs w:val="20"/>
                </w:rPr>
                <w:delText xml:space="preserve">Is it possible to buy or sell customary land to external peoples or companies without first </w:delText>
              </w:r>
              <w:commentRangeStart w:id="177"/>
              <w:r w:rsidRPr="00F71A9A" w:rsidDel="005C47C2">
                <w:rPr>
                  <w:rFonts w:ascii="Gill Sans MT" w:hAnsi="Gill Sans MT"/>
                  <w:color w:val="000000"/>
                  <w:sz w:val="20"/>
                  <w:szCs w:val="20"/>
                </w:rPr>
                <w:delText>changing</w:delText>
              </w:r>
            </w:del>
            <w:commentRangeEnd w:id="177"/>
            <w:r w:rsidR="005C47C2">
              <w:rPr>
                <w:rStyle w:val="CommentReference"/>
                <w:rFonts w:eastAsiaTheme="minorHAnsi"/>
              </w:rPr>
              <w:commentReference w:id="177"/>
            </w:r>
            <w:del w:id="178" w:author="Stickler, Mercedes M. (E3/LTRM)" w:date="2014-11-21T17:38:00Z">
              <w:r w:rsidRPr="00F71A9A" w:rsidDel="005C47C2">
                <w:rPr>
                  <w:rFonts w:ascii="Gill Sans MT" w:hAnsi="Gill Sans MT"/>
                  <w:color w:val="000000"/>
                  <w:sz w:val="20"/>
                  <w:szCs w:val="20"/>
                </w:rPr>
                <w:delText xml:space="preserve"> it to titled land?     </w:delText>
              </w:r>
            </w:del>
          </w:p>
        </w:tc>
        <w:tc>
          <w:tcPr>
            <w:tcW w:w="4337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tcPrChange w:id="179" w:author="Heather Huntington" w:date="2014-12-01T17:31:00Z">
              <w:tcPr>
                <w:tcW w:w="4322" w:type="dxa"/>
                <w:gridSpan w:val="3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6125DD26" w14:textId="41B3EF11" w:rsidR="00AC500F" w:rsidRPr="00F71A9A" w:rsidDel="005C47C2" w:rsidRDefault="00AC500F" w:rsidP="00E748FE">
            <w:pPr>
              <w:contextualSpacing/>
              <w:rPr>
                <w:del w:id="180" w:author="Stickler, Mercedes M. (E3/LTRM)" w:date="2014-11-21T17:38:00Z"/>
                <w:rFonts w:ascii="Gill Sans MT" w:hAnsi="Gill Sans MT"/>
                <w:sz w:val="20"/>
                <w:szCs w:val="20"/>
              </w:rPr>
            </w:pPr>
            <w:del w:id="181" w:author="Stickler, Mercedes M. (E3/LTRM)" w:date="2014-11-21T17:38:00Z">
              <w:r w:rsidDel="005C47C2">
                <w:rPr>
                  <w:rFonts w:ascii="Gill Sans MT" w:hAnsi="Gill Sans MT"/>
                  <w:sz w:val="20"/>
                  <w:szCs w:val="20"/>
                </w:rPr>
                <w:delText>0</w:delText>
              </w:r>
              <w:r w:rsidRPr="00F71A9A" w:rsidDel="005C47C2">
                <w:rPr>
                  <w:rFonts w:ascii="Gill Sans MT" w:hAnsi="Gill Sans MT"/>
                  <w:sz w:val="20"/>
                  <w:szCs w:val="20"/>
                </w:rPr>
                <w:delText>=No</w:delText>
              </w:r>
            </w:del>
          </w:p>
          <w:p w14:paraId="04A1ECB3" w14:textId="3D53542A" w:rsidR="00AC500F" w:rsidRPr="00F71A9A" w:rsidDel="005C47C2" w:rsidRDefault="00AC500F" w:rsidP="00E748FE">
            <w:pPr>
              <w:contextualSpacing/>
              <w:rPr>
                <w:del w:id="182" w:author="Stickler, Mercedes M. (E3/LTRM)" w:date="2014-11-21T17:38:00Z"/>
                <w:rFonts w:ascii="Gill Sans MT" w:hAnsi="Gill Sans MT"/>
                <w:sz w:val="20"/>
                <w:szCs w:val="20"/>
              </w:rPr>
            </w:pPr>
            <w:del w:id="183" w:author="Stickler, Mercedes M. (E3/LTRM)" w:date="2014-11-21T17:38:00Z">
              <w:r w:rsidDel="005C47C2">
                <w:rPr>
                  <w:rFonts w:ascii="Gill Sans MT" w:hAnsi="Gill Sans MT"/>
                  <w:sz w:val="20"/>
                  <w:szCs w:val="20"/>
                </w:rPr>
                <w:delText>1</w:delText>
              </w:r>
              <w:r w:rsidRPr="00F71A9A" w:rsidDel="005C47C2">
                <w:rPr>
                  <w:rFonts w:ascii="Gill Sans MT" w:hAnsi="Gill Sans MT"/>
                  <w:sz w:val="20"/>
                  <w:szCs w:val="20"/>
                </w:rPr>
                <w:delText xml:space="preserve">=Yes </w:delText>
              </w:r>
            </w:del>
          </w:p>
          <w:p w14:paraId="53024619" w14:textId="1C8FDCD0" w:rsidR="00AC500F" w:rsidRPr="00F71A9A" w:rsidDel="005C47C2" w:rsidRDefault="00AC500F" w:rsidP="00E748FE">
            <w:pPr>
              <w:contextualSpacing/>
              <w:rPr>
                <w:del w:id="184" w:author="Stickler, Mercedes M. (E3/LTRM)" w:date="2014-11-21T17:38:00Z"/>
                <w:rFonts w:ascii="Gill Sans MT" w:hAnsi="Gill Sans MT"/>
                <w:sz w:val="20"/>
                <w:szCs w:val="20"/>
              </w:rPr>
            </w:pPr>
            <w:del w:id="185" w:author="Stickler, Mercedes M. (E3/LTRM)" w:date="2014-11-21T17:38:00Z">
              <w:r w:rsidRPr="00F71A9A" w:rsidDel="005C47C2">
                <w:rPr>
                  <w:rFonts w:ascii="Gill Sans MT" w:hAnsi="Gill Sans MT"/>
                  <w:sz w:val="20"/>
                  <w:szCs w:val="20"/>
                </w:rPr>
                <w:delText>888=Don’t know</w:delText>
              </w:r>
            </w:del>
          </w:p>
          <w:p w14:paraId="19481A55" w14:textId="45F073DA" w:rsidR="00AC500F" w:rsidRPr="00F71A9A" w:rsidDel="005C47C2" w:rsidRDefault="00AC500F" w:rsidP="00E748FE">
            <w:pPr>
              <w:contextualSpacing/>
              <w:rPr>
                <w:del w:id="186" w:author="Stickler, Mercedes M. (E3/LTRM)" w:date="2014-11-21T17:38:00Z"/>
                <w:rFonts w:ascii="Gill Sans MT" w:hAnsi="Gill Sans MT"/>
                <w:sz w:val="20"/>
                <w:szCs w:val="20"/>
              </w:rPr>
            </w:pPr>
            <w:del w:id="187" w:author="Stickler, Mercedes M. (E3/LTRM)" w:date="2014-11-21T17:38:00Z">
              <w:r w:rsidRPr="00F71A9A" w:rsidDel="005C47C2">
                <w:rPr>
                  <w:rFonts w:ascii="Gill Sans MT" w:hAnsi="Gill Sans MT"/>
                  <w:sz w:val="20"/>
                  <w:szCs w:val="20"/>
                </w:rPr>
                <w:delText>999=Prefer not to respond</w:delText>
              </w:r>
            </w:del>
          </w:p>
        </w:tc>
        <w:tc>
          <w:tcPr>
            <w:tcW w:w="723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188" w:author="Heather Huntington" w:date="2014-12-01T17:31:00Z">
              <w:tcPr>
                <w:tcW w:w="720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7E26DBE8" w14:textId="349959AC" w:rsidR="00AC500F" w:rsidRPr="00F71A9A" w:rsidDel="005C47C2" w:rsidRDefault="00AC500F" w:rsidP="00E748FE">
            <w:pPr>
              <w:contextualSpacing/>
              <w:rPr>
                <w:del w:id="189" w:author="Stickler, Mercedes M. (E3/LTRM)" w:date="2014-11-21T17:38:00Z"/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E2751F" w:rsidRPr="00336EC6" w14:paraId="72805DB7" w14:textId="77777777" w:rsidTr="007D2F2A">
        <w:trPr>
          <w:trHeight w:val="938"/>
          <w:trPrChange w:id="190" w:author="Heather Huntington" w:date="2014-12-01T17:31:00Z">
            <w:trPr>
              <w:trHeight w:val="945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PrChange w:id="191" w:author="Heather Huntington" w:date="2014-12-01T17:31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4A5E2EDE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PrChange w:id="192" w:author="Heather Huntington" w:date="2014-12-01T17:31:00Z">
              <w:tcPr>
                <w:tcW w:w="4938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1A38E114" w14:textId="6007B673" w:rsidR="00E2751F" w:rsidRPr="00E2751F" w:rsidRDefault="004A0DC1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is the ownership/tenure </w:t>
            </w:r>
            <w:r w:rsidR="00E2751F" w:rsidRPr="00E2751F">
              <w:rPr>
                <w:rFonts w:ascii="Gill Sans MT" w:hAnsi="Gill Sans MT"/>
                <w:color w:val="000000"/>
                <w:sz w:val="20"/>
                <w:szCs w:val="20"/>
              </w:rPr>
              <w:t>of the forest/wooded land in your community?</w:t>
            </w:r>
          </w:p>
          <w:p w14:paraId="131F7B5C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  <w:p w14:paraId="39CC29A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Select all that apply. </w:t>
            </w:r>
          </w:p>
        </w:tc>
        <w:tc>
          <w:tcPr>
            <w:tcW w:w="4337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tcPrChange w:id="193" w:author="Heather Huntington" w:date="2014-12-01T17:31:00Z">
              <w:tcPr>
                <w:tcW w:w="4322" w:type="dxa"/>
                <w:gridSpan w:val="3"/>
                <w:tcBorders>
                  <w:top w:val="single" w:sz="4" w:space="0" w:color="000000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6866AC1B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1= Community/collective</w:t>
            </w:r>
          </w:p>
          <w:p w14:paraId="45E569BD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2= Individual/household/private</w:t>
            </w:r>
          </w:p>
          <w:p w14:paraId="0D166103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3= Public lands (protected areas, public forests, central/regional government lands)</w:t>
            </w:r>
          </w:p>
          <w:p w14:paraId="2E94726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4= Unclaimed lands</w:t>
            </w:r>
          </w:p>
          <w:p w14:paraId="0FF5A9BF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97= Other, please specify</w:t>
            </w:r>
          </w:p>
          <w:p w14:paraId="5E7DAD12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6657D95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194" w:author="Heather Huntington" w:date="2014-12-01T17:31:00Z">
              <w:tcPr>
                <w:tcW w:w="720" w:type="dxa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4E8F8223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E2751F" w:rsidRPr="00336EC6" w14:paraId="7E96353B" w14:textId="77777777" w:rsidTr="007D2F2A">
        <w:trPr>
          <w:trHeight w:val="938"/>
          <w:trPrChange w:id="195" w:author="Heather Huntington" w:date="2014-12-01T17:31:00Z">
            <w:trPr>
              <w:trHeight w:val="945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PrChange w:id="196" w:author="Heather Huntington" w:date="2014-12-01T17:31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41982FFD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PrChange w:id="197" w:author="Heather Huntington" w:date="2014-12-01T17:31:00Z">
              <w:tcPr>
                <w:tcW w:w="4938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0675D627" w14:textId="72EED555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Are there legal agreements (concessions, permits) granting some areas of </w:t>
            </w:r>
            <w:r w:rsidRPr="00E2751F">
              <w:rPr>
                <w:rFonts w:ascii="Gill Sans MT" w:hAnsi="Gill Sans MT"/>
                <w:b/>
                <w:color w:val="000000"/>
                <w:sz w:val="20"/>
                <w:szCs w:val="20"/>
              </w:rPr>
              <w:t>community land</w:t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 for use or management of any kind </w:t>
            </w:r>
            <w:commentRangeStart w:id="198"/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by the government</w:t>
            </w:r>
            <w:commentRangeEnd w:id="198"/>
            <w:r w:rsidR="005C47C2">
              <w:rPr>
                <w:rStyle w:val="CommentReference"/>
                <w:rFonts w:eastAsiaTheme="minorHAnsi"/>
              </w:rPr>
              <w:commentReference w:id="198"/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</w:p>
          <w:p w14:paraId="71A55674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4337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tcPrChange w:id="199" w:author="Heather Huntington" w:date="2014-12-01T17:31:00Z">
              <w:tcPr>
                <w:tcW w:w="4322" w:type="dxa"/>
                <w:gridSpan w:val="3"/>
                <w:tcBorders>
                  <w:top w:val="single" w:sz="4" w:space="0" w:color="000000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6EF29A7F" w14:textId="14BB04ED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E2751F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6C1DEBCD" w14:textId="790B130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E2751F">
              <w:rPr>
                <w:rFonts w:ascii="Gill Sans MT" w:hAnsi="Gill Sans MT"/>
                <w:sz w:val="20"/>
                <w:szCs w:val="20"/>
              </w:rPr>
              <w:t xml:space="preserve">=Yes </w:t>
            </w:r>
          </w:p>
          <w:p w14:paraId="52EC0671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43BFF75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200" w:author="Heather Huntington" w:date="2014-12-01T17:31:00Z">
              <w:tcPr>
                <w:tcW w:w="720" w:type="dxa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368099BA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E2751F" w:rsidRPr="00336EC6" w14:paraId="354228D7" w14:textId="77777777" w:rsidTr="007D2F2A">
        <w:trPr>
          <w:trHeight w:val="983"/>
          <w:trPrChange w:id="201" w:author="Heather Huntington" w:date="2014-12-01T17:31:00Z">
            <w:trPr>
              <w:trHeight w:val="990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cPrChange w:id="202" w:author="Heather Huntington" w:date="2014-12-01T17:31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3850F45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tcPrChange w:id="203" w:author="Heather Huntington" w:date="2014-12-01T17:31:00Z">
              <w:tcPr>
                <w:tcW w:w="4938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02A7A735" w14:textId="268B4EFD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Are there legal agreements (concessions, permits)</w:t>
            </w:r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 granting some areas of </w:t>
            </w:r>
            <w:r w:rsidRPr="00E2751F">
              <w:rPr>
                <w:rFonts w:ascii="Gill Sans MT" w:hAnsi="Gill Sans MT"/>
                <w:b/>
                <w:color w:val="000000"/>
                <w:sz w:val="20"/>
                <w:szCs w:val="20"/>
              </w:rPr>
              <w:t>individual / household land</w:t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 xml:space="preserve"> for use or management of any kind by the </w:t>
            </w:r>
            <w:commentRangeStart w:id="204"/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government</w:t>
            </w:r>
            <w:commentRangeEnd w:id="204"/>
            <w:r w:rsidR="00B31DBF">
              <w:rPr>
                <w:rStyle w:val="CommentReference"/>
                <w:rFonts w:eastAsiaTheme="minorHAnsi"/>
              </w:rPr>
              <w:commentReference w:id="204"/>
            </w:r>
            <w:r w:rsidRPr="00E2751F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</w:p>
        </w:tc>
        <w:tc>
          <w:tcPr>
            <w:tcW w:w="4337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tcPrChange w:id="205" w:author="Heather Huntington" w:date="2014-12-01T17:31:00Z">
              <w:tcPr>
                <w:tcW w:w="4322" w:type="dxa"/>
                <w:gridSpan w:val="3"/>
                <w:tcBorders>
                  <w:top w:val="single" w:sz="4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74C64743" w14:textId="679CA561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E2751F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75A8B938" w14:textId="1FD0F173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E2751F">
              <w:rPr>
                <w:rFonts w:ascii="Gill Sans MT" w:hAnsi="Gill Sans MT"/>
                <w:sz w:val="20"/>
                <w:szCs w:val="20"/>
              </w:rPr>
              <w:t xml:space="preserve">=Yes </w:t>
            </w:r>
          </w:p>
          <w:p w14:paraId="64D68F0E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63AF3B7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E2751F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3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tcPrChange w:id="206" w:author="Heather Huntington" w:date="2014-12-01T17:31:00Z">
              <w:tcPr>
                <w:tcW w:w="720" w:type="dxa"/>
                <w:tcBorders>
                  <w:top w:val="single" w:sz="18" w:space="0" w:color="000000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6EA46EF9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E2751F" w:rsidRPr="00336EC6" w14:paraId="063B00A7" w14:textId="77777777" w:rsidTr="007D2F2A">
        <w:trPr>
          <w:trHeight w:val="816"/>
          <w:trPrChange w:id="207" w:author="Heather Huntington" w:date="2014-12-01T17:31:00Z">
            <w:trPr>
              <w:trHeight w:val="822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PrChange w:id="208" w:author="Heather Huntington" w:date="2014-12-01T17:31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19E4F48E" w14:textId="77777777" w:rsidR="00E2751F" w:rsidRPr="00E2751F" w:rsidRDefault="00E2751F" w:rsidP="00E2751F">
            <w:pPr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tcPrChange w:id="209" w:author="Heather Huntington" w:date="2014-12-01T17:31:00Z">
              <w:tcPr>
                <w:tcW w:w="49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5ADD9B24" w14:textId="2BE26D70" w:rsidR="00E2751F" w:rsidRPr="00F71A9A" w:rsidRDefault="00E2751F" w:rsidP="00E2751F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Has any part of your village's customary land been sold or leased to someone from outside this village in the past </w:t>
            </w:r>
            <w:ins w:id="210" w:author="Heather Huntington" w:date="2014-12-01T15:58:00Z">
              <w:r w:rsidR="00CF026D">
                <w:rPr>
                  <w:rFonts w:ascii="Gill Sans MT" w:hAnsi="Gill Sans MT"/>
                  <w:color w:val="000000"/>
                  <w:sz w:val="20"/>
                  <w:szCs w:val="20"/>
                </w:rPr>
                <w:t>three</w:t>
              </w:r>
            </w:ins>
            <w:del w:id="211" w:author="Heather Huntington" w:date="2014-12-01T15:58:00Z">
              <w:r w:rsidRPr="00F71A9A" w:rsidDel="00CF026D">
                <w:rPr>
                  <w:rFonts w:ascii="Gill Sans MT" w:hAnsi="Gill Sans MT"/>
                  <w:color w:val="000000"/>
                  <w:sz w:val="20"/>
                  <w:szCs w:val="20"/>
                </w:rPr>
                <w:delText>five</w:delText>
              </w:r>
            </w:del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years?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hland_sold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02959663" w14:textId="1C0B6FEB" w:rsidR="00E2751F" w:rsidRPr="00B33FAE" w:rsidRDefault="004A0DC1" w:rsidP="00E2751F">
            <w:pPr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</w:rPr>
            </w:pPr>
            <w:r>
              <w:rPr>
                <w:rFonts w:ascii="Gill Sans MT" w:hAnsi="Gill Sans MT"/>
                <w:i/>
                <w:color w:val="000000"/>
                <w:sz w:val="20"/>
                <w:szCs w:val="20"/>
              </w:rPr>
              <w:t>If 0, skip to XX</w:t>
            </w:r>
          </w:p>
          <w:p w14:paraId="3FB7136E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7F86B46A" w14:textId="77777777" w:rsidR="00E2751F" w:rsidRPr="00E2751F" w:rsidRDefault="00E2751F" w:rsidP="00E2751F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4337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tcPrChange w:id="212" w:author="Heather Huntington" w:date="2014-12-01T17:31:00Z">
              <w:tcPr>
                <w:tcW w:w="4322" w:type="dxa"/>
                <w:gridSpan w:val="3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6D713708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0</w:t>
            </w:r>
            <w:r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2B59171B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  <w:t>1</w:t>
            </w:r>
            <w:r w:rsidRPr="00F71A9A">
              <w:rPr>
                <w:rFonts w:ascii="Gill Sans MT" w:hAnsi="Gill Sans MT"/>
                <w:sz w:val="20"/>
                <w:szCs w:val="20"/>
              </w:rPr>
              <w:t>=</w:t>
            </w:r>
            <w:r>
              <w:rPr>
                <w:rFonts w:ascii="Gill Sans MT" w:hAnsi="Gill Sans MT"/>
                <w:sz w:val="20"/>
                <w:szCs w:val="20"/>
              </w:rPr>
              <w:t>Yes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13D8418D" w14:textId="77777777" w:rsidR="00E2751F" w:rsidRPr="00F71A9A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DC435A0" w14:textId="6A57706C" w:rsidR="00E2751F" w:rsidRPr="00E2751F" w:rsidRDefault="00E2751F" w:rsidP="00E2751F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213" w:author="Heather Huntington" w:date="2014-12-01T17:31:00Z">
              <w:tcPr>
                <w:tcW w:w="720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1B4A235A" w14:textId="77777777" w:rsidR="00E2751F" w:rsidRPr="00F71A9A" w:rsidRDefault="00E2751F" w:rsidP="00E2751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0C2F0F5A" w14:textId="77777777" w:rsidR="00E748FE" w:rsidRDefault="00E748FE" w:rsidP="00AC500F">
      <w:pPr>
        <w:rPr>
          <w:b/>
        </w:rPr>
      </w:pPr>
    </w:p>
    <w:p w14:paraId="4961F662" w14:textId="4E35E977" w:rsidR="00E2751F" w:rsidRDefault="00E2751F" w:rsidP="00AC500F">
      <w:pPr>
        <w:rPr>
          <w:b/>
        </w:rPr>
      </w:pPr>
      <w:r>
        <w:rPr>
          <w:b/>
        </w:rPr>
        <w:t xml:space="preserve">LAND SALE ROSTER </w:t>
      </w:r>
    </w:p>
    <w:p w14:paraId="301B2C5E" w14:textId="77777777" w:rsidR="00AC500F" w:rsidRPr="00B33FAE" w:rsidRDefault="00AC500F" w:rsidP="00AC500F">
      <w:pPr>
        <w:rPr>
          <w:b/>
          <w:i/>
        </w:rPr>
      </w:pPr>
      <w:r>
        <w:rPr>
          <w:b/>
          <w:i/>
        </w:rPr>
        <w:t>For each instance of land sold, ask D10-D16</w:t>
      </w:r>
    </w:p>
    <w:tbl>
      <w:tblPr>
        <w:tblStyle w:val="TableGrid"/>
        <w:tblW w:w="14182" w:type="dxa"/>
        <w:tblLayout w:type="fixed"/>
        <w:tblLook w:val="04A0" w:firstRow="1" w:lastRow="0" w:firstColumn="1" w:lastColumn="0" w:noHBand="0" w:noVBand="1"/>
      </w:tblPr>
      <w:tblGrid>
        <w:gridCol w:w="317"/>
        <w:gridCol w:w="1327"/>
        <w:gridCol w:w="1529"/>
        <w:gridCol w:w="925"/>
        <w:gridCol w:w="636"/>
        <w:gridCol w:w="1193"/>
        <w:gridCol w:w="2075"/>
        <w:gridCol w:w="1404"/>
        <w:gridCol w:w="1592"/>
        <w:gridCol w:w="1592"/>
        <w:gridCol w:w="1592"/>
      </w:tblGrid>
      <w:tr w:rsidR="00B31DBF" w:rsidRPr="004A0DC1" w14:paraId="530B5B83" w14:textId="77777777" w:rsidTr="00B31DBF">
        <w:tc>
          <w:tcPr>
            <w:tcW w:w="317" w:type="dxa"/>
          </w:tcPr>
          <w:p w14:paraId="1D81DF07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27" w:type="dxa"/>
          </w:tcPr>
          <w:p w14:paraId="1A55D0F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D.10</w:t>
            </w:r>
          </w:p>
        </w:tc>
        <w:tc>
          <w:tcPr>
            <w:tcW w:w="1529" w:type="dxa"/>
          </w:tcPr>
          <w:p w14:paraId="693E106E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D.11</w:t>
            </w:r>
          </w:p>
        </w:tc>
        <w:tc>
          <w:tcPr>
            <w:tcW w:w="1561" w:type="dxa"/>
            <w:gridSpan w:val="2"/>
          </w:tcPr>
          <w:p w14:paraId="0D094C77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D.12</w:t>
            </w:r>
          </w:p>
        </w:tc>
        <w:tc>
          <w:tcPr>
            <w:tcW w:w="1193" w:type="dxa"/>
          </w:tcPr>
          <w:p w14:paraId="38C7386A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D.13</w:t>
            </w:r>
          </w:p>
        </w:tc>
        <w:tc>
          <w:tcPr>
            <w:tcW w:w="2075" w:type="dxa"/>
          </w:tcPr>
          <w:p w14:paraId="4DCC036A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D.14</w:t>
            </w:r>
          </w:p>
        </w:tc>
        <w:tc>
          <w:tcPr>
            <w:tcW w:w="1404" w:type="dxa"/>
          </w:tcPr>
          <w:p w14:paraId="26ABC93C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D.15</w:t>
            </w:r>
          </w:p>
        </w:tc>
        <w:tc>
          <w:tcPr>
            <w:tcW w:w="1592" w:type="dxa"/>
          </w:tcPr>
          <w:p w14:paraId="2C06A62C" w14:textId="03B3EF1B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ins w:id="214" w:author="Stickler, Mercedes M. (E3/LTRM)" w:date="2014-11-21T17:40:00Z">
              <w:r>
                <w:rPr>
                  <w:rFonts w:ascii="Gill Sans MT" w:hAnsi="Gill Sans MT"/>
                  <w:sz w:val="20"/>
                  <w:szCs w:val="20"/>
                </w:rPr>
                <w:t>D. 16</w:t>
              </w:r>
            </w:ins>
          </w:p>
        </w:tc>
        <w:tc>
          <w:tcPr>
            <w:tcW w:w="1592" w:type="dxa"/>
          </w:tcPr>
          <w:p w14:paraId="5FEDEF45" w14:textId="4A967478" w:rsidR="00B31DBF" w:rsidRPr="004A0DC1" w:rsidRDefault="00B31DBF" w:rsidP="00B31DBF">
            <w:pPr>
              <w:rPr>
                <w:ins w:id="215" w:author="Stickler, Mercedes M. (E3/LTRM)" w:date="2014-11-21T17:41:00Z"/>
                <w:rFonts w:ascii="Gill Sans MT" w:hAnsi="Gill Sans MT"/>
                <w:sz w:val="20"/>
                <w:szCs w:val="20"/>
              </w:rPr>
            </w:pPr>
            <w:ins w:id="216" w:author="Stickler, Mercedes M. (E3/LTRM)" w:date="2014-11-21T17:41:00Z">
              <w:r>
                <w:rPr>
                  <w:rFonts w:ascii="Gill Sans MT" w:hAnsi="Gill Sans MT"/>
                  <w:sz w:val="20"/>
                  <w:szCs w:val="20"/>
                </w:rPr>
                <w:t>D.17</w:t>
              </w:r>
            </w:ins>
          </w:p>
        </w:tc>
        <w:tc>
          <w:tcPr>
            <w:tcW w:w="1592" w:type="dxa"/>
          </w:tcPr>
          <w:p w14:paraId="2753C077" w14:textId="4D7F68C0" w:rsidR="00B31DBF" w:rsidRPr="004A0DC1" w:rsidRDefault="00B31DBF" w:rsidP="00B31DBF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D.1</w:t>
            </w:r>
            <w:ins w:id="217" w:author="Stickler, Mercedes M. (E3/LTRM)" w:date="2014-11-21T17:41:00Z">
              <w:r>
                <w:rPr>
                  <w:rFonts w:ascii="Gill Sans MT" w:hAnsi="Gill Sans MT"/>
                  <w:sz w:val="20"/>
                  <w:szCs w:val="20"/>
                </w:rPr>
                <w:t>8</w:t>
              </w:r>
            </w:ins>
          </w:p>
        </w:tc>
      </w:tr>
      <w:tr w:rsidR="00B31DBF" w:rsidRPr="004A0DC1" w14:paraId="67AFDA7A" w14:textId="77777777" w:rsidTr="00B31DBF">
        <w:tc>
          <w:tcPr>
            <w:tcW w:w="317" w:type="dxa"/>
          </w:tcPr>
          <w:p w14:paraId="75C298F6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27" w:type="dxa"/>
          </w:tcPr>
          <w:p w14:paraId="4573168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 xml:space="preserve">Was land sold or leased? </w:t>
            </w:r>
          </w:p>
          <w:p w14:paraId="6B34B207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1=Sold</w:t>
            </w:r>
          </w:p>
          <w:p w14:paraId="5F9EA71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2=Leased, concession</w:t>
            </w:r>
          </w:p>
          <w:p w14:paraId="647CCA3C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3=Leased, permit</w:t>
            </w:r>
          </w:p>
          <w:p w14:paraId="2267586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1B85EB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1529" w:type="dxa"/>
          </w:tcPr>
          <w:p w14:paraId="491725E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Who sold or leased this land?</w:t>
            </w:r>
          </w:p>
          <w:p w14:paraId="18167720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30E4B66E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2=Headperson</w:t>
            </w:r>
          </w:p>
          <w:p w14:paraId="51376F74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3= Community together as a group</w:t>
            </w:r>
          </w:p>
          <w:p w14:paraId="56BB98A5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75DBD42B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0D677AD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1561" w:type="dxa"/>
            <w:gridSpan w:val="2"/>
          </w:tcPr>
          <w:p w14:paraId="55E088C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 xml:space="preserve">What was the area of land sold? </w:t>
            </w:r>
          </w:p>
          <w:p w14:paraId="21ED4CF6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Units:</w:t>
            </w:r>
          </w:p>
          <w:p w14:paraId="27AE3217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1=Lima</w:t>
            </w:r>
          </w:p>
          <w:p w14:paraId="60C46316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2=Acre</w:t>
            </w:r>
          </w:p>
          <w:p w14:paraId="691A2ED0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3=Hectare</w:t>
            </w:r>
          </w:p>
          <w:p w14:paraId="2C82CA04" w14:textId="77777777" w:rsidR="00B31DBF" w:rsidRPr="004A0DC1" w:rsidRDefault="00B31DBF" w:rsidP="00E748FE">
            <w:pPr>
              <w:rPr>
                <w:rFonts w:ascii="Gill Sans MT" w:hAnsi="Gill Sans MT"/>
                <w:i/>
                <w:sz w:val="20"/>
                <w:szCs w:val="20"/>
              </w:rPr>
            </w:pPr>
            <w:r w:rsidRPr="004A0DC1">
              <w:rPr>
                <w:rFonts w:ascii="Gill Sans MT" w:hAnsi="Gill Sans MT"/>
                <w:i/>
                <w:sz w:val="20"/>
                <w:szCs w:val="20"/>
              </w:rPr>
              <w:t>4=Square meter</w:t>
            </w:r>
          </w:p>
        </w:tc>
        <w:tc>
          <w:tcPr>
            <w:tcW w:w="1193" w:type="dxa"/>
          </w:tcPr>
          <w:p w14:paraId="308CB6D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 xml:space="preserve">Who purchased the land? </w:t>
            </w:r>
          </w:p>
        </w:tc>
        <w:tc>
          <w:tcPr>
            <w:tcW w:w="2075" w:type="dxa"/>
          </w:tcPr>
          <w:p w14:paraId="2150646D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For what purpose was the land leased/purchased</w:t>
            </w:r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 xml:space="preserve">? </w:t>
            </w:r>
          </w:p>
          <w:p w14:paraId="24297427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1.Agriculture</w:t>
            </w:r>
          </w:p>
          <w:p w14:paraId="6559CBBD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2. Mining</w:t>
            </w:r>
          </w:p>
          <w:p w14:paraId="40EA0E1E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3. Timber</w:t>
            </w:r>
          </w:p>
          <w:p w14:paraId="6E2C636C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4. Road</w:t>
            </w:r>
          </w:p>
          <w:p w14:paraId="37EF0DDC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 xml:space="preserve">5. Market/town infrastructure </w:t>
            </w:r>
          </w:p>
          <w:p w14:paraId="68F392DA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6. Building/infrastructure for a private company</w:t>
            </w:r>
          </w:p>
          <w:p w14:paraId="63559E8B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>7. School/health clinic</w:t>
            </w:r>
          </w:p>
          <w:p w14:paraId="66B0232B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sz w:val="20"/>
                <w:szCs w:val="20"/>
                <w:lang w:eastAsia="zh-CN"/>
              </w:rPr>
              <w:t xml:space="preserve">97. Other </w:t>
            </w:r>
          </w:p>
          <w:p w14:paraId="0E421F50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19B7E8C0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lastRenderedPageBreak/>
              <w:t xml:space="preserve">Were community members compensated? </w:t>
            </w:r>
          </w:p>
          <w:p w14:paraId="3F68D96E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0-No</w:t>
            </w:r>
          </w:p>
          <w:p w14:paraId="346A15F9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1-Yes</w:t>
            </w:r>
          </w:p>
          <w:p w14:paraId="64D9B018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</w:p>
          <w:p w14:paraId="0E45833B" w14:textId="77777777" w:rsidR="00B31DBF" w:rsidRPr="004A0DC1" w:rsidRDefault="00B31DBF" w:rsidP="00E748FE">
            <w:pPr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i/>
                <w:color w:val="000000"/>
                <w:sz w:val="20"/>
                <w:szCs w:val="20"/>
                <w:lang w:eastAsia="zh-CN"/>
              </w:rPr>
              <w:t>If 0, skip to next instance of sale</w:t>
            </w:r>
          </w:p>
        </w:tc>
        <w:tc>
          <w:tcPr>
            <w:tcW w:w="1592" w:type="dxa"/>
          </w:tcPr>
          <w:p w14:paraId="6FCDE67D" w14:textId="77777777" w:rsidR="00B31DBF" w:rsidRDefault="00B31DBF" w:rsidP="00B31DBF">
            <w:pPr>
              <w:contextualSpacing/>
              <w:rPr>
                <w:ins w:id="218" w:author="Stickler, Mercedes M. (E3/LTRM)" w:date="2014-11-21T17:41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219" w:author="Stickler, Mercedes M. (E3/LTRM)" w:date="2014-11-21T17:40:00Z">
              <w:r>
                <w:rPr>
                  <w:rFonts w:ascii="Gill Sans MT" w:hAnsi="Gill Sans MT"/>
                  <w:color w:val="000000"/>
                  <w:sz w:val="20"/>
                  <w:szCs w:val="20"/>
                  <w:lang w:eastAsia="zh-CN"/>
                </w:rPr>
                <w:t>Was the compensation in cash?</w:t>
              </w:r>
            </w:ins>
          </w:p>
          <w:p w14:paraId="0D97C3CF" w14:textId="77777777" w:rsidR="00B31DBF" w:rsidRPr="004A0DC1" w:rsidRDefault="00B31DBF" w:rsidP="00B31DBF">
            <w:pPr>
              <w:contextualSpacing/>
              <w:rPr>
                <w:ins w:id="220" w:author="Stickler, Mercedes M. (E3/LTRM)" w:date="2014-11-21T17:41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221" w:author="Stickler, Mercedes M. (E3/LTRM)" w:date="2014-11-21T17:41:00Z">
              <w:r w:rsidRPr="004A0DC1">
                <w:rPr>
                  <w:rFonts w:ascii="Gill Sans MT" w:hAnsi="Gill Sans MT"/>
                  <w:color w:val="000000"/>
                  <w:sz w:val="20"/>
                  <w:szCs w:val="20"/>
                  <w:lang w:eastAsia="zh-CN"/>
                </w:rPr>
                <w:t>0-No</w:t>
              </w:r>
            </w:ins>
          </w:p>
          <w:p w14:paraId="126D0C44" w14:textId="77777777" w:rsidR="00B31DBF" w:rsidRDefault="00B31DBF" w:rsidP="00B31DBF">
            <w:pPr>
              <w:contextualSpacing/>
              <w:rPr>
                <w:ins w:id="222" w:author="Stickler, Mercedes M. (E3/LTRM)" w:date="2014-11-21T17:41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223" w:author="Stickler, Mercedes M. (E3/LTRM)" w:date="2014-11-21T17:41:00Z">
              <w:r w:rsidRPr="004A0DC1">
                <w:rPr>
                  <w:rFonts w:ascii="Gill Sans MT" w:hAnsi="Gill Sans MT"/>
                  <w:color w:val="000000"/>
                  <w:sz w:val="20"/>
                  <w:szCs w:val="20"/>
                  <w:lang w:eastAsia="zh-CN"/>
                </w:rPr>
                <w:t>1-Yes</w:t>
              </w:r>
            </w:ins>
          </w:p>
          <w:p w14:paraId="231D0920" w14:textId="388AC9EB" w:rsidR="00B31DBF" w:rsidRPr="004A0DC1" w:rsidRDefault="00B31DBF" w:rsidP="00B31DBF">
            <w:pPr>
              <w:contextualSpacing/>
              <w:rPr>
                <w:ins w:id="224" w:author="Stickler, Mercedes M. (E3/LTRM)" w:date="2014-11-21T17:40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225" w:author="Stickler, Mercedes M. (E3/LTRM)" w:date="2014-11-21T17:41:00Z">
              <w:r w:rsidRPr="004A0DC1">
                <w:rPr>
                  <w:rFonts w:ascii="Gill Sans MT" w:hAnsi="Gill Sans MT"/>
                  <w:i/>
                  <w:color w:val="000000"/>
                  <w:sz w:val="20"/>
                  <w:szCs w:val="20"/>
                  <w:lang w:eastAsia="zh-CN"/>
                </w:rPr>
                <w:t xml:space="preserve">If 0, skip to </w:t>
              </w:r>
              <w:r>
                <w:rPr>
                  <w:rFonts w:ascii="Gill Sans MT" w:hAnsi="Gill Sans MT"/>
                  <w:i/>
                  <w:color w:val="000000"/>
                  <w:sz w:val="20"/>
                  <w:szCs w:val="20"/>
                  <w:lang w:eastAsia="zh-CN"/>
                </w:rPr>
                <w:t>D.18</w:t>
              </w:r>
            </w:ins>
          </w:p>
        </w:tc>
        <w:tc>
          <w:tcPr>
            <w:tcW w:w="1592" w:type="dxa"/>
          </w:tcPr>
          <w:p w14:paraId="306A082B" w14:textId="08FEF11F" w:rsidR="00B31DBF" w:rsidRPr="004A0DC1" w:rsidRDefault="00B31DBF" w:rsidP="00BA14CC">
            <w:pPr>
              <w:contextualSpacing/>
              <w:rPr>
                <w:ins w:id="226" w:author="Stickler, Mercedes M. (E3/LTRM)" w:date="2014-11-21T17:41:00Z"/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ins w:id="227" w:author="Stickler, Mercedes M. (E3/LTRM)" w:date="2014-11-21T17:41:00Z">
              <w:r>
                <w:rPr>
                  <w:rFonts w:ascii="Gill Sans MT" w:hAnsi="Gill Sans MT"/>
                  <w:color w:val="000000"/>
                  <w:sz w:val="20"/>
                  <w:szCs w:val="20"/>
                  <w:lang w:eastAsia="zh-CN"/>
                </w:rPr>
                <w:t>If the compensation was in cash, what was the amount in Kwacha?</w:t>
              </w:r>
            </w:ins>
          </w:p>
        </w:tc>
        <w:tc>
          <w:tcPr>
            <w:tcW w:w="1592" w:type="dxa"/>
          </w:tcPr>
          <w:p w14:paraId="1BC8213D" w14:textId="460106AD" w:rsidR="00B31DBF" w:rsidRPr="004A0DC1" w:rsidRDefault="00B31DBF" w:rsidP="00BA14CC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</w:pP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Please describe </w:t>
            </w:r>
            <w:r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>the c</w:t>
            </w:r>
            <w:r w:rsidRPr="004A0DC1">
              <w:rPr>
                <w:rFonts w:ascii="Gill Sans MT" w:hAnsi="Gill Sans MT"/>
                <w:color w:val="000000"/>
                <w:sz w:val="20"/>
                <w:szCs w:val="20"/>
                <w:lang w:eastAsia="zh-CN"/>
              </w:rPr>
              <w:t xml:space="preserve">ompensation </w:t>
            </w:r>
          </w:p>
        </w:tc>
      </w:tr>
      <w:tr w:rsidR="00B31DBF" w:rsidRPr="004A0DC1" w14:paraId="7B7B29AE" w14:textId="77777777" w:rsidTr="00B31DBF">
        <w:tc>
          <w:tcPr>
            <w:tcW w:w="317" w:type="dxa"/>
          </w:tcPr>
          <w:p w14:paraId="605D78CC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27" w:type="dxa"/>
          </w:tcPr>
          <w:p w14:paraId="7CF01B53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22552A9A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proofErr w:type="spellStart"/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hwho_sold</w:t>
            </w:r>
            <w:proofErr w:type="spellEnd"/>
          </w:p>
        </w:tc>
        <w:tc>
          <w:tcPr>
            <w:tcW w:w="925" w:type="dxa"/>
          </w:tcPr>
          <w:p w14:paraId="38501BB4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Amount</w:t>
            </w:r>
          </w:p>
        </w:tc>
        <w:tc>
          <w:tcPr>
            <w:tcW w:w="636" w:type="dxa"/>
          </w:tcPr>
          <w:p w14:paraId="7443A65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Unit</w:t>
            </w:r>
          </w:p>
        </w:tc>
        <w:tc>
          <w:tcPr>
            <w:tcW w:w="1193" w:type="dxa"/>
          </w:tcPr>
          <w:p w14:paraId="62519BFE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6FDA3C42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proofErr w:type="spellStart"/>
            <w:r w:rsidRPr="004A0DC1">
              <w:rPr>
                <w:rFonts w:ascii="Gill Sans MT" w:hAnsi="Gill Sans MT"/>
                <w:b/>
                <w:color w:val="000000"/>
                <w:sz w:val="20"/>
                <w:szCs w:val="20"/>
                <w:lang w:eastAsia="zh-CN"/>
              </w:rPr>
              <w:t>hwhy_bought</w:t>
            </w:r>
            <w:proofErr w:type="spellEnd"/>
          </w:p>
        </w:tc>
        <w:tc>
          <w:tcPr>
            <w:tcW w:w="1404" w:type="dxa"/>
          </w:tcPr>
          <w:p w14:paraId="224699C7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45997E5F" w14:textId="77777777" w:rsidR="00B31DBF" w:rsidRPr="004A0DC1" w:rsidRDefault="00B31DBF" w:rsidP="00E748FE">
            <w:pPr>
              <w:rPr>
                <w:ins w:id="228" w:author="Stickler, Mercedes M. (E3/LTRM)" w:date="2014-11-21T17:40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117F26A3" w14:textId="77777777" w:rsidR="00B31DBF" w:rsidRPr="004A0DC1" w:rsidRDefault="00B31DBF" w:rsidP="00E748FE">
            <w:pPr>
              <w:rPr>
                <w:ins w:id="229" w:author="Stickler, Mercedes M. (E3/LTRM)" w:date="2014-11-21T17:41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09862D0E" w14:textId="6EC833FB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31DBF" w:rsidRPr="004A0DC1" w14:paraId="28B26809" w14:textId="77777777" w:rsidTr="00B31DBF">
        <w:tc>
          <w:tcPr>
            <w:tcW w:w="317" w:type="dxa"/>
          </w:tcPr>
          <w:p w14:paraId="3EFAEFD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3BD11B00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6005926F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25" w:type="dxa"/>
          </w:tcPr>
          <w:p w14:paraId="50CF9872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636" w:type="dxa"/>
          </w:tcPr>
          <w:p w14:paraId="47182B60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93" w:type="dxa"/>
          </w:tcPr>
          <w:p w14:paraId="0544D32D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3C661BE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34490306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71B6C643" w14:textId="77777777" w:rsidR="00B31DBF" w:rsidRPr="004A0DC1" w:rsidRDefault="00B31DBF" w:rsidP="00E748FE">
            <w:pPr>
              <w:rPr>
                <w:ins w:id="230" w:author="Stickler, Mercedes M. (E3/LTRM)" w:date="2014-11-21T17:40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71A57E31" w14:textId="77777777" w:rsidR="00B31DBF" w:rsidRPr="004A0DC1" w:rsidRDefault="00B31DBF" w:rsidP="00E748FE">
            <w:pPr>
              <w:rPr>
                <w:ins w:id="231" w:author="Stickler, Mercedes M. (E3/LTRM)" w:date="2014-11-21T17:41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7005C70E" w14:textId="55F9F7D5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31DBF" w:rsidRPr="004A0DC1" w14:paraId="0F1A4404" w14:textId="77777777" w:rsidTr="00B31DBF">
        <w:tc>
          <w:tcPr>
            <w:tcW w:w="317" w:type="dxa"/>
          </w:tcPr>
          <w:p w14:paraId="5F4DF62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2</w:t>
            </w:r>
          </w:p>
        </w:tc>
        <w:tc>
          <w:tcPr>
            <w:tcW w:w="1327" w:type="dxa"/>
          </w:tcPr>
          <w:p w14:paraId="4CE97B61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342F1513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25" w:type="dxa"/>
          </w:tcPr>
          <w:p w14:paraId="0D4855C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636" w:type="dxa"/>
          </w:tcPr>
          <w:p w14:paraId="2B0F0E35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93" w:type="dxa"/>
          </w:tcPr>
          <w:p w14:paraId="7BA0BE1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60A9C3C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6BC8D5DA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4FEE06C7" w14:textId="77777777" w:rsidR="00B31DBF" w:rsidRPr="004A0DC1" w:rsidRDefault="00B31DBF" w:rsidP="00E748FE">
            <w:pPr>
              <w:rPr>
                <w:ins w:id="232" w:author="Stickler, Mercedes M. (E3/LTRM)" w:date="2014-11-21T17:40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60CA65DE" w14:textId="77777777" w:rsidR="00B31DBF" w:rsidRPr="004A0DC1" w:rsidRDefault="00B31DBF" w:rsidP="00E748FE">
            <w:pPr>
              <w:rPr>
                <w:ins w:id="233" w:author="Stickler, Mercedes M. (E3/LTRM)" w:date="2014-11-21T17:41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12C0F240" w14:textId="74E71981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31DBF" w:rsidRPr="004A0DC1" w14:paraId="3ADA134D" w14:textId="77777777" w:rsidTr="00B31DBF">
        <w:tc>
          <w:tcPr>
            <w:tcW w:w="317" w:type="dxa"/>
          </w:tcPr>
          <w:p w14:paraId="7DAFFAD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4A0DC1">
              <w:rPr>
                <w:rFonts w:ascii="Gill Sans MT" w:hAnsi="Gill Sans MT"/>
                <w:sz w:val="20"/>
                <w:szCs w:val="20"/>
              </w:rPr>
              <w:t>3</w:t>
            </w:r>
          </w:p>
        </w:tc>
        <w:tc>
          <w:tcPr>
            <w:tcW w:w="1327" w:type="dxa"/>
          </w:tcPr>
          <w:p w14:paraId="6337A69B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29" w:type="dxa"/>
          </w:tcPr>
          <w:p w14:paraId="68FF7CAC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25" w:type="dxa"/>
          </w:tcPr>
          <w:p w14:paraId="2C5EAFB2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636" w:type="dxa"/>
          </w:tcPr>
          <w:p w14:paraId="47871801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193" w:type="dxa"/>
          </w:tcPr>
          <w:p w14:paraId="24B0BE20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2B7A8A59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171A3F11" w14:textId="77777777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46E96AD3" w14:textId="77777777" w:rsidR="00B31DBF" w:rsidRPr="004A0DC1" w:rsidRDefault="00B31DBF" w:rsidP="00E748FE">
            <w:pPr>
              <w:rPr>
                <w:ins w:id="234" w:author="Stickler, Mercedes M. (E3/LTRM)" w:date="2014-11-21T17:40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1D5B1738" w14:textId="77777777" w:rsidR="00B31DBF" w:rsidRPr="004A0DC1" w:rsidRDefault="00B31DBF" w:rsidP="00E748FE">
            <w:pPr>
              <w:rPr>
                <w:ins w:id="235" w:author="Stickler, Mercedes M. (E3/LTRM)" w:date="2014-11-21T17:41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592" w:type="dxa"/>
          </w:tcPr>
          <w:p w14:paraId="64F234A2" w14:textId="4FB2E72A" w:rsidR="00B31DBF" w:rsidRPr="004A0DC1" w:rsidRDefault="00B31DBF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5B2352C1" w14:textId="77777777" w:rsidR="00AC500F" w:rsidRPr="00F71A9A" w:rsidRDefault="00AC500F" w:rsidP="00AC500F">
      <w:pPr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6FF1DE59" w14:textId="77777777" w:rsidR="004A0DC1" w:rsidRDefault="004A0DC1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</w:p>
    <w:p w14:paraId="752A9186" w14:textId="77777777" w:rsidR="00AC500F" w:rsidRPr="004A0DC1" w:rsidRDefault="00AC500F" w:rsidP="00AC500F">
      <w:pPr>
        <w:contextualSpacing/>
        <w:rPr>
          <w:rFonts w:ascii="Gill Sans MT" w:hAnsi="Gill Sans MT"/>
          <w:b/>
          <w:color w:val="000000"/>
          <w:sz w:val="22"/>
          <w:szCs w:val="22"/>
        </w:rPr>
      </w:pPr>
      <w:r w:rsidRPr="004A0DC1">
        <w:rPr>
          <w:rFonts w:ascii="Gill Sans MT" w:hAnsi="Gill Sans MT"/>
          <w:b/>
          <w:color w:val="000000"/>
          <w:sz w:val="22"/>
          <w:szCs w:val="22"/>
        </w:rPr>
        <w:t>Now I am going ask you some questions about events that could happen in your village. Please tell me how likely you think the following events are.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3510"/>
        <w:gridCol w:w="168"/>
        <w:gridCol w:w="12"/>
        <w:gridCol w:w="720"/>
        <w:tblGridChange w:id="236">
          <w:tblGrid>
            <w:gridCol w:w="100"/>
            <w:gridCol w:w="5580"/>
            <w:gridCol w:w="3510"/>
            <w:gridCol w:w="168"/>
            <w:gridCol w:w="12"/>
            <w:gridCol w:w="720"/>
          </w:tblGrid>
        </w:tblGridChange>
      </w:tblGrid>
      <w:tr w:rsidR="00AC500F" w:rsidRPr="005E6116" w14:paraId="262E6E4C" w14:textId="77777777" w:rsidTr="005E6116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B298" w14:textId="65B6852B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9673A" w14:textId="468411BA" w:rsidR="00AC500F" w:rsidRPr="005E6116" w:rsidRDefault="005E6116" w:rsidP="005E6116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How likely is it that elites</w:t>
            </w:r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outside of the community </w:t>
            </w:r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will take some of the customary </w:t>
            </w:r>
            <w:proofErr w:type="gramStart"/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 w:rsidR="00AC500F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used by your village without authorization from the community in the next 1 to 3 years?   </w:t>
            </w:r>
            <w:r w:rsidR="00AC500F"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(helite1)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DA1F9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39F9F57D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454B80E5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7C9CABC7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2176E24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68D3E10F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236DF4C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4C5491E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636EC87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0DBD93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5E6116" w14:paraId="61C5B337" w14:textId="77777777" w:rsidTr="005E6116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0E6F" w14:textId="261FA202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89456" w14:textId="2380A31B" w:rsidR="00AC500F" w:rsidRPr="005E6116" w:rsidRDefault="00AC500F" w:rsidP="005E6116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How likel</w:t>
            </w:r>
            <w:r w:rsidR="005E6116"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y is it that elites from outside of the community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will take some of the customary </w:t>
            </w:r>
            <w:proofErr w:type="gramStart"/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forest land</w:t>
            </w:r>
            <w:proofErr w:type="gramEnd"/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 used by your village without authorization from the community more than 3 years into the future? 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(helite3)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BFF832D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145850AF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1B1BFC74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1BB0AE6F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642085F4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4EBFD33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3017665C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0CBEAEC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0A444D48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558B16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5E6116" w14:paraId="2568E1FC" w14:textId="77777777" w:rsidTr="005E6116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384B" w14:textId="2696E2F9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183FD" w14:textId="77777777" w:rsidR="00AC500F" w:rsidRPr="005E6116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a chief will sell or give away customary forestland used by this village for investment purposes in the next 1-3 years without authorization from the community? 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(hchiefsell1)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E16CB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71152A6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5407D36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4B453217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389F6DE1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57471C31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5E115A44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5AC0D411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2948990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6E16AF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C500F" w:rsidRPr="005E6116" w14:paraId="7E4E27CB" w14:textId="77777777" w:rsidTr="005E6116">
        <w:trPr>
          <w:trHeight w:val="222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B2530B" w14:textId="058E1F6F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B28A650" w14:textId="77777777" w:rsidR="00AC500F" w:rsidRPr="005E6116" w:rsidRDefault="00AC500F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How likely is it that a chief will sell or give away the customary forestland used by this village for investment purposes more than 3 years into the future without authorization from the community?</w:t>
            </w:r>
            <w:r w:rsidRPr="005E6116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Pr="005E6116">
              <w:rPr>
                <w:rFonts w:ascii="Gill Sans MT" w:hAnsi="Gill Sans MT"/>
                <w:b/>
                <w:sz w:val="20"/>
                <w:szCs w:val="20"/>
              </w:rPr>
              <w:t>(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hchiefsell3)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1811252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5FA8A3A9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639B7C5C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5EFEB9D3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6D2BBCC6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41F5F210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13542CA7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1F41B82B" w14:textId="77777777" w:rsidR="00AC500F" w:rsidRPr="005E6116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C8D48CC" w14:textId="77777777" w:rsidR="00AC500F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  <w:p w14:paraId="3743179F" w14:textId="77777777" w:rsidR="005E6116" w:rsidRPr="005E6116" w:rsidRDefault="005E6116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3EE0BF9" w14:textId="77777777" w:rsidR="00AC500F" w:rsidRPr="005E6116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5E6116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9739EE" w:rsidRPr="005E6116" w14:paraId="096D90C9" w14:textId="77777777" w:rsidTr="005E6116">
        <w:trPr>
          <w:trHeight w:val="187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53FF5C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078711E" w14:textId="64276341" w:rsidR="009739EE" w:rsidRPr="005E6116" w:rsidRDefault="009739EE" w:rsidP="008D4159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</w:t>
            </w:r>
            <w:r w:rsidR="008D4159">
              <w:rPr>
                <w:rFonts w:ascii="Gill Sans MT" w:hAnsi="Gill Sans MT"/>
                <w:color w:val="000000"/>
                <w:sz w:val="20"/>
                <w:szCs w:val="20"/>
              </w:rPr>
              <w:t xml:space="preserve">it that wealthy or powerful families within the community will inappropriately use customary forest land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without authorization from the community</w:t>
            </w:r>
            <w:r w:rsidR="008D4159">
              <w:rPr>
                <w:rFonts w:ascii="Gill Sans MT" w:hAnsi="Gill Sans MT"/>
                <w:color w:val="000000"/>
                <w:sz w:val="20"/>
                <w:szCs w:val="20"/>
              </w:rPr>
              <w:t xml:space="preserve"> in the next 1-2 years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  <w:r w:rsidR="008D4159">
              <w:rPr>
                <w:rFonts w:ascii="Gill Sans MT" w:hAnsi="Gill Sans MT"/>
                <w:b/>
                <w:color w:val="000000"/>
                <w:sz w:val="20"/>
                <w:szCs w:val="20"/>
              </w:rPr>
              <w:t>(landgrab</w:t>
            </w:r>
            <w:r w:rsidR="00AF425E">
              <w:rPr>
                <w:rFonts w:ascii="Gill Sans MT" w:hAnsi="Gill Sans MT"/>
                <w:b/>
                <w:color w:val="000000"/>
                <w:sz w:val="20"/>
                <w:szCs w:val="20"/>
              </w:rPr>
              <w:t>1</w:t>
            </w:r>
            <w:r w:rsidRPr="005E6116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7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DBDF527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5B72AE5C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5997ED6A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347BEE39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116EDE12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654A1873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6698F1A8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147B99DE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0798801E" w14:textId="64CA9956" w:rsidR="009739EE" w:rsidRPr="005E6116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077A7D0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39EE" w:rsidRPr="005E6116" w14:paraId="2AF3FAFA" w14:textId="77777777" w:rsidTr="005E6116">
        <w:trPr>
          <w:trHeight w:val="144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20B1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2D0DC2C" w14:textId="3B97DDBC" w:rsidR="009739EE" w:rsidRPr="005E6116" w:rsidRDefault="008D4159" w:rsidP="00E748FE">
            <w:pPr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</w:t>
            </w:r>
            <w:r>
              <w:rPr>
                <w:rFonts w:ascii="Gill Sans MT" w:hAnsi="Gill Sans MT"/>
                <w:color w:val="000000"/>
                <w:sz w:val="20"/>
                <w:szCs w:val="20"/>
              </w:rPr>
              <w:t xml:space="preserve">it that wealthy or powerful families within the community will inappropriately use customary forest land 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without authorization from the community</w:t>
            </w:r>
            <w:r w:rsidR="00AF425E">
              <w:rPr>
                <w:rFonts w:ascii="Gill Sans MT" w:hAnsi="Gill Sans MT"/>
                <w:color w:val="000000"/>
                <w:sz w:val="20"/>
                <w:szCs w:val="20"/>
              </w:rPr>
              <w:t xml:space="preserve"> more than three years into the future</w:t>
            </w:r>
            <w:r w:rsidRPr="005E6116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  <w:r w:rsidR="00AF425E">
              <w:rPr>
                <w:rFonts w:ascii="Gill Sans MT" w:hAnsi="Gill Sans MT"/>
                <w:color w:val="000000"/>
                <w:sz w:val="20"/>
                <w:szCs w:val="20"/>
              </w:rPr>
              <w:t xml:space="preserve"> (landgrab3)</w:t>
            </w:r>
          </w:p>
        </w:tc>
        <w:tc>
          <w:tcPr>
            <w:tcW w:w="3678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E5FDE6D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3EE5058B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73126867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243C3F7D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365C72DB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13AF0A3D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3D286EFF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53370640" w14:textId="77777777" w:rsidR="009739EE" w:rsidRPr="005E6116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00F7A862" w14:textId="77777777" w:rsidR="009739EE" w:rsidRDefault="009739EE" w:rsidP="009739E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5E6116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  <w:p w14:paraId="019B74D5" w14:textId="77777777" w:rsidR="009739EE" w:rsidRDefault="009739EE" w:rsidP="00E748FE">
            <w:pPr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DDB19F" w14:textId="77777777" w:rsidR="009739EE" w:rsidRPr="005E6116" w:rsidRDefault="009739EE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694545" w:rsidRPr="005E6116" w:rsidDel="00694545" w14:paraId="254E48E3" w14:textId="35A3018D" w:rsidTr="00694545">
        <w:tblPrEx>
          <w:tblCellMar>
            <w:left w:w="29" w:type="dxa"/>
            <w:right w:w="29" w:type="dxa"/>
          </w:tblCellMar>
        </w:tblPrEx>
        <w:trPr>
          <w:trHeight w:val="20"/>
          <w:del w:id="237" w:author="Heather Huntington" w:date="2014-12-01T17:55:00Z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599CDF" w14:textId="7E981ECB" w:rsidR="009739EE" w:rsidRPr="005E6116" w:rsidDel="00694545" w:rsidRDefault="009739EE" w:rsidP="00E748FE">
            <w:pPr>
              <w:rPr>
                <w:del w:id="238" w:author="Heather Huntington" w:date="2014-12-01T17:55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3E3CFE1" w14:textId="0ABCAE4B" w:rsidR="009739EE" w:rsidRPr="005E6116" w:rsidDel="00694545" w:rsidRDefault="009739EE" w:rsidP="00E748FE">
            <w:pPr>
              <w:rPr>
                <w:del w:id="239" w:author="Heather Huntington" w:date="2014-12-01T17:55:00Z"/>
                <w:rFonts w:ascii="Gill Sans MT" w:hAnsi="Gill Sans MT" w:cs="Arial"/>
                <w:sz w:val="20"/>
                <w:szCs w:val="20"/>
              </w:rPr>
            </w:pPr>
            <w:del w:id="240" w:author="Heather Huntington" w:date="2014-12-01T17:55:00Z">
              <w:r w:rsidRPr="005E6116"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Are </w:delText>
              </w:r>
            </w:del>
            <w:ins w:id="241" w:author="Stickler, Mercedes M. (E3/LTRM)" w:date="2014-11-21T17:42:00Z">
              <w:del w:id="242" w:author="Heather Huntington" w:date="2014-12-01T17:55:00Z">
                <w:r w:rsidR="004176C2" w:rsidDel="00694545">
                  <w:rPr>
                    <w:rFonts w:ascii="Gill Sans MT" w:hAnsi="Gill Sans MT" w:cs="Arial"/>
                    <w:sz w:val="20"/>
                    <w:szCs w:val="20"/>
                  </w:rPr>
                  <w:delText>Is</w:delText>
                </w:r>
                <w:r w:rsidR="004176C2" w:rsidRPr="005E6116" w:rsidDel="00694545">
                  <w:rPr>
                    <w:rFonts w:ascii="Gill Sans MT" w:hAnsi="Gill Sans MT" w:cs="Arial"/>
                    <w:sz w:val="20"/>
                    <w:szCs w:val="20"/>
                  </w:rPr>
                  <w:delText xml:space="preserve"> </w:delText>
                </w:r>
              </w:del>
            </w:ins>
            <w:del w:id="243" w:author="Heather Huntington" w:date="2014-12-01T17:55:00Z">
              <w:r w:rsidRPr="005E6116"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there any </w:delText>
              </w:r>
              <w:r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land </w:delText>
              </w:r>
              <w:r w:rsidRPr="005E6116" w:rsidDel="00694545">
                <w:rPr>
                  <w:rFonts w:ascii="Gill Sans MT" w:hAnsi="Gill Sans MT" w:cs="Arial"/>
                  <w:sz w:val="20"/>
                  <w:szCs w:val="20"/>
                </w:rPr>
                <w:delText>that your community used to access that your community is no longer allowed to access?</w:delText>
              </w:r>
            </w:del>
          </w:p>
          <w:p w14:paraId="35AAE5C6" w14:textId="719747FF" w:rsidR="009739EE" w:rsidRPr="005E6116" w:rsidDel="00694545" w:rsidRDefault="009739EE" w:rsidP="00E748FE">
            <w:pPr>
              <w:rPr>
                <w:del w:id="244" w:author="Heather Huntington" w:date="2014-12-01T17:55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del w:id="245" w:author="Heather Huntington" w:date="2014-12-01T17:55:00Z">
              <w:r w:rsidRPr="005E6116" w:rsidDel="00694545">
                <w:rPr>
                  <w:rFonts w:ascii="Gill Sans MT" w:hAnsi="Gill Sans MT" w:cs="Arial"/>
                  <w:i/>
                  <w:sz w:val="20"/>
                  <w:szCs w:val="20"/>
                </w:rPr>
                <w:delText>If 0, skip to Section G</w:delText>
              </w:r>
              <w:r w:rsidRPr="005E6116"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 </w:delText>
              </w:r>
            </w:del>
          </w:p>
        </w:tc>
        <w:tc>
          <w:tcPr>
            <w:tcW w:w="369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83D9A25" w14:textId="53B1E9A3" w:rsidR="009739EE" w:rsidRPr="005E6116" w:rsidDel="00694545" w:rsidRDefault="009739EE" w:rsidP="00E748FE">
            <w:pPr>
              <w:rPr>
                <w:del w:id="246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47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0=No</w:delText>
              </w:r>
            </w:del>
          </w:p>
          <w:p w14:paraId="6E4F66A3" w14:textId="79030B74" w:rsidR="009739EE" w:rsidRPr="005E6116" w:rsidDel="00694545" w:rsidRDefault="009739EE" w:rsidP="00E748FE">
            <w:pPr>
              <w:rPr>
                <w:del w:id="248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49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 xml:space="preserve">1=Yes </w:delText>
              </w:r>
            </w:del>
          </w:p>
          <w:p w14:paraId="77217C50" w14:textId="04DB53C9" w:rsidR="009739EE" w:rsidRPr="005E6116" w:rsidDel="00694545" w:rsidRDefault="009739EE" w:rsidP="00E748FE">
            <w:pPr>
              <w:rPr>
                <w:del w:id="250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51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888=Don’t know</w:delText>
              </w:r>
            </w:del>
          </w:p>
          <w:p w14:paraId="5AAB0811" w14:textId="6D29F632" w:rsidR="009739EE" w:rsidRPr="005E6116" w:rsidDel="00694545" w:rsidRDefault="009739EE" w:rsidP="00E748FE">
            <w:pPr>
              <w:rPr>
                <w:del w:id="252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53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999=Prefer not to respond</w:delText>
              </w:r>
            </w:del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614984" w14:textId="7DD6D47F" w:rsidR="009739EE" w:rsidRPr="005E6116" w:rsidDel="00694545" w:rsidRDefault="009739EE" w:rsidP="00E748FE">
            <w:pPr>
              <w:rPr>
                <w:del w:id="254" w:author="Heather Huntington" w:date="2014-12-01T17:55:00Z"/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del w:id="255" w:author="Heather Huntington" w:date="2014-12-01T17:55:00Z">
              <w:r w:rsidRPr="005E6116" w:rsidDel="00694545">
                <w:rPr>
                  <w:rFonts w:ascii="Gill Sans MT" w:eastAsia="Calibri" w:hAnsi="Gill Sans MT" w:cs="Times New Roman"/>
                  <w:i/>
                  <w:color w:val="A6A6A6"/>
                  <w:sz w:val="20"/>
                  <w:szCs w:val="20"/>
                </w:rPr>
                <w:delText>(Code)</w:delText>
              </w:r>
            </w:del>
          </w:p>
        </w:tc>
      </w:tr>
      <w:tr w:rsidR="009739EE" w:rsidRPr="005E6116" w:rsidDel="00694545" w14:paraId="1C1510BB" w14:textId="2F60E4E2" w:rsidTr="005E611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  <w:del w:id="256" w:author="Heather Huntington" w:date="2014-12-01T17:55:00Z"/>
        </w:trPr>
        <w:tc>
          <w:tcPr>
            <w:tcW w:w="100" w:type="dxa"/>
            <w:tcBorders>
              <w:right w:val="single" w:sz="4" w:space="0" w:color="auto"/>
            </w:tcBorders>
          </w:tcPr>
          <w:p w14:paraId="474EF0B9" w14:textId="497F49FA" w:rsidR="009739EE" w:rsidRPr="005E6116" w:rsidDel="00694545" w:rsidRDefault="009739EE" w:rsidP="00E748FE">
            <w:pPr>
              <w:rPr>
                <w:del w:id="257" w:author="Heather Huntington" w:date="2014-12-01T17:55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left w:val="single" w:sz="4" w:space="0" w:color="auto"/>
              <w:right w:val="single" w:sz="18" w:space="0" w:color="000000"/>
            </w:tcBorders>
          </w:tcPr>
          <w:p w14:paraId="507E6A07" w14:textId="6DE284C5" w:rsidR="009739EE" w:rsidDel="00694545" w:rsidRDefault="009739EE" w:rsidP="00E748FE">
            <w:pPr>
              <w:rPr>
                <w:del w:id="258" w:author="Heather Huntington" w:date="2014-12-01T17:55:00Z"/>
                <w:rFonts w:ascii="Gill Sans MT" w:hAnsi="Gill Sans MT" w:cs="Arial"/>
                <w:sz w:val="20"/>
                <w:szCs w:val="20"/>
              </w:rPr>
            </w:pPr>
            <w:commentRangeStart w:id="259"/>
            <w:del w:id="260" w:author="Heather Huntington" w:date="2014-12-01T17:55:00Z">
              <w:r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Please describe these areas. </w:delText>
              </w:r>
              <w:r w:rsidRPr="005E6116"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 </w:delText>
              </w:r>
              <w:r w:rsidDel="00694545">
                <w:rPr>
                  <w:rFonts w:ascii="Gill Sans MT" w:hAnsi="Gill Sans MT" w:cs="Arial"/>
                  <w:sz w:val="20"/>
                  <w:szCs w:val="20"/>
                </w:rPr>
                <w:delText>Are they</w:delText>
              </w:r>
              <w:r w:rsidR="00BA14CC"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: </w:delText>
              </w:r>
              <w:commentRangeEnd w:id="259"/>
              <w:r w:rsidR="00BA14CC" w:rsidDel="00694545">
                <w:rPr>
                  <w:rStyle w:val="CommentReference"/>
                  <w:rFonts w:eastAsiaTheme="minorHAnsi"/>
                </w:rPr>
                <w:commentReference w:id="259"/>
              </w:r>
            </w:del>
          </w:p>
          <w:p w14:paraId="14091AE3" w14:textId="260C592D" w:rsidR="00BA14CC" w:rsidDel="00694545" w:rsidRDefault="00BA14CC" w:rsidP="00E748FE">
            <w:pPr>
              <w:rPr>
                <w:del w:id="261" w:author="Heather Huntington" w:date="2014-12-01T17:55:00Z"/>
                <w:rFonts w:ascii="Gill Sans MT" w:hAnsi="Gill Sans MT" w:cs="Arial"/>
                <w:sz w:val="20"/>
                <w:szCs w:val="20"/>
              </w:rPr>
            </w:pPr>
          </w:p>
          <w:p w14:paraId="1EBDB308" w14:textId="42C5E47F" w:rsidR="009739EE" w:rsidDel="00694545" w:rsidRDefault="009739EE" w:rsidP="00E748FE">
            <w:pPr>
              <w:rPr>
                <w:del w:id="262" w:author="Heather Huntington" w:date="2014-12-01T17:55:00Z"/>
                <w:rFonts w:ascii="Gill Sans MT" w:hAnsi="Gill Sans MT" w:cs="Arial"/>
                <w:sz w:val="20"/>
                <w:szCs w:val="20"/>
              </w:rPr>
            </w:pPr>
          </w:p>
          <w:p w14:paraId="6E8A0103" w14:textId="3CDBAB1D" w:rsidR="009739EE" w:rsidDel="00694545" w:rsidRDefault="009739EE" w:rsidP="00E748FE">
            <w:pPr>
              <w:rPr>
                <w:del w:id="263" w:author="Heather Huntington" w:date="2014-12-01T17:55:00Z"/>
                <w:rFonts w:ascii="Gill Sans MT" w:hAnsi="Gill Sans MT" w:cs="Arial"/>
                <w:sz w:val="20"/>
                <w:szCs w:val="20"/>
              </w:rPr>
            </w:pPr>
          </w:p>
          <w:p w14:paraId="50F5B004" w14:textId="52403C3E" w:rsidR="009739EE" w:rsidDel="00694545" w:rsidRDefault="009739EE" w:rsidP="00E748FE">
            <w:pPr>
              <w:rPr>
                <w:del w:id="264" w:author="Heather Huntington" w:date="2014-12-01T17:55:00Z"/>
                <w:rFonts w:ascii="Gill Sans MT" w:hAnsi="Gill Sans MT"/>
                <w:w w:val="105"/>
                <w:sz w:val="20"/>
                <w:szCs w:val="20"/>
              </w:rPr>
            </w:pPr>
            <w:del w:id="265" w:author="Heather Huntington" w:date="2014-12-01T17:55:00Z">
              <w:r w:rsidDel="00694545">
                <w:rPr>
                  <w:rFonts w:ascii="Gill Sans MT" w:hAnsi="Gill Sans MT"/>
                  <w:w w:val="105"/>
                  <w:sz w:val="20"/>
                  <w:szCs w:val="20"/>
                </w:rPr>
                <w:delText xml:space="preserve"> </w:delText>
              </w:r>
            </w:del>
          </w:p>
          <w:p w14:paraId="7C6E5BDF" w14:textId="05540605" w:rsidR="00BA14CC" w:rsidDel="00694545" w:rsidRDefault="00BA14CC" w:rsidP="00E748FE">
            <w:pPr>
              <w:rPr>
                <w:del w:id="266" w:author="Heather Huntington" w:date="2014-12-01T17:55:00Z"/>
                <w:rFonts w:ascii="Gill Sans MT" w:hAnsi="Gill Sans MT"/>
                <w:w w:val="105"/>
                <w:sz w:val="20"/>
                <w:szCs w:val="20"/>
              </w:rPr>
            </w:pPr>
          </w:p>
          <w:p w14:paraId="30C772B9" w14:textId="0377AC16" w:rsidR="00BA14CC" w:rsidDel="00694545" w:rsidRDefault="00BA14CC" w:rsidP="00E748FE">
            <w:pPr>
              <w:rPr>
                <w:del w:id="267" w:author="Heather Huntington" w:date="2014-12-01T17:55:00Z"/>
                <w:rFonts w:ascii="Gill Sans MT" w:hAnsi="Gill Sans MT"/>
                <w:w w:val="105"/>
                <w:sz w:val="20"/>
                <w:szCs w:val="20"/>
              </w:rPr>
            </w:pPr>
          </w:p>
          <w:p w14:paraId="6E88EEA8" w14:textId="2111794C" w:rsidR="00BA14CC" w:rsidDel="00694545" w:rsidRDefault="00BA14CC" w:rsidP="00E748FE">
            <w:pPr>
              <w:rPr>
                <w:del w:id="268" w:author="Heather Huntington" w:date="2014-12-01T17:55:00Z"/>
                <w:rFonts w:ascii="Gill Sans MT" w:hAnsi="Gill Sans MT"/>
                <w:w w:val="105"/>
                <w:sz w:val="20"/>
                <w:szCs w:val="20"/>
              </w:rPr>
            </w:pPr>
          </w:p>
          <w:p w14:paraId="3A75D541" w14:textId="283D4F11" w:rsidR="00BA14CC" w:rsidRPr="005E6116" w:rsidDel="00694545" w:rsidRDefault="00BA14CC" w:rsidP="00E748FE">
            <w:pPr>
              <w:rPr>
                <w:del w:id="269" w:author="Heather Huntington" w:date="2014-12-01T17:55:00Z"/>
                <w:rFonts w:ascii="Gill Sans MT" w:hAnsi="Gill Sans MT"/>
                <w:w w:val="105"/>
                <w:sz w:val="20"/>
                <w:szCs w:val="20"/>
              </w:rPr>
            </w:pPr>
            <w:del w:id="270" w:author="Heather Huntington" w:date="2014-12-01T17:55:00Z">
              <w:r w:rsidDel="00694545">
                <w:rPr>
                  <w:rFonts w:ascii="Gill Sans MT" w:hAnsi="Gill Sans MT"/>
                  <w:w w:val="105"/>
                  <w:sz w:val="20"/>
                  <w:szCs w:val="20"/>
                </w:rPr>
                <w:delText xml:space="preserve">If Other, please specify: </w:delText>
              </w:r>
            </w:del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D3996D" w14:textId="530EFDF7" w:rsidR="009739EE" w:rsidDel="00694545" w:rsidRDefault="009739EE" w:rsidP="009739EE">
            <w:pPr>
              <w:contextualSpacing/>
              <w:rPr>
                <w:del w:id="271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72" w:author="Heather Huntington" w:date="2014-12-01T17:55:00Z">
              <w:r w:rsidDel="00694545">
                <w:rPr>
                  <w:rFonts w:ascii="Gill Sans MT" w:hAnsi="Gill Sans MT"/>
                  <w:sz w:val="20"/>
                  <w:szCs w:val="20"/>
                </w:rPr>
                <w:delText>1=protected areas</w:delText>
              </w:r>
            </w:del>
          </w:p>
          <w:p w14:paraId="4399C4B8" w14:textId="0131CED1" w:rsidR="009739EE" w:rsidDel="00694545" w:rsidRDefault="009739EE" w:rsidP="009739EE">
            <w:pPr>
              <w:contextualSpacing/>
              <w:rPr>
                <w:del w:id="273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74" w:author="Heather Huntington" w:date="2014-12-01T17:55:00Z">
              <w:r w:rsidDel="00694545">
                <w:rPr>
                  <w:rFonts w:ascii="Gill Sans MT" w:hAnsi="Gill Sans MT"/>
                  <w:sz w:val="20"/>
                  <w:szCs w:val="20"/>
                </w:rPr>
                <w:delText>2=public forests</w:delText>
              </w:r>
            </w:del>
          </w:p>
          <w:p w14:paraId="50A52A38" w14:textId="6ED7D27C" w:rsidR="009739EE" w:rsidDel="00694545" w:rsidRDefault="009739EE" w:rsidP="009739EE">
            <w:pPr>
              <w:contextualSpacing/>
              <w:rPr>
                <w:del w:id="275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76" w:author="Heather Huntington" w:date="2014-12-01T17:55:00Z">
              <w:r w:rsidDel="00694545">
                <w:rPr>
                  <w:rFonts w:ascii="Gill Sans MT" w:hAnsi="Gill Sans MT"/>
                  <w:sz w:val="20"/>
                  <w:szCs w:val="20"/>
                </w:rPr>
                <w:delText>3=national parks</w:delText>
              </w:r>
            </w:del>
          </w:p>
          <w:p w14:paraId="44551F17" w14:textId="68B2BF7B" w:rsidR="009739EE" w:rsidDel="00694545" w:rsidRDefault="009739EE" w:rsidP="009739EE">
            <w:pPr>
              <w:contextualSpacing/>
              <w:rPr>
                <w:del w:id="277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78" w:author="Heather Huntington" w:date="2014-12-01T17:55:00Z">
              <w:r w:rsidDel="00694545">
                <w:rPr>
                  <w:rFonts w:ascii="Gill Sans MT" w:hAnsi="Gill Sans MT"/>
                  <w:sz w:val="20"/>
                  <w:szCs w:val="20"/>
                </w:rPr>
                <w:delText>4=game reserves</w:delText>
              </w:r>
            </w:del>
          </w:p>
          <w:p w14:paraId="7DAC640E" w14:textId="2C68AE5F" w:rsidR="009739EE" w:rsidDel="00694545" w:rsidRDefault="009739EE" w:rsidP="009739EE">
            <w:pPr>
              <w:contextualSpacing/>
              <w:rPr>
                <w:del w:id="279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80" w:author="Heather Huntington" w:date="2014-12-01T17:55:00Z">
              <w:r w:rsidDel="00694545">
                <w:rPr>
                  <w:rFonts w:ascii="Gill Sans MT" w:hAnsi="Gill Sans MT"/>
                  <w:sz w:val="20"/>
                  <w:szCs w:val="20"/>
                </w:rPr>
                <w:delText>5= private land owned by a company</w:delText>
              </w:r>
            </w:del>
          </w:p>
          <w:p w14:paraId="17A76E36" w14:textId="46F64070" w:rsidR="009739EE" w:rsidDel="00694545" w:rsidRDefault="009739EE" w:rsidP="009739EE">
            <w:pPr>
              <w:contextualSpacing/>
              <w:rPr>
                <w:del w:id="281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82" w:author="Heather Huntington" w:date="2014-12-01T17:55:00Z">
              <w:r w:rsidDel="00694545">
                <w:rPr>
                  <w:rFonts w:ascii="Gill Sans MT" w:hAnsi="Gill Sans MT"/>
                  <w:sz w:val="20"/>
                  <w:szCs w:val="20"/>
                </w:rPr>
                <w:delText>6= private land owned by individuals</w:delText>
              </w:r>
            </w:del>
          </w:p>
          <w:p w14:paraId="4C709917" w14:textId="1EFF2CED" w:rsidR="009739EE" w:rsidRPr="00E2751F" w:rsidDel="00694545" w:rsidRDefault="009739EE" w:rsidP="009739EE">
            <w:pPr>
              <w:contextualSpacing/>
              <w:rPr>
                <w:del w:id="283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84" w:author="Heather Huntington" w:date="2014-12-01T17:55:00Z">
              <w:r w:rsidDel="00694545">
                <w:rPr>
                  <w:rFonts w:ascii="Gill Sans MT" w:hAnsi="Gill Sans MT"/>
                  <w:sz w:val="20"/>
                  <w:szCs w:val="20"/>
                </w:rPr>
                <w:delText>97=Other</w:delText>
              </w:r>
            </w:del>
          </w:p>
          <w:p w14:paraId="603383A3" w14:textId="3E6B3945" w:rsidR="009739EE" w:rsidDel="00694545" w:rsidRDefault="009739EE" w:rsidP="00E748FE">
            <w:pPr>
              <w:rPr>
                <w:del w:id="285" w:author="Heather Huntington" w:date="2014-12-01T17:55:00Z"/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  <w:p w14:paraId="5582F59B" w14:textId="13A801FC" w:rsidR="009739EE" w:rsidRPr="005E6116" w:rsidDel="00694545" w:rsidRDefault="009739EE" w:rsidP="00E748FE">
            <w:pPr>
              <w:rPr>
                <w:del w:id="286" w:author="Heather Huntington" w:date="2014-12-01T17:55:00Z"/>
                <w:rFonts w:ascii="Gill Sans MT" w:hAnsi="Gill Sans MT"/>
                <w:w w:val="105"/>
                <w:sz w:val="20"/>
                <w:szCs w:val="20"/>
              </w:rPr>
            </w:pPr>
            <w:del w:id="287" w:author="Heather Huntington" w:date="2014-12-01T17:55:00Z">
              <w:r w:rsidRPr="005E6116" w:rsidDel="00694545">
                <w:rPr>
                  <w:rFonts w:ascii="Gill Sans MT" w:hAnsi="Gill Sans MT"/>
                  <w:i/>
                  <w:color w:val="A6A6A6" w:themeColor="background1" w:themeShade="A6"/>
                  <w:sz w:val="20"/>
                  <w:szCs w:val="20"/>
                </w:rPr>
                <w:delText>(Text)</w:delText>
              </w:r>
            </w:del>
          </w:p>
        </w:tc>
      </w:tr>
      <w:tr w:rsidR="009739EE" w:rsidRPr="005E6116" w:rsidDel="00694545" w14:paraId="7327F1EB" w14:textId="4F3F5887" w:rsidTr="009739E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  <w:del w:id="288" w:author="Heather Huntington" w:date="2014-12-01T17:55:00Z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F2F8C1B" w14:textId="33397EC1" w:rsidR="009739EE" w:rsidRPr="005E6116" w:rsidDel="00694545" w:rsidRDefault="009739EE" w:rsidP="00E748FE">
            <w:pPr>
              <w:rPr>
                <w:del w:id="289" w:author="Heather Huntington" w:date="2014-12-01T17:55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0E1ECE2A" w14:textId="3FC084FC" w:rsidR="009739EE" w:rsidRPr="005E6116" w:rsidDel="00694545" w:rsidRDefault="009739EE" w:rsidP="00E748FE">
            <w:pPr>
              <w:rPr>
                <w:del w:id="290" w:author="Heather Huntington" w:date="2014-12-01T17:55:00Z"/>
                <w:rFonts w:ascii="Gill Sans MT" w:hAnsi="Gill Sans MT" w:cs="Arial"/>
                <w:sz w:val="20"/>
                <w:szCs w:val="20"/>
              </w:rPr>
            </w:pPr>
            <w:del w:id="291" w:author="Heather Huntington" w:date="2014-12-01T17:55:00Z">
              <w:r w:rsidRPr="005E6116"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Why did your community lose access? </w:delText>
              </w:r>
            </w:del>
          </w:p>
          <w:p w14:paraId="4ED7D987" w14:textId="57BA8D57" w:rsidR="009739EE" w:rsidRPr="005E6116" w:rsidDel="00694545" w:rsidRDefault="009739EE" w:rsidP="00E748FE">
            <w:pPr>
              <w:rPr>
                <w:del w:id="292" w:author="Heather Huntington" w:date="2014-12-01T17:55:00Z"/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49C0F9B1" w14:textId="2ACD1B9F" w:rsidR="009739EE" w:rsidRPr="005E6116" w:rsidDel="00694545" w:rsidRDefault="009739EE" w:rsidP="00E748FE">
            <w:pPr>
              <w:rPr>
                <w:del w:id="293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94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1=Government instituted strict entry</w:delText>
              </w:r>
            </w:del>
          </w:p>
          <w:p w14:paraId="0B37D97D" w14:textId="14E77F96" w:rsidR="009739EE" w:rsidRPr="005E6116" w:rsidDel="00694545" w:rsidRDefault="009739EE" w:rsidP="00E748FE">
            <w:pPr>
              <w:rPr>
                <w:del w:id="295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96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2=Government instituted fee for entry</w:delText>
              </w:r>
            </w:del>
          </w:p>
          <w:p w14:paraId="789F503F" w14:textId="10166799" w:rsidR="009739EE" w:rsidRPr="005E6116" w:rsidDel="00694545" w:rsidRDefault="009739EE" w:rsidP="00E748FE">
            <w:pPr>
              <w:rPr>
                <w:del w:id="297" w:author="Heather Huntington" w:date="2014-12-01T17:55:00Z"/>
                <w:rFonts w:ascii="Gill Sans MT" w:hAnsi="Gill Sans MT"/>
                <w:sz w:val="20"/>
                <w:szCs w:val="20"/>
              </w:rPr>
            </w:pPr>
            <w:del w:id="298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3=Private landowner restricts use/access</w:delText>
              </w:r>
            </w:del>
          </w:p>
          <w:p w14:paraId="12D677CD" w14:textId="469124B6" w:rsidR="009739EE" w:rsidRPr="005E6116" w:rsidDel="00694545" w:rsidRDefault="009739EE" w:rsidP="00E748FE">
            <w:pPr>
              <w:rPr>
                <w:del w:id="299" w:author="Heather Huntington" w:date="2014-12-01T17:55:00Z"/>
                <w:rFonts w:ascii="Gill Sans MT" w:hAnsi="Gill Sans MT"/>
                <w:sz w:val="20"/>
                <w:szCs w:val="20"/>
              </w:rPr>
            </w:pPr>
            <w:del w:id="300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4=Private company restricts use/access</w:delText>
              </w:r>
            </w:del>
          </w:p>
          <w:p w14:paraId="48BEB123" w14:textId="493A2293" w:rsidR="009739EE" w:rsidRPr="005E6116" w:rsidDel="00694545" w:rsidRDefault="009739EE" w:rsidP="00E748FE">
            <w:pPr>
              <w:rPr>
                <w:del w:id="301" w:author="Heather Huntington" w:date="2014-12-01T17:55:00Z"/>
                <w:rFonts w:ascii="Gill Sans MT" w:hAnsi="Gill Sans MT"/>
                <w:sz w:val="20"/>
                <w:szCs w:val="20"/>
              </w:rPr>
            </w:pPr>
            <w:del w:id="302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5=Chief placed restrictions on use/access</w:delText>
              </w:r>
            </w:del>
          </w:p>
          <w:p w14:paraId="569E785C" w14:textId="0EADF859" w:rsidR="009739EE" w:rsidRPr="005E6116" w:rsidDel="00694545" w:rsidRDefault="009739EE" w:rsidP="00E748FE">
            <w:pPr>
              <w:rPr>
                <w:del w:id="303" w:author="Heather Huntington" w:date="2014-12-01T17:55:00Z"/>
                <w:rFonts w:ascii="Gill Sans MT" w:hAnsi="Gill Sans MT"/>
                <w:sz w:val="20"/>
                <w:szCs w:val="20"/>
              </w:rPr>
            </w:pPr>
            <w:del w:id="304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 xml:space="preserve">97=Other, specify </w:delText>
              </w:r>
              <w:r w:rsidRPr="005E6116" w:rsidDel="00694545">
                <w:rPr>
                  <w:rFonts w:ascii="Gill Sans MT" w:hAnsi="Gill Sans MT"/>
                  <w:i/>
                  <w:color w:val="A6A6A6" w:themeColor="background1" w:themeShade="A6"/>
                  <w:sz w:val="20"/>
                  <w:szCs w:val="20"/>
                </w:rPr>
                <w:delText xml:space="preserve"> </w:delText>
              </w:r>
            </w:del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187C49CD" w14:textId="431D1F1C" w:rsidR="009739EE" w:rsidRPr="005E6116" w:rsidDel="00694545" w:rsidRDefault="009739EE" w:rsidP="00E748FE">
            <w:pPr>
              <w:rPr>
                <w:del w:id="305" w:author="Heather Huntington" w:date="2014-12-01T17:55:00Z"/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9739EE" w:rsidRPr="005E6116" w:rsidDel="00694545" w14:paraId="5A3323C5" w14:textId="3F78DD03" w:rsidTr="009739E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  <w:del w:id="306" w:author="Heather Huntington" w:date="2014-12-01T17:55:00Z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E78CA44" w14:textId="4C340756" w:rsidR="009739EE" w:rsidRPr="005E6116" w:rsidDel="00694545" w:rsidRDefault="009739EE" w:rsidP="00E748FE">
            <w:pPr>
              <w:rPr>
                <w:del w:id="307" w:author="Heather Huntington" w:date="2014-12-01T17:55:00Z"/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5AF48352" w14:textId="030A5559" w:rsidR="009739EE" w:rsidRPr="005E6116" w:rsidDel="00694545" w:rsidRDefault="009739EE" w:rsidP="00E748FE">
            <w:pPr>
              <w:rPr>
                <w:del w:id="308" w:author="Heather Huntington" w:date="2014-12-01T17:55:00Z"/>
                <w:rFonts w:ascii="Gill Sans MT" w:hAnsi="Gill Sans MT" w:cs="Arial"/>
                <w:sz w:val="20"/>
                <w:szCs w:val="20"/>
              </w:rPr>
            </w:pPr>
            <w:del w:id="309" w:author="Heather Huntington" w:date="2014-12-01T17:55:00Z">
              <w:r w:rsidRPr="005E6116"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Other, specify </w:delText>
              </w:r>
            </w:del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 w:themeFill="background1"/>
          </w:tcPr>
          <w:p w14:paraId="715EBADA" w14:textId="3E78E869" w:rsidR="009739EE" w:rsidRPr="005E6116" w:rsidDel="00694545" w:rsidRDefault="009739EE" w:rsidP="00E748FE">
            <w:pPr>
              <w:rPr>
                <w:del w:id="310" w:author="Heather Huntington" w:date="2014-12-01T17:55:00Z"/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9739EE" w:rsidRPr="005E6116" w:rsidDel="00694545" w14:paraId="2E64EF25" w14:textId="3D5ADA4D" w:rsidTr="009739EE">
        <w:tblPrEx>
          <w:tblCellMar>
            <w:left w:w="29" w:type="dxa"/>
            <w:right w:w="29" w:type="dxa"/>
          </w:tblCellMar>
        </w:tblPrEx>
        <w:trPr>
          <w:trHeight w:val="20"/>
          <w:del w:id="311" w:author="Heather Huntington" w:date="2014-12-01T17:55:00Z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6F03007" w14:textId="1AC396E8" w:rsidR="009739EE" w:rsidRPr="005E6116" w:rsidDel="00694545" w:rsidRDefault="009739EE" w:rsidP="005E6116">
            <w:pPr>
              <w:rPr>
                <w:del w:id="312" w:author="Heather Huntington" w:date="2014-12-01T17:55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776F7938" w14:textId="0F2B2BE3" w:rsidR="009739EE" w:rsidRPr="005E6116" w:rsidDel="00694545" w:rsidRDefault="009739EE" w:rsidP="00E748FE">
            <w:pPr>
              <w:rPr>
                <w:del w:id="313" w:author="Heather Huntington" w:date="2014-12-01T17:55:00Z"/>
                <w:rFonts w:ascii="Gill Sans MT" w:hAnsi="Gill Sans MT" w:cs="Arial"/>
                <w:sz w:val="20"/>
                <w:szCs w:val="20"/>
              </w:rPr>
            </w:pPr>
            <w:del w:id="314" w:author="Heather Huntington" w:date="2014-12-01T17:55:00Z">
              <w:r w:rsidRPr="005E6116"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Please describe the impact of loosing access on your community </w:delText>
              </w:r>
            </w:del>
          </w:p>
          <w:p w14:paraId="0A8A6324" w14:textId="7F71CE7E" w:rsidR="009739EE" w:rsidRPr="005E6116" w:rsidDel="00694545" w:rsidRDefault="009739EE" w:rsidP="00E748FE">
            <w:pPr>
              <w:rPr>
                <w:del w:id="315" w:author="Heather Huntington" w:date="2014-12-01T17:55:00Z"/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del w:id="316" w:author="Heather Huntington" w:date="2014-12-01T17:55:00Z">
              <w:r w:rsidRPr="005E6116" w:rsidDel="00694545">
                <w:rPr>
                  <w:rFonts w:ascii="Gill Sans MT" w:hAnsi="Gill Sans MT" w:cs="Arial"/>
                  <w:i/>
                  <w:sz w:val="20"/>
                  <w:szCs w:val="20"/>
                </w:rPr>
                <w:delText xml:space="preserve">Probe and code. Select all that apply </w:delText>
              </w:r>
            </w:del>
          </w:p>
        </w:tc>
        <w:tc>
          <w:tcPr>
            <w:tcW w:w="351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7A0A110D" w14:textId="4C0BB3EE" w:rsidR="009739EE" w:rsidRPr="005E6116" w:rsidDel="00694545" w:rsidRDefault="009739EE" w:rsidP="00E748FE">
            <w:pPr>
              <w:rPr>
                <w:del w:id="317" w:author="Heather Huntington" w:date="2014-12-01T17:55:00Z"/>
                <w:rFonts w:ascii="Gill Sans MT" w:hAnsi="Gill Sans MT"/>
                <w:sz w:val="20"/>
                <w:szCs w:val="20"/>
              </w:rPr>
            </w:pPr>
            <w:del w:id="318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1=Lost income source (non-agriculture)</w:delText>
              </w:r>
            </w:del>
          </w:p>
          <w:p w14:paraId="6F3D09AB" w14:textId="78028A8C" w:rsidR="009739EE" w:rsidRPr="005E6116" w:rsidDel="00694545" w:rsidRDefault="009739EE" w:rsidP="00E748FE">
            <w:pPr>
              <w:rPr>
                <w:del w:id="319" w:author="Heather Huntington" w:date="2014-12-01T17:55:00Z"/>
                <w:rFonts w:ascii="Gill Sans MT" w:hAnsi="Gill Sans MT"/>
                <w:sz w:val="20"/>
                <w:szCs w:val="20"/>
              </w:rPr>
            </w:pPr>
            <w:del w:id="320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2=Lost agricultural land</w:delText>
              </w:r>
            </w:del>
          </w:p>
          <w:p w14:paraId="13A8DF55" w14:textId="148A1BF1" w:rsidR="009739EE" w:rsidRPr="005E6116" w:rsidDel="00694545" w:rsidRDefault="009739EE" w:rsidP="00E748FE">
            <w:pPr>
              <w:rPr>
                <w:del w:id="321" w:author="Heather Huntington" w:date="2014-12-01T17:55:00Z"/>
                <w:rFonts w:ascii="Gill Sans MT" w:hAnsi="Gill Sans MT"/>
                <w:sz w:val="20"/>
                <w:szCs w:val="20"/>
              </w:rPr>
            </w:pPr>
            <w:del w:id="322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>3=Lost connection to the land our parents/grandparents used</w:delText>
              </w:r>
            </w:del>
          </w:p>
          <w:p w14:paraId="508C7D3F" w14:textId="115EA26D" w:rsidR="009739EE" w:rsidRPr="005E6116" w:rsidDel="00694545" w:rsidRDefault="009739EE" w:rsidP="00E748FE">
            <w:pPr>
              <w:rPr>
                <w:del w:id="323" w:author="Heather Huntington" w:date="2014-12-01T17:55:00Z"/>
                <w:rFonts w:ascii="Gill Sans MT" w:hAnsi="Gill Sans MT"/>
                <w:sz w:val="20"/>
                <w:szCs w:val="20"/>
              </w:rPr>
            </w:pPr>
            <w:del w:id="324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 xml:space="preserve">4=Business failed </w:delText>
              </w:r>
            </w:del>
          </w:p>
          <w:p w14:paraId="38ADAAA9" w14:textId="7689FA13" w:rsidR="009739EE" w:rsidRPr="005E6116" w:rsidDel="00694545" w:rsidRDefault="009739EE" w:rsidP="00E748FE">
            <w:pPr>
              <w:rPr>
                <w:del w:id="325" w:author="Heather Huntington" w:date="2014-12-01T17:55:00Z"/>
                <w:rFonts w:ascii="Gill Sans MT" w:hAnsi="Gill Sans MT"/>
                <w:sz w:val="20"/>
                <w:szCs w:val="20"/>
              </w:rPr>
            </w:pPr>
            <w:del w:id="326" w:author="Heather Huntington" w:date="2014-12-01T17:55:00Z">
              <w:r w:rsidRPr="005E6116" w:rsidDel="00694545">
                <w:rPr>
                  <w:rFonts w:ascii="Gill Sans MT" w:hAnsi="Gill Sans MT"/>
                  <w:sz w:val="20"/>
                  <w:szCs w:val="20"/>
                </w:rPr>
                <w:delText xml:space="preserve">97=Other, specify </w:delText>
              </w:r>
            </w:del>
          </w:p>
        </w:tc>
        <w:tc>
          <w:tcPr>
            <w:tcW w:w="9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7978E7E3" w14:textId="264B99DF" w:rsidR="009739EE" w:rsidRPr="005E6116" w:rsidDel="00694545" w:rsidRDefault="009739EE" w:rsidP="00E748FE">
            <w:pPr>
              <w:rPr>
                <w:del w:id="327" w:author="Heather Huntington" w:date="2014-12-01T17:55:00Z"/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del w:id="328" w:author="Heather Huntington" w:date="2014-12-01T17:55:00Z">
              <w:r w:rsidRPr="005E6116" w:rsidDel="00694545">
                <w:rPr>
                  <w:rFonts w:ascii="Gill Sans MT" w:eastAsia="Calibri" w:hAnsi="Gill Sans MT" w:cs="Times New Roman"/>
                  <w:i/>
                  <w:color w:val="A6A6A6"/>
                  <w:sz w:val="20"/>
                  <w:szCs w:val="20"/>
                </w:rPr>
                <w:delText>(Code)</w:delText>
              </w:r>
            </w:del>
          </w:p>
        </w:tc>
      </w:tr>
      <w:tr w:rsidR="009739EE" w:rsidRPr="005E6116" w:rsidDel="00694545" w14:paraId="41A9A289" w14:textId="052BEC0B" w:rsidTr="009739EE">
        <w:tblPrEx>
          <w:tblCellMar>
            <w:left w:w="29" w:type="dxa"/>
            <w:right w:w="29" w:type="dxa"/>
          </w:tblCellMar>
        </w:tblPrEx>
        <w:trPr>
          <w:trHeight w:val="20"/>
          <w:del w:id="329" w:author="Heather Huntington" w:date="2014-12-01T17:55:00Z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13725B2" w14:textId="61759117" w:rsidR="009739EE" w:rsidRPr="005E6116" w:rsidDel="00694545" w:rsidRDefault="009739EE" w:rsidP="00E748FE">
            <w:pPr>
              <w:rPr>
                <w:del w:id="330" w:author="Heather Huntington" w:date="2014-12-01T17:55:00Z"/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6BAE13E6" w14:textId="764C0661" w:rsidR="009739EE" w:rsidRPr="005E6116" w:rsidDel="00694545" w:rsidRDefault="009739EE" w:rsidP="00E748FE">
            <w:pPr>
              <w:rPr>
                <w:del w:id="331" w:author="Heather Huntington" w:date="2014-12-01T17:55:00Z"/>
                <w:rFonts w:ascii="Gill Sans MT" w:hAnsi="Gill Sans MT" w:cs="Arial"/>
                <w:sz w:val="20"/>
                <w:szCs w:val="20"/>
              </w:rPr>
            </w:pPr>
            <w:del w:id="332" w:author="Heather Huntington" w:date="2014-12-01T17:55:00Z">
              <w:r w:rsidRPr="005E6116" w:rsidDel="00694545">
                <w:rPr>
                  <w:rFonts w:ascii="Gill Sans MT" w:hAnsi="Gill Sans MT" w:cs="Arial"/>
                  <w:sz w:val="20"/>
                  <w:szCs w:val="20"/>
                </w:rPr>
                <w:delText xml:space="preserve">Other, specify </w:delText>
              </w:r>
            </w:del>
          </w:p>
        </w:tc>
        <w:tc>
          <w:tcPr>
            <w:tcW w:w="4410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103E50AC" w14:textId="5D9DAE13" w:rsidR="009739EE" w:rsidRPr="005E6116" w:rsidDel="00694545" w:rsidRDefault="009739EE" w:rsidP="00E748FE">
            <w:pPr>
              <w:rPr>
                <w:del w:id="333" w:author="Heather Huntington" w:date="2014-12-01T17:55:00Z"/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D9F9135" w14:textId="6F2E17DB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Is there a feedback and grievance mechanism locally available for communities for the granting of the forest concession/permit</w:t>
      </w:r>
      <w:del w:id="334" w:author="Stickler, Mercedes M. (E3/LTRM)" w:date="2014-11-21T17:43:00Z">
        <w:r w:rsidRPr="00AF425E" w:rsidDel="00F93B7B">
          <w:rPr>
            <w:rFonts w:ascii="Gill Sans MT" w:hAnsi="Gill Sans MT"/>
            <w:sz w:val="20"/>
            <w:szCs w:val="20"/>
          </w:rPr>
          <w:delText>,</w:delText>
        </w:r>
      </w:del>
      <w:r w:rsidRPr="00AF425E">
        <w:rPr>
          <w:rFonts w:ascii="Gill Sans MT" w:hAnsi="Gill Sans MT"/>
          <w:sz w:val="20"/>
          <w:szCs w:val="20"/>
        </w:rPr>
        <w:t xml:space="preserve">? </w:t>
      </w:r>
    </w:p>
    <w:p w14:paraId="2D92758A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0-No</w:t>
      </w:r>
    </w:p>
    <w:p w14:paraId="66B3EAC6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1-Yes</w:t>
      </w:r>
    </w:p>
    <w:p w14:paraId="1F429E4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888-Don’t know</w:t>
      </w:r>
    </w:p>
    <w:p w14:paraId="59BDBB7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6D58C746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Can you describe the process for me? </w:t>
      </w:r>
    </w:p>
    <w:p w14:paraId="01E1CC3C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4E64BA64" w14:textId="59A1F623" w:rsidR="003512AA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What organ is responsible for</w:t>
      </w:r>
      <w:r w:rsidR="003512AA" w:rsidRPr="00AF425E">
        <w:rPr>
          <w:rFonts w:ascii="Gill Sans MT" w:hAnsi="Gill Sans MT"/>
          <w:sz w:val="20"/>
          <w:szCs w:val="20"/>
        </w:rPr>
        <w:t xml:space="preserve"> receiving and processing feedback requests and grievances?</w:t>
      </w:r>
    </w:p>
    <w:p w14:paraId="085DADC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0CDF536E" w14:textId="204BB1E3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Has </w:t>
      </w:r>
      <w:r w:rsidR="00AF425E" w:rsidRPr="00AF425E">
        <w:rPr>
          <w:rFonts w:ascii="Gill Sans MT" w:hAnsi="Gill Sans MT"/>
          <w:sz w:val="20"/>
          <w:szCs w:val="20"/>
        </w:rPr>
        <w:t xml:space="preserve">your community ever presented a grievance to this body? </w:t>
      </w:r>
    </w:p>
    <w:p w14:paraId="356C8C36" w14:textId="361B06F9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0-No</w:t>
      </w:r>
    </w:p>
    <w:p w14:paraId="12F402C5" w14:textId="57CB866D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1-Yes</w:t>
      </w:r>
    </w:p>
    <w:p w14:paraId="45E75C44" w14:textId="46345D68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888-Don’t know</w:t>
      </w:r>
    </w:p>
    <w:p w14:paraId="61F02FED" w14:textId="77777777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</w:p>
    <w:p w14:paraId="566B8C6F" w14:textId="76F76965" w:rsidR="00AF425E" w:rsidRPr="00AF425E" w:rsidRDefault="00AF425E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What was your grievance </w:t>
      </w:r>
      <w:commentRangeStart w:id="335"/>
      <w:r w:rsidRPr="00AF425E">
        <w:rPr>
          <w:rFonts w:ascii="Gill Sans MT" w:hAnsi="Gill Sans MT"/>
          <w:sz w:val="20"/>
          <w:szCs w:val="20"/>
        </w:rPr>
        <w:t>about</w:t>
      </w:r>
      <w:commentRangeEnd w:id="335"/>
      <w:r w:rsidR="00F93B7B">
        <w:rPr>
          <w:rStyle w:val="CommentReference"/>
          <w:rFonts w:eastAsiaTheme="minorHAnsi"/>
        </w:rPr>
        <w:commentReference w:id="335"/>
      </w:r>
      <w:r w:rsidRPr="00AF425E">
        <w:rPr>
          <w:rFonts w:ascii="Gill Sans MT" w:hAnsi="Gill Sans MT"/>
          <w:sz w:val="20"/>
          <w:szCs w:val="20"/>
        </w:rPr>
        <w:t xml:space="preserve">? </w:t>
      </w:r>
    </w:p>
    <w:p w14:paraId="094F68B3" w14:textId="01960634" w:rsidR="003512AA" w:rsidRDefault="00694545" w:rsidP="003512AA">
      <w:pPr>
        <w:rPr>
          <w:ins w:id="336" w:author="Heather Huntington" w:date="2014-12-01T17:51:00Z"/>
          <w:rFonts w:ascii="Gill Sans MT" w:hAnsi="Gill Sans MT"/>
          <w:sz w:val="20"/>
          <w:szCs w:val="20"/>
        </w:rPr>
      </w:pPr>
      <w:ins w:id="337" w:author="Heather Huntington" w:date="2014-12-01T17:51:00Z">
        <w:r>
          <w:rPr>
            <w:rFonts w:ascii="Gill Sans MT" w:hAnsi="Gill Sans MT"/>
            <w:sz w:val="20"/>
            <w:szCs w:val="20"/>
          </w:rPr>
          <w:t>1-</w:t>
        </w:r>
      </w:ins>
      <w:ins w:id="338" w:author="Heather Huntington" w:date="2014-12-01T17:52:00Z">
        <w:r>
          <w:rPr>
            <w:rFonts w:ascii="Gill Sans MT" w:hAnsi="Gill Sans MT"/>
            <w:sz w:val="20"/>
            <w:szCs w:val="20"/>
          </w:rPr>
          <w:t xml:space="preserve">Loss of access to land </w:t>
        </w:r>
      </w:ins>
    </w:p>
    <w:p w14:paraId="32B3E66B" w14:textId="75C1D991" w:rsidR="00694545" w:rsidRDefault="00694545" w:rsidP="003512AA">
      <w:pPr>
        <w:rPr>
          <w:ins w:id="339" w:author="Heather Huntington" w:date="2014-12-01T17:51:00Z"/>
          <w:rFonts w:ascii="Gill Sans MT" w:hAnsi="Gill Sans MT"/>
          <w:sz w:val="20"/>
          <w:szCs w:val="20"/>
        </w:rPr>
      </w:pPr>
      <w:ins w:id="340" w:author="Heather Huntington" w:date="2014-12-01T17:51:00Z">
        <w:r>
          <w:rPr>
            <w:rFonts w:ascii="Gill Sans MT" w:hAnsi="Gill Sans MT"/>
            <w:sz w:val="20"/>
            <w:szCs w:val="20"/>
          </w:rPr>
          <w:t>2- Loss of resource access</w:t>
        </w:r>
      </w:ins>
    </w:p>
    <w:p w14:paraId="742976DC" w14:textId="101E3F35" w:rsidR="00694545" w:rsidRDefault="00694545" w:rsidP="003512AA">
      <w:pPr>
        <w:rPr>
          <w:ins w:id="341" w:author="Heather Huntington" w:date="2014-12-01T17:52:00Z"/>
          <w:rFonts w:ascii="Gill Sans MT" w:hAnsi="Gill Sans MT"/>
          <w:sz w:val="20"/>
          <w:szCs w:val="20"/>
        </w:rPr>
      </w:pPr>
      <w:ins w:id="342" w:author="Heather Huntington" w:date="2014-12-01T17:51:00Z">
        <w:r>
          <w:rPr>
            <w:rFonts w:ascii="Gill Sans MT" w:hAnsi="Gill Sans MT"/>
            <w:sz w:val="20"/>
            <w:szCs w:val="20"/>
          </w:rPr>
          <w:t xml:space="preserve">3- </w:t>
        </w:r>
        <w:proofErr w:type="gramStart"/>
        <w:r>
          <w:rPr>
            <w:rFonts w:ascii="Gill Sans MT" w:hAnsi="Gill Sans MT"/>
            <w:sz w:val="20"/>
            <w:szCs w:val="20"/>
          </w:rPr>
          <w:t>Unfair</w:t>
        </w:r>
        <w:proofErr w:type="gramEnd"/>
        <w:r>
          <w:rPr>
            <w:rFonts w:ascii="Gill Sans MT" w:hAnsi="Gill Sans MT"/>
            <w:sz w:val="20"/>
            <w:szCs w:val="20"/>
          </w:rPr>
          <w:t xml:space="preserve"> compensation for </w:t>
        </w:r>
      </w:ins>
      <w:ins w:id="343" w:author="Heather Huntington" w:date="2014-12-01T17:52:00Z">
        <w:r>
          <w:rPr>
            <w:rFonts w:ascii="Gill Sans MT" w:hAnsi="Gill Sans MT"/>
            <w:sz w:val="20"/>
            <w:szCs w:val="20"/>
          </w:rPr>
          <w:t xml:space="preserve">loss of </w:t>
        </w:r>
      </w:ins>
      <w:ins w:id="344" w:author="Heather Huntington" w:date="2014-12-01T17:51:00Z">
        <w:r>
          <w:rPr>
            <w:rFonts w:ascii="Gill Sans MT" w:hAnsi="Gill Sans MT"/>
            <w:sz w:val="20"/>
            <w:szCs w:val="20"/>
          </w:rPr>
          <w:t xml:space="preserve">land or </w:t>
        </w:r>
      </w:ins>
      <w:ins w:id="345" w:author="Heather Huntington" w:date="2014-12-01T17:53:00Z">
        <w:r>
          <w:rPr>
            <w:rFonts w:ascii="Gill Sans MT" w:hAnsi="Gill Sans MT"/>
            <w:sz w:val="20"/>
            <w:szCs w:val="20"/>
          </w:rPr>
          <w:t xml:space="preserve">forest </w:t>
        </w:r>
      </w:ins>
      <w:ins w:id="346" w:author="Heather Huntington" w:date="2014-12-01T17:51:00Z">
        <w:r>
          <w:rPr>
            <w:rFonts w:ascii="Gill Sans MT" w:hAnsi="Gill Sans MT"/>
            <w:sz w:val="20"/>
            <w:szCs w:val="20"/>
          </w:rPr>
          <w:t>resources</w:t>
        </w:r>
      </w:ins>
    </w:p>
    <w:p w14:paraId="6DC14AF5" w14:textId="71A26FCB" w:rsidR="00694545" w:rsidRDefault="00694545" w:rsidP="003512AA">
      <w:pPr>
        <w:rPr>
          <w:ins w:id="347" w:author="Heather Huntington" w:date="2014-12-01T17:52:00Z"/>
          <w:rFonts w:ascii="Gill Sans MT" w:hAnsi="Gill Sans MT"/>
          <w:sz w:val="20"/>
          <w:szCs w:val="20"/>
        </w:rPr>
      </w:pPr>
      <w:ins w:id="348" w:author="Heather Huntington" w:date="2014-12-01T17:52:00Z">
        <w:r>
          <w:rPr>
            <w:rFonts w:ascii="Gill Sans MT" w:hAnsi="Gill Sans MT"/>
            <w:sz w:val="20"/>
            <w:szCs w:val="20"/>
          </w:rPr>
          <w:t xml:space="preserve">4- Damage to land </w:t>
        </w:r>
      </w:ins>
    </w:p>
    <w:p w14:paraId="2B658B6C" w14:textId="17A42B4F" w:rsidR="00694545" w:rsidRDefault="00694545" w:rsidP="003512AA">
      <w:pPr>
        <w:rPr>
          <w:ins w:id="349" w:author="Heather Huntington" w:date="2014-12-01T17:53:00Z"/>
          <w:rFonts w:ascii="Gill Sans MT" w:hAnsi="Gill Sans MT"/>
          <w:sz w:val="20"/>
          <w:szCs w:val="20"/>
        </w:rPr>
      </w:pPr>
      <w:ins w:id="350" w:author="Heather Huntington" w:date="2014-12-01T17:53:00Z">
        <w:r>
          <w:rPr>
            <w:rFonts w:ascii="Gill Sans MT" w:hAnsi="Gill Sans MT"/>
            <w:sz w:val="20"/>
            <w:szCs w:val="20"/>
          </w:rPr>
          <w:t xml:space="preserve">5 – Damage to forest resources </w:t>
        </w:r>
      </w:ins>
    </w:p>
    <w:p w14:paraId="736B8EFF" w14:textId="0CAA4D2C" w:rsidR="00694545" w:rsidRDefault="00694545" w:rsidP="003512AA">
      <w:pPr>
        <w:rPr>
          <w:ins w:id="351" w:author="Heather Huntington" w:date="2014-12-01T17:53:00Z"/>
          <w:rFonts w:ascii="Gill Sans MT" w:hAnsi="Gill Sans MT"/>
          <w:sz w:val="20"/>
          <w:szCs w:val="20"/>
        </w:rPr>
      </w:pPr>
      <w:ins w:id="352" w:author="Heather Huntington" w:date="2014-12-01T17:53:00Z">
        <w:r>
          <w:rPr>
            <w:rFonts w:ascii="Gill Sans MT" w:hAnsi="Gill Sans MT"/>
            <w:sz w:val="20"/>
            <w:szCs w:val="20"/>
          </w:rPr>
          <w:t xml:space="preserve">6- Water pollution </w:t>
        </w:r>
      </w:ins>
    </w:p>
    <w:p w14:paraId="0059B611" w14:textId="783D4C26" w:rsidR="00694545" w:rsidRDefault="00694545" w:rsidP="003512AA">
      <w:pPr>
        <w:rPr>
          <w:ins w:id="353" w:author="Heather Huntington" w:date="2014-12-01T17:53:00Z"/>
          <w:rFonts w:ascii="Gill Sans MT" w:hAnsi="Gill Sans MT"/>
          <w:sz w:val="20"/>
          <w:szCs w:val="20"/>
        </w:rPr>
      </w:pPr>
      <w:ins w:id="354" w:author="Heather Huntington" w:date="2014-12-01T17:53:00Z">
        <w:r>
          <w:rPr>
            <w:rFonts w:ascii="Gill Sans MT" w:hAnsi="Gill Sans MT"/>
            <w:sz w:val="20"/>
            <w:szCs w:val="20"/>
          </w:rPr>
          <w:t xml:space="preserve">7 – Unfair distribution of compensation </w:t>
        </w:r>
      </w:ins>
    </w:p>
    <w:p w14:paraId="284849A0" w14:textId="5B96607D" w:rsidR="00694545" w:rsidRDefault="00694545" w:rsidP="003512AA">
      <w:pPr>
        <w:rPr>
          <w:ins w:id="355" w:author="Heather Huntington" w:date="2014-12-01T17:51:00Z"/>
          <w:rFonts w:ascii="Gill Sans MT" w:hAnsi="Gill Sans MT"/>
          <w:sz w:val="20"/>
          <w:szCs w:val="20"/>
        </w:rPr>
      </w:pPr>
      <w:ins w:id="356" w:author="Heather Huntington" w:date="2014-12-01T17:53:00Z">
        <w:r>
          <w:rPr>
            <w:rFonts w:ascii="Gill Sans MT" w:hAnsi="Gill Sans MT"/>
            <w:sz w:val="20"/>
            <w:szCs w:val="20"/>
          </w:rPr>
          <w:t xml:space="preserve">8 </w:t>
        </w:r>
      </w:ins>
      <w:ins w:id="357" w:author="Heather Huntington" w:date="2014-12-01T17:54:00Z">
        <w:r>
          <w:rPr>
            <w:rFonts w:ascii="Gill Sans MT" w:hAnsi="Gill Sans MT"/>
            <w:sz w:val="20"/>
            <w:szCs w:val="20"/>
          </w:rPr>
          <w:t>–</w:t>
        </w:r>
      </w:ins>
      <w:ins w:id="358" w:author="Heather Huntington" w:date="2014-12-01T17:53:00Z">
        <w:r>
          <w:rPr>
            <w:rFonts w:ascii="Gill Sans MT" w:hAnsi="Gill Sans MT"/>
            <w:sz w:val="20"/>
            <w:szCs w:val="20"/>
          </w:rPr>
          <w:t xml:space="preserve"> Breach </w:t>
        </w:r>
      </w:ins>
      <w:ins w:id="359" w:author="Heather Huntington" w:date="2014-12-01T17:54:00Z">
        <w:r>
          <w:rPr>
            <w:rFonts w:ascii="Gill Sans MT" w:hAnsi="Gill Sans MT"/>
            <w:sz w:val="20"/>
            <w:szCs w:val="20"/>
          </w:rPr>
          <w:t xml:space="preserve">of contract (not receiving the promised compensation/jobs/infrastructure) </w:t>
        </w:r>
      </w:ins>
    </w:p>
    <w:p w14:paraId="28C4956D" w14:textId="77777777" w:rsidR="00694545" w:rsidRPr="00AF425E" w:rsidRDefault="00694545" w:rsidP="003512AA">
      <w:pPr>
        <w:rPr>
          <w:rFonts w:ascii="Gill Sans MT" w:hAnsi="Gill Sans MT"/>
          <w:sz w:val="20"/>
          <w:szCs w:val="20"/>
        </w:rPr>
      </w:pPr>
    </w:p>
    <w:p w14:paraId="46704164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Overall, how satisfied are you with the process? </w:t>
      </w:r>
    </w:p>
    <w:p w14:paraId="5B89732A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1-Very satisfied</w:t>
      </w:r>
    </w:p>
    <w:p w14:paraId="43140A4B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2-A little satisfied</w:t>
      </w:r>
    </w:p>
    <w:p w14:paraId="72DBB8A2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3-Neither satisfied nor dissatisfied</w:t>
      </w:r>
    </w:p>
    <w:p w14:paraId="7247137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4. A little dissatisfied </w:t>
      </w:r>
    </w:p>
    <w:p w14:paraId="2BC1A1CE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5. Very dissatisfied </w:t>
      </w:r>
    </w:p>
    <w:p w14:paraId="3E6927E3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</w:p>
    <w:p w14:paraId="632C1750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 xml:space="preserve">In your opinion, how fair is the decision-making process? </w:t>
      </w:r>
    </w:p>
    <w:p w14:paraId="2D874ED3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1. Very fair</w:t>
      </w:r>
    </w:p>
    <w:p w14:paraId="3AE7CAAC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2. Fair</w:t>
      </w:r>
    </w:p>
    <w:p w14:paraId="6956F00A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3. Neutral</w:t>
      </w:r>
    </w:p>
    <w:p w14:paraId="47439B61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4. Unfair</w:t>
      </w:r>
    </w:p>
    <w:p w14:paraId="07ACB9B9" w14:textId="77777777" w:rsidR="003512AA" w:rsidRPr="00AF425E" w:rsidRDefault="003512AA" w:rsidP="003512AA">
      <w:pPr>
        <w:rPr>
          <w:rFonts w:ascii="Gill Sans MT" w:hAnsi="Gill Sans MT"/>
          <w:sz w:val="20"/>
          <w:szCs w:val="20"/>
        </w:rPr>
      </w:pPr>
      <w:r w:rsidRPr="00AF425E">
        <w:rPr>
          <w:rFonts w:ascii="Gill Sans MT" w:hAnsi="Gill Sans MT"/>
          <w:sz w:val="20"/>
          <w:szCs w:val="20"/>
        </w:rPr>
        <w:t>5. Very unfair</w:t>
      </w:r>
    </w:p>
    <w:p w14:paraId="5DCA8927" w14:textId="77777777" w:rsidR="00B97E12" w:rsidRDefault="00B97E12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0E90CC1B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63F2EA91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791DB6CE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03FAFFE4" w14:textId="77777777" w:rsidR="003512AA" w:rsidRDefault="003512AA" w:rsidP="00FE5C29">
      <w:pPr>
        <w:rPr>
          <w:rFonts w:asciiTheme="majorHAnsi" w:hAnsiTheme="majorHAnsi"/>
          <w:b/>
          <w:i/>
          <w:sz w:val="20"/>
          <w:szCs w:val="20"/>
          <w:u w:val="single"/>
        </w:rPr>
      </w:pPr>
    </w:p>
    <w:p w14:paraId="151C62B7" w14:textId="59EA3246" w:rsidR="00E73625" w:rsidRPr="00676B69" w:rsidRDefault="005E6116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  <w:r>
        <w:rPr>
          <w:rFonts w:ascii="Gill Sans MT" w:hAnsi="Gill Sans MT"/>
          <w:b/>
          <w:color w:val="000000" w:themeColor="text1"/>
          <w:sz w:val="22"/>
          <w:szCs w:val="22"/>
        </w:rPr>
        <w:t>LAND</w:t>
      </w:r>
      <w:r w:rsidR="00E73625"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 MANAGEMENT AND GOVERNANCE</w:t>
      </w:r>
    </w:p>
    <w:p w14:paraId="7D03D407" w14:textId="09BB0F81" w:rsidR="00E73625" w:rsidRPr="00676B69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>Now I would like to ask you some questions</w:t>
      </w:r>
      <w:r w:rsidR="00BA14CC">
        <w:rPr>
          <w:rFonts w:ascii="Gill Sans MT" w:hAnsi="Gill Sans MT"/>
          <w:color w:val="000000" w:themeColor="text1"/>
          <w:sz w:val="22"/>
          <w:szCs w:val="22"/>
        </w:rPr>
        <w:t xml:space="preserve"> about the management of land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 used by your community. </w:t>
      </w:r>
    </w:p>
    <w:p w14:paraId="16EA10AC" w14:textId="77777777" w:rsidR="00E73625" w:rsidRPr="00676B69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E73625" w:rsidRPr="00676B69" w14:paraId="16C31B0A" w14:textId="77777777" w:rsidTr="00E73625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8E615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D390BB0" w14:textId="255D3019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commentRangeStart w:id="360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is primarily responsible for making rules about what community membe</w:t>
            </w:r>
            <w:r w:rsidR="00BA14CC">
              <w:rPr>
                <w:rFonts w:ascii="Gill Sans MT" w:hAnsi="Gill Sans MT"/>
                <w:color w:val="000000" w:themeColor="text1"/>
                <w:sz w:val="22"/>
                <w:szCs w:val="22"/>
              </w:rPr>
              <w:t>rs can and cannot do on forest land/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wooded areas?</w:t>
            </w:r>
            <w:commentRangeEnd w:id="360"/>
            <w:r w:rsidR="00BA14CC">
              <w:rPr>
                <w:rStyle w:val="CommentReference"/>
                <w:rFonts w:eastAsiaTheme="minorHAnsi"/>
              </w:rPr>
              <w:commentReference w:id="360"/>
            </w:r>
          </w:p>
          <w:p w14:paraId="40824AE9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1809CB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E0A0589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1830A73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B34A1AA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D2ABFF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1=Headman</w:t>
            </w:r>
          </w:p>
          <w:p w14:paraId="7C133776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Induna</w:t>
            </w:r>
            <w:proofErr w:type="spellEnd"/>
          </w:p>
          <w:p w14:paraId="0843B264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3=Chief</w:t>
            </w:r>
          </w:p>
          <w:p w14:paraId="281F5802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4=Elders</w:t>
            </w:r>
          </w:p>
          <w:p w14:paraId="5580089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5=Community Resource Board</w:t>
            </w:r>
          </w:p>
          <w:p w14:paraId="2BD7383E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6=Local government</w:t>
            </w:r>
          </w:p>
          <w:p w14:paraId="7A9567C1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7=DFO</w:t>
            </w:r>
          </w:p>
          <w:p w14:paraId="50BA5105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97=Other, please specify </w:t>
            </w:r>
          </w:p>
        </w:tc>
      </w:tr>
      <w:tr w:rsidR="00E73625" w:rsidRPr="00676B69" w14:paraId="43A39517" w14:textId="77777777" w:rsidTr="00E73625">
        <w:trPr>
          <w:trHeight w:val="59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F1098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B07510B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2BCD40A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211F2A39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E73625" w:rsidRPr="00676B69" w14:paraId="0E7D0A71" w14:textId="77777777" w:rsidTr="00E73625">
        <w:trPr>
          <w:trHeight w:val="1952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CE1DE1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C5D005B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are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the main </w:t>
            </w:r>
            <w:r w:rsidRPr="00BA14CC">
              <w:rPr>
                <w:rFonts w:ascii="Gill Sans MT" w:hAnsi="Gill Sans MT"/>
                <w:b/>
                <w:sz w:val="22"/>
                <w:szCs w:val="22"/>
              </w:rPr>
              <w:t>village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decision-making bodies regarding forest management? </w:t>
            </w:r>
          </w:p>
          <w:p w14:paraId="06E35EB5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BB4E958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668B98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3AA21A61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77DAC6C3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1F082AA4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17589C8A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3D7A0E22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E73625" w:rsidRPr="00676B69" w14:paraId="6D52F229" w14:textId="77777777" w:rsidTr="00BA14CC">
        <w:trPr>
          <w:trHeight w:val="521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064D9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2DB9112" w14:textId="55E6877C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Which of these is the most important</w:t>
            </w:r>
            <w:r w:rsidR="00BA14CC">
              <w:rPr>
                <w:rFonts w:ascii="Gill Sans MT" w:hAnsi="Gill Sans MT"/>
                <w:sz w:val="22"/>
                <w:szCs w:val="22"/>
              </w:rPr>
              <w:t xml:space="preserve"> for decision making regarding forest management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3C5912B7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C66AF26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A5A2606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7F7194D5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4367BBB8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7D9963EC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009B4C06" w14:textId="77777777" w:rsidR="00BA14CC" w:rsidRPr="00676B69" w:rsidRDefault="00BA14CC" w:rsidP="00BA14CC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05B0DE75" w14:textId="2144E5F1" w:rsidR="00E73625" w:rsidRPr="00676B69" w:rsidRDefault="00BA14CC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97=Other, please specify </w:t>
            </w:r>
          </w:p>
        </w:tc>
      </w:tr>
      <w:tr w:rsidR="00E73625" w:rsidRPr="00676B69" w14:paraId="61869292" w14:textId="77777777" w:rsidTr="00E7362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210FE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96CA27B" w14:textId="77777777" w:rsidR="00E73625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Has the decision-making body changed in the last three years?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7A2290C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30D5519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1=Yes</w:t>
            </w:r>
          </w:p>
        </w:tc>
      </w:tr>
      <w:tr w:rsidR="00E73625" w:rsidRPr="00676B69" w14:paraId="07416BB8" w14:textId="77777777" w:rsidTr="00E7362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B1D9DD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BFF9932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When was this body formed?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7A50FED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1=In the last 3 years</w:t>
            </w:r>
          </w:p>
          <w:p w14:paraId="3260ABC6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2=4-10 years ago</w:t>
            </w:r>
          </w:p>
          <w:p w14:paraId="41AA9901" w14:textId="77777777" w:rsidR="00E73625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3=11 years ago or more</w:t>
            </w:r>
          </w:p>
          <w:p w14:paraId="48BC9F8B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888=Don’t know</w:t>
            </w:r>
          </w:p>
        </w:tc>
      </w:tr>
      <w:tr w:rsidR="00E73625" w:rsidRPr="00676B69" w14:paraId="427A1989" w14:textId="77777777" w:rsidTr="00E7362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CE2B9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76C0199" w14:textId="77777777" w:rsidR="00E73625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often does the body meet?</w:t>
            </w:r>
          </w:p>
          <w:p w14:paraId="1586233A" w14:textId="77777777" w:rsidR="00E73625" w:rsidRPr="003E2FF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 w:rsidRPr="003E2FF5">
              <w:rPr>
                <w:rFonts w:ascii="Gill Sans MT" w:hAnsi="Gill Sans MT"/>
              </w:rPr>
              <w:t>Several times per month</w:t>
            </w:r>
          </w:p>
          <w:p w14:paraId="560216F9" w14:textId="77777777" w:rsidR="00E7362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per month</w:t>
            </w:r>
          </w:p>
          <w:p w14:paraId="2938436C" w14:textId="77777777" w:rsidR="00E7362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every couple months</w:t>
            </w:r>
          </w:p>
          <w:p w14:paraId="6E7F4E76" w14:textId="77777777" w:rsidR="00E73625" w:rsidRDefault="00E73625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Once per year</w:t>
            </w:r>
          </w:p>
          <w:p w14:paraId="24F208F8" w14:textId="6C112A4E" w:rsidR="00E73625" w:rsidRPr="003E2FF5" w:rsidRDefault="003512AA" w:rsidP="00E73625">
            <w:pPr>
              <w:pStyle w:val="ListParagraph"/>
              <w:numPr>
                <w:ilvl w:val="0"/>
                <w:numId w:val="13"/>
              </w:numPr>
              <w:shd w:val="clear" w:color="auto" w:fill="FFFFFF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Less than once per year</w:t>
            </w:r>
          </w:p>
          <w:p w14:paraId="744ECE8F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E573432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43E0B4C7" w14:textId="77777777" w:rsidTr="00E73625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327F86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95320F4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When was the last time the body met?  </w:t>
            </w:r>
            <w:r w:rsidRPr="00676B69">
              <w:rPr>
                <w:rFonts w:ascii="Gill Sans MT" w:hAnsi="Gill Sans MT"/>
                <w:i/>
                <w:sz w:val="22"/>
                <w:szCs w:val="22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5241259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1645CE7A" w14:textId="77777777" w:rsidTr="00E73625">
        <w:trPr>
          <w:trHeight w:val="368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8404F8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9BF6D4B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on the committee? </w:t>
            </w:r>
          </w:p>
          <w:p w14:paraId="4FD0AFDC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3F76E0E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1875D9EF" w14:textId="77777777" w:rsidTr="00E73625">
        <w:trPr>
          <w:trHeight w:val="44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0EEB6D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A6A648D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many members are under 35 years old?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EA058A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0136571A" w14:textId="77777777" w:rsidTr="00E73625">
        <w:trPr>
          <w:trHeight w:val="35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366296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D71209C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women? </w:t>
            </w:r>
          </w:p>
          <w:p w14:paraId="07FCCDED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874BAFE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5F49C851" w14:textId="77777777" w:rsidTr="00E73625">
        <w:trPr>
          <w:trHeight w:val="167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B83619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20012A8" w14:textId="77777777" w:rsidR="00E73625" w:rsidRPr="00676B69" w:rsidRDefault="00E73625" w:rsidP="00E73625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Who is invited to attend meetings? </w:t>
            </w:r>
          </w:p>
          <w:p w14:paraId="37D89781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Entire village, </w:t>
            </w:r>
          </w:p>
          <w:p w14:paraId="0B38F134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All adults </w:t>
            </w:r>
          </w:p>
          <w:p w14:paraId="228A1A5B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All heads of household</w:t>
            </w:r>
          </w:p>
          <w:p w14:paraId="2721CCF5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Members of the body</w:t>
            </w:r>
          </w:p>
          <w:p w14:paraId="56C099CF" w14:textId="77777777" w:rsidR="00E73625" w:rsidRPr="00676B69" w:rsidRDefault="00E73625" w:rsidP="00E73625">
            <w:pPr>
              <w:numPr>
                <w:ilvl w:val="0"/>
                <w:numId w:val="12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 select group: _____________________</w:t>
            </w:r>
          </w:p>
          <w:p w14:paraId="35D98CF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602AA3C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14D29F48" w14:textId="77777777" w:rsidTr="00E73625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C96A378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09F67B" w14:textId="77777777" w:rsidR="00E73625" w:rsidRDefault="00E73625" w:rsidP="00E73625">
            <w:pPr>
              <w:numPr>
                <w:ilvl w:val="0"/>
                <w:numId w:val="11"/>
              </w:num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Does the body have a written budget? </w:t>
            </w:r>
          </w:p>
          <w:p w14:paraId="5B4195E3" w14:textId="77777777" w:rsidR="00E73625" w:rsidRPr="00676B69" w:rsidRDefault="00E73625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0-No, 1-Yes, 888-Don’t know</w:t>
            </w:r>
          </w:p>
          <w:p w14:paraId="7E20110F" w14:textId="77777777" w:rsidR="00E73625" w:rsidRPr="00676B69" w:rsidRDefault="00E73625" w:rsidP="00E7362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F3B665C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E73625" w:rsidRPr="00676B69" w14:paraId="6B88F460" w14:textId="77777777" w:rsidTr="00E73625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35480C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19EBB8" w14:textId="6990F04A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Is there a process for addressing community grievances</w:t>
            </w:r>
            <w:r w:rsidR="003512AA">
              <w:rPr>
                <w:rFonts w:ascii="Gill Sans MT" w:hAnsi="Gill Sans MT"/>
                <w:sz w:val="22"/>
                <w:szCs w:val="22"/>
              </w:rPr>
              <w:t xml:space="preserve"> about land and natural resource use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F74D951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40C1F2B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1-Yes</w:t>
            </w:r>
          </w:p>
        </w:tc>
      </w:tr>
    </w:tbl>
    <w:p w14:paraId="0013F2ED" w14:textId="77777777" w:rsidR="00E73625" w:rsidRPr="00676B69" w:rsidRDefault="00E73625" w:rsidP="00E73625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85B1EE1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ABC5ABA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E73625" w:rsidRPr="00676B69" w14:paraId="42F5DAF7" w14:textId="77777777" w:rsidTr="00E73625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F199E3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DA954BC" w14:textId="766B5460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any </w:t>
            </w:r>
            <w:r w:rsidR="003512AA">
              <w:rPr>
                <w:rFonts w:ascii="Gill Sans MT" w:hAnsi="Gill Sans MT"/>
                <w:color w:val="000000" w:themeColor="text1"/>
                <w:sz w:val="22"/>
                <w:szCs w:val="22"/>
              </w:rPr>
              <w:t>land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management plan in place in your community?</w:t>
            </w:r>
          </w:p>
          <w:p w14:paraId="04247DC7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06F9E7BB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C3B9965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557894D4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0DF25A64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25826BD9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701C2E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E73625" w:rsidRPr="00676B69" w14:paraId="4133B151" w14:textId="77777777" w:rsidTr="00E73625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CDE0FCB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1E10C553" w14:textId="77777777" w:rsidR="00E73625" w:rsidRPr="00676B69" w:rsidRDefault="00E73625" w:rsidP="00E73625">
            <w:pPr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>I</w:t>
            </w:r>
            <w:r w:rsidRPr="00CF5F6A">
              <w:rPr>
                <w:rFonts w:ascii="Gill Sans MT" w:hAnsi="Gill Sans MT" w:cs="Arial"/>
                <w:color w:val="1A1A1A"/>
                <w:sz w:val="22"/>
                <w:szCs w:val="22"/>
                <w:highlight w:val="yellow"/>
                <w:rPrChange w:id="361" w:author="Heather Huntington" w:date="2014-12-01T17:41:00Z">
                  <w:rPr>
                    <w:rFonts w:ascii="Gill Sans MT" w:hAnsi="Gill Sans MT" w:cs="Arial"/>
                    <w:color w:val="1A1A1A"/>
                    <w:sz w:val="22"/>
                    <w:szCs w:val="22"/>
                  </w:rPr>
                </w:rPrChange>
              </w:rPr>
              <w:t xml:space="preserve">f yes, can </w:t>
            </w:r>
            <w:commentRangeStart w:id="362"/>
            <w:r w:rsidRPr="00CF5F6A">
              <w:rPr>
                <w:rFonts w:ascii="Gill Sans MT" w:hAnsi="Gill Sans MT" w:cs="Arial"/>
                <w:color w:val="1A1A1A"/>
                <w:sz w:val="22"/>
                <w:szCs w:val="22"/>
                <w:highlight w:val="yellow"/>
                <w:rPrChange w:id="363" w:author="Heather Huntington" w:date="2014-12-01T17:41:00Z">
                  <w:rPr>
                    <w:rFonts w:ascii="Gill Sans MT" w:hAnsi="Gill Sans MT" w:cs="Arial"/>
                    <w:color w:val="1A1A1A"/>
                    <w:sz w:val="22"/>
                    <w:szCs w:val="22"/>
                  </w:rPr>
                </w:rPrChange>
              </w:rPr>
              <w:t xml:space="preserve">you please </w:t>
            </w:r>
            <w:commentRangeStart w:id="364"/>
            <w:r w:rsidRPr="00CF5F6A">
              <w:rPr>
                <w:rFonts w:ascii="Gill Sans MT" w:hAnsi="Gill Sans MT" w:cs="Arial"/>
                <w:color w:val="1A1A1A"/>
                <w:sz w:val="22"/>
                <w:szCs w:val="22"/>
                <w:highlight w:val="yellow"/>
                <w:rPrChange w:id="365" w:author="Heather Huntington" w:date="2014-12-01T17:41:00Z">
                  <w:rPr>
                    <w:rFonts w:ascii="Gill Sans MT" w:hAnsi="Gill Sans MT" w:cs="Arial"/>
                    <w:color w:val="1A1A1A"/>
                    <w:sz w:val="22"/>
                    <w:szCs w:val="22"/>
                  </w:rPr>
                </w:rPrChange>
              </w:rPr>
              <w:t xml:space="preserve">describe </w:t>
            </w:r>
            <w:commentRangeEnd w:id="364"/>
            <w:r w:rsidR="00AC08F8" w:rsidRPr="00CF5F6A">
              <w:rPr>
                <w:rStyle w:val="CommentReference"/>
                <w:rFonts w:eastAsiaTheme="minorHAnsi"/>
                <w:highlight w:val="yellow"/>
                <w:rPrChange w:id="366" w:author="Heather Huntington" w:date="2014-12-01T17:41:00Z">
                  <w:rPr>
                    <w:rStyle w:val="CommentReference"/>
                    <w:rFonts w:eastAsiaTheme="minorHAnsi"/>
                  </w:rPr>
                </w:rPrChange>
              </w:rPr>
              <w:commentReference w:id="364"/>
            </w:r>
            <w:r w:rsidRPr="00CF5F6A">
              <w:rPr>
                <w:rFonts w:ascii="Gill Sans MT" w:hAnsi="Gill Sans MT" w:cs="Arial"/>
                <w:color w:val="1A1A1A"/>
                <w:sz w:val="22"/>
                <w:szCs w:val="22"/>
                <w:highlight w:val="yellow"/>
                <w:rPrChange w:id="367" w:author="Heather Huntington" w:date="2014-12-01T17:41:00Z">
                  <w:rPr>
                    <w:rFonts w:ascii="Gill Sans MT" w:hAnsi="Gill Sans MT" w:cs="Arial"/>
                    <w:color w:val="1A1A1A"/>
                    <w:sz w:val="22"/>
                    <w:szCs w:val="22"/>
                  </w:rPr>
                </w:rPrChange>
              </w:rPr>
              <w:t xml:space="preserve">this plan? </w:t>
            </w:r>
            <w:commentRangeEnd w:id="362"/>
            <w:r w:rsidR="00CF5F6A" w:rsidRPr="00CF5F6A">
              <w:rPr>
                <w:rStyle w:val="CommentReference"/>
                <w:rFonts w:eastAsiaTheme="minorHAnsi"/>
                <w:highlight w:val="yellow"/>
                <w:rPrChange w:id="368" w:author="Heather Huntington" w:date="2014-12-01T17:41:00Z">
                  <w:rPr>
                    <w:rStyle w:val="CommentReference"/>
                    <w:rFonts w:eastAsiaTheme="minorHAnsi"/>
                  </w:rPr>
                </w:rPrChange>
              </w:rPr>
              <w:commentReference w:id="362"/>
            </w:r>
          </w:p>
          <w:p w14:paraId="046ECE42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29EB69EF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74BB2E4" w14:textId="77777777" w:rsidR="00E73625" w:rsidRPr="00676B69" w:rsidRDefault="00E73625" w:rsidP="00E73625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E1AB01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TEXT </w:t>
            </w:r>
          </w:p>
          <w:p w14:paraId="20E2455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238ACC0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EC330CB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E73625" w:rsidRPr="00676B69" w14:paraId="11A3DBE7" w14:textId="77777777" w:rsidTr="00E7362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3488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49E2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Who created the plan?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8B11BF8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3D8AF420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16C4535B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04BE9AD6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1F46AFE1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75D5FDB0" w14:textId="77777777" w:rsidR="00E73625" w:rsidRPr="00676B69" w:rsidRDefault="00E73625" w:rsidP="00E73625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2D72368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E73625" w:rsidRPr="00676B69" w14:paraId="6B363320" w14:textId="77777777" w:rsidTr="00E7362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D920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80E9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When was the plan created? 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0B2DC7" w14:textId="77777777" w:rsidR="00E73625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1=In the past 3 years</w:t>
            </w:r>
          </w:p>
          <w:p w14:paraId="1BE821E8" w14:textId="77777777" w:rsidR="00E73625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2=4-10 years ago</w:t>
            </w:r>
          </w:p>
          <w:p w14:paraId="3369895D" w14:textId="77777777" w:rsidR="00E73625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>3=More than 10 years ago</w:t>
            </w:r>
          </w:p>
          <w:p w14:paraId="72C78495" w14:textId="77777777" w:rsidR="00E73625" w:rsidRPr="0014208B" w:rsidRDefault="00E73625" w:rsidP="00E73625">
            <w:pPr>
              <w:contextualSpacing/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A6A6A6"/>
                <w:sz w:val="22"/>
                <w:szCs w:val="22"/>
              </w:rPr>
              <w:t xml:space="preserve">888=Don’t know </w:t>
            </w:r>
          </w:p>
        </w:tc>
      </w:tr>
      <w:tr w:rsidR="00E73625" w:rsidRPr="00676B69" w14:paraId="7B48710B" w14:textId="77777777" w:rsidTr="00E7362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3B27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09A1" w14:textId="77777777" w:rsidR="00E73625" w:rsidRPr="00676B69" w:rsidRDefault="00E73625" w:rsidP="00E73625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Was the community involved in the development of the plan? </w:t>
            </w:r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B7443B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4657E38F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34C1B161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5BE9435" w14:textId="77777777" w:rsidR="00E73625" w:rsidRPr="00676B69" w:rsidRDefault="00E73625" w:rsidP="00E73625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7C225BF9" w14:textId="77777777" w:rsidR="00AF425E" w:rsidRPr="00676B69" w:rsidRDefault="00AF425E" w:rsidP="00AF425E">
      <w:pPr>
        <w:rPr>
          <w:rFonts w:ascii="Gill Sans MT" w:hAnsi="Gill Sans MT"/>
          <w:sz w:val="22"/>
          <w:szCs w:val="22"/>
        </w:rPr>
      </w:pPr>
    </w:p>
    <w:p w14:paraId="4D2F6893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t xml:space="preserve">Where is new </w:t>
      </w:r>
      <w:proofErr w:type="gramStart"/>
      <w:r w:rsidRPr="00676B69">
        <w:rPr>
          <w:rFonts w:ascii="Gill Sans MT" w:hAnsi="Gill Sans MT"/>
          <w:sz w:val="22"/>
          <w:szCs w:val="22"/>
        </w:rPr>
        <w:t>crop land</w:t>
      </w:r>
      <w:proofErr w:type="gramEnd"/>
      <w:r w:rsidRPr="00676B69">
        <w:rPr>
          <w:rFonts w:ascii="Gill Sans MT" w:hAnsi="Gill Sans MT"/>
          <w:sz w:val="22"/>
          <w:szCs w:val="22"/>
        </w:rPr>
        <w:t xml:space="preserve"> usually opened up? </w:t>
      </w:r>
    </w:p>
    <w:p w14:paraId="2ECBB8D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1-Adjacent to existing crop land</w:t>
      </w:r>
    </w:p>
    <w:p w14:paraId="587E664B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2-In a new part of village land</w:t>
      </w:r>
    </w:p>
    <w:p w14:paraId="04273DD1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3- In a new part of land outside the village land</w:t>
      </w:r>
    </w:p>
    <w:p w14:paraId="707B23FC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</w:p>
    <w:p w14:paraId="3F206911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How often do people in this area</w:t>
      </w:r>
      <w:r w:rsidRPr="00676B69">
        <w:rPr>
          <w:rFonts w:ascii="Gill Sans MT" w:hAnsi="Gill Sans MT"/>
          <w:sz w:val="22"/>
          <w:szCs w:val="22"/>
        </w:rPr>
        <w:t xml:space="preserve"> usually apply for</w:t>
      </w:r>
      <w:r>
        <w:rPr>
          <w:rFonts w:ascii="Gill Sans MT" w:hAnsi="Gill Sans MT"/>
          <w:sz w:val="22"/>
          <w:szCs w:val="22"/>
        </w:rPr>
        <w:t xml:space="preserve"> </w:t>
      </w:r>
      <w:r w:rsidRPr="00676B69">
        <w:rPr>
          <w:rFonts w:ascii="Gill Sans MT" w:hAnsi="Gill Sans MT"/>
          <w:sz w:val="22"/>
          <w:szCs w:val="22"/>
        </w:rPr>
        <w:t xml:space="preserve">permission to open up new land? </w:t>
      </w:r>
    </w:p>
    <w:p w14:paraId="596B880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1-Always</w:t>
      </w:r>
    </w:p>
    <w:p w14:paraId="0D4DEF4D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2-Most of the time</w:t>
      </w:r>
    </w:p>
    <w:p w14:paraId="01E21B6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3-Sometimes</w:t>
      </w:r>
    </w:p>
    <w:p w14:paraId="5A418A91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4- Rarely</w:t>
      </w:r>
    </w:p>
    <w:p w14:paraId="1F6DC235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5-Never </w:t>
      </w:r>
    </w:p>
    <w:p w14:paraId="50C03A7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6-Permission is not required </w:t>
      </w:r>
    </w:p>
    <w:p w14:paraId="798F4DC0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</w:p>
    <w:p w14:paraId="09A6C83F" w14:textId="77777777" w:rsidR="00AF425E" w:rsidRPr="00676B69" w:rsidRDefault="00AF425E" w:rsidP="00AF425E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lastRenderedPageBreak/>
        <w:t>From whom do you request permission?</w:t>
      </w:r>
    </w:p>
    <w:p w14:paraId="5E5CD859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1-Headperson</w:t>
      </w:r>
    </w:p>
    <w:p w14:paraId="2AE4C8C4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2-Chief</w:t>
      </w:r>
    </w:p>
    <w:p w14:paraId="25F6D967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3-ZAWA official</w:t>
      </w:r>
    </w:p>
    <w:p w14:paraId="09FF01DD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4- LG official</w:t>
      </w:r>
    </w:p>
    <w:p w14:paraId="16F72CAA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5-DFO official</w:t>
      </w:r>
    </w:p>
    <w:p w14:paraId="23794423" w14:textId="77777777" w:rsidR="00AF425E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6 – private landowners</w:t>
      </w:r>
    </w:p>
    <w:p w14:paraId="7E37A60A" w14:textId="77777777" w:rsidR="00AF425E" w:rsidRPr="00676B69" w:rsidRDefault="00AF425E" w:rsidP="00AF425E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97 – Other; please specify</w:t>
      </w:r>
    </w:p>
    <w:p w14:paraId="193A57A0" w14:textId="77777777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65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  <w:tblPrChange w:id="369" w:author="Heather Huntington" w:date="2014-12-01T18:12:00Z">
          <w:tblPr>
            <w:tblW w:w="10654" w:type="dxa"/>
            <w:tblInd w:w="-5" w:type="dxa"/>
            <w:tblLayout w:type="fixed"/>
            <w:tblCellMar>
              <w:left w:w="29" w:type="dxa"/>
              <w:right w:w="29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14"/>
        <w:gridCol w:w="6660"/>
        <w:gridCol w:w="1232"/>
        <w:gridCol w:w="1108"/>
        <w:gridCol w:w="1440"/>
        <w:tblGridChange w:id="370">
          <w:tblGrid>
            <w:gridCol w:w="214"/>
            <w:gridCol w:w="5345"/>
            <w:gridCol w:w="2547"/>
            <w:gridCol w:w="1108"/>
            <w:gridCol w:w="1440"/>
          </w:tblGrid>
        </w:tblGridChange>
      </w:tblGrid>
      <w:tr w:rsidR="00E73625" w:rsidRPr="00676B69" w14:paraId="720C9D93" w14:textId="77777777" w:rsidTr="00B12AE8">
        <w:trPr>
          <w:trHeight w:val="20"/>
          <w:trPrChange w:id="371" w:author="Heather Huntington" w:date="2014-12-01T18:12:00Z">
            <w:trPr>
              <w:trHeight w:val="20"/>
            </w:trPr>
          </w:trPrChange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PrChange w:id="372" w:author="Heather Huntington" w:date="2014-12-01T18:12:00Z">
              <w:tcPr>
                <w:tcW w:w="21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6E405855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tcPrChange w:id="373" w:author="Heather Huntington" w:date="2014-12-01T18:12:00Z">
              <w:tcPr>
                <w:tcW w:w="5345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3589B276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Are there any </w:t>
            </w:r>
            <w:commentRangeStart w:id="374"/>
            <w:r w:rsidRPr="00AF425E">
              <w:rPr>
                <w:rFonts w:ascii="Gill Sans MT" w:hAnsi="Gill Sans MT" w:cs="Arial"/>
                <w:sz w:val="22"/>
                <w:szCs w:val="22"/>
              </w:rPr>
              <w:t>forests</w:t>
            </w:r>
            <w:commentRangeEnd w:id="374"/>
            <w:r w:rsidR="0063510A">
              <w:rPr>
                <w:rStyle w:val="CommentReference"/>
                <w:rFonts w:eastAsiaTheme="minorHAnsi"/>
              </w:rPr>
              <w:commentReference w:id="374"/>
            </w: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 that your community used to access that your community is no longer allowed to access?</w:t>
            </w:r>
          </w:p>
          <w:p w14:paraId="7E901CD3" w14:textId="77777777" w:rsidR="00E73625" w:rsidRPr="00AF425E" w:rsidRDefault="00E7362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i/>
                <w:sz w:val="22"/>
                <w:szCs w:val="22"/>
              </w:rPr>
              <w:t xml:space="preserve">If 0, skip to the next section 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tcPrChange w:id="375" w:author="Heather Huntington" w:date="2014-12-01T18:12:00Z">
              <w:tcPr>
                <w:tcW w:w="3655" w:type="dxa"/>
                <w:gridSpan w:val="2"/>
                <w:tcBorders>
                  <w:top w:val="single" w:sz="4" w:space="0" w:color="000000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79AEC130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40363610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1=Yes</w:t>
            </w:r>
            <w:r w:rsidRPr="00676B69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7AC4E5B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6EAE935F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376" w:author="Heather Huntington" w:date="2014-12-01T18:12:00Z">
              <w:tcPr>
                <w:tcW w:w="1440" w:type="dxa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3A588C56" w14:textId="77777777" w:rsidR="00E73625" w:rsidRPr="00676B69" w:rsidRDefault="00E7362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E73625" w:rsidRPr="00676B69" w14:paraId="5D9409C3" w14:textId="77777777" w:rsidTr="00B12AE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PrExChange w:id="377" w:author="Heather Huntington" w:date="2014-12-01T18:12:00Z">
            <w:tblPrEx>
              <w:tblBorders>
                <w:top w:val="single" w:sz="4" w:space="0" w:color="000000"/>
                <w:left w:val="single" w:sz="4" w:space="0" w:color="auto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Ex>
          </w:tblPrExChange>
        </w:tblPrEx>
        <w:trPr>
          <w:trHeight w:val="20"/>
          <w:trPrChange w:id="378" w:author="Heather Huntington" w:date="2014-12-01T18:12:00Z">
            <w:trPr>
              <w:trHeight w:val="20"/>
            </w:trPr>
          </w:trPrChange>
        </w:trPr>
        <w:tc>
          <w:tcPr>
            <w:tcW w:w="214" w:type="dxa"/>
            <w:tcBorders>
              <w:right w:val="single" w:sz="4" w:space="0" w:color="auto"/>
            </w:tcBorders>
            <w:tcPrChange w:id="379" w:author="Heather Huntington" w:date="2014-12-01T18:12:00Z">
              <w:tcPr>
                <w:tcW w:w="214" w:type="dxa"/>
                <w:tcBorders>
                  <w:right w:val="single" w:sz="4" w:space="0" w:color="auto"/>
                </w:tcBorders>
              </w:tcPr>
            </w:tcPrChange>
          </w:tcPr>
          <w:p w14:paraId="6906048A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6660" w:type="dxa"/>
            <w:tcBorders>
              <w:left w:val="single" w:sz="4" w:space="0" w:color="auto"/>
              <w:right w:val="single" w:sz="18" w:space="0" w:color="000000"/>
            </w:tcBorders>
            <w:tcPrChange w:id="380" w:author="Heather Huntington" w:date="2014-12-01T18:12:00Z">
              <w:tcPr>
                <w:tcW w:w="5345" w:type="dxa"/>
                <w:tcBorders>
                  <w:left w:val="single" w:sz="4" w:space="0" w:color="auto"/>
                  <w:right w:val="single" w:sz="18" w:space="0" w:color="000000"/>
                </w:tcBorders>
              </w:tcPr>
            </w:tcPrChange>
          </w:tcPr>
          <w:p w14:paraId="58742A66" w14:textId="77777777" w:rsidR="00E73625" w:rsidRDefault="00E73625" w:rsidP="00E73625">
            <w:pPr>
              <w:rPr>
                <w:ins w:id="381" w:author="Heather Huntington" w:date="2014-12-01T18:11:00Z"/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What are the names of the forests where your community lost access? </w:t>
            </w:r>
          </w:p>
          <w:p w14:paraId="63B920F9" w14:textId="77777777" w:rsidR="00B12AE8" w:rsidRDefault="00B12AE8" w:rsidP="00E73625">
            <w:pPr>
              <w:rPr>
                <w:ins w:id="382" w:author="Heather Huntington" w:date="2014-12-01T18:11:00Z"/>
                <w:rFonts w:ascii="Gill Sans MT" w:hAnsi="Gill Sans MT" w:cs="Arial"/>
                <w:sz w:val="22"/>
                <w:szCs w:val="22"/>
              </w:rPr>
            </w:pPr>
          </w:p>
          <w:p w14:paraId="40E5AC80" w14:textId="77777777" w:rsidR="00B12AE8" w:rsidRDefault="00B12AE8" w:rsidP="00B12AE8">
            <w:pPr>
              <w:rPr>
                <w:ins w:id="383" w:author="Heather Huntington" w:date="2014-12-01T18:11:00Z"/>
                <w:rFonts w:ascii="Gill Sans MT" w:hAnsi="Gill Sans MT" w:cs="Arial"/>
                <w:sz w:val="20"/>
                <w:szCs w:val="20"/>
              </w:rPr>
            </w:pPr>
            <w:commentRangeStart w:id="384"/>
            <w:ins w:id="385" w:author="Heather Huntington" w:date="2014-12-01T18:11:00Z">
              <w:r>
                <w:rPr>
                  <w:rFonts w:ascii="Gill Sans MT" w:hAnsi="Gill Sans MT" w:cs="Arial"/>
                  <w:sz w:val="20"/>
                  <w:szCs w:val="20"/>
                </w:rPr>
                <w:t xml:space="preserve">Please describe these areas. </w:t>
              </w:r>
              <w:r w:rsidRPr="005E6116">
                <w:rPr>
                  <w:rFonts w:ascii="Gill Sans MT" w:hAnsi="Gill Sans MT" w:cs="Arial"/>
                  <w:sz w:val="20"/>
                  <w:szCs w:val="20"/>
                </w:rPr>
                <w:t xml:space="preserve"> </w:t>
              </w:r>
              <w:r>
                <w:rPr>
                  <w:rFonts w:ascii="Gill Sans MT" w:hAnsi="Gill Sans MT" w:cs="Arial"/>
                  <w:sz w:val="20"/>
                  <w:szCs w:val="20"/>
                </w:rPr>
                <w:t xml:space="preserve">Are they: </w:t>
              </w:r>
              <w:commentRangeEnd w:id="384"/>
              <w:r>
                <w:rPr>
                  <w:rStyle w:val="CommentReference"/>
                  <w:rFonts w:eastAsiaTheme="minorHAnsi"/>
                </w:rPr>
                <w:commentReference w:id="384"/>
              </w:r>
            </w:ins>
          </w:p>
          <w:p w14:paraId="2110177F" w14:textId="77777777" w:rsidR="00B12AE8" w:rsidRDefault="00B12AE8" w:rsidP="00B12AE8">
            <w:pPr>
              <w:contextualSpacing/>
              <w:rPr>
                <w:ins w:id="386" w:author="Heather Huntington" w:date="2014-12-01T18:12:00Z"/>
                <w:rFonts w:ascii="Gill Sans MT" w:hAnsi="Gill Sans MT"/>
                <w:sz w:val="20"/>
                <w:szCs w:val="20"/>
              </w:rPr>
            </w:pPr>
            <w:ins w:id="387" w:author="Heather Huntington" w:date="2014-12-01T18:12:00Z">
              <w:r>
                <w:rPr>
                  <w:rFonts w:ascii="Gill Sans MT" w:hAnsi="Gill Sans MT"/>
                  <w:sz w:val="20"/>
                  <w:szCs w:val="20"/>
                </w:rPr>
                <w:t>1=protected areas</w:t>
              </w:r>
            </w:ins>
          </w:p>
          <w:p w14:paraId="01623869" w14:textId="77777777" w:rsidR="00B12AE8" w:rsidRDefault="00B12AE8" w:rsidP="00B12AE8">
            <w:pPr>
              <w:contextualSpacing/>
              <w:rPr>
                <w:ins w:id="388" w:author="Heather Huntington" w:date="2014-12-01T18:12:00Z"/>
                <w:rFonts w:ascii="Gill Sans MT" w:hAnsi="Gill Sans MT"/>
                <w:sz w:val="20"/>
                <w:szCs w:val="20"/>
              </w:rPr>
            </w:pPr>
            <w:ins w:id="389" w:author="Heather Huntington" w:date="2014-12-01T18:12:00Z">
              <w:r>
                <w:rPr>
                  <w:rFonts w:ascii="Gill Sans MT" w:hAnsi="Gill Sans MT"/>
                  <w:sz w:val="20"/>
                  <w:szCs w:val="20"/>
                </w:rPr>
                <w:t>2=public forests</w:t>
              </w:r>
            </w:ins>
          </w:p>
          <w:p w14:paraId="301ABC62" w14:textId="77777777" w:rsidR="00B12AE8" w:rsidRDefault="00B12AE8" w:rsidP="00B12AE8">
            <w:pPr>
              <w:contextualSpacing/>
              <w:rPr>
                <w:ins w:id="390" w:author="Heather Huntington" w:date="2014-12-01T18:12:00Z"/>
                <w:rFonts w:ascii="Gill Sans MT" w:hAnsi="Gill Sans MT"/>
                <w:sz w:val="20"/>
                <w:szCs w:val="20"/>
              </w:rPr>
            </w:pPr>
            <w:ins w:id="391" w:author="Heather Huntington" w:date="2014-12-01T18:12:00Z">
              <w:r>
                <w:rPr>
                  <w:rFonts w:ascii="Gill Sans MT" w:hAnsi="Gill Sans MT"/>
                  <w:sz w:val="20"/>
                  <w:szCs w:val="20"/>
                </w:rPr>
                <w:t>3=national parks</w:t>
              </w:r>
            </w:ins>
          </w:p>
          <w:p w14:paraId="0CB9C3D6" w14:textId="77777777" w:rsidR="00B12AE8" w:rsidRDefault="00B12AE8" w:rsidP="00B12AE8">
            <w:pPr>
              <w:contextualSpacing/>
              <w:rPr>
                <w:ins w:id="392" w:author="Heather Huntington" w:date="2014-12-01T18:12:00Z"/>
                <w:rFonts w:ascii="Gill Sans MT" w:hAnsi="Gill Sans MT"/>
                <w:sz w:val="20"/>
                <w:szCs w:val="20"/>
              </w:rPr>
            </w:pPr>
            <w:ins w:id="393" w:author="Heather Huntington" w:date="2014-12-01T18:12:00Z">
              <w:r>
                <w:rPr>
                  <w:rFonts w:ascii="Gill Sans MT" w:hAnsi="Gill Sans MT"/>
                  <w:sz w:val="20"/>
                  <w:szCs w:val="20"/>
                </w:rPr>
                <w:t>4=game reserves</w:t>
              </w:r>
            </w:ins>
          </w:p>
          <w:p w14:paraId="4D9AAB9D" w14:textId="77777777" w:rsidR="00B12AE8" w:rsidRDefault="00B12AE8" w:rsidP="00B12AE8">
            <w:pPr>
              <w:contextualSpacing/>
              <w:rPr>
                <w:ins w:id="394" w:author="Heather Huntington" w:date="2014-12-01T18:12:00Z"/>
                <w:rFonts w:ascii="Gill Sans MT" w:hAnsi="Gill Sans MT"/>
                <w:sz w:val="20"/>
                <w:szCs w:val="20"/>
              </w:rPr>
            </w:pPr>
            <w:ins w:id="395" w:author="Heather Huntington" w:date="2014-12-01T18:12:00Z">
              <w:r>
                <w:rPr>
                  <w:rFonts w:ascii="Gill Sans MT" w:hAnsi="Gill Sans MT"/>
                  <w:sz w:val="20"/>
                  <w:szCs w:val="20"/>
                </w:rPr>
                <w:t>5= private land owned by a company</w:t>
              </w:r>
            </w:ins>
          </w:p>
          <w:p w14:paraId="41B69770" w14:textId="77777777" w:rsidR="00B12AE8" w:rsidRDefault="00B12AE8" w:rsidP="00B12AE8">
            <w:pPr>
              <w:contextualSpacing/>
              <w:rPr>
                <w:ins w:id="396" w:author="Heather Huntington" w:date="2014-12-01T18:12:00Z"/>
                <w:rFonts w:ascii="Gill Sans MT" w:hAnsi="Gill Sans MT"/>
                <w:sz w:val="20"/>
                <w:szCs w:val="20"/>
              </w:rPr>
            </w:pPr>
            <w:ins w:id="397" w:author="Heather Huntington" w:date="2014-12-01T18:12:00Z">
              <w:r>
                <w:rPr>
                  <w:rFonts w:ascii="Gill Sans MT" w:hAnsi="Gill Sans MT"/>
                  <w:sz w:val="20"/>
                  <w:szCs w:val="20"/>
                </w:rPr>
                <w:t>6= private land owned by individuals</w:t>
              </w:r>
            </w:ins>
          </w:p>
          <w:p w14:paraId="26E910F4" w14:textId="2E620DCD" w:rsidR="00B12AE8" w:rsidRPr="00B12AE8" w:rsidRDefault="00B12AE8" w:rsidP="00E73625">
            <w:pPr>
              <w:contextualSpacing/>
              <w:rPr>
                <w:rFonts w:ascii="Gill Sans MT" w:hAnsi="Gill Sans MT"/>
                <w:sz w:val="20"/>
                <w:szCs w:val="20"/>
                <w:rPrChange w:id="398" w:author="Heather Huntington" w:date="2014-12-01T18:12:00Z">
                  <w:rPr>
                    <w:rFonts w:ascii="Gill Sans MT" w:hAnsi="Gill Sans MT"/>
                    <w:w w:val="105"/>
                    <w:sz w:val="22"/>
                    <w:szCs w:val="22"/>
                  </w:rPr>
                </w:rPrChange>
              </w:rPr>
            </w:pPr>
            <w:ins w:id="399" w:author="Heather Huntington" w:date="2014-12-01T18:12:00Z">
              <w:r>
                <w:rPr>
                  <w:rFonts w:ascii="Gill Sans MT" w:hAnsi="Gill Sans MT"/>
                  <w:sz w:val="20"/>
                  <w:szCs w:val="20"/>
                </w:rPr>
                <w:t xml:space="preserve">97=Other; if other please specify. </w:t>
              </w:r>
            </w:ins>
          </w:p>
        </w:tc>
        <w:tc>
          <w:tcPr>
            <w:tcW w:w="378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PrChange w:id="400" w:author="Heather Huntington" w:date="2014-12-01T18:12:00Z">
              <w:tcPr>
                <w:tcW w:w="5095" w:type="dxa"/>
                <w:gridSpan w:val="3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563C2CEB" w14:textId="77777777" w:rsidR="00E73625" w:rsidRPr="00676B69" w:rsidRDefault="00E73625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E73625" w:rsidRPr="00676B69" w14:paraId="44BC2980" w14:textId="77777777" w:rsidTr="00B12AE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PrExChange w:id="401" w:author="Heather Huntington" w:date="2014-12-01T18:12:00Z">
            <w:tblPrEx>
              <w:tblBorders>
                <w:top w:val="single" w:sz="4" w:space="0" w:color="000000"/>
                <w:left w:val="single" w:sz="4" w:space="0" w:color="auto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Ex>
          </w:tblPrExChange>
        </w:tblPrEx>
        <w:trPr>
          <w:trHeight w:val="20"/>
          <w:trPrChange w:id="402" w:author="Heather Huntington" w:date="2014-12-01T18:12:00Z">
            <w:trPr>
              <w:trHeight w:val="20"/>
            </w:trPr>
          </w:trPrChange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cPrChange w:id="403" w:author="Heather Huntington" w:date="2014-12-01T18:12:00Z">
              <w:tcPr>
                <w:tcW w:w="214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1347683E" w14:textId="77777777" w:rsidR="00E73625" w:rsidRPr="00676B69" w:rsidRDefault="00E7362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  <w:tcPrChange w:id="404" w:author="Heather Huntington" w:date="2014-12-01T18:12:00Z">
              <w:tcPr>
                <w:tcW w:w="5345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3576C34D" w14:textId="77777777" w:rsidR="00E73625" w:rsidRPr="00AF425E" w:rsidRDefault="00E7362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Why did your community lose access? </w:t>
            </w:r>
          </w:p>
          <w:p w14:paraId="282F4454" w14:textId="77777777" w:rsidR="00E73625" w:rsidRPr="00AF425E" w:rsidRDefault="00E73625" w:rsidP="00E73625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>PROBE and CODE</w:t>
            </w:r>
          </w:p>
        </w:tc>
        <w:tc>
          <w:tcPr>
            <w:tcW w:w="12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PrChange w:id="405" w:author="Heather Huntington" w:date="2014-12-01T18:12:00Z">
              <w:tcPr>
                <w:tcW w:w="2547" w:type="dxa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385D1ED0" w14:textId="77777777" w:rsidR="00E73625" w:rsidRPr="00392E02" w:rsidRDefault="00E73625" w:rsidP="00E73625">
            <w:pPr>
              <w:rPr>
                <w:sz w:val="20"/>
              </w:rPr>
            </w:pPr>
            <w:r w:rsidRPr="00392E02">
              <w:rPr>
                <w:sz w:val="20"/>
              </w:rPr>
              <w:t>1=Government instituted strict entry</w:t>
            </w:r>
          </w:p>
          <w:p w14:paraId="6773D24C" w14:textId="77777777" w:rsidR="00E73625" w:rsidRPr="00392E02" w:rsidRDefault="00E73625" w:rsidP="00E73625">
            <w:pPr>
              <w:rPr>
                <w:sz w:val="20"/>
              </w:rPr>
            </w:pPr>
            <w:r w:rsidRPr="00392E02">
              <w:rPr>
                <w:sz w:val="20"/>
              </w:rPr>
              <w:t>2=Government instituted fee for entry</w:t>
            </w:r>
          </w:p>
          <w:p w14:paraId="6157AB6A" w14:textId="77777777" w:rsidR="00E73625" w:rsidRPr="00392E02" w:rsidRDefault="00E73625" w:rsidP="00E73625">
            <w:pPr>
              <w:rPr>
                <w:sz w:val="20"/>
              </w:rPr>
            </w:pPr>
            <w:r>
              <w:rPr>
                <w:sz w:val="20"/>
              </w:rPr>
              <w:t>3=</w:t>
            </w:r>
            <w:r w:rsidRPr="00392E02">
              <w:rPr>
                <w:sz w:val="20"/>
              </w:rPr>
              <w:t>Private landowner restricts use/access</w:t>
            </w:r>
          </w:p>
          <w:p w14:paraId="7B57DA5F" w14:textId="77777777" w:rsidR="00E73625" w:rsidRPr="00392E02" w:rsidRDefault="00E73625" w:rsidP="00E73625">
            <w:pPr>
              <w:rPr>
                <w:sz w:val="20"/>
              </w:rPr>
            </w:pPr>
            <w:r>
              <w:rPr>
                <w:sz w:val="20"/>
              </w:rPr>
              <w:t>4=</w:t>
            </w:r>
            <w:r w:rsidRPr="00392E02">
              <w:rPr>
                <w:sz w:val="20"/>
              </w:rPr>
              <w:t>Private company restricts use/access</w:t>
            </w:r>
          </w:p>
          <w:p w14:paraId="746158AF" w14:textId="77777777" w:rsidR="00E73625" w:rsidRPr="00392E02" w:rsidRDefault="00E73625" w:rsidP="00E73625">
            <w:pPr>
              <w:rPr>
                <w:sz w:val="20"/>
              </w:rPr>
            </w:pPr>
            <w:r>
              <w:rPr>
                <w:sz w:val="20"/>
              </w:rPr>
              <w:t>5=</w:t>
            </w:r>
            <w:r w:rsidRPr="00392E02">
              <w:rPr>
                <w:sz w:val="20"/>
              </w:rPr>
              <w:t>Chief placed restrictions on use/access</w:t>
            </w:r>
          </w:p>
          <w:p w14:paraId="55941A40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>
              <w:rPr>
                <w:sz w:val="20"/>
              </w:rPr>
              <w:t>97=</w:t>
            </w:r>
            <w:r w:rsidRPr="00392E02">
              <w:rPr>
                <w:sz w:val="20"/>
              </w:rPr>
              <w:t xml:space="preserve">Other, specify </w:t>
            </w:r>
            <w:r w:rsidRPr="00F71A9A" w:rsidDel="00B33FAE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</w:p>
          <w:p w14:paraId="2DBFD9A6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254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PrChange w:id="406" w:author="Heather Huntington" w:date="2014-12-01T18:12:00Z">
              <w:tcPr>
                <w:tcW w:w="2548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340D8B53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  <w:p w14:paraId="06A6B6B6" w14:textId="77777777" w:rsidR="00E73625" w:rsidRPr="00676B69" w:rsidRDefault="00E73625" w:rsidP="00E73625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694545" w:rsidRPr="00676B69" w14:paraId="6BF43F9D" w14:textId="77777777" w:rsidTr="00B12AE8">
        <w:trPr>
          <w:trHeight w:val="4349"/>
          <w:trPrChange w:id="407" w:author="Heather Huntington" w:date="2014-12-01T18:12:00Z">
            <w:trPr>
              <w:trHeight w:val="4349"/>
            </w:trPr>
          </w:trPrChange>
        </w:trPr>
        <w:tc>
          <w:tcPr>
            <w:tcW w:w="2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tcPrChange w:id="408" w:author="Heather Huntington" w:date="2014-12-01T18:12:00Z">
              <w:tcPr>
                <w:tcW w:w="214" w:type="dxa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190F4FC" w14:textId="77777777" w:rsidR="00694545" w:rsidRPr="00676B69" w:rsidRDefault="0069454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  <w:tcPrChange w:id="409" w:author="Heather Huntington" w:date="2014-12-01T18:12:00Z">
              <w:tcPr>
                <w:tcW w:w="5345" w:type="dxa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31132716" w14:textId="6A6E468E" w:rsidR="00694545" w:rsidRPr="00AF425E" w:rsidRDefault="0069454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commentRangeStart w:id="410"/>
            <w:r w:rsidRPr="00AF425E">
              <w:rPr>
                <w:rFonts w:ascii="Gill Sans MT" w:hAnsi="Gill Sans MT" w:cs="Arial"/>
                <w:sz w:val="22"/>
                <w:szCs w:val="22"/>
              </w:rPr>
              <w:t xml:space="preserve">Please describe the impact of losing access to these forests? </w:t>
            </w:r>
            <w:commentRangeEnd w:id="410"/>
            <w:r w:rsidRPr="00AF425E">
              <w:rPr>
                <w:rStyle w:val="CommentReference"/>
                <w:rFonts w:ascii="Gill Sans MT" w:eastAsiaTheme="minorHAnsi" w:hAnsi="Gill Sans MT"/>
                <w:sz w:val="22"/>
                <w:szCs w:val="22"/>
              </w:rPr>
              <w:commentReference w:id="410"/>
            </w:r>
          </w:p>
          <w:p w14:paraId="46CF5208" w14:textId="77777777" w:rsidR="00694545" w:rsidRPr="00AF425E" w:rsidRDefault="00694545" w:rsidP="00E73625">
            <w:pPr>
              <w:rPr>
                <w:rFonts w:ascii="Gill Sans MT" w:hAnsi="Gill Sans MT" w:cs="Arial"/>
                <w:sz w:val="22"/>
                <w:szCs w:val="22"/>
              </w:rPr>
            </w:pPr>
            <w:r w:rsidRPr="00AF425E">
              <w:rPr>
                <w:rFonts w:ascii="Gill Sans MT" w:hAnsi="Gill Sans MT" w:cs="Arial"/>
                <w:sz w:val="22"/>
                <w:szCs w:val="22"/>
              </w:rPr>
              <w:t>Select all that apply</w:t>
            </w:r>
          </w:p>
          <w:p w14:paraId="1A8AD67C" w14:textId="77777777" w:rsidR="00694545" w:rsidRPr="00AF425E" w:rsidRDefault="00694545" w:rsidP="00E73625">
            <w:pPr>
              <w:rPr>
                <w:rFonts w:ascii="Gill Sans MT" w:hAnsi="Gill Sans MT" w:cs="Arial"/>
                <w:sz w:val="22"/>
                <w:szCs w:val="22"/>
              </w:rPr>
            </w:pPr>
          </w:p>
          <w:p w14:paraId="5B531F79" w14:textId="77777777" w:rsidR="00694545" w:rsidRPr="00AF425E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hAnsi="Gill Sans MT" w:cs="Arial"/>
              </w:rPr>
            </w:pPr>
            <w:r w:rsidRPr="00AF425E">
              <w:rPr>
                <w:rFonts w:ascii="Gill Sans MT" w:hAnsi="Gill Sans MT" w:cs="Arial"/>
              </w:rPr>
              <w:t>Started using other forests</w:t>
            </w:r>
          </w:p>
          <w:p w14:paraId="1EEB494A" w14:textId="77777777" w:rsidR="00694545" w:rsidRPr="00AF425E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eastAsia="Calibri" w:hAnsi="Gill Sans MT" w:cs="Times New Roman"/>
                <w:w w:val="105"/>
              </w:rPr>
              <w:t>Increased use of other forests</w:t>
            </w:r>
          </w:p>
          <w:p w14:paraId="436757AD" w14:textId="77777777" w:rsidR="00694545" w:rsidRPr="00AF425E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eastAsia="Calibri" w:hAnsi="Gill Sans MT" w:cs="Times New Roman"/>
                <w:w w:val="105"/>
              </w:rPr>
              <w:t>Switch to alternative livelihoods</w:t>
            </w:r>
          </w:p>
          <w:p w14:paraId="6E9B5FBC" w14:textId="77777777" w:rsidR="00694545" w:rsidRPr="00AF425E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eastAsia="Calibri" w:hAnsi="Gill Sans MT" w:cs="Times New Roman"/>
                <w:w w:val="105"/>
              </w:rPr>
              <w:t>Increased poverty</w:t>
            </w:r>
          </w:p>
          <w:p w14:paraId="59B4B1F8" w14:textId="77777777" w:rsidR="00694545" w:rsidRPr="00AF425E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>Lost income source (non-agriculture)</w:t>
            </w:r>
          </w:p>
          <w:p w14:paraId="041C6EE8" w14:textId="77777777" w:rsidR="00694545" w:rsidRPr="00AF425E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>Lost agricultural land</w:t>
            </w:r>
          </w:p>
          <w:p w14:paraId="51D77EC4" w14:textId="77777777" w:rsidR="00694545" w:rsidRPr="00AF425E" w:rsidRDefault="00694545" w:rsidP="00E73625">
            <w:pPr>
              <w:pStyle w:val="ListParagraph"/>
              <w:numPr>
                <w:ilvl w:val="0"/>
                <w:numId w:val="10"/>
              </w:numPr>
              <w:rPr>
                <w:rFonts w:ascii="Gill Sans MT" w:eastAsia="Calibri" w:hAnsi="Gill Sans MT" w:cs="Times New Roman"/>
                <w:w w:val="105"/>
              </w:rPr>
            </w:pPr>
            <w:r w:rsidRPr="00AF425E">
              <w:rPr>
                <w:rFonts w:ascii="Gill Sans MT" w:hAnsi="Gill Sans MT"/>
              </w:rPr>
              <w:t>Lost connection to the land our parents/grandparents used/used for traditional rituals</w:t>
            </w:r>
          </w:p>
          <w:p w14:paraId="0439FFB5" w14:textId="77777777" w:rsidR="00694545" w:rsidRPr="00694545" w:rsidRDefault="00694545" w:rsidP="00AF425E">
            <w:pPr>
              <w:pStyle w:val="ListParagraph"/>
              <w:numPr>
                <w:ilvl w:val="0"/>
                <w:numId w:val="10"/>
              </w:numPr>
              <w:rPr>
                <w:ins w:id="411" w:author="Heather Huntington" w:date="2014-12-01T17:49:00Z"/>
                <w:rFonts w:ascii="Gill Sans MT" w:eastAsia="Calibri" w:hAnsi="Gill Sans MT" w:cs="Times New Roman"/>
                <w:w w:val="105"/>
                <w:rPrChange w:id="412" w:author="Heather Huntington" w:date="2014-12-01T17:49:00Z">
                  <w:rPr>
                    <w:ins w:id="413" w:author="Heather Huntington" w:date="2014-12-01T17:49:00Z"/>
                    <w:rFonts w:ascii="Gill Sans MT" w:hAnsi="Gill Sans MT"/>
                  </w:rPr>
                </w:rPrChange>
              </w:rPr>
            </w:pPr>
            <w:r w:rsidRPr="00AF425E">
              <w:rPr>
                <w:rFonts w:ascii="Gill Sans MT" w:hAnsi="Gill Sans MT"/>
              </w:rPr>
              <w:t xml:space="preserve">Business failed </w:t>
            </w:r>
          </w:p>
          <w:p w14:paraId="1A2FD961" w14:textId="67F6B4C9" w:rsidR="00694545" w:rsidRPr="00694545" w:rsidRDefault="00694545" w:rsidP="00694545">
            <w:pPr>
              <w:rPr>
                <w:rFonts w:ascii="Gill Sans MT" w:eastAsia="Calibri" w:hAnsi="Gill Sans MT" w:cs="Times New Roman"/>
                <w:w w:val="105"/>
                <w:rPrChange w:id="414" w:author="Heather Huntington" w:date="2014-12-01T17:49:00Z">
                  <w:rPr>
                    <w:w w:val="105"/>
                  </w:rPr>
                </w:rPrChange>
              </w:rPr>
              <w:pPrChange w:id="415" w:author="Heather Huntington" w:date="2014-12-01T17:49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  <w:tcPrChange w:id="416" w:author="Heather Huntington" w:date="2014-12-01T18:12:00Z">
              <w:tcPr>
                <w:tcW w:w="3655" w:type="dxa"/>
                <w:gridSpan w:val="2"/>
                <w:tcBorders>
                  <w:top w:val="single" w:sz="4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38B30E6B" w14:textId="77777777" w:rsidR="00694545" w:rsidRPr="00676B69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83CF0D8" w14:textId="77777777" w:rsidR="00694545" w:rsidRPr="00676B69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4F05D5E" w14:textId="77777777" w:rsidR="00694545" w:rsidRPr="00676B69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43AC340" w14:textId="77777777" w:rsidR="00694545" w:rsidRPr="00676B69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  <w:tcPrChange w:id="417" w:author="Heather Huntington" w:date="2014-12-01T18:12:00Z">
              <w:tcPr>
                <w:tcW w:w="1440" w:type="dxa"/>
                <w:tcBorders>
                  <w:top w:val="single" w:sz="18" w:space="0" w:color="000000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0D6161DE" w14:textId="77777777" w:rsidR="00694545" w:rsidRPr="00676B69" w:rsidRDefault="0069454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694545" w:rsidRPr="00676B69" w14:paraId="43584E53" w14:textId="77777777" w:rsidTr="00B12AE8">
        <w:trPr>
          <w:trHeight w:val="529"/>
          <w:trPrChange w:id="418" w:author="Heather Huntington" w:date="2014-12-01T18:12:00Z">
            <w:trPr>
              <w:trHeight w:val="529"/>
            </w:trPr>
          </w:trPrChange>
        </w:trPr>
        <w:tc>
          <w:tcPr>
            <w:tcW w:w="214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tcPrChange w:id="419" w:author="Heather Huntington" w:date="2014-12-01T18:12:00Z">
              <w:tcPr>
                <w:tcW w:w="214" w:type="dxa"/>
                <w:vMerge/>
                <w:tcBorders>
                  <w:left w:val="single" w:sz="4" w:space="0" w:color="000000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48386FD" w14:textId="77777777" w:rsidR="00694545" w:rsidRPr="00676B69" w:rsidRDefault="0069454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PrChange w:id="420" w:author="Heather Huntington" w:date="2014-12-01T18:12:00Z">
              <w:tcPr>
                <w:tcW w:w="53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4461840B" w14:textId="77777777" w:rsidR="00694545" w:rsidRDefault="00694545" w:rsidP="00694545">
            <w:pPr>
              <w:rPr>
                <w:ins w:id="421" w:author="Heather Huntington" w:date="2014-12-01T17:49:00Z"/>
                <w:rFonts w:ascii="Gill Sans MT" w:eastAsia="Calibri" w:hAnsi="Gill Sans MT" w:cs="Times New Roman"/>
                <w:w w:val="105"/>
              </w:rPr>
              <w:pPrChange w:id="422" w:author="Heather Huntington" w:date="2014-12-01T17:49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bookmarkStart w:id="423" w:name="_GoBack"/>
            <w:bookmarkEnd w:id="423"/>
          </w:p>
          <w:p w14:paraId="24DE8143" w14:textId="77777777" w:rsidR="00694545" w:rsidRPr="00AF425E" w:rsidRDefault="00694545" w:rsidP="00694545">
            <w:pPr>
              <w:rPr>
                <w:rFonts w:ascii="Gill Sans MT" w:hAnsi="Gill Sans MT" w:cs="Arial"/>
                <w:sz w:val="22"/>
                <w:szCs w:val="22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  <w:tcPrChange w:id="424" w:author="Heather Huntington" w:date="2014-12-01T18:12:00Z">
              <w:tcPr>
                <w:tcW w:w="3655" w:type="dxa"/>
                <w:gridSpan w:val="2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0711A9A8" w14:textId="77777777" w:rsidR="00694545" w:rsidRPr="00676B69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  <w:tcPrChange w:id="425" w:author="Heather Huntington" w:date="2014-12-01T18:12:00Z">
              <w:tcPr>
                <w:tcW w:w="1440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4BA63BFE" w14:textId="77777777" w:rsidR="00694545" w:rsidRPr="00676B69" w:rsidRDefault="0069454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694545" w:rsidRPr="00676B69" w14:paraId="47E51518" w14:textId="77777777" w:rsidTr="00B12AE8">
        <w:trPr>
          <w:trHeight w:val="916"/>
          <w:trPrChange w:id="426" w:author="Heather Huntington" w:date="2014-12-01T18:12:00Z">
            <w:trPr>
              <w:trHeight w:val="916"/>
            </w:trPr>
          </w:trPrChange>
        </w:trPr>
        <w:tc>
          <w:tcPr>
            <w:tcW w:w="2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PrChange w:id="427" w:author="Heather Huntington" w:date="2014-12-01T18:12:00Z">
              <w:tcPr>
                <w:tcW w:w="214" w:type="dxa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6CE7968F" w14:textId="77777777" w:rsidR="00694545" w:rsidRPr="00676B69" w:rsidRDefault="00694545" w:rsidP="00E73625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  <w:tcPrChange w:id="428" w:author="Heather Huntington" w:date="2014-12-01T18:12:00Z">
              <w:tcPr>
                <w:tcW w:w="5345" w:type="dxa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</w:tcBorders>
                <w:shd w:val="clear" w:color="auto" w:fill="auto"/>
              </w:tcPr>
            </w:tcPrChange>
          </w:tcPr>
          <w:p w14:paraId="7BF20538" w14:textId="77777777" w:rsidR="00B12AE8" w:rsidRDefault="00B12AE8" w:rsidP="00B12AE8">
            <w:pPr>
              <w:rPr>
                <w:ins w:id="429" w:author="Heather Huntington" w:date="2014-12-01T18:17:00Z"/>
                <w:rFonts w:ascii="Gill Sans MT" w:eastAsia="Calibri" w:hAnsi="Gill Sans MT" w:cs="Times New Roman"/>
                <w:w w:val="105"/>
              </w:rPr>
              <w:pPrChange w:id="430" w:author="Heather Huntington" w:date="2014-12-01T18:17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ins w:id="431" w:author="Heather Huntington" w:date="2014-12-01T18:16:00Z">
              <w:r>
                <w:rPr>
                  <w:rFonts w:ascii="Gill Sans MT" w:eastAsia="Calibri" w:hAnsi="Gill Sans MT" w:cs="Times New Roman"/>
                  <w:w w:val="105"/>
                </w:rPr>
                <w:t xml:space="preserve">In your opinion, what effect has this had on most HHs in your </w:t>
              </w:r>
              <w:proofErr w:type="gramStart"/>
              <w:r>
                <w:rPr>
                  <w:rFonts w:ascii="Gill Sans MT" w:eastAsia="Calibri" w:hAnsi="Gill Sans MT" w:cs="Times New Roman"/>
                  <w:w w:val="105"/>
                </w:rPr>
                <w:t>community.</w:t>
              </w:r>
              <w:proofErr w:type="gramEnd"/>
              <w:r>
                <w:rPr>
                  <w:rFonts w:ascii="Gill Sans MT" w:eastAsia="Calibri" w:hAnsi="Gill Sans MT" w:cs="Times New Roman"/>
                  <w:w w:val="105"/>
                </w:rPr>
                <w:t xml:space="preserve"> Please evaluate this o</w:t>
              </w:r>
            </w:ins>
            <w:ins w:id="432" w:author="Heather Huntington" w:date="2014-12-01T18:15:00Z">
              <w:r>
                <w:rPr>
                  <w:rFonts w:ascii="Gill Sans MT" w:eastAsia="Calibri" w:hAnsi="Gill Sans MT" w:cs="Times New Roman"/>
                  <w:w w:val="105"/>
                </w:rPr>
                <w:t>n a scale from 1 – 10, with 10 being very positive, 1 being very negative and 5 being “no effect”</w:t>
              </w:r>
            </w:ins>
            <w:ins w:id="433" w:author="Heather Huntington" w:date="2014-12-01T18:17:00Z">
              <w:r>
                <w:rPr>
                  <w:rFonts w:ascii="Gill Sans MT" w:eastAsia="Calibri" w:hAnsi="Gill Sans MT" w:cs="Times New Roman"/>
                  <w:w w:val="105"/>
                </w:rPr>
                <w:t xml:space="preserve">. </w:t>
              </w:r>
            </w:ins>
          </w:p>
          <w:p w14:paraId="3396FE7F" w14:textId="54FAF5B2" w:rsidR="00B12AE8" w:rsidRPr="00B12AE8" w:rsidRDefault="00B12AE8" w:rsidP="00B12AE8">
            <w:pPr>
              <w:rPr>
                <w:ins w:id="434" w:author="Heather Huntington" w:date="2014-12-01T17:49:00Z"/>
                <w:rFonts w:ascii="Gill Sans MT" w:eastAsia="Calibri" w:hAnsi="Gill Sans MT" w:cs="Times New Roman"/>
                <w:w w:val="105"/>
                <w:rPrChange w:id="435" w:author="Heather Huntington" w:date="2014-12-01T18:13:00Z">
                  <w:rPr>
                    <w:ins w:id="436" w:author="Heather Huntington" w:date="2014-12-01T17:49:00Z"/>
                    <w:w w:val="105"/>
                  </w:rPr>
                </w:rPrChange>
              </w:rPr>
              <w:pPrChange w:id="437" w:author="Heather Huntington" w:date="2014-12-01T18:17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ins w:id="438" w:author="Heather Huntington" w:date="2014-12-01T18:17:00Z">
              <w:r>
                <w:rPr>
                  <w:rFonts w:ascii="Gill Sans MT" w:eastAsia="Calibri" w:hAnsi="Gill Sans MT" w:cs="Times New Roman"/>
                  <w:i/>
                  <w:w w:val="105"/>
                </w:rPr>
                <w:t xml:space="preserve">Enumerator: Please use the visual cue. </w:t>
              </w:r>
            </w:ins>
            <w:ins w:id="439" w:author="Heather Huntington" w:date="2014-12-01T18:14:00Z">
              <w:r>
                <w:rPr>
                  <w:rFonts w:ascii="Gill Sans MT" w:eastAsia="Calibri" w:hAnsi="Gill Sans MT" w:cs="Times New Roman"/>
                  <w:w w:val="105"/>
                </w:rPr>
                <w:t xml:space="preserve"> </w:t>
              </w:r>
            </w:ins>
          </w:p>
          <w:p w14:paraId="07F4F92C" w14:textId="77777777" w:rsidR="00694545" w:rsidRPr="00694545" w:rsidRDefault="00694545" w:rsidP="00694545">
            <w:pPr>
              <w:rPr>
                <w:ins w:id="440" w:author="Heather Huntington" w:date="2014-12-01T17:49:00Z"/>
                <w:rFonts w:ascii="Gill Sans MT" w:eastAsia="Calibri" w:hAnsi="Gill Sans MT" w:cs="Times New Roman"/>
                <w:w w:val="105"/>
                <w:rPrChange w:id="441" w:author="Heather Huntington" w:date="2014-12-01T17:49:00Z">
                  <w:rPr>
                    <w:ins w:id="442" w:author="Heather Huntington" w:date="2014-12-01T17:49:00Z"/>
                    <w:rFonts w:ascii="Gill Sans MT" w:hAnsi="Gill Sans MT"/>
                  </w:rPr>
                </w:rPrChange>
              </w:rPr>
              <w:pPrChange w:id="443" w:author="Heather Huntington" w:date="2014-12-01T17:49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</w:p>
          <w:p w14:paraId="0B87DE5E" w14:textId="77777777" w:rsidR="00694545" w:rsidRDefault="00694545" w:rsidP="00694545">
            <w:pPr>
              <w:rPr>
                <w:rFonts w:ascii="Gill Sans MT" w:eastAsia="Calibri" w:hAnsi="Gill Sans MT" w:cs="Times New Roman"/>
                <w:w w:val="105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  <w:tcPrChange w:id="444" w:author="Heather Huntington" w:date="2014-12-01T18:12:00Z">
              <w:tcPr>
                <w:tcW w:w="3655" w:type="dxa"/>
                <w:gridSpan w:val="2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766A7DB5" w14:textId="77777777" w:rsidR="00694545" w:rsidRPr="00676B69" w:rsidRDefault="00694545" w:rsidP="00E73625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PrChange w:id="445" w:author="Heather Huntington" w:date="2014-12-01T18:12:00Z">
              <w:tcPr>
                <w:tcW w:w="1440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6E65867B" w14:textId="77777777" w:rsidR="00694545" w:rsidRPr="00676B69" w:rsidRDefault="00694545" w:rsidP="00E73625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14394C32" w14:textId="0EBF1E52" w:rsidR="00E73625" w:rsidRPr="00676B69" w:rsidRDefault="00E73625" w:rsidP="00E73625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10B0D02" w14:textId="77777777" w:rsidR="00694545" w:rsidRDefault="00694545" w:rsidP="00AC500F">
      <w:pPr>
        <w:rPr>
          <w:ins w:id="446" w:author="Heather Huntington" w:date="2014-12-01T17:56:00Z"/>
          <w:rFonts w:ascii="Gill Sans MT" w:hAnsi="Gill Sans MT"/>
          <w:b/>
          <w:sz w:val="22"/>
          <w:szCs w:val="22"/>
        </w:rPr>
      </w:pPr>
    </w:p>
    <w:p w14:paraId="06CEC017" w14:textId="77777777" w:rsidR="00AC500F" w:rsidRPr="00676B69" w:rsidRDefault="00AC500F" w:rsidP="00AC500F">
      <w:pPr>
        <w:rPr>
          <w:rFonts w:ascii="Gill Sans MT" w:hAnsi="Gill Sans MT"/>
          <w:b/>
          <w:sz w:val="22"/>
          <w:szCs w:val="22"/>
        </w:rPr>
      </w:pPr>
      <w:r w:rsidRPr="0014208B">
        <w:rPr>
          <w:rFonts w:ascii="Gill Sans MT" w:hAnsi="Gill Sans MT"/>
          <w:b/>
          <w:sz w:val="22"/>
          <w:szCs w:val="22"/>
        </w:rPr>
        <w:t>Traditional Community Rules</w:t>
      </w: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  <w:tblPrChange w:id="447" w:author="Stickler, Mercedes M. (E3/LTRM)" w:date="2014-11-21T17:49:00Z">
          <w:tblPr>
            <w:tblStyle w:val="TableGrid"/>
            <w:tblW w:w="1216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278"/>
        <w:gridCol w:w="1440"/>
        <w:gridCol w:w="1080"/>
        <w:gridCol w:w="1440"/>
        <w:gridCol w:w="1170"/>
        <w:gridCol w:w="1170"/>
        <w:gridCol w:w="1080"/>
        <w:gridCol w:w="1260"/>
        <w:gridCol w:w="990"/>
        <w:tblGridChange w:id="448">
          <w:tblGrid>
            <w:gridCol w:w="1278"/>
            <w:gridCol w:w="1440"/>
            <w:gridCol w:w="1080"/>
            <w:gridCol w:w="1440"/>
            <w:gridCol w:w="1170"/>
            <w:gridCol w:w="1170"/>
            <w:gridCol w:w="1080"/>
            <w:gridCol w:w="1260"/>
            <w:gridCol w:w="990"/>
          </w:tblGrid>
        </w:tblGridChange>
      </w:tblGrid>
      <w:tr w:rsidR="003653DD" w:rsidRPr="00676B69" w14:paraId="32234E45" w14:textId="77777777" w:rsidTr="003653DD">
        <w:tc>
          <w:tcPr>
            <w:tcW w:w="1278" w:type="dxa"/>
            <w:tcPrChange w:id="449" w:author="Stickler, Mercedes M. (E3/LTRM)" w:date="2014-11-21T17:49:00Z">
              <w:tcPr>
                <w:tcW w:w="1278" w:type="dxa"/>
              </w:tcPr>
            </w:tcPrChange>
          </w:tcPr>
          <w:p w14:paraId="44ABE17C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440" w:type="dxa"/>
            <w:tcPrChange w:id="450" w:author="Stickler, Mercedes M. (E3/LTRM)" w:date="2014-11-21T17:49:00Z">
              <w:tcPr>
                <w:tcW w:w="1440" w:type="dxa"/>
              </w:tcPr>
            </w:tcPrChange>
          </w:tcPr>
          <w:p w14:paraId="10F6358E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7B70C1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traditional community rules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areas? </w:t>
            </w:r>
          </w:p>
          <w:p w14:paraId="50714474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45BF500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76D2D930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11E2FEA0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4C4F0116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DE99558" w14:textId="77777777" w:rsidR="003653DD" w:rsidRPr="007B70C1" w:rsidRDefault="003653DD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  <w:tcPrChange w:id="451" w:author="Stickler, Mercedes M. (E3/LTRM)" w:date="2014-11-21T17:49:00Z">
              <w:tcPr>
                <w:tcW w:w="1080" w:type="dxa"/>
              </w:tcPr>
            </w:tcPrChange>
          </w:tcPr>
          <w:p w14:paraId="5512F71B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1440" w:type="dxa"/>
            <w:tcPrChange w:id="452" w:author="Stickler, Mercedes M. (E3/LTRM)" w:date="2014-11-21T17:49:00Z">
              <w:tcPr>
                <w:tcW w:w="1440" w:type="dxa"/>
              </w:tcPr>
            </w:tcPrChange>
          </w:tcPr>
          <w:p w14:paraId="539EB21B" w14:textId="69190BB9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Have these rules change</w:t>
            </w:r>
            <w:del w:id="453" w:author="Stickler, Mercedes M. (E3/LTRM)" w:date="2014-11-21T17:49:00Z">
              <w:r w:rsidRPr="007B70C1" w:rsidDel="003653DD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delText>s</w:delText>
              </w:r>
            </w:del>
            <w:ins w:id="454" w:author="Stickler, Mercedes M. (E3/LTRM)" w:date="2014-11-21T17:49:00Z">
              <w:r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d</w:t>
              </w:r>
            </w:ins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over the past </w:t>
            </w:r>
            <w:r>
              <w:rPr>
                <w:rFonts w:ascii="Gill Sans MT" w:hAnsi="Gill Sans MT"/>
                <w:color w:val="000000" w:themeColor="text1"/>
                <w:sz w:val="20"/>
                <w:szCs w:val="20"/>
              </w:rPr>
              <w:t>3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years? </w:t>
            </w:r>
          </w:p>
          <w:p w14:paraId="0A2393D9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1EB9DBD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170F0E17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379C4533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01177BE4" w14:textId="77777777" w:rsidR="003653DD" w:rsidRPr="007B70C1" w:rsidRDefault="003653DD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170" w:type="dxa"/>
            <w:tcPrChange w:id="455" w:author="Stickler, Mercedes M. (E3/LTRM)" w:date="2014-11-21T17:49:00Z">
              <w:tcPr>
                <w:tcW w:w="1170" w:type="dxa"/>
              </w:tcPr>
            </w:tcPrChange>
          </w:tcPr>
          <w:p w14:paraId="347A7618" w14:textId="77777777" w:rsidR="003653DD" w:rsidRPr="007B70C1" w:rsidRDefault="003653DD" w:rsidP="003653DD">
            <w:pPr>
              <w:rPr>
                <w:ins w:id="456" w:author="Stickler, Mercedes M. (E3/LTRM)" w:date="2014-11-21T17:49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457" w:author="Stickler, Mercedes M. (E3/LTRM)" w:date="2014-11-21T17:49:00Z">
              <w:r w:rsidRPr="007B70C1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In your opinion, how many community members adhere to/follow these rules? </w:t>
              </w:r>
            </w:ins>
          </w:p>
          <w:p w14:paraId="671DC63D" w14:textId="77777777" w:rsidR="003653DD" w:rsidRPr="007B70C1" w:rsidRDefault="003653DD" w:rsidP="00E748FE">
            <w:pPr>
              <w:rPr>
                <w:ins w:id="458" w:author="Stickler, Mercedes M. (E3/LTRM)" w:date="2014-11-21T17:49:00Z"/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170" w:type="dxa"/>
            <w:tcPrChange w:id="459" w:author="Stickler, Mercedes M. (E3/LTRM)" w:date="2014-11-21T17:49:00Z">
              <w:tcPr>
                <w:tcW w:w="1170" w:type="dxa"/>
              </w:tcPr>
            </w:tcPrChange>
          </w:tcPr>
          <w:p w14:paraId="7CF87C71" w14:textId="725CA473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</w:t>
            </w:r>
            <w:del w:id="460" w:author="Stickler, Mercedes M. (E3/LTRM)" w:date="2014-11-21T17:49:00Z">
              <w:r w:rsidRPr="007B70C1" w:rsidDel="003653DD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delText xml:space="preserve">for </w:delText>
              </w:r>
            </w:del>
            <w:ins w:id="461" w:author="Stickler, Mercedes M. (E3/LTRM)" w:date="2014-11-21T17:49:00Z">
              <w:r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of</w:t>
              </w:r>
              <w:r w:rsidRPr="007B70C1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 </w:t>
              </w:r>
            </w:ins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monitor</w:t>
            </w:r>
            <w:ins w:id="462" w:author="Stickler, Mercedes M. (E3/LTRM)" w:date="2014-11-21T17:49:00Z">
              <w:r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ing</w:t>
              </w:r>
            </w:ins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for rule breaking? </w:t>
            </w:r>
          </w:p>
          <w:p w14:paraId="63CAF81B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C9D0F54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0-No</w:t>
            </w:r>
          </w:p>
          <w:p w14:paraId="3061FC75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1-Yes </w:t>
            </w:r>
          </w:p>
          <w:p w14:paraId="3A1EE08F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4D998F70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17208C17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PrChange w:id="463" w:author="Stickler, Mercedes M. (E3/LTRM)" w:date="2014-11-21T17:49:00Z">
              <w:tcPr>
                <w:tcW w:w="1080" w:type="dxa"/>
              </w:tcPr>
            </w:tcPrChange>
          </w:tcPr>
          <w:p w14:paraId="56AAFE02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78DF80A5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15725B1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774DB291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7AC85883" w14:textId="77777777" w:rsidR="003653DD" w:rsidRPr="007B70C1" w:rsidRDefault="003653DD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72F892E5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260" w:type="dxa"/>
            <w:tcPrChange w:id="464" w:author="Stickler, Mercedes M. (E3/LTRM)" w:date="2014-11-21T17:49:00Z">
              <w:tcPr>
                <w:tcW w:w="1260" w:type="dxa"/>
              </w:tcPr>
            </w:tcPrChange>
          </w:tcPr>
          <w:p w14:paraId="45285E64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is the traditional community penalty for breaking the rules? </w:t>
            </w:r>
          </w:p>
          <w:p w14:paraId="38B9FE44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PrChange w:id="465" w:author="Stickler, Mercedes M. (E3/LTRM)" w:date="2014-11-21T17:49:00Z">
              <w:tcPr>
                <w:tcW w:w="990" w:type="dxa"/>
              </w:tcPr>
            </w:tcPrChange>
          </w:tcPr>
          <w:p w14:paraId="525C4BAC" w14:textId="77777777" w:rsidR="003653DD" w:rsidRPr="007B70C1" w:rsidRDefault="003653DD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the past 3 months, how many times was someone caught for breaking this rule? </w:t>
            </w:r>
          </w:p>
        </w:tc>
      </w:tr>
      <w:tr w:rsidR="003653DD" w:rsidRPr="00676B69" w14:paraId="11402CFF" w14:textId="77777777" w:rsidTr="003653DD">
        <w:tc>
          <w:tcPr>
            <w:tcW w:w="1278" w:type="dxa"/>
            <w:tcPrChange w:id="466" w:author="Stickler, Mercedes M. (E3/LTRM)" w:date="2014-11-21T17:49:00Z">
              <w:tcPr>
                <w:tcW w:w="1278" w:type="dxa"/>
              </w:tcPr>
            </w:tcPrChange>
          </w:tcPr>
          <w:p w14:paraId="0F7E7CA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440" w:type="dxa"/>
            <w:tcPrChange w:id="467" w:author="Stickler, Mercedes M. (E3/LTRM)" w:date="2014-11-21T17:49:00Z">
              <w:tcPr>
                <w:tcW w:w="1440" w:type="dxa"/>
              </w:tcPr>
            </w:tcPrChange>
          </w:tcPr>
          <w:p w14:paraId="028075A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468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152F160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440" w:type="dxa"/>
            <w:tcPrChange w:id="469" w:author="Stickler, Mercedes M. (E3/LTRM)" w:date="2014-11-21T17:49:00Z">
              <w:tcPr>
                <w:tcW w:w="1440" w:type="dxa"/>
              </w:tcPr>
            </w:tcPrChange>
          </w:tcPr>
          <w:p w14:paraId="4A6C325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470" w:author="Stickler, Mercedes M. (E3/LTRM)" w:date="2014-11-21T17:49:00Z">
              <w:tcPr>
                <w:tcW w:w="1170" w:type="dxa"/>
              </w:tcPr>
            </w:tcPrChange>
          </w:tcPr>
          <w:p w14:paraId="624F4208" w14:textId="77777777" w:rsidR="003653DD" w:rsidRPr="00676B69" w:rsidRDefault="003653DD" w:rsidP="00E748FE">
            <w:pPr>
              <w:rPr>
                <w:ins w:id="471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472" w:author="Stickler, Mercedes M. (E3/LTRM)" w:date="2014-11-21T17:49:00Z">
              <w:tcPr>
                <w:tcW w:w="1170" w:type="dxa"/>
              </w:tcPr>
            </w:tcPrChange>
          </w:tcPr>
          <w:p w14:paraId="33D49F8E" w14:textId="7C4AF2BD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473" w:author="Stickler, Mercedes M. (E3/LTRM)" w:date="2014-11-21T17:49:00Z">
              <w:tcPr>
                <w:tcW w:w="1080" w:type="dxa"/>
              </w:tcPr>
            </w:tcPrChange>
          </w:tcPr>
          <w:p w14:paraId="7EF9E3E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474" w:author="Stickler, Mercedes M. (E3/LTRM)" w:date="2014-11-21T17:49:00Z">
              <w:tcPr>
                <w:tcW w:w="1260" w:type="dxa"/>
              </w:tcPr>
            </w:tcPrChange>
          </w:tcPr>
          <w:p w14:paraId="53A8DC2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475" w:author="Stickler, Mercedes M. (E3/LTRM)" w:date="2014-11-21T17:49:00Z">
              <w:tcPr>
                <w:tcW w:w="990" w:type="dxa"/>
              </w:tcPr>
            </w:tcPrChange>
          </w:tcPr>
          <w:p w14:paraId="10137A4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2E82D833" w14:textId="77777777" w:rsidTr="003653DD">
        <w:tc>
          <w:tcPr>
            <w:tcW w:w="1278" w:type="dxa"/>
            <w:tcPrChange w:id="476" w:author="Stickler, Mercedes M. (E3/LTRM)" w:date="2014-11-21T17:49:00Z">
              <w:tcPr>
                <w:tcW w:w="1278" w:type="dxa"/>
              </w:tcPr>
            </w:tcPrChange>
          </w:tcPr>
          <w:p w14:paraId="660AF5C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for poaching/h</w:t>
            </w: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unting (include hunting relish</w:t>
            </w:r>
            <w:r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sz w:val="22"/>
                <w:szCs w:val="22"/>
              </w:rPr>
              <w:t>(mice))</w:t>
            </w:r>
          </w:p>
        </w:tc>
        <w:tc>
          <w:tcPr>
            <w:tcW w:w="1440" w:type="dxa"/>
            <w:tcPrChange w:id="477" w:author="Stickler, Mercedes M. (E3/LTRM)" w:date="2014-11-21T17:49:00Z">
              <w:tcPr>
                <w:tcW w:w="1440" w:type="dxa"/>
              </w:tcPr>
            </w:tcPrChange>
          </w:tcPr>
          <w:p w14:paraId="4D837D2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478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486615C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479" w:author="Stickler, Mercedes M. (E3/LTRM)" w:date="2014-11-21T17:49:00Z">
              <w:tcPr>
                <w:tcW w:w="1440" w:type="dxa"/>
              </w:tcPr>
            </w:tcPrChange>
          </w:tcPr>
          <w:p w14:paraId="0F5EDC8C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480" w:author="Stickler, Mercedes M. (E3/LTRM)" w:date="2014-11-21T17:49:00Z">
              <w:tcPr>
                <w:tcW w:w="1170" w:type="dxa"/>
              </w:tcPr>
            </w:tcPrChange>
          </w:tcPr>
          <w:p w14:paraId="78D809D9" w14:textId="77777777" w:rsidR="003653DD" w:rsidRPr="00676B69" w:rsidRDefault="003653DD" w:rsidP="00E748FE">
            <w:pPr>
              <w:rPr>
                <w:ins w:id="481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482" w:author="Stickler, Mercedes M. (E3/LTRM)" w:date="2014-11-21T17:49:00Z">
              <w:tcPr>
                <w:tcW w:w="1170" w:type="dxa"/>
              </w:tcPr>
            </w:tcPrChange>
          </w:tcPr>
          <w:p w14:paraId="453FAB7E" w14:textId="15A51309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483" w:author="Stickler, Mercedes M. (E3/LTRM)" w:date="2014-11-21T17:49:00Z">
              <w:tcPr>
                <w:tcW w:w="1080" w:type="dxa"/>
              </w:tcPr>
            </w:tcPrChange>
          </w:tcPr>
          <w:p w14:paraId="36A2E94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484" w:author="Stickler, Mercedes M. (E3/LTRM)" w:date="2014-11-21T17:49:00Z">
              <w:tcPr>
                <w:tcW w:w="1260" w:type="dxa"/>
              </w:tcPr>
            </w:tcPrChange>
          </w:tcPr>
          <w:p w14:paraId="22DCF15C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485" w:author="Stickler, Mercedes M. (E3/LTRM)" w:date="2014-11-21T17:49:00Z">
              <w:tcPr>
                <w:tcW w:w="990" w:type="dxa"/>
              </w:tcPr>
            </w:tcPrChange>
          </w:tcPr>
          <w:p w14:paraId="11242DB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734BD8C5" w14:textId="77777777" w:rsidTr="003653DD">
        <w:tc>
          <w:tcPr>
            <w:tcW w:w="1278" w:type="dxa"/>
            <w:tcPrChange w:id="486" w:author="Stickler, Mercedes M. (E3/LTRM)" w:date="2014-11-21T17:49:00Z">
              <w:tcPr>
                <w:tcW w:w="1278" w:type="dxa"/>
              </w:tcPr>
            </w:tcPrChange>
          </w:tcPr>
          <w:p w14:paraId="6CACDE0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Pit sawing</w:t>
            </w:r>
          </w:p>
        </w:tc>
        <w:tc>
          <w:tcPr>
            <w:tcW w:w="1440" w:type="dxa"/>
            <w:tcPrChange w:id="487" w:author="Stickler, Mercedes M. (E3/LTRM)" w:date="2014-11-21T17:49:00Z">
              <w:tcPr>
                <w:tcW w:w="1440" w:type="dxa"/>
              </w:tcPr>
            </w:tcPrChange>
          </w:tcPr>
          <w:p w14:paraId="3ECE0FDA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488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0242F44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489" w:author="Stickler, Mercedes M. (E3/LTRM)" w:date="2014-11-21T17:49:00Z">
              <w:tcPr>
                <w:tcW w:w="1440" w:type="dxa"/>
              </w:tcPr>
            </w:tcPrChange>
          </w:tcPr>
          <w:p w14:paraId="5DA2896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490" w:author="Stickler, Mercedes M. (E3/LTRM)" w:date="2014-11-21T17:49:00Z">
              <w:tcPr>
                <w:tcW w:w="1170" w:type="dxa"/>
              </w:tcPr>
            </w:tcPrChange>
          </w:tcPr>
          <w:p w14:paraId="4FFBF6A9" w14:textId="77777777" w:rsidR="003653DD" w:rsidRPr="00676B69" w:rsidRDefault="003653DD" w:rsidP="00E748FE">
            <w:pPr>
              <w:rPr>
                <w:ins w:id="491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492" w:author="Stickler, Mercedes M. (E3/LTRM)" w:date="2014-11-21T17:49:00Z">
              <w:tcPr>
                <w:tcW w:w="1170" w:type="dxa"/>
              </w:tcPr>
            </w:tcPrChange>
          </w:tcPr>
          <w:p w14:paraId="3F7E4269" w14:textId="12FEB1E9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493" w:author="Stickler, Mercedes M. (E3/LTRM)" w:date="2014-11-21T17:49:00Z">
              <w:tcPr>
                <w:tcW w:w="1080" w:type="dxa"/>
              </w:tcPr>
            </w:tcPrChange>
          </w:tcPr>
          <w:p w14:paraId="69C688A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494" w:author="Stickler, Mercedes M. (E3/LTRM)" w:date="2014-11-21T17:49:00Z">
              <w:tcPr>
                <w:tcW w:w="1260" w:type="dxa"/>
              </w:tcPr>
            </w:tcPrChange>
          </w:tcPr>
          <w:p w14:paraId="0074D4E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495" w:author="Stickler, Mercedes M. (E3/LTRM)" w:date="2014-11-21T17:49:00Z">
              <w:tcPr>
                <w:tcW w:w="990" w:type="dxa"/>
              </w:tcPr>
            </w:tcPrChange>
          </w:tcPr>
          <w:p w14:paraId="1D181C7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29D39DB8" w14:textId="77777777" w:rsidTr="003653DD">
        <w:tc>
          <w:tcPr>
            <w:tcW w:w="1278" w:type="dxa"/>
            <w:tcPrChange w:id="496" w:author="Stickler, Mercedes M. (E3/LTRM)" w:date="2014-11-21T17:49:00Z">
              <w:tcPr>
                <w:tcW w:w="1278" w:type="dxa"/>
              </w:tcPr>
            </w:tcPrChange>
          </w:tcPr>
          <w:p w14:paraId="3FC7F0A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440" w:type="dxa"/>
            <w:tcPrChange w:id="497" w:author="Stickler, Mercedes M. (E3/LTRM)" w:date="2014-11-21T17:49:00Z">
              <w:tcPr>
                <w:tcW w:w="1440" w:type="dxa"/>
              </w:tcPr>
            </w:tcPrChange>
          </w:tcPr>
          <w:p w14:paraId="746836DE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498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5D0DDAAF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499" w:author="Stickler, Mercedes M. (E3/LTRM)" w:date="2014-11-21T17:49:00Z">
              <w:tcPr>
                <w:tcW w:w="1440" w:type="dxa"/>
              </w:tcPr>
            </w:tcPrChange>
          </w:tcPr>
          <w:p w14:paraId="778B451C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00" w:author="Stickler, Mercedes M. (E3/LTRM)" w:date="2014-11-21T17:49:00Z">
              <w:tcPr>
                <w:tcW w:w="1170" w:type="dxa"/>
              </w:tcPr>
            </w:tcPrChange>
          </w:tcPr>
          <w:p w14:paraId="7CB2BE5F" w14:textId="77777777" w:rsidR="003653DD" w:rsidRPr="00676B69" w:rsidRDefault="003653DD" w:rsidP="00E748FE">
            <w:pPr>
              <w:rPr>
                <w:ins w:id="501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02" w:author="Stickler, Mercedes M. (E3/LTRM)" w:date="2014-11-21T17:49:00Z">
              <w:tcPr>
                <w:tcW w:w="1170" w:type="dxa"/>
              </w:tcPr>
            </w:tcPrChange>
          </w:tcPr>
          <w:p w14:paraId="34E745B3" w14:textId="10328205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503" w:author="Stickler, Mercedes M. (E3/LTRM)" w:date="2014-11-21T17:49:00Z">
              <w:tcPr>
                <w:tcW w:w="1080" w:type="dxa"/>
              </w:tcPr>
            </w:tcPrChange>
          </w:tcPr>
          <w:p w14:paraId="2769A7B0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504" w:author="Stickler, Mercedes M. (E3/LTRM)" w:date="2014-11-21T17:49:00Z">
              <w:tcPr>
                <w:tcW w:w="1260" w:type="dxa"/>
              </w:tcPr>
            </w:tcPrChange>
          </w:tcPr>
          <w:p w14:paraId="1B52E59A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505" w:author="Stickler, Mercedes M. (E3/LTRM)" w:date="2014-11-21T17:49:00Z">
              <w:tcPr>
                <w:tcW w:w="990" w:type="dxa"/>
              </w:tcPr>
            </w:tcPrChange>
          </w:tcPr>
          <w:p w14:paraId="563F168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4DFEC77B" w14:textId="77777777" w:rsidTr="003653DD">
        <w:trPr>
          <w:trHeight w:val="647"/>
          <w:trPrChange w:id="506" w:author="Stickler, Mercedes M. (E3/LTRM)" w:date="2014-11-21T17:49:00Z">
            <w:trPr>
              <w:trHeight w:val="647"/>
            </w:trPr>
          </w:trPrChange>
        </w:trPr>
        <w:tc>
          <w:tcPr>
            <w:tcW w:w="1278" w:type="dxa"/>
            <w:tcPrChange w:id="507" w:author="Stickler, Mercedes M. (E3/LTRM)" w:date="2014-11-21T17:49:00Z">
              <w:tcPr>
                <w:tcW w:w="1278" w:type="dxa"/>
              </w:tcPr>
            </w:tcPrChange>
          </w:tcPr>
          <w:p w14:paraId="36566739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before harvesting</w:t>
            </w:r>
          </w:p>
        </w:tc>
        <w:tc>
          <w:tcPr>
            <w:tcW w:w="1440" w:type="dxa"/>
            <w:tcPrChange w:id="508" w:author="Stickler, Mercedes M. (E3/LTRM)" w:date="2014-11-21T17:49:00Z">
              <w:tcPr>
                <w:tcW w:w="1440" w:type="dxa"/>
              </w:tcPr>
            </w:tcPrChange>
          </w:tcPr>
          <w:p w14:paraId="2BC2C53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509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6A145160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510" w:author="Stickler, Mercedes M. (E3/LTRM)" w:date="2014-11-21T17:49:00Z">
              <w:tcPr>
                <w:tcW w:w="1440" w:type="dxa"/>
              </w:tcPr>
            </w:tcPrChange>
          </w:tcPr>
          <w:p w14:paraId="2882C8E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11" w:author="Stickler, Mercedes M. (E3/LTRM)" w:date="2014-11-21T17:49:00Z">
              <w:tcPr>
                <w:tcW w:w="1170" w:type="dxa"/>
              </w:tcPr>
            </w:tcPrChange>
          </w:tcPr>
          <w:p w14:paraId="20BA4AD6" w14:textId="77777777" w:rsidR="003653DD" w:rsidRPr="00676B69" w:rsidRDefault="003653DD" w:rsidP="00E748FE">
            <w:pPr>
              <w:rPr>
                <w:ins w:id="512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13" w:author="Stickler, Mercedes M. (E3/LTRM)" w:date="2014-11-21T17:49:00Z">
              <w:tcPr>
                <w:tcW w:w="1170" w:type="dxa"/>
              </w:tcPr>
            </w:tcPrChange>
          </w:tcPr>
          <w:p w14:paraId="3C616D5A" w14:textId="703E4A6E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514" w:author="Stickler, Mercedes M. (E3/LTRM)" w:date="2014-11-21T17:49:00Z">
              <w:tcPr>
                <w:tcW w:w="1080" w:type="dxa"/>
              </w:tcPr>
            </w:tcPrChange>
          </w:tcPr>
          <w:p w14:paraId="00ACFB14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515" w:author="Stickler, Mercedes M. (E3/LTRM)" w:date="2014-11-21T17:49:00Z">
              <w:tcPr>
                <w:tcW w:w="1260" w:type="dxa"/>
              </w:tcPr>
            </w:tcPrChange>
          </w:tcPr>
          <w:p w14:paraId="0728D88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516" w:author="Stickler, Mercedes M. (E3/LTRM)" w:date="2014-11-21T17:49:00Z">
              <w:tcPr>
                <w:tcW w:w="990" w:type="dxa"/>
              </w:tcPr>
            </w:tcPrChange>
          </w:tcPr>
          <w:p w14:paraId="4507779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6CFC7D34" w14:textId="77777777" w:rsidTr="003653DD">
        <w:trPr>
          <w:trHeight w:val="654"/>
          <w:trPrChange w:id="517" w:author="Stickler, Mercedes M. (E3/LTRM)" w:date="2014-11-21T17:49:00Z">
            <w:trPr>
              <w:trHeight w:val="654"/>
            </w:trPr>
          </w:trPrChange>
        </w:trPr>
        <w:tc>
          <w:tcPr>
            <w:tcW w:w="1278" w:type="dxa"/>
            <w:tcPrChange w:id="518" w:author="Stickler, Mercedes M. (E3/LTRM)" w:date="2014-11-21T17:49:00Z">
              <w:tcPr>
                <w:tcW w:w="1278" w:type="dxa"/>
              </w:tcPr>
            </w:tcPrChange>
          </w:tcPr>
          <w:p w14:paraId="4237A0B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6B1D369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PrChange w:id="519" w:author="Stickler, Mercedes M. (E3/LTRM)" w:date="2014-11-21T17:49:00Z">
              <w:tcPr>
                <w:tcW w:w="1440" w:type="dxa"/>
              </w:tcPr>
            </w:tcPrChange>
          </w:tcPr>
          <w:p w14:paraId="5AC41BD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520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306CF0F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521" w:author="Stickler, Mercedes M. (E3/LTRM)" w:date="2014-11-21T17:49:00Z">
              <w:tcPr>
                <w:tcW w:w="1440" w:type="dxa"/>
              </w:tcPr>
            </w:tcPrChange>
          </w:tcPr>
          <w:p w14:paraId="5E6599E9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22" w:author="Stickler, Mercedes M. (E3/LTRM)" w:date="2014-11-21T17:49:00Z">
              <w:tcPr>
                <w:tcW w:w="1170" w:type="dxa"/>
              </w:tcPr>
            </w:tcPrChange>
          </w:tcPr>
          <w:p w14:paraId="100FA5EF" w14:textId="77777777" w:rsidR="003653DD" w:rsidRPr="00676B69" w:rsidRDefault="003653DD" w:rsidP="00E748FE">
            <w:pPr>
              <w:rPr>
                <w:ins w:id="523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24" w:author="Stickler, Mercedes M. (E3/LTRM)" w:date="2014-11-21T17:49:00Z">
              <w:tcPr>
                <w:tcW w:w="1170" w:type="dxa"/>
              </w:tcPr>
            </w:tcPrChange>
          </w:tcPr>
          <w:p w14:paraId="7ACE597B" w14:textId="25D5A45F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525" w:author="Stickler, Mercedes M. (E3/LTRM)" w:date="2014-11-21T17:49:00Z">
              <w:tcPr>
                <w:tcW w:w="1080" w:type="dxa"/>
              </w:tcPr>
            </w:tcPrChange>
          </w:tcPr>
          <w:p w14:paraId="594BBBB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526" w:author="Stickler, Mercedes M. (E3/LTRM)" w:date="2014-11-21T17:49:00Z">
              <w:tcPr>
                <w:tcW w:w="1260" w:type="dxa"/>
              </w:tcPr>
            </w:tcPrChange>
          </w:tcPr>
          <w:p w14:paraId="496D5B62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527" w:author="Stickler, Mercedes M. (E3/LTRM)" w:date="2014-11-21T17:49:00Z">
              <w:tcPr>
                <w:tcW w:w="990" w:type="dxa"/>
              </w:tcPr>
            </w:tcPrChange>
          </w:tcPr>
          <w:p w14:paraId="03579AC4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159A4C08" w14:textId="77777777" w:rsidTr="003653DD">
        <w:trPr>
          <w:trHeight w:val="548"/>
          <w:trPrChange w:id="528" w:author="Stickler, Mercedes M. (E3/LTRM)" w:date="2014-11-21T17:49:00Z">
            <w:trPr>
              <w:trHeight w:val="548"/>
            </w:trPr>
          </w:trPrChange>
        </w:trPr>
        <w:tc>
          <w:tcPr>
            <w:tcW w:w="1278" w:type="dxa"/>
            <w:tcPrChange w:id="529" w:author="Stickler, Mercedes M. (E3/LTRM)" w:date="2014-11-21T17:49:00Z">
              <w:tcPr>
                <w:tcW w:w="1278" w:type="dxa"/>
              </w:tcPr>
            </w:tcPrChange>
          </w:tcPr>
          <w:p w14:paraId="2D5C341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45474E7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B9A0B9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PrChange w:id="530" w:author="Stickler, Mercedes M. (E3/LTRM)" w:date="2014-11-21T17:49:00Z">
              <w:tcPr>
                <w:tcW w:w="1440" w:type="dxa"/>
              </w:tcPr>
            </w:tcPrChange>
          </w:tcPr>
          <w:p w14:paraId="3FBB69F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531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13DCCE7F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532" w:author="Stickler, Mercedes M. (E3/LTRM)" w:date="2014-11-21T17:49:00Z">
              <w:tcPr>
                <w:tcW w:w="1440" w:type="dxa"/>
              </w:tcPr>
            </w:tcPrChange>
          </w:tcPr>
          <w:p w14:paraId="18EAA698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33" w:author="Stickler, Mercedes M. (E3/LTRM)" w:date="2014-11-21T17:49:00Z">
              <w:tcPr>
                <w:tcW w:w="1170" w:type="dxa"/>
              </w:tcPr>
            </w:tcPrChange>
          </w:tcPr>
          <w:p w14:paraId="73D157FC" w14:textId="77777777" w:rsidR="003653DD" w:rsidRPr="00676B69" w:rsidRDefault="003653DD" w:rsidP="00E748FE">
            <w:pPr>
              <w:rPr>
                <w:ins w:id="534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35" w:author="Stickler, Mercedes M. (E3/LTRM)" w:date="2014-11-21T17:49:00Z">
              <w:tcPr>
                <w:tcW w:w="1170" w:type="dxa"/>
              </w:tcPr>
            </w:tcPrChange>
          </w:tcPr>
          <w:p w14:paraId="7D05E17E" w14:textId="435D77FF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536" w:author="Stickler, Mercedes M. (E3/LTRM)" w:date="2014-11-21T17:49:00Z">
              <w:tcPr>
                <w:tcW w:w="1080" w:type="dxa"/>
              </w:tcPr>
            </w:tcPrChange>
          </w:tcPr>
          <w:p w14:paraId="65A89B8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537" w:author="Stickler, Mercedes M. (E3/LTRM)" w:date="2014-11-21T17:49:00Z">
              <w:tcPr>
                <w:tcW w:w="1260" w:type="dxa"/>
              </w:tcPr>
            </w:tcPrChange>
          </w:tcPr>
          <w:p w14:paraId="1063748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538" w:author="Stickler, Mercedes M. (E3/LTRM)" w:date="2014-11-21T17:49:00Z">
              <w:tcPr>
                <w:tcW w:w="990" w:type="dxa"/>
              </w:tcPr>
            </w:tcPrChange>
          </w:tcPr>
          <w:p w14:paraId="5279CA10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2D79FDD5" w14:textId="77777777" w:rsidTr="003653DD">
        <w:trPr>
          <w:trHeight w:val="538"/>
          <w:trPrChange w:id="539" w:author="Stickler, Mercedes M. (E3/LTRM)" w:date="2014-11-21T17:49:00Z">
            <w:trPr>
              <w:trHeight w:val="538"/>
            </w:trPr>
          </w:trPrChange>
        </w:trPr>
        <w:tc>
          <w:tcPr>
            <w:tcW w:w="1278" w:type="dxa"/>
            <w:tcPrChange w:id="540" w:author="Stickler, Mercedes M. (E3/LTRM)" w:date="2014-11-21T17:49:00Z">
              <w:tcPr>
                <w:tcW w:w="1278" w:type="dxa"/>
              </w:tcPr>
            </w:tcPrChange>
          </w:tcPr>
          <w:p w14:paraId="5B638C1F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5036A7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PrChange w:id="541" w:author="Stickler, Mercedes M. (E3/LTRM)" w:date="2014-11-21T17:49:00Z">
              <w:tcPr>
                <w:tcW w:w="1440" w:type="dxa"/>
              </w:tcPr>
            </w:tcPrChange>
          </w:tcPr>
          <w:p w14:paraId="3F180B9B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542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188211E0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543" w:author="Stickler, Mercedes M. (E3/LTRM)" w:date="2014-11-21T17:49:00Z">
              <w:tcPr>
                <w:tcW w:w="1440" w:type="dxa"/>
              </w:tcPr>
            </w:tcPrChange>
          </w:tcPr>
          <w:p w14:paraId="50F48CAD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44" w:author="Stickler, Mercedes M. (E3/LTRM)" w:date="2014-11-21T17:49:00Z">
              <w:tcPr>
                <w:tcW w:w="1170" w:type="dxa"/>
              </w:tcPr>
            </w:tcPrChange>
          </w:tcPr>
          <w:p w14:paraId="6BD6F57A" w14:textId="77777777" w:rsidR="003653DD" w:rsidRPr="00676B69" w:rsidRDefault="003653DD" w:rsidP="00E748FE">
            <w:pPr>
              <w:rPr>
                <w:ins w:id="545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46" w:author="Stickler, Mercedes M. (E3/LTRM)" w:date="2014-11-21T17:49:00Z">
              <w:tcPr>
                <w:tcW w:w="1170" w:type="dxa"/>
              </w:tcPr>
            </w:tcPrChange>
          </w:tcPr>
          <w:p w14:paraId="50C59B91" w14:textId="41296365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547" w:author="Stickler, Mercedes M. (E3/LTRM)" w:date="2014-11-21T17:49:00Z">
              <w:tcPr>
                <w:tcW w:w="1080" w:type="dxa"/>
              </w:tcPr>
            </w:tcPrChange>
          </w:tcPr>
          <w:p w14:paraId="47EDF7E5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548" w:author="Stickler, Mercedes M. (E3/LTRM)" w:date="2014-11-21T17:49:00Z">
              <w:tcPr>
                <w:tcW w:w="1260" w:type="dxa"/>
              </w:tcPr>
            </w:tcPrChange>
          </w:tcPr>
          <w:p w14:paraId="0F4BED74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549" w:author="Stickler, Mercedes M. (E3/LTRM)" w:date="2014-11-21T17:49:00Z">
              <w:tcPr>
                <w:tcW w:w="990" w:type="dxa"/>
              </w:tcPr>
            </w:tcPrChange>
          </w:tcPr>
          <w:p w14:paraId="6EE125C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3653DD" w:rsidRPr="00676B69" w14:paraId="6DEADB73" w14:textId="77777777" w:rsidTr="003653DD">
        <w:trPr>
          <w:trHeight w:val="276"/>
          <w:trPrChange w:id="550" w:author="Stickler, Mercedes M. (E3/LTRM)" w:date="2014-11-21T17:49:00Z">
            <w:trPr>
              <w:trHeight w:val="276"/>
            </w:trPr>
          </w:trPrChange>
        </w:trPr>
        <w:tc>
          <w:tcPr>
            <w:tcW w:w="1278" w:type="dxa"/>
            <w:tcPrChange w:id="551" w:author="Stickler, Mercedes M. (E3/LTRM)" w:date="2014-11-21T17:49:00Z">
              <w:tcPr>
                <w:tcW w:w="1278" w:type="dxa"/>
              </w:tcPr>
            </w:tcPrChange>
          </w:tcPr>
          <w:p w14:paraId="3C0B9CC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440" w:type="dxa"/>
            <w:tcPrChange w:id="552" w:author="Stickler, Mercedes M. (E3/LTRM)" w:date="2014-11-21T17:49:00Z">
              <w:tcPr>
                <w:tcW w:w="1440" w:type="dxa"/>
              </w:tcPr>
            </w:tcPrChange>
          </w:tcPr>
          <w:p w14:paraId="2489AA27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553" w:author="Stickler, Mercedes M. (E3/LTRM)" w:date="2014-11-21T17:49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50514E51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  <w:tcPrChange w:id="554" w:author="Stickler, Mercedes M. (E3/LTRM)" w:date="2014-11-21T17:49:00Z">
              <w:tcPr>
                <w:tcW w:w="1440" w:type="dxa"/>
              </w:tcPr>
            </w:tcPrChange>
          </w:tcPr>
          <w:p w14:paraId="5A366373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55" w:author="Stickler, Mercedes M. (E3/LTRM)" w:date="2014-11-21T17:49:00Z">
              <w:tcPr>
                <w:tcW w:w="1170" w:type="dxa"/>
              </w:tcPr>
            </w:tcPrChange>
          </w:tcPr>
          <w:p w14:paraId="4103EBD0" w14:textId="77777777" w:rsidR="003653DD" w:rsidRPr="00676B69" w:rsidRDefault="003653DD" w:rsidP="00E748FE">
            <w:pPr>
              <w:rPr>
                <w:ins w:id="556" w:author="Stickler, Mercedes M. (E3/LTRM)" w:date="2014-11-21T17:49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57" w:author="Stickler, Mercedes M. (E3/LTRM)" w:date="2014-11-21T17:49:00Z">
              <w:tcPr>
                <w:tcW w:w="1170" w:type="dxa"/>
              </w:tcPr>
            </w:tcPrChange>
          </w:tcPr>
          <w:p w14:paraId="73920D70" w14:textId="309436B8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tcPrChange w:id="558" w:author="Stickler, Mercedes M. (E3/LTRM)" w:date="2014-11-21T17:49:00Z">
              <w:tcPr>
                <w:tcW w:w="1080" w:type="dxa"/>
              </w:tcPr>
            </w:tcPrChange>
          </w:tcPr>
          <w:p w14:paraId="451A79A6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559" w:author="Stickler, Mercedes M. (E3/LTRM)" w:date="2014-11-21T17:49:00Z">
              <w:tcPr>
                <w:tcW w:w="1260" w:type="dxa"/>
              </w:tcPr>
            </w:tcPrChange>
          </w:tcPr>
          <w:p w14:paraId="23B9A7CE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  <w:tcPrChange w:id="560" w:author="Stickler, Mercedes M. (E3/LTRM)" w:date="2014-11-21T17:49:00Z">
              <w:tcPr>
                <w:tcW w:w="990" w:type="dxa"/>
              </w:tcPr>
            </w:tcPrChange>
          </w:tcPr>
          <w:p w14:paraId="24673CCA" w14:textId="77777777" w:rsidR="003653DD" w:rsidRPr="00676B69" w:rsidRDefault="003653DD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65F1BCBE" w14:textId="77777777" w:rsidR="00AC500F" w:rsidRDefault="00AC500F" w:rsidP="00AC500F">
      <w:pPr>
        <w:rPr>
          <w:rFonts w:ascii="Gill Sans MT" w:hAnsi="Gill Sans MT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5"/>
        <w:gridCol w:w="5361"/>
      </w:tblGrid>
      <w:tr w:rsidR="00AC500F" w14:paraId="46FE2DDE" w14:textId="77777777" w:rsidTr="00E748FE">
        <w:tc>
          <w:tcPr>
            <w:tcW w:w="5655" w:type="dxa"/>
          </w:tcPr>
          <w:p w14:paraId="05E2A982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Penalty </w:t>
            </w:r>
          </w:p>
        </w:tc>
        <w:tc>
          <w:tcPr>
            <w:tcW w:w="5361" w:type="dxa"/>
          </w:tcPr>
          <w:p w14:paraId="638D8397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follows the rules</w:t>
            </w:r>
          </w:p>
        </w:tc>
      </w:tr>
      <w:tr w:rsidR="00AC500F" w14:paraId="40332BE8" w14:textId="77777777" w:rsidTr="00E748FE">
        <w:tc>
          <w:tcPr>
            <w:tcW w:w="5655" w:type="dxa"/>
          </w:tcPr>
          <w:p w14:paraId="20327AB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1-Seize the product</w:t>
            </w:r>
          </w:p>
          <w:p w14:paraId="4B9A628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7CC2705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4A5BB1C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3ABF53B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 Social shaming/verbal chastisement/public apology</w:t>
            </w:r>
          </w:p>
          <w:p w14:paraId="58FA7C9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 – In-kind contribution; pleas</w:t>
            </w: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e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specify the product and amount </w:t>
            </w:r>
          </w:p>
          <w:p w14:paraId="1C89F3F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7-Harvesting/collection restrictions</w:t>
            </w:r>
          </w:p>
          <w:p w14:paraId="7361E98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8- Corporeal punishment</w:t>
            </w:r>
          </w:p>
          <w:p w14:paraId="0E49D2B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jail</w:t>
            </w:r>
          </w:p>
          <w:p w14:paraId="4125802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10-Sent to DFO</w:t>
            </w:r>
          </w:p>
          <w:p w14:paraId="56B1876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11- Sent to chief</w:t>
            </w:r>
          </w:p>
          <w:p w14:paraId="73A40EDF" w14:textId="77777777" w:rsidR="00AC500F" w:rsidRPr="00676B69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12-Temporary restriction on access, harvesting, or use rights</w:t>
            </w:r>
          </w:p>
          <w:p w14:paraId="77DB7167" w14:textId="77777777" w:rsidR="00AC500F" w:rsidRPr="00676B69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13-Permanent suspension of access, harvest, or use rights</w:t>
            </w:r>
          </w:p>
          <w:p w14:paraId="389A67F1" w14:textId="77777777" w:rsidR="00AC500F" w:rsidRPr="00676B69" w:rsidRDefault="00AC500F" w:rsidP="00E748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14-Traditional belief sanction (for in</w:t>
            </w:r>
            <w:r>
              <w:rPr>
                <w:rFonts w:ascii="Gill Sans MT" w:hAnsi="Gill Sans MT"/>
                <w:sz w:val="22"/>
                <w:szCs w:val="22"/>
              </w:rPr>
              <w:t>stance through spiritual entity</w:t>
            </w:r>
            <w:r w:rsidRPr="00676B69">
              <w:rPr>
                <w:rFonts w:ascii="Gill Sans MT" w:hAnsi="Gill Sans MT"/>
                <w:sz w:val="22"/>
                <w:szCs w:val="22"/>
              </w:rPr>
              <w:t>)</w:t>
            </w:r>
          </w:p>
          <w:p w14:paraId="16925535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97 -Other</w:t>
            </w:r>
          </w:p>
        </w:tc>
        <w:tc>
          <w:tcPr>
            <w:tcW w:w="5361" w:type="dxa"/>
          </w:tcPr>
          <w:p w14:paraId="06DB7EC4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1-Nearly everyone in the community</w:t>
            </w:r>
          </w:p>
          <w:p w14:paraId="2D9AD4A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27DC23DE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4358CD6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4- Some/a few members of the community</w:t>
            </w:r>
          </w:p>
          <w:p w14:paraId="40CC7C0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7FBFC8D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7B883924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340508E6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</w:tbl>
    <w:p w14:paraId="062840A5" w14:textId="77777777" w:rsidR="00AC500F" w:rsidRDefault="00AC500F" w:rsidP="00AC500F">
      <w:pPr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br w:type="page"/>
      </w:r>
    </w:p>
    <w:p w14:paraId="5144B9DB" w14:textId="77777777" w:rsidR="00AC500F" w:rsidRPr="00676B69" w:rsidRDefault="00AC500F" w:rsidP="00AC500F">
      <w:pPr>
        <w:rPr>
          <w:rFonts w:ascii="Gill Sans MT" w:hAnsi="Gill Sans MT"/>
          <w:sz w:val="22"/>
          <w:szCs w:val="22"/>
        </w:rPr>
      </w:pPr>
    </w:p>
    <w:p w14:paraId="549ADE13" w14:textId="77777777" w:rsidR="00AC500F" w:rsidRPr="00676B69" w:rsidRDefault="00AC500F" w:rsidP="00AC500F">
      <w:pPr>
        <w:rPr>
          <w:rFonts w:ascii="Gill Sans MT" w:hAnsi="Gill Sans MT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676B69" w14:paraId="6E094A44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5EB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AD385A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traditional community rules related to forest/wooded land? </w:t>
            </w:r>
          </w:p>
          <w:p w14:paraId="5257974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54778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1=Headperson</w:t>
            </w:r>
          </w:p>
          <w:p w14:paraId="147A815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Induna</w:t>
            </w:r>
            <w:proofErr w:type="spellEnd"/>
          </w:p>
          <w:p w14:paraId="3AC08D6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3=Chief</w:t>
            </w:r>
          </w:p>
          <w:p w14:paraId="07FE1F2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4=Elders</w:t>
            </w:r>
          </w:p>
          <w:p w14:paraId="3AFE20D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5=Community Resource Board</w:t>
            </w:r>
          </w:p>
          <w:p w14:paraId="423EB3B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6=Village group</w:t>
            </w: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(forest user group or village action committee); please specify</w:t>
            </w:r>
          </w:p>
          <w:p w14:paraId="7A825F7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95DB4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F5BC749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041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FF9A2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5AC8A6A0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AD1BB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1-Very strong enforcement</w:t>
            </w:r>
          </w:p>
          <w:p w14:paraId="320E3D2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2-Strong enforcement</w:t>
            </w:r>
          </w:p>
          <w:p w14:paraId="674C3DE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 Sometimes strong/sometimes weak</w:t>
            </w:r>
          </w:p>
          <w:p w14:paraId="72EEDC9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4-Weak enforcement</w:t>
            </w:r>
          </w:p>
          <w:p w14:paraId="509196B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5-Very weak enforcement</w:t>
            </w:r>
          </w:p>
          <w:p w14:paraId="7C50196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7ECBC8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0A1F3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B0F3525" w14:textId="77777777" w:rsidTr="00E748FE">
        <w:trPr>
          <w:trHeight w:val="49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F91A9A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57E730B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/>
                <w:sz w:val="22"/>
                <w:szCs w:val="22"/>
              </w:rPr>
              <w:t>What is the typical compliance with penalties?</w:t>
            </w:r>
          </w:p>
          <w:p w14:paraId="2F103275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1B6C7498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2AC1A6A3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622296A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3F9690A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1=Offenders never comply </w:t>
            </w:r>
          </w:p>
          <w:p w14:paraId="723F9A91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2=Some of the time offenders comply  </w:t>
            </w:r>
          </w:p>
          <w:p w14:paraId="0D19A923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3=About half the time offenders comply</w:t>
            </w:r>
          </w:p>
          <w:p w14:paraId="2C7A4BF4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4=Most of the time offenders comply </w:t>
            </w:r>
          </w:p>
          <w:p w14:paraId="6AC097DF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5=Almost all the time offenders comply</w:t>
            </w:r>
          </w:p>
          <w:p w14:paraId="798F23BE" w14:textId="77777777" w:rsidR="00AC500F" w:rsidRPr="00676B69" w:rsidRDefault="00AC500F" w:rsidP="00E748FE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888=Don't know  </w:t>
            </w:r>
          </w:p>
          <w:p w14:paraId="035B392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DAC038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7010B542" w14:textId="77777777" w:rsidTr="00E748FE">
        <w:trPr>
          <w:trHeight w:val="104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698A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3DCAC15E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  <w:p w14:paraId="2668FB4F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7DC192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0777B68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16A27DF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2C7183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7D0C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E7D5AC1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9ECF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75287" w14:textId="77777777" w:rsidR="00AC500F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 traditional/local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penalties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enforced equally across different groups in your community?</w:t>
            </w:r>
          </w:p>
          <w:p w14:paraId="74F5CB06" w14:textId="77777777" w:rsidR="00AC500F" w:rsidRPr="005A763A" w:rsidRDefault="00AC500F" w:rsidP="00E748FE">
            <w:pP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  <w:t xml:space="preserve">Enumerator: Are women, men, youth, elderly, etc. all punished the same way for breaking rules?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7A980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3E27C95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1765002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18C3AC5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B6523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2FA9DC7" w14:textId="77777777" w:rsidTr="00E748FE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0F763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E37804A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02415BF9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071FEB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50450F6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046D460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F2533D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141C3A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188CB82" w14:textId="77777777" w:rsidTr="00E748FE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83AE2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DBD6284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is the process that outsiders/strangers must follow for using the forests?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579331B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1=Get permission from the national government</w:t>
            </w:r>
          </w:p>
          <w:p w14:paraId="15AA3B6C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2=Get permission from the local government</w:t>
            </w:r>
          </w:p>
          <w:p w14:paraId="3EB662F2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3=Get permission from the chief/traditional government</w:t>
            </w:r>
          </w:p>
          <w:p w14:paraId="75FEA70B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4=Get permission from the headman</w:t>
            </w:r>
          </w:p>
          <w:p w14:paraId="455B35A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5=Get permission from a village committee</w:t>
            </w:r>
          </w:p>
          <w:p w14:paraId="572512D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6=Get permission from the entire village (via a vote, consensus, meetings, </w:t>
            </w:r>
            <w:proofErr w:type="spellStart"/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etc</w:t>
            </w:r>
            <w:proofErr w:type="spellEnd"/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)</w:t>
            </w:r>
          </w:p>
          <w:p w14:paraId="44519D06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7=No process</w:t>
            </w:r>
          </w:p>
          <w:p w14:paraId="0A01C8DF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  <w:p w14:paraId="0183D6C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888=Don’t know </w:t>
            </w:r>
          </w:p>
          <w:p w14:paraId="39D23F0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51C8704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AC500F" w:rsidRPr="00676B69" w14:paraId="534D10CB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7F4010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6D882B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there rules 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B1ACAF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7DEA548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21B8B7C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66FEC5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4ECAC0A3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A4BBECE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4E8A24F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24B832A7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Please describe the 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rules that are different for locals versus outsiders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497C093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367B111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3F50AC61" w14:textId="77777777" w:rsidTr="00E748FE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36E3ACB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764E38E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rules are specific to strangers in the community wishing to access forest/wooded land? </w:t>
            </w:r>
          </w:p>
          <w:p w14:paraId="547AB5F2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2A2EC5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AC500F" w:rsidRPr="00676B69" w14:paraId="3C3CB262" w14:textId="77777777" w:rsidTr="00E748FE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1CDA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6A2913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members of the community involved in the negotiation process with outsiders wishing to acquire access?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2B68F59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40A6342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32CA34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2818B9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5ED5697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009D5C57" w14:textId="77777777" w:rsidTr="00E748FE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4287F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E29A9A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 xml:space="preserve">Who is involved?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D51F99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6CDFC747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5FECD0F3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1B18D252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224957A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72B5510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97=Other, specify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0F34B5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00DCAE2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FEC170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0F3C1B79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design of forest/wooded land agreements (contracts, concessions, permits)?</w:t>
            </w:r>
          </w:p>
          <w:p w14:paraId="0FF6AB38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05132C4C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0-No</w:t>
            </w:r>
          </w:p>
          <w:p w14:paraId="4B970A21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1-Yes</w:t>
            </w:r>
          </w:p>
          <w:p w14:paraId="7C6C841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A15594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0CF9FAA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2D29C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2BA788F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553D1F07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24DC201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2BC7F650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31411A61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299DC15F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241033F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CA5D45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5DECD7E5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82D0DF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537E2C20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implementation of forest/wooded land agreements (contracts, concessions, permits)?</w:t>
            </w:r>
          </w:p>
          <w:p w14:paraId="2A6FAE94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19892D46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E9A912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4AC02E6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9C13B6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151190C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495AB67B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235AB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015BCEE3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3A1C9AFB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67251B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1AB5F08A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50D998C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46C7D2E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5=Village committee (specify)</w:t>
            </w:r>
          </w:p>
          <w:p w14:paraId="7AF3C1D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7461071C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6F61C78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17698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7537EF2D" w14:textId="77777777" w:rsidR="00AC500F" w:rsidRPr="00676B69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Are members of the community involved in the oversight of forest/wooded land agreements (contracts, concessions, permits)?</w:t>
            </w:r>
          </w:p>
          <w:p w14:paraId="7DDF85B5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03197468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029372CE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6DA80514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1D7C29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D516756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CF9ADD0" w14:textId="77777777" w:rsidTr="00816B2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EF359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4BA694F" w14:textId="77777777" w:rsidR="00AC500F" w:rsidRDefault="00AC500F" w:rsidP="00E748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Fonts w:ascii="Gill Sans MT" w:hAnsi="Gill Sans MT"/>
                <w:sz w:val="22"/>
                <w:szCs w:val="22"/>
              </w:rPr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FFFFFF" w:themeFill="background1"/>
          </w:tcPr>
          <w:p w14:paraId="6E66DC94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1=Everyone</w:t>
            </w:r>
          </w:p>
          <w:p w14:paraId="7B2914A5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2=Only people invited by the headman/chief</w:t>
            </w:r>
          </w:p>
          <w:p w14:paraId="7209F9F2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3=Only men</w:t>
            </w:r>
          </w:p>
          <w:p w14:paraId="03C6AA6F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4=Headman only</w:t>
            </w:r>
          </w:p>
          <w:p w14:paraId="77851EFD" w14:textId="77777777" w:rsidR="00AC500F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5=Village committee (specify)</w:t>
            </w:r>
          </w:p>
          <w:p w14:paraId="4902D8B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D414B7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318DCF44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28554137" w14:textId="77777777" w:rsidR="00AC500F" w:rsidRPr="00676B69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69B3A8D4" w14:textId="77777777" w:rsidR="00AC500F" w:rsidRPr="00676B69" w:rsidRDefault="00AC500F" w:rsidP="00AC500F">
      <w:pP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</w:pPr>
      <w:r w:rsidRPr="00676B69"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  <w:t>Government/official legal rules</w:t>
      </w:r>
    </w:p>
    <w:tbl>
      <w:tblPr>
        <w:tblStyle w:val="TableGrid"/>
        <w:tblW w:w="10458" w:type="dxa"/>
        <w:tblLayout w:type="fixed"/>
        <w:tblLook w:val="04A0" w:firstRow="1" w:lastRow="0" w:firstColumn="1" w:lastColumn="0" w:noHBand="0" w:noVBand="1"/>
        <w:tblPrChange w:id="561" w:author="Stickler, Mercedes M. (E3/LTRM)" w:date="2014-11-21T17:51:00Z">
          <w:tblPr>
            <w:tblStyle w:val="TableGrid"/>
            <w:tblW w:w="1189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717"/>
        <w:gridCol w:w="1811"/>
        <w:gridCol w:w="1080"/>
        <w:gridCol w:w="900"/>
        <w:gridCol w:w="1170"/>
        <w:gridCol w:w="1170"/>
        <w:gridCol w:w="1350"/>
        <w:gridCol w:w="1260"/>
        <w:tblGridChange w:id="562">
          <w:tblGrid>
            <w:gridCol w:w="1717"/>
            <w:gridCol w:w="1811"/>
            <w:gridCol w:w="1080"/>
            <w:gridCol w:w="900"/>
            <w:gridCol w:w="1170"/>
            <w:gridCol w:w="1170"/>
            <w:gridCol w:w="1350"/>
            <w:gridCol w:w="1260"/>
          </w:tblGrid>
        </w:tblGridChange>
      </w:tblGrid>
      <w:tr w:rsidR="00CF76C0" w:rsidRPr="00676B69" w14:paraId="1C8EAF52" w14:textId="77777777" w:rsidTr="00CF76C0">
        <w:tc>
          <w:tcPr>
            <w:tcW w:w="1717" w:type="dxa"/>
            <w:tcPrChange w:id="563" w:author="Stickler, Mercedes M. (E3/LTRM)" w:date="2014-11-21T17:51:00Z">
              <w:tcPr>
                <w:tcW w:w="1717" w:type="dxa"/>
              </w:tcPr>
            </w:tcPrChange>
          </w:tcPr>
          <w:p w14:paraId="2C60C2A8" w14:textId="77777777" w:rsidR="00CF76C0" w:rsidRPr="00D52A2B" w:rsidRDefault="00CF76C0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811" w:type="dxa"/>
            <w:tcPrChange w:id="564" w:author="Stickler, Mercedes M. (E3/LTRM)" w:date="2014-11-21T17:51:00Z">
              <w:tcPr>
                <w:tcW w:w="1811" w:type="dxa"/>
              </w:tcPr>
            </w:tcPrChange>
          </w:tcPr>
          <w:p w14:paraId="17186141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D52A2B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government/official legal rules</w:t>
            </w: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that regulate or restrict the following activity in forest/wooded areas? </w:t>
            </w:r>
          </w:p>
          <w:p w14:paraId="1D57B343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884D11B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0</w:t>
            </w: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2A56C264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5D6C380A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BAEBCF0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19930CD8" w14:textId="77777777" w:rsidR="00CF76C0" w:rsidRPr="00D52A2B" w:rsidRDefault="00CF76C0" w:rsidP="00E748FE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  <w:tcPrChange w:id="565" w:author="Stickler, Mercedes M. (E3/LTRM)" w:date="2014-11-21T17:51:00Z">
              <w:tcPr>
                <w:tcW w:w="1080" w:type="dxa"/>
              </w:tcPr>
            </w:tcPrChange>
          </w:tcPr>
          <w:p w14:paraId="39608326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900" w:type="dxa"/>
            <w:tcPrChange w:id="566" w:author="Stickler, Mercedes M. (E3/LTRM)" w:date="2014-11-21T17:51:00Z">
              <w:tcPr>
                <w:tcW w:w="900" w:type="dxa"/>
              </w:tcPr>
            </w:tcPrChange>
          </w:tcPr>
          <w:p w14:paraId="469429FD" w14:textId="77777777" w:rsidR="00CF76C0" w:rsidRPr="00D52A2B" w:rsidRDefault="00CF76C0" w:rsidP="00E748FE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year was this rule introduced? </w:t>
            </w:r>
          </w:p>
        </w:tc>
        <w:tc>
          <w:tcPr>
            <w:tcW w:w="1170" w:type="dxa"/>
            <w:tcPrChange w:id="567" w:author="Stickler, Mercedes M. (E3/LTRM)" w:date="2014-11-21T17:51:00Z">
              <w:tcPr>
                <w:tcW w:w="1170" w:type="dxa"/>
              </w:tcPr>
            </w:tcPrChange>
          </w:tcPr>
          <w:p w14:paraId="6F7D31A2" w14:textId="77777777" w:rsidR="00CF76C0" w:rsidRPr="00D52A2B" w:rsidRDefault="00CF76C0" w:rsidP="00CF76C0">
            <w:pPr>
              <w:rPr>
                <w:ins w:id="568" w:author="Stickler, Mercedes M. (E3/LTRM)" w:date="2014-11-21T17:50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569" w:author="Stickler, Mercedes M. (E3/LTRM)" w:date="2014-11-21T17:50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In your opinion, how many community members adhere to/follow these rules? </w:t>
              </w:r>
            </w:ins>
          </w:p>
          <w:p w14:paraId="3CAE110E" w14:textId="30E5FB2E" w:rsidR="00CF76C0" w:rsidRPr="00D52A2B" w:rsidRDefault="00CF76C0" w:rsidP="00CF76C0">
            <w:pPr>
              <w:rPr>
                <w:ins w:id="570" w:author="Stickler, Mercedes M. (E3/LTRM)" w:date="2014-11-21T17:50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571" w:author="Stickler, Mercedes M. (E3/LTRM)" w:date="2014-11-21T17:50:00Z">
              <w:r w:rsidRPr="00D52A2B">
                <w:rPr>
                  <w:rFonts w:ascii="Gill Sans MT" w:hAnsi="Gill Sans MT"/>
                  <w:i/>
                  <w:color w:val="000000" w:themeColor="text1"/>
                  <w:sz w:val="20"/>
                  <w:szCs w:val="20"/>
                </w:rPr>
                <w:t>See codes below</w:t>
              </w:r>
            </w:ins>
          </w:p>
        </w:tc>
        <w:tc>
          <w:tcPr>
            <w:tcW w:w="1170" w:type="dxa"/>
            <w:tcPrChange w:id="572" w:author="Stickler, Mercedes M. (E3/LTRM)" w:date="2014-11-21T17:51:00Z">
              <w:tcPr>
                <w:tcW w:w="1170" w:type="dxa"/>
              </w:tcPr>
            </w:tcPrChange>
          </w:tcPr>
          <w:p w14:paraId="3D1B98F1" w14:textId="628252C4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for monitoring for rule breaking? </w:t>
            </w:r>
          </w:p>
          <w:p w14:paraId="66C71AB5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F5884B1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01E76C92" w14:textId="77777777" w:rsidR="00CF76C0" w:rsidRPr="00D52A2B" w:rsidRDefault="00CF76C0" w:rsidP="00E748FE">
            <w:pPr>
              <w:ind w:left="-515" w:firstLine="515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263CD0AB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061DE95F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350" w:type="dxa"/>
            <w:tcPrChange w:id="573" w:author="Stickler, Mercedes M. (E3/LTRM)" w:date="2014-11-21T17:51:00Z">
              <w:tcPr>
                <w:tcW w:w="1350" w:type="dxa"/>
              </w:tcPr>
            </w:tcPrChange>
          </w:tcPr>
          <w:p w14:paraId="448EA34C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2F1B86E2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4E1251A2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2FD2A345" w14:textId="77777777" w:rsidR="00CF76C0" w:rsidRPr="00D52A2B" w:rsidRDefault="00CF76C0" w:rsidP="00E748FE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ECE6BBA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260" w:type="dxa"/>
            <w:tcPrChange w:id="574" w:author="Stickler, Mercedes M. (E3/LTRM)" w:date="2014-11-21T17:51:00Z">
              <w:tcPr>
                <w:tcW w:w="1260" w:type="dxa"/>
              </w:tcPr>
            </w:tcPrChange>
          </w:tcPr>
          <w:p w14:paraId="10079A5C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are the penalties for breaking the rules? </w:t>
            </w:r>
          </w:p>
          <w:p w14:paraId="0EB98275" w14:textId="77777777" w:rsidR="00CF76C0" w:rsidRPr="00D52A2B" w:rsidRDefault="00CF76C0" w:rsidP="00E748FE">
            <w:pP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  <w:t xml:space="preserve">See codes below. Select all that apply </w:t>
            </w:r>
          </w:p>
          <w:p w14:paraId="7DCE7D78" w14:textId="77777777" w:rsidR="00CF76C0" w:rsidRPr="00D52A2B" w:rsidRDefault="00CF76C0" w:rsidP="00E748F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</w:tr>
      <w:tr w:rsidR="00CF76C0" w:rsidRPr="00676B69" w14:paraId="2122DD7E" w14:textId="77777777" w:rsidTr="00CF76C0">
        <w:tc>
          <w:tcPr>
            <w:tcW w:w="1717" w:type="dxa"/>
            <w:tcPrChange w:id="575" w:author="Stickler, Mercedes M. (E3/LTRM)" w:date="2014-11-21T17:51:00Z">
              <w:tcPr>
                <w:tcW w:w="1717" w:type="dxa"/>
              </w:tcPr>
            </w:tcPrChange>
          </w:tcPr>
          <w:p w14:paraId="28E88C2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811" w:type="dxa"/>
            <w:tcPrChange w:id="576" w:author="Stickler, Mercedes M. (E3/LTRM)" w:date="2014-11-21T17:51:00Z">
              <w:tcPr>
                <w:tcW w:w="1811" w:type="dxa"/>
              </w:tcPr>
            </w:tcPrChange>
          </w:tcPr>
          <w:p w14:paraId="7C55397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577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6C8B4647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900" w:type="dxa"/>
            <w:tcPrChange w:id="578" w:author="Stickler, Mercedes M. (E3/LTRM)" w:date="2014-11-21T17:51:00Z">
              <w:tcPr>
                <w:tcW w:w="900" w:type="dxa"/>
              </w:tcPr>
            </w:tcPrChange>
          </w:tcPr>
          <w:p w14:paraId="3613F1ED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79" w:author="Stickler, Mercedes M. (E3/LTRM)" w:date="2014-11-21T17:51:00Z">
              <w:tcPr>
                <w:tcW w:w="1170" w:type="dxa"/>
              </w:tcPr>
            </w:tcPrChange>
          </w:tcPr>
          <w:p w14:paraId="7C586910" w14:textId="77777777" w:rsidR="00CF76C0" w:rsidRPr="00676B69" w:rsidRDefault="00CF76C0" w:rsidP="00E748FE">
            <w:pPr>
              <w:rPr>
                <w:ins w:id="580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81" w:author="Stickler, Mercedes M. (E3/LTRM)" w:date="2014-11-21T17:51:00Z">
              <w:tcPr>
                <w:tcW w:w="1170" w:type="dxa"/>
              </w:tcPr>
            </w:tcPrChange>
          </w:tcPr>
          <w:p w14:paraId="3634ECBC" w14:textId="7CD1167B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582" w:author="Stickler, Mercedes M. (E3/LTRM)" w:date="2014-11-21T17:51:00Z">
              <w:tcPr>
                <w:tcW w:w="1350" w:type="dxa"/>
              </w:tcPr>
            </w:tcPrChange>
          </w:tcPr>
          <w:p w14:paraId="276AC7C2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583" w:author="Stickler, Mercedes M. (E3/LTRM)" w:date="2014-11-21T17:51:00Z">
              <w:tcPr>
                <w:tcW w:w="1260" w:type="dxa"/>
              </w:tcPr>
            </w:tcPrChange>
          </w:tcPr>
          <w:p w14:paraId="467E20B0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2BEFC41A" w14:textId="77777777" w:rsidTr="00CF76C0">
        <w:tc>
          <w:tcPr>
            <w:tcW w:w="1717" w:type="dxa"/>
            <w:tcPrChange w:id="584" w:author="Stickler, Mercedes M. (E3/LTRM)" w:date="2014-11-21T17:51:00Z">
              <w:tcPr>
                <w:tcW w:w="1717" w:type="dxa"/>
              </w:tcPr>
            </w:tcPrChange>
          </w:tcPr>
          <w:p w14:paraId="5197FB0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for poaching/hunting (include hunting relish(mice))</w:t>
            </w:r>
          </w:p>
        </w:tc>
        <w:tc>
          <w:tcPr>
            <w:tcW w:w="1811" w:type="dxa"/>
            <w:tcPrChange w:id="585" w:author="Stickler, Mercedes M. (E3/LTRM)" w:date="2014-11-21T17:51:00Z">
              <w:tcPr>
                <w:tcW w:w="1811" w:type="dxa"/>
              </w:tcPr>
            </w:tcPrChange>
          </w:tcPr>
          <w:p w14:paraId="4E85DD43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586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0086232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587" w:author="Stickler, Mercedes M. (E3/LTRM)" w:date="2014-11-21T17:51:00Z">
              <w:tcPr>
                <w:tcW w:w="900" w:type="dxa"/>
              </w:tcPr>
            </w:tcPrChange>
          </w:tcPr>
          <w:p w14:paraId="34FEE0B7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88" w:author="Stickler, Mercedes M. (E3/LTRM)" w:date="2014-11-21T17:51:00Z">
              <w:tcPr>
                <w:tcW w:w="1170" w:type="dxa"/>
              </w:tcPr>
            </w:tcPrChange>
          </w:tcPr>
          <w:p w14:paraId="73FB89C1" w14:textId="77777777" w:rsidR="00CF76C0" w:rsidRPr="00676B69" w:rsidRDefault="00CF76C0" w:rsidP="00E748FE">
            <w:pPr>
              <w:rPr>
                <w:ins w:id="589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90" w:author="Stickler, Mercedes M. (E3/LTRM)" w:date="2014-11-21T17:51:00Z">
              <w:tcPr>
                <w:tcW w:w="1170" w:type="dxa"/>
              </w:tcPr>
            </w:tcPrChange>
          </w:tcPr>
          <w:p w14:paraId="30FF8EA5" w14:textId="66C378BB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591" w:author="Stickler, Mercedes M. (E3/LTRM)" w:date="2014-11-21T17:51:00Z">
              <w:tcPr>
                <w:tcW w:w="1350" w:type="dxa"/>
              </w:tcPr>
            </w:tcPrChange>
          </w:tcPr>
          <w:p w14:paraId="57101DD4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592" w:author="Stickler, Mercedes M. (E3/LTRM)" w:date="2014-11-21T17:51:00Z">
              <w:tcPr>
                <w:tcW w:w="1260" w:type="dxa"/>
              </w:tcPr>
            </w:tcPrChange>
          </w:tcPr>
          <w:p w14:paraId="205533F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2544E60B" w14:textId="77777777" w:rsidTr="00CF76C0">
        <w:tc>
          <w:tcPr>
            <w:tcW w:w="1717" w:type="dxa"/>
            <w:tcPrChange w:id="593" w:author="Stickler, Mercedes M. (E3/LTRM)" w:date="2014-11-21T17:51:00Z">
              <w:tcPr>
                <w:tcW w:w="1717" w:type="dxa"/>
              </w:tcPr>
            </w:tcPrChange>
          </w:tcPr>
          <w:p w14:paraId="2842E8A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811" w:type="dxa"/>
            <w:tcPrChange w:id="594" w:author="Stickler, Mercedes M. (E3/LTRM)" w:date="2014-11-21T17:51:00Z">
              <w:tcPr>
                <w:tcW w:w="1811" w:type="dxa"/>
              </w:tcPr>
            </w:tcPrChange>
          </w:tcPr>
          <w:p w14:paraId="29E3DB8F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595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256AB9B8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596" w:author="Stickler, Mercedes M. (E3/LTRM)" w:date="2014-11-21T17:51:00Z">
              <w:tcPr>
                <w:tcW w:w="900" w:type="dxa"/>
              </w:tcPr>
            </w:tcPrChange>
          </w:tcPr>
          <w:p w14:paraId="0A63873D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97" w:author="Stickler, Mercedes M. (E3/LTRM)" w:date="2014-11-21T17:51:00Z">
              <w:tcPr>
                <w:tcW w:w="1170" w:type="dxa"/>
              </w:tcPr>
            </w:tcPrChange>
          </w:tcPr>
          <w:p w14:paraId="2A700B18" w14:textId="77777777" w:rsidR="00CF76C0" w:rsidRPr="00676B69" w:rsidRDefault="00CF76C0" w:rsidP="00E748FE">
            <w:pPr>
              <w:rPr>
                <w:ins w:id="598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599" w:author="Stickler, Mercedes M. (E3/LTRM)" w:date="2014-11-21T17:51:00Z">
              <w:tcPr>
                <w:tcW w:w="1170" w:type="dxa"/>
              </w:tcPr>
            </w:tcPrChange>
          </w:tcPr>
          <w:p w14:paraId="2747D5E6" w14:textId="13E09991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600" w:author="Stickler, Mercedes M. (E3/LTRM)" w:date="2014-11-21T17:51:00Z">
              <w:tcPr>
                <w:tcW w:w="1350" w:type="dxa"/>
              </w:tcPr>
            </w:tcPrChange>
          </w:tcPr>
          <w:p w14:paraId="09E5AEE0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601" w:author="Stickler, Mercedes M. (E3/LTRM)" w:date="2014-11-21T17:51:00Z">
              <w:tcPr>
                <w:tcW w:w="1260" w:type="dxa"/>
              </w:tcPr>
            </w:tcPrChange>
          </w:tcPr>
          <w:p w14:paraId="4B72847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78A02ADC" w14:textId="77777777" w:rsidTr="00CF76C0">
        <w:tc>
          <w:tcPr>
            <w:tcW w:w="1717" w:type="dxa"/>
            <w:tcPrChange w:id="602" w:author="Stickler, Mercedes M. (E3/LTRM)" w:date="2014-11-21T17:51:00Z">
              <w:tcPr>
                <w:tcW w:w="1717" w:type="dxa"/>
              </w:tcPr>
            </w:tcPrChange>
          </w:tcPr>
          <w:p w14:paraId="5F3A0BD0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811" w:type="dxa"/>
            <w:tcPrChange w:id="603" w:author="Stickler, Mercedes M. (E3/LTRM)" w:date="2014-11-21T17:51:00Z">
              <w:tcPr>
                <w:tcW w:w="1811" w:type="dxa"/>
              </w:tcPr>
            </w:tcPrChange>
          </w:tcPr>
          <w:p w14:paraId="50E416E8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60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594FB52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605" w:author="Stickler, Mercedes M. (E3/LTRM)" w:date="2014-11-21T17:51:00Z">
              <w:tcPr>
                <w:tcW w:w="900" w:type="dxa"/>
              </w:tcPr>
            </w:tcPrChange>
          </w:tcPr>
          <w:p w14:paraId="61E537BD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06" w:author="Stickler, Mercedes M. (E3/LTRM)" w:date="2014-11-21T17:51:00Z">
              <w:tcPr>
                <w:tcW w:w="1170" w:type="dxa"/>
              </w:tcPr>
            </w:tcPrChange>
          </w:tcPr>
          <w:p w14:paraId="205BA9E8" w14:textId="77777777" w:rsidR="00CF76C0" w:rsidRPr="00676B69" w:rsidRDefault="00CF76C0" w:rsidP="00E748FE">
            <w:pPr>
              <w:rPr>
                <w:ins w:id="60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08" w:author="Stickler, Mercedes M. (E3/LTRM)" w:date="2014-11-21T17:51:00Z">
              <w:tcPr>
                <w:tcW w:w="1170" w:type="dxa"/>
              </w:tcPr>
            </w:tcPrChange>
          </w:tcPr>
          <w:p w14:paraId="31982BB2" w14:textId="27667322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609" w:author="Stickler, Mercedes M. (E3/LTRM)" w:date="2014-11-21T17:51:00Z">
              <w:tcPr>
                <w:tcW w:w="1350" w:type="dxa"/>
              </w:tcPr>
            </w:tcPrChange>
          </w:tcPr>
          <w:p w14:paraId="35D123EE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610" w:author="Stickler, Mercedes M. (E3/LTRM)" w:date="2014-11-21T17:51:00Z">
              <w:tcPr>
                <w:tcW w:w="1260" w:type="dxa"/>
              </w:tcPr>
            </w:tcPrChange>
          </w:tcPr>
          <w:p w14:paraId="335C3A4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1659573D" w14:textId="77777777" w:rsidTr="00CF76C0">
        <w:trPr>
          <w:trHeight w:val="647"/>
          <w:trPrChange w:id="611" w:author="Stickler, Mercedes M. (E3/LTRM)" w:date="2014-11-21T17:51:00Z">
            <w:trPr>
              <w:trHeight w:val="647"/>
            </w:trPr>
          </w:trPrChange>
        </w:trPr>
        <w:tc>
          <w:tcPr>
            <w:tcW w:w="1717" w:type="dxa"/>
            <w:tcPrChange w:id="612" w:author="Stickler, Mercedes M. (E3/LTRM)" w:date="2014-11-21T17:51:00Z">
              <w:tcPr>
                <w:tcW w:w="1717" w:type="dxa"/>
              </w:tcPr>
            </w:tcPrChange>
          </w:tcPr>
          <w:p w14:paraId="33992957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Where and when a fire can be started</w:t>
            </w:r>
          </w:p>
        </w:tc>
        <w:tc>
          <w:tcPr>
            <w:tcW w:w="1811" w:type="dxa"/>
            <w:tcPrChange w:id="613" w:author="Stickler, Mercedes M. (E3/LTRM)" w:date="2014-11-21T17:51:00Z">
              <w:tcPr>
                <w:tcW w:w="1811" w:type="dxa"/>
              </w:tcPr>
            </w:tcPrChange>
          </w:tcPr>
          <w:p w14:paraId="15D3CC58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61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7953085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615" w:author="Stickler, Mercedes M. (E3/LTRM)" w:date="2014-11-21T17:51:00Z">
              <w:tcPr>
                <w:tcW w:w="900" w:type="dxa"/>
              </w:tcPr>
            </w:tcPrChange>
          </w:tcPr>
          <w:p w14:paraId="01749AB3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16" w:author="Stickler, Mercedes M. (E3/LTRM)" w:date="2014-11-21T17:51:00Z">
              <w:tcPr>
                <w:tcW w:w="1170" w:type="dxa"/>
              </w:tcPr>
            </w:tcPrChange>
          </w:tcPr>
          <w:p w14:paraId="3604BFA7" w14:textId="77777777" w:rsidR="00CF76C0" w:rsidRPr="00676B69" w:rsidRDefault="00CF76C0" w:rsidP="00E748FE">
            <w:pPr>
              <w:rPr>
                <w:ins w:id="61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18" w:author="Stickler, Mercedes M. (E3/LTRM)" w:date="2014-11-21T17:51:00Z">
              <w:tcPr>
                <w:tcW w:w="1170" w:type="dxa"/>
              </w:tcPr>
            </w:tcPrChange>
          </w:tcPr>
          <w:p w14:paraId="715F8071" w14:textId="7791F8DA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619" w:author="Stickler, Mercedes M. (E3/LTRM)" w:date="2014-11-21T17:51:00Z">
              <w:tcPr>
                <w:tcW w:w="1350" w:type="dxa"/>
              </w:tcPr>
            </w:tcPrChange>
          </w:tcPr>
          <w:p w14:paraId="77CF70D3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620" w:author="Stickler, Mercedes M. (E3/LTRM)" w:date="2014-11-21T17:51:00Z">
              <w:tcPr>
                <w:tcW w:w="1260" w:type="dxa"/>
              </w:tcPr>
            </w:tcPrChange>
          </w:tcPr>
          <w:p w14:paraId="6C284B1B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5220FE03" w14:textId="77777777" w:rsidTr="00CF76C0">
        <w:trPr>
          <w:trHeight w:val="683"/>
          <w:trPrChange w:id="621" w:author="Stickler, Mercedes M. (E3/LTRM)" w:date="2014-11-21T17:51:00Z">
            <w:trPr>
              <w:trHeight w:val="683"/>
            </w:trPr>
          </w:trPrChange>
        </w:trPr>
        <w:tc>
          <w:tcPr>
            <w:tcW w:w="1717" w:type="dxa"/>
            <w:tcPrChange w:id="622" w:author="Stickler, Mercedes M. (E3/LTRM)" w:date="2014-11-21T17:51:00Z">
              <w:tcPr>
                <w:tcW w:w="1717" w:type="dxa"/>
              </w:tcPr>
            </w:tcPrChange>
          </w:tcPr>
          <w:p w14:paraId="7C747D7F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1BFF7623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  <w:tcPrChange w:id="623" w:author="Stickler, Mercedes M. (E3/LTRM)" w:date="2014-11-21T17:51:00Z">
              <w:tcPr>
                <w:tcW w:w="1811" w:type="dxa"/>
              </w:tcPr>
            </w:tcPrChange>
          </w:tcPr>
          <w:p w14:paraId="3263E014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62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3C981E0E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625" w:author="Stickler, Mercedes M. (E3/LTRM)" w:date="2014-11-21T17:51:00Z">
              <w:tcPr>
                <w:tcW w:w="900" w:type="dxa"/>
              </w:tcPr>
            </w:tcPrChange>
          </w:tcPr>
          <w:p w14:paraId="32C5E12B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26" w:author="Stickler, Mercedes M. (E3/LTRM)" w:date="2014-11-21T17:51:00Z">
              <w:tcPr>
                <w:tcW w:w="1170" w:type="dxa"/>
              </w:tcPr>
            </w:tcPrChange>
          </w:tcPr>
          <w:p w14:paraId="0130774D" w14:textId="77777777" w:rsidR="00CF76C0" w:rsidRPr="00676B69" w:rsidRDefault="00CF76C0" w:rsidP="00E748FE">
            <w:pPr>
              <w:rPr>
                <w:ins w:id="62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28" w:author="Stickler, Mercedes M. (E3/LTRM)" w:date="2014-11-21T17:51:00Z">
              <w:tcPr>
                <w:tcW w:w="1170" w:type="dxa"/>
              </w:tcPr>
            </w:tcPrChange>
          </w:tcPr>
          <w:p w14:paraId="6C5BFF8B" w14:textId="6F393844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629" w:author="Stickler, Mercedes M. (E3/LTRM)" w:date="2014-11-21T17:51:00Z">
              <w:tcPr>
                <w:tcW w:w="1350" w:type="dxa"/>
              </w:tcPr>
            </w:tcPrChange>
          </w:tcPr>
          <w:p w14:paraId="206757EE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630" w:author="Stickler, Mercedes M. (E3/LTRM)" w:date="2014-11-21T17:51:00Z">
              <w:tcPr>
                <w:tcW w:w="1260" w:type="dxa"/>
              </w:tcPr>
            </w:tcPrChange>
          </w:tcPr>
          <w:p w14:paraId="37A5169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13C83849" w14:textId="77777777" w:rsidTr="00CF76C0">
        <w:trPr>
          <w:trHeight w:val="520"/>
          <w:trPrChange w:id="631" w:author="Stickler, Mercedes M. (E3/LTRM)" w:date="2014-11-21T17:51:00Z">
            <w:trPr>
              <w:trHeight w:val="520"/>
            </w:trPr>
          </w:trPrChange>
        </w:trPr>
        <w:tc>
          <w:tcPr>
            <w:tcW w:w="1717" w:type="dxa"/>
            <w:tcPrChange w:id="632" w:author="Stickler, Mercedes M. (E3/LTRM)" w:date="2014-11-21T17:51:00Z">
              <w:tcPr>
                <w:tcW w:w="1717" w:type="dxa"/>
              </w:tcPr>
            </w:tcPrChange>
          </w:tcPr>
          <w:p w14:paraId="56BDA89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44F940C2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  <w:tcPrChange w:id="633" w:author="Stickler, Mercedes M. (E3/LTRM)" w:date="2014-11-21T17:51:00Z">
              <w:tcPr>
                <w:tcW w:w="1811" w:type="dxa"/>
              </w:tcPr>
            </w:tcPrChange>
          </w:tcPr>
          <w:p w14:paraId="29362A2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63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1DFB94DA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635" w:author="Stickler, Mercedes M. (E3/LTRM)" w:date="2014-11-21T17:51:00Z">
              <w:tcPr>
                <w:tcW w:w="900" w:type="dxa"/>
              </w:tcPr>
            </w:tcPrChange>
          </w:tcPr>
          <w:p w14:paraId="578A26A4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36" w:author="Stickler, Mercedes M. (E3/LTRM)" w:date="2014-11-21T17:51:00Z">
              <w:tcPr>
                <w:tcW w:w="1170" w:type="dxa"/>
              </w:tcPr>
            </w:tcPrChange>
          </w:tcPr>
          <w:p w14:paraId="0C781EBB" w14:textId="77777777" w:rsidR="00CF76C0" w:rsidRPr="00676B69" w:rsidRDefault="00CF76C0" w:rsidP="00E748FE">
            <w:pPr>
              <w:rPr>
                <w:ins w:id="63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38" w:author="Stickler, Mercedes M. (E3/LTRM)" w:date="2014-11-21T17:51:00Z">
              <w:tcPr>
                <w:tcW w:w="1170" w:type="dxa"/>
              </w:tcPr>
            </w:tcPrChange>
          </w:tcPr>
          <w:p w14:paraId="69F94B4D" w14:textId="3B5D7C58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639" w:author="Stickler, Mercedes M. (E3/LTRM)" w:date="2014-11-21T17:51:00Z">
              <w:tcPr>
                <w:tcW w:w="1350" w:type="dxa"/>
              </w:tcPr>
            </w:tcPrChange>
          </w:tcPr>
          <w:p w14:paraId="1BCAAE2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640" w:author="Stickler, Mercedes M. (E3/LTRM)" w:date="2014-11-21T17:51:00Z">
              <w:tcPr>
                <w:tcW w:w="1260" w:type="dxa"/>
              </w:tcPr>
            </w:tcPrChange>
          </w:tcPr>
          <w:p w14:paraId="4986E3B5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75BF49CB" w14:textId="77777777" w:rsidTr="00CF76C0">
        <w:trPr>
          <w:trHeight w:val="349"/>
          <w:trPrChange w:id="641" w:author="Stickler, Mercedes M. (E3/LTRM)" w:date="2014-11-21T17:51:00Z">
            <w:trPr>
              <w:trHeight w:val="349"/>
            </w:trPr>
          </w:trPrChange>
        </w:trPr>
        <w:tc>
          <w:tcPr>
            <w:tcW w:w="1717" w:type="dxa"/>
            <w:tcPrChange w:id="642" w:author="Stickler, Mercedes M. (E3/LTRM)" w:date="2014-11-21T17:51:00Z">
              <w:tcPr>
                <w:tcW w:w="1717" w:type="dxa"/>
              </w:tcPr>
            </w:tcPrChange>
          </w:tcPr>
          <w:p w14:paraId="0323F33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536E67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  <w:tcPrChange w:id="643" w:author="Stickler, Mercedes M. (E3/LTRM)" w:date="2014-11-21T17:51:00Z">
              <w:tcPr>
                <w:tcW w:w="1811" w:type="dxa"/>
              </w:tcPr>
            </w:tcPrChange>
          </w:tcPr>
          <w:p w14:paraId="763345E1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64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280CCEDD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645" w:author="Stickler, Mercedes M. (E3/LTRM)" w:date="2014-11-21T17:51:00Z">
              <w:tcPr>
                <w:tcW w:w="900" w:type="dxa"/>
              </w:tcPr>
            </w:tcPrChange>
          </w:tcPr>
          <w:p w14:paraId="0E68AD29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46" w:author="Stickler, Mercedes M. (E3/LTRM)" w:date="2014-11-21T17:51:00Z">
              <w:tcPr>
                <w:tcW w:w="1170" w:type="dxa"/>
              </w:tcPr>
            </w:tcPrChange>
          </w:tcPr>
          <w:p w14:paraId="5D1B849A" w14:textId="77777777" w:rsidR="00CF76C0" w:rsidRPr="00676B69" w:rsidRDefault="00CF76C0" w:rsidP="00E748FE">
            <w:pPr>
              <w:rPr>
                <w:ins w:id="64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48" w:author="Stickler, Mercedes M. (E3/LTRM)" w:date="2014-11-21T17:51:00Z">
              <w:tcPr>
                <w:tcW w:w="1170" w:type="dxa"/>
              </w:tcPr>
            </w:tcPrChange>
          </w:tcPr>
          <w:p w14:paraId="60C7AC33" w14:textId="773F93F1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649" w:author="Stickler, Mercedes M. (E3/LTRM)" w:date="2014-11-21T17:51:00Z">
              <w:tcPr>
                <w:tcW w:w="1350" w:type="dxa"/>
              </w:tcPr>
            </w:tcPrChange>
          </w:tcPr>
          <w:p w14:paraId="6726041B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650" w:author="Stickler, Mercedes M. (E3/LTRM)" w:date="2014-11-21T17:51:00Z">
              <w:tcPr>
                <w:tcW w:w="1260" w:type="dxa"/>
              </w:tcPr>
            </w:tcPrChange>
          </w:tcPr>
          <w:p w14:paraId="38786902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CF76C0" w:rsidRPr="00676B69" w14:paraId="6B306845" w14:textId="77777777" w:rsidTr="00CF76C0">
        <w:trPr>
          <w:trHeight w:val="332"/>
          <w:trPrChange w:id="651" w:author="Stickler, Mercedes M. (E3/LTRM)" w:date="2014-11-21T17:51:00Z">
            <w:trPr>
              <w:trHeight w:val="332"/>
            </w:trPr>
          </w:trPrChange>
        </w:trPr>
        <w:tc>
          <w:tcPr>
            <w:tcW w:w="1717" w:type="dxa"/>
            <w:tcPrChange w:id="652" w:author="Stickler, Mercedes M. (E3/LTRM)" w:date="2014-11-21T17:51:00Z">
              <w:tcPr>
                <w:tcW w:w="1717" w:type="dxa"/>
              </w:tcPr>
            </w:tcPrChange>
          </w:tcPr>
          <w:p w14:paraId="467EE58F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811" w:type="dxa"/>
            <w:tcPrChange w:id="653" w:author="Stickler, Mercedes M. (E3/LTRM)" w:date="2014-11-21T17:51:00Z">
              <w:tcPr>
                <w:tcW w:w="1811" w:type="dxa"/>
              </w:tcPr>
            </w:tcPrChange>
          </w:tcPr>
          <w:p w14:paraId="0D397FAF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  <w:tcPrChange w:id="654" w:author="Stickler, Mercedes M. (E3/LTRM)" w:date="2014-11-21T17:51:00Z">
              <w:tcPr>
                <w:tcW w:w="1080" w:type="dxa"/>
                <w:shd w:val="clear" w:color="auto" w:fill="D6E3BC" w:themeFill="accent3" w:themeFillTint="66"/>
              </w:tcPr>
            </w:tcPrChange>
          </w:tcPr>
          <w:p w14:paraId="71E42327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  <w:tcPrChange w:id="655" w:author="Stickler, Mercedes M. (E3/LTRM)" w:date="2014-11-21T17:51:00Z">
              <w:tcPr>
                <w:tcW w:w="900" w:type="dxa"/>
              </w:tcPr>
            </w:tcPrChange>
          </w:tcPr>
          <w:p w14:paraId="5825936A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56" w:author="Stickler, Mercedes M. (E3/LTRM)" w:date="2014-11-21T17:51:00Z">
              <w:tcPr>
                <w:tcW w:w="1170" w:type="dxa"/>
              </w:tcPr>
            </w:tcPrChange>
          </w:tcPr>
          <w:p w14:paraId="35E75180" w14:textId="77777777" w:rsidR="00CF76C0" w:rsidRPr="00676B69" w:rsidRDefault="00CF76C0" w:rsidP="00E748FE">
            <w:pPr>
              <w:rPr>
                <w:ins w:id="657" w:author="Stickler, Mercedes M. (E3/LTRM)" w:date="2014-11-21T17:50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  <w:tcPrChange w:id="658" w:author="Stickler, Mercedes M. (E3/LTRM)" w:date="2014-11-21T17:51:00Z">
              <w:tcPr>
                <w:tcW w:w="1170" w:type="dxa"/>
              </w:tcPr>
            </w:tcPrChange>
          </w:tcPr>
          <w:p w14:paraId="34953A47" w14:textId="03BAF21F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  <w:tcPrChange w:id="659" w:author="Stickler, Mercedes M. (E3/LTRM)" w:date="2014-11-21T17:51:00Z">
              <w:tcPr>
                <w:tcW w:w="1350" w:type="dxa"/>
              </w:tcPr>
            </w:tcPrChange>
          </w:tcPr>
          <w:p w14:paraId="5BE9776E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  <w:tcPrChange w:id="660" w:author="Stickler, Mercedes M. (E3/LTRM)" w:date="2014-11-21T17:51:00Z">
              <w:tcPr>
                <w:tcW w:w="1260" w:type="dxa"/>
              </w:tcPr>
            </w:tcPrChange>
          </w:tcPr>
          <w:p w14:paraId="2697954C" w14:textId="77777777" w:rsidR="00CF76C0" w:rsidRPr="00676B69" w:rsidRDefault="00CF76C0" w:rsidP="00E748FE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3B1D03C5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4860"/>
      </w:tblGrid>
      <w:tr w:rsidR="00AC500F" w14:paraId="05A4C589" w14:textId="77777777" w:rsidTr="00816B27">
        <w:tc>
          <w:tcPr>
            <w:tcW w:w="5868" w:type="dxa"/>
          </w:tcPr>
          <w:p w14:paraId="63267B33" w14:textId="77777777" w:rsidR="00AC500F" w:rsidRPr="00D52A2B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Penalty</w:t>
            </w:r>
          </w:p>
        </w:tc>
        <w:tc>
          <w:tcPr>
            <w:tcW w:w="4860" w:type="dxa"/>
          </w:tcPr>
          <w:p w14:paraId="56513D2D" w14:textId="77777777" w:rsidR="00AC500F" w:rsidRPr="00D52A2B" w:rsidRDefault="00AC500F" w:rsidP="00E748FE">
            <w:pPr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r w:rsidRPr="00D52A2B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Who follows rules</w:t>
            </w:r>
          </w:p>
        </w:tc>
      </w:tr>
      <w:tr w:rsidR="00AC500F" w14:paraId="4FDD4DB6" w14:textId="77777777" w:rsidTr="00816B27">
        <w:tc>
          <w:tcPr>
            <w:tcW w:w="5868" w:type="dxa"/>
          </w:tcPr>
          <w:p w14:paraId="1D3AD89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lastRenderedPageBreak/>
              <w:t>1-Seize the product</w:t>
            </w:r>
          </w:p>
          <w:p w14:paraId="7594A938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632CAD4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44012270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7A92F6C1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 – In-kind contribution; pleas specify the product and amount </w:t>
            </w:r>
          </w:p>
          <w:p w14:paraId="731142A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6-Harvesting/collection restrictions</w:t>
            </w:r>
          </w:p>
          <w:p w14:paraId="7837A45C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7- Corporeal punishment</w:t>
            </w:r>
          </w:p>
          <w:p w14:paraId="09A96293" w14:textId="77777777" w:rsidR="00AC500F" w:rsidRPr="00951C25" w:rsidRDefault="00AC500F" w:rsidP="00816B27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8-Sent to jail</w:t>
            </w:r>
          </w:p>
          <w:p w14:paraId="42374C56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DFO</w:t>
            </w:r>
          </w:p>
          <w:p w14:paraId="5E785C27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10- Sent to chief</w:t>
            </w:r>
          </w:p>
          <w:p w14:paraId="4A742700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hAnsi="Gill Sans MT"/>
                <w:color w:val="000000" w:themeColor="text1"/>
                <w:sz w:val="20"/>
                <w:szCs w:val="20"/>
              </w:rPr>
              <w:t>97- Other; please specify</w:t>
            </w:r>
          </w:p>
          <w:p w14:paraId="6508F4E1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23A73953" w14:textId="77777777" w:rsidR="00AC500F" w:rsidRPr="00951C25" w:rsidRDefault="00AC500F" w:rsidP="00816B27">
            <w:pPr>
              <w:keepNext/>
              <w:keepLines/>
              <w:spacing w:before="200"/>
              <w:contextualSpacing/>
              <w:outlineLvl w:val="8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614EF9F8" w14:textId="77777777" w:rsidR="00AC500F" w:rsidRPr="00951C25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860" w:type="dxa"/>
          </w:tcPr>
          <w:p w14:paraId="2DD8909D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683091A1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2A4FA8FA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4D125058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4- Some/a few members of the community</w:t>
            </w:r>
          </w:p>
          <w:p w14:paraId="52A10B6C" w14:textId="77777777" w:rsidR="00AC500F" w:rsidRPr="00951C25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5D2E9E35" w14:textId="77777777" w:rsidR="00816B27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E013865" w14:textId="6078404D" w:rsidR="00AC500F" w:rsidRPr="00816B27" w:rsidRDefault="00AC500F" w:rsidP="00E748FE">
            <w:pPr>
              <w:keepNext/>
              <w:keepLines/>
              <w:spacing w:before="200"/>
              <w:contextualSpacing/>
              <w:outlineLvl w:val="8"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951C25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</w:tbl>
    <w:p w14:paraId="77FB22D8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7874AF9A" w14:textId="77777777" w:rsidR="00AC500F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2F819FF5" w14:textId="77777777" w:rsidR="00AC500F" w:rsidRPr="00676B69" w:rsidRDefault="00AC500F" w:rsidP="00AC500F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676B69" w14:paraId="5DC5F550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23AF8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D0213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government/official legal rules related to forest/wooded land? </w:t>
            </w:r>
          </w:p>
          <w:p w14:paraId="4C4585C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99B94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1-DFO</w:t>
            </w:r>
          </w:p>
          <w:p w14:paraId="31423B68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2-ZAWA</w:t>
            </w:r>
          </w:p>
          <w:p w14:paraId="54EDD8E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3-CRB</w:t>
            </w:r>
          </w:p>
          <w:p w14:paraId="43A7D543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  <w:p w14:paraId="18AD4B0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888-Don’t know</w:t>
            </w:r>
          </w:p>
          <w:p w14:paraId="4B23FD4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B91777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4C7F5E84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EA0A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F2B4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762CB5C8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C46BC2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30AE1ABC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224478F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37E146F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6C4427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38A3D7E6" w14:textId="77777777" w:rsidTr="00E748FE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B955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7C162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E32755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30CD436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4DA0BA3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A148EF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BE9D42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8BE36D9" w14:textId="77777777" w:rsidTr="00E748FE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9E7431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9DC22E9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the government/official legal penalties 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D343DCD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0833E22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4976BAD1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AE9D1EB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2727171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1AD846E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275498AE" w14:textId="77777777" w:rsidTr="00E748FE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544ACFD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5515317E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918914E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E8B31B5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CFEB47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25DE630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B8632FD" w14:textId="77777777" w:rsidTr="00E748FE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720B7F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930017E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41B63071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56D27A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0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4797323F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>
              <w:rPr>
                <w:rFonts w:ascii="Gill Sans MT" w:hAnsi="Gill Sans MT"/>
                <w:color w:val="000000" w:themeColor="text1"/>
                <w:sz w:val="22"/>
                <w:szCs w:val="22"/>
              </w:rPr>
              <w:t>1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0E6F690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31D696A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7A61FDF7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C58F39B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C500F" w:rsidRPr="00676B69" w14:paraId="124452BE" w14:textId="77777777" w:rsidTr="00E748FE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65ED7CD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F897650" w14:textId="77777777" w:rsidR="00AC500F" w:rsidRPr="00676B69" w:rsidRDefault="00AC500F" w:rsidP="00E748FE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78CC6A9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4EAE14F0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7662956" w14:textId="77777777" w:rsidR="00AC500F" w:rsidRPr="00676B69" w:rsidRDefault="00AC500F" w:rsidP="00E748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54C7C2A" w14:textId="77777777" w:rsidR="00AC500F" w:rsidRPr="00676B69" w:rsidRDefault="00AC500F" w:rsidP="00E748FE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622703AF" w14:textId="77777777" w:rsidR="00AC500F" w:rsidRPr="00676B69" w:rsidRDefault="00AC500F" w:rsidP="00AC500F">
      <w:pPr>
        <w:rPr>
          <w:rFonts w:ascii="Gill Sans MT" w:hAnsi="Gill Sans MT"/>
          <w:b/>
          <w:sz w:val="22"/>
          <w:szCs w:val="22"/>
          <w:u w:val="single"/>
        </w:rPr>
      </w:pPr>
    </w:p>
    <w:p w14:paraId="28A90C73" w14:textId="77777777" w:rsidR="00AC500F" w:rsidRDefault="00AC500F" w:rsidP="00AC500F">
      <w:pPr>
        <w:rPr>
          <w:rFonts w:ascii="Gill Sans MT" w:hAnsi="Gill Sans MT" w:cs="Arial"/>
          <w:sz w:val="20"/>
          <w:szCs w:val="20"/>
        </w:rPr>
      </w:pPr>
    </w:p>
    <w:p w14:paraId="66A730F9" w14:textId="77777777" w:rsidR="00AC500F" w:rsidRPr="000721E5" w:rsidRDefault="00AC500F" w:rsidP="00AC500F">
      <w:pPr>
        <w:rPr>
          <w:rFonts w:ascii="Gill Sans MT" w:hAnsi="Gill Sans MT"/>
          <w:b/>
        </w:rPr>
      </w:pPr>
      <w:r w:rsidRPr="000721E5">
        <w:rPr>
          <w:rFonts w:ascii="Gill Sans MT" w:hAnsi="Gill Sans MT"/>
          <w:b/>
        </w:rPr>
        <w:t xml:space="preserve">FOREST CONFLICT: INCIDENCE AND MANAGEMENT </w:t>
      </w:r>
    </w:p>
    <w:tbl>
      <w:tblPr>
        <w:tblW w:w="101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4500"/>
      </w:tblGrid>
      <w:tr w:rsidR="00816B27" w:rsidRPr="00033701" w14:paraId="137F5859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B9B1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F69118" w14:textId="6A68EBD6" w:rsidR="00816B27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ins w:id="661" w:author="Heather Huntington" w:date="2014-12-01T17:47:00Z">
              <w:r w:rsidR="00694545">
                <w:rPr>
                  <w:rFonts w:ascii="Gill Sans MT" w:hAnsi="Gill Sans MT"/>
                </w:rPr>
                <w:t>disagreements</w:t>
              </w:r>
            </w:ins>
            <w:del w:id="662" w:author="Heather Huntington" w:date="2014-12-01T17:47:00Z">
              <w:r w:rsidRPr="00033701" w:rsidDel="00694545">
                <w:rPr>
                  <w:rFonts w:ascii="Gill Sans MT" w:hAnsi="Gill Sans MT"/>
                </w:rPr>
                <w:delText>conflicts</w:delText>
              </w:r>
            </w:del>
            <w:r w:rsidRPr="00033701">
              <w:rPr>
                <w:rFonts w:ascii="Gill Sans MT" w:hAnsi="Gill Sans MT"/>
              </w:rPr>
              <w:t xml:space="preserve"> WITHIN (between members of the community) your community? </w:t>
            </w:r>
          </w:p>
          <w:p w14:paraId="70291EBB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lastRenderedPageBreak/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48CE40A" w14:textId="77777777" w:rsidR="00816B27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lastRenderedPageBreak/>
              <w:t xml:space="preserve">0=There are no conflicts </w:t>
            </w:r>
          </w:p>
          <w:p w14:paraId="5C155A6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3A3AFF1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0459A42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3= Grazing of livestock in forests</w:t>
            </w:r>
          </w:p>
          <w:p w14:paraId="7DFB0A8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22CF331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01E7914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2BBC68A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7607495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1095D02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E5EFC2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442001" w:rsidRPr="00033701" w14:paraId="5DF64C02" w14:textId="77777777" w:rsidTr="00816B27">
        <w:trPr>
          <w:trHeight w:val="2021"/>
          <w:ins w:id="663" w:author="Stickler, Mercedes M. (E3/LTRM)" w:date="2014-11-21T17:51:00Z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EDA982" w14:textId="77777777" w:rsidR="00442001" w:rsidRPr="00033701" w:rsidRDefault="00442001" w:rsidP="00E748FE">
            <w:pPr>
              <w:contextualSpacing/>
              <w:rPr>
                <w:ins w:id="664" w:author="Stickler, Mercedes M. (E3/LTRM)" w:date="2014-11-21T17:51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573A6FF" w14:textId="0B522BD9" w:rsidR="00442001" w:rsidRPr="00033701" w:rsidRDefault="00442001" w:rsidP="00442001">
            <w:pPr>
              <w:contextualSpacing/>
              <w:rPr>
                <w:ins w:id="665" w:author="Stickler, Mercedes M. (E3/LTRM)" w:date="2014-11-21T17:52:00Z"/>
                <w:rFonts w:ascii="Gill Sans MT" w:hAnsi="Gill Sans MT"/>
              </w:rPr>
            </w:pPr>
            <w:ins w:id="666" w:author="Stickler, Mercedes M. (E3/LTRM)" w:date="2014-11-21T17:52:00Z">
              <w:r w:rsidRPr="00033701">
                <w:rPr>
                  <w:rFonts w:ascii="Gill Sans MT" w:hAnsi="Gill Sans MT"/>
                </w:rPr>
                <w:t xml:space="preserve">In the past 12 months, about how many total </w:t>
              </w:r>
            </w:ins>
            <w:ins w:id="667" w:author="Heather Huntington" w:date="2014-12-01T17:47:00Z">
              <w:r w:rsidR="00694545">
                <w:rPr>
                  <w:rFonts w:ascii="Gill Sans MT" w:hAnsi="Gill Sans MT"/>
                </w:rPr>
                <w:t>disagreements</w:t>
              </w:r>
            </w:ins>
            <w:ins w:id="668" w:author="Stickler, Mercedes M. (E3/LTRM)" w:date="2014-11-21T17:52:00Z">
              <w:del w:id="669" w:author="Heather Huntington" w:date="2014-12-01T17:47:00Z">
                <w:r w:rsidRPr="00033701" w:rsidDel="00694545">
                  <w:rPr>
                    <w:rFonts w:ascii="Gill Sans MT" w:hAnsi="Gill Sans MT"/>
                  </w:rPr>
                  <w:delText>conflicts</w:delText>
                </w:r>
              </w:del>
              <w:r w:rsidRPr="00033701">
                <w:rPr>
                  <w:rFonts w:ascii="Gill Sans MT" w:hAnsi="Gill Sans MT"/>
                </w:rPr>
                <w:t xml:space="preserve"> occurred WITHIN (between members of the community) your community? </w:t>
              </w:r>
            </w:ins>
          </w:p>
          <w:p w14:paraId="6C8CCA06" w14:textId="77777777" w:rsidR="00442001" w:rsidRPr="00033701" w:rsidRDefault="00442001" w:rsidP="00E748FE">
            <w:pPr>
              <w:contextualSpacing/>
              <w:rPr>
                <w:ins w:id="670" w:author="Stickler, Mercedes M. (E3/LTRM)" w:date="2014-11-21T17:51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02F344C" w14:textId="77777777" w:rsidR="00442001" w:rsidRPr="00033701" w:rsidRDefault="00442001" w:rsidP="00E748FE">
            <w:pPr>
              <w:contextualSpacing/>
              <w:rPr>
                <w:ins w:id="671" w:author="Stickler, Mercedes M. (E3/LTRM)" w:date="2014-11-21T17:51:00Z"/>
                <w:rFonts w:ascii="Gill Sans MT" w:hAnsi="Gill Sans MT"/>
              </w:rPr>
            </w:pPr>
          </w:p>
        </w:tc>
      </w:tr>
      <w:tr w:rsidR="00816B27" w:rsidRPr="00033701" w14:paraId="7469AD2B" w14:textId="77777777" w:rsidTr="00816B2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6D18BD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F5ACC4C" w14:textId="4BC2CD7E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ins w:id="672" w:author="Heather Huntington" w:date="2014-12-01T17:47:00Z">
              <w:r w:rsidR="00694545">
                <w:rPr>
                  <w:rFonts w:ascii="Gill Sans MT" w:hAnsi="Gill Sans MT"/>
                </w:rPr>
                <w:t>disagreements</w:t>
              </w:r>
            </w:ins>
            <w:del w:id="673" w:author="Heather Huntington" w:date="2014-12-01T17:47:00Z">
              <w:r w:rsidRPr="00033701" w:rsidDel="00694545">
                <w:rPr>
                  <w:rFonts w:ascii="Gill Sans MT" w:hAnsi="Gill Sans MT"/>
                </w:rPr>
                <w:delText>conflicts</w:delText>
              </w:r>
            </w:del>
            <w:r w:rsidRPr="00033701">
              <w:rPr>
                <w:rFonts w:ascii="Gill Sans MT" w:hAnsi="Gill Sans MT"/>
              </w:rPr>
              <w:t xml:space="preserve"> WITHIN (between members of the community) in your community has increased, decreased, or stayed the same?</w:t>
            </w:r>
          </w:p>
          <w:p w14:paraId="695C5DF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78CDAB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11AE809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6E889F0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0A4914B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30ACE6E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74241D9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2890F21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BA539E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442001" w14:paraId="57A4001C" w14:textId="74A5FDFD" w:rsidTr="00816B27">
        <w:trPr>
          <w:trHeight w:val="945"/>
          <w:del w:id="674" w:author="Stickler, Mercedes M. (E3/LTRM)" w:date="2014-11-21T17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253971" w14:textId="60DA4021" w:rsidR="00816B27" w:rsidRPr="00033701" w:rsidDel="00442001" w:rsidRDefault="00816B27" w:rsidP="00E748FE">
            <w:pPr>
              <w:contextualSpacing/>
              <w:rPr>
                <w:del w:id="675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0197067" w14:textId="53274AF6" w:rsidR="00816B27" w:rsidRPr="00033701" w:rsidDel="00442001" w:rsidRDefault="00816B27" w:rsidP="00E748FE">
            <w:pPr>
              <w:contextualSpacing/>
              <w:rPr>
                <w:del w:id="676" w:author="Stickler, Mercedes M. (E3/LTRM)" w:date="2014-11-21T17:52:00Z"/>
                <w:rFonts w:ascii="Gill Sans MT" w:hAnsi="Gill Sans MT"/>
              </w:rPr>
            </w:pPr>
            <w:del w:id="677" w:author="Stickler, Mercedes M. (E3/LTRM)" w:date="2014-11-21T17:52:00Z">
              <w:r w:rsidRPr="00033701" w:rsidDel="00442001">
                <w:rPr>
                  <w:rFonts w:ascii="Gill Sans MT" w:hAnsi="Gill Sans MT"/>
                </w:rPr>
                <w:delText xml:space="preserve">In the past 12 months, about how many total conflicts occurred WITHIN (between members of the community) your community? </w:delText>
              </w:r>
            </w:del>
          </w:p>
          <w:p w14:paraId="7AF9FCC6" w14:textId="2FDB145F" w:rsidR="00816B27" w:rsidRPr="00033701" w:rsidDel="00442001" w:rsidRDefault="00816B27" w:rsidP="00E748FE">
            <w:pPr>
              <w:contextualSpacing/>
              <w:rPr>
                <w:del w:id="678" w:author="Stickler, Mercedes M. (E3/LTRM)" w:date="2014-11-21T17:52:00Z"/>
                <w:rFonts w:ascii="Gill Sans MT" w:hAnsi="Gill Sans MT"/>
              </w:rPr>
            </w:pPr>
          </w:p>
          <w:p w14:paraId="63634491" w14:textId="02A946F3" w:rsidR="00816B27" w:rsidRPr="00033701" w:rsidDel="00442001" w:rsidRDefault="00816B27" w:rsidP="00E748FE">
            <w:pPr>
              <w:contextualSpacing/>
              <w:rPr>
                <w:del w:id="679" w:author="Stickler, Mercedes M. (E3/LTRM)" w:date="2014-11-21T17:52:00Z"/>
                <w:rFonts w:ascii="Gill Sans MT" w:hAnsi="Gill Sans MT"/>
              </w:rPr>
            </w:pPr>
          </w:p>
          <w:p w14:paraId="724A6CA1" w14:textId="331381DD" w:rsidR="00816B27" w:rsidRPr="00033701" w:rsidDel="00442001" w:rsidRDefault="00816B27" w:rsidP="00E748FE">
            <w:pPr>
              <w:contextualSpacing/>
              <w:rPr>
                <w:del w:id="680" w:author="Stickler, Mercedes M. (E3/LTRM)" w:date="2014-11-21T17:52:00Z"/>
                <w:rFonts w:ascii="Gill Sans MT" w:hAnsi="Gill Sans MT"/>
              </w:rPr>
            </w:pPr>
          </w:p>
          <w:p w14:paraId="2C36434B" w14:textId="0E69CDDD" w:rsidR="00816B27" w:rsidRPr="00033701" w:rsidDel="00442001" w:rsidRDefault="00816B27" w:rsidP="00E748FE">
            <w:pPr>
              <w:contextualSpacing/>
              <w:rPr>
                <w:del w:id="681" w:author="Stickler, Mercedes M. (E3/LTRM)" w:date="2014-11-21T17:52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8C04FD1" w14:textId="0C0B41D9" w:rsidR="00816B27" w:rsidRPr="00033701" w:rsidDel="00442001" w:rsidRDefault="00816B27" w:rsidP="00E748FE">
            <w:pPr>
              <w:contextualSpacing/>
              <w:rPr>
                <w:del w:id="682" w:author="Stickler, Mercedes M. (E3/LTRM)" w:date="2014-11-21T17:52:00Z"/>
                <w:rFonts w:ascii="Gill Sans MT" w:hAnsi="Gill Sans MT"/>
              </w:rPr>
            </w:pPr>
          </w:p>
          <w:p w14:paraId="44C2C7E9" w14:textId="26E9DBE7" w:rsidR="00816B27" w:rsidRPr="00033701" w:rsidDel="00442001" w:rsidRDefault="00816B27" w:rsidP="00E748FE">
            <w:pPr>
              <w:contextualSpacing/>
              <w:rPr>
                <w:del w:id="683" w:author="Stickler, Mercedes M. (E3/LTRM)" w:date="2014-11-21T17:52:00Z"/>
                <w:rFonts w:ascii="Gill Sans MT" w:hAnsi="Gill Sans MT"/>
              </w:rPr>
            </w:pPr>
          </w:p>
        </w:tc>
      </w:tr>
      <w:tr w:rsidR="00442001" w:rsidRPr="00033701" w14:paraId="661299AF" w14:textId="77777777" w:rsidTr="00816B27">
        <w:trPr>
          <w:trHeight w:val="920"/>
          <w:ins w:id="684" w:author="Stickler, Mercedes M. (E3/LTRM)" w:date="2014-11-21T17:51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44CAD1" w14:textId="77777777" w:rsidR="00442001" w:rsidRPr="00033701" w:rsidRDefault="00442001" w:rsidP="00E748FE">
            <w:pPr>
              <w:contextualSpacing/>
              <w:rPr>
                <w:ins w:id="685" w:author="Stickler, Mercedes M. (E3/LTRM)" w:date="2014-11-21T17:51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E5749CE" w14:textId="62F0D25B" w:rsidR="00442001" w:rsidRPr="00033701" w:rsidRDefault="00442001" w:rsidP="00442001">
            <w:pPr>
              <w:contextualSpacing/>
              <w:rPr>
                <w:ins w:id="686" w:author="Stickler, Mercedes M. (E3/LTRM)" w:date="2014-11-21T17:51:00Z"/>
                <w:rFonts w:ascii="Gill Sans MT" w:hAnsi="Gill Sans MT"/>
              </w:rPr>
            </w:pPr>
            <w:ins w:id="687" w:author="Stickler, Mercedes M. (E3/LTRM)" w:date="2014-11-21T17:51:00Z">
              <w:r w:rsidRPr="00033701">
                <w:rPr>
                  <w:rFonts w:ascii="Gill Sans MT" w:hAnsi="Gill Sans MT"/>
                </w:rPr>
                <w:t xml:space="preserve">How many of the </w:t>
              </w:r>
            </w:ins>
            <w:ins w:id="688" w:author="Heather Huntington" w:date="2014-12-01T17:47:00Z">
              <w:r w:rsidR="00694545">
                <w:rPr>
                  <w:rFonts w:ascii="Gill Sans MT" w:hAnsi="Gill Sans MT"/>
                </w:rPr>
                <w:t>disagreements</w:t>
              </w:r>
            </w:ins>
            <w:ins w:id="689" w:author="Stickler, Mercedes M. (E3/LTRM)" w:date="2014-11-21T17:51:00Z">
              <w:del w:id="690" w:author="Heather Huntington" w:date="2014-12-01T17:47:00Z">
                <w:r w:rsidRPr="00033701" w:rsidDel="00694545">
                  <w:rPr>
                    <w:rFonts w:ascii="Gill Sans MT" w:hAnsi="Gill Sans MT"/>
                  </w:rPr>
                  <w:delText>conflicts</w:delText>
                </w:r>
              </w:del>
              <w:r w:rsidRPr="00033701">
                <w:rPr>
                  <w:rFonts w:ascii="Gill Sans MT" w:hAnsi="Gill Sans MT"/>
                </w:rPr>
                <w:t xml:space="preserve"> that occurred in the past 12 months WITHIN your community resulted in violence or the destruction of property? </w:t>
              </w:r>
            </w:ins>
          </w:p>
          <w:p w14:paraId="6A255484" w14:textId="77777777" w:rsidR="00442001" w:rsidRPr="00033701" w:rsidRDefault="00442001" w:rsidP="00E748FE">
            <w:pPr>
              <w:rPr>
                <w:ins w:id="691" w:author="Stickler, Mercedes M. (E3/LTRM)" w:date="2014-11-21T17:51:00Z"/>
                <w:rFonts w:ascii="Gill Sans MT" w:eastAsia="Calibri" w:hAnsi="Gill Sans MT" w:cs="Times New Roman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5284CAF" w14:textId="77777777" w:rsidR="00442001" w:rsidRPr="00033701" w:rsidRDefault="00442001" w:rsidP="00E748FE">
            <w:pPr>
              <w:contextualSpacing/>
              <w:rPr>
                <w:ins w:id="692" w:author="Stickler, Mercedes M. (E3/LTRM)" w:date="2014-11-21T17:51:00Z"/>
                <w:rFonts w:ascii="Gill Sans MT" w:hAnsi="Gill Sans MT"/>
              </w:rPr>
            </w:pPr>
          </w:p>
        </w:tc>
      </w:tr>
      <w:tr w:rsidR="00816B27" w:rsidRPr="00033701" w14:paraId="4343D60C" w14:textId="77777777" w:rsidTr="00816B2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A52796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FEC712B" w14:textId="5DF03367" w:rsidR="00816B27" w:rsidRPr="00033701" w:rsidRDefault="00816B27" w:rsidP="00E748FE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>Compared to 3 years ago, do you think the intensity of forest related dis</w:t>
            </w:r>
            <w:ins w:id="693" w:author="Heather Huntington" w:date="2014-12-01T17:47:00Z">
              <w:r w:rsidR="00694545">
                <w:rPr>
                  <w:rFonts w:ascii="Gill Sans MT" w:eastAsia="Calibri" w:hAnsi="Gill Sans MT" w:cs="Times New Roman"/>
                </w:rPr>
                <w:t>agreements</w:t>
              </w:r>
            </w:ins>
            <w:del w:id="694" w:author="Heather Huntington" w:date="2014-12-01T17:47:00Z">
              <w:r w:rsidRPr="00033701" w:rsidDel="00694545">
                <w:rPr>
                  <w:rFonts w:ascii="Gill Sans MT" w:eastAsia="Calibri" w:hAnsi="Gill Sans MT" w:cs="Times New Roman"/>
                </w:rPr>
                <w:delText>putes</w:delText>
              </w:r>
            </w:del>
            <w:r w:rsidRPr="00033701">
              <w:rPr>
                <w:rFonts w:ascii="Gill Sans MT" w:eastAsia="Calibri" w:hAnsi="Gill Sans MT" w:cs="Times New Roman"/>
              </w:rPr>
              <w:t xml:space="preserve"> between members of your community has increased, decreased, or stayed the same?</w:t>
            </w:r>
          </w:p>
          <w:p w14:paraId="0CBE69F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FF51A4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8FDE9EF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4004756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0619BD5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2480F41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221EA0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A1B10A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B5B1D9B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442001" w14:paraId="665ACF36" w14:textId="185E53DA" w:rsidTr="00816B27">
        <w:trPr>
          <w:trHeight w:val="890"/>
          <w:del w:id="695" w:author="Stickler, Mercedes M. (E3/LTRM)" w:date="2014-11-21T17:51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7761CE" w14:textId="65B7247F" w:rsidR="00816B27" w:rsidRPr="00033701" w:rsidDel="00442001" w:rsidRDefault="00816B27" w:rsidP="00E748FE">
            <w:pPr>
              <w:contextualSpacing/>
              <w:rPr>
                <w:del w:id="696" w:author="Stickler, Mercedes M. (E3/LTRM)" w:date="2014-11-21T17:51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EFCE57" w14:textId="07CBBE7C" w:rsidR="00816B27" w:rsidRPr="00033701" w:rsidDel="00442001" w:rsidRDefault="00816B27" w:rsidP="00E748FE">
            <w:pPr>
              <w:contextualSpacing/>
              <w:rPr>
                <w:del w:id="697" w:author="Stickler, Mercedes M. (E3/LTRM)" w:date="2014-11-21T17:51:00Z"/>
                <w:rFonts w:ascii="Gill Sans MT" w:hAnsi="Gill Sans MT"/>
              </w:rPr>
            </w:pPr>
            <w:del w:id="698" w:author="Stickler, Mercedes M. (E3/LTRM)" w:date="2014-11-21T17:51:00Z">
              <w:r w:rsidRPr="00033701" w:rsidDel="00442001">
                <w:rPr>
                  <w:rFonts w:ascii="Gill Sans MT" w:hAnsi="Gill Sans MT"/>
                </w:rPr>
                <w:delText xml:space="preserve">How many of the conflicts that occurred in the past 12 months WITHIN your community resulted in violence or the destruction of property? </w:delText>
              </w:r>
            </w:del>
          </w:p>
          <w:p w14:paraId="4CCBA36A" w14:textId="3E0012F9" w:rsidR="00816B27" w:rsidRPr="00033701" w:rsidDel="00442001" w:rsidRDefault="00816B27" w:rsidP="00442001">
            <w:pPr>
              <w:contextualSpacing/>
              <w:rPr>
                <w:del w:id="699" w:author="Stickler, Mercedes M. (E3/LTRM)" w:date="2014-11-21T17:51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B49021C" w14:textId="23E4B772" w:rsidR="00816B27" w:rsidRPr="00033701" w:rsidDel="00442001" w:rsidRDefault="00816B27" w:rsidP="00E748FE">
            <w:pPr>
              <w:contextualSpacing/>
              <w:rPr>
                <w:del w:id="700" w:author="Stickler, Mercedes M. (E3/LTRM)" w:date="2014-11-21T17:51:00Z"/>
                <w:rFonts w:ascii="Gill Sans MT" w:hAnsi="Gill Sans MT"/>
              </w:rPr>
            </w:pPr>
          </w:p>
        </w:tc>
      </w:tr>
      <w:tr w:rsidR="00816B27" w:rsidRPr="00033701" w14:paraId="73FFA879" w14:textId="77777777" w:rsidTr="00816B2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CC3C6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3744CA" w14:textId="00E7F6B5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</w:t>
            </w:r>
            <w:ins w:id="701" w:author="Heather Huntington" w:date="2014-12-01T17:47:00Z">
              <w:r w:rsidR="00694545">
                <w:rPr>
                  <w:rFonts w:ascii="Gill Sans MT" w:hAnsi="Gill Sans MT"/>
                </w:rPr>
                <w:t>disagreements</w:t>
              </w:r>
            </w:ins>
            <w:del w:id="702" w:author="Heather Huntington" w:date="2014-12-01T17:47:00Z">
              <w:r w:rsidRPr="00033701" w:rsidDel="00694545">
                <w:rPr>
                  <w:rFonts w:ascii="Gill Sans MT" w:hAnsi="Gill Sans MT"/>
                </w:rPr>
                <w:delText>conflicts</w:delText>
              </w:r>
            </w:del>
            <w:r w:rsidRPr="00033701">
              <w:rPr>
                <w:rFonts w:ascii="Gill Sans MT" w:hAnsi="Gill Sans MT"/>
              </w:rPr>
              <w:t xml:space="preserve"> over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resources arise in this village, what person or group of people play the most important role in resolving those </w:t>
            </w:r>
            <w:ins w:id="703" w:author="Heather Huntington" w:date="2014-12-01T17:47:00Z">
              <w:r w:rsidR="00694545">
                <w:rPr>
                  <w:rFonts w:ascii="Gill Sans MT" w:hAnsi="Gill Sans MT"/>
                </w:rPr>
                <w:t>disagreements</w:t>
              </w:r>
            </w:ins>
            <w:del w:id="704" w:author="Heather Huntington" w:date="2014-12-01T17:47:00Z">
              <w:r w:rsidRPr="00033701" w:rsidDel="00694545">
                <w:rPr>
                  <w:rFonts w:ascii="Gill Sans MT" w:hAnsi="Gill Sans MT"/>
                </w:rPr>
                <w:delText>disputes</w:delText>
              </w:r>
            </w:del>
            <w:r w:rsidRPr="00033701">
              <w:rPr>
                <w:rFonts w:ascii="Gill Sans MT" w:hAnsi="Gill Sans MT"/>
              </w:rPr>
              <w:t xml:space="preserve">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556EAB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52789AC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77D65B4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75794361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481AD93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490D2D3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198C5CF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38D73C3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342E8EB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792679F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5421F75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361B5D5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52D9839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124119CE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1FF8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A4A3B" w14:textId="54D2222F" w:rsidR="00816B27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r>
              <w:rPr>
                <w:rFonts w:ascii="Gill Sans MT" w:hAnsi="Gill Sans MT"/>
              </w:rPr>
              <w:t xml:space="preserve">EXTERNAL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ins w:id="705" w:author="Heather Huntington" w:date="2014-12-01T17:46:00Z">
              <w:r w:rsidR="00694545">
                <w:rPr>
                  <w:rFonts w:ascii="Gill Sans MT" w:hAnsi="Gill Sans MT"/>
                </w:rPr>
                <w:lastRenderedPageBreak/>
                <w:t>disagreements</w:t>
              </w:r>
            </w:ins>
            <w:del w:id="706" w:author="Heather Huntington" w:date="2014-12-01T17:46:00Z">
              <w:r w:rsidDel="00694545">
                <w:rPr>
                  <w:rFonts w:ascii="Gill Sans MT" w:hAnsi="Gill Sans MT"/>
                </w:rPr>
                <w:delText>conflicts</w:delText>
              </w:r>
            </w:del>
            <w:r>
              <w:rPr>
                <w:rFonts w:ascii="Gill Sans MT" w:hAnsi="Gill Sans MT"/>
              </w:rPr>
              <w:t xml:space="preserve"> that your community faces </w:t>
            </w:r>
            <w:r w:rsidRPr="00BA789A">
              <w:rPr>
                <w:rFonts w:ascii="Gill Sans MT" w:hAnsi="Gill Sans MT"/>
                <w:b/>
                <w:rPrChange w:id="707" w:author="Stickler, Mercedes M. (E3/LTRM)" w:date="2014-11-21T17:52:00Z">
                  <w:rPr>
                    <w:rFonts w:ascii="Gill Sans MT" w:hAnsi="Gill Sans MT"/>
                  </w:rPr>
                </w:rPrChange>
              </w:rPr>
              <w:t>with other communities</w:t>
            </w:r>
            <w:r>
              <w:rPr>
                <w:rFonts w:ascii="Gill Sans MT" w:hAnsi="Gill Sans MT"/>
              </w:rPr>
              <w:t xml:space="preserve">? </w:t>
            </w:r>
          </w:p>
          <w:p w14:paraId="48EE8ACE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4FE4B8" w14:textId="77777777" w:rsidR="00816B27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lastRenderedPageBreak/>
              <w:t>0= There are no conflicts between this village and other villages</w:t>
            </w:r>
          </w:p>
          <w:p w14:paraId="4E061F3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1= Boundary conflicts</w:t>
            </w:r>
          </w:p>
          <w:p w14:paraId="5BE7650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571CBB2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0444A4A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586E750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08DB61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778F4A9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4F2CC869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04114A47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65B290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BA789A" w:rsidRPr="00033701" w14:paraId="4D046608" w14:textId="77777777" w:rsidTr="00816B27">
        <w:trPr>
          <w:trHeight w:val="2021"/>
          <w:ins w:id="708" w:author="Stickler, Mercedes M. (E3/LTRM)" w:date="2014-11-21T17:52:00Z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913247" w14:textId="77777777" w:rsidR="00BA789A" w:rsidRPr="00033701" w:rsidRDefault="00BA789A" w:rsidP="00E748FE">
            <w:pPr>
              <w:contextualSpacing/>
              <w:rPr>
                <w:ins w:id="709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124179E" w14:textId="473B9BBB" w:rsidR="00BA789A" w:rsidRPr="00033701" w:rsidRDefault="00BA789A" w:rsidP="00BA789A">
            <w:pPr>
              <w:contextualSpacing/>
              <w:rPr>
                <w:ins w:id="710" w:author="Stickler, Mercedes M. (E3/LTRM)" w:date="2014-11-21T17:52:00Z"/>
                <w:rFonts w:ascii="Gill Sans MT" w:hAnsi="Gill Sans MT"/>
              </w:rPr>
            </w:pPr>
            <w:ins w:id="711" w:author="Stickler, Mercedes M. (E3/LTRM)" w:date="2014-11-21T17:52:00Z">
              <w:r w:rsidRPr="00033701">
                <w:rPr>
                  <w:rFonts w:ascii="Gill Sans MT" w:hAnsi="Gill Sans MT"/>
                </w:rPr>
                <w:t xml:space="preserve">In the past 12 months, about how many total </w:t>
              </w:r>
            </w:ins>
            <w:ins w:id="712" w:author="Heather Huntington" w:date="2014-12-01T17:46:00Z">
              <w:r w:rsidR="00694545">
                <w:rPr>
                  <w:rFonts w:ascii="Gill Sans MT" w:hAnsi="Gill Sans MT"/>
                </w:rPr>
                <w:t>disagreements</w:t>
              </w:r>
            </w:ins>
            <w:ins w:id="713" w:author="Stickler, Mercedes M. (E3/LTRM)" w:date="2014-11-21T17:52:00Z">
              <w:del w:id="714" w:author="Heather Huntington" w:date="2014-12-01T17:46:00Z">
                <w:r w:rsidRPr="00033701" w:rsidDel="00694545">
                  <w:rPr>
                    <w:rFonts w:ascii="Gill Sans MT" w:hAnsi="Gill Sans MT"/>
                  </w:rPr>
                  <w:delText>conflicts</w:delText>
                </w:r>
              </w:del>
              <w:r w:rsidRPr="00033701">
                <w:rPr>
                  <w:rFonts w:ascii="Gill Sans MT" w:hAnsi="Gill Sans MT"/>
                </w:rPr>
                <w:t xml:space="preserve"> occurred </w:t>
              </w:r>
              <w:r>
                <w:rPr>
                  <w:rFonts w:ascii="Gill Sans MT" w:hAnsi="Gill Sans MT"/>
                </w:rPr>
                <w:t xml:space="preserve">between your community and other communities? </w:t>
              </w:r>
              <w:r w:rsidRPr="00033701">
                <w:rPr>
                  <w:rFonts w:ascii="Gill Sans MT" w:hAnsi="Gill Sans MT"/>
                </w:rPr>
                <w:t xml:space="preserve"> </w:t>
              </w:r>
            </w:ins>
          </w:p>
          <w:p w14:paraId="7B429FC2" w14:textId="77777777" w:rsidR="00BA789A" w:rsidRPr="00033701" w:rsidRDefault="00BA789A" w:rsidP="00E748FE">
            <w:pPr>
              <w:contextualSpacing/>
              <w:rPr>
                <w:ins w:id="715" w:author="Stickler, Mercedes M. (E3/LTRM)" w:date="2014-11-21T17:52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5F7C319" w14:textId="77777777" w:rsidR="00BA789A" w:rsidRPr="00033701" w:rsidRDefault="00BA789A" w:rsidP="00E748FE">
            <w:pPr>
              <w:contextualSpacing/>
              <w:rPr>
                <w:ins w:id="716" w:author="Stickler, Mercedes M. (E3/LTRM)" w:date="2014-11-21T17:52:00Z"/>
                <w:rFonts w:ascii="Gill Sans MT" w:hAnsi="Gill Sans MT"/>
              </w:rPr>
            </w:pPr>
          </w:p>
        </w:tc>
      </w:tr>
      <w:tr w:rsidR="00816B27" w:rsidRPr="00033701" w14:paraId="0D615A45" w14:textId="77777777" w:rsidTr="00816B2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87B2C6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EE245F2" w14:textId="60DADC20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r>
              <w:rPr>
                <w:rFonts w:ascii="Gill Sans MT" w:hAnsi="Gill Sans MT"/>
              </w:rPr>
              <w:t xml:space="preserve">EXTERNAL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</w:t>
            </w:r>
            <w:ins w:id="717" w:author="Heather Huntington" w:date="2014-12-01T17:46:00Z">
              <w:r w:rsidR="00694545">
                <w:rPr>
                  <w:rFonts w:ascii="Gill Sans MT" w:hAnsi="Gill Sans MT"/>
                </w:rPr>
                <w:t xml:space="preserve"> disagreements</w:t>
              </w:r>
            </w:ins>
            <w:del w:id="718" w:author="Heather Huntington" w:date="2014-12-01T17:46:00Z">
              <w:r w:rsidRPr="00033701" w:rsidDel="00694545">
                <w:rPr>
                  <w:rFonts w:ascii="Gill Sans MT" w:hAnsi="Gill Sans MT"/>
                </w:rPr>
                <w:delText xml:space="preserve"> </w:delText>
              </w:r>
              <w:r w:rsidDel="00694545">
                <w:rPr>
                  <w:rFonts w:ascii="Gill Sans MT" w:hAnsi="Gill Sans MT"/>
                </w:rPr>
                <w:delText>conflicts</w:delText>
              </w:r>
            </w:del>
            <w:r>
              <w:rPr>
                <w:rFonts w:ascii="Gill Sans MT" w:hAnsi="Gill Sans MT"/>
              </w:rPr>
              <w:t xml:space="preserve"> that your community faces </w:t>
            </w:r>
            <w:r w:rsidRPr="00BA789A">
              <w:rPr>
                <w:rFonts w:ascii="Gill Sans MT" w:hAnsi="Gill Sans MT"/>
                <w:b/>
                <w:rPrChange w:id="719" w:author="Stickler, Mercedes M. (E3/LTRM)" w:date="2014-11-21T17:52:00Z">
                  <w:rPr>
                    <w:rFonts w:ascii="Gill Sans MT" w:hAnsi="Gill Sans MT"/>
                  </w:rPr>
                </w:rPrChange>
              </w:rPr>
              <w:t>with other communities</w:t>
            </w:r>
            <w:del w:id="720" w:author="Stickler, Mercedes M. (E3/LTRM)" w:date="2014-11-21T17:52:00Z">
              <w:r w:rsidDel="00BA789A">
                <w:rPr>
                  <w:rFonts w:ascii="Gill Sans MT" w:hAnsi="Gill Sans MT"/>
                </w:rPr>
                <w:delText>?</w:delText>
              </w:r>
            </w:del>
            <w:r>
              <w:rPr>
                <w:rFonts w:ascii="Gill Sans MT" w:hAnsi="Gill Sans MT"/>
              </w:rPr>
              <w:t xml:space="preserve">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49A243F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115EF5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18B8E3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11DB6AB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299896E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5DE25297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4E8764E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3B373AB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0D4C39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BA789A" w14:paraId="6CC78B77" w14:textId="1D4D1325" w:rsidTr="00816B27">
        <w:trPr>
          <w:trHeight w:val="945"/>
          <w:del w:id="721" w:author="Stickler, Mercedes M. (E3/LTRM)" w:date="2014-11-21T17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D0C2AF" w14:textId="50AADA98" w:rsidR="00816B27" w:rsidRPr="00033701" w:rsidDel="00BA789A" w:rsidRDefault="00816B27" w:rsidP="00E748FE">
            <w:pPr>
              <w:contextualSpacing/>
              <w:rPr>
                <w:del w:id="722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5C9A790" w14:textId="7B9F80FB" w:rsidR="00816B27" w:rsidRPr="00033701" w:rsidDel="00BA789A" w:rsidRDefault="00816B27" w:rsidP="00E748FE">
            <w:pPr>
              <w:contextualSpacing/>
              <w:rPr>
                <w:del w:id="723" w:author="Stickler, Mercedes M. (E3/LTRM)" w:date="2014-11-21T17:52:00Z"/>
                <w:rFonts w:ascii="Gill Sans MT" w:hAnsi="Gill Sans MT"/>
              </w:rPr>
            </w:pPr>
            <w:del w:id="724" w:author="Stickler, Mercedes M. (E3/LTRM)" w:date="2014-11-21T17:52:00Z">
              <w:r w:rsidRPr="00033701" w:rsidDel="00BA789A">
                <w:rPr>
                  <w:rFonts w:ascii="Gill Sans MT" w:hAnsi="Gill Sans MT"/>
                </w:rPr>
                <w:delText xml:space="preserve">In the past 12 months, about how many total conflicts occurred </w:delText>
              </w:r>
              <w:r w:rsidDel="00BA789A">
                <w:rPr>
                  <w:rFonts w:ascii="Gill Sans MT" w:hAnsi="Gill Sans MT"/>
                </w:rPr>
                <w:delText xml:space="preserve">between your community and other communities? </w:delText>
              </w:r>
              <w:r w:rsidRPr="00033701" w:rsidDel="00BA789A">
                <w:rPr>
                  <w:rFonts w:ascii="Gill Sans MT" w:hAnsi="Gill Sans MT"/>
                </w:rPr>
                <w:delText xml:space="preserve"> </w:delText>
              </w:r>
            </w:del>
          </w:p>
          <w:p w14:paraId="042E200D" w14:textId="4590DD06" w:rsidR="00816B27" w:rsidRPr="00033701" w:rsidDel="00BA789A" w:rsidRDefault="00816B27" w:rsidP="00E748FE">
            <w:pPr>
              <w:contextualSpacing/>
              <w:rPr>
                <w:del w:id="725" w:author="Stickler, Mercedes M. (E3/LTRM)" w:date="2014-11-21T17:52:00Z"/>
                <w:rFonts w:ascii="Gill Sans MT" w:hAnsi="Gill Sans MT"/>
              </w:rPr>
            </w:pPr>
          </w:p>
          <w:p w14:paraId="789032F0" w14:textId="617C06EB" w:rsidR="00816B27" w:rsidRPr="00033701" w:rsidDel="00BA789A" w:rsidRDefault="00816B27" w:rsidP="00E748FE">
            <w:pPr>
              <w:contextualSpacing/>
              <w:rPr>
                <w:del w:id="726" w:author="Stickler, Mercedes M. (E3/LTRM)" w:date="2014-11-21T17:52:00Z"/>
                <w:rFonts w:ascii="Gill Sans MT" w:hAnsi="Gill Sans MT"/>
              </w:rPr>
            </w:pPr>
          </w:p>
          <w:p w14:paraId="4EFF256F" w14:textId="6E225A1B" w:rsidR="00816B27" w:rsidRPr="00033701" w:rsidDel="00BA789A" w:rsidRDefault="00816B27" w:rsidP="00E748FE">
            <w:pPr>
              <w:contextualSpacing/>
              <w:rPr>
                <w:del w:id="727" w:author="Stickler, Mercedes M. (E3/LTRM)" w:date="2014-11-21T17:52:00Z"/>
                <w:rFonts w:ascii="Gill Sans MT" w:hAnsi="Gill Sans MT"/>
              </w:rPr>
            </w:pPr>
          </w:p>
          <w:p w14:paraId="2D4C0418" w14:textId="36E7BDDD" w:rsidR="00816B27" w:rsidRPr="00033701" w:rsidDel="00BA789A" w:rsidRDefault="00816B27" w:rsidP="00E748FE">
            <w:pPr>
              <w:contextualSpacing/>
              <w:rPr>
                <w:del w:id="728" w:author="Stickler, Mercedes M. (E3/LTRM)" w:date="2014-11-21T17:52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845CE5B" w14:textId="736B8B18" w:rsidR="00816B27" w:rsidRPr="00033701" w:rsidDel="00BA789A" w:rsidRDefault="00816B27" w:rsidP="00E748FE">
            <w:pPr>
              <w:contextualSpacing/>
              <w:rPr>
                <w:del w:id="729" w:author="Stickler, Mercedes M. (E3/LTRM)" w:date="2014-11-21T17:52:00Z"/>
                <w:rFonts w:ascii="Gill Sans MT" w:hAnsi="Gill Sans MT"/>
              </w:rPr>
            </w:pPr>
          </w:p>
          <w:p w14:paraId="090A5766" w14:textId="7FC40051" w:rsidR="00816B27" w:rsidRPr="00033701" w:rsidDel="00BA789A" w:rsidRDefault="00816B27" w:rsidP="00E748FE">
            <w:pPr>
              <w:contextualSpacing/>
              <w:rPr>
                <w:del w:id="730" w:author="Stickler, Mercedes M. (E3/LTRM)" w:date="2014-11-21T17:52:00Z"/>
                <w:rFonts w:ascii="Gill Sans MT" w:hAnsi="Gill Sans MT"/>
              </w:rPr>
            </w:pPr>
          </w:p>
        </w:tc>
      </w:tr>
      <w:tr w:rsidR="00BA789A" w:rsidRPr="00033701" w14:paraId="225EEDB0" w14:textId="77777777" w:rsidTr="00816B27">
        <w:trPr>
          <w:trHeight w:val="920"/>
          <w:ins w:id="731" w:author="Stickler, Mercedes M. (E3/LTRM)" w:date="2014-11-21T17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57672A" w14:textId="77777777" w:rsidR="00BA789A" w:rsidRPr="00033701" w:rsidRDefault="00BA789A" w:rsidP="00E748FE">
            <w:pPr>
              <w:contextualSpacing/>
              <w:rPr>
                <w:ins w:id="732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E1138FE" w14:textId="1D97BA82" w:rsidR="00BA789A" w:rsidRPr="00033701" w:rsidRDefault="00BA789A" w:rsidP="00BA789A">
            <w:pPr>
              <w:contextualSpacing/>
              <w:rPr>
                <w:ins w:id="733" w:author="Stickler, Mercedes M. (E3/LTRM)" w:date="2014-11-21T17:52:00Z"/>
                <w:rFonts w:ascii="Gill Sans MT" w:hAnsi="Gill Sans MT"/>
              </w:rPr>
            </w:pPr>
            <w:ins w:id="734" w:author="Stickler, Mercedes M. (E3/LTRM)" w:date="2014-11-21T17:52:00Z">
              <w:r w:rsidRPr="00033701">
                <w:rPr>
                  <w:rFonts w:ascii="Gill Sans MT" w:hAnsi="Gill Sans MT"/>
                </w:rPr>
                <w:t xml:space="preserve">How many of the </w:t>
              </w:r>
            </w:ins>
            <w:ins w:id="735" w:author="Heather Huntington" w:date="2014-12-01T17:46:00Z">
              <w:r w:rsidR="00694545">
                <w:rPr>
                  <w:rFonts w:ascii="Gill Sans MT" w:hAnsi="Gill Sans MT"/>
                </w:rPr>
                <w:t>disagreements</w:t>
              </w:r>
            </w:ins>
            <w:ins w:id="736" w:author="Stickler, Mercedes M. (E3/LTRM)" w:date="2014-11-21T17:52:00Z">
              <w:del w:id="737" w:author="Heather Huntington" w:date="2014-12-01T17:46:00Z">
                <w:r w:rsidRPr="00033701" w:rsidDel="00694545">
                  <w:rPr>
                    <w:rFonts w:ascii="Gill Sans MT" w:hAnsi="Gill Sans MT"/>
                  </w:rPr>
                  <w:delText>conflicts</w:delText>
                </w:r>
              </w:del>
              <w:r w:rsidRPr="00033701">
                <w:rPr>
                  <w:rFonts w:ascii="Gill Sans MT" w:hAnsi="Gill Sans MT"/>
                </w:rPr>
                <w:t xml:space="preserve"> that occurred in the past 12 months </w:t>
              </w:r>
              <w:r>
                <w:rPr>
                  <w:rFonts w:ascii="Gill Sans MT" w:hAnsi="Gill Sans MT"/>
                </w:rPr>
                <w:t xml:space="preserve">between </w:t>
              </w:r>
              <w:r w:rsidRPr="00033701">
                <w:rPr>
                  <w:rFonts w:ascii="Gill Sans MT" w:hAnsi="Gill Sans MT"/>
                </w:rPr>
                <w:t xml:space="preserve">your community </w:t>
              </w:r>
              <w:r>
                <w:rPr>
                  <w:rFonts w:ascii="Gill Sans MT" w:hAnsi="Gill Sans MT"/>
                </w:rPr>
                <w:t xml:space="preserve">and other communities </w:t>
              </w:r>
              <w:r w:rsidRPr="00033701">
                <w:rPr>
                  <w:rFonts w:ascii="Gill Sans MT" w:hAnsi="Gill Sans MT"/>
                </w:rPr>
                <w:t xml:space="preserve">resulted in violence or the destruction of property? </w:t>
              </w:r>
            </w:ins>
          </w:p>
          <w:p w14:paraId="0B1D8503" w14:textId="77777777" w:rsidR="00BA789A" w:rsidRPr="00033701" w:rsidRDefault="00BA789A" w:rsidP="00E748FE">
            <w:pPr>
              <w:rPr>
                <w:ins w:id="738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68473E6" w14:textId="77777777" w:rsidR="00BA789A" w:rsidRPr="00033701" w:rsidRDefault="00BA789A" w:rsidP="00E748FE">
            <w:pPr>
              <w:contextualSpacing/>
              <w:rPr>
                <w:ins w:id="739" w:author="Stickler, Mercedes M. (E3/LTRM)" w:date="2014-11-21T17:52:00Z"/>
                <w:rFonts w:ascii="Gill Sans MT" w:hAnsi="Gill Sans MT"/>
              </w:rPr>
            </w:pPr>
          </w:p>
        </w:tc>
      </w:tr>
      <w:tr w:rsidR="00816B27" w:rsidRPr="00033701" w14:paraId="55112A90" w14:textId="77777777" w:rsidTr="00816B2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3E42E6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5995655" w14:textId="2517D01D" w:rsidR="00816B27" w:rsidRPr="00033701" w:rsidRDefault="00816B27" w:rsidP="00E748FE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</w:t>
            </w:r>
            <w:ins w:id="740" w:author="Heather Huntington" w:date="2014-12-01T17:46:00Z">
              <w:r w:rsidR="00694545">
                <w:rPr>
                  <w:rFonts w:ascii="Gill Sans MT" w:eastAsia="Calibri" w:hAnsi="Gill Sans MT" w:cs="Times New Roman"/>
                </w:rPr>
                <w:t>disagreements</w:t>
              </w:r>
            </w:ins>
            <w:del w:id="741" w:author="Heather Huntington" w:date="2014-12-01T17:46:00Z">
              <w:r w:rsidRPr="00033701" w:rsidDel="00694545">
                <w:rPr>
                  <w:rFonts w:ascii="Gill Sans MT" w:eastAsia="Calibri" w:hAnsi="Gill Sans MT" w:cs="Times New Roman"/>
                </w:rPr>
                <w:delText>disputes</w:delText>
              </w:r>
            </w:del>
            <w:r w:rsidRPr="00033701">
              <w:rPr>
                <w:rFonts w:ascii="Gill Sans MT" w:eastAsia="Calibri" w:hAnsi="Gill Sans MT" w:cs="Times New Roman"/>
              </w:rPr>
              <w:t xml:space="preserve"> between </w:t>
            </w:r>
            <w:r>
              <w:rPr>
                <w:rFonts w:ascii="Gill Sans MT" w:eastAsia="Calibri" w:hAnsi="Gill Sans MT" w:cs="Times New Roman"/>
              </w:rPr>
              <w:t xml:space="preserve">your </w:t>
            </w:r>
            <w:r w:rsidRPr="00033701">
              <w:rPr>
                <w:rFonts w:ascii="Gill Sans MT" w:eastAsia="Calibri" w:hAnsi="Gill Sans MT" w:cs="Times New Roman"/>
              </w:rPr>
              <w:t xml:space="preserve">community </w:t>
            </w:r>
            <w:r>
              <w:rPr>
                <w:rFonts w:ascii="Gill Sans MT" w:eastAsia="Calibri" w:hAnsi="Gill Sans MT" w:cs="Times New Roman"/>
              </w:rPr>
              <w:t xml:space="preserve">and other communities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1691E07C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55DB43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26D75A2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2EAB532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7DA2D59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6AE8DF7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2D0C6F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1E6D041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74389F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BA789A" w14:paraId="3366095C" w14:textId="0B29ABD7" w:rsidTr="00816B27">
        <w:trPr>
          <w:trHeight w:val="890"/>
          <w:del w:id="742" w:author="Stickler, Mercedes M. (E3/LTRM)" w:date="2014-11-21T17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9AC1FD" w14:textId="75C4554B" w:rsidR="00816B27" w:rsidRPr="00033701" w:rsidDel="00BA789A" w:rsidRDefault="00816B27" w:rsidP="00E748FE">
            <w:pPr>
              <w:contextualSpacing/>
              <w:rPr>
                <w:del w:id="743" w:author="Stickler, Mercedes M. (E3/LTRM)" w:date="2014-11-21T17:52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210BB0F" w14:textId="7267400D" w:rsidR="00816B27" w:rsidRPr="00033701" w:rsidDel="00BA789A" w:rsidRDefault="00816B27" w:rsidP="00E748FE">
            <w:pPr>
              <w:contextualSpacing/>
              <w:rPr>
                <w:del w:id="744" w:author="Stickler, Mercedes M. (E3/LTRM)" w:date="2014-11-21T17:52:00Z"/>
                <w:rFonts w:ascii="Gill Sans MT" w:hAnsi="Gill Sans MT"/>
              </w:rPr>
            </w:pPr>
            <w:del w:id="745" w:author="Stickler, Mercedes M. (E3/LTRM)" w:date="2014-11-21T17:52:00Z">
              <w:r w:rsidRPr="00033701" w:rsidDel="00BA789A">
                <w:rPr>
                  <w:rFonts w:ascii="Gill Sans MT" w:hAnsi="Gill Sans MT"/>
                </w:rPr>
                <w:delText xml:space="preserve">How many of the conflicts that occurred in the past 12 months </w:delText>
              </w:r>
              <w:r w:rsidDel="00BA789A">
                <w:rPr>
                  <w:rFonts w:ascii="Gill Sans MT" w:hAnsi="Gill Sans MT"/>
                </w:rPr>
                <w:delText xml:space="preserve">between </w:delText>
              </w:r>
              <w:r w:rsidRPr="00033701" w:rsidDel="00BA789A">
                <w:rPr>
                  <w:rFonts w:ascii="Gill Sans MT" w:hAnsi="Gill Sans MT"/>
                </w:rPr>
                <w:delText xml:space="preserve">your community </w:delText>
              </w:r>
              <w:r w:rsidDel="00BA789A">
                <w:rPr>
                  <w:rFonts w:ascii="Gill Sans MT" w:hAnsi="Gill Sans MT"/>
                </w:rPr>
                <w:delText xml:space="preserve">and other communities </w:delText>
              </w:r>
              <w:r w:rsidRPr="00033701" w:rsidDel="00BA789A">
                <w:rPr>
                  <w:rFonts w:ascii="Gill Sans MT" w:hAnsi="Gill Sans MT"/>
                </w:rPr>
                <w:delText xml:space="preserve">resulted in violence or the destruction of property? </w:delText>
              </w:r>
            </w:del>
          </w:p>
          <w:p w14:paraId="36E51879" w14:textId="0809032E" w:rsidR="00816B27" w:rsidRPr="00033701" w:rsidDel="00BA789A" w:rsidRDefault="00816B27" w:rsidP="00BA789A">
            <w:pPr>
              <w:contextualSpacing/>
              <w:rPr>
                <w:del w:id="746" w:author="Stickler, Mercedes M. (E3/LTRM)" w:date="2014-11-21T17:52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DE8B4A0" w14:textId="5CCBA299" w:rsidR="00816B27" w:rsidRPr="00033701" w:rsidDel="00BA789A" w:rsidRDefault="00816B27" w:rsidP="00E748FE">
            <w:pPr>
              <w:contextualSpacing/>
              <w:rPr>
                <w:del w:id="747" w:author="Stickler, Mercedes M. (E3/LTRM)" w:date="2014-11-21T17:52:00Z"/>
                <w:rFonts w:ascii="Gill Sans MT" w:hAnsi="Gill Sans MT"/>
              </w:rPr>
            </w:pPr>
          </w:p>
        </w:tc>
      </w:tr>
      <w:tr w:rsidR="00816B27" w:rsidRPr="00033701" w14:paraId="1D2581A8" w14:textId="77777777" w:rsidTr="00816B2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81E0D7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D9B90D0" w14:textId="562C5FEF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</w:t>
            </w:r>
            <w:ins w:id="748" w:author="Heather Huntington" w:date="2014-12-01T17:46:00Z">
              <w:r w:rsidR="00CF5F6A">
                <w:rPr>
                  <w:rFonts w:ascii="Gill Sans MT" w:hAnsi="Gill Sans MT"/>
                </w:rPr>
                <w:t>disagreements</w:t>
              </w:r>
            </w:ins>
            <w:del w:id="749" w:author="Heather Huntington" w:date="2014-12-01T17:46:00Z">
              <w:r w:rsidRPr="00033701" w:rsidDel="00CF5F6A">
                <w:rPr>
                  <w:rFonts w:ascii="Gill Sans MT" w:hAnsi="Gill Sans MT"/>
                </w:rPr>
                <w:delText>conflicts</w:delText>
              </w:r>
            </w:del>
            <w:r w:rsidRPr="00033701">
              <w:rPr>
                <w:rFonts w:ascii="Gill Sans MT" w:hAnsi="Gill Sans MT"/>
              </w:rPr>
              <w:t xml:space="preserve"> over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resources arise </w:t>
            </w:r>
            <w:r>
              <w:rPr>
                <w:rFonts w:ascii="Gill Sans MT" w:hAnsi="Gill Sans MT"/>
              </w:rPr>
              <w:t>between this village and other villages</w:t>
            </w:r>
            <w:r w:rsidRPr="00033701">
              <w:rPr>
                <w:rFonts w:ascii="Gill Sans MT" w:hAnsi="Gill Sans MT"/>
              </w:rPr>
              <w:t>, what person or group of people play the most important role in resolving those di</w:t>
            </w:r>
            <w:ins w:id="750" w:author="Heather Huntington" w:date="2014-12-01T17:48:00Z">
              <w:r w:rsidR="00694545">
                <w:rPr>
                  <w:rFonts w:ascii="Gill Sans MT" w:hAnsi="Gill Sans MT"/>
                </w:rPr>
                <w:t>sagreements</w:t>
              </w:r>
            </w:ins>
            <w:del w:id="751" w:author="Heather Huntington" w:date="2014-12-01T17:48:00Z">
              <w:r w:rsidRPr="00033701" w:rsidDel="00694545">
                <w:rPr>
                  <w:rFonts w:ascii="Gill Sans MT" w:hAnsi="Gill Sans MT"/>
                </w:rPr>
                <w:delText>sputes</w:delText>
              </w:r>
            </w:del>
            <w:r w:rsidRPr="00033701">
              <w:rPr>
                <w:rFonts w:ascii="Gill Sans MT" w:hAnsi="Gill Sans MT"/>
              </w:rPr>
              <w:t xml:space="preserve">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0F6D6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3EE3F8B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4AC902C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1C7B9F8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4DA2AED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751B4B6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332940B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50A51F5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69AF816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0D0331F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4EA1A94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AE6DD2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lastRenderedPageBreak/>
              <w:t>888=Don’t know</w:t>
            </w:r>
          </w:p>
          <w:p w14:paraId="75BE35D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6E176592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D52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5E4D07" w14:textId="1BC4D3FA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Pr="00033701">
              <w:rPr>
                <w:rFonts w:ascii="Gill Sans MT" w:hAnsi="Gill Sans MT"/>
              </w:rPr>
              <w:t xml:space="preserve"> of resolving </w:t>
            </w:r>
            <w:ins w:id="752" w:author="Heather Huntington" w:date="2014-12-01T17:46:00Z">
              <w:r w:rsidR="00CF5F6A">
                <w:rPr>
                  <w:rFonts w:ascii="Gill Sans MT" w:hAnsi="Gill Sans MT"/>
                </w:rPr>
                <w:t>disagreements</w:t>
              </w:r>
            </w:ins>
            <w:del w:id="753" w:author="Heather Huntington" w:date="2014-12-01T17:46:00Z">
              <w:r w:rsidRPr="00033701" w:rsidDel="00CF5F6A">
                <w:rPr>
                  <w:rFonts w:ascii="Gill Sans MT" w:hAnsi="Gill Sans MT"/>
                </w:rPr>
                <w:delText>confli</w:delText>
              </w:r>
            </w:del>
            <w:del w:id="754" w:author="Heather Huntington" w:date="2014-12-01T17:45:00Z">
              <w:r w:rsidRPr="00033701" w:rsidDel="00CF5F6A">
                <w:rPr>
                  <w:rFonts w:ascii="Gill Sans MT" w:hAnsi="Gill Sans MT"/>
                </w:rPr>
                <w:delText>cts</w:delText>
              </w:r>
            </w:del>
            <w:r w:rsidRPr="00033701">
              <w:rPr>
                <w:rFonts w:ascii="Gill Sans MT" w:hAnsi="Gill Sans MT"/>
              </w:rPr>
              <w:t xml:space="preserve"> fair? </w:t>
            </w:r>
          </w:p>
          <w:p w14:paraId="78BE0764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D2E7F4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6BD60C6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0DA5BE8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2A8C14D8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3385B406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7672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ECB62D" w14:textId="07EFF634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In your opinion, has this process of resolving </w:t>
            </w:r>
            <w:ins w:id="755" w:author="Heather Huntington" w:date="2014-12-01T17:45:00Z">
              <w:r w:rsidR="00CF5F6A">
                <w:rPr>
                  <w:rFonts w:ascii="Gill Sans MT" w:hAnsi="Gill Sans MT"/>
                </w:rPr>
                <w:t>disagreements</w:t>
              </w:r>
            </w:ins>
            <w:del w:id="756" w:author="Heather Huntington" w:date="2014-12-01T17:45:00Z">
              <w:r w:rsidDel="00CF5F6A">
                <w:rPr>
                  <w:rFonts w:ascii="Gill Sans MT" w:hAnsi="Gill Sans MT"/>
                </w:rPr>
                <w:delText>conflicts</w:delText>
              </w:r>
            </w:del>
            <w:r>
              <w:rPr>
                <w:rFonts w:ascii="Gill Sans MT" w:hAnsi="Gill Sans MT"/>
              </w:rPr>
              <w:t xml:space="preserve"> brought about a</w:t>
            </w:r>
            <w:r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415B01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4F124B9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0BEA876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3F59EA1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378A9ED0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0680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FE1871" w14:textId="7909CC4F" w:rsidR="00816B27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ins w:id="757" w:author="Heather Huntington" w:date="2014-12-01T17:45:00Z">
              <w:r w:rsidR="00CF5F6A">
                <w:rPr>
                  <w:rFonts w:ascii="Gill Sans MT" w:hAnsi="Gill Sans MT"/>
                </w:rPr>
                <w:t>disagreements</w:t>
              </w:r>
            </w:ins>
            <w:del w:id="758" w:author="Heather Huntington" w:date="2014-12-01T17:45:00Z">
              <w:r w:rsidDel="00CF5F6A">
                <w:rPr>
                  <w:rFonts w:ascii="Gill Sans MT" w:hAnsi="Gill Sans MT"/>
                </w:rPr>
                <w:delText>conflicts</w:delText>
              </w:r>
            </w:del>
            <w:r>
              <w:rPr>
                <w:rFonts w:ascii="Gill Sans MT" w:hAnsi="Gill Sans MT"/>
              </w:rPr>
              <w:t xml:space="preserve"> that your community experiences with </w:t>
            </w:r>
            <w:r w:rsidRPr="008C1A18">
              <w:rPr>
                <w:rFonts w:ascii="Gill Sans MT" w:hAnsi="Gill Sans MT"/>
                <w:b/>
                <w:rPrChange w:id="759" w:author="Stickler, Mercedes M. (E3/LTRM)" w:date="2014-11-21T17:53:00Z">
                  <w:rPr>
                    <w:rFonts w:ascii="Gill Sans MT" w:hAnsi="Gill Sans MT"/>
                  </w:rPr>
                </w:rPrChange>
              </w:rPr>
              <w:t>other 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 w:rsidRPr="00033701">
              <w:rPr>
                <w:rFonts w:ascii="Gill Sans MT" w:hAnsi="Gill Sans MT"/>
              </w:rPr>
              <w:t xml:space="preserve">? </w:t>
            </w:r>
          </w:p>
          <w:p w14:paraId="30FC8CE1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B567E2" w14:textId="77777777" w:rsidR="00816B27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 There are no conflicts </w:t>
            </w:r>
          </w:p>
          <w:p w14:paraId="415F2244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79B26A6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4CA83014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6B49607B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79073A21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54DF01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3A01403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5D09098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3EBF0C1B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42404B0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C1A18" w:rsidRPr="00033701" w14:paraId="4AC96172" w14:textId="77777777" w:rsidTr="00816B27">
        <w:trPr>
          <w:trHeight w:val="2021"/>
          <w:ins w:id="760" w:author="Stickler, Mercedes M. (E3/LTRM)" w:date="2014-11-21T17:53:00Z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692F40" w14:textId="77777777" w:rsidR="008C1A18" w:rsidRPr="00033701" w:rsidRDefault="008C1A18" w:rsidP="00E748FE">
            <w:pPr>
              <w:contextualSpacing/>
              <w:rPr>
                <w:ins w:id="761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883863" w14:textId="2BD081A1" w:rsidR="008C1A18" w:rsidRPr="00033701" w:rsidRDefault="008C1A18" w:rsidP="008C1A18">
            <w:pPr>
              <w:contextualSpacing/>
              <w:rPr>
                <w:ins w:id="762" w:author="Stickler, Mercedes M. (E3/LTRM)" w:date="2014-11-21T17:53:00Z"/>
                <w:rFonts w:ascii="Gill Sans MT" w:hAnsi="Gill Sans MT"/>
              </w:rPr>
            </w:pPr>
            <w:ins w:id="763" w:author="Stickler, Mercedes M. (E3/LTRM)" w:date="2014-11-21T17:53:00Z">
              <w:r w:rsidRPr="00033701">
                <w:rPr>
                  <w:rFonts w:ascii="Gill Sans MT" w:hAnsi="Gill Sans MT"/>
                </w:rPr>
                <w:t xml:space="preserve">In the past 12 months, about how many total </w:t>
              </w:r>
            </w:ins>
            <w:ins w:id="764" w:author="Heather Huntington" w:date="2014-12-01T17:45:00Z">
              <w:r w:rsidR="00CF5F6A">
                <w:rPr>
                  <w:rFonts w:ascii="Gill Sans MT" w:hAnsi="Gill Sans MT"/>
                </w:rPr>
                <w:t>disagreements</w:t>
              </w:r>
            </w:ins>
            <w:ins w:id="765" w:author="Stickler, Mercedes M. (E3/LTRM)" w:date="2014-11-21T17:53:00Z">
              <w:del w:id="766" w:author="Heather Huntington" w:date="2014-12-01T17:45:00Z">
                <w:r w:rsidRPr="00033701" w:rsidDel="00CF5F6A">
                  <w:rPr>
                    <w:rFonts w:ascii="Gill Sans MT" w:hAnsi="Gill Sans MT"/>
                  </w:rPr>
                  <w:delText>conflicts</w:delText>
                </w:r>
              </w:del>
              <w:r w:rsidRPr="00033701">
                <w:rPr>
                  <w:rFonts w:ascii="Gill Sans MT" w:hAnsi="Gill Sans MT"/>
                </w:rPr>
                <w:t xml:space="preserve"> occurred </w:t>
              </w:r>
              <w:r>
                <w:rPr>
                  <w:rFonts w:ascii="Gill Sans MT" w:hAnsi="Gill Sans MT"/>
                </w:rPr>
                <w:t xml:space="preserve">between your community and </w:t>
              </w:r>
              <w:r w:rsidRPr="00702FDB">
                <w:rPr>
                  <w:rFonts w:ascii="Gill Sans MT" w:hAnsi="Gill Sans MT"/>
                  <w:b/>
                </w:rPr>
                <w:t>EXTERNAL actors</w:t>
              </w:r>
              <w:r>
                <w:t xml:space="preserve"> (with </w:t>
              </w:r>
              <w:r w:rsidRPr="004E184F">
                <w:t>government offi</w:t>
              </w:r>
              <w:r>
                <w:t>cials, miners, investors, etc.)</w:t>
              </w:r>
            </w:ins>
          </w:p>
          <w:p w14:paraId="5E464C7E" w14:textId="77777777" w:rsidR="008C1A18" w:rsidRPr="00033701" w:rsidRDefault="008C1A18" w:rsidP="00E748FE">
            <w:pPr>
              <w:contextualSpacing/>
              <w:rPr>
                <w:ins w:id="767" w:author="Stickler, Mercedes M. (E3/LTRM)" w:date="2014-11-21T17:53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9F157FD" w14:textId="77777777" w:rsidR="008C1A18" w:rsidRPr="00033701" w:rsidRDefault="008C1A18" w:rsidP="00E748FE">
            <w:pPr>
              <w:contextualSpacing/>
              <w:rPr>
                <w:ins w:id="768" w:author="Stickler, Mercedes M. (E3/LTRM)" w:date="2014-11-21T17:53:00Z"/>
                <w:rFonts w:ascii="Gill Sans MT" w:hAnsi="Gill Sans MT"/>
              </w:rPr>
            </w:pPr>
          </w:p>
        </w:tc>
      </w:tr>
      <w:tr w:rsidR="00816B27" w:rsidRPr="00033701" w14:paraId="28971222" w14:textId="77777777" w:rsidTr="00816B2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FB5A8B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4CD5D30" w14:textId="316932D9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 related </w:t>
            </w:r>
            <w:ins w:id="769" w:author="Heather Huntington" w:date="2014-12-01T17:45:00Z">
              <w:r w:rsidR="00CF5F6A">
                <w:rPr>
                  <w:rFonts w:ascii="Gill Sans MT" w:hAnsi="Gill Sans MT"/>
                </w:rPr>
                <w:t>disagreements</w:t>
              </w:r>
            </w:ins>
            <w:del w:id="770" w:author="Heather Huntington" w:date="2014-12-01T17:45:00Z">
              <w:r w:rsidRPr="00033701" w:rsidDel="00CF5F6A">
                <w:rPr>
                  <w:rFonts w:ascii="Gill Sans MT" w:hAnsi="Gill Sans MT"/>
                </w:rPr>
                <w:delText>conflicts</w:delText>
              </w:r>
            </w:del>
            <w:r w:rsidRPr="00033701">
              <w:rPr>
                <w:rFonts w:ascii="Gill Sans MT" w:hAnsi="Gill Sans MT"/>
              </w:rPr>
              <w:t xml:space="preserve"> </w:t>
            </w:r>
            <w:r>
              <w:rPr>
                <w:rFonts w:ascii="Gill Sans MT" w:hAnsi="Gill Sans MT"/>
              </w:rPr>
              <w:t>that your community has experienced wi</w:t>
            </w:r>
            <w:r w:rsidRPr="008C1A18">
              <w:rPr>
                <w:rFonts w:ascii="Gill Sans MT" w:hAnsi="Gill Sans MT"/>
                <w:b/>
                <w:rPrChange w:id="771" w:author="Stickler, Mercedes M. (E3/LTRM)" w:date="2014-11-21T17:53:00Z">
                  <w:rPr>
                    <w:rFonts w:ascii="Gill Sans MT" w:hAnsi="Gill Sans MT"/>
                  </w:rPr>
                </w:rPrChange>
              </w:rPr>
              <w:t>th other EXTERNAL actors</w:t>
            </w:r>
            <w:r>
              <w:t xml:space="preserve"> (with </w:t>
            </w:r>
            <w:r w:rsidRPr="004E184F">
              <w:t>government offi</w:t>
            </w:r>
            <w:r>
              <w:t xml:space="preserve">cials, miners, investors, etc.)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657CDA58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1D14EF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55D024C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2D1F396A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21EA698E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38E04274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0E623C21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9A9654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29E28FC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8C1A18" w14:paraId="6EF717D5" w14:textId="0D93C357" w:rsidTr="00816B27">
        <w:trPr>
          <w:trHeight w:val="945"/>
          <w:del w:id="772" w:author="Stickler, Mercedes M. (E3/LTRM)" w:date="2014-11-21T17:53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9F59E0" w14:textId="3FE81F2F" w:rsidR="00816B27" w:rsidRPr="00033701" w:rsidDel="008C1A18" w:rsidRDefault="00816B27" w:rsidP="00E748FE">
            <w:pPr>
              <w:contextualSpacing/>
              <w:rPr>
                <w:del w:id="773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47B0B4" w14:textId="53B590FE" w:rsidR="00816B27" w:rsidRPr="00033701" w:rsidDel="008C1A18" w:rsidRDefault="00816B27" w:rsidP="00E748FE">
            <w:pPr>
              <w:contextualSpacing/>
              <w:rPr>
                <w:del w:id="774" w:author="Stickler, Mercedes M. (E3/LTRM)" w:date="2014-11-21T17:53:00Z"/>
                <w:rFonts w:ascii="Gill Sans MT" w:hAnsi="Gill Sans MT"/>
              </w:rPr>
            </w:pPr>
            <w:del w:id="775" w:author="Stickler, Mercedes M. (E3/LTRM)" w:date="2014-11-21T17:53:00Z">
              <w:r w:rsidRPr="00033701" w:rsidDel="008C1A18">
                <w:rPr>
                  <w:rFonts w:ascii="Gill Sans MT" w:hAnsi="Gill Sans MT"/>
                </w:rPr>
                <w:delText xml:space="preserve">In the past 12 months, about how many total conflicts occurred </w:delText>
              </w:r>
              <w:r w:rsidDel="008C1A18">
                <w:rPr>
                  <w:rFonts w:ascii="Gill Sans MT" w:hAnsi="Gill Sans MT"/>
                </w:rPr>
                <w:delText xml:space="preserve">between your community and </w:delText>
              </w:r>
              <w:r w:rsidRPr="008C1A18" w:rsidDel="008C1A18">
                <w:rPr>
                  <w:rFonts w:ascii="Gill Sans MT" w:hAnsi="Gill Sans MT"/>
                  <w:b/>
                  <w:rPrChange w:id="776" w:author="Stickler, Mercedes M. (E3/LTRM)" w:date="2014-11-21T17:53:00Z">
                    <w:rPr>
                      <w:rFonts w:ascii="Gill Sans MT" w:hAnsi="Gill Sans MT"/>
                    </w:rPr>
                  </w:rPrChange>
                </w:rPr>
                <w:delText>EXTERNAL actors</w:delText>
              </w:r>
              <w:r w:rsidDel="008C1A18">
                <w:delText xml:space="preserve"> (with </w:delText>
              </w:r>
              <w:r w:rsidRPr="004E184F" w:rsidDel="008C1A18">
                <w:delText>government offi</w:delText>
              </w:r>
              <w:r w:rsidDel="008C1A18">
                <w:delText>cials, miners, investors, etc.)</w:delText>
              </w:r>
            </w:del>
          </w:p>
          <w:p w14:paraId="5B52CA6C" w14:textId="4701133C" w:rsidR="00816B27" w:rsidRPr="00033701" w:rsidDel="008C1A18" w:rsidRDefault="00816B27" w:rsidP="00E748FE">
            <w:pPr>
              <w:contextualSpacing/>
              <w:rPr>
                <w:del w:id="777" w:author="Stickler, Mercedes M. (E3/LTRM)" w:date="2014-11-21T17:53:00Z"/>
                <w:rFonts w:ascii="Gill Sans MT" w:hAnsi="Gill Sans MT"/>
              </w:rPr>
            </w:pPr>
          </w:p>
          <w:p w14:paraId="122C73B1" w14:textId="0F4BB160" w:rsidR="00816B27" w:rsidRPr="00033701" w:rsidDel="008C1A18" w:rsidRDefault="00816B27" w:rsidP="00E748FE">
            <w:pPr>
              <w:contextualSpacing/>
              <w:rPr>
                <w:del w:id="778" w:author="Stickler, Mercedes M. (E3/LTRM)" w:date="2014-11-21T17:53:00Z"/>
                <w:rFonts w:ascii="Gill Sans MT" w:hAnsi="Gill Sans MT"/>
              </w:rPr>
            </w:pPr>
          </w:p>
          <w:p w14:paraId="4E5F1AB3" w14:textId="65E07BC6" w:rsidR="00816B27" w:rsidRPr="00033701" w:rsidDel="008C1A18" w:rsidRDefault="00816B27" w:rsidP="00E748FE">
            <w:pPr>
              <w:contextualSpacing/>
              <w:rPr>
                <w:del w:id="779" w:author="Stickler, Mercedes M. (E3/LTRM)" w:date="2014-11-21T17:53:00Z"/>
                <w:rFonts w:ascii="Gill Sans MT" w:hAnsi="Gill Sans MT"/>
              </w:rPr>
            </w:pPr>
          </w:p>
          <w:p w14:paraId="31903738" w14:textId="6FF95B34" w:rsidR="00816B27" w:rsidRPr="00033701" w:rsidDel="008C1A18" w:rsidRDefault="00816B27" w:rsidP="00E748FE">
            <w:pPr>
              <w:contextualSpacing/>
              <w:rPr>
                <w:del w:id="780" w:author="Stickler, Mercedes M. (E3/LTRM)" w:date="2014-11-21T17:53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4A3324B" w14:textId="4C2CD8E5" w:rsidR="00816B27" w:rsidRPr="00033701" w:rsidDel="008C1A18" w:rsidRDefault="00816B27" w:rsidP="00E748FE">
            <w:pPr>
              <w:contextualSpacing/>
              <w:rPr>
                <w:del w:id="781" w:author="Stickler, Mercedes M. (E3/LTRM)" w:date="2014-11-21T17:53:00Z"/>
                <w:rFonts w:ascii="Gill Sans MT" w:hAnsi="Gill Sans MT"/>
              </w:rPr>
            </w:pPr>
          </w:p>
          <w:p w14:paraId="03CD1DA6" w14:textId="6F899E88" w:rsidR="00816B27" w:rsidRPr="00033701" w:rsidDel="008C1A18" w:rsidRDefault="00816B27" w:rsidP="00E748FE">
            <w:pPr>
              <w:contextualSpacing/>
              <w:rPr>
                <w:del w:id="782" w:author="Stickler, Mercedes M. (E3/LTRM)" w:date="2014-11-21T17:53:00Z"/>
                <w:rFonts w:ascii="Gill Sans MT" w:hAnsi="Gill Sans MT"/>
              </w:rPr>
            </w:pPr>
          </w:p>
        </w:tc>
      </w:tr>
      <w:tr w:rsidR="008C1A18" w:rsidRPr="00033701" w14:paraId="252B3096" w14:textId="77777777" w:rsidTr="00816B27">
        <w:trPr>
          <w:trHeight w:val="920"/>
          <w:ins w:id="783" w:author="Stickler, Mercedes M. (E3/LTRM)" w:date="2014-11-21T17:53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FA1507" w14:textId="77777777" w:rsidR="008C1A18" w:rsidRPr="00033701" w:rsidRDefault="008C1A18" w:rsidP="00E748FE">
            <w:pPr>
              <w:contextualSpacing/>
              <w:rPr>
                <w:ins w:id="784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4AB3D89" w14:textId="0F6F06EC" w:rsidR="008C1A18" w:rsidRPr="00033701" w:rsidRDefault="008C1A18" w:rsidP="008C1A18">
            <w:pPr>
              <w:contextualSpacing/>
              <w:rPr>
                <w:ins w:id="785" w:author="Stickler, Mercedes M. (E3/LTRM)" w:date="2014-11-21T17:53:00Z"/>
                <w:rFonts w:ascii="Gill Sans MT" w:hAnsi="Gill Sans MT"/>
              </w:rPr>
            </w:pPr>
            <w:ins w:id="786" w:author="Stickler, Mercedes M. (E3/LTRM)" w:date="2014-11-21T17:53:00Z">
              <w:r w:rsidRPr="00033701">
                <w:rPr>
                  <w:rFonts w:ascii="Gill Sans MT" w:hAnsi="Gill Sans MT"/>
                </w:rPr>
                <w:t xml:space="preserve">How many of the </w:t>
              </w:r>
            </w:ins>
            <w:ins w:id="787" w:author="Heather Huntington" w:date="2014-12-01T17:45:00Z">
              <w:r w:rsidR="00CF5F6A">
                <w:rPr>
                  <w:rFonts w:ascii="Gill Sans MT" w:hAnsi="Gill Sans MT"/>
                </w:rPr>
                <w:t>disagreements</w:t>
              </w:r>
            </w:ins>
            <w:ins w:id="788" w:author="Stickler, Mercedes M. (E3/LTRM)" w:date="2014-11-21T17:53:00Z">
              <w:del w:id="789" w:author="Heather Huntington" w:date="2014-12-01T17:45:00Z">
                <w:r w:rsidRPr="00033701" w:rsidDel="00CF5F6A">
                  <w:rPr>
                    <w:rFonts w:ascii="Gill Sans MT" w:hAnsi="Gill Sans MT"/>
                  </w:rPr>
                  <w:delText>conflicts</w:delText>
                </w:r>
              </w:del>
              <w:r w:rsidRPr="00033701">
                <w:rPr>
                  <w:rFonts w:ascii="Gill Sans MT" w:hAnsi="Gill Sans MT"/>
                </w:rPr>
                <w:t xml:space="preserve"> that occurred in the past 12 months </w:t>
              </w:r>
              <w:r>
                <w:rPr>
                  <w:rFonts w:ascii="Gill Sans MT" w:hAnsi="Gill Sans MT"/>
                </w:rPr>
                <w:t>between your community and EXTERNAL actors</w:t>
              </w:r>
              <w:r>
                <w:t xml:space="preserve"> (with </w:t>
              </w:r>
              <w:r w:rsidRPr="004E184F">
                <w:t>government offi</w:t>
              </w:r>
              <w:r>
                <w:t>cials, miners, investors, etc.)</w:t>
              </w:r>
              <w:r w:rsidRPr="00033701">
                <w:rPr>
                  <w:rFonts w:ascii="Gill Sans MT" w:hAnsi="Gill Sans MT"/>
                </w:rPr>
                <w:t xml:space="preserve"> resulted in violence or the destruction of property? </w:t>
              </w:r>
            </w:ins>
          </w:p>
          <w:p w14:paraId="1F056AC3" w14:textId="77777777" w:rsidR="008C1A18" w:rsidRPr="00033701" w:rsidRDefault="008C1A18" w:rsidP="00E748FE">
            <w:pPr>
              <w:rPr>
                <w:ins w:id="790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DDD7DAD" w14:textId="77777777" w:rsidR="008C1A18" w:rsidRPr="00033701" w:rsidRDefault="008C1A18" w:rsidP="00E748FE">
            <w:pPr>
              <w:contextualSpacing/>
              <w:rPr>
                <w:ins w:id="791" w:author="Stickler, Mercedes M. (E3/LTRM)" w:date="2014-11-21T17:53:00Z"/>
                <w:rFonts w:ascii="Gill Sans MT" w:hAnsi="Gill Sans MT"/>
              </w:rPr>
            </w:pPr>
          </w:p>
        </w:tc>
      </w:tr>
      <w:tr w:rsidR="00816B27" w:rsidRPr="00033701" w14:paraId="27CF4E36" w14:textId="77777777" w:rsidTr="00816B2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5A3EDE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92A811F" w14:textId="5180A485" w:rsidR="00816B27" w:rsidRPr="00033701" w:rsidRDefault="00816B27" w:rsidP="00E748FE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</w:t>
            </w:r>
            <w:del w:id="792" w:author="Stickler, Mercedes M. (E3/LTRM)" w:date="2014-11-21T17:53:00Z">
              <w:r w:rsidRPr="00033701" w:rsidDel="008C1A18">
                <w:rPr>
                  <w:rFonts w:ascii="Gill Sans MT" w:eastAsia="Calibri" w:hAnsi="Gill Sans MT" w:cs="Times New Roman"/>
                </w:rPr>
                <w:delText xml:space="preserve">disputes </w:delText>
              </w:r>
            </w:del>
            <w:commentRangeStart w:id="793"/>
            <w:ins w:id="794" w:author="Stickler, Mercedes M. (E3/LTRM)" w:date="2014-11-21T17:53:00Z">
              <w:r w:rsidR="008C1A18">
                <w:rPr>
                  <w:rFonts w:ascii="Gill Sans MT" w:eastAsia="Calibri" w:hAnsi="Gill Sans MT" w:cs="Times New Roman"/>
                </w:rPr>
                <w:t>disagreements</w:t>
              </w:r>
              <w:r w:rsidR="008C1A18" w:rsidRPr="00033701">
                <w:rPr>
                  <w:rFonts w:ascii="Gill Sans MT" w:eastAsia="Calibri" w:hAnsi="Gill Sans MT" w:cs="Times New Roman"/>
                </w:rPr>
                <w:t xml:space="preserve"> </w:t>
              </w:r>
              <w:commentRangeEnd w:id="793"/>
              <w:r w:rsidR="008C1A18">
                <w:rPr>
                  <w:rStyle w:val="CommentReference"/>
                  <w:rFonts w:eastAsiaTheme="minorHAnsi"/>
                </w:rPr>
                <w:commentReference w:id="793"/>
              </w:r>
            </w:ins>
            <w:r w:rsidRPr="00033701">
              <w:rPr>
                <w:rFonts w:ascii="Gill Sans MT" w:eastAsia="Calibri" w:hAnsi="Gill Sans MT" w:cs="Times New Roman"/>
              </w:rPr>
              <w:t xml:space="preserve">between </w:t>
            </w:r>
            <w:r>
              <w:rPr>
                <w:rFonts w:ascii="Gill Sans MT" w:eastAsia="Calibri" w:hAnsi="Gill Sans MT" w:cs="Times New Roman"/>
              </w:rPr>
              <w:t xml:space="preserve">your community and </w:t>
            </w:r>
            <w:r>
              <w:rPr>
                <w:rFonts w:ascii="Gill Sans MT" w:hAnsi="Gill Sans MT"/>
              </w:rPr>
              <w:t>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>
              <w:rPr>
                <w:rFonts w:ascii="Gill Sans MT" w:eastAsia="Calibri" w:hAnsi="Gill Sans MT" w:cs="Times New Roman"/>
              </w:rPr>
              <w:t xml:space="preserve"> </w:t>
            </w:r>
            <w:r w:rsidRPr="00033701">
              <w:rPr>
                <w:rFonts w:ascii="Gill Sans MT" w:eastAsia="Calibri" w:hAnsi="Gill Sans MT" w:cs="Times New Roman"/>
              </w:rPr>
              <w:t xml:space="preserve">has increased, decreased, or </w:t>
            </w:r>
            <w:r w:rsidRPr="00033701">
              <w:rPr>
                <w:rFonts w:ascii="Gill Sans MT" w:eastAsia="Calibri" w:hAnsi="Gill Sans MT" w:cs="Times New Roman"/>
              </w:rPr>
              <w:lastRenderedPageBreak/>
              <w:t>stayed the same?</w:t>
            </w:r>
          </w:p>
          <w:p w14:paraId="4EA85E2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C2FBFA0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lastRenderedPageBreak/>
              <w:t>1=Increased a lot</w:t>
            </w:r>
          </w:p>
          <w:p w14:paraId="3ED73A5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61E5CD9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480CACE3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29515F8D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lastRenderedPageBreak/>
              <w:t>5=Decreased a lot</w:t>
            </w:r>
          </w:p>
          <w:p w14:paraId="31CB6AF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3D2FE76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3078DD52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816B27" w:rsidRPr="00033701" w:rsidDel="008C1A18" w14:paraId="7069A60A" w14:textId="6B654C89" w:rsidTr="00816B27">
        <w:trPr>
          <w:trHeight w:val="890"/>
          <w:del w:id="795" w:author="Stickler, Mercedes M. (E3/LTRM)" w:date="2014-11-21T17:53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F822AA" w14:textId="2864775B" w:rsidR="00816B27" w:rsidRPr="00033701" w:rsidDel="008C1A18" w:rsidRDefault="00816B27" w:rsidP="00E748FE">
            <w:pPr>
              <w:contextualSpacing/>
              <w:rPr>
                <w:del w:id="796" w:author="Stickler, Mercedes M. (E3/LTRM)" w:date="2014-11-21T17:53:00Z"/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856C4AE" w14:textId="41D8C931" w:rsidR="00816B27" w:rsidRPr="00033701" w:rsidDel="008C1A18" w:rsidRDefault="00816B27" w:rsidP="00E748FE">
            <w:pPr>
              <w:contextualSpacing/>
              <w:rPr>
                <w:del w:id="797" w:author="Stickler, Mercedes M. (E3/LTRM)" w:date="2014-11-21T17:53:00Z"/>
                <w:rFonts w:ascii="Gill Sans MT" w:hAnsi="Gill Sans MT"/>
              </w:rPr>
            </w:pPr>
            <w:del w:id="798" w:author="Stickler, Mercedes M. (E3/LTRM)" w:date="2014-11-21T17:53:00Z">
              <w:r w:rsidRPr="00033701" w:rsidDel="008C1A18">
                <w:rPr>
                  <w:rFonts w:ascii="Gill Sans MT" w:hAnsi="Gill Sans MT"/>
                </w:rPr>
                <w:delText xml:space="preserve">How many of the conflicts that occurred in the past 12 months </w:delText>
              </w:r>
              <w:r w:rsidDel="008C1A18">
                <w:rPr>
                  <w:rFonts w:ascii="Gill Sans MT" w:hAnsi="Gill Sans MT"/>
                </w:rPr>
                <w:delText>between your community and EXTERNAL actors</w:delText>
              </w:r>
              <w:r w:rsidDel="008C1A18">
                <w:delText xml:space="preserve"> (with </w:delText>
              </w:r>
              <w:r w:rsidRPr="004E184F" w:rsidDel="008C1A18">
                <w:delText>government offi</w:delText>
              </w:r>
              <w:r w:rsidDel="008C1A18">
                <w:delText>cials, miners, investors, etc.)</w:delText>
              </w:r>
              <w:r w:rsidRPr="00033701" w:rsidDel="008C1A18">
                <w:rPr>
                  <w:rFonts w:ascii="Gill Sans MT" w:hAnsi="Gill Sans MT"/>
                </w:rPr>
                <w:delText xml:space="preserve"> resulted in violence or the destruction of property? </w:delText>
              </w:r>
            </w:del>
          </w:p>
          <w:p w14:paraId="03C3F06D" w14:textId="31439595" w:rsidR="00816B27" w:rsidRPr="00033701" w:rsidDel="008C1A18" w:rsidRDefault="00816B27" w:rsidP="008C1A18">
            <w:pPr>
              <w:contextualSpacing/>
              <w:rPr>
                <w:del w:id="799" w:author="Stickler, Mercedes M. (E3/LTRM)" w:date="2014-11-21T17:53:00Z"/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EEB3555" w14:textId="08CE3F76" w:rsidR="00816B27" w:rsidRPr="00033701" w:rsidDel="008C1A18" w:rsidRDefault="00816B27" w:rsidP="00E748FE">
            <w:pPr>
              <w:contextualSpacing/>
              <w:rPr>
                <w:del w:id="800" w:author="Stickler, Mercedes M. (E3/LTRM)" w:date="2014-11-21T17:53:00Z"/>
                <w:rFonts w:ascii="Gill Sans MT" w:hAnsi="Gill Sans MT"/>
              </w:rPr>
            </w:pPr>
          </w:p>
        </w:tc>
      </w:tr>
      <w:tr w:rsidR="00816B27" w:rsidRPr="00033701" w14:paraId="2A788F9B" w14:textId="77777777" w:rsidTr="00816B2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13B543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F1D86E9" w14:textId="7F6942F0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</w:t>
            </w:r>
            <w:ins w:id="801" w:author="Heather Huntington" w:date="2014-12-01T17:45:00Z">
              <w:r w:rsidR="00CF5F6A">
                <w:rPr>
                  <w:rFonts w:ascii="Gill Sans MT" w:hAnsi="Gill Sans MT"/>
                </w:rPr>
                <w:t>disagreements</w:t>
              </w:r>
            </w:ins>
            <w:del w:id="802" w:author="Heather Huntington" w:date="2014-12-01T17:45:00Z">
              <w:r w:rsidRPr="00033701" w:rsidDel="00CF5F6A">
                <w:rPr>
                  <w:rFonts w:ascii="Gill Sans MT" w:hAnsi="Gill Sans MT"/>
                </w:rPr>
                <w:delText>conflicts</w:delText>
              </w:r>
            </w:del>
            <w:r w:rsidRPr="00033701">
              <w:rPr>
                <w:rFonts w:ascii="Gill Sans MT" w:hAnsi="Gill Sans MT"/>
              </w:rPr>
              <w:t xml:space="preserve"> over </w:t>
            </w:r>
            <w:proofErr w:type="gramStart"/>
            <w:r w:rsidRPr="00033701">
              <w:rPr>
                <w:rFonts w:ascii="Gill Sans MT" w:hAnsi="Gill Sans MT"/>
              </w:rPr>
              <w:t>forest land</w:t>
            </w:r>
            <w:proofErr w:type="gramEnd"/>
            <w:r w:rsidRPr="00033701">
              <w:rPr>
                <w:rFonts w:ascii="Gill Sans MT" w:hAnsi="Gill Sans MT"/>
              </w:rPr>
              <w:t xml:space="preserve"> and resources arise </w:t>
            </w:r>
            <w:r>
              <w:rPr>
                <w:rFonts w:ascii="Gill Sans MT" w:hAnsi="Gill Sans MT"/>
              </w:rPr>
              <w:t>between your community and EXTERNAL actors</w:t>
            </w:r>
            <w:r>
              <w:t xml:space="preserve"> (with </w:t>
            </w:r>
            <w:r w:rsidRPr="004E184F">
              <w:t>government offi</w:t>
            </w:r>
            <w:r>
              <w:t>cials, miners, investors, etc.)</w:t>
            </w:r>
            <w:r w:rsidRPr="00033701">
              <w:rPr>
                <w:rFonts w:ascii="Gill Sans MT" w:hAnsi="Gill Sans MT"/>
              </w:rPr>
              <w:t xml:space="preserve"> what person or group of people play the most important role in resolving those di</w:t>
            </w:r>
            <w:ins w:id="803" w:author="Heather Huntington" w:date="2014-12-01T17:48:00Z">
              <w:r w:rsidR="00694545">
                <w:rPr>
                  <w:rFonts w:ascii="Gill Sans MT" w:hAnsi="Gill Sans MT"/>
                </w:rPr>
                <w:t>sagreements</w:t>
              </w:r>
            </w:ins>
            <w:del w:id="804" w:author="Heather Huntington" w:date="2014-12-01T17:48:00Z">
              <w:r w:rsidRPr="00033701" w:rsidDel="00694545">
                <w:rPr>
                  <w:rFonts w:ascii="Gill Sans MT" w:hAnsi="Gill Sans MT"/>
                </w:rPr>
                <w:delText>sputes</w:delText>
              </w:r>
            </w:del>
            <w:r w:rsidRPr="00033701">
              <w:rPr>
                <w:rFonts w:ascii="Gill Sans MT" w:hAnsi="Gill Sans MT"/>
              </w:rPr>
              <w:t xml:space="preserve">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ACD5BA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5341182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0348D396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1BE9CA2E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72FE126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18146258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610D7F8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5DE2CC7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60CACA52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5EC08481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1AA8251A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3FA420ED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168FECB5" w14:textId="77777777" w:rsidR="00816B27" w:rsidRPr="00033701" w:rsidRDefault="00816B27" w:rsidP="00E748FE">
            <w:pPr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461D0D39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FB75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0A2A6" w14:textId="7D965BA5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Pr="00033701">
              <w:rPr>
                <w:rFonts w:ascii="Gill Sans MT" w:hAnsi="Gill Sans MT"/>
              </w:rPr>
              <w:t xml:space="preserve"> of resolving </w:t>
            </w:r>
            <w:ins w:id="805" w:author="Heather Huntington" w:date="2014-12-01T17:44:00Z">
              <w:r w:rsidR="00CF5F6A">
                <w:rPr>
                  <w:rFonts w:ascii="Gill Sans MT" w:hAnsi="Gill Sans MT"/>
                </w:rPr>
                <w:t>disagreements</w:t>
              </w:r>
            </w:ins>
            <w:del w:id="806" w:author="Heather Huntington" w:date="2014-12-01T17:44:00Z">
              <w:r w:rsidRPr="00033701" w:rsidDel="00CF5F6A">
                <w:rPr>
                  <w:rFonts w:ascii="Gill Sans MT" w:hAnsi="Gill Sans MT"/>
                </w:rPr>
                <w:delText>conflicts</w:delText>
              </w:r>
            </w:del>
            <w:r w:rsidRPr="00033701">
              <w:rPr>
                <w:rFonts w:ascii="Gill Sans MT" w:hAnsi="Gill Sans MT"/>
              </w:rPr>
              <w:t xml:space="preserve"> fair? </w:t>
            </w:r>
          </w:p>
          <w:p w14:paraId="3C8CB0EB" w14:textId="77777777" w:rsidR="00816B27" w:rsidRPr="00033701" w:rsidRDefault="00816B27" w:rsidP="00E748FE">
            <w:pPr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C6BEF7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53CE04F0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21A05643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1F1A1179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816B27" w:rsidRPr="00033701" w14:paraId="33A95054" w14:textId="77777777" w:rsidTr="00816B2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1B5F" w14:textId="77777777" w:rsidR="00816B27" w:rsidRPr="00033701" w:rsidRDefault="00816B27" w:rsidP="00E748FE">
            <w:pPr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D3F948" w14:textId="2CEC3ABE" w:rsidR="00816B27" w:rsidRPr="00033701" w:rsidRDefault="00816B27" w:rsidP="00E748FE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In your opinion, has this process of resolving </w:t>
            </w:r>
            <w:ins w:id="807" w:author="Heather Huntington" w:date="2014-12-01T17:44:00Z">
              <w:r w:rsidR="00CF5F6A">
                <w:rPr>
                  <w:rFonts w:ascii="Gill Sans MT" w:hAnsi="Gill Sans MT"/>
                </w:rPr>
                <w:t>disagreements</w:t>
              </w:r>
            </w:ins>
            <w:del w:id="808" w:author="Heather Huntington" w:date="2014-12-01T17:44:00Z">
              <w:r w:rsidDel="00CF5F6A">
                <w:rPr>
                  <w:rFonts w:ascii="Gill Sans MT" w:hAnsi="Gill Sans MT"/>
                </w:rPr>
                <w:delText>conflicts</w:delText>
              </w:r>
            </w:del>
            <w:r>
              <w:rPr>
                <w:rFonts w:ascii="Gill Sans MT" w:hAnsi="Gill Sans MT"/>
              </w:rPr>
              <w:t xml:space="preserve"> brought about a</w:t>
            </w:r>
            <w:r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0F1CF7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31D71975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23F85C5F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09FC6B34" w14:textId="77777777" w:rsidR="00816B27" w:rsidRPr="00033701" w:rsidRDefault="00816B27" w:rsidP="00E748FE">
            <w:pPr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</w:tbl>
    <w:p w14:paraId="784F6E3E" w14:textId="77777777" w:rsidR="00AC500F" w:rsidRDefault="00AC500F" w:rsidP="00AC500F">
      <w:pPr>
        <w:rPr>
          <w:rFonts w:ascii="Gill Sans MT" w:hAnsi="Gill Sans MT" w:cs="Arial"/>
          <w:sz w:val="20"/>
          <w:szCs w:val="20"/>
        </w:rPr>
      </w:pPr>
    </w:p>
    <w:p w14:paraId="412C75CD" w14:textId="50DA6FD4" w:rsidR="00AC500F" w:rsidRPr="00CF5F6A" w:rsidRDefault="00AC500F" w:rsidP="00AC500F">
      <w:pPr>
        <w:rPr>
          <w:rFonts w:ascii="Gill Sans MT" w:hAnsi="Gill Sans MT"/>
          <w:i/>
          <w:sz w:val="22"/>
          <w:szCs w:val="22"/>
          <w:rPrChange w:id="809" w:author="Heather Huntington" w:date="2014-12-01T17:37:00Z">
            <w:rPr>
              <w:rFonts w:ascii="Gill Sans MT" w:hAnsi="Gill Sans MT"/>
              <w:sz w:val="22"/>
              <w:szCs w:val="22"/>
            </w:rPr>
          </w:rPrChange>
        </w:rPr>
      </w:pPr>
      <w:r w:rsidRPr="00816B27">
        <w:rPr>
          <w:rFonts w:ascii="Gill Sans MT" w:hAnsi="Gill Sans MT" w:cs="Arial"/>
          <w:sz w:val="22"/>
          <w:szCs w:val="22"/>
        </w:rPr>
        <w:t>Please rank/ grade the following list of assets/resources</w:t>
      </w:r>
      <w:r w:rsidRPr="00816B27">
        <w:rPr>
          <w:rFonts w:ascii="Gill Sans MT" w:hAnsi="Gill Sans MT" w:cs="Arial"/>
          <w:b/>
          <w:sz w:val="22"/>
          <w:szCs w:val="22"/>
        </w:rPr>
        <w:t xml:space="preserve">/ </w:t>
      </w:r>
      <w:r w:rsidRPr="00816B27">
        <w:rPr>
          <w:rFonts w:ascii="Gill Sans MT" w:hAnsi="Gill Sans MT" w:cs="Arial"/>
          <w:sz w:val="22"/>
          <w:szCs w:val="22"/>
        </w:rPr>
        <w:t>properties in terms of most important to least important for the future/development of your community</w:t>
      </w:r>
      <w:ins w:id="810" w:author="Heather Huntington" w:date="2014-12-01T17:37:00Z">
        <w:r w:rsidR="00CF5F6A">
          <w:rPr>
            <w:rFonts w:ascii="Gill Sans MT" w:hAnsi="Gill Sans MT" w:cs="Arial"/>
            <w:sz w:val="22"/>
            <w:szCs w:val="22"/>
          </w:rPr>
          <w:t xml:space="preserve">. </w:t>
        </w:r>
      </w:ins>
      <w:del w:id="811" w:author="Heather Huntington" w:date="2014-12-01T17:37:00Z">
        <w:r w:rsidRPr="00816B27" w:rsidDel="00CF5F6A">
          <w:rPr>
            <w:rFonts w:ascii="Gill Sans MT" w:hAnsi="Gill Sans MT" w:cs="Arial"/>
            <w:sz w:val="22"/>
            <w:szCs w:val="22"/>
          </w:rPr>
          <w:delText xml:space="preserve"> </w:delText>
        </w:r>
        <w:commentRangeStart w:id="812"/>
        <w:commentRangeStart w:id="813"/>
        <w:r w:rsidRPr="00816B27" w:rsidDel="00CF5F6A">
          <w:rPr>
            <w:rFonts w:ascii="Gill Sans MT" w:hAnsi="Gill Sans MT" w:cs="Arial"/>
            <w:sz w:val="22"/>
            <w:szCs w:val="22"/>
          </w:rPr>
          <w:delText xml:space="preserve">from first to third </w:delText>
        </w:r>
        <w:commentRangeEnd w:id="812"/>
        <w:r w:rsidR="00AC563D" w:rsidDel="00CF5F6A">
          <w:rPr>
            <w:rStyle w:val="CommentReference"/>
            <w:rFonts w:eastAsiaTheme="minorHAnsi"/>
          </w:rPr>
          <w:commentReference w:id="812"/>
        </w:r>
        <w:commentRangeEnd w:id="813"/>
        <w:r w:rsidR="00CF5F6A" w:rsidDel="00CF5F6A">
          <w:rPr>
            <w:rStyle w:val="CommentReference"/>
            <w:rFonts w:eastAsiaTheme="minorHAnsi"/>
          </w:rPr>
          <w:commentReference w:id="813"/>
        </w:r>
        <w:r w:rsidRPr="00816B27" w:rsidDel="00CF5F6A">
          <w:rPr>
            <w:rFonts w:ascii="Gill Sans MT" w:hAnsi="Gill Sans MT" w:cs="Arial"/>
            <w:sz w:val="22"/>
            <w:szCs w:val="22"/>
          </w:rPr>
          <w:delText>most important.</w:delText>
        </w:r>
      </w:del>
      <w:ins w:id="814" w:author="Heather Huntington" w:date="2014-12-01T17:37:00Z">
        <w:r w:rsidR="00CF5F6A">
          <w:rPr>
            <w:rFonts w:ascii="Gill Sans MT" w:hAnsi="Gill Sans MT" w:cs="Arial"/>
            <w:i/>
            <w:sz w:val="22"/>
            <w:szCs w:val="22"/>
          </w:rPr>
          <w:t xml:space="preserve"> ENUMERATOR: Please show the respondent the visual prop. </w:t>
        </w:r>
      </w:ins>
    </w:p>
    <w:tbl>
      <w:tblPr>
        <w:tblW w:w="98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7711"/>
        <w:gridCol w:w="1919"/>
      </w:tblGrid>
      <w:tr w:rsidR="00AC500F" w:rsidRPr="00816B27" w14:paraId="04C025D3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AFFF3B" w14:textId="30BBAE40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DF5865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Health Clinic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4EEBFE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16EE6B94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77CC1E" w14:textId="7885668A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DE8B24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Enough land to farm on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8CC1AA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3D36CE3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A1D7EB" w14:textId="3218B285" w:rsidR="00AC500F" w:rsidRPr="00816B27" w:rsidRDefault="00AC500F" w:rsidP="00816B27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E53355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New school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EF901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965B671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0522EC" w14:textId="04ABE6FE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D198522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Paved roads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155B8B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7F8415F5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14E9CF" w14:textId="43F7635E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5AA574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Forest resources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8A4BA1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6D7A5E4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4B5A3C" w14:textId="3EB1BEF4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AD15796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Electricity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19DA47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55A781FC" w14:textId="77777777" w:rsidTr="00816B2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03FC56" w14:textId="2B463025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F44748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Clean water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5F7F67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40EAD430" w14:textId="77777777" w:rsidTr="00816B27">
        <w:trPr>
          <w:trHeight w:hRule="exact" w:val="453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9" w:tblpY="173"/>
              <w:tblW w:w="1009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0"/>
              <w:gridCol w:w="4230"/>
              <w:gridCol w:w="85"/>
              <w:gridCol w:w="3695"/>
              <w:gridCol w:w="649"/>
              <w:gridCol w:w="687"/>
              <w:gridCol w:w="14"/>
            </w:tblGrid>
            <w:tr w:rsidR="00AC500F" w:rsidRPr="00816B27" w14:paraId="2275B445" w14:textId="77777777" w:rsidTr="00E748FE">
              <w:trPr>
                <w:trHeight w:val="156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16328C26" w14:textId="34F80E3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</w:tcBorders>
                </w:tcPr>
                <w:p w14:paraId="2C373AFD" w14:textId="77777777" w:rsidR="00AC500F" w:rsidRPr="00816B27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Are any members of the community involved in a group that organizes activities related to the management of the forest (</w:t>
                  </w:r>
                  <w:proofErr w:type="spellStart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eg</w:t>
                  </w:r>
                  <w:proofErr w:type="spellEnd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 firefighting, patrolling, tourism, tree planting, </w:t>
                  </w:r>
                  <w:proofErr w:type="spellStart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etc</w:t>
                  </w:r>
                  <w:proofErr w:type="spellEnd"/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>)</w:t>
                  </w:r>
                </w:p>
                <w:p w14:paraId="5DDEC3B1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If 0, skip to G35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6063797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1=No</w:t>
                  </w:r>
                </w:p>
                <w:p w14:paraId="778F70F9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2=Yes</w:t>
                  </w:r>
                  <w:r w:rsidRPr="00816B27" w:rsidDel="00226116">
                    <w:rPr>
                      <w:rFonts w:ascii="Gill Sans MT" w:hAnsi="Gill Sans MT"/>
                      <w:sz w:val="22"/>
                      <w:szCs w:val="22"/>
                    </w:rPr>
                    <w:t xml:space="preserve"> </w:t>
                  </w:r>
                </w:p>
                <w:p w14:paraId="54EDE77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888=Don’t know</w:t>
                  </w:r>
                </w:p>
                <w:p w14:paraId="45D6509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</w:rPr>
                    <w:t>999=Prefer not to respond</w:t>
                  </w:r>
                </w:p>
                <w:p w14:paraId="49DEBB2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00BF6CAB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AB87BE4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  <w:r w:rsidRPr="00816B27"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  <w:t>(Code)</w:t>
                  </w:r>
                </w:p>
              </w:tc>
            </w:tr>
            <w:tr w:rsidR="00AC500F" w:rsidRPr="00816B27" w14:paraId="34675254" w14:textId="77777777" w:rsidTr="00E748FE">
              <w:trPr>
                <w:trHeight w:val="1106"/>
              </w:trPr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1891833A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eastAsia="Calibri" w:hAnsi="Gill Sans MT" w:cs="Times New Roman"/>
                      <w:w w:val="105"/>
                      <w:sz w:val="22"/>
                      <w:szCs w:val="22"/>
                    </w:rPr>
                    <w:t>G2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14:paraId="2163F87A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</w:pPr>
                  <w:r w:rsidRPr="00816B27">
                    <w:rPr>
                      <w:rFonts w:ascii="Gill Sans MT" w:hAnsi="Gill Sans MT"/>
                      <w:sz w:val="22"/>
                      <w:szCs w:val="22"/>
                      <w:lang w:eastAsia="zh-CN"/>
                    </w:rPr>
                    <w:t xml:space="preserve">What is the name of the committee/institution? 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34020D6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1E38744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76D1AD05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  <w:p w14:paraId="64E781D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sz w:val="22"/>
                      <w:szCs w:val="22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4" w:space="0" w:color="auto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206DEE9A" w14:textId="77777777" w:rsidR="00AC500F" w:rsidRPr="00816B27" w:rsidRDefault="00AC500F" w:rsidP="00E748FE">
                  <w:pPr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2"/>
                      <w:szCs w:val="22"/>
                    </w:rPr>
                  </w:pPr>
                </w:p>
              </w:tc>
            </w:tr>
            <w:tr w:rsidR="00AC500F" w:rsidRPr="00816B27" w14:paraId="17FE4C9B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ACE25D2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G3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18DEA2A" w14:textId="77777777" w:rsidR="00AC500F" w:rsidRPr="00816B27" w:rsidRDefault="00AC500F" w:rsidP="00E748FE">
                  <w:pPr>
                    <w:rPr>
                      <w:rFonts w:ascii="Gill Sans MT" w:hAnsi="Gill Sans MT"/>
                      <w:bCs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sz w:val="22"/>
                      <w:szCs w:val="22"/>
                    </w:rPr>
                    <w:t xml:space="preserve">What type of activities does the group do? </w:t>
                  </w:r>
                </w:p>
                <w:p w14:paraId="4C5D374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bCs/>
                      <w:i/>
                      <w:sz w:val="22"/>
                      <w:szCs w:val="22"/>
                    </w:rPr>
                    <w:t>Select all that apply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F1E9FD2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1=Planting trees</w:t>
                  </w:r>
                </w:p>
                <w:p w14:paraId="44E60CE3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2=Cutting down undesired/competing trees</w:t>
                  </w:r>
                </w:p>
                <w:p w14:paraId="488932E3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3=Protecting certain desired trees in the forest to promote the natural regeneration of the species</w:t>
                  </w:r>
                </w:p>
                <w:p w14:paraId="527200CF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4=Protecting areas of forest for particular environmental services, like water catchment</w:t>
                  </w:r>
                </w:p>
                <w:p w14:paraId="7A95F6F0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5=Protecting areas of forest for particular beliefs/spiritual services</w:t>
                  </w:r>
                </w:p>
                <w:p w14:paraId="662F4B0C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6=Establishing clear use rights for a limited number of people to particular forest products (honey, trees)</w:t>
                  </w:r>
                </w:p>
                <w:p w14:paraId="3F5F00EC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7=Extension/education about forest management</w:t>
                  </w:r>
                </w:p>
                <w:p w14:paraId="3AB33759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8=Enacted bylaws (</w:t>
                  </w:r>
                  <w:proofErr w:type="spellStart"/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eg</w:t>
                  </w:r>
                  <w:proofErr w:type="spellEnd"/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 no bush burning in the forest)</w:t>
                  </w:r>
                </w:p>
                <w:p w14:paraId="085F3477" w14:textId="77777777" w:rsidR="00AC500F" w:rsidRPr="00816B27" w:rsidRDefault="00AC500F" w:rsidP="00E748FE">
                  <w:pPr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 xml:space="preserve">9=Mapping/inventory of forest resources </w:t>
                  </w:r>
                </w:p>
                <w:p w14:paraId="476C789F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 w:cs="Times New Roman"/>
                      <w:w w:val="105"/>
                      <w:sz w:val="22"/>
                      <w:szCs w:val="22"/>
                    </w:rPr>
                    <w:t>97=Other, specify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275C38D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816B27" w14:paraId="78E3E9F4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11CD9361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G4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69BA524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Is there any forest or woodland management plan in place? 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C1B12B1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1=Yes, formal (legal regulations)</w:t>
                  </w:r>
                </w:p>
                <w:p w14:paraId="65A90E7A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2=Yes, traditional community rules</w:t>
                  </w:r>
                </w:p>
                <w:p w14:paraId="219D5A07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3=Yes, other</w:t>
                  </w:r>
                </w:p>
                <w:p w14:paraId="2C93941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4=No</w:t>
                  </w:r>
                </w:p>
                <w:p w14:paraId="34A5E0A5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>888= Do not know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AA7F80D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</w:p>
              </w:tc>
            </w:tr>
            <w:tr w:rsidR="00AC500F" w:rsidRPr="00816B27" w14:paraId="17213E9D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A9330A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G5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BBF1A36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are in the forest committee?     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no_vlc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4D5D80C1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816B27" w14:paraId="7494049B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16BBFFC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G6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4DB1142B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women?  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no_vlc_fem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1D5F8592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816B27" w14:paraId="4DF1375C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D81B4F4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G7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407DE37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How many members of the forest management committee are under the age of 35?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no_vlc_youth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CE4BB45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  <w:tr w:rsidR="00AC500F" w:rsidRPr="00816B27" w14:paraId="11AD059A" w14:textId="77777777" w:rsidTr="00E748FE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39E5907A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  <w:t>G8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36E459CF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w w:val="105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color w:val="000000"/>
                      <w:sz w:val="22"/>
                      <w:szCs w:val="22"/>
                    </w:rPr>
                    <w:t xml:space="preserve">In the past year, how many forest management related meetings were held in your village? </w:t>
                  </w:r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hvmeet</w:t>
                  </w:r>
                  <w:proofErr w:type="spellEnd"/>
                  <w:r w:rsidRPr="00816B27">
                    <w:rPr>
                      <w:rFonts w:ascii="Gill Sans MT" w:hAnsi="Gill Sans MT"/>
                      <w:b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1562A98" w14:textId="77777777" w:rsidR="00AC500F" w:rsidRPr="00816B27" w:rsidRDefault="00AC500F" w:rsidP="00E748FE">
                  <w:pPr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</w:pPr>
                  <w:r w:rsidRPr="00816B27">
                    <w:rPr>
                      <w:rFonts w:ascii="Gill Sans MT" w:hAnsi="Gill Sans MT"/>
                      <w:i/>
                      <w:color w:val="A6A6A6" w:themeColor="background1" w:themeShade="A6"/>
                      <w:sz w:val="22"/>
                      <w:szCs w:val="22"/>
                    </w:rPr>
                    <w:t>(Integer)</w:t>
                  </w:r>
                </w:p>
              </w:tc>
            </w:tr>
          </w:tbl>
          <w:p w14:paraId="35BCAC81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F.16h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329640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>Salary jobs</w:t>
            </w:r>
          </w:p>
          <w:p w14:paraId="09BAD05F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5ED88C0D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  <w:p w14:paraId="3481A9C3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D5A6BEA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2CD9D10F" w14:textId="77777777" w:rsidTr="00816B2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BDB09BC" w14:textId="3D9FC291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D113208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Enhanced access to markets to sell crops or products 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7B95AB6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AC500F" w:rsidRPr="00816B27" w14:paraId="4338324A" w14:textId="77777777" w:rsidTr="00816B2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B35F73A" w14:textId="2F2F1E0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05A508D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Farming and charcoaling practices that protect the environment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3D0FAF4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  <w:tr w:rsidR="00AC500F" w:rsidRPr="00816B27" w14:paraId="7100C1EE" w14:textId="77777777" w:rsidTr="00816B2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EE1DF1" w14:textId="523DFD66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2FF9752" w14:textId="77777777" w:rsidR="00AC500F" w:rsidRPr="00816B27" w:rsidRDefault="00AC500F" w:rsidP="00E748FE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816B27">
              <w:rPr>
                <w:rFonts w:ascii="Gill Sans MT" w:hAnsi="Gill Sans MT"/>
                <w:w w:val="105"/>
                <w:sz w:val="22"/>
                <w:szCs w:val="22"/>
              </w:rPr>
              <w:t xml:space="preserve">New farming techniques (ex: tree nursery, fruit orchards, vegetable production, crop diversification, wood lots, etc.)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5CE66C" w14:textId="77777777" w:rsidR="00AC500F" w:rsidRPr="00816B27" w:rsidRDefault="00AC500F" w:rsidP="00E748FE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816B27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5AF1C9EF" w14:textId="6575A8ED" w:rsidR="00336EC6" w:rsidRPr="00AC500F" w:rsidRDefault="00336EC6" w:rsidP="00AC500F">
      <w:pPr>
        <w:rPr>
          <w:rFonts w:ascii="Gill Sans MT" w:hAnsi="Gill Sans MT"/>
          <w:b/>
          <w:sz w:val="22"/>
          <w:szCs w:val="22"/>
          <w:u w:val="single"/>
        </w:rPr>
      </w:pPr>
    </w:p>
    <w:sectPr w:rsidR="00336EC6" w:rsidRPr="00AC500F" w:rsidSect="00455E43">
      <w:footerReference w:type="even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7" w:author="Stickler, Mercedes M. (E3/LTRM)" w:date="2014-11-21T17:54:00Z" w:initials="MMS">
    <w:p w14:paraId="5EDD09AC" w14:textId="0E02B5D0" w:rsidR="00B12AE8" w:rsidRDefault="00B12AE8">
      <w:pPr>
        <w:pStyle w:val="CommentText"/>
      </w:pPr>
      <w:r>
        <w:rPr>
          <w:rStyle w:val="CommentReference"/>
        </w:rPr>
        <w:annotationRef/>
      </w:r>
      <w:r>
        <w:t>Suggest using % of total land</w:t>
      </w:r>
    </w:p>
  </w:comment>
  <w:comment w:id="56" w:author="Stickler, Mercedes M. (E3/LTRM)" w:date="2014-11-21T17:54:00Z" w:initials="MMS">
    <w:p w14:paraId="599B16C0" w14:textId="6E737245" w:rsidR="00B12AE8" w:rsidRDefault="00B12AE8">
      <w:pPr>
        <w:pStyle w:val="CommentText"/>
      </w:pPr>
      <w:r>
        <w:rPr>
          <w:rStyle w:val="CommentReference"/>
        </w:rPr>
        <w:annotationRef/>
      </w:r>
      <w:r>
        <w:t>Suggest using % of total land</w:t>
      </w:r>
    </w:p>
  </w:comment>
  <w:comment w:id="89" w:author="Stickler, Mercedes M. (E3/LTRM)" w:date="2014-11-21T17:54:00Z" w:initials="MMS">
    <w:p w14:paraId="5DF3B68D" w14:textId="020D16B0" w:rsidR="00B12AE8" w:rsidRDefault="00B12AE8">
      <w:pPr>
        <w:pStyle w:val="CommentText"/>
      </w:pPr>
      <w:r>
        <w:rPr>
          <w:rStyle w:val="CommentReference"/>
        </w:rPr>
        <w:annotationRef/>
      </w:r>
      <w:r>
        <w:t>Suggest using % of total land</w:t>
      </w:r>
    </w:p>
  </w:comment>
  <w:comment w:id="126" w:author="Rebecca Nicodemus" w:date="2014-11-26T21:32:00Z" w:initials="RAN">
    <w:p w14:paraId="023D7ACF" w14:textId="213C9135" w:rsidR="00B12AE8" w:rsidRDefault="00B12AE8">
      <w:pPr>
        <w:pStyle w:val="CommentText"/>
      </w:pPr>
      <w:r>
        <w:rPr>
          <w:rStyle w:val="CommentReference"/>
        </w:rPr>
        <w:annotationRef/>
      </w:r>
      <w:r>
        <w:t>This might depend on the HH, no?</w:t>
      </w:r>
    </w:p>
  </w:comment>
  <w:comment w:id="124" w:author="Heather Huntington" w:date="2014-12-01T17:24:00Z" w:initials="HH">
    <w:p w14:paraId="03B568C9" w14:textId="7737368C" w:rsidR="00B12AE8" w:rsidRDefault="00B12AE8">
      <w:pPr>
        <w:pStyle w:val="CommentText"/>
      </w:pPr>
      <w:r>
        <w:rPr>
          <w:rStyle w:val="CommentReference"/>
        </w:rPr>
        <w:annotationRef/>
      </w:r>
      <w:r>
        <w:t xml:space="preserve">Yes – this is just a general question about the land allocation and potential for reallocation. </w:t>
      </w:r>
    </w:p>
  </w:comment>
  <w:comment w:id="177" w:author="Stickler, Mercedes M. (E3/LTRM)" w:date="2014-11-21T17:54:00Z" w:initials="MMS">
    <w:p w14:paraId="295227F0" w14:textId="69134D21" w:rsidR="00B12AE8" w:rsidRDefault="00B12AE8">
      <w:pPr>
        <w:pStyle w:val="CommentText"/>
      </w:pPr>
      <w:r>
        <w:rPr>
          <w:rStyle w:val="CommentReference"/>
        </w:rPr>
        <w:annotationRef/>
      </w:r>
      <w:r>
        <w:t>Duplicate question</w:t>
      </w:r>
    </w:p>
  </w:comment>
  <w:comment w:id="198" w:author="Stickler, Mercedes M. (E3/LTRM)" w:date="2014-11-21T17:54:00Z" w:initials="MMS">
    <w:p w14:paraId="2482EAE5" w14:textId="79FCA1D0" w:rsidR="00B12AE8" w:rsidRDefault="00B12AE8">
      <w:pPr>
        <w:pStyle w:val="CommentText"/>
      </w:pPr>
      <w:r>
        <w:rPr>
          <w:rStyle w:val="CommentReference"/>
        </w:rPr>
        <w:annotationRef/>
      </w:r>
      <w:r>
        <w:t xml:space="preserve">Why only by the </w:t>
      </w:r>
      <w:proofErr w:type="spellStart"/>
      <w:r>
        <w:t>govt</w:t>
      </w:r>
      <w:proofErr w:type="spellEnd"/>
      <w:r>
        <w:t>? Wouldn’t it make sense to ask about private operator agreements, e.g</w:t>
      </w:r>
      <w:proofErr w:type="gramStart"/>
      <w:r>
        <w:t>.  hunting</w:t>
      </w:r>
      <w:proofErr w:type="gramEnd"/>
      <w:r>
        <w:t xml:space="preserve"> licenses?</w:t>
      </w:r>
    </w:p>
  </w:comment>
  <w:comment w:id="204" w:author="Stickler, Mercedes M. (E3/LTRM)" w:date="2014-11-21T17:54:00Z" w:initials="MMS">
    <w:p w14:paraId="618F6D93" w14:textId="78E93864" w:rsidR="00B12AE8" w:rsidRDefault="00B12AE8">
      <w:pPr>
        <w:pStyle w:val="CommentText"/>
      </w:pPr>
      <w:r>
        <w:rPr>
          <w:rStyle w:val="CommentReference"/>
        </w:rPr>
        <w:annotationRef/>
      </w:r>
      <w:r>
        <w:t>Ditto to above</w:t>
      </w:r>
    </w:p>
  </w:comment>
  <w:comment w:id="259" w:author="Heather Huntington" w:date="2014-11-21T17:54:00Z" w:initials="HH">
    <w:p w14:paraId="1559AC71" w14:textId="2766066E" w:rsidR="00B12AE8" w:rsidRDefault="00B12AE8">
      <w:pPr>
        <w:pStyle w:val="CommentText"/>
      </w:pPr>
      <w:r>
        <w:rPr>
          <w:rStyle w:val="CommentReference"/>
        </w:rPr>
        <w:annotationRef/>
      </w:r>
      <w:r>
        <w:t>Should we make a roster for these?</w:t>
      </w:r>
    </w:p>
    <w:p w14:paraId="55A42977" w14:textId="77777777" w:rsidR="00B12AE8" w:rsidRDefault="00B12AE8">
      <w:pPr>
        <w:pStyle w:val="CommentText"/>
      </w:pPr>
    </w:p>
    <w:p w14:paraId="15D7A921" w14:textId="6A4C7F2E" w:rsidR="00B12AE8" w:rsidRPr="004176C2" w:rsidRDefault="00B12AE8">
      <w:pPr>
        <w:pStyle w:val="CommentText"/>
        <w:rPr>
          <w:b/>
        </w:rPr>
      </w:pPr>
      <w:r>
        <w:rPr>
          <w:b/>
        </w:rPr>
        <w:t>USAID: If possible, that would be great.</w:t>
      </w:r>
    </w:p>
  </w:comment>
  <w:comment w:id="335" w:author="Stickler, Mercedes M. (E3/LTRM)" w:date="2014-11-21T17:54:00Z" w:initials="MMS">
    <w:p w14:paraId="56563108" w14:textId="45002613" w:rsidR="00B12AE8" w:rsidRDefault="00B12AE8">
      <w:pPr>
        <w:pStyle w:val="CommentText"/>
      </w:pPr>
      <w:r>
        <w:rPr>
          <w:rStyle w:val="CommentReference"/>
        </w:rPr>
        <w:annotationRef/>
      </w:r>
      <w:r>
        <w:t>Can you add some generic response codes, e.g. uncompensated loss of land/resource access, unfair compensation amount, unfair distribution of compensation, breach of contract, etc.?</w:t>
      </w:r>
    </w:p>
  </w:comment>
  <w:comment w:id="360" w:author="Heather Huntington" w:date="2014-11-21T17:54:00Z" w:initials="HH">
    <w:p w14:paraId="030B021B" w14:textId="479FBB70" w:rsidR="00B12AE8" w:rsidRDefault="00B12AE8">
      <w:pPr>
        <w:pStyle w:val="CommentText"/>
      </w:pPr>
      <w:r>
        <w:rPr>
          <w:rStyle w:val="CommentReference"/>
        </w:rPr>
        <w:annotationRef/>
      </w:r>
      <w:r>
        <w:t xml:space="preserve">We can broaden this to all community land if you feel like the forest side is sufficiently covered by the Forest Key Informant and Headperson. </w:t>
      </w:r>
    </w:p>
    <w:p w14:paraId="31C18A69" w14:textId="77777777" w:rsidR="00B12AE8" w:rsidRDefault="00B12AE8">
      <w:pPr>
        <w:pStyle w:val="CommentText"/>
      </w:pPr>
    </w:p>
    <w:p w14:paraId="68E79A03" w14:textId="57AD9DF5" w:rsidR="00B12AE8" w:rsidRPr="00F93B7B" w:rsidRDefault="00B12AE8">
      <w:pPr>
        <w:pStyle w:val="CommentText"/>
        <w:rPr>
          <w:b/>
        </w:rPr>
      </w:pPr>
      <w:r>
        <w:rPr>
          <w:b/>
        </w:rPr>
        <w:t>USAID: Thanks. I think forest land is sufficient for now – unless CFP expects major land use changes in the agricultural areas (e.g. who can do CA on their farms, etc.).</w:t>
      </w:r>
    </w:p>
  </w:comment>
  <w:comment w:id="364" w:author="Stickler, Mercedes M. (E3/LTRM)" w:date="2014-11-21T17:54:00Z" w:initials="MMS">
    <w:p w14:paraId="3836211D" w14:textId="4CE85A85" w:rsidR="00B12AE8" w:rsidRDefault="00B12AE8">
      <w:pPr>
        <w:pStyle w:val="CommentText"/>
      </w:pPr>
      <w:r>
        <w:rPr>
          <w:rStyle w:val="CommentReference"/>
        </w:rPr>
        <w:annotationRef/>
      </w:r>
      <w:r>
        <w:t>Are there key elements that you plan to compare across communities/respondents? If so, may want to break –out those components in response</w:t>
      </w:r>
    </w:p>
  </w:comment>
  <w:comment w:id="362" w:author="Heather Huntington" w:date="2014-12-01T17:41:00Z" w:initials="HH">
    <w:p w14:paraId="6700F9CC" w14:textId="152AFB02" w:rsidR="00B12AE8" w:rsidRDefault="00B12AE8">
      <w:pPr>
        <w:pStyle w:val="CommentText"/>
      </w:pPr>
      <w:r>
        <w:rPr>
          <w:rStyle w:val="CommentReference"/>
        </w:rPr>
        <w:annotationRef/>
      </w:r>
      <w:r>
        <w:t xml:space="preserve">I’m not sure what these will look like. It might be difficult to come up with all of the main categories in advance. I am flagging this for BCP as part of the external review. Molly might have some good management plan objectives based on LZRP. </w:t>
      </w:r>
    </w:p>
  </w:comment>
  <w:comment w:id="374" w:author="Stickler, Mercedes M. (E3/LTRM)" w:date="2014-11-21T17:54:00Z" w:initials="MMS">
    <w:p w14:paraId="4E708BEC" w14:textId="0B177CB5" w:rsidR="00B12AE8" w:rsidRDefault="00B12AE8">
      <w:pPr>
        <w:pStyle w:val="CommentText"/>
      </w:pPr>
      <w:r>
        <w:rPr>
          <w:rStyle w:val="CommentReference"/>
        </w:rPr>
        <w:annotationRef/>
      </w:r>
      <w:r>
        <w:t>Duplicate? Suggest moving the roster question from above down to this section – since it’s a sensitive topic, I think it’s better covered later in the survey.</w:t>
      </w:r>
    </w:p>
  </w:comment>
  <w:comment w:id="384" w:author="Heather Huntington" w:date="2014-12-01T18:11:00Z" w:initials="HH">
    <w:p w14:paraId="461777D3" w14:textId="77777777" w:rsidR="00B12AE8" w:rsidRDefault="00B12AE8" w:rsidP="00B12AE8">
      <w:pPr>
        <w:pStyle w:val="CommentText"/>
      </w:pPr>
      <w:r>
        <w:rPr>
          <w:rStyle w:val="CommentReference"/>
        </w:rPr>
        <w:annotationRef/>
      </w:r>
      <w:r>
        <w:t>Should we make a roster for these?</w:t>
      </w:r>
    </w:p>
    <w:p w14:paraId="0D5CC4E1" w14:textId="77777777" w:rsidR="00B12AE8" w:rsidRDefault="00B12AE8" w:rsidP="00B12AE8">
      <w:pPr>
        <w:pStyle w:val="CommentText"/>
      </w:pPr>
    </w:p>
    <w:p w14:paraId="3AF99C71" w14:textId="77777777" w:rsidR="00B12AE8" w:rsidRPr="004176C2" w:rsidRDefault="00B12AE8" w:rsidP="00B12AE8">
      <w:pPr>
        <w:pStyle w:val="CommentText"/>
        <w:rPr>
          <w:b/>
        </w:rPr>
      </w:pPr>
      <w:r>
        <w:rPr>
          <w:b/>
        </w:rPr>
        <w:t>USAID: If possible, that would be great.</w:t>
      </w:r>
    </w:p>
  </w:comment>
  <w:comment w:id="410" w:author="Heather Huntington" w:date="2014-11-21T17:54:00Z" w:initials="HH">
    <w:p w14:paraId="19DE3603" w14:textId="77777777" w:rsidR="00B12AE8" w:rsidRDefault="00B12AE8">
      <w:pPr>
        <w:pStyle w:val="CommentText"/>
      </w:pPr>
      <w:r>
        <w:rPr>
          <w:rStyle w:val="CommentReference"/>
        </w:rPr>
        <w:annotationRef/>
      </w:r>
      <w:r>
        <w:t xml:space="preserve">Should we ask for the leaders’ general assessment about the impact of losing access to the resources? </w:t>
      </w:r>
    </w:p>
    <w:p w14:paraId="7CCACA2F" w14:textId="77777777" w:rsidR="00B12AE8" w:rsidRDefault="00B12AE8">
      <w:pPr>
        <w:pStyle w:val="CommentText"/>
      </w:pPr>
    </w:p>
    <w:p w14:paraId="239592B9" w14:textId="3E49C979" w:rsidR="00B12AE8" w:rsidRPr="003653DD" w:rsidRDefault="00B12AE8">
      <w:pPr>
        <w:pStyle w:val="CommentText"/>
        <w:rPr>
          <w:b/>
        </w:rPr>
      </w:pPr>
      <w:r>
        <w:rPr>
          <w:b/>
        </w:rPr>
        <w:t>USAID: Yes, that would be interesting to compare with community members.</w:t>
      </w:r>
    </w:p>
  </w:comment>
  <w:comment w:id="793" w:author="Stickler, Mercedes M. (E3/LTRM)" w:date="2014-11-21T17:54:00Z" w:initials="MMS">
    <w:p w14:paraId="4F345F87" w14:textId="1A330D5D" w:rsidR="00B12AE8" w:rsidRDefault="00B12AE8">
      <w:pPr>
        <w:pStyle w:val="CommentText"/>
      </w:pPr>
      <w:r>
        <w:rPr>
          <w:rStyle w:val="CommentReference"/>
        </w:rPr>
        <w:annotationRef/>
      </w:r>
      <w:r>
        <w:t>Please fix throughout</w:t>
      </w:r>
    </w:p>
  </w:comment>
  <w:comment w:id="812" w:author="Stickler, Mercedes M. (E3/LTRM)" w:date="2014-11-21T17:54:00Z" w:initials="MMS">
    <w:p w14:paraId="2F6D7A3A" w14:textId="3AC2059A" w:rsidR="00B12AE8" w:rsidRDefault="00B12AE8">
      <w:pPr>
        <w:pStyle w:val="CommentText"/>
      </w:pPr>
      <w:r>
        <w:rPr>
          <w:rStyle w:val="CommentReference"/>
        </w:rPr>
        <w:annotationRef/>
      </w:r>
      <w:r>
        <w:t>I.e. they can only rank three of the assets or they should rank each asset on a scale of 1 (most important) to 3 (least important)? Please clarify/explain.</w:t>
      </w:r>
    </w:p>
  </w:comment>
  <w:comment w:id="813" w:author="Heather Huntington" w:date="2014-12-01T17:37:00Z" w:initials="HH">
    <w:p w14:paraId="2C323D63" w14:textId="4EBAAA71" w:rsidR="00B12AE8" w:rsidRDefault="00B12AE8">
      <w:pPr>
        <w:pStyle w:val="CommentText"/>
      </w:pPr>
      <w:r>
        <w:rPr>
          <w:rStyle w:val="CommentReference"/>
        </w:rPr>
        <w:annotationRef/>
      </w:r>
      <w:r>
        <w:t xml:space="preserve">Sorry! – </w:t>
      </w:r>
      <w:proofErr w:type="gramStart"/>
      <w:r>
        <w:t>typo</w:t>
      </w:r>
      <w:proofErr w:type="gramEnd"/>
      <w:r>
        <w:t xml:space="preserve">. We can have them rank all of these, but we will need a visual. 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D14523" w14:textId="77777777" w:rsidR="00B12AE8" w:rsidRDefault="00B12AE8" w:rsidP="00986BA0">
      <w:r>
        <w:separator/>
      </w:r>
    </w:p>
  </w:endnote>
  <w:endnote w:type="continuationSeparator" w:id="0">
    <w:p w14:paraId="369D2DCB" w14:textId="77777777" w:rsidR="00B12AE8" w:rsidRDefault="00B12AE8" w:rsidP="0098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0DE669" w14:textId="77777777" w:rsidR="00B12AE8" w:rsidRDefault="00B12AE8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EE8917" w14:textId="77777777" w:rsidR="00B12AE8" w:rsidRDefault="00B12AE8" w:rsidP="00986BA0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E1BDCB" w14:textId="77777777" w:rsidR="00B12AE8" w:rsidRDefault="00B12AE8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23FF">
      <w:rPr>
        <w:rStyle w:val="PageNumber"/>
        <w:noProof/>
      </w:rPr>
      <w:t>9</w:t>
    </w:r>
    <w:r>
      <w:rPr>
        <w:rStyle w:val="PageNumber"/>
      </w:rPr>
      <w:fldChar w:fldCharType="end"/>
    </w:r>
  </w:p>
  <w:p w14:paraId="1ED1C791" w14:textId="77777777" w:rsidR="00B12AE8" w:rsidRDefault="00B12AE8" w:rsidP="00986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5AD240" w14:textId="77777777" w:rsidR="00B12AE8" w:rsidRDefault="00B12AE8" w:rsidP="00986BA0">
      <w:r>
        <w:separator/>
      </w:r>
    </w:p>
  </w:footnote>
  <w:footnote w:type="continuationSeparator" w:id="0">
    <w:p w14:paraId="623CAB36" w14:textId="77777777" w:rsidR="00B12AE8" w:rsidRDefault="00B12AE8" w:rsidP="00986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33C0E"/>
    <w:multiLevelType w:val="hybridMultilevel"/>
    <w:tmpl w:val="387662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8272E7"/>
    <w:multiLevelType w:val="hybridMultilevel"/>
    <w:tmpl w:val="A4DC4008"/>
    <w:lvl w:ilvl="0" w:tplc="9FCE22F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507F94"/>
    <w:multiLevelType w:val="hybridMultilevel"/>
    <w:tmpl w:val="56CC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A77DD"/>
    <w:multiLevelType w:val="hybridMultilevel"/>
    <w:tmpl w:val="DED4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56F6B09"/>
    <w:multiLevelType w:val="hybridMultilevel"/>
    <w:tmpl w:val="1DFE133A"/>
    <w:lvl w:ilvl="0" w:tplc="AABEE48E">
      <w:start w:val="1"/>
      <w:numFmt w:val="decimal"/>
      <w:lvlText w:val="%1."/>
      <w:lvlJc w:val="left"/>
      <w:pPr>
        <w:ind w:left="360" w:hanging="360"/>
      </w:pPr>
      <w:rPr>
        <w:rFonts w:asciiTheme="majorHAnsi" w:eastAsiaTheme="minorEastAsia" w:hAnsiTheme="majorHAnsi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A5728B5"/>
    <w:multiLevelType w:val="hybridMultilevel"/>
    <w:tmpl w:val="28467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886746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2"/>
  </w:num>
  <w:num w:numId="5">
    <w:abstractNumId w:val="11"/>
  </w:num>
  <w:num w:numId="6">
    <w:abstractNumId w:val="8"/>
  </w:num>
  <w:num w:numId="7">
    <w:abstractNumId w:val="13"/>
  </w:num>
  <w:num w:numId="8">
    <w:abstractNumId w:val="10"/>
  </w:num>
  <w:num w:numId="9">
    <w:abstractNumId w:val="0"/>
  </w:num>
  <w:num w:numId="10">
    <w:abstractNumId w:val="4"/>
  </w:num>
  <w:num w:numId="11">
    <w:abstractNumId w:val="5"/>
  </w:num>
  <w:num w:numId="12">
    <w:abstractNumId w:val="6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35FD"/>
    <w:rsid w:val="00056D6C"/>
    <w:rsid w:val="00066808"/>
    <w:rsid w:val="00072DBB"/>
    <w:rsid w:val="000B2B47"/>
    <w:rsid w:val="00113135"/>
    <w:rsid w:val="0011458C"/>
    <w:rsid w:val="001403EB"/>
    <w:rsid w:val="00162A55"/>
    <w:rsid w:val="00170FD9"/>
    <w:rsid w:val="001A50C3"/>
    <w:rsid w:val="001E6C7A"/>
    <w:rsid w:val="00200A31"/>
    <w:rsid w:val="00242885"/>
    <w:rsid w:val="00335CDE"/>
    <w:rsid w:val="00336EC6"/>
    <w:rsid w:val="00347665"/>
    <w:rsid w:val="003512AA"/>
    <w:rsid w:val="00356154"/>
    <w:rsid w:val="003653DD"/>
    <w:rsid w:val="0039071C"/>
    <w:rsid w:val="003A5F90"/>
    <w:rsid w:val="003D2907"/>
    <w:rsid w:val="004176C2"/>
    <w:rsid w:val="00430CE9"/>
    <w:rsid w:val="00442001"/>
    <w:rsid w:val="00455E43"/>
    <w:rsid w:val="00455FB4"/>
    <w:rsid w:val="0046427C"/>
    <w:rsid w:val="00466ACB"/>
    <w:rsid w:val="00473EF7"/>
    <w:rsid w:val="00482550"/>
    <w:rsid w:val="00490CA0"/>
    <w:rsid w:val="004A0DC1"/>
    <w:rsid w:val="004C52CE"/>
    <w:rsid w:val="004E45CD"/>
    <w:rsid w:val="00506AE5"/>
    <w:rsid w:val="00512CE8"/>
    <w:rsid w:val="00520499"/>
    <w:rsid w:val="0055360A"/>
    <w:rsid w:val="005A05FE"/>
    <w:rsid w:val="005A19A4"/>
    <w:rsid w:val="005A2212"/>
    <w:rsid w:val="005C41CA"/>
    <w:rsid w:val="005C47C2"/>
    <w:rsid w:val="005D484F"/>
    <w:rsid w:val="005E6116"/>
    <w:rsid w:val="00601EF1"/>
    <w:rsid w:val="00612080"/>
    <w:rsid w:val="0063510A"/>
    <w:rsid w:val="0069406B"/>
    <w:rsid w:val="00694545"/>
    <w:rsid w:val="006A714A"/>
    <w:rsid w:val="006D75CF"/>
    <w:rsid w:val="0072338A"/>
    <w:rsid w:val="00750E6B"/>
    <w:rsid w:val="00775ECB"/>
    <w:rsid w:val="007C69F9"/>
    <w:rsid w:val="007D2F2A"/>
    <w:rsid w:val="007D4ACC"/>
    <w:rsid w:val="00816B27"/>
    <w:rsid w:val="00830A2D"/>
    <w:rsid w:val="00835861"/>
    <w:rsid w:val="008C1A18"/>
    <w:rsid w:val="008C4AA1"/>
    <w:rsid w:val="008D4159"/>
    <w:rsid w:val="009173AE"/>
    <w:rsid w:val="0093607A"/>
    <w:rsid w:val="00960B18"/>
    <w:rsid w:val="0097393C"/>
    <w:rsid w:val="009739EE"/>
    <w:rsid w:val="00986BA0"/>
    <w:rsid w:val="009B205C"/>
    <w:rsid w:val="009B4CBE"/>
    <w:rsid w:val="009C7EF7"/>
    <w:rsid w:val="00A01FA7"/>
    <w:rsid w:val="00A12A41"/>
    <w:rsid w:val="00A146F6"/>
    <w:rsid w:val="00A31466"/>
    <w:rsid w:val="00A63F5A"/>
    <w:rsid w:val="00A953AA"/>
    <w:rsid w:val="00AC08F8"/>
    <w:rsid w:val="00AC500F"/>
    <w:rsid w:val="00AC563D"/>
    <w:rsid w:val="00AC654F"/>
    <w:rsid w:val="00AD6C2C"/>
    <w:rsid w:val="00AF425E"/>
    <w:rsid w:val="00B023FF"/>
    <w:rsid w:val="00B12AE8"/>
    <w:rsid w:val="00B31DBF"/>
    <w:rsid w:val="00B341BE"/>
    <w:rsid w:val="00B6107D"/>
    <w:rsid w:val="00B90A92"/>
    <w:rsid w:val="00B97E12"/>
    <w:rsid w:val="00BA14CC"/>
    <w:rsid w:val="00BA789A"/>
    <w:rsid w:val="00BF3436"/>
    <w:rsid w:val="00CA1955"/>
    <w:rsid w:val="00CC34D3"/>
    <w:rsid w:val="00CD00CA"/>
    <w:rsid w:val="00CE0C39"/>
    <w:rsid w:val="00CE3D84"/>
    <w:rsid w:val="00CE6923"/>
    <w:rsid w:val="00CF026D"/>
    <w:rsid w:val="00CF5F6A"/>
    <w:rsid w:val="00CF76C0"/>
    <w:rsid w:val="00D00A5E"/>
    <w:rsid w:val="00D25237"/>
    <w:rsid w:val="00D2754E"/>
    <w:rsid w:val="00D54804"/>
    <w:rsid w:val="00D65C34"/>
    <w:rsid w:val="00DA18D4"/>
    <w:rsid w:val="00DC156F"/>
    <w:rsid w:val="00DD5AF9"/>
    <w:rsid w:val="00DE70F9"/>
    <w:rsid w:val="00E14C20"/>
    <w:rsid w:val="00E2751F"/>
    <w:rsid w:val="00E73625"/>
    <w:rsid w:val="00E748FE"/>
    <w:rsid w:val="00E85C26"/>
    <w:rsid w:val="00EA1411"/>
    <w:rsid w:val="00ED4C87"/>
    <w:rsid w:val="00ED690D"/>
    <w:rsid w:val="00F051BD"/>
    <w:rsid w:val="00F05B73"/>
    <w:rsid w:val="00F10648"/>
    <w:rsid w:val="00F35423"/>
    <w:rsid w:val="00F43184"/>
    <w:rsid w:val="00F709ED"/>
    <w:rsid w:val="00F93B7B"/>
    <w:rsid w:val="00F96EBA"/>
    <w:rsid w:val="00FC10A5"/>
    <w:rsid w:val="00FE5C29"/>
    <w:rsid w:val="00FE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5D5F8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CC34D3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qFormat/>
    <w:rsid w:val="00AC500F"/>
    <w:pPr>
      <w:autoSpaceDE w:val="0"/>
      <w:autoSpaceDN w:val="0"/>
      <w:adjustRightInd w:val="0"/>
      <w:ind w:left="39"/>
    </w:pPr>
    <w:rPr>
      <w:rFonts w:ascii="Times New Roman" w:eastAsiaTheme="minorHAnsi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0F"/>
    <w:rPr>
      <w:rFonts w:ascii="Calibri" w:eastAsia="Times New Roman" w:hAnsi="Calibri" w:cs="Times New Roman"/>
      <w:b/>
      <w:color w:val="000000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C500F"/>
    <w:rPr>
      <w:rFonts w:ascii="Calibri" w:eastAsia="Times New Roman" w:hAnsi="Calibri" w:cs="Times New Roman"/>
      <w:b/>
      <w:color w:val="000000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sz w:val="22"/>
      <w:szCs w:val="22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qFormat/>
    <w:rsid w:val="00AC500F"/>
    <w:pPr>
      <w:spacing w:after="160" w:line="259" w:lineRule="auto"/>
    </w:pPr>
    <w:rPr>
      <w:rFonts w:ascii="Calibri" w:eastAsiaTheme="minorHAnsi" w:hAnsi="Calibri"/>
      <w:color w:val="000000"/>
      <w:sz w:val="22"/>
      <w:szCs w:val="22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7FF66-21CB-CE48-AA93-26E277DEB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19</Pages>
  <Words>5066</Words>
  <Characters>28881</Characters>
  <Application>Microsoft Macintosh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33880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3</cp:revision>
  <dcterms:created xsi:type="dcterms:W3CDTF">2014-12-01T23:57:00Z</dcterms:created>
  <dcterms:modified xsi:type="dcterms:W3CDTF">2014-12-02T02:17:00Z</dcterms:modified>
</cp:coreProperties>
</file>