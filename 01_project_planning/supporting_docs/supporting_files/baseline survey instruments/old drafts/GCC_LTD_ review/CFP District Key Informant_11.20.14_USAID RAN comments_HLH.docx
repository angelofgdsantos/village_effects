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2CD26E" w14:textId="62C708DA" w:rsidR="000A2E62" w:rsidRPr="000A2E62" w:rsidRDefault="000A2E62" w:rsidP="000A2E62">
      <w:pPr>
        <w:jc w:val="center"/>
        <w:rPr>
          <w:b/>
        </w:rPr>
      </w:pPr>
      <w:r w:rsidRPr="008E50BD">
        <w:rPr>
          <w:b/>
        </w:rPr>
        <w:t>CFP District Key Informant</w:t>
      </w:r>
    </w:p>
    <w:p w14:paraId="4A5E1450" w14:textId="1634ECC0" w:rsidR="000A2E62" w:rsidRPr="000A2E62" w:rsidRDefault="000A2E62" w:rsidP="000A2E62">
      <w:pPr>
        <w:spacing w:line="240" w:lineRule="auto"/>
        <w:contextualSpacing/>
      </w:pPr>
      <w:r w:rsidRPr="000A2E62">
        <w:t xml:space="preserve">Date: </w:t>
      </w:r>
    </w:p>
    <w:p w14:paraId="68AED52C" w14:textId="3A8BF9B6" w:rsidR="000A2E62" w:rsidRPr="000A2E62" w:rsidRDefault="000A2E62" w:rsidP="000A2E62">
      <w:pPr>
        <w:spacing w:line="240" w:lineRule="auto"/>
        <w:contextualSpacing/>
      </w:pPr>
      <w:r w:rsidRPr="000A2E62">
        <w:t xml:space="preserve">District: </w:t>
      </w:r>
    </w:p>
    <w:p w14:paraId="3D11D90B" w14:textId="70C05415" w:rsidR="000A2E62" w:rsidRPr="000A2E62" w:rsidRDefault="000A2E62" w:rsidP="000A2E62">
      <w:pPr>
        <w:spacing w:line="240" w:lineRule="auto"/>
        <w:contextualSpacing/>
      </w:pPr>
      <w:r w:rsidRPr="000A2E62">
        <w:t xml:space="preserve">Name: </w:t>
      </w:r>
    </w:p>
    <w:p w14:paraId="076B4D95" w14:textId="26F797E1" w:rsidR="000A2E62" w:rsidRPr="000A2E62" w:rsidRDefault="000A2E62" w:rsidP="000A2E62">
      <w:pPr>
        <w:spacing w:line="240" w:lineRule="auto"/>
        <w:contextualSpacing/>
      </w:pPr>
      <w:r w:rsidRPr="000A2E62">
        <w:t xml:space="preserve">Position: </w:t>
      </w:r>
    </w:p>
    <w:p w14:paraId="1D66A8B6" w14:textId="066303FF" w:rsidR="000A2E62" w:rsidRPr="000A2E62" w:rsidRDefault="000A2E62" w:rsidP="000A2E62">
      <w:pPr>
        <w:spacing w:line="240" w:lineRule="auto"/>
        <w:contextualSpacing/>
      </w:pPr>
      <w:r w:rsidRPr="000A2E62">
        <w:t xml:space="preserve">Gender: </w:t>
      </w:r>
    </w:p>
    <w:p w14:paraId="1F9CF1C1" w14:textId="62F341B8" w:rsidR="000A2E62" w:rsidRPr="000A2E62" w:rsidRDefault="000A2E62" w:rsidP="000A2E62">
      <w:pPr>
        <w:spacing w:line="240" w:lineRule="auto"/>
        <w:contextualSpacing/>
      </w:pPr>
      <w:r w:rsidRPr="000A2E62">
        <w:t xml:space="preserve">Age: </w:t>
      </w:r>
    </w:p>
    <w:p w14:paraId="47F1C44B" w14:textId="292D0A0F" w:rsidR="000A2E62" w:rsidRPr="000A2E62" w:rsidRDefault="000A2E62" w:rsidP="000A2E62">
      <w:pPr>
        <w:spacing w:line="240" w:lineRule="auto"/>
        <w:contextualSpacing/>
      </w:pPr>
      <w:r w:rsidRPr="000A2E62">
        <w:t xml:space="preserve">Place of interview: </w:t>
      </w:r>
    </w:p>
    <w:p w14:paraId="163E2219" w14:textId="77777777" w:rsidR="000A2E62" w:rsidRDefault="000A2E62" w:rsidP="008E50BD">
      <w:pPr>
        <w:rPr>
          <w:b/>
        </w:rPr>
      </w:pPr>
    </w:p>
    <w:p w14:paraId="3377B441" w14:textId="4D3F2823" w:rsidR="00F217D6" w:rsidRPr="00E3227E" w:rsidRDefault="0023255A" w:rsidP="0023255A">
      <w:pPr>
        <w:pStyle w:val="CommentText"/>
        <w:numPr>
          <w:ilvl w:val="0"/>
          <w:numId w:val="7"/>
        </w:numPr>
        <w:rPr>
          <w:b/>
          <w:sz w:val="22"/>
          <w:szCs w:val="22"/>
        </w:rPr>
      </w:pPr>
      <w:r w:rsidRPr="00E3227E">
        <w:rPr>
          <w:rFonts w:eastAsia="Times New Roman" w:cs="Arial"/>
          <w:b/>
          <w:color w:val="222222"/>
          <w:sz w:val="22"/>
          <w:szCs w:val="22"/>
        </w:rPr>
        <w:t>Background</w:t>
      </w:r>
    </w:p>
    <w:p w14:paraId="3535B73E" w14:textId="30265A2C" w:rsidR="0023255A" w:rsidRPr="00E3227E" w:rsidRDefault="00F217D6" w:rsidP="00781522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E3227E">
        <w:rPr>
          <w:sz w:val="22"/>
          <w:szCs w:val="22"/>
        </w:rPr>
        <w:t xml:space="preserve">For how long have you </w:t>
      </w:r>
      <w:r w:rsidR="000A2E62">
        <w:rPr>
          <w:sz w:val="22"/>
          <w:szCs w:val="22"/>
        </w:rPr>
        <w:t xml:space="preserve">held your current position? </w:t>
      </w:r>
      <w:r w:rsidRPr="00E3227E">
        <w:rPr>
          <w:sz w:val="22"/>
          <w:szCs w:val="22"/>
        </w:rPr>
        <w:t xml:space="preserve"> By what process did you be</w:t>
      </w:r>
      <w:r w:rsidR="000A2E62">
        <w:rPr>
          <w:sz w:val="22"/>
          <w:szCs w:val="22"/>
        </w:rPr>
        <w:t>come the _______________________</w:t>
      </w:r>
      <w:r w:rsidRPr="00E3227E">
        <w:rPr>
          <w:sz w:val="22"/>
          <w:szCs w:val="22"/>
        </w:rPr>
        <w:t>?</w:t>
      </w:r>
    </w:p>
    <w:p w14:paraId="47E09738" w14:textId="2C69EB2F" w:rsidR="00F217D6" w:rsidRPr="00E3227E" w:rsidRDefault="0023255A" w:rsidP="00781522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E3227E">
        <w:rPr>
          <w:sz w:val="22"/>
          <w:szCs w:val="22"/>
        </w:rPr>
        <w:t>Please describe your rol</w:t>
      </w:r>
      <w:r w:rsidR="000A2E62">
        <w:rPr>
          <w:sz w:val="22"/>
          <w:szCs w:val="22"/>
        </w:rPr>
        <w:t>e as ______________________</w:t>
      </w:r>
      <w:r w:rsidRPr="00E3227E">
        <w:rPr>
          <w:sz w:val="22"/>
          <w:szCs w:val="22"/>
        </w:rPr>
        <w:t xml:space="preserve"> in issues related to forest land use and management. </w:t>
      </w:r>
      <w:r w:rsidR="00F217D6" w:rsidRPr="00E3227E">
        <w:rPr>
          <w:sz w:val="22"/>
          <w:szCs w:val="22"/>
        </w:rPr>
        <w:t xml:space="preserve"> </w:t>
      </w:r>
    </w:p>
    <w:p w14:paraId="7A27C315" w14:textId="7A9EDB8C" w:rsidR="00F217D6" w:rsidRPr="00E3227E" w:rsidRDefault="00F217D6" w:rsidP="00781522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E3227E">
        <w:rPr>
          <w:sz w:val="22"/>
          <w:szCs w:val="22"/>
        </w:rPr>
        <w:t xml:space="preserve">What is your past experience in forestry service? </w:t>
      </w:r>
    </w:p>
    <w:p w14:paraId="01DF339E" w14:textId="707115C8" w:rsidR="00F217D6" w:rsidRPr="00E3227E" w:rsidRDefault="00F217D6" w:rsidP="0023255A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eastAsia="Times New Roman" w:cs="Arial"/>
          <w:b/>
          <w:color w:val="222222"/>
        </w:rPr>
      </w:pPr>
      <w:r w:rsidRPr="00E3227E">
        <w:rPr>
          <w:b/>
        </w:rPr>
        <w:t xml:space="preserve">Drivers of Deforestation </w:t>
      </w:r>
    </w:p>
    <w:p w14:paraId="29B00982" w14:textId="77777777" w:rsidR="0023255A" w:rsidRPr="00E3227E" w:rsidRDefault="0023255A" w:rsidP="0023255A">
      <w:pPr>
        <w:shd w:val="clear" w:color="auto" w:fill="FFFFFF"/>
        <w:spacing w:after="0" w:line="240" w:lineRule="auto"/>
        <w:rPr>
          <w:rFonts w:eastAsia="Times New Roman" w:cs="Arial"/>
          <w:b/>
          <w:color w:val="222222"/>
        </w:rPr>
      </w:pPr>
    </w:p>
    <w:p w14:paraId="66AE0E8D" w14:textId="728A9E4A" w:rsidR="00781522" w:rsidRPr="00E3227E" w:rsidRDefault="00032091" w:rsidP="00781522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E3227E">
        <w:rPr>
          <w:sz w:val="22"/>
          <w:szCs w:val="22"/>
        </w:rPr>
        <w:t xml:space="preserve">Compared to </w:t>
      </w:r>
      <w:ins w:id="0" w:author="Heather Huntington" w:date="2014-12-01T14:30:00Z">
        <w:r w:rsidR="004829B9">
          <w:rPr>
            <w:sz w:val="22"/>
            <w:szCs w:val="22"/>
          </w:rPr>
          <w:t>3</w:t>
        </w:r>
      </w:ins>
      <w:del w:id="1" w:author="Heather Huntington" w:date="2014-12-01T14:30:00Z">
        <w:r w:rsidRPr="00E3227E" w:rsidDel="004829B9">
          <w:rPr>
            <w:sz w:val="22"/>
            <w:szCs w:val="22"/>
          </w:rPr>
          <w:delText>5</w:delText>
        </w:r>
      </w:del>
      <w:r w:rsidRPr="00E3227E">
        <w:rPr>
          <w:sz w:val="22"/>
          <w:szCs w:val="22"/>
        </w:rPr>
        <w:t xml:space="preserve"> years ago, how have the forests in your district changed?</w:t>
      </w:r>
      <w:r w:rsidR="00781522" w:rsidRPr="00E3227E">
        <w:rPr>
          <w:sz w:val="22"/>
          <w:szCs w:val="22"/>
        </w:rPr>
        <w:t xml:space="preserve"> PROBE: (abundance of game and non</w:t>
      </w:r>
      <w:r w:rsidR="00AB33B6">
        <w:rPr>
          <w:sz w:val="22"/>
          <w:szCs w:val="22"/>
        </w:rPr>
        <w:t xml:space="preserve">-timber forest products,   change in the water quality of rivers and streams, </w:t>
      </w:r>
      <w:r w:rsidR="00F217D6" w:rsidRPr="00E3227E">
        <w:rPr>
          <w:sz w:val="22"/>
          <w:szCs w:val="22"/>
        </w:rPr>
        <w:t>c</w:t>
      </w:r>
      <w:r w:rsidR="00781522" w:rsidRPr="00E3227E">
        <w:rPr>
          <w:sz w:val="22"/>
          <w:szCs w:val="22"/>
        </w:rPr>
        <w:t>hange in seasons of flowering or fruiting</w:t>
      </w:r>
      <w:r w:rsidR="00F217D6" w:rsidRPr="00E3227E">
        <w:rPr>
          <w:rFonts w:eastAsia="MS Mincho" w:cs="MS Mincho"/>
          <w:sz w:val="22"/>
          <w:szCs w:val="22"/>
        </w:rPr>
        <w:t xml:space="preserve">, </w:t>
      </w:r>
      <w:r w:rsidR="00781522" w:rsidRPr="00E3227E">
        <w:rPr>
          <w:sz w:val="22"/>
          <w:szCs w:val="22"/>
        </w:rPr>
        <w:t>crops/harvest cycles, etc</w:t>
      </w:r>
      <w:r w:rsidR="00E22BB9">
        <w:rPr>
          <w:sz w:val="22"/>
          <w:szCs w:val="22"/>
        </w:rPr>
        <w:t>.</w:t>
      </w:r>
      <w:r w:rsidR="00781522" w:rsidRPr="00E3227E">
        <w:rPr>
          <w:sz w:val="22"/>
          <w:szCs w:val="22"/>
        </w:rPr>
        <w:t>)</w:t>
      </w:r>
      <w:r w:rsidR="00F217D6" w:rsidRPr="00E3227E">
        <w:rPr>
          <w:sz w:val="22"/>
          <w:szCs w:val="22"/>
        </w:rPr>
        <w:t xml:space="preserve"> Do you think forest conditions are </w:t>
      </w:r>
      <w:r w:rsidR="00AB33B6">
        <w:rPr>
          <w:sz w:val="22"/>
          <w:szCs w:val="22"/>
        </w:rPr>
        <w:t xml:space="preserve">better or worse than they were </w:t>
      </w:r>
      <w:commentRangeStart w:id="2"/>
      <w:commentRangeStart w:id="3"/>
      <w:r w:rsidR="00AB33B6">
        <w:rPr>
          <w:sz w:val="22"/>
          <w:szCs w:val="22"/>
        </w:rPr>
        <w:t>3</w:t>
      </w:r>
      <w:r w:rsidR="00F217D6" w:rsidRPr="00E3227E">
        <w:rPr>
          <w:sz w:val="22"/>
          <w:szCs w:val="22"/>
        </w:rPr>
        <w:t xml:space="preserve"> years ago</w:t>
      </w:r>
      <w:commentRangeEnd w:id="2"/>
      <w:r w:rsidR="0004552A">
        <w:rPr>
          <w:rStyle w:val="CommentReference"/>
        </w:rPr>
        <w:commentReference w:id="2"/>
      </w:r>
      <w:r w:rsidR="00F217D6" w:rsidRPr="00E3227E">
        <w:rPr>
          <w:sz w:val="22"/>
          <w:szCs w:val="22"/>
        </w:rPr>
        <w:t xml:space="preserve">? </w:t>
      </w:r>
      <w:commentRangeEnd w:id="3"/>
      <w:r w:rsidR="004829B9">
        <w:rPr>
          <w:rStyle w:val="CommentReference"/>
        </w:rPr>
        <w:commentReference w:id="3"/>
      </w:r>
      <w:r w:rsidR="00F217D6" w:rsidRPr="00E3227E">
        <w:rPr>
          <w:sz w:val="22"/>
          <w:szCs w:val="22"/>
        </w:rPr>
        <w:t>Why do you think they are better or worse?</w:t>
      </w:r>
    </w:p>
    <w:p w14:paraId="4AF822E8" w14:textId="039CEE7E" w:rsidR="007631FE" w:rsidRPr="00E3227E" w:rsidRDefault="00781522" w:rsidP="007631FE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E3227E">
        <w:rPr>
          <w:sz w:val="22"/>
          <w:szCs w:val="22"/>
        </w:rPr>
        <w:t xml:space="preserve">Do you believe that deforestation is a problem in your district? </w:t>
      </w:r>
      <w:r w:rsidR="00032091" w:rsidRPr="00E3227E">
        <w:rPr>
          <w:sz w:val="22"/>
          <w:szCs w:val="22"/>
        </w:rPr>
        <w:t xml:space="preserve">Please describe the problems surrounding deforestation in your district. </w:t>
      </w:r>
    </w:p>
    <w:p w14:paraId="25BA2E07" w14:textId="4694A7CF" w:rsidR="00781522" w:rsidRPr="00E3227E" w:rsidRDefault="00781522" w:rsidP="00781522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E3227E">
        <w:rPr>
          <w:sz w:val="22"/>
          <w:szCs w:val="22"/>
        </w:rPr>
        <w:t xml:space="preserve">What factors would you say contribute most to deforestation in your district? </w:t>
      </w:r>
      <w:proofErr w:type="gramStart"/>
      <w:r w:rsidR="00F217D6" w:rsidRPr="00E3227E">
        <w:rPr>
          <w:sz w:val="22"/>
          <w:szCs w:val="22"/>
        </w:rPr>
        <w:t>i</w:t>
      </w:r>
      <w:proofErr w:type="gramEnd"/>
      <w:r w:rsidR="00F217D6" w:rsidRPr="00E3227E">
        <w:rPr>
          <w:sz w:val="22"/>
          <w:szCs w:val="22"/>
        </w:rPr>
        <w:t xml:space="preserve">.e. What are the main drivers of deforestation in your district? PROBE: (charcoal production, agricultural expansion, wood extraction, burning, infrastructure development, etc.) </w:t>
      </w:r>
      <w:r w:rsidR="0023255A" w:rsidRPr="00E3227E">
        <w:rPr>
          <w:sz w:val="22"/>
          <w:szCs w:val="22"/>
        </w:rPr>
        <w:t>How have these factors</w:t>
      </w:r>
      <w:r w:rsidR="00AB33B6">
        <w:rPr>
          <w:sz w:val="22"/>
          <w:szCs w:val="22"/>
        </w:rPr>
        <w:t>/drivers changed over the past 3</w:t>
      </w:r>
      <w:r w:rsidR="0023255A" w:rsidRPr="00E3227E">
        <w:rPr>
          <w:sz w:val="22"/>
          <w:szCs w:val="22"/>
        </w:rPr>
        <w:t xml:space="preserve"> years? </w:t>
      </w:r>
    </w:p>
    <w:p w14:paraId="3501C3F8" w14:textId="28A1B695" w:rsidR="00896D5E" w:rsidRPr="00E3227E" w:rsidRDefault="00896D5E" w:rsidP="00896D5E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E3227E">
        <w:rPr>
          <w:sz w:val="22"/>
          <w:szCs w:val="22"/>
        </w:rPr>
        <w:t>Do you think that the state/provincial government supports sustainable forest management initiatives, including actions against deforestation? Please explain why or why not.</w:t>
      </w:r>
    </w:p>
    <w:p w14:paraId="696993C7" w14:textId="5B195528" w:rsidR="0023255A" w:rsidRPr="00E3227E" w:rsidRDefault="00F54192" w:rsidP="00781522">
      <w:pPr>
        <w:pStyle w:val="CommentText"/>
        <w:numPr>
          <w:ilvl w:val="0"/>
          <w:numId w:val="5"/>
        </w:numPr>
        <w:rPr>
          <w:sz w:val="22"/>
          <w:szCs w:val="22"/>
        </w:rPr>
      </w:pPr>
      <w:r>
        <w:rPr>
          <w:rFonts w:cs="Arial"/>
          <w:sz w:val="22"/>
          <w:szCs w:val="22"/>
        </w:rPr>
        <w:t>In the next 3</w:t>
      </w:r>
      <w:r w:rsidR="00781522" w:rsidRPr="00E3227E">
        <w:rPr>
          <w:rFonts w:cs="Arial"/>
          <w:sz w:val="22"/>
          <w:szCs w:val="22"/>
        </w:rPr>
        <w:t xml:space="preserve"> years, do you expect the condition of fo</w:t>
      </w:r>
      <w:r w:rsidR="00F217D6" w:rsidRPr="00E3227E">
        <w:rPr>
          <w:rFonts w:cs="Arial"/>
          <w:sz w:val="22"/>
          <w:szCs w:val="22"/>
        </w:rPr>
        <w:t>rests in your district to improv</w:t>
      </w:r>
      <w:r w:rsidR="00781522" w:rsidRPr="00E3227E">
        <w:rPr>
          <w:rFonts w:cs="Arial"/>
          <w:sz w:val="22"/>
          <w:szCs w:val="22"/>
        </w:rPr>
        <w:t>e? Why or why not? How about the quality and availability of</w:t>
      </w:r>
      <w:r>
        <w:rPr>
          <w:rFonts w:cs="Arial"/>
          <w:sz w:val="22"/>
          <w:szCs w:val="22"/>
        </w:rPr>
        <w:t xml:space="preserve"> forest resource over the next 3</w:t>
      </w:r>
      <w:r w:rsidR="00781522" w:rsidRPr="00E3227E">
        <w:rPr>
          <w:rFonts w:cs="Arial"/>
          <w:sz w:val="22"/>
          <w:szCs w:val="22"/>
        </w:rPr>
        <w:t xml:space="preserve"> years?</w:t>
      </w:r>
    </w:p>
    <w:p w14:paraId="4423B476" w14:textId="373F6DEA" w:rsidR="0023255A" w:rsidRPr="00E3227E" w:rsidRDefault="0023255A" w:rsidP="0023255A">
      <w:pPr>
        <w:pStyle w:val="CommentText"/>
        <w:numPr>
          <w:ilvl w:val="0"/>
          <w:numId w:val="7"/>
        </w:numPr>
        <w:rPr>
          <w:sz w:val="22"/>
          <w:szCs w:val="22"/>
        </w:rPr>
      </w:pPr>
      <w:r w:rsidRPr="00E3227E">
        <w:rPr>
          <w:b/>
          <w:sz w:val="22"/>
          <w:szCs w:val="22"/>
        </w:rPr>
        <w:t xml:space="preserve">Policies Surrounding </w:t>
      </w:r>
      <w:r w:rsidR="00386076">
        <w:rPr>
          <w:b/>
          <w:sz w:val="22"/>
          <w:szCs w:val="22"/>
        </w:rPr>
        <w:t>Reduction of</w:t>
      </w:r>
      <w:r w:rsidR="00386076" w:rsidRPr="00E3227E">
        <w:rPr>
          <w:b/>
          <w:sz w:val="22"/>
          <w:szCs w:val="22"/>
        </w:rPr>
        <w:t xml:space="preserve"> </w:t>
      </w:r>
      <w:r w:rsidRPr="00E3227E">
        <w:rPr>
          <w:b/>
          <w:sz w:val="22"/>
          <w:szCs w:val="22"/>
        </w:rPr>
        <w:t>Deforestation</w:t>
      </w:r>
      <w:r w:rsidR="00386076">
        <w:rPr>
          <w:b/>
          <w:sz w:val="22"/>
          <w:szCs w:val="22"/>
        </w:rPr>
        <w:t xml:space="preserve"> /Communities’ formal and customary rights</w:t>
      </w:r>
    </w:p>
    <w:p w14:paraId="456D3290" w14:textId="235FAD1E" w:rsidR="0023255A" w:rsidRPr="00E3227E" w:rsidRDefault="0023255A" w:rsidP="0023255A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What are the main government policies</w:t>
      </w:r>
      <w:r w:rsidR="004D7090">
        <w:rPr>
          <w:color w:val="000000" w:themeColor="text1"/>
        </w:rPr>
        <w:t xml:space="preserve"> and legislation</w:t>
      </w:r>
      <w:r w:rsidRPr="00E3227E">
        <w:rPr>
          <w:color w:val="000000" w:themeColor="text1"/>
        </w:rPr>
        <w:t xml:space="preserve"> that regulate forest use in your district?</w:t>
      </w:r>
    </w:p>
    <w:p w14:paraId="32F1F60E" w14:textId="678611DE" w:rsidR="0023255A" w:rsidRDefault="0023255A" w:rsidP="0023255A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 xml:space="preserve">Are you aware of </w:t>
      </w:r>
      <w:r w:rsidR="00896D5E" w:rsidRPr="00E3227E">
        <w:rPr>
          <w:color w:val="000000" w:themeColor="text1"/>
        </w:rPr>
        <w:t>any maj</w:t>
      </w:r>
      <w:r w:rsidR="002B3221">
        <w:rPr>
          <w:color w:val="000000" w:themeColor="text1"/>
        </w:rPr>
        <w:t>or policy shifts over the past 3</w:t>
      </w:r>
      <w:r w:rsidR="00896D5E" w:rsidRPr="00E3227E">
        <w:rPr>
          <w:color w:val="000000" w:themeColor="text1"/>
        </w:rPr>
        <w:t xml:space="preserve"> years </w:t>
      </w:r>
      <w:r w:rsidRPr="00E3227E">
        <w:rPr>
          <w:color w:val="000000" w:themeColor="text1"/>
        </w:rPr>
        <w:t>that affect the utilization of forests by local users in your district? If so, what are they?</w:t>
      </w:r>
    </w:p>
    <w:p w14:paraId="2DE58BFC" w14:textId="5AA59451" w:rsidR="001D4B1C" w:rsidRPr="00574939" w:rsidRDefault="001D4B1C" w:rsidP="001D4B1C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lastRenderedPageBreak/>
        <w:t xml:space="preserve">Is participation of communities/civil society </w:t>
      </w:r>
      <w:r w:rsidR="00882D0B">
        <w:t xml:space="preserve">provided for when </w:t>
      </w:r>
      <w:r>
        <w:t>district regulations and policies</w:t>
      </w:r>
      <w:r w:rsidR="00882D0B">
        <w:t xml:space="preserve"> are being designed</w:t>
      </w:r>
      <w:r>
        <w:t>?</w:t>
      </w:r>
      <w:r w:rsidR="00914EFF">
        <w:t xml:space="preserve"> </w:t>
      </w:r>
      <w:r w:rsidR="00FE1779">
        <w:t>If so, p</w:t>
      </w:r>
      <w:r w:rsidR="00914EFF">
        <w:t>lease explain how and at what stage of the process.</w:t>
      </w:r>
    </w:p>
    <w:p w14:paraId="0E0CCD0F" w14:textId="103CE8AA" w:rsidR="00574939" w:rsidRPr="00574939" w:rsidRDefault="00E00C6F" w:rsidP="001D4B1C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t>Are there specific regulations on community forestry</w:t>
      </w:r>
      <w:r w:rsidR="00574939">
        <w:t xml:space="preserve"> at the national/district level</w:t>
      </w:r>
      <w:r>
        <w:t xml:space="preserve">? Are collective rights recognized in these regulations? </w:t>
      </w:r>
      <w:r w:rsidR="00885F23">
        <w:t>What types of rights are recognized for communities, i.e. use and usufruct of forests, alienate third parties from forests/lands, power to sell/rent forests/lands, power to pledge forests/lands?</w:t>
      </w:r>
    </w:p>
    <w:p w14:paraId="325B0163" w14:textId="6D5BC332" w:rsidR="00E00C6F" w:rsidRPr="001D4B1C" w:rsidRDefault="00E00C6F" w:rsidP="001D4B1C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t xml:space="preserve">Do </w:t>
      </w:r>
      <w:r w:rsidR="00574939">
        <w:t xml:space="preserve">community forestry </w:t>
      </w:r>
      <w:r>
        <w:t xml:space="preserve">regulations </w:t>
      </w:r>
      <w:r w:rsidR="00574939" w:rsidRPr="00574939">
        <w:t>take account of</w:t>
      </w:r>
      <w:r>
        <w:t xml:space="preserve"> traditional </w:t>
      </w:r>
      <w:r w:rsidR="00574939">
        <w:t xml:space="preserve">decision-making </w:t>
      </w:r>
      <w:r>
        <w:t>structures in decisions</w:t>
      </w:r>
      <w:r w:rsidR="000550D0">
        <w:t xml:space="preserve"> linked to communities’ rights to lands/forest resources</w:t>
      </w:r>
      <w:r>
        <w:t>?</w:t>
      </w:r>
      <w:r w:rsidR="002B3221">
        <w:t xml:space="preserve"> </w:t>
      </w:r>
    </w:p>
    <w:p w14:paraId="12D93952" w14:textId="479C2354" w:rsidR="0023255A" w:rsidRPr="00E3227E" w:rsidRDefault="0023255A" w:rsidP="0023255A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Are there laws in this district that regulate or restrict any of the following activities in forest/wooded areas? For each activity, please describe the rules. Have these rules changes over the past 5 years? If yes, please explain</w:t>
      </w:r>
      <w:r w:rsidR="00914EFF">
        <w:rPr>
          <w:color w:val="000000" w:themeColor="text1"/>
        </w:rPr>
        <w:t>.</w:t>
      </w:r>
    </w:p>
    <w:p w14:paraId="337D0A15" w14:textId="77777777" w:rsidR="0023255A" w:rsidRPr="00E3227E" w:rsidRDefault="0023255A" w:rsidP="0023255A">
      <w:pPr>
        <w:pStyle w:val="ListParagraph"/>
        <w:numPr>
          <w:ilvl w:val="1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Agriculture</w:t>
      </w:r>
    </w:p>
    <w:p w14:paraId="4651644C" w14:textId="77777777" w:rsidR="0023255A" w:rsidRPr="00E3227E" w:rsidRDefault="0023255A" w:rsidP="0023255A">
      <w:pPr>
        <w:pStyle w:val="ListParagraph"/>
        <w:numPr>
          <w:ilvl w:val="1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Hunting</w:t>
      </w:r>
    </w:p>
    <w:p w14:paraId="5753CE36" w14:textId="77777777" w:rsidR="0023255A" w:rsidRPr="00E3227E" w:rsidRDefault="0023255A" w:rsidP="0023255A">
      <w:pPr>
        <w:pStyle w:val="ListParagraph"/>
        <w:numPr>
          <w:ilvl w:val="1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Gathering</w:t>
      </w:r>
    </w:p>
    <w:p w14:paraId="25A26B2D" w14:textId="77777777" w:rsidR="0023255A" w:rsidRPr="00E3227E" w:rsidRDefault="0023255A" w:rsidP="0023255A">
      <w:pPr>
        <w:pStyle w:val="ListParagraph"/>
        <w:numPr>
          <w:ilvl w:val="1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Logging</w:t>
      </w:r>
    </w:p>
    <w:p w14:paraId="7E39C6A4" w14:textId="294DF944" w:rsidR="0023255A" w:rsidRDefault="0023255A" w:rsidP="0023255A">
      <w:pPr>
        <w:pStyle w:val="ListParagraph"/>
        <w:numPr>
          <w:ilvl w:val="1"/>
          <w:numId w:val="5"/>
        </w:numPr>
        <w:rPr>
          <w:ins w:id="4" w:author="Heather Huntington" w:date="2014-12-01T14:30:00Z"/>
          <w:color w:val="000000" w:themeColor="text1"/>
        </w:rPr>
      </w:pPr>
      <w:commentRangeStart w:id="5"/>
      <w:r w:rsidRPr="00E3227E">
        <w:rPr>
          <w:color w:val="000000" w:themeColor="text1"/>
        </w:rPr>
        <w:t>Collecting wood for fuel</w:t>
      </w:r>
      <w:commentRangeEnd w:id="5"/>
      <w:r w:rsidR="00571446">
        <w:rPr>
          <w:rStyle w:val="CommentReference"/>
        </w:rPr>
        <w:commentReference w:id="5"/>
      </w:r>
    </w:p>
    <w:p w14:paraId="6C36D3F1" w14:textId="7C56EF56" w:rsidR="004829B9" w:rsidRDefault="004829B9" w:rsidP="004829B9">
      <w:pPr>
        <w:pStyle w:val="ListParagraph"/>
        <w:numPr>
          <w:ilvl w:val="1"/>
          <w:numId w:val="5"/>
        </w:numPr>
        <w:rPr>
          <w:ins w:id="6" w:author="Heather Huntington" w:date="2014-12-01T14:30:00Z"/>
          <w:color w:val="000000" w:themeColor="text1"/>
        </w:rPr>
      </w:pPr>
      <w:ins w:id="7" w:author="Heather Huntington" w:date="2014-12-01T14:30:00Z">
        <w:r>
          <w:rPr>
            <w:color w:val="000000" w:themeColor="text1"/>
          </w:rPr>
          <w:t>Personal use</w:t>
        </w:r>
      </w:ins>
    </w:p>
    <w:p w14:paraId="4CEB5CE1" w14:textId="14800892" w:rsidR="004829B9" w:rsidRDefault="004829B9" w:rsidP="004829B9">
      <w:pPr>
        <w:pStyle w:val="ListParagraph"/>
        <w:numPr>
          <w:ilvl w:val="1"/>
          <w:numId w:val="5"/>
        </w:numPr>
        <w:rPr>
          <w:ins w:id="8" w:author="Heather Huntington" w:date="2014-12-01T14:30:00Z"/>
          <w:color w:val="000000" w:themeColor="text1"/>
        </w:rPr>
      </w:pPr>
      <w:ins w:id="9" w:author="Heather Huntington" w:date="2014-12-01T14:30:00Z">
        <w:r>
          <w:rPr>
            <w:color w:val="000000" w:themeColor="text1"/>
          </w:rPr>
          <w:t>Sale</w:t>
        </w:r>
      </w:ins>
    </w:p>
    <w:p w14:paraId="2E28C103" w14:textId="77777777" w:rsidR="004829B9" w:rsidRPr="004829B9" w:rsidDel="004829B9" w:rsidRDefault="004829B9" w:rsidP="004829B9">
      <w:pPr>
        <w:pStyle w:val="ListParagraph"/>
        <w:numPr>
          <w:ilvl w:val="1"/>
          <w:numId w:val="5"/>
        </w:numPr>
        <w:rPr>
          <w:del w:id="10" w:author="Heather Huntington" w:date="2014-12-01T14:31:00Z"/>
        </w:rPr>
      </w:pPr>
    </w:p>
    <w:p w14:paraId="4398057D" w14:textId="6980689A" w:rsidR="0023255A" w:rsidRPr="004829B9" w:rsidRDefault="0023255A" w:rsidP="004829B9">
      <w:pPr>
        <w:pStyle w:val="ListParagraph"/>
        <w:numPr>
          <w:ilvl w:val="1"/>
          <w:numId w:val="5"/>
        </w:numPr>
        <w:rPr>
          <w:color w:val="000000" w:themeColor="text1"/>
          <w:rPrChange w:id="11" w:author="Heather Huntington" w:date="2014-12-01T14:31:00Z">
            <w:rPr/>
          </w:rPrChange>
        </w:rPr>
      </w:pPr>
      <w:r w:rsidRPr="004829B9">
        <w:rPr>
          <w:color w:val="000000" w:themeColor="text1"/>
          <w:rPrChange w:id="12" w:author="Heather Huntington" w:date="2014-12-01T14:31:00Z">
            <w:rPr/>
          </w:rPrChange>
        </w:rPr>
        <w:t>NFTP activities</w:t>
      </w:r>
    </w:p>
    <w:p w14:paraId="1F294A75" w14:textId="41DBF626" w:rsidR="00AD55E9" w:rsidRPr="00E3227E" w:rsidRDefault="00AD55E9" w:rsidP="0023255A">
      <w:pPr>
        <w:pStyle w:val="ListParagraph"/>
        <w:numPr>
          <w:ilvl w:val="1"/>
          <w:numId w:val="5"/>
        </w:numPr>
        <w:rPr>
          <w:color w:val="000000" w:themeColor="text1"/>
        </w:rPr>
      </w:pPr>
      <w:r>
        <w:rPr>
          <w:color w:val="000000" w:themeColor="text1"/>
        </w:rPr>
        <w:t>Mining</w:t>
      </w:r>
    </w:p>
    <w:p w14:paraId="27246298" w14:textId="77777777" w:rsidR="00E3227E" w:rsidRDefault="00E3227E" w:rsidP="00E3227E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What is the process that outsiders/strangers must follow for using the forests? Are there rules that are different for locals versus outsiders? Please describe.</w:t>
      </w:r>
    </w:p>
    <w:p w14:paraId="52B135A3" w14:textId="524F37A9" w:rsidR="00896D5E" w:rsidRDefault="00896D5E" w:rsidP="00896D5E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In your opinion, are the laws enforced effectively? Are the laws respected by local communities?</w:t>
      </w:r>
    </w:p>
    <w:p w14:paraId="033E2541" w14:textId="7667ADB7" w:rsidR="000550D0" w:rsidRPr="00E3227E" w:rsidRDefault="000550D0" w:rsidP="00896D5E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Are communities aware of restrictions of access to natural resources (for instance, when a forest use permit is granted to a third party)? If they are, do you believe they respect these restrictions?</w:t>
      </w:r>
    </w:p>
    <w:p w14:paraId="423B0797" w14:textId="2AC9BF02" w:rsidR="00896D5E" w:rsidRPr="00E3227E" w:rsidRDefault="00896D5E" w:rsidP="00896D5E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Are there any other problems or challenges surrounding these laws or policies that you wish to share?</w:t>
      </w:r>
    </w:p>
    <w:p w14:paraId="616D85FF" w14:textId="3AE13930" w:rsidR="00896D5E" w:rsidRPr="00E3227E" w:rsidRDefault="002B3221" w:rsidP="00896D5E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To your knowledge, d</w:t>
      </w:r>
      <w:r w:rsidR="00896D5E" w:rsidRPr="00E3227E">
        <w:rPr>
          <w:color w:val="000000" w:themeColor="text1"/>
        </w:rPr>
        <w:t xml:space="preserve">o government laws conflict with traditional rules governing forests in communities? Please explain how. </w:t>
      </w:r>
    </w:p>
    <w:p w14:paraId="52F7838E" w14:textId="3BDF9C21" w:rsidR="00E3227E" w:rsidRPr="00E3227E" w:rsidRDefault="0023255A" w:rsidP="00E3227E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E3227E">
        <w:t xml:space="preserve">In your opinion, </w:t>
      </w:r>
      <w:r w:rsidR="00E22BB9">
        <w:t>do community leaders have the capacity</w:t>
      </w:r>
      <w:r w:rsidRPr="00E3227E">
        <w:t xml:space="preserve"> to manage forests sustainably? </w:t>
      </w:r>
      <w:r w:rsidR="00E22BB9">
        <w:t>(</w:t>
      </w:r>
      <w:proofErr w:type="gramStart"/>
      <w:r w:rsidR="00E22BB9">
        <w:t>in</w:t>
      </w:r>
      <w:proofErr w:type="gramEnd"/>
      <w:r w:rsidR="00E22BB9">
        <w:t xml:space="preserve"> terms of knowledge, resources available to them, etc.) </w:t>
      </w:r>
      <w:r w:rsidR="00896D5E" w:rsidRPr="00E3227E">
        <w:t xml:space="preserve">Are community leaders aware of the laws? Do they enforce them effectively? Please explain why or why not. </w:t>
      </w:r>
    </w:p>
    <w:p w14:paraId="1FEBD454" w14:textId="1BF2BCAA" w:rsidR="00896D5E" w:rsidRPr="00F80EDC" w:rsidRDefault="00896D5E" w:rsidP="00F80EDC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 xml:space="preserve">Do you think there is more of less unauthorized/illegal access to forests than there was 5 years ago? Please explain. </w:t>
      </w:r>
    </w:p>
    <w:p w14:paraId="66255BAE" w14:textId="77777777" w:rsidR="00896D5E" w:rsidRPr="00F80EDC" w:rsidRDefault="00896D5E" w:rsidP="00896D5E">
      <w:pPr>
        <w:pStyle w:val="ListParagraph"/>
        <w:rPr>
          <w:color w:val="000000" w:themeColor="text1"/>
        </w:rPr>
      </w:pPr>
    </w:p>
    <w:p w14:paraId="2AD75FFD" w14:textId="5EE21D9B" w:rsidR="007631FE" w:rsidRPr="00173B53" w:rsidRDefault="00E3227E" w:rsidP="00E3227E">
      <w:pPr>
        <w:pStyle w:val="ListParagraph"/>
        <w:numPr>
          <w:ilvl w:val="0"/>
          <w:numId w:val="7"/>
        </w:numPr>
        <w:rPr>
          <w:b/>
          <w:color w:val="000000" w:themeColor="text1"/>
        </w:rPr>
      </w:pPr>
      <w:r w:rsidRPr="00173B53">
        <w:rPr>
          <w:b/>
        </w:rPr>
        <w:t>Project Surrounding</w:t>
      </w:r>
      <w:r w:rsidR="00FA37F8">
        <w:rPr>
          <w:b/>
        </w:rPr>
        <w:t xml:space="preserve"> Participation in Natural Resources’ Decision-Making Processes,</w:t>
      </w:r>
      <w:r w:rsidRPr="00173B53">
        <w:rPr>
          <w:b/>
        </w:rPr>
        <w:t xml:space="preserve"> </w:t>
      </w:r>
      <w:r w:rsidR="00F80EDC" w:rsidRPr="00173B53">
        <w:rPr>
          <w:b/>
        </w:rPr>
        <w:t xml:space="preserve">Deforestation and Associated </w:t>
      </w:r>
      <w:r w:rsidRPr="00173B53">
        <w:rPr>
          <w:b/>
        </w:rPr>
        <w:t xml:space="preserve">Benefits/Harms and </w:t>
      </w:r>
      <w:r w:rsidR="009F770D" w:rsidRPr="00173B53">
        <w:rPr>
          <w:b/>
        </w:rPr>
        <w:t xml:space="preserve">Grievance Mechanisms </w:t>
      </w:r>
    </w:p>
    <w:p w14:paraId="775FB652" w14:textId="75F2B18A" w:rsidR="00FA37F8" w:rsidRPr="00FA37F8" w:rsidRDefault="00FA37F8" w:rsidP="00FA37F8">
      <w:pPr>
        <w:pStyle w:val="CommentText"/>
        <w:ind w:left="810"/>
        <w:rPr>
          <w:b/>
          <w:sz w:val="22"/>
          <w:szCs w:val="22"/>
        </w:rPr>
      </w:pPr>
      <w:r w:rsidRPr="00FA37F8">
        <w:rPr>
          <w:b/>
          <w:sz w:val="22"/>
          <w:szCs w:val="22"/>
        </w:rPr>
        <w:t>Forest conservation/management programs</w:t>
      </w:r>
      <w:r>
        <w:rPr>
          <w:b/>
          <w:sz w:val="22"/>
          <w:szCs w:val="22"/>
        </w:rPr>
        <w:t xml:space="preserve"> in the District Area</w:t>
      </w:r>
    </w:p>
    <w:p w14:paraId="0EAA1F8A" w14:textId="62D0409A" w:rsidR="00896D5E" w:rsidRPr="00F80EDC" w:rsidRDefault="00896D5E" w:rsidP="007631FE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F80EDC">
        <w:rPr>
          <w:rFonts w:cs="Arial"/>
          <w:sz w:val="22"/>
          <w:szCs w:val="22"/>
        </w:rPr>
        <w:lastRenderedPageBreak/>
        <w:t>Are you aware of any programs</w:t>
      </w:r>
      <w:r w:rsidR="00E3227E" w:rsidRPr="00F80EDC">
        <w:rPr>
          <w:rFonts w:cs="Arial"/>
          <w:sz w:val="22"/>
          <w:szCs w:val="22"/>
        </w:rPr>
        <w:t>/initiatives</w:t>
      </w:r>
      <w:r w:rsidRPr="00F80EDC">
        <w:rPr>
          <w:rFonts w:cs="Arial"/>
          <w:sz w:val="22"/>
          <w:szCs w:val="22"/>
        </w:rPr>
        <w:t xml:space="preserve"> surrounding forest conservation</w:t>
      </w:r>
      <w:r w:rsidR="00FA37F8">
        <w:rPr>
          <w:rFonts w:cs="Arial"/>
          <w:sz w:val="22"/>
          <w:szCs w:val="22"/>
        </w:rPr>
        <w:t xml:space="preserve"> or management</w:t>
      </w:r>
      <w:r w:rsidRPr="00F80EDC">
        <w:rPr>
          <w:rFonts w:cs="Arial"/>
          <w:sz w:val="22"/>
          <w:szCs w:val="22"/>
        </w:rPr>
        <w:t xml:space="preserve"> in your district?</w:t>
      </w:r>
      <w:r w:rsidR="00E3227E" w:rsidRPr="00F80EDC">
        <w:rPr>
          <w:rFonts w:cs="Arial"/>
          <w:sz w:val="22"/>
          <w:szCs w:val="22"/>
        </w:rPr>
        <w:t xml:space="preserve"> Please provide the name of the program, the implementing agency, the year the project started, and describe the program activities. </w:t>
      </w:r>
    </w:p>
    <w:p w14:paraId="614B4163" w14:textId="1486116F" w:rsidR="00F80EDC" w:rsidRPr="00F80EDC" w:rsidRDefault="00F80EDC" w:rsidP="00F80EDC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>Has your district entered any formal agreements with government organizations, programs, etc. in the area of</w:t>
      </w:r>
      <w:r w:rsidR="002B3221">
        <w:rPr>
          <w:sz w:val="22"/>
          <w:szCs w:val="22"/>
        </w:rPr>
        <w:t xml:space="preserve"> forest management in the past 3</w:t>
      </w:r>
      <w:r w:rsidRPr="00F80EDC">
        <w:rPr>
          <w:sz w:val="22"/>
          <w:szCs w:val="22"/>
        </w:rPr>
        <w:t xml:space="preserve"> years? What type of agreement?</w:t>
      </w:r>
    </w:p>
    <w:p w14:paraId="75CD6717" w14:textId="2396B13B" w:rsidR="008E50BD" w:rsidRDefault="008E50BD" w:rsidP="008E50BD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>How has your district received any forestry related external support (technical assistance, free inputs, etc</w:t>
      </w:r>
      <w:r w:rsidR="00386076">
        <w:rPr>
          <w:sz w:val="22"/>
          <w:szCs w:val="22"/>
        </w:rPr>
        <w:t>.</w:t>
      </w:r>
      <w:r w:rsidRPr="00F80EDC">
        <w:rPr>
          <w:sz w:val="22"/>
          <w:szCs w:val="22"/>
        </w:rPr>
        <w:t xml:space="preserve">) from government, donors, NGOs, </w:t>
      </w:r>
      <w:r w:rsidR="00386076" w:rsidRPr="00F80EDC">
        <w:rPr>
          <w:sz w:val="22"/>
          <w:szCs w:val="22"/>
        </w:rPr>
        <w:t>etc.</w:t>
      </w:r>
      <w:r w:rsidRPr="00F80EDC">
        <w:rPr>
          <w:sz w:val="22"/>
          <w:szCs w:val="22"/>
        </w:rPr>
        <w:t xml:space="preserve"> over the past 12 months?</w:t>
      </w:r>
    </w:p>
    <w:p w14:paraId="661630EA" w14:textId="7A91E1DB" w:rsidR="00FA37F8" w:rsidRPr="00FA37F8" w:rsidRDefault="00FA37F8" w:rsidP="00FA37F8">
      <w:pPr>
        <w:pStyle w:val="CommentText"/>
        <w:ind w:left="810"/>
        <w:rPr>
          <w:b/>
          <w:sz w:val="22"/>
          <w:szCs w:val="22"/>
        </w:rPr>
      </w:pPr>
      <w:r w:rsidRPr="00FA37F8">
        <w:rPr>
          <w:b/>
          <w:sz w:val="22"/>
          <w:szCs w:val="22"/>
        </w:rPr>
        <w:t>Benefit sharing mechanisms</w:t>
      </w:r>
    </w:p>
    <w:p w14:paraId="51EBFC9C" w14:textId="179196EF" w:rsidR="00F80EDC" w:rsidRPr="00F80EDC" w:rsidRDefault="00896D5E" w:rsidP="00F80EDC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 xml:space="preserve">Has your district </w:t>
      </w:r>
      <w:r w:rsidR="00781522" w:rsidRPr="00F80EDC">
        <w:rPr>
          <w:sz w:val="22"/>
          <w:szCs w:val="22"/>
        </w:rPr>
        <w:t xml:space="preserve">received any direct benefits (in kind or in cash) related to forest services (listed below) over the past 12 months? If yes, directly to households, directly to communities, or both? </w:t>
      </w:r>
    </w:p>
    <w:p w14:paraId="6035E3BE" w14:textId="77777777" w:rsidR="00F80EDC" w:rsidRPr="00F80EDC" w:rsidRDefault="00781522" w:rsidP="00F80EDC">
      <w:pPr>
        <w:pStyle w:val="CommentText"/>
        <w:numPr>
          <w:ilvl w:val="1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>Tourism</w:t>
      </w:r>
    </w:p>
    <w:p w14:paraId="0893AED9" w14:textId="77777777" w:rsidR="00F80EDC" w:rsidRPr="00F80EDC" w:rsidRDefault="00781522" w:rsidP="00F80EDC">
      <w:pPr>
        <w:pStyle w:val="CommentText"/>
        <w:numPr>
          <w:ilvl w:val="1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 xml:space="preserve">Carbon sequestration </w:t>
      </w:r>
    </w:p>
    <w:p w14:paraId="219DA615" w14:textId="77777777" w:rsidR="00F80EDC" w:rsidRPr="00F80EDC" w:rsidRDefault="00781522" w:rsidP="00F80EDC">
      <w:pPr>
        <w:pStyle w:val="CommentText"/>
        <w:numPr>
          <w:ilvl w:val="1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>Water catchment</w:t>
      </w:r>
    </w:p>
    <w:p w14:paraId="6AC912EE" w14:textId="77777777" w:rsidR="00F80EDC" w:rsidRPr="00F80EDC" w:rsidRDefault="00781522" w:rsidP="00F80EDC">
      <w:pPr>
        <w:pStyle w:val="CommentText"/>
        <w:numPr>
          <w:ilvl w:val="1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>Biodiversity conservation</w:t>
      </w:r>
    </w:p>
    <w:p w14:paraId="0F400D41" w14:textId="77777777" w:rsidR="00F80EDC" w:rsidRPr="00F80EDC" w:rsidRDefault="00781522" w:rsidP="00F80EDC">
      <w:pPr>
        <w:pStyle w:val="CommentText"/>
        <w:numPr>
          <w:ilvl w:val="1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 xml:space="preserve">Compensation from timber company </w:t>
      </w:r>
    </w:p>
    <w:p w14:paraId="1427F760" w14:textId="77777777" w:rsidR="00F80EDC" w:rsidRPr="00F80EDC" w:rsidRDefault="00781522" w:rsidP="00F80EDC">
      <w:pPr>
        <w:pStyle w:val="CommentText"/>
        <w:numPr>
          <w:ilvl w:val="1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 xml:space="preserve">Compensation from mining company </w:t>
      </w:r>
    </w:p>
    <w:p w14:paraId="5C846661" w14:textId="77777777" w:rsidR="00F80EDC" w:rsidRPr="00F80EDC" w:rsidRDefault="00781522" w:rsidP="00F80EDC">
      <w:pPr>
        <w:pStyle w:val="CommentText"/>
        <w:numPr>
          <w:ilvl w:val="1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 xml:space="preserve">Tree planting/afforestation </w:t>
      </w:r>
    </w:p>
    <w:p w14:paraId="4AE5A69D" w14:textId="13E4BF43" w:rsidR="00781522" w:rsidRPr="008E50BD" w:rsidRDefault="00781522" w:rsidP="008E50BD">
      <w:pPr>
        <w:pStyle w:val="CommentText"/>
        <w:numPr>
          <w:ilvl w:val="1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 xml:space="preserve">Other forest services, specify </w:t>
      </w:r>
    </w:p>
    <w:p w14:paraId="2F5340CD" w14:textId="77777777" w:rsidR="00FA37F8" w:rsidRPr="004A0F28" w:rsidRDefault="00FA37F8" w:rsidP="00FA37F8">
      <w:pPr>
        <w:pStyle w:val="ListParagraph"/>
        <w:numPr>
          <w:ilvl w:val="0"/>
          <w:numId w:val="5"/>
        </w:numPr>
        <w:ind w:left="805" w:hanging="357"/>
        <w:contextualSpacing w:val="0"/>
        <w:rPr>
          <w:color w:val="000000" w:themeColor="text1"/>
        </w:rPr>
      </w:pPr>
      <w:r>
        <w:rPr>
          <w:color w:val="000000" w:themeColor="text1"/>
        </w:rPr>
        <w:t xml:space="preserve">Are benefit-sharing mechanisms provided for when </w:t>
      </w:r>
      <w:commentRangeStart w:id="13"/>
      <w:r>
        <w:rPr>
          <w:color w:val="000000" w:themeColor="text1"/>
        </w:rPr>
        <w:t>communities are beneficiaries/co-executors of forests management/logging projects? Please explain.</w:t>
      </w:r>
    </w:p>
    <w:p w14:paraId="4BA9ED1C" w14:textId="38B210A8" w:rsidR="00FA37F8" w:rsidRPr="00800EE1" w:rsidRDefault="00FA37F8" w:rsidP="00800EE1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 xml:space="preserve">Are benefit-sharing mechanisms provided for when communities </w:t>
      </w:r>
      <w:commentRangeStart w:id="14"/>
      <w:r>
        <w:rPr>
          <w:color w:val="000000" w:themeColor="text1"/>
        </w:rPr>
        <w:t xml:space="preserve">may be impacted by </w:t>
      </w:r>
      <w:commentRangeEnd w:id="14"/>
      <w:r w:rsidR="002F0E71">
        <w:rPr>
          <w:rStyle w:val="CommentReference"/>
        </w:rPr>
        <w:commentReference w:id="14"/>
      </w:r>
      <w:r>
        <w:rPr>
          <w:color w:val="000000" w:themeColor="text1"/>
        </w:rPr>
        <w:t xml:space="preserve">forests management/logging projects executed by third parties? </w:t>
      </w:r>
      <w:r w:rsidRPr="00800EE1">
        <w:t>Was the compensation provided enough to compensate the damage/impact?</w:t>
      </w:r>
      <w:r w:rsidR="00800EE1">
        <w:t xml:space="preserve"> Please explain.</w:t>
      </w:r>
    </w:p>
    <w:commentRangeEnd w:id="13"/>
    <w:p w14:paraId="29464E49" w14:textId="0935FE0C" w:rsidR="00FA37F8" w:rsidRPr="00FA37F8" w:rsidRDefault="004829B9" w:rsidP="00FA37F8">
      <w:pPr>
        <w:pStyle w:val="CommentText"/>
        <w:ind w:left="810"/>
        <w:rPr>
          <w:b/>
          <w:sz w:val="22"/>
          <w:szCs w:val="22"/>
        </w:rPr>
      </w:pPr>
      <w:r>
        <w:rPr>
          <w:rStyle w:val="CommentReference"/>
        </w:rPr>
        <w:commentReference w:id="13"/>
      </w:r>
      <w:r w:rsidR="00FA37F8" w:rsidRPr="00FA37F8">
        <w:rPr>
          <w:rFonts w:cs="Arial"/>
          <w:b/>
          <w:color w:val="1A1A1A"/>
          <w:sz w:val="22"/>
          <w:szCs w:val="22"/>
        </w:rPr>
        <w:t>Access to information</w:t>
      </w:r>
    </w:p>
    <w:p w14:paraId="2EE76B37" w14:textId="6719E9D1" w:rsidR="009F770D" w:rsidRDefault="009F770D" w:rsidP="008E50BD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>Is there a government agency communities can have recourse to in case they want information or have a concern over a natural resources’ regulation</w:t>
      </w:r>
      <w:r w:rsidR="001E58D6">
        <w:rPr>
          <w:sz w:val="22"/>
          <w:szCs w:val="22"/>
        </w:rPr>
        <w:t>,</w:t>
      </w:r>
      <w:r w:rsidRPr="00F80EDC">
        <w:rPr>
          <w:sz w:val="22"/>
          <w:szCs w:val="22"/>
        </w:rPr>
        <w:t xml:space="preserve"> project</w:t>
      </w:r>
      <w:r w:rsidR="001E58D6">
        <w:rPr>
          <w:sz w:val="22"/>
          <w:szCs w:val="22"/>
        </w:rPr>
        <w:t xml:space="preserve"> or concession</w:t>
      </w:r>
      <w:r w:rsidRPr="00F80EDC">
        <w:rPr>
          <w:sz w:val="22"/>
          <w:szCs w:val="22"/>
        </w:rPr>
        <w:t>?</w:t>
      </w:r>
      <w:r w:rsidR="008E50BD">
        <w:rPr>
          <w:sz w:val="22"/>
          <w:szCs w:val="22"/>
        </w:rPr>
        <w:t xml:space="preserve"> </w:t>
      </w:r>
      <w:r w:rsidRPr="008E50BD">
        <w:rPr>
          <w:sz w:val="22"/>
          <w:szCs w:val="22"/>
        </w:rPr>
        <w:t>Is the information provided complete?</w:t>
      </w:r>
      <w:r w:rsidR="001E58D6">
        <w:rPr>
          <w:sz w:val="22"/>
          <w:szCs w:val="22"/>
        </w:rPr>
        <w:t xml:space="preserve"> Is this information available in the languages spoken by impacted communities?</w:t>
      </w:r>
      <w:r w:rsidRPr="008E50BD">
        <w:rPr>
          <w:sz w:val="22"/>
          <w:szCs w:val="22"/>
        </w:rPr>
        <w:t xml:space="preserve"> Is information provided promptly?</w:t>
      </w:r>
    </w:p>
    <w:p w14:paraId="2F32C184" w14:textId="2AC75B9E" w:rsidR="00F11F3B" w:rsidRPr="00B75182" w:rsidRDefault="00F11F3B" w:rsidP="00F11F3B">
      <w:pPr>
        <w:pStyle w:val="ListParagraph"/>
        <w:numPr>
          <w:ilvl w:val="0"/>
          <w:numId w:val="5"/>
        </w:numPr>
        <w:ind w:left="805" w:hanging="357"/>
        <w:contextualSpacing w:val="0"/>
      </w:pPr>
      <w:r>
        <w:rPr>
          <w:rFonts w:cs="Arial"/>
          <w:color w:val="1A1A1A"/>
        </w:rPr>
        <w:t>In case these processes impact communities’ formal and customary rights to forests/</w:t>
      </w:r>
      <w:r w:rsidRPr="00775ECB">
        <w:rPr>
          <w:rFonts w:cs="Arial"/>
          <w:color w:val="1A1A1A"/>
        </w:rPr>
        <w:t>lands</w:t>
      </w:r>
      <w:ins w:id="16" w:author="Stickler, Mercedes M. (E3/LTRM)" w:date="2014-11-21T17:57:00Z">
        <w:r w:rsidR="002A450A">
          <w:rPr>
            <w:rFonts w:cs="Arial"/>
            <w:color w:val="1A1A1A"/>
          </w:rPr>
          <w:t>,</w:t>
        </w:r>
      </w:ins>
      <w:r w:rsidRPr="00775ECB">
        <w:rPr>
          <w:rFonts w:cs="Arial"/>
          <w:color w:val="1A1A1A"/>
        </w:rPr>
        <w:t xml:space="preserve"> </w:t>
      </w:r>
      <w:r>
        <w:rPr>
          <w:rFonts w:cs="Arial"/>
          <w:color w:val="1A1A1A"/>
        </w:rPr>
        <w:t>is there a special process to provide</w:t>
      </w:r>
      <w:r w:rsidRPr="00775ECB">
        <w:rPr>
          <w:rFonts w:cs="Arial"/>
          <w:color w:val="1A1A1A"/>
        </w:rPr>
        <w:t xml:space="preserve"> information and feedback?</w:t>
      </w:r>
    </w:p>
    <w:p w14:paraId="2FA195D9" w14:textId="672E9C28" w:rsidR="00FA37F8" w:rsidRPr="00B75182" w:rsidRDefault="00FA37F8" w:rsidP="00FA37F8">
      <w:pPr>
        <w:pStyle w:val="ListParagraph"/>
        <w:numPr>
          <w:ilvl w:val="0"/>
          <w:numId w:val="5"/>
        </w:numPr>
        <w:ind w:left="805" w:hanging="357"/>
        <w:contextualSpacing w:val="0"/>
      </w:pPr>
      <w:r w:rsidRPr="000B2B47">
        <w:rPr>
          <w:color w:val="000000" w:themeColor="text1"/>
        </w:rPr>
        <w:lastRenderedPageBreak/>
        <w:t>Is the community informed of processes resulting in the authorization</w:t>
      </w:r>
      <w:ins w:id="17" w:author="Stickler, Mercedes M. (E3/LTRM)" w:date="2014-11-21T17:57:00Z">
        <w:r w:rsidR="002A450A">
          <w:rPr>
            <w:color w:val="000000" w:themeColor="text1"/>
          </w:rPr>
          <w:t xml:space="preserve"> of</w:t>
        </w:r>
      </w:ins>
      <w:r w:rsidRPr="000B2B47">
        <w:rPr>
          <w:color w:val="000000" w:themeColor="text1"/>
        </w:rPr>
        <w:t xml:space="preserve"> natural resource use </w:t>
      </w:r>
      <w:r>
        <w:rPr>
          <w:color w:val="000000" w:themeColor="text1"/>
        </w:rPr>
        <w:t xml:space="preserve">concessions/permits?  </w:t>
      </w:r>
      <w:r w:rsidRPr="000B2B47">
        <w:rPr>
          <w:color w:val="000000" w:themeColor="text1"/>
        </w:rPr>
        <w:t xml:space="preserve">If so, does this happen prior </w:t>
      </w:r>
      <w:ins w:id="18" w:author="Stickler, Mercedes M. (E3/LTRM)" w:date="2014-11-21T17:57:00Z">
        <w:r w:rsidR="002A450A">
          <w:rPr>
            <w:color w:val="000000" w:themeColor="text1"/>
          </w:rPr>
          <w:t xml:space="preserve">to </w:t>
        </w:r>
      </w:ins>
      <w:r w:rsidRPr="000B2B47">
        <w:rPr>
          <w:color w:val="000000" w:themeColor="text1"/>
        </w:rPr>
        <w:t>or after the permit has been granted?</w:t>
      </w:r>
    </w:p>
    <w:p w14:paraId="50FA37F8" w14:textId="58C57932" w:rsidR="00FA37F8" w:rsidRPr="00FA37F8" w:rsidRDefault="002A450A" w:rsidP="00FA37F8">
      <w:pPr>
        <w:pStyle w:val="ListParagraph"/>
        <w:ind w:left="805"/>
        <w:contextualSpacing w:val="0"/>
        <w:rPr>
          <w:b/>
        </w:rPr>
      </w:pPr>
      <w:ins w:id="19" w:author="Stickler, Mercedes M. (E3/LTRM)" w:date="2014-11-21T17:57:00Z">
        <w:r>
          <w:rPr>
            <w:b/>
          </w:rPr>
          <w:br w:type="column"/>
        </w:r>
      </w:ins>
      <w:r w:rsidR="00FA37F8" w:rsidRPr="00FA37F8">
        <w:rPr>
          <w:b/>
        </w:rPr>
        <w:lastRenderedPageBreak/>
        <w:t>Participation</w:t>
      </w:r>
    </w:p>
    <w:p w14:paraId="7F1E67A1" w14:textId="222C54C3" w:rsidR="00386076" w:rsidRPr="00386076" w:rsidRDefault="00386076" w:rsidP="00386076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t>Is participation of communities/civil society provided for in public natural</w:t>
      </w:r>
      <w:r w:rsidRPr="00BA0398">
        <w:t xml:space="preserve"> resources </w:t>
      </w:r>
      <w:commentRangeStart w:id="20"/>
      <w:r w:rsidRPr="00BA0398">
        <w:t>decision-making processes</w:t>
      </w:r>
      <w:r>
        <w:t xml:space="preserve"> </w:t>
      </w:r>
      <w:commentRangeEnd w:id="20"/>
      <w:r w:rsidR="002A450A">
        <w:rPr>
          <w:rStyle w:val="CommentReference"/>
        </w:rPr>
        <w:commentReference w:id="20"/>
      </w:r>
      <w:del w:id="21" w:author="Stickler, Mercedes M. (E3/LTRM)" w:date="2014-11-21T17:57:00Z">
        <w:r w:rsidDel="002A450A">
          <w:delText xml:space="preserve">tackling </w:delText>
        </w:r>
      </w:del>
      <w:ins w:id="22" w:author="Stickler, Mercedes M. (E3/LTRM)" w:date="2014-11-21T17:57:00Z">
        <w:r w:rsidR="002A450A">
          <w:t xml:space="preserve">for </w:t>
        </w:r>
      </w:ins>
      <w:r>
        <w:t>granting of forestry concessions/permits? If so, please explain how and at what stage of the process.</w:t>
      </w:r>
    </w:p>
    <w:p w14:paraId="5A3636D3" w14:textId="28FBECC7" w:rsidR="004A0889" w:rsidRPr="00FA37F8" w:rsidRDefault="005617C2" w:rsidP="004A0889">
      <w:pPr>
        <w:pStyle w:val="CommentText"/>
        <w:numPr>
          <w:ilvl w:val="0"/>
          <w:numId w:val="5"/>
        </w:numPr>
        <w:rPr>
          <w:sz w:val="22"/>
          <w:szCs w:val="22"/>
        </w:rPr>
      </w:pPr>
      <w:r>
        <w:rPr>
          <w:rFonts w:cs="Arial"/>
          <w:color w:val="1A1A1A"/>
          <w:sz w:val="22"/>
          <w:szCs w:val="22"/>
        </w:rPr>
        <w:t>Are</w:t>
      </w:r>
      <w:r w:rsidR="004A0889" w:rsidRPr="00FA37F8">
        <w:rPr>
          <w:rFonts w:cs="Arial"/>
          <w:color w:val="1A1A1A"/>
          <w:sz w:val="22"/>
          <w:szCs w:val="22"/>
        </w:rPr>
        <w:t xml:space="preserve"> communities aware of </w:t>
      </w:r>
      <w:commentRangeStart w:id="23"/>
      <w:r w:rsidR="004A0889" w:rsidRPr="00FA37F8">
        <w:rPr>
          <w:rFonts w:cs="Arial"/>
          <w:color w:val="1A1A1A"/>
          <w:sz w:val="22"/>
          <w:szCs w:val="22"/>
        </w:rPr>
        <w:t>follow-on restrictions</w:t>
      </w:r>
      <w:commentRangeEnd w:id="23"/>
      <w:r w:rsidR="00470AC2">
        <w:rPr>
          <w:rStyle w:val="CommentReference"/>
        </w:rPr>
        <w:commentReference w:id="23"/>
      </w:r>
      <w:r w:rsidR="004A0889" w:rsidRPr="00FA37F8">
        <w:rPr>
          <w:rFonts w:cs="Arial"/>
          <w:color w:val="1A1A1A"/>
          <w:sz w:val="22"/>
          <w:szCs w:val="22"/>
        </w:rPr>
        <w:t>?</w:t>
      </w:r>
    </w:p>
    <w:p w14:paraId="7DAD0186" w14:textId="634A72BB" w:rsidR="006820D9" w:rsidRPr="006820D9" w:rsidRDefault="004A0889" w:rsidP="00FA37F8">
      <w:pPr>
        <w:pStyle w:val="ListParagraph"/>
        <w:numPr>
          <w:ilvl w:val="0"/>
          <w:numId w:val="5"/>
        </w:numPr>
        <w:ind w:left="805" w:hanging="357"/>
        <w:contextualSpacing w:val="0"/>
      </w:pPr>
      <w:r>
        <w:rPr>
          <w:rFonts w:cs="Arial"/>
          <w:color w:val="1A1A1A"/>
        </w:rPr>
        <w:t>Where</w:t>
      </w:r>
      <w:r w:rsidR="00FA37F8" w:rsidRPr="00B75182">
        <w:rPr>
          <w:rFonts w:cs="Arial"/>
          <w:color w:val="1A1A1A"/>
        </w:rPr>
        <w:t xml:space="preserve"> community members participate in formal (government</w:t>
      </w:r>
      <w:ins w:id="24" w:author="Stickler, Mercedes M. (E3/LTRM)" w:date="2014-11-21T17:58:00Z">
        <w:r w:rsidR="00470AC2">
          <w:rPr>
            <w:rFonts w:cs="Arial"/>
            <w:color w:val="1A1A1A"/>
          </w:rPr>
          <w:t>-</w:t>
        </w:r>
      </w:ins>
      <w:del w:id="25" w:author="Stickler, Mercedes M. (E3/LTRM)" w:date="2014-11-21T17:58:00Z">
        <w:r w:rsidR="00FA37F8" w:rsidRPr="00B75182" w:rsidDel="00470AC2">
          <w:rPr>
            <w:rFonts w:cs="Arial"/>
            <w:color w:val="1A1A1A"/>
          </w:rPr>
          <w:delText xml:space="preserve"> </w:delText>
        </w:r>
      </w:del>
      <w:r w:rsidR="00FA37F8" w:rsidRPr="00B75182">
        <w:rPr>
          <w:rFonts w:cs="Arial"/>
          <w:color w:val="1A1A1A"/>
        </w:rPr>
        <w:t>led) processes dealing with forest conce</w:t>
      </w:r>
      <w:r>
        <w:rPr>
          <w:rFonts w:cs="Arial"/>
          <w:color w:val="1A1A1A"/>
        </w:rPr>
        <w:t>ssions/permits and forestland, h</w:t>
      </w:r>
      <w:r w:rsidR="00FA37F8" w:rsidRPr="00B75182">
        <w:rPr>
          <w:rFonts w:cs="Arial"/>
          <w:color w:val="1A1A1A"/>
        </w:rPr>
        <w:t>ow are these community members designated</w:t>
      </w:r>
      <w:r>
        <w:rPr>
          <w:rFonts w:cs="Arial"/>
          <w:color w:val="1A1A1A"/>
        </w:rPr>
        <w:t xml:space="preserve"> and h</w:t>
      </w:r>
      <w:r w:rsidR="00FA37F8" w:rsidRPr="00B75182">
        <w:rPr>
          <w:rFonts w:cs="Arial"/>
          <w:color w:val="1A1A1A"/>
        </w:rPr>
        <w:t>ow do they participate?</w:t>
      </w:r>
      <w:r w:rsidR="006820D9">
        <w:rPr>
          <w:rFonts w:cs="Arial"/>
          <w:color w:val="1A1A1A"/>
        </w:rPr>
        <w:t xml:space="preserve"> Are they traditional authorities or representatives of community civil organizations? Are they mostly men/women or is communities’ representation gender</w:t>
      </w:r>
      <w:ins w:id="26" w:author="Stickler, Mercedes M. (E3/LTRM)" w:date="2014-11-21T17:59:00Z">
        <w:r w:rsidR="00470AC2">
          <w:rPr>
            <w:rFonts w:cs="Arial"/>
            <w:color w:val="1A1A1A"/>
          </w:rPr>
          <w:t>-</w:t>
        </w:r>
      </w:ins>
      <w:del w:id="27" w:author="Stickler, Mercedes M. (E3/LTRM)" w:date="2014-11-21T17:59:00Z">
        <w:r w:rsidR="006820D9" w:rsidDel="00470AC2">
          <w:rPr>
            <w:rFonts w:cs="Arial"/>
            <w:color w:val="1A1A1A"/>
          </w:rPr>
          <w:delText xml:space="preserve"> </w:delText>
        </w:r>
      </w:del>
      <w:r w:rsidR="006820D9">
        <w:rPr>
          <w:rFonts w:cs="Arial"/>
          <w:color w:val="1A1A1A"/>
        </w:rPr>
        <w:t>balanced? Does you</w:t>
      </w:r>
      <w:ins w:id="28" w:author="Stickler, Mercedes M. (E3/LTRM)" w:date="2014-11-21T17:59:00Z">
        <w:r w:rsidR="00470AC2">
          <w:rPr>
            <w:rFonts w:cs="Arial"/>
            <w:color w:val="1A1A1A"/>
          </w:rPr>
          <w:t>r</w:t>
        </w:r>
      </w:ins>
      <w:r w:rsidR="006820D9">
        <w:rPr>
          <w:rFonts w:cs="Arial"/>
          <w:color w:val="1A1A1A"/>
        </w:rPr>
        <w:t xml:space="preserve"> agency/institution have any role in this designation?</w:t>
      </w:r>
      <w:r w:rsidR="006820D9" w:rsidRPr="00B75182">
        <w:rPr>
          <w:rFonts w:cs="Arial"/>
          <w:color w:val="1A1A1A"/>
        </w:rPr>
        <w:t> </w:t>
      </w:r>
    </w:p>
    <w:p w14:paraId="64FE787A" w14:textId="3A20529D" w:rsidR="00FA37F8" w:rsidRPr="00C63465" w:rsidRDefault="006820D9" w:rsidP="00FA37F8">
      <w:pPr>
        <w:pStyle w:val="ListParagraph"/>
        <w:numPr>
          <w:ilvl w:val="0"/>
          <w:numId w:val="5"/>
        </w:numPr>
        <w:ind w:left="805" w:hanging="357"/>
        <w:contextualSpacing w:val="0"/>
      </w:pPr>
      <w:r w:rsidRPr="00B75182">
        <w:rPr>
          <w:rFonts w:cs="Arial"/>
          <w:color w:val="1A1A1A"/>
        </w:rPr>
        <w:t xml:space="preserve">At what point of the legal decision-making process </w:t>
      </w:r>
      <w:ins w:id="29" w:author="Stickler, Mercedes M. (E3/LTRM)" w:date="2014-11-21T17:59:00Z">
        <w:r w:rsidR="00470AC2">
          <w:rPr>
            <w:rFonts w:cs="Arial"/>
            <w:color w:val="1A1A1A"/>
          </w:rPr>
          <w:t xml:space="preserve">do </w:t>
        </w:r>
      </w:ins>
      <w:r>
        <w:rPr>
          <w:rFonts w:cs="Arial"/>
          <w:color w:val="1A1A1A"/>
        </w:rPr>
        <w:t>community representatives</w:t>
      </w:r>
      <w:r w:rsidRPr="00B75182">
        <w:rPr>
          <w:rFonts w:cs="Arial"/>
          <w:color w:val="1A1A1A"/>
        </w:rPr>
        <w:t xml:space="preserve"> come in?</w:t>
      </w:r>
      <w:r>
        <w:rPr>
          <w:rFonts w:cs="Arial"/>
          <w:color w:val="1A1A1A"/>
        </w:rPr>
        <w:t xml:space="preserve"> </w:t>
      </w:r>
      <w:r w:rsidR="00F405B1">
        <w:rPr>
          <w:rFonts w:cs="Arial"/>
          <w:color w:val="1A1A1A"/>
        </w:rPr>
        <w:t>Do their views have any impact in the final decision?</w:t>
      </w:r>
    </w:p>
    <w:p w14:paraId="4B99211E" w14:textId="0AF83BD8" w:rsidR="005F3339" w:rsidRPr="005F3339" w:rsidRDefault="001233AF" w:rsidP="005F3339">
      <w:pPr>
        <w:pStyle w:val="CommentText"/>
        <w:ind w:left="810"/>
        <w:rPr>
          <w:b/>
          <w:sz w:val="22"/>
          <w:szCs w:val="22"/>
        </w:rPr>
      </w:pPr>
      <w:r>
        <w:rPr>
          <w:b/>
          <w:sz w:val="22"/>
          <w:szCs w:val="22"/>
        </w:rPr>
        <w:t>Grievance mechanisms</w:t>
      </w:r>
    </w:p>
    <w:p w14:paraId="1EF9797C" w14:textId="59E13D3D" w:rsidR="001F4111" w:rsidRDefault="004D0361" w:rsidP="00FA37F8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1F4111">
        <w:rPr>
          <w:sz w:val="22"/>
          <w:szCs w:val="22"/>
        </w:rPr>
        <w:t xml:space="preserve">Is there a regulation or policy </w:t>
      </w:r>
      <w:r w:rsidR="001F4111">
        <w:rPr>
          <w:sz w:val="22"/>
          <w:szCs w:val="22"/>
        </w:rPr>
        <w:t>to solve</w:t>
      </w:r>
      <w:r w:rsidRPr="001F4111">
        <w:rPr>
          <w:sz w:val="22"/>
          <w:szCs w:val="22"/>
        </w:rPr>
        <w:t xml:space="preserve"> </w:t>
      </w:r>
      <w:r w:rsidR="001233AF">
        <w:rPr>
          <w:sz w:val="22"/>
          <w:szCs w:val="22"/>
        </w:rPr>
        <w:t>grievances/conflicts</w:t>
      </w:r>
      <w:r w:rsidRPr="001F4111">
        <w:rPr>
          <w:sz w:val="22"/>
          <w:szCs w:val="22"/>
        </w:rPr>
        <w:t xml:space="preserve"> between communities arising from natural resource management</w:t>
      </w:r>
      <w:r w:rsidR="001F4111" w:rsidRPr="001F4111">
        <w:rPr>
          <w:sz w:val="22"/>
          <w:szCs w:val="22"/>
        </w:rPr>
        <w:t xml:space="preserve"> and land and resource rights</w:t>
      </w:r>
      <w:r w:rsidRPr="001F4111">
        <w:rPr>
          <w:sz w:val="22"/>
          <w:szCs w:val="22"/>
        </w:rPr>
        <w:t xml:space="preserve">? </w:t>
      </w:r>
      <w:r w:rsidR="001F4111" w:rsidRPr="001F4111">
        <w:rPr>
          <w:sz w:val="22"/>
          <w:szCs w:val="22"/>
        </w:rPr>
        <w:t xml:space="preserve">What is the </w:t>
      </w:r>
      <w:r w:rsidR="00066375">
        <w:rPr>
          <w:sz w:val="22"/>
          <w:szCs w:val="22"/>
        </w:rPr>
        <w:t>nature of the procedure (administrative/judicial)</w:t>
      </w:r>
      <w:r w:rsidR="001F4111" w:rsidRPr="001F4111">
        <w:rPr>
          <w:sz w:val="22"/>
          <w:szCs w:val="22"/>
        </w:rPr>
        <w:t>? Please explain</w:t>
      </w:r>
      <w:r w:rsidR="001F4111">
        <w:rPr>
          <w:sz w:val="22"/>
          <w:szCs w:val="22"/>
        </w:rPr>
        <w:t>.</w:t>
      </w:r>
    </w:p>
    <w:p w14:paraId="72FBC2F2" w14:textId="189F17C3" w:rsidR="00FA37F8" w:rsidRPr="00FA37F8" w:rsidRDefault="00FA37F8" w:rsidP="00FA37F8">
      <w:pPr>
        <w:pStyle w:val="ListParagraph"/>
        <w:numPr>
          <w:ilvl w:val="0"/>
          <w:numId w:val="5"/>
        </w:numPr>
        <w:rPr>
          <w:u w:val="single"/>
        </w:rPr>
      </w:pPr>
      <w:r w:rsidRPr="00775ECB">
        <w:t>Is this process of resolving conflicts perceived to be fair? Is this process perceived to be effective or to bring lasting peace? Please explain.</w:t>
      </w:r>
    </w:p>
    <w:p w14:paraId="4ADFE14E" w14:textId="61C4C5EC" w:rsidR="004D0361" w:rsidRDefault="001F4111" w:rsidP="008E50BD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1F4111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If there is </w:t>
      </w:r>
      <w:r w:rsidRPr="00E22BB9">
        <w:rPr>
          <w:i/>
          <w:sz w:val="22"/>
          <w:szCs w:val="22"/>
        </w:rPr>
        <w:t>not</w:t>
      </w:r>
      <w:r>
        <w:rPr>
          <w:sz w:val="22"/>
          <w:szCs w:val="22"/>
        </w:rPr>
        <w:t xml:space="preserve"> </w:t>
      </w:r>
      <w:r w:rsidRPr="001F4111">
        <w:rPr>
          <w:sz w:val="22"/>
          <w:szCs w:val="22"/>
        </w:rPr>
        <w:t xml:space="preserve">a regulation or policy </w:t>
      </w:r>
      <w:r>
        <w:rPr>
          <w:sz w:val="22"/>
          <w:szCs w:val="22"/>
        </w:rPr>
        <w:t>to solve</w:t>
      </w:r>
      <w:r w:rsidRPr="001F4111">
        <w:rPr>
          <w:sz w:val="22"/>
          <w:szCs w:val="22"/>
        </w:rPr>
        <w:t xml:space="preserve"> </w:t>
      </w:r>
      <w:r>
        <w:rPr>
          <w:sz w:val="22"/>
          <w:szCs w:val="22"/>
        </w:rPr>
        <w:t>these type of conflicts</w:t>
      </w:r>
      <w:r w:rsidR="00066375">
        <w:rPr>
          <w:sz w:val="22"/>
          <w:szCs w:val="22"/>
        </w:rPr>
        <w:t xml:space="preserve"> (grievances/conflicts</w:t>
      </w:r>
      <w:r w:rsidR="00066375" w:rsidRPr="001F4111">
        <w:rPr>
          <w:sz w:val="22"/>
          <w:szCs w:val="22"/>
        </w:rPr>
        <w:t xml:space="preserve"> between communities arising from natural resource management and land and resource rights</w:t>
      </w:r>
      <w:r w:rsidR="00066375">
        <w:rPr>
          <w:sz w:val="22"/>
          <w:szCs w:val="22"/>
        </w:rPr>
        <w:t>),</w:t>
      </w:r>
      <w:r>
        <w:rPr>
          <w:sz w:val="22"/>
          <w:szCs w:val="22"/>
        </w:rPr>
        <w:t xml:space="preserve"> are they solved</w:t>
      </w:r>
      <w:r w:rsidRPr="001F4111">
        <w:rPr>
          <w:sz w:val="22"/>
          <w:szCs w:val="22"/>
        </w:rPr>
        <w:t xml:space="preserve"> by community </w:t>
      </w:r>
      <w:r>
        <w:rPr>
          <w:sz w:val="22"/>
          <w:szCs w:val="22"/>
        </w:rPr>
        <w:t>members/traditional authorities? Please explain.</w:t>
      </w:r>
    </w:p>
    <w:p w14:paraId="7F08E462" w14:textId="3E564842" w:rsidR="009F770D" w:rsidRPr="00B75182" w:rsidRDefault="005617C2" w:rsidP="001233AF">
      <w:pPr>
        <w:pStyle w:val="ListParagraph"/>
        <w:numPr>
          <w:ilvl w:val="0"/>
          <w:numId w:val="5"/>
        </w:numPr>
        <w:ind w:left="805" w:hanging="357"/>
        <w:contextualSpacing w:val="0"/>
      </w:pPr>
      <w:r>
        <w:t xml:space="preserve">In previous projects, have communities </w:t>
      </w:r>
      <w:r w:rsidR="009F770D" w:rsidRPr="00B75182">
        <w:t>had access to a grievance mechanism? If so:</w:t>
      </w:r>
    </w:p>
    <w:p w14:paraId="132E87C7" w14:textId="29F6F2F4" w:rsidR="009F770D" w:rsidRPr="00F80EDC" w:rsidRDefault="009F770D" w:rsidP="00B75182">
      <w:pPr>
        <w:pStyle w:val="CommentText"/>
        <w:numPr>
          <w:ilvl w:val="1"/>
          <w:numId w:val="11"/>
        </w:numPr>
        <w:rPr>
          <w:sz w:val="22"/>
          <w:szCs w:val="22"/>
        </w:rPr>
      </w:pPr>
      <w:r w:rsidRPr="00F80EDC">
        <w:rPr>
          <w:sz w:val="22"/>
          <w:szCs w:val="22"/>
        </w:rPr>
        <w:t xml:space="preserve">What organ/entity was responsible of processing complaints? </w:t>
      </w:r>
      <w:r w:rsidR="005617C2">
        <w:rPr>
          <w:sz w:val="22"/>
          <w:szCs w:val="22"/>
        </w:rPr>
        <w:t>Was it located</w:t>
      </w:r>
      <w:r w:rsidRPr="00F80EDC">
        <w:rPr>
          <w:sz w:val="22"/>
          <w:szCs w:val="22"/>
        </w:rPr>
        <w:t xml:space="preserve"> at the project management or at a government agency?</w:t>
      </w:r>
      <w:r w:rsidR="00E61368">
        <w:rPr>
          <w:sz w:val="22"/>
          <w:szCs w:val="22"/>
        </w:rPr>
        <w:t xml:space="preserve"> How close to the community was the </w:t>
      </w:r>
      <w:r w:rsidR="00E61368" w:rsidRPr="00F80EDC">
        <w:rPr>
          <w:sz w:val="22"/>
          <w:szCs w:val="22"/>
        </w:rPr>
        <w:t>project management or government agency</w:t>
      </w:r>
      <w:r w:rsidR="00E61368">
        <w:rPr>
          <w:sz w:val="22"/>
          <w:szCs w:val="22"/>
        </w:rPr>
        <w:t xml:space="preserve">? </w:t>
      </w:r>
      <w:r w:rsidR="000C7A5A">
        <w:rPr>
          <w:sz w:val="22"/>
          <w:szCs w:val="22"/>
        </w:rPr>
        <w:t xml:space="preserve">Do you </w:t>
      </w:r>
      <w:r w:rsidR="005617C2">
        <w:rPr>
          <w:sz w:val="22"/>
          <w:szCs w:val="22"/>
        </w:rPr>
        <w:t>believe it</w:t>
      </w:r>
      <w:r w:rsidR="000C7A5A">
        <w:rPr>
          <w:sz w:val="22"/>
          <w:szCs w:val="22"/>
        </w:rPr>
        <w:t xml:space="preserve"> was locally accessible?</w:t>
      </w:r>
    </w:p>
    <w:p w14:paraId="7B1BA0A6" w14:textId="77777777" w:rsidR="009F770D" w:rsidRPr="00F80EDC" w:rsidRDefault="009F770D" w:rsidP="00B75182">
      <w:pPr>
        <w:pStyle w:val="CommentText"/>
        <w:numPr>
          <w:ilvl w:val="1"/>
          <w:numId w:val="11"/>
        </w:numPr>
        <w:rPr>
          <w:sz w:val="22"/>
          <w:szCs w:val="22"/>
        </w:rPr>
      </w:pPr>
      <w:r w:rsidRPr="00F80EDC">
        <w:rPr>
          <w:sz w:val="22"/>
          <w:szCs w:val="22"/>
        </w:rPr>
        <w:t>Were the means (Internet, telephone, etc.) to present complaints easy to use?</w:t>
      </w:r>
    </w:p>
    <w:p w14:paraId="6DEF0BD2" w14:textId="4E19255C" w:rsidR="009F770D" w:rsidRDefault="009F770D" w:rsidP="00B75182">
      <w:pPr>
        <w:pStyle w:val="CommentText"/>
        <w:numPr>
          <w:ilvl w:val="1"/>
          <w:numId w:val="11"/>
        </w:numPr>
        <w:rPr>
          <w:sz w:val="22"/>
          <w:szCs w:val="22"/>
        </w:rPr>
      </w:pPr>
      <w:r w:rsidRPr="00F80EDC">
        <w:rPr>
          <w:sz w:val="22"/>
          <w:szCs w:val="22"/>
        </w:rPr>
        <w:t>Were the requirements to present a complaint difficult</w:t>
      </w:r>
      <w:r w:rsidR="009172B3">
        <w:rPr>
          <w:sz w:val="22"/>
          <w:szCs w:val="22"/>
        </w:rPr>
        <w:t>, i.e. do they require legal or technical support in order to be accepted for processing</w:t>
      </w:r>
      <w:r w:rsidRPr="00F80EDC">
        <w:rPr>
          <w:sz w:val="22"/>
          <w:szCs w:val="22"/>
        </w:rPr>
        <w:t>?</w:t>
      </w:r>
    </w:p>
    <w:p w14:paraId="36EC16D7" w14:textId="3099A1E4" w:rsidR="009172B3" w:rsidRPr="00F80EDC" w:rsidRDefault="009172B3" w:rsidP="00B75182">
      <w:pPr>
        <w:pStyle w:val="CommentText"/>
        <w:numPr>
          <w:ilvl w:val="1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>Does the grievance mechanism incorporate/take into consideration</w:t>
      </w:r>
      <w:r w:rsidR="000C7A5A">
        <w:rPr>
          <w:sz w:val="22"/>
          <w:szCs w:val="22"/>
        </w:rPr>
        <w:t xml:space="preserve"> communities’</w:t>
      </w:r>
      <w:r>
        <w:rPr>
          <w:sz w:val="22"/>
          <w:szCs w:val="22"/>
        </w:rPr>
        <w:t xml:space="preserve"> </w:t>
      </w:r>
      <w:r w:rsidR="000C7A5A">
        <w:rPr>
          <w:sz w:val="22"/>
          <w:szCs w:val="22"/>
        </w:rPr>
        <w:t>customary</w:t>
      </w:r>
      <w:r>
        <w:rPr>
          <w:sz w:val="22"/>
          <w:szCs w:val="22"/>
        </w:rPr>
        <w:t xml:space="preserve"> decision-making processes?</w:t>
      </w:r>
      <w:r w:rsidR="006820D9">
        <w:rPr>
          <w:sz w:val="22"/>
          <w:szCs w:val="22"/>
        </w:rPr>
        <w:t xml:space="preserve"> Has there been any conflict between formal regulations and customary rules? How has this conflict been solved?</w:t>
      </w:r>
    </w:p>
    <w:p w14:paraId="10682241" w14:textId="7294CA93" w:rsidR="009F770D" w:rsidRPr="00F80EDC" w:rsidRDefault="009F770D" w:rsidP="00B75182">
      <w:pPr>
        <w:pStyle w:val="CommentText"/>
        <w:numPr>
          <w:ilvl w:val="1"/>
          <w:numId w:val="11"/>
        </w:numPr>
        <w:rPr>
          <w:sz w:val="22"/>
          <w:szCs w:val="22"/>
        </w:rPr>
      </w:pPr>
      <w:r w:rsidRPr="00F80EDC">
        <w:rPr>
          <w:sz w:val="22"/>
          <w:szCs w:val="22"/>
        </w:rPr>
        <w:t>Do you</w:t>
      </w:r>
      <w:del w:id="30" w:author="Stickler, Mercedes M. (E3/LTRM)" w:date="2014-11-21T17:59:00Z">
        <w:r w:rsidRPr="00F80EDC" w:rsidDel="00470AC2">
          <w:rPr>
            <w:sz w:val="22"/>
            <w:szCs w:val="22"/>
          </w:rPr>
          <w:delText>r</w:delText>
        </w:r>
      </w:del>
      <w:r w:rsidRPr="00F80EDC">
        <w:rPr>
          <w:sz w:val="22"/>
          <w:szCs w:val="22"/>
        </w:rPr>
        <w:t xml:space="preserve"> </w:t>
      </w:r>
      <w:del w:id="31" w:author="Stickler, Mercedes M. (E3/LTRM)" w:date="2014-11-21T17:59:00Z">
        <w:r w:rsidRPr="00F80EDC" w:rsidDel="00470AC2">
          <w:rPr>
            <w:sz w:val="22"/>
            <w:szCs w:val="22"/>
          </w:rPr>
          <w:delText>consider</w:delText>
        </w:r>
      </w:del>
      <w:ins w:id="32" w:author="Stickler, Mercedes M. (E3/LTRM)" w:date="2014-11-21T17:59:00Z">
        <w:r w:rsidR="00470AC2">
          <w:rPr>
            <w:sz w:val="22"/>
            <w:szCs w:val="22"/>
          </w:rPr>
          <w:t>believe that</w:t>
        </w:r>
      </w:ins>
      <w:r w:rsidRPr="00F80EDC">
        <w:rPr>
          <w:sz w:val="22"/>
          <w:szCs w:val="22"/>
        </w:rPr>
        <w:t xml:space="preserve"> the decisions of the grievance mechanism were fair?</w:t>
      </w:r>
    </w:p>
    <w:p w14:paraId="05F6D06A" w14:textId="77777777" w:rsidR="009F770D" w:rsidRDefault="009F770D" w:rsidP="00B75182">
      <w:pPr>
        <w:pStyle w:val="CommentText"/>
        <w:numPr>
          <w:ilvl w:val="1"/>
          <w:numId w:val="11"/>
        </w:numPr>
        <w:rPr>
          <w:sz w:val="22"/>
          <w:szCs w:val="22"/>
        </w:rPr>
      </w:pPr>
      <w:r w:rsidRPr="00F80EDC">
        <w:rPr>
          <w:sz w:val="22"/>
          <w:szCs w:val="22"/>
        </w:rPr>
        <w:t>Were the decisions of the grievance mechanism executed?</w:t>
      </w:r>
    </w:p>
    <w:p w14:paraId="0CB254DB" w14:textId="45CA307D" w:rsidR="00577194" w:rsidRPr="005617C2" w:rsidRDefault="00FA37F8" w:rsidP="005617C2">
      <w:pPr>
        <w:pStyle w:val="CommentText"/>
        <w:numPr>
          <w:ilvl w:val="1"/>
          <w:numId w:val="11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>Was there a verification of the grievance sanction and related compensation?</w:t>
      </w:r>
    </w:p>
    <w:sectPr w:rsidR="00577194" w:rsidRPr="005617C2" w:rsidSect="00032091"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2" w:author="Rebecca Nicodemus" w:date="2014-11-26T21:06:00Z" w:initials="RAN">
    <w:p w14:paraId="6514C95C" w14:textId="15FA5503" w:rsidR="0004552A" w:rsidRDefault="0004552A">
      <w:pPr>
        <w:pStyle w:val="CommentText"/>
      </w:pPr>
      <w:r>
        <w:rPr>
          <w:rStyle w:val="CommentReference"/>
        </w:rPr>
        <w:annotationRef/>
      </w:r>
      <w:r>
        <w:t>Should the questions be consistent with either 3 or 5 years?</w:t>
      </w:r>
    </w:p>
  </w:comment>
  <w:comment w:id="3" w:author="Heather Huntington" w:date="2014-12-01T14:30:00Z" w:initials="HH">
    <w:p w14:paraId="2B386373" w14:textId="59A6B9E8" w:rsidR="004829B9" w:rsidRDefault="004829B9">
      <w:pPr>
        <w:pStyle w:val="CommentText"/>
      </w:pPr>
      <w:r>
        <w:rPr>
          <w:rStyle w:val="CommentReference"/>
        </w:rPr>
        <w:annotationRef/>
      </w:r>
      <w:r>
        <w:t xml:space="preserve">We are scheduling the midline 3 years out, so lets keep this 3 years across all of the instruments. </w:t>
      </w:r>
    </w:p>
  </w:comment>
  <w:comment w:id="5" w:author="Rebecca Nicodemus" w:date="2014-11-26T21:12:00Z" w:initials="RAN">
    <w:p w14:paraId="72BC2BB8" w14:textId="1D52815A" w:rsidR="00571446" w:rsidRDefault="00571446">
      <w:pPr>
        <w:pStyle w:val="CommentText"/>
      </w:pPr>
      <w:r>
        <w:rPr>
          <w:rStyle w:val="CommentReference"/>
        </w:rPr>
        <w:annotationRef/>
      </w:r>
      <w:r>
        <w:t>Including for personal use and for sale?</w:t>
      </w:r>
    </w:p>
  </w:comment>
  <w:comment w:id="14" w:author="Stickler, Mercedes M. (E3/LTRM)" w:date="2014-11-21T17:57:00Z" w:initials="MMS">
    <w:p w14:paraId="45F88EB1" w14:textId="4C2B0482" w:rsidR="002F0E71" w:rsidRDefault="002F0E71">
      <w:pPr>
        <w:pStyle w:val="CommentText"/>
      </w:pPr>
      <w:r>
        <w:rPr>
          <w:rStyle w:val="CommentReference"/>
        </w:rPr>
        <w:annotationRef/>
      </w:r>
      <w:r>
        <w:t>But not beneficiaries of? Make sure questions 26 and 27 are clear.</w:t>
      </w:r>
    </w:p>
  </w:comment>
  <w:comment w:id="13" w:author="Heather Huntington" w:date="2014-12-01T14:31:00Z" w:initials="HH">
    <w:p w14:paraId="455B2021" w14:textId="36ED5CBE" w:rsidR="004829B9" w:rsidRDefault="004829B9">
      <w:pPr>
        <w:pStyle w:val="CommentText"/>
      </w:pPr>
      <w:r>
        <w:rPr>
          <w:rStyle w:val="CommentReference"/>
        </w:rPr>
        <w:annotationRef/>
      </w:r>
      <w:r>
        <w:t xml:space="preserve">Please clarify. </w:t>
      </w:r>
      <w:bookmarkStart w:id="15" w:name="_GoBack"/>
      <w:bookmarkEnd w:id="15"/>
    </w:p>
  </w:comment>
  <w:comment w:id="20" w:author="Stickler, Mercedes M. (E3/LTRM)" w:date="2014-11-21T17:58:00Z" w:initials="MMS">
    <w:p w14:paraId="19BC8380" w14:textId="1CC6CE85" w:rsidR="002A450A" w:rsidRDefault="002A450A">
      <w:pPr>
        <w:pStyle w:val="CommentText"/>
      </w:pPr>
      <w:r>
        <w:rPr>
          <w:rStyle w:val="CommentReference"/>
        </w:rPr>
        <w:annotationRef/>
      </w:r>
      <w:r>
        <w:t>Is this question concerned with all decision-making processes or only those associated with granting concessions/permits? Please clarify.</w:t>
      </w:r>
    </w:p>
  </w:comment>
  <w:comment w:id="23" w:author="Stickler, Mercedes M. (E3/LTRM)" w:date="2014-11-21T17:58:00Z" w:initials="MMS">
    <w:p w14:paraId="620C736C" w14:textId="409EB80B" w:rsidR="00470AC2" w:rsidRDefault="00470AC2">
      <w:pPr>
        <w:pStyle w:val="CommentText"/>
      </w:pPr>
      <w:r>
        <w:rPr>
          <w:rStyle w:val="CommentReference"/>
        </w:rPr>
        <w:annotationRef/>
      </w:r>
      <w:r>
        <w:t>Explain a bit here.</w:t>
      </w:r>
    </w:p>
  </w:comment>
</w:comments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201BA36" w14:textId="77777777" w:rsidR="007F1DF6" w:rsidRDefault="007F1DF6" w:rsidP="000A2E62">
      <w:pPr>
        <w:spacing w:after="0" w:line="240" w:lineRule="auto"/>
      </w:pPr>
      <w:r>
        <w:separator/>
      </w:r>
    </w:p>
  </w:endnote>
  <w:endnote w:type="continuationSeparator" w:id="0">
    <w:p w14:paraId="7D8EACC6" w14:textId="77777777" w:rsidR="007F1DF6" w:rsidRDefault="007F1DF6" w:rsidP="000A2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MS Mincho">
    <w:altName w:val="ＭＳ 明朝"/>
    <w:charset w:val="80"/>
    <w:family w:val="modern"/>
    <w:pitch w:val="fixed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3C3614" w14:textId="77777777" w:rsidR="002B3221" w:rsidRDefault="002B3221" w:rsidP="000A2E6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E0FEE78" w14:textId="77777777" w:rsidR="002B3221" w:rsidRDefault="002B3221" w:rsidP="000A2E62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D122FB" w14:textId="77777777" w:rsidR="002B3221" w:rsidRDefault="002B3221" w:rsidP="000A2E6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829B9">
      <w:rPr>
        <w:rStyle w:val="PageNumber"/>
        <w:noProof/>
      </w:rPr>
      <w:t>5</w:t>
    </w:r>
    <w:r>
      <w:rPr>
        <w:rStyle w:val="PageNumber"/>
      </w:rPr>
      <w:fldChar w:fldCharType="end"/>
    </w:r>
  </w:p>
  <w:p w14:paraId="3B49D730" w14:textId="77777777" w:rsidR="002B3221" w:rsidRDefault="002B3221" w:rsidP="000A2E6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C2D70A6" w14:textId="77777777" w:rsidR="007F1DF6" w:rsidRDefault="007F1DF6" w:rsidP="000A2E62">
      <w:pPr>
        <w:spacing w:after="0" w:line="240" w:lineRule="auto"/>
      </w:pPr>
      <w:r>
        <w:separator/>
      </w:r>
    </w:p>
  </w:footnote>
  <w:footnote w:type="continuationSeparator" w:id="0">
    <w:p w14:paraId="34FD987A" w14:textId="77777777" w:rsidR="007F1DF6" w:rsidRDefault="007F1DF6" w:rsidP="000A2E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50B07"/>
    <w:multiLevelType w:val="hybridMultilevel"/>
    <w:tmpl w:val="56D49BA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AF33D35"/>
    <w:multiLevelType w:val="hybridMultilevel"/>
    <w:tmpl w:val="F838232C"/>
    <w:lvl w:ilvl="0" w:tplc="735E77A8">
      <w:start w:val="1"/>
      <w:numFmt w:val="upperRoman"/>
      <w:lvlText w:val="%1."/>
      <w:lvlJc w:val="left"/>
      <w:pPr>
        <w:ind w:left="720" w:hanging="720"/>
      </w:pPr>
      <w:rPr>
        <w:rFonts w:ascii="Arial" w:eastAsia="Times New Roman" w:hAnsi="Arial" w:cs="Arial" w:hint="default"/>
        <w:color w:val="222222"/>
        <w:sz w:val="19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EA50F48"/>
    <w:multiLevelType w:val="hybridMultilevel"/>
    <w:tmpl w:val="34A4C67A"/>
    <w:lvl w:ilvl="0" w:tplc="F0F68CBA">
      <w:start w:val="1"/>
      <w:numFmt w:val="upperRoman"/>
      <w:lvlText w:val="%1."/>
      <w:lvlJc w:val="left"/>
      <w:pPr>
        <w:ind w:left="8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>
    <w:nsid w:val="28D11CCB"/>
    <w:multiLevelType w:val="hybridMultilevel"/>
    <w:tmpl w:val="11FA03BE"/>
    <w:lvl w:ilvl="0" w:tplc="D2386D6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E0530A"/>
    <w:multiLevelType w:val="hybridMultilevel"/>
    <w:tmpl w:val="11FA03BE"/>
    <w:lvl w:ilvl="0" w:tplc="D2386D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641A2D"/>
    <w:multiLevelType w:val="hybridMultilevel"/>
    <w:tmpl w:val="11FA03BE"/>
    <w:lvl w:ilvl="0" w:tplc="D2386D6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A5728B5"/>
    <w:multiLevelType w:val="hybridMultilevel"/>
    <w:tmpl w:val="3030292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4DBF5396"/>
    <w:multiLevelType w:val="hybridMultilevel"/>
    <w:tmpl w:val="6FE04380"/>
    <w:lvl w:ilvl="0" w:tplc="27764C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0C437ED"/>
    <w:multiLevelType w:val="hybridMultilevel"/>
    <w:tmpl w:val="A7CEFC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51626B08"/>
    <w:multiLevelType w:val="hybridMultilevel"/>
    <w:tmpl w:val="0F1CE1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5366378A"/>
    <w:multiLevelType w:val="hybridMultilevel"/>
    <w:tmpl w:val="11FA03BE"/>
    <w:lvl w:ilvl="0" w:tplc="D2386D6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5FE1B22"/>
    <w:multiLevelType w:val="hybridMultilevel"/>
    <w:tmpl w:val="11FA03BE"/>
    <w:lvl w:ilvl="0" w:tplc="D2386D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5E23612"/>
    <w:multiLevelType w:val="hybridMultilevel"/>
    <w:tmpl w:val="765C13E6"/>
    <w:lvl w:ilvl="0" w:tplc="37704A5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0"/>
  </w:num>
  <w:num w:numId="3">
    <w:abstractNumId w:val="6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  <w:num w:numId="9">
    <w:abstractNumId w:val="11"/>
  </w:num>
  <w:num w:numId="10">
    <w:abstractNumId w:val="8"/>
  </w:num>
  <w:num w:numId="11">
    <w:abstractNumId w:val="3"/>
  </w:num>
  <w:num w:numId="12">
    <w:abstractNumId w:val="9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doNotDisplayPageBoundaries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770D"/>
    <w:rsid w:val="00032091"/>
    <w:rsid w:val="0004552A"/>
    <w:rsid w:val="000550D0"/>
    <w:rsid w:val="00066375"/>
    <w:rsid w:val="000A2E62"/>
    <w:rsid w:val="000C7A5A"/>
    <w:rsid w:val="001233AF"/>
    <w:rsid w:val="00173B53"/>
    <w:rsid w:val="001C2114"/>
    <w:rsid w:val="001D4B1C"/>
    <w:rsid w:val="001E4972"/>
    <w:rsid w:val="001E58D6"/>
    <w:rsid w:val="001F4111"/>
    <w:rsid w:val="0023255A"/>
    <w:rsid w:val="002A450A"/>
    <w:rsid w:val="002B3221"/>
    <w:rsid w:val="002F0E71"/>
    <w:rsid w:val="00323D42"/>
    <w:rsid w:val="00344897"/>
    <w:rsid w:val="00386076"/>
    <w:rsid w:val="003B346B"/>
    <w:rsid w:val="003B6BD0"/>
    <w:rsid w:val="003C0C83"/>
    <w:rsid w:val="003E5BEF"/>
    <w:rsid w:val="004341A3"/>
    <w:rsid w:val="00470AC2"/>
    <w:rsid w:val="004829B9"/>
    <w:rsid w:val="004A0889"/>
    <w:rsid w:val="004A0F28"/>
    <w:rsid w:val="004D0361"/>
    <w:rsid w:val="004D7090"/>
    <w:rsid w:val="005617C2"/>
    <w:rsid w:val="00571446"/>
    <w:rsid w:val="00574939"/>
    <w:rsid w:val="00577194"/>
    <w:rsid w:val="005A2FF5"/>
    <w:rsid w:val="005E7E7E"/>
    <w:rsid w:val="005F3339"/>
    <w:rsid w:val="006820D9"/>
    <w:rsid w:val="006A020C"/>
    <w:rsid w:val="007631FE"/>
    <w:rsid w:val="00781522"/>
    <w:rsid w:val="007F1DF6"/>
    <w:rsid w:val="00800EE1"/>
    <w:rsid w:val="00805207"/>
    <w:rsid w:val="00882D0B"/>
    <w:rsid w:val="00885F23"/>
    <w:rsid w:val="00896D5E"/>
    <w:rsid w:val="008E50BD"/>
    <w:rsid w:val="008E5DA3"/>
    <w:rsid w:val="00914EFF"/>
    <w:rsid w:val="009172B3"/>
    <w:rsid w:val="00991A45"/>
    <w:rsid w:val="009D3886"/>
    <w:rsid w:val="009F770D"/>
    <w:rsid w:val="00A44736"/>
    <w:rsid w:val="00A826C2"/>
    <w:rsid w:val="00AA7F42"/>
    <w:rsid w:val="00AB33B6"/>
    <w:rsid w:val="00AD55E9"/>
    <w:rsid w:val="00AF68A6"/>
    <w:rsid w:val="00B75182"/>
    <w:rsid w:val="00B90A14"/>
    <w:rsid w:val="00BD2870"/>
    <w:rsid w:val="00C23317"/>
    <w:rsid w:val="00C852EF"/>
    <w:rsid w:val="00CB6334"/>
    <w:rsid w:val="00D4240B"/>
    <w:rsid w:val="00D4240C"/>
    <w:rsid w:val="00D65C34"/>
    <w:rsid w:val="00E00C6F"/>
    <w:rsid w:val="00E2139F"/>
    <w:rsid w:val="00E22BB9"/>
    <w:rsid w:val="00E3227E"/>
    <w:rsid w:val="00E44960"/>
    <w:rsid w:val="00E61368"/>
    <w:rsid w:val="00F11F3B"/>
    <w:rsid w:val="00F217D6"/>
    <w:rsid w:val="00F405B1"/>
    <w:rsid w:val="00F54192"/>
    <w:rsid w:val="00F80EDC"/>
    <w:rsid w:val="00FA37F8"/>
    <w:rsid w:val="00FE1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78218A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770D"/>
    <w:pPr>
      <w:spacing w:after="200" w:line="276" w:lineRule="auto"/>
    </w:pPr>
    <w:rPr>
      <w:rFonts w:eastAsiaTheme="min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unhideWhenUsed/>
    <w:rsid w:val="009F770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F770D"/>
    <w:rPr>
      <w:rFonts w:eastAsiaTheme="minorHAnsi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3B346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3B346B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709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090"/>
    <w:rPr>
      <w:rFonts w:ascii="Lucida Grande" w:eastAsiaTheme="minorHAnsi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A0F28"/>
    <w:rPr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0F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0F28"/>
    <w:rPr>
      <w:rFonts w:eastAsiaTheme="minorHAnsi"/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A2E6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2E62"/>
    <w:rPr>
      <w:rFonts w:eastAsiaTheme="minorHAnsi"/>
      <w:sz w:val="22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0A2E62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770D"/>
    <w:pPr>
      <w:spacing w:after="200" w:line="276" w:lineRule="auto"/>
    </w:pPr>
    <w:rPr>
      <w:rFonts w:eastAsiaTheme="min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unhideWhenUsed/>
    <w:rsid w:val="009F770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F770D"/>
    <w:rPr>
      <w:rFonts w:eastAsiaTheme="minorHAnsi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3B346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3B346B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709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090"/>
    <w:rPr>
      <w:rFonts w:ascii="Lucida Grande" w:eastAsiaTheme="minorHAnsi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A0F28"/>
    <w:rPr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0F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0F28"/>
    <w:rPr>
      <w:rFonts w:eastAsiaTheme="minorHAnsi"/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A2E6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2E62"/>
    <w:rPr>
      <w:rFonts w:eastAsiaTheme="minorHAnsi"/>
      <w:sz w:val="22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0A2E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92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2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5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1318</Words>
  <Characters>7515</Characters>
  <Application>Microsoft Macintosh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Cloudburst Group</Company>
  <LinksUpToDate>false</LinksUpToDate>
  <CharactersWithSpaces>8816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Heather Huntington</dc:creator>
  <cp:lastModifiedBy>Heather Huntington</cp:lastModifiedBy>
  <cp:revision>2</cp:revision>
  <dcterms:created xsi:type="dcterms:W3CDTF">2014-12-01T22:32:00Z</dcterms:created>
  <dcterms:modified xsi:type="dcterms:W3CDTF">2014-12-01T22:32:00Z</dcterms:modified>
</cp:coreProperties>
</file>