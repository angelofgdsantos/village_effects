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F73438C" w14:textId="77777777" w:rsidR="001B251A" w:rsidRPr="00BE068B" w:rsidRDefault="001B251A" w:rsidP="001512DD">
      <w:pPr>
        <w:spacing w:after="0" w:line="240" w:lineRule="auto"/>
        <w:contextualSpacing/>
        <w:jc w:val="center"/>
        <w:rPr>
          <w:rFonts w:ascii="Gill Sans MT" w:hAnsi="Gill Sans MT"/>
          <w:b/>
        </w:rPr>
      </w:pPr>
      <w:r w:rsidRPr="00BE068B">
        <w:rPr>
          <w:rFonts w:ascii="Gill Sans MT" w:hAnsi="Gill Sans MT"/>
          <w:b/>
        </w:rPr>
        <w:t>Community Forest Project IE</w:t>
      </w:r>
    </w:p>
    <w:p w14:paraId="63F3404D" w14:textId="77777777" w:rsidR="00137629" w:rsidRPr="00BE068B" w:rsidRDefault="001B251A" w:rsidP="001512DD">
      <w:pPr>
        <w:spacing w:after="0" w:line="240" w:lineRule="auto"/>
        <w:contextualSpacing/>
        <w:jc w:val="center"/>
        <w:rPr>
          <w:rFonts w:ascii="Gill Sans MT" w:hAnsi="Gill Sans MT"/>
          <w:b/>
        </w:rPr>
      </w:pPr>
      <w:r w:rsidRPr="00BE068B">
        <w:rPr>
          <w:rFonts w:ascii="Gill Sans MT" w:hAnsi="Gill Sans MT"/>
          <w:b/>
        </w:rPr>
        <w:t>Household Survey</w:t>
      </w:r>
    </w:p>
    <w:p w14:paraId="05F6C023" w14:textId="6350C0D4" w:rsidR="00C93B76" w:rsidRPr="00BE068B" w:rsidRDefault="00A667B3" w:rsidP="001512DD">
      <w:pPr>
        <w:spacing w:after="0" w:line="240" w:lineRule="auto"/>
        <w:contextualSpacing/>
        <w:rPr>
          <w:rFonts w:ascii="Gill Sans MT" w:hAnsi="Gill Sans MT"/>
          <w:b/>
        </w:rPr>
      </w:pPr>
      <w:r w:rsidRPr="00BE068B">
        <w:rPr>
          <w:rFonts w:ascii="Gill Sans MT" w:eastAsia="Times New Roman" w:hAnsi="Gill Sans MT" w:cs="Times New Roman"/>
          <w:color w:val="000000"/>
        </w:rPr>
        <w:t xml:space="preserve">INTERVIEWER: Carefully explain the definition of a household as: 'a group of people who live in the same homestead (which may consist of more than a single dwelling) and share food and other items bought from a common household budget. </w:t>
      </w:r>
      <w:commentRangeStart w:id="0"/>
      <w:r w:rsidRPr="00BE068B">
        <w:rPr>
          <w:rFonts w:ascii="Gill Sans MT" w:eastAsia="Times New Roman" w:hAnsi="Gill Sans MT" w:cs="Times New Roman"/>
          <w:color w:val="000000"/>
        </w:rPr>
        <w:t xml:space="preserve">This includes people who are away temporarily. This </w:t>
      </w:r>
      <w:commentRangeEnd w:id="0"/>
      <w:r w:rsidR="00517BC7">
        <w:rPr>
          <w:rStyle w:val="CommentReference"/>
        </w:rPr>
        <w:commentReference w:id="0"/>
      </w:r>
      <w:r w:rsidRPr="00BE068B">
        <w:rPr>
          <w:rFonts w:ascii="Gill Sans MT" w:eastAsia="Times New Roman" w:hAnsi="Gill Sans MT" w:cs="Times New Roman"/>
          <w:color w:val="000000"/>
        </w:rPr>
        <w:t>is the definition you will be using each time you refer to a 'household' throughout this interview and should be borne in mind by both yourself and the respondent/s.</w:t>
      </w:r>
    </w:p>
    <w:p w14:paraId="5EDD1A8F" w14:textId="77777777" w:rsidR="00A667B3" w:rsidRPr="00BE068B" w:rsidRDefault="00A667B3" w:rsidP="001512DD">
      <w:pPr>
        <w:spacing w:after="0" w:line="240" w:lineRule="auto"/>
        <w:contextualSpacing/>
        <w:rPr>
          <w:rFonts w:ascii="Gill Sans MT" w:hAnsi="Gill Sans MT"/>
          <w:b/>
        </w:rPr>
      </w:pPr>
    </w:p>
    <w:tbl>
      <w:tblPr>
        <w:tblW w:w="10080" w:type="dxa"/>
        <w:tblInd w:w="5" w:type="dxa"/>
        <w:tblLayout w:type="fixed"/>
        <w:tblCellMar>
          <w:left w:w="29" w:type="dxa"/>
          <w:right w:w="29" w:type="dxa"/>
        </w:tblCellMar>
        <w:tblLook w:val="0000" w:firstRow="0" w:lastRow="0" w:firstColumn="0" w:lastColumn="0" w:noHBand="0" w:noVBand="0"/>
      </w:tblPr>
      <w:tblGrid>
        <w:gridCol w:w="114"/>
        <w:gridCol w:w="4922"/>
        <w:gridCol w:w="6"/>
        <w:gridCol w:w="2514"/>
        <w:gridCol w:w="1810"/>
        <w:gridCol w:w="714"/>
      </w:tblGrid>
      <w:tr w:rsidR="00B71EAD" w:rsidRPr="00BE068B" w14:paraId="6616BCFD" w14:textId="77777777" w:rsidTr="00D70197">
        <w:trPr>
          <w:trHeight w:hRule="exact" w:val="367"/>
        </w:trPr>
        <w:tc>
          <w:tcPr>
            <w:tcW w:w="114" w:type="dxa"/>
            <w:tcBorders>
              <w:top w:val="single" w:sz="4" w:space="0" w:color="000000"/>
              <w:left w:val="single" w:sz="4" w:space="0" w:color="000000"/>
              <w:bottom w:val="single" w:sz="4" w:space="0" w:color="000000"/>
              <w:right w:val="single" w:sz="4" w:space="0" w:color="auto"/>
            </w:tcBorders>
          </w:tcPr>
          <w:p w14:paraId="6635C359" w14:textId="77777777" w:rsidR="00512DC2" w:rsidRPr="00BE068B" w:rsidRDefault="00512DC2" w:rsidP="001512DD">
            <w:pPr>
              <w:spacing w:after="0" w:line="240" w:lineRule="auto"/>
              <w:contextualSpacing/>
              <w:rPr>
                <w:rFonts w:ascii="Gill Sans MT" w:hAnsi="Gill Sans MT"/>
                <w:w w:val="105"/>
              </w:rPr>
            </w:pPr>
          </w:p>
        </w:tc>
        <w:tc>
          <w:tcPr>
            <w:tcW w:w="7442" w:type="dxa"/>
            <w:gridSpan w:val="3"/>
            <w:tcBorders>
              <w:top w:val="single" w:sz="4" w:space="0" w:color="000000"/>
              <w:left w:val="single" w:sz="4" w:space="0" w:color="auto"/>
              <w:bottom w:val="single" w:sz="4" w:space="0" w:color="000000"/>
              <w:right w:val="single" w:sz="18" w:space="0" w:color="000000"/>
            </w:tcBorders>
          </w:tcPr>
          <w:p w14:paraId="379415DC" w14:textId="77777777" w:rsidR="00512DC2" w:rsidRPr="00BE068B" w:rsidRDefault="00512DC2" w:rsidP="001512DD">
            <w:pPr>
              <w:spacing w:after="0" w:line="240" w:lineRule="auto"/>
              <w:contextualSpacing/>
              <w:rPr>
                <w:rFonts w:ascii="Gill Sans MT" w:hAnsi="Gill Sans MT"/>
                <w:w w:val="105"/>
              </w:rPr>
            </w:pPr>
            <w:r w:rsidRPr="00BE068B">
              <w:rPr>
                <w:rFonts w:ascii="Gill Sans MT" w:hAnsi="Gill Sans MT"/>
                <w:w w:val="105"/>
              </w:rPr>
              <w:t>A1. Date of Survey</w:t>
            </w:r>
          </w:p>
        </w:tc>
        <w:tc>
          <w:tcPr>
            <w:tcW w:w="2524" w:type="dxa"/>
            <w:gridSpan w:val="2"/>
            <w:tcBorders>
              <w:top w:val="single" w:sz="18" w:space="0" w:color="000000"/>
              <w:left w:val="single" w:sz="18" w:space="0" w:color="000000"/>
              <w:bottom w:val="single" w:sz="18" w:space="0" w:color="000000"/>
              <w:right w:val="single" w:sz="18" w:space="0" w:color="000000"/>
            </w:tcBorders>
          </w:tcPr>
          <w:p w14:paraId="47175B4F" w14:textId="77777777" w:rsidR="00512DC2" w:rsidRPr="00BE068B" w:rsidRDefault="00512DC2" w:rsidP="001512DD">
            <w:pPr>
              <w:spacing w:after="0" w:line="240" w:lineRule="auto"/>
              <w:contextualSpacing/>
              <w:rPr>
                <w:rFonts w:ascii="Gill Sans MT" w:hAnsi="Gill Sans MT"/>
                <w:i/>
              </w:rPr>
            </w:pPr>
            <w:r w:rsidRPr="00BE068B">
              <w:rPr>
                <w:rFonts w:ascii="Gill Sans MT" w:hAnsi="Gill Sans MT"/>
                <w:i/>
              </w:rPr>
              <w:t>(</w:t>
            </w:r>
            <w:proofErr w:type="gramStart"/>
            <w:r w:rsidRPr="00BE068B">
              <w:rPr>
                <w:rFonts w:ascii="Gill Sans MT" w:hAnsi="Gill Sans MT"/>
                <w:i/>
              </w:rPr>
              <w:t>mm</w:t>
            </w:r>
            <w:proofErr w:type="gramEnd"/>
            <w:r w:rsidRPr="00BE068B">
              <w:rPr>
                <w:rFonts w:ascii="Gill Sans MT" w:hAnsi="Gill Sans MT"/>
                <w:i/>
              </w:rPr>
              <w:t>/</w:t>
            </w:r>
            <w:proofErr w:type="spellStart"/>
            <w:r w:rsidRPr="00BE068B">
              <w:rPr>
                <w:rFonts w:ascii="Gill Sans MT" w:hAnsi="Gill Sans MT"/>
                <w:i/>
              </w:rPr>
              <w:t>dd</w:t>
            </w:r>
            <w:proofErr w:type="spellEnd"/>
            <w:r w:rsidRPr="00BE068B">
              <w:rPr>
                <w:rFonts w:ascii="Gill Sans MT" w:hAnsi="Gill Sans MT"/>
                <w:i/>
              </w:rPr>
              <w:t>/</w:t>
            </w:r>
            <w:proofErr w:type="spellStart"/>
            <w:r w:rsidRPr="00BE068B">
              <w:rPr>
                <w:rFonts w:ascii="Gill Sans MT" w:hAnsi="Gill Sans MT"/>
                <w:i/>
              </w:rPr>
              <w:t>yyyy</w:t>
            </w:r>
            <w:proofErr w:type="spellEnd"/>
            <w:r w:rsidRPr="00BE068B">
              <w:rPr>
                <w:rFonts w:ascii="Gill Sans MT" w:hAnsi="Gill Sans MT"/>
                <w:i/>
              </w:rPr>
              <w:t>)</w:t>
            </w:r>
          </w:p>
        </w:tc>
      </w:tr>
      <w:tr w:rsidR="00B71EAD" w:rsidRPr="00BE068B" w14:paraId="64DA99D0" w14:textId="77777777" w:rsidTr="00D70197">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114" w:type="dxa"/>
            <w:tcBorders>
              <w:right w:val="single" w:sz="4" w:space="0" w:color="auto"/>
            </w:tcBorders>
          </w:tcPr>
          <w:p w14:paraId="115D2734" w14:textId="77777777" w:rsidR="00512DC2" w:rsidRPr="00BE068B" w:rsidRDefault="00512DC2" w:rsidP="001512DD">
            <w:pPr>
              <w:spacing w:after="0" w:line="240" w:lineRule="auto"/>
              <w:contextualSpacing/>
              <w:rPr>
                <w:rFonts w:ascii="Gill Sans MT" w:eastAsiaTheme="minorEastAsia" w:hAnsi="Gill Sans MT"/>
                <w:lang w:eastAsia="zh-CN"/>
              </w:rPr>
            </w:pPr>
          </w:p>
        </w:tc>
        <w:tc>
          <w:tcPr>
            <w:tcW w:w="4928" w:type="dxa"/>
            <w:gridSpan w:val="2"/>
            <w:tcBorders>
              <w:left w:val="single" w:sz="4" w:space="0" w:color="auto"/>
              <w:right w:val="single" w:sz="18" w:space="0" w:color="000000"/>
            </w:tcBorders>
          </w:tcPr>
          <w:p w14:paraId="3DB5C1F1" w14:textId="77777777" w:rsidR="00512DC2" w:rsidRPr="00BE068B" w:rsidRDefault="00512DC2" w:rsidP="001512DD">
            <w:pPr>
              <w:spacing w:after="0" w:line="240" w:lineRule="auto"/>
              <w:contextualSpacing/>
              <w:rPr>
                <w:rFonts w:ascii="Gill Sans MT" w:eastAsiaTheme="minorEastAsia" w:hAnsi="Gill Sans MT"/>
                <w:w w:val="105"/>
                <w:lang w:eastAsia="zh-CN"/>
              </w:rPr>
            </w:pPr>
            <w:r w:rsidRPr="00BE068B">
              <w:rPr>
                <w:rFonts w:ascii="Gill Sans MT" w:eastAsiaTheme="minorEastAsia" w:hAnsi="Gill Sans MT"/>
                <w:w w:val="105"/>
                <w:lang w:eastAsia="zh-CN"/>
              </w:rPr>
              <w:t>A2. Name of Enumerator</w:t>
            </w:r>
          </w:p>
        </w:tc>
        <w:tc>
          <w:tcPr>
            <w:tcW w:w="5038" w:type="dxa"/>
            <w:gridSpan w:val="3"/>
            <w:tcBorders>
              <w:top w:val="single" w:sz="18" w:space="0" w:color="000000"/>
              <w:left w:val="single" w:sz="18" w:space="0" w:color="000000"/>
              <w:bottom w:val="single" w:sz="18" w:space="0" w:color="000000"/>
              <w:right w:val="single" w:sz="18" w:space="0" w:color="000000"/>
            </w:tcBorders>
          </w:tcPr>
          <w:p w14:paraId="00DE2268" w14:textId="77777777" w:rsidR="00512DC2" w:rsidRPr="00BE068B" w:rsidRDefault="00512DC2" w:rsidP="001512DD">
            <w:pPr>
              <w:spacing w:after="0" w:line="240" w:lineRule="auto"/>
              <w:contextualSpacing/>
              <w:rPr>
                <w:rFonts w:ascii="Gill Sans MT" w:eastAsiaTheme="minorEastAsia" w:hAnsi="Gill Sans MT"/>
                <w:w w:val="105"/>
                <w:lang w:eastAsia="zh-CN"/>
              </w:rPr>
            </w:pPr>
            <w:r w:rsidRPr="00BE068B">
              <w:rPr>
                <w:rFonts w:ascii="Gill Sans MT" w:eastAsiaTheme="minorEastAsia" w:hAnsi="Gill Sans MT"/>
                <w:i/>
                <w:lang w:eastAsia="zh-CN"/>
              </w:rPr>
              <w:t>(Text)</w:t>
            </w:r>
          </w:p>
        </w:tc>
      </w:tr>
      <w:tr w:rsidR="00B71EAD" w:rsidRPr="00BE068B" w14:paraId="4CAE6E5C" w14:textId="77777777" w:rsidTr="00D70197">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114" w:type="dxa"/>
            <w:tcBorders>
              <w:right w:val="single" w:sz="4" w:space="0" w:color="auto"/>
            </w:tcBorders>
          </w:tcPr>
          <w:p w14:paraId="314BBCF2" w14:textId="77777777" w:rsidR="00512DC2" w:rsidRPr="00BE068B" w:rsidRDefault="00512DC2" w:rsidP="001512DD">
            <w:pPr>
              <w:spacing w:after="0" w:line="240" w:lineRule="auto"/>
              <w:contextualSpacing/>
              <w:rPr>
                <w:rFonts w:ascii="Gill Sans MT" w:eastAsiaTheme="minorEastAsia" w:hAnsi="Gill Sans MT"/>
                <w:lang w:eastAsia="zh-CN"/>
              </w:rPr>
            </w:pPr>
          </w:p>
        </w:tc>
        <w:tc>
          <w:tcPr>
            <w:tcW w:w="4928" w:type="dxa"/>
            <w:gridSpan w:val="2"/>
            <w:tcBorders>
              <w:left w:val="single" w:sz="4" w:space="0" w:color="auto"/>
              <w:right w:val="single" w:sz="18" w:space="0" w:color="000000"/>
            </w:tcBorders>
          </w:tcPr>
          <w:p w14:paraId="419C62EF" w14:textId="77777777" w:rsidR="00512DC2" w:rsidRPr="00BE068B" w:rsidRDefault="00512DC2" w:rsidP="001512DD">
            <w:pPr>
              <w:spacing w:after="0" w:line="240" w:lineRule="auto"/>
              <w:contextualSpacing/>
              <w:rPr>
                <w:rFonts w:ascii="Gill Sans MT" w:eastAsiaTheme="minorEastAsia" w:hAnsi="Gill Sans MT"/>
                <w:w w:val="105"/>
                <w:lang w:eastAsia="zh-CN"/>
              </w:rPr>
            </w:pPr>
            <w:r w:rsidRPr="00BE068B">
              <w:rPr>
                <w:rFonts w:ascii="Gill Sans MT" w:eastAsiaTheme="minorEastAsia" w:hAnsi="Gill Sans MT"/>
                <w:w w:val="105"/>
                <w:lang w:eastAsia="zh-CN"/>
              </w:rPr>
              <w:t>A3. Name of Supervisor</w:t>
            </w:r>
          </w:p>
        </w:tc>
        <w:tc>
          <w:tcPr>
            <w:tcW w:w="5038" w:type="dxa"/>
            <w:gridSpan w:val="3"/>
            <w:tcBorders>
              <w:top w:val="single" w:sz="18" w:space="0" w:color="000000"/>
              <w:left w:val="single" w:sz="18" w:space="0" w:color="000000"/>
              <w:bottom w:val="single" w:sz="18" w:space="0" w:color="000000"/>
              <w:right w:val="single" w:sz="18" w:space="0" w:color="000000"/>
            </w:tcBorders>
          </w:tcPr>
          <w:p w14:paraId="278C4E8E" w14:textId="77777777" w:rsidR="00512DC2" w:rsidRPr="00BE068B" w:rsidRDefault="00512DC2" w:rsidP="001512DD">
            <w:pPr>
              <w:spacing w:after="0" w:line="240" w:lineRule="auto"/>
              <w:contextualSpacing/>
              <w:rPr>
                <w:rFonts w:ascii="Gill Sans MT" w:eastAsiaTheme="minorEastAsia" w:hAnsi="Gill Sans MT"/>
                <w:w w:val="105"/>
                <w:lang w:eastAsia="zh-CN"/>
              </w:rPr>
            </w:pPr>
            <w:r w:rsidRPr="00BE068B">
              <w:rPr>
                <w:rFonts w:ascii="Gill Sans MT" w:eastAsiaTheme="minorEastAsia" w:hAnsi="Gill Sans MT"/>
                <w:i/>
                <w:lang w:eastAsia="zh-CN"/>
              </w:rPr>
              <w:t>(Text)</w:t>
            </w:r>
          </w:p>
        </w:tc>
      </w:tr>
      <w:tr w:rsidR="00B71EAD" w:rsidRPr="00BE068B" w14:paraId="33166BF5" w14:textId="77777777" w:rsidTr="00D70197">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114" w:type="dxa"/>
            <w:tcBorders>
              <w:right w:val="single" w:sz="4" w:space="0" w:color="auto"/>
            </w:tcBorders>
          </w:tcPr>
          <w:p w14:paraId="5ACC91EB" w14:textId="77777777" w:rsidR="00512DC2" w:rsidRPr="00BE068B" w:rsidRDefault="00512DC2" w:rsidP="001512DD">
            <w:pPr>
              <w:spacing w:after="0" w:line="240" w:lineRule="auto"/>
              <w:contextualSpacing/>
              <w:rPr>
                <w:rFonts w:ascii="Gill Sans MT" w:eastAsiaTheme="minorEastAsia" w:hAnsi="Gill Sans MT"/>
                <w:w w:val="105"/>
                <w:lang w:eastAsia="zh-CN"/>
              </w:rPr>
            </w:pPr>
          </w:p>
        </w:tc>
        <w:tc>
          <w:tcPr>
            <w:tcW w:w="4922" w:type="dxa"/>
            <w:tcBorders>
              <w:left w:val="single" w:sz="4" w:space="0" w:color="auto"/>
              <w:right w:val="nil"/>
            </w:tcBorders>
          </w:tcPr>
          <w:p w14:paraId="7506BDAF" w14:textId="77777777" w:rsidR="00512DC2" w:rsidRPr="00BE068B" w:rsidRDefault="00512DC2" w:rsidP="001512DD">
            <w:pPr>
              <w:spacing w:after="0" w:line="240" w:lineRule="auto"/>
              <w:contextualSpacing/>
              <w:rPr>
                <w:rFonts w:ascii="Gill Sans MT" w:eastAsiaTheme="minorEastAsia" w:hAnsi="Gill Sans MT"/>
                <w:w w:val="105"/>
                <w:lang w:eastAsia="zh-CN"/>
              </w:rPr>
            </w:pPr>
            <w:r w:rsidRPr="00BE068B">
              <w:rPr>
                <w:rFonts w:ascii="Gill Sans MT" w:eastAsiaTheme="minorEastAsia" w:hAnsi="Gill Sans MT"/>
                <w:w w:val="105"/>
                <w:lang w:eastAsia="zh-CN"/>
              </w:rPr>
              <w:t>A4. Chiefdom:</w:t>
            </w:r>
          </w:p>
        </w:tc>
        <w:tc>
          <w:tcPr>
            <w:tcW w:w="4330" w:type="dxa"/>
            <w:gridSpan w:val="3"/>
            <w:tcBorders>
              <w:left w:val="nil"/>
              <w:right w:val="single" w:sz="18" w:space="0" w:color="000000"/>
            </w:tcBorders>
          </w:tcPr>
          <w:p w14:paraId="1EA7D032" w14:textId="77777777" w:rsidR="00512DC2" w:rsidRPr="00BE068B" w:rsidRDefault="00512DC2" w:rsidP="001512DD">
            <w:pPr>
              <w:spacing w:after="0" w:line="240" w:lineRule="auto"/>
              <w:contextualSpacing/>
              <w:rPr>
                <w:rFonts w:ascii="Gill Sans MT" w:eastAsiaTheme="minorEastAsia" w:hAnsi="Gill Sans MT"/>
                <w:w w:val="105"/>
                <w:lang w:eastAsia="zh-CN"/>
              </w:rPr>
            </w:pPr>
            <w:r w:rsidRPr="00BE068B">
              <w:rPr>
                <w:rFonts w:ascii="Gill Sans MT" w:eastAsiaTheme="minorEastAsia" w:hAnsi="Gill Sans MT"/>
                <w:w w:val="105"/>
                <w:lang w:eastAsia="zh-CN"/>
              </w:rPr>
              <w:t>1=</w:t>
            </w:r>
          </w:p>
          <w:p w14:paraId="26EADE1D" w14:textId="77777777" w:rsidR="00512DC2" w:rsidRPr="00BE068B" w:rsidRDefault="00512DC2" w:rsidP="001512DD">
            <w:pPr>
              <w:spacing w:after="0" w:line="240" w:lineRule="auto"/>
              <w:contextualSpacing/>
              <w:rPr>
                <w:rFonts w:ascii="Gill Sans MT" w:eastAsiaTheme="minorEastAsia" w:hAnsi="Gill Sans MT"/>
                <w:w w:val="105"/>
                <w:lang w:eastAsia="zh-CN"/>
              </w:rPr>
            </w:pPr>
            <w:r w:rsidRPr="00BE068B">
              <w:rPr>
                <w:rFonts w:ascii="Gill Sans MT" w:eastAsiaTheme="minorEastAsia" w:hAnsi="Gill Sans MT"/>
                <w:w w:val="105"/>
                <w:lang w:eastAsia="zh-CN"/>
              </w:rPr>
              <w:t>2=</w:t>
            </w:r>
          </w:p>
          <w:p w14:paraId="1B57D11C" w14:textId="77777777" w:rsidR="00512DC2" w:rsidRPr="00BE068B" w:rsidRDefault="00512DC2" w:rsidP="001512DD">
            <w:pPr>
              <w:spacing w:after="0" w:line="240" w:lineRule="auto"/>
              <w:contextualSpacing/>
              <w:rPr>
                <w:rFonts w:ascii="Gill Sans MT" w:eastAsiaTheme="minorEastAsia" w:hAnsi="Gill Sans MT"/>
                <w:w w:val="105"/>
                <w:lang w:eastAsia="zh-CN"/>
              </w:rPr>
            </w:pPr>
            <w:r w:rsidRPr="00BE068B">
              <w:rPr>
                <w:rFonts w:ascii="Gill Sans MT" w:eastAsiaTheme="minorEastAsia" w:hAnsi="Gill Sans MT"/>
                <w:w w:val="105"/>
                <w:lang w:eastAsia="zh-CN"/>
              </w:rPr>
              <w:t>3=</w:t>
            </w:r>
          </w:p>
          <w:p w14:paraId="12FDD918" w14:textId="77777777" w:rsidR="00512DC2" w:rsidRPr="00BE068B" w:rsidRDefault="00512DC2" w:rsidP="001512DD">
            <w:pPr>
              <w:spacing w:after="0" w:line="240" w:lineRule="auto"/>
              <w:contextualSpacing/>
              <w:rPr>
                <w:rFonts w:ascii="Gill Sans MT" w:eastAsiaTheme="minorEastAsia" w:hAnsi="Gill Sans MT"/>
                <w:w w:val="105"/>
                <w:lang w:eastAsia="zh-CN"/>
              </w:rPr>
            </w:pPr>
            <w:r w:rsidRPr="00BE068B">
              <w:rPr>
                <w:rFonts w:ascii="Gill Sans MT" w:eastAsiaTheme="minorEastAsia" w:hAnsi="Gill Sans MT"/>
                <w:w w:val="105"/>
                <w:lang w:eastAsia="zh-CN"/>
              </w:rPr>
              <w:t>4=</w:t>
            </w:r>
          </w:p>
          <w:p w14:paraId="2F7E30DB" w14:textId="77777777" w:rsidR="00512DC2" w:rsidRPr="00BE068B" w:rsidRDefault="00512DC2" w:rsidP="001512DD">
            <w:pPr>
              <w:spacing w:after="0" w:line="240" w:lineRule="auto"/>
              <w:contextualSpacing/>
              <w:rPr>
                <w:rFonts w:ascii="Gill Sans MT" w:eastAsiaTheme="minorEastAsia" w:hAnsi="Gill Sans MT"/>
                <w:w w:val="105"/>
                <w:lang w:eastAsia="zh-CN"/>
              </w:rPr>
            </w:pPr>
            <w:r w:rsidRPr="00BE068B">
              <w:rPr>
                <w:rFonts w:ascii="Gill Sans MT" w:eastAsiaTheme="minorEastAsia" w:hAnsi="Gill Sans MT"/>
                <w:w w:val="105"/>
                <w:lang w:eastAsia="zh-CN"/>
              </w:rPr>
              <w:t>5=</w:t>
            </w:r>
          </w:p>
          <w:p w14:paraId="172511CF" w14:textId="77777777" w:rsidR="00512DC2" w:rsidRPr="00BE068B" w:rsidRDefault="00512DC2" w:rsidP="001512DD">
            <w:pPr>
              <w:spacing w:after="0" w:line="240" w:lineRule="auto"/>
              <w:contextualSpacing/>
              <w:rPr>
                <w:rFonts w:ascii="Gill Sans MT" w:eastAsiaTheme="minorEastAsia" w:hAnsi="Gill Sans MT"/>
                <w:w w:val="105"/>
                <w:lang w:eastAsia="zh-CN"/>
              </w:rPr>
            </w:pPr>
            <w:r w:rsidRPr="00BE068B">
              <w:rPr>
                <w:rFonts w:ascii="Gill Sans MT" w:eastAsiaTheme="minorEastAsia" w:hAnsi="Gill Sans MT"/>
                <w:w w:val="105"/>
                <w:lang w:eastAsia="zh-CN"/>
              </w:rPr>
              <w:t>6=</w:t>
            </w:r>
          </w:p>
        </w:tc>
        <w:tc>
          <w:tcPr>
            <w:tcW w:w="714" w:type="dxa"/>
            <w:tcBorders>
              <w:top w:val="single" w:sz="18" w:space="0" w:color="000000"/>
              <w:left w:val="single" w:sz="18" w:space="0" w:color="000000"/>
              <w:bottom w:val="single" w:sz="18" w:space="0" w:color="000000"/>
              <w:right w:val="single" w:sz="18" w:space="0" w:color="000000"/>
            </w:tcBorders>
          </w:tcPr>
          <w:p w14:paraId="0428FA49" w14:textId="77777777" w:rsidR="00512DC2" w:rsidRPr="00BE068B" w:rsidRDefault="00512DC2" w:rsidP="001512DD">
            <w:pPr>
              <w:spacing w:after="0" w:line="240" w:lineRule="auto"/>
              <w:contextualSpacing/>
              <w:rPr>
                <w:rFonts w:ascii="Gill Sans MT" w:eastAsiaTheme="minorEastAsia" w:hAnsi="Gill Sans MT"/>
                <w:w w:val="105"/>
                <w:lang w:eastAsia="zh-CN"/>
              </w:rPr>
            </w:pPr>
            <w:r w:rsidRPr="00BE068B">
              <w:rPr>
                <w:rFonts w:ascii="Gill Sans MT" w:eastAsiaTheme="minorEastAsia" w:hAnsi="Gill Sans MT"/>
                <w:i/>
                <w:lang w:eastAsia="zh-CN"/>
              </w:rPr>
              <w:t>(Code)</w:t>
            </w:r>
          </w:p>
        </w:tc>
      </w:tr>
      <w:tr w:rsidR="00B71EAD" w:rsidRPr="00BE068B" w14:paraId="0E56614F" w14:textId="77777777" w:rsidTr="00D70197">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114" w:type="dxa"/>
            <w:tcBorders>
              <w:right w:val="single" w:sz="4" w:space="0" w:color="auto"/>
            </w:tcBorders>
          </w:tcPr>
          <w:p w14:paraId="7E385AA2" w14:textId="77777777" w:rsidR="00512DC2" w:rsidRPr="00BE068B" w:rsidRDefault="00512DC2" w:rsidP="001512DD">
            <w:pPr>
              <w:spacing w:after="0" w:line="240" w:lineRule="auto"/>
              <w:contextualSpacing/>
              <w:rPr>
                <w:rFonts w:ascii="Gill Sans MT" w:eastAsiaTheme="minorEastAsia" w:hAnsi="Gill Sans MT"/>
                <w:lang w:eastAsia="zh-CN"/>
              </w:rPr>
            </w:pPr>
          </w:p>
        </w:tc>
        <w:tc>
          <w:tcPr>
            <w:tcW w:w="4928" w:type="dxa"/>
            <w:gridSpan w:val="2"/>
            <w:tcBorders>
              <w:left w:val="single" w:sz="4" w:space="0" w:color="auto"/>
              <w:right w:val="single" w:sz="18" w:space="0" w:color="000000"/>
            </w:tcBorders>
          </w:tcPr>
          <w:p w14:paraId="52FA07BD" w14:textId="77777777" w:rsidR="00512DC2" w:rsidRPr="00BE068B" w:rsidRDefault="00512DC2" w:rsidP="001512DD">
            <w:pPr>
              <w:spacing w:after="0" w:line="240" w:lineRule="auto"/>
              <w:contextualSpacing/>
              <w:rPr>
                <w:rFonts w:ascii="Gill Sans MT" w:eastAsiaTheme="minorEastAsia" w:hAnsi="Gill Sans MT"/>
                <w:w w:val="105"/>
                <w:lang w:eastAsia="zh-CN"/>
              </w:rPr>
            </w:pPr>
            <w:r w:rsidRPr="00BE068B">
              <w:rPr>
                <w:rFonts w:ascii="Gill Sans MT" w:eastAsiaTheme="minorEastAsia" w:hAnsi="Gill Sans MT"/>
                <w:w w:val="105"/>
                <w:lang w:eastAsia="zh-CN"/>
              </w:rPr>
              <w:t>A5. Village name</w:t>
            </w:r>
          </w:p>
        </w:tc>
        <w:tc>
          <w:tcPr>
            <w:tcW w:w="5038" w:type="dxa"/>
            <w:gridSpan w:val="3"/>
            <w:tcBorders>
              <w:top w:val="single" w:sz="18" w:space="0" w:color="000000"/>
              <w:left w:val="single" w:sz="18" w:space="0" w:color="000000"/>
              <w:bottom w:val="single" w:sz="18" w:space="0" w:color="000000"/>
              <w:right w:val="single" w:sz="18" w:space="0" w:color="000000"/>
            </w:tcBorders>
          </w:tcPr>
          <w:p w14:paraId="5D07C67C" w14:textId="77777777" w:rsidR="00512DC2" w:rsidRPr="00BE068B" w:rsidRDefault="00512DC2" w:rsidP="001512DD">
            <w:pPr>
              <w:spacing w:after="0" w:line="240" w:lineRule="auto"/>
              <w:contextualSpacing/>
              <w:rPr>
                <w:rFonts w:ascii="Gill Sans MT" w:eastAsiaTheme="minorEastAsia" w:hAnsi="Gill Sans MT"/>
                <w:w w:val="105"/>
                <w:lang w:eastAsia="zh-CN"/>
              </w:rPr>
            </w:pPr>
            <w:r w:rsidRPr="00BE068B">
              <w:rPr>
                <w:rFonts w:ascii="Gill Sans MT" w:eastAsiaTheme="minorEastAsia" w:hAnsi="Gill Sans MT"/>
                <w:i/>
                <w:lang w:eastAsia="zh-CN"/>
              </w:rPr>
              <w:t>(Text)</w:t>
            </w:r>
          </w:p>
        </w:tc>
      </w:tr>
      <w:tr w:rsidR="00B71EAD" w:rsidRPr="00BE068B" w14:paraId="71271BCB" w14:textId="77777777" w:rsidTr="00D70197">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114" w:type="dxa"/>
            <w:tcBorders>
              <w:top w:val="single" w:sz="4" w:space="0" w:color="000000"/>
              <w:left w:val="single" w:sz="4" w:space="0" w:color="auto"/>
              <w:bottom w:val="single" w:sz="4" w:space="0" w:color="000000"/>
              <w:right w:val="single" w:sz="4" w:space="0" w:color="auto"/>
            </w:tcBorders>
          </w:tcPr>
          <w:p w14:paraId="22DFDA82" w14:textId="77777777" w:rsidR="00512DC2" w:rsidRPr="00BE068B" w:rsidRDefault="00512DC2" w:rsidP="001512DD">
            <w:pPr>
              <w:spacing w:after="0" w:line="240" w:lineRule="auto"/>
              <w:contextualSpacing/>
              <w:rPr>
                <w:rFonts w:ascii="Gill Sans MT" w:eastAsiaTheme="minorEastAsia" w:hAnsi="Gill Sans MT"/>
                <w:lang w:eastAsia="zh-CN"/>
              </w:rPr>
            </w:pPr>
          </w:p>
        </w:tc>
        <w:tc>
          <w:tcPr>
            <w:tcW w:w="4928" w:type="dxa"/>
            <w:gridSpan w:val="2"/>
            <w:tcBorders>
              <w:top w:val="single" w:sz="4" w:space="0" w:color="000000"/>
              <w:left w:val="single" w:sz="4" w:space="0" w:color="auto"/>
              <w:bottom w:val="single" w:sz="4" w:space="0" w:color="000000"/>
              <w:right w:val="single" w:sz="18" w:space="0" w:color="000000"/>
            </w:tcBorders>
          </w:tcPr>
          <w:p w14:paraId="00CE79A8" w14:textId="3852A35A" w:rsidR="00512DC2" w:rsidRPr="00BE068B" w:rsidRDefault="00512DC2" w:rsidP="001C3ACA">
            <w:pPr>
              <w:spacing w:after="0" w:line="240" w:lineRule="auto"/>
              <w:contextualSpacing/>
              <w:rPr>
                <w:rFonts w:ascii="Gill Sans MT" w:eastAsiaTheme="minorEastAsia" w:hAnsi="Gill Sans MT"/>
                <w:w w:val="105"/>
                <w:lang w:eastAsia="zh-CN"/>
              </w:rPr>
            </w:pPr>
            <w:r w:rsidRPr="00BE068B">
              <w:rPr>
                <w:rFonts w:ascii="Gill Sans MT" w:eastAsiaTheme="minorEastAsia" w:hAnsi="Gill Sans MT"/>
                <w:w w:val="105"/>
                <w:lang w:eastAsia="zh-CN"/>
              </w:rPr>
              <w:t xml:space="preserve">A6. </w:t>
            </w:r>
            <w:r w:rsidR="001C3ACA" w:rsidRPr="00BE068B">
              <w:rPr>
                <w:rFonts w:ascii="Gill Sans MT" w:eastAsiaTheme="minorEastAsia" w:hAnsi="Gill Sans MT"/>
                <w:w w:val="105"/>
                <w:lang w:eastAsia="zh-CN"/>
              </w:rPr>
              <w:t>Village ID</w:t>
            </w:r>
          </w:p>
        </w:tc>
        <w:tc>
          <w:tcPr>
            <w:tcW w:w="5038" w:type="dxa"/>
            <w:gridSpan w:val="3"/>
            <w:tcBorders>
              <w:top w:val="single" w:sz="18" w:space="0" w:color="000000"/>
              <w:left w:val="single" w:sz="18" w:space="0" w:color="000000"/>
              <w:bottom w:val="single" w:sz="18" w:space="0" w:color="000000"/>
              <w:right w:val="single" w:sz="18" w:space="0" w:color="000000"/>
            </w:tcBorders>
          </w:tcPr>
          <w:p w14:paraId="0C1DE000" w14:textId="442E1E71" w:rsidR="00512DC2" w:rsidRPr="00BE068B" w:rsidRDefault="00512DC2" w:rsidP="001C3ACA">
            <w:pPr>
              <w:spacing w:after="0" w:line="240" w:lineRule="auto"/>
              <w:contextualSpacing/>
              <w:rPr>
                <w:rFonts w:ascii="Gill Sans MT" w:eastAsiaTheme="minorEastAsia" w:hAnsi="Gill Sans MT"/>
                <w:i/>
                <w:lang w:eastAsia="zh-CN"/>
              </w:rPr>
            </w:pPr>
            <w:r w:rsidRPr="00BE068B">
              <w:rPr>
                <w:rFonts w:ascii="Gill Sans MT" w:eastAsiaTheme="minorEastAsia" w:hAnsi="Gill Sans MT"/>
                <w:i/>
                <w:lang w:eastAsia="zh-CN"/>
              </w:rPr>
              <w:t>(</w:t>
            </w:r>
            <w:r w:rsidR="001C3ACA" w:rsidRPr="00BE068B">
              <w:rPr>
                <w:rFonts w:ascii="Gill Sans MT" w:eastAsiaTheme="minorEastAsia" w:hAnsi="Gill Sans MT"/>
                <w:i/>
                <w:lang w:eastAsia="zh-CN"/>
              </w:rPr>
              <w:t>Integer)</w:t>
            </w:r>
          </w:p>
        </w:tc>
      </w:tr>
      <w:tr w:rsidR="00B71EAD" w:rsidRPr="00BE068B" w14:paraId="15BA6339" w14:textId="77777777" w:rsidTr="00D70197">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114" w:type="dxa"/>
            <w:tcBorders>
              <w:top w:val="single" w:sz="4" w:space="0" w:color="000000"/>
              <w:left w:val="single" w:sz="4" w:space="0" w:color="auto"/>
              <w:bottom w:val="single" w:sz="4" w:space="0" w:color="000000"/>
              <w:right w:val="single" w:sz="4" w:space="0" w:color="auto"/>
            </w:tcBorders>
          </w:tcPr>
          <w:p w14:paraId="04621E24" w14:textId="77777777" w:rsidR="00512DC2" w:rsidRPr="00BE068B" w:rsidRDefault="00512DC2" w:rsidP="001512DD">
            <w:pPr>
              <w:spacing w:after="0" w:line="240" w:lineRule="auto"/>
              <w:contextualSpacing/>
              <w:rPr>
                <w:rFonts w:ascii="Gill Sans MT" w:eastAsiaTheme="minorEastAsia" w:hAnsi="Gill Sans MT"/>
                <w:lang w:eastAsia="zh-CN"/>
              </w:rPr>
            </w:pPr>
          </w:p>
        </w:tc>
        <w:tc>
          <w:tcPr>
            <w:tcW w:w="7442" w:type="dxa"/>
            <w:gridSpan w:val="3"/>
            <w:tcBorders>
              <w:top w:val="single" w:sz="4" w:space="0" w:color="000000"/>
              <w:left w:val="single" w:sz="4" w:space="0" w:color="auto"/>
              <w:bottom w:val="single" w:sz="4" w:space="0" w:color="000000"/>
              <w:right w:val="single" w:sz="18" w:space="0" w:color="000000"/>
            </w:tcBorders>
          </w:tcPr>
          <w:p w14:paraId="432B0FCA" w14:textId="77777777" w:rsidR="00512DC2" w:rsidRPr="00BE068B" w:rsidRDefault="00512DC2" w:rsidP="001512DD">
            <w:pPr>
              <w:spacing w:after="0" w:line="240" w:lineRule="auto"/>
              <w:contextualSpacing/>
              <w:rPr>
                <w:rFonts w:ascii="Gill Sans MT" w:eastAsiaTheme="minorEastAsia" w:hAnsi="Gill Sans MT"/>
                <w:w w:val="105"/>
                <w:lang w:eastAsia="zh-CN"/>
              </w:rPr>
            </w:pPr>
            <w:r w:rsidRPr="00BE068B">
              <w:rPr>
                <w:rFonts w:ascii="Gill Sans MT" w:eastAsiaTheme="minorEastAsia" w:hAnsi="Gill Sans MT"/>
                <w:w w:val="105"/>
                <w:lang w:eastAsia="zh-CN"/>
              </w:rPr>
              <w:t>A7. ID Code from household roster</w:t>
            </w:r>
          </w:p>
        </w:tc>
        <w:tc>
          <w:tcPr>
            <w:tcW w:w="2524" w:type="dxa"/>
            <w:gridSpan w:val="2"/>
            <w:tcBorders>
              <w:top w:val="single" w:sz="18" w:space="0" w:color="000000"/>
              <w:left w:val="single" w:sz="18" w:space="0" w:color="000000"/>
              <w:bottom w:val="single" w:sz="18" w:space="0" w:color="000000"/>
              <w:right w:val="single" w:sz="18" w:space="0" w:color="000000"/>
            </w:tcBorders>
          </w:tcPr>
          <w:p w14:paraId="66098183" w14:textId="77777777" w:rsidR="00512DC2" w:rsidRPr="00BE068B" w:rsidRDefault="00512DC2" w:rsidP="001512DD">
            <w:pPr>
              <w:spacing w:after="0" w:line="240" w:lineRule="auto"/>
              <w:contextualSpacing/>
              <w:rPr>
                <w:rFonts w:ascii="Gill Sans MT" w:eastAsiaTheme="minorEastAsia" w:hAnsi="Gill Sans MT"/>
                <w:i/>
                <w:lang w:eastAsia="zh-CN"/>
              </w:rPr>
            </w:pPr>
            <w:r w:rsidRPr="00BE068B">
              <w:rPr>
                <w:rFonts w:ascii="Gill Sans MT" w:eastAsiaTheme="minorEastAsia" w:hAnsi="Gill Sans MT"/>
                <w:i/>
                <w:lang w:eastAsia="zh-CN"/>
              </w:rPr>
              <w:t>(Integer)</w:t>
            </w:r>
          </w:p>
        </w:tc>
      </w:tr>
      <w:tr w:rsidR="00B71EAD" w:rsidRPr="00BE068B" w14:paraId="2643E7A4" w14:textId="77777777" w:rsidTr="00D70197">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114" w:type="dxa"/>
            <w:tcBorders>
              <w:top w:val="single" w:sz="4" w:space="0" w:color="000000"/>
              <w:left w:val="single" w:sz="4" w:space="0" w:color="auto"/>
              <w:bottom w:val="single" w:sz="4" w:space="0" w:color="000000"/>
              <w:right w:val="single" w:sz="4" w:space="0" w:color="auto"/>
            </w:tcBorders>
          </w:tcPr>
          <w:p w14:paraId="2A7D3303" w14:textId="77777777" w:rsidR="00512DC2" w:rsidRPr="00BE068B" w:rsidRDefault="00512DC2" w:rsidP="001512DD">
            <w:pPr>
              <w:spacing w:after="0" w:line="240" w:lineRule="auto"/>
              <w:contextualSpacing/>
              <w:rPr>
                <w:rFonts w:ascii="Gill Sans MT" w:eastAsiaTheme="minorEastAsia" w:hAnsi="Gill Sans MT"/>
                <w:lang w:eastAsia="zh-CN"/>
              </w:rPr>
            </w:pPr>
          </w:p>
        </w:tc>
        <w:tc>
          <w:tcPr>
            <w:tcW w:w="7442" w:type="dxa"/>
            <w:gridSpan w:val="3"/>
            <w:tcBorders>
              <w:top w:val="single" w:sz="4" w:space="0" w:color="000000"/>
              <w:left w:val="single" w:sz="4" w:space="0" w:color="auto"/>
              <w:bottom w:val="single" w:sz="4" w:space="0" w:color="000000"/>
              <w:right w:val="single" w:sz="18" w:space="0" w:color="000000"/>
            </w:tcBorders>
          </w:tcPr>
          <w:p w14:paraId="201AC180" w14:textId="77777777" w:rsidR="00512DC2" w:rsidRPr="00BE068B" w:rsidRDefault="00512DC2" w:rsidP="001512DD">
            <w:pPr>
              <w:spacing w:after="0" w:line="240" w:lineRule="auto"/>
              <w:contextualSpacing/>
              <w:rPr>
                <w:rFonts w:ascii="Gill Sans MT" w:eastAsiaTheme="minorEastAsia" w:hAnsi="Gill Sans MT"/>
                <w:w w:val="105"/>
                <w:lang w:eastAsia="zh-CN"/>
              </w:rPr>
            </w:pPr>
            <w:r w:rsidRPr="00BE068B">
              <w:rPr>
                <w:rFonts w:ascii="Gill Sans MT" w:eastAsiaTheme="minorEastAsia" w:hAnsi="Gill Sans MT"/>
                <w:w w:val="105"/>
                <w:lang w:eastAsia="zh-CN"/>
              </w:rPr>
              <w:t>A8. Retype ID code from household roster</w:t>
            </w:r>
          </w:p>
        </w:tc>
        <w:tc>
          <w:tcPr>
            <w:tcW w:w="2524" w:type="dxa"/>
            <w:gridSpan w:val="2"/>
            <w:tcBorders>
              <w:top w:val="single" w:sz="18" w:space="0" w:color="000000"/>
              <w:left w:val="single" w:sz="18" w:space="0" w:color="000000"/>
              <w:bottom w:val="single" w:sz="18" w:space="0" w:color="000000"/>
              <w:right w:val="single" w:sz="18" w:space="0" w:color="000000"/>
            </w:tcBorders>
          </w:tcPr>
          <w:p w14:paraId="3D7E02F3" w14:textId="77777777" w:rsidR="00512DC2" w:rsidRPr="00BE068B" w:rsidRDefault="00512DC2" w:rsidP="001512DD">
            <w:pPr>
              <w:spacing w:after="0" w:line="240" w:lineRule="auto"/>
              <w:contextualSpacing/>
              <w:rPr>
                <w:rFonts w:ascii="Gill Sans MT" w:eastAsiaTheme="minorEastAsia" w:hAnsi="Gill Sans MT"/>
                <w:i/>
                <w:lang w:eastAsia="zh-CN"/>
              </w:rPr>
            </w:pPr>
            <w:r w:rsidRPr="00BE068B">
              <w:rPr>
                <w:rFonts w:ascii="Gill Sans MT" w:eastAsiaTheme="minorEastAsia" w:hAnsi="Gill Sans MT"/>
                <w:i/>
                <w:lang w:eastAsia="zh-CN"/>
              </w:rPr>
              <w:t>(Integer)</w:t>
            </w:r>
          </w:p>
        </w:tc>
      </w:tr>
    </w:tbl>
    <w:p w14:paraId="161A3D5F" w14:textId="77777777" w:rsidR="00512DC2" w:rsidRPr="00BE068B" w:rsidRDefault="00512DC2" w:rsidP="001512DD">
      <w:pPr>
        <w:spacing w:after="0" w:line="240" w:lineRule="auto"/>
        <w:contextualSpacing/>
        <w:rPr>
          <w:rFonts w:ascii="Gill Sans MT" w:hAnsi="Gill Sans MT"/>
          <w:b/>
        </w:rPr>
      </w:pPr>
    </w:p>
    <w:p w14:paraId="07B1213C" w14:textId="4B4F277A" w:rsidR="00512DC2" w:rsidRPr="00BE068B" w:rsidRDefault="00233F7F" w:rsidP="001512DD">
      <w:pPr>
        <w:spacing w:after="0" w:line="240" w:lineRule="auto"/>
        <w:contextualSpacing/>
        <w:rPr>
          <w:rFonts w:ascii="Gill Sans MT" w:hAnsi="Gill Sans MT"/>
          <w:b/>
        </w:rPr>
      </w:pPr>
      <w:r w:rsidRPr="00BE068B">
        <w:rPr>
          <w:rFonts w:ascii="Gill Sans MT" w:hAnsi="Gill Sans MT"/>
          <w:b/>
        </w:rPr>
        <w:t xml:space="preserve">WRITTEN </w:t>
      </w:r>
      <w:r w:rsidR="00512DC2" w:rsidRPr="00BE068B">
        <w:rPr>
          <w:rFonts w:ascii="Gill Sans MT" w:hAnsi="Gill Sans MT"/>
          <w:b/>
        </w:rPr>
        <w:t>CONSENT SCRIPT</w:t>
      </w:r>
    </w:p>
    <w:p w14:paraId="3154A55B" w14:textId="77777777" w:rsidR="00765164" w:rsidRPr="00BE068B" w:rsidRDefault="00765164" w:rsidP="001512DD">
      <w:pPr>
        <w:spacing w:after="0" w:line="240" w:lineRule="auto"/>
        <w:contextualSpacing/>
        <w:rPr>
          <w:rFonts w:ascii="Gill Sans MT" w:hAnsi="Gill Sans MT"/>
          <w:b/>
        </w:rPr>
      </w:pPr>
    </w:p>
    <w:tbl>
      <w:tblPr>
        <w:tblW w:w="10080" w:type="dxa"/>
        <w:tblInd w:w="5" w:type="dxa"/>
        <w:tblLayout w:type="fixed"/>
        <w:tblCellMar>
          <w:left w:w="29" w:type="dxa"/>
          <w:right w:w="29" w:type="dxa"/>
        </w:tblCellMar>
        <w:tblLook w:val="0000" w:firstRow="0" w:lastRow="0" w:firstColumn="0" w:lastColumn="0" w:noHBand="0" w:noVBand="0"/>
      </w:tblPr>
      <w:tblGrid>
        <w:gridCol w:w="114"/>
        <w:gridCol w:w="4929"/>
        <w:gridCol w:w="4343"/>
        <w:gridCol w:w="694"/>
      </w:tblGrid>
      <w:tr w:rsidR="00B71EAD" w:rsidRPr="00BE068B" w14:paraId="7C60B14C" w14:textId="77777777" w:rsidTr="00D70197">
        <w:trPr>
          <w:trHeight w:val="20"/>
        </w:trPr>
        <w:tc>
          <w:tcPr>
            <w:tcW w:w="114" w:type="dxa"/>
            <w:tcBorders>
              <w:top w:val="single" w:sz="4" w:space="0" w:color="000000"/>
              <w:left w:val="single" w:sz="4" w:space="0" w:color="000000"/>
              <w:bottom w:val="single" w:sz="4" w:space="0" w:color="000000"/>
              <w:right w:val="single" w:sz="4" w:space="0" w:color="auto"/>
            </w:tcBorders>
          </w:tcPr>
          <w:p w14:paraId="1758747E" w14:textId="77777777" w:rsidR="0076083F" w:rsidRPr="00BE068B" w:rsidRDefault="0076083F" w:rsidP="001512DD">
            <w:pPr>
              <w:spacing w:after="0" w:line="240" w:lineRule="auto"/>
              <w:contextualSpacing/>
              <w:rPr>
                <w:rFonts w:ascii="Gill Sans MT" w:eastAsia="Calibri" w:hAnsi="Gill Sans MT" w:cs="Times New Roman"/>
                <w:w w:val="105"/>
              </w:rPr>
            </w:pPr>
          </w:p>
        </w:tc>
        <w:tc>
          <w:tcPr>
            <w:tcW w:w="4929" w:type="dxa"/>
            <w:tcBorders>
              <w:top w:val="single" w:sz="4" w:space="0" w:color="000000"/>
              <w:left w:val="single" w:sz="4" w:space="0" w:color="auto"/>
              <w:bottom w:val="single" w:sz="4" w:space="0" w:color="000000"/>
            </w:tcBorders>
          </w:tcPr>
          <w:p w14:paraId="3779D6D9" w14:textId="77777777" w:rsidR="0076083F" w:rsidRPr="00BE068B" w:rsidRDefault="0076083F" w:rsidP="001512DD">
            <w:pPr>
              <w:spacing w:after="0" w:line="240" w:lineRule="auto"/>
              <w:contextualSpacing/>
              <w:rPr>
                <w:rFonts w:ascii="Gill Sans MT" w:eastAsia="Calibri" w:hAnsi="Gill Sans MT" w:cs="Times New Roman"/>
                <w:w w:val="105"/>
              </w:rPr>
            </w:pPr>
            <w:r w:rsidRPr="00BE068B">
              <w:rPr>
                <w:rFonts w:ascii="Gill Sans MT" w:eastAsia="Calibri" w:hAnsi="Gill Sans MT" w:cs="Times New Roman"/>
                <w:w w:val="105"/>
              </w:rPr>
              <w:t>A9. Did the respondent consent?</w:t>
            </w:r>
          </w:p>
          <w:p w14:paraId="58340AD6" w14:textId="6F97F02D" w:rsidR="0076083F" w:rsidRPr="00BE068B" w:rsidRDefault="0076083F" w:rsidP="001512DD">
            <w:pPr>
              <w:spacing w:after="0" w:line="240" w:lineRule="auto"/>
              <w:contextualSpacing/>
              <w:rPr>
                <w:rFonts w:ascii="Gill Sans MT" w:eastAsia="Calibri" w:hAnsi="Gill Sans MT" w:cs="Times New Roman"/>
                <w:i/>
                <w:w w:val="105"/>
              </w:rPr>
            </w:pPr>
            <w:r w:rsidRPr="00BE068B">
              <w:rPr>
                <w:rFonts w:ascii="Gill Sans MT" w:eastAsia="Calibri" w:hAnsi="Gill Sans MT" w:cs="Times New Roman"/>
                <w:i/>
                <w:w w:val="105"/>
              </w:rPr>
              <w:t xml:space="preserve">If </w:t>
            </w:r>
            <w:r w:rsidR="00B60CEB" w:rsidRPr="00BE068B">
              <w:rPr>
                <w:rFonts w:ascii="Gill Sans MT" w:eastAsia="Calibri" w:hAnsi="Gill Sans MT" w:cs="Times New Roman"/>
                <w:i/>
                <w:w w:val="105"/>
              </w:rPr>
              <w:t>1</w:t>
            </w:r>
            <w:r w:rsidRPr="00BE068B">
              <w:rPr>
                <w:rFonts w:ascii="Gill Sans MT" w:eastAsia="Calibri" w:hAnsi="Gill Sans MT" w:cs="Times New Roman"/>
                <w:i/>
                <w:w w:val="105"/>
              </w:rPr>
              <w:t>, skip to A11</w:t>
            </w:r>
          </w:p>
        </w:tc>
        <w:tc>
          <w:tcPr>
            <w:tcW w:w="4343" w:type="dxa"/>
            <w:tcBorders>
              <w:top w:val="single" w:sz="4" w:space="0" w:color="000000"/>
              <w:bottom w:val="single" w:sz="4" w:space="0" w:color="000000"/>
              <w:right w:val="single" w:sz="18" w:space="0" w:color="000000"/>
            </w:tcBorders>
          </w:tcPr>
          <w:p w14:paraId="5F90A2EF" w14:textId="200A3F61" w:rsidR="0076083F" w:rsidRPr="00BE068B" w:rsidRDefault="001C3ACA" w:rsidP="001512DD">
            <w:pPr>
              <w:spacing w:after="0" w:line="240" w:lineRule="auto"/>
              <w:contextualSpacing/>
              <w:rPr>
                <w:rFonts w:ascii="Gill Sans MT" w:eastAsiaTheme="minorEastAsia" w:hAnsi="Gill Sans MT"/>
                <w:lang w:eastAsia="zh-CN"/>
              </w:rPr>
            </w:pPr>
            <w:r w:rsidRPr="00BE068B">
              <w:rPr>
                <w:rFonts w:ascii="Gill Sans MT" w:eastAsiaTheme="minorEastAsia" w:hAnsi="Gill Sans MT"/>
                <w:lang w:eastAsia="zh-CN"/>
              </w:rPr>
              <w:t>0</w:t>
            </w:r>
            <w:r w:rsidR="0076083F" w:rsidRPr="00BE068B">
              <w:rPr>
                <w:rFonts w:ascii="Gill Sans MT" w:eastAsiaTheme="minorEastAsia" w:hAnsi="Gill Sans MT"/>
                <w:lang w:eastAsia="zh-CN"/>
              </w:rPr>
              <w:t>=No</w:t>
            </w:r>
          </w:p>
          <w:p w14:paraId="4AC799F1" w14:textId="52A506FF" w:rsidR="0076083F" w:rsidRPr="00BE068B" w:rsidRDefault="001C3ACA" w:rsidP="001512DD">
            <w:pPr>
              <w:spacing w:after="0" w:line="240" w:lineRule="auto"/>
              <w:contextualSpacing/>
              <w:rPr>
                <w:rFonts w:ascii="Gill Sans MT" w:eastAsiaTheme="minorEastAsia" w:hAnsi="Gill Sans MT"/>
                <w:lang w:eastAsia="zh-CN"/>
              </w:rPr>
            </w:pPr>
            <w:r w:rsidRPr="00BE068B">
              <w:rPr>
                <w:rFonts w:ascii="Gill Sans MT" w:eastAsiaTheme="minorEastAsia" w:hAnsi="Gill Sans MT"/>
                <w:lang w:eastAsia="zh-CN"/>
              </w:rPr>
              <w:t>1</w:t>
            </w:r>
            <w:r w:rsidR="0076083F" w:rsidRPr="00BE068B">
              <w:rPr>
                <w:rFonts w:ascii="Gill Sans MT" w:eastAsiaTheme="minorEastAsia" w:hAnsi="Gill Sans MT"/>
                <w:lang w:eastAsia="zh-CN"/>
              </w:rPr>
              <w:t>=Yes</w:t>
            </w:r>
            <w:r w:rsidR="0076083F" w:rsidRPr="00BE068B" w:rsidDel="00226116">
              <w:rPr>
                <w:rFonts w:ascii="Gill Sans MT" w:eastAsiaTheme="minorEastAsia" w:hAnsi="Gill Sans MT"/>
                <w:lang w:eastAsia="zh-CN"/>
              </w:rPr>
              <w:t xml:space="preserve"> </w:t>
            </w:r>
          </w:p>
        </w:tc>
        <w:tc>
          <w:tcPr>
            <w:tcW w:w="694" w:type="dxa"/>
            <w:tcBorders>
              <w:top w:val="single" w:sz="18" w:space="0" w:color="000000"/>
              <w:left w:val="single" w:sz="18" w:space="0" w:color="000000"/>
              <w:bottom w:val="single" w:sz="18" w:space="0" w:color="000000"/>
              <w:right w:val="single" w:sz="18" w:space="0" w:color="000000"/>
            </w:tcBorders>
          </w:tcPr>
          <w:p w14:paraId="66699AB3" w14:textId="77777777" w:rsidR="0076083F" w:rsidRPr="00BE068B" w:rsidRDefault="0076083F" w:rsidP="001512DD">
            <w:pPr>
              <w:spacing w:after="0" w:line="240" w:lineRule="auto"/>
              <w:contextualSpacing/>
              <w:rPr>
                <w:rFonts w:ascii="Gill Sans MT" w:eastAsia="Calibri" w:hAnsi="Gill Sans MT" w:cs="Times New Roman"/>
                <w:i/>
              </w:rPr>
            </w:pPr>
            <w:r w:rsidRPr="00BE068B">
              <w:rPr>
                <w:rFonts w:ascii="Gill Sans MT" w:eastAsia="Calibri" w:hAnsi="Gill Sans MT" w:cs="Times New Roman"/>
                <w:i/>
              </w:rPr>
              <w:t>(Code)</w:t>
            </w:r>
          </w:p>
        </w:tc>
      </w:tr>
      <w:tr w:rsidR="00B71EAD" w:rsidRPr="00BE068B" w14:paraId="047048B8" w14:textId="77777777" w:rsidTr="00D70197">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114" w:type="dxa"/>
            <w:tcBorders>
              <w:top w:val="single" w:sz="4" w:space="0" w:color="000000"/>
              <w:left w:val="single" w:sz="4" w:space="0" w:color="auto"/>
              <w:bottom w:val="single" w:sz="4" w:space="0" w:color="000000"/>
              <w:right w:val="single" w:sz="4" w:space="0" w:color="auto"/>
            </w:tcBorders>
          </w:tcPr>
          <w:p w14:paraId="247E9C82" w14:textId="77777777" w:rsidR="0076083F" w:rsidRPr="00BE068B" w:rsidRDefault="0076083F" w:rsidP="001512DD">
            <w:pPr>
              <w:spacing w:after="0" w:line="240" w:lineRule="auto"/>
              <w:contextualSpacing/>
              <w:rPr>
                <w:rFonts w:ascii="Gill Sans MT" w:eastAsiaTheme="minorEastAsia" w:hAnsi="Gill Sans MT"/>
                <w:lang w:eastAsia="zh-CN"/>
              </w:rPr>
            </w:pPr>
          </w:p>
        </w:tc>
        <w:tc>
          <w:tcPr>
            <w:tcW w:w="4929" w:type="dxa"/>
            <w:tcBorders>
              <w:top w:val="single" w:sz="4" w:space="0" w:color="000000"/>
              <w:left w:val="single" w:sz="4" w:space="0" w:color="auto"/>
              <w:bottom w:val="single" w:sz="4" w:space="0" w:color="000000"/>
              <w:right w:val="single" w:sz="18" w:space="0" w:color="000000"/>
            </w:tcBorders>
          </w:tcPr>
          <w:p w14:paraId="2846F049" w14:textId="77777777" w:rsidR="0076083F" w:rsidRPr="00BE068B" w:rsidRDefault="0076083F" w:rsidP="001512DD">
            <w:pPr>
              <w:spacing w:after="0" w:line="240" w:lineRule="auto"/>
              <w:contextualSpacing/>
              <w:rPr>
                <w:rFonts w:ascii="Gill Sans MT" w:eastAsiaTheme="minorEastAsia" w:hAnsi="Gill Sans MT"/>
                <w:w w:val="105"/>
                <w:lang w:eastAsia="zh-CN"/>
              </w:rPr>
            </w:pPr>
            <w:r w:rsidRPr="00BE068B">
              <w:rPr>
                <w:rFonts w:ascii="Gill Sans MT" w:eastAsiaTheme="minorEastAsia" w:hAnsi="Gill Sans MT"/>
                <w:w w:val="105"/>
                <w:lang w:eastAsia="zh-CN"/>
              </w:rPr>
              <w:t>A10. Can you please tell me why you have chosen not to participate?</w:t>
            </w:r>
          </w:p>
        </w:tc>
        <w:tc>
          <w:tcPr>
            <w:tcW w:w="5037" w:type="dxa"/>
            <w:gridSpan w:val="2"/>
            <w:tcBorders>
              <w:top w:val="single" w:sz="18" w:space="0" w:color="000000"/>
              <w:left w:val="single" w:sz="18" w:space="0" w:color="000000"/>
              <w:bottom w:val="single" w:sz="18" w:space="0" w:color="000000"/>
              <w:right w:val="single" w:sz="18" w:space="0" w:color="000000"/>
            </w:tcBorders>
          </w:tcPr>
          <w:p w14:paraId="447CD7D1" w14:textId="77777777" w:rsidR="0076083F" w:rsidRPr="00BE068B" w:rsidRDefault="0076083F" w:rsidP="001512DD">
            <w:pPr>
              <w:spacing w:after="0" w:line="240" w:lineRule="auto"/>
              <w:contextualSpacing/>
              <w:rPr>
                <w:rFonts w:ascii="Gill Sans MT" w:eastAsiaTheme="minorEastAsia" w:hAnsi="Gill Sans MT"/>
                <w:i/>
                <w:lang w:eastAsia="zh-CN"/>
              </w:rPr>
            </w:pPr>
            <w:r w:rsidRPr="00BE068B">
              <w:rPr>
                <w:rFonts w:ascii="Gill Sans MT" w:eastAsiaTheme="minorEastAsia" w:hAnsi="Gill Sans MT"/>
                <w:i/>
                <w:lang w:eastAsia="zh-CN"/>
              </w:rPr>
              <w:t>(Text)</w:t>
            </w:r>
          </w:p>
        </w:tc>
      </w:tr>
    </w:tbl>
    <w:p w14:paraId="62A25B83" w14:textId="77777777" w:rsidR="00765164" w:rsidRPr="00BE068B" w:rsidRDefault="00765164" w:rsidP="001512DD">
      <w:pPr>
        <w:spacing w:after="0" w:line="240" w:lineRule="auto"/>
        <w:contextualSpacing/>
        <w:rPr>
          <w:rFonts w:ascii="Gill Sans MT" w:hAnsi="Gill Sans MT"/>
          <w:b/>
        </w:rPr>
      </w:pPr>
    </w:p>
    <w:tbl>
      <w:tblPr>
        <w:tblW w:w="10080" w:type="dxa"/>
        <w:tblInd w:w="5" w:type="dxa"/>
        <w:tblLayout w:type="fixed"/>
        <w:tblCellMar>
          <w:left w:w="29" w:type="dxa"/>
          <w:right w:w="29" w:type="dxa"/>
        </w:tblCellMar>
        <w:tblLook w:val="0000" w:firstRow="0" w:lastRow="0" w:firstColumn="0" w:lastColumn="0" w:noHBand="0" w:noVBand="0"/>
      </w:tblPr>
      <w:tblGrid>
        <w:gridCol w:w="114"/>
        <w:gridCol w:w="4929"/>
        <w:gridCol w:w="2512"/>
        <w:gridCol w:w="1831"/>
        <w:gridCol w:w="694"/>
      </w:tblGrid>
      <w:tr w:rsidR="00B71EAD" w:rsidRPr="00BE068B" w14:paraId="6F54DE1B" w14:textId="77777777" w:rsidTr="00D70197">
        <w:trPr>
          <w:trHeight w:val="20"/>
        </w:trPr>
        <w:tc>
          <w:tcPr>
            <w:tcW w:w="114" w:type="dxa"/>
            <w:tcBorders>
              <w:top w:val="single" w:sz="4" w:space="0" w:color="000000"/>
              <w:left w:val="single" w:sz="4" w:space="0" w:color="000000"/>
              <w:bottom w:val="single" w:sz="4" w:space="0" w:color="000000"/>
              <w:right w:val="single" w:sz="4" w:space="0" w:color="auto"/>
            </w:tcBorders>
          </w:tcPr>
          <w:p w14:paraId="099D91ED" w14:textId="77777777" w:rsidR="0076083F" w:rsidRPr="00BE068B" w:rsidRDefault="0076083F" w:rsidP="001512DD">
            <w:pPr>
              <w:spacing w:after="0" w:line="240" w:lineRule="auto"/>
              <w:contextualSpacing/>
              <w:rPr>
                <w:rFonts w:ascii="Gill Sans MT" w:eastAsia="Calibri" w:hAnsi="Gill Sans MT" w:cs="Times New Roman"/>
                <w:w w:val="105"/>
              </w:rPr>
            </w:pPr>
          </w:p>
        </w:tc>
        <w:tc>
          <w:tcPr>
            <w:tcW w:w="4929" w:type="dxa"/>
            <w:tcBorders>
              <w:top w:val="single" w:sz="4" w:space="0" w:color="000000"/>
              <w:left w:val="single" w:sz="4" w:space="0" w:color="auto"/>
              <w:bottom w:val="single" w:sz="4" w:space="0" w:color="000000"/>
            </w:tcBorders>
          </w:tcPr>
          <w:p w14:paraId="7CF3E2B2" w14:textId="77777777" w:rsidR="0076083F" w:rsidRPr="00BE068B" w:rsidRDefault="0076083F" w:rsidP="001512DD">
            <w:pPr>
              <w:spacing w:after="0" w:line="240" w:lineRule="auto"/>
              <w:contextualSpacing/>
              <w:rPr>
                <w:rFonts w:ascii="Gill Sans MT" w:eastAsia="Calibri" w:hAnsi="Gill Sans MT" w:cs="Times New Roman"/>
                <w:w w:val="105"/>
              </w:rPr>
            </w:pPr>
            <w:r w:rsidRPr="00BE068B">
              <w:rPr>
                <w:rFonts w:ascii="Gill Sans MT" w:eastAsia="Calibri" w:hAnsi="Gill Sans MT" w:cs="Times New Roman"/>
                <w:w w:val="105"/>
              </w:rPr>
              <w:t>A1</w:t>
            </w:r>
            <w:r w:rsidR="00701044" w:rsidRPr="00BE068B">
              <w:rPr>
                <w:rFonts w:ascii="Gill Sans MT" w:eastAsia="Calibri" w:hAnsi="Gill Sans MT" w:cs="Times New Roman"/>
                <w:w w:val="105"/>
              </w:rPr>
              <w:t>1</w:t>
            </w:r>
            <w:r w:rsidRPr="00BE068B">
              <w:rPr>
                <w:rFonts w:ascii="Gill Sans MT" w:eastAsia="Calibri" w:hAnsi="Gill Sans MT" w:cs="Times New Roman"/>
                <w:w w:val="105"/>
              </w:rPr>
              <w:t>. Who is the respondent?</w:t>
            </w:r>
          </w:p>
          <w:p w14:paraId="334CD04F" w14:textId="77777777" w:rsidR="0076083F" w:rsidRPr="00BE068B" w:rsidRDefault="0076083F" w:rsidP="001512DD">
            <w:pPr>
              <w:spacing w:after="0" w:line="240" w:lineRule="auto"/>
              <w:contextualSpacing/>
              <w:rPr>
                <w:rFonts w:ascii="Gill Sans MT" w:eastAsia="Calibri" w:hAnsi="Gill Sans MT" w:cs="Times New Roman"/>
                <w:i/>
                <w:w w:val="105"/>
              </w:rPr>
            </w:pPr>
            <w:r w:rsidRPr="00BE068B">
              <w:rPr>
                <w:rFonts w:ascii="Gill Sans MT" w:eastAsia="Calibri" w:hAnsi="Gill Sans MT" w:cs="Times New Roman"/>
                <w:i/>
                <w:w w:val="105"/>
              </w:rPr>
              <w:t>If 1, skip to A16</w:t>
            </w:r>
          </w:p>
        </w:tc>
        <w:tc>
          <w:tcPr>
            <w:tcW w:w="4343" w:type="dxa"/>
            <w:gridSpan w:val="2"/>
            <w:tcBorders>
              <w:top w:val="single" w:sz="4" w:space="0" w:color="000000"/>
              <w:bottom w:val="single" w:sz="4" w:space="0" w:color="000000"/>
              <w:right w:val="single" w:sz="18" w:space="0" w:color="000000"/>
            </w:tcBorders>
          </w:tcPr>
          <w:p w14:paraId="24E0341A" w14:textId="77777777" w:rsidR="0076083F" w:rsidRPr="00BE068B" w:rsidRDefault="0076083F" w:rsidP="001512DD">
            <w:pPr>
              <w:spacing w:after="0" w:line="240" w:lineRule="auto"/>
              <w:contextualSpacing/>
              <w:rPr>
                <w:rFonts w:ascii="Gill Sans MT" w:eastAsiaTheme="minorEastAsia" w:hAnsi="Gill Sans MT"/>
                <w:lang w:eastAsia="zh-CN"/>
              </w:rPr>
            </w:pPr>
            <w:r w:rsidRPr="00BE068B">
              <w:rPr>
                <w:rFonts w:ascii="Gill Sans MT" w:eastAsiaTheme="minorEastAsia" w:hAnsi="Gill Sans MT"/>
                <w:lang w:eastAsia="zh-CN"/>
              </w:rPr>
              <w:t>1=</w:t>
            </w:r>
            <w:r w:rsidR="00701044" w:rsidRPr="00BE068B">
              <w:rPr>
                <w:rFonts w:ascii="Gill Sans MT" w:eastAsiaTheme="minorEastAsia" w:hAnsi="Gill Sans MT"/>
                <w:lang w:eastAsia="zh-CN"/>
              </w:rPr>
              <w:t>Head of household</w:t>
            </w:r>
          </w:p>
          <w:p w14:paraId="483B9546" w14:textId="77777777" w:rsidR="0076083F" w:rsidRPr="00BE068B" w:rsidRDefault="00701044" w:rsidP="001512DD">
            <w:pPr>
              <w:spacing w:after="0" w:line="240" w:lineRule="auto"/>
              <w:contextualSpacing/>
              <w:rPr>
                <w:rFonts w:ascii="Gill Sans MT" w:eastAsiaTheme="minorEastAsia" w:hAnsi="Gill Sans MT"/>
                <w:lang w:eastAsia="zh-CN"/>
              </w:rPr>
            </w:pPr>
            <w:r w:rsidRPr="00BE068B">
              <w:rPr>
                <w:rFonts w:ascii="Gill Sans MT" w:eastAsiaTheme="minorEastAsia" w:hAnsi="Gill Sans MT"/>
                <w:lang w:eastAsia="zh-CN"/>
              </w:rPr>
              <w:t>2=Spouse of head of household</w:t>
            </w:r>
          </w:p>
          <w:p w14:paraId="30DA7160" w14:textId="77777777" w:rsidR="00701044" w:rsidRPr="00BE068B" w:rsidRDefault="00701044" w:rsidP="001512DD">
            <w:pPr>
              <w:spacing w:after="0" w:line="240" w:lineRule="auto"/>
              <w:contextualSpacing/>
              <w:rPr>
                <w:rFonts w:ascii="Gill Sans MT" w:eastAsiaTheme="minorEastAsia" w:hAnsi="Gill Sans MT"/>
                <w:lang w:eastAsia="zh-CN"/>
              </w:rPr>
            </w:pPr>
            <w:r w:rsidRPr="00BE068B">
              <w:rPr>
                <w:rFonts w:ascii="Gill Sans MT" w:eastAsiaTheme="minorEastAsia" w:hAnsi="Gill Sans MT"/>
                <w:lang w:eastAsia="zh-CN"/>
              </w:rPr>
              <w:t>3=Other household member</w:t>
            </w:r>
          </w:p>
        </w:tc>
        <w:tc>
          <w:tcPr>
            <w:tcW w:w="694" w:type="dxa"/>
            <w:tcBorders>
              <w:top w:val="single" w:sz="18" w:space="0" w:color="000000"/>
              <w:left w:val="single" w:sz="18" w:space="0" w:color="000000"/>
              <w:bottom w:val="single" w:sz="18" w:space="0" w:color="000000"/>
              <w:right w:val="single" w:sz="18" w:space="0" w:color="000000"/>
            </w:tcBorders>
          </w:tcPr>
          <w:p w14:paraId="473C4CA3" w14:textId="77777777" w:rsidR="0076083F" w:rsidRPr="00BE068B" w:rsidRDefault="0076083F" w:rsidP="001512DD">
            <w:pPr>
              <w:spacing w:after="0" w:line="240" w:lineRule="auto"/>
              <w:contextualSpacing/>
              <w:rPr>
                <w:rFonts w:ascii="Gill Sans MT" w:eastAsia="Calibri" w:hAnsi="Gill Sans MT" w:cs="Times New Roman"/>
                <w:i/>
              </w:rPr>
            </w:pPr>
            <w:r w:rsidRPr="00BE068B">
              <w:rPr>
                <w:rFonts w:ascii="Gill Sans MT" w:eastAsia="Calibri" w:hAnsi="Gill Sans MT" w:cs="Times New Roman"/>
                <w:i/>
              </w:rPr>
              <w:t>(Code)</w:t>
            </w:r>
          </w:p>
        </w:tc>
      </w:tr>
      <w:tr w:rsidR="00B71EAD" w:rsidRPr="00BE068B" w14:paraId="2F44C8C6" w14:textId="77777777" w:rsidTr="00D70197">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114" w:type="dxa"/>
            <w:tcBorders>
              <w:top w:val="single" w:sz="4" w:space="0" w:color="000000"/>
              <w:left w:val="single" w:sz="4" w:space="0" w:color="auto"/>
              <w:bottom w:val="single" w:sz="4" w:space="0" w:color="000000"/>
              <w:right w:val="single" w:sz="4" w:space="0" w:color="auto"/>
            </w:tcBorders>
          </w:tcPr>
          <w:p w14:paraId="25D9AA4C" w14:textId="77777777" w:rsidR="00701044" w:rsidRPr="00BE068B" w:rsidRDefault="00701044" w:rsidP="001512DD">
            <w:pPr>
              <w:spacing w:after="0" w:line="240" w:lineRule="auto"/>
              <w:contextualSpacing/>
              <w:rPr>
                <w:rFonts w:ascii="Gill Sans MT" w:eastAsiaTheme="minorEastAsia" w:hAnsi="Gill Sans MT"/>
                <w:lang w:eastAsia="zh-CN"/>
              </w:rPr>
            </w:pPr>
          </w:p>
        </w:tc>
        <w:tc>
          <w:tcPr>
            <w:tcW w:w="4929" w:type="dxa"/>
            <w:tcBorders>
              <w:top w:val="single" w:sz="4" w:space="0" w:color="000000"/>
              <w:left w:val="single" w:sz="4" w:space="0" w:color="auto"/>
              <w:bottom w:val="single" w:sz="4" w:space="0" w:color="000000"/>
              <w:right w:val="single" w:sz="18" w:space="0" w:color="000000"/>
            </w:tcBorders>
          </w:tcPr>
          <w:p w14:paraId="2A66DC15" w14:textId="77777777" w:rsidR="00701044" w:rsidRPr="00BE068B" w:rsidRDefault="00701044" w:rsidP="001512DD">
            <w:pPr>
              <w:spacing w:after="0" w:line="240" w:lineRule="auto"/>
              <w:contextualSpacing/>
              <w:rPr>
                <w:rFonts w:ascii="Gill Sans MT" w:eastAsiaTheme="minorEastAsia" w:hAnsi="Gill Sans MT"/>
                <w:w w:val="105"/>
                <w:lang w:eastAsia="zh-CN"/>
              </w:rPr>
            </w:pPr>
            <w:r w:rsidRPr="00BE068B">
              <w:rPr>
                <w:rFonts w:ascii="Gill Sans MT" w:eastAsiaTheme="minorEastAsia" w:hAnsi="Gill Sans MT"/>
                <w:w w:val="105"/>
                <w:lang w:eastAsia="zh-CN"/>
              </w:rPr>
              <w:t>A12. Name of respondent</w:t>
            </w:r>
          </w:p>
        </w:tc>
        <w:tc>
          <w:tcPr>
            <w:tcW w:w="5037" w:type="dxa"/>
            <w:gridSpan w:val="3"/>
            <w:tcBorders>
              <w:top w:val="single" w:sz="18" w:space="0" w:color="000000"/>
              <w:left w:val="single" w:sz="18" w:space="0" w:color="000000"/>
              <w:bottom w:val="single" w:sz="18" w:space="0" w:color="000000"/>
              <w:right w:val="single" w:sz="18" w:space="0" w:color="000000"/>
            </w:tcBorders>
          </w:tcPr>
          <w:p w14:paraId="4715ED7E" w14:textId="77777777" w:rsidR="00701044" w:rsidRPr="00BE068B" w:rsidRDefault="00701044" w:rsidP="001512DD">
            <w:pPr>
              <w:spacing w:after="0" w:line="240" w:lineRule="auto"/>
              <w:contextualSpacing/>
              <w:rPr>
                <w:rFonts w:ascii="Gill Sans MT" w:eastAsiaTheme="minorEastAsia" w:hAnsi="Gill Sans MT"/>
                <w:i/>
                <w:lang w:eastAsia="zh-CN"/>
              </w:rPr>
            </w:pPr>
            <w:r w:rsidRPr="00BE068B">
              <w:rPr>
                <w:rFonts w:ascii="Gill Sans MT" w:eastAsiaTheme="minorEastAsia" w:hAnsi="Gill Sans MT"/>
                <w:i/>
                <w:lang w:eastAsia="zh-CN"/>
              </w:rPr>
              <w:t>(Text)</w:t>
            </w:r>
          </w:p>
        </w:tc>
      </w:tr>
      <w:tr w:rsidR="00B71EAD" w:rsidRPr="00BE068B" w14:paraId="56A4CBE7" w14:textId="77777777" w:rsidTr="00D70197">
        <w:trPr>
          <w:trHeight w:val="20"/>
        </w:trPr>
        <w:tc>
          <w:tcPr>
            <w:tcW w:w="114" w:type="dxa"/>
            <w:tcBorders>
              <w:top w:val="single" w:sz="4" w:space="0" w:color="000000"/>
              <w:left w:val="single" w:sz="4" w:space="0" w:color="000000"/>
              <w:bottom w:val="single" w:sz="4" w:space="0" w:color="000000"/>
              <w:right w:val="single" w:sz="4" w:space="0" w:color="auto"/>
            </w:tcBorders>
          </w:tcPr>
          <w:p w14:paraId="7CD73123" w14:textId="77777777" w:rsidR="00701044" w:rsidRPr="00BE068B" w:rsidRDefault="00701044" w:rsidP="001512DD">
            <w:pPr>
              <w:spacing w:after="0" w:line="240" w:lineRule="auto"/>
              <w:contextualSpacing/>
              <w:rPr>
                <w:rFonts w:ascii="Gill Sans MT" w:eastAsia="Calibri" w:hAnsi="Gill Sans MT" w:cs="Times New Roman"/>
                <w:w w:val="105"/>
              </w:rPr>
            </w:pPr>
          </w:p>
        </w:tc>
        <w:tc>
          <w:tcPr>
            <w:tcW w:w="4929" w:type="dxa"/>
            <w:tcBorders>
              <w:top w:val="single" w:sz="4" w:space="0" w:color="000000"/>
              <w:left w:val="single" w:sz="4" w:space="0" w:color="auto"/>
              <w:bottom w:val="single" w:sz="4" w:space="0" w:color="000000"/>
            </w:tcBorders>
          </w:tcPr>
          <w:p w14:paraId="66850A6B" w14:textId="77777777" w:rsidR="00701044" w:rsidRPr="00BE068B" w:rsidRDefault="00701044" w:rsidP="001512DD">
            <w:pPr>
              <w:spacing w:after="0" w:line="240" w:lineRule="auto"/>
              <w:contextualSpacing/>
              <w:rPr>
                <w:rFonts w:ascii="Gill Sans MT" w:eastAsia="Calibri" w:hAnsi="Gill Sans MT" w:cs="Times New Roman"/>
                <w:i/>
                <w:w w:val="105"/>
              </w:rPr>
            </w:pPr>
            <w:r w:rsidRPr="00BE068B">
              <w:rPr>
                <w:rFonts w:ascii="Gill Sans MT" w:eastAsia="Calibri" w:hAnsi="Gill Sans MT" w:cs="Times New Roman"/>
                <w:w w:val="105"/>
              </w:rPr>
              <w:t>A13. Respondent relationship to the Household Head</w:t>
            </w:r>
          </w:p>
        </w:tc>
        <w:tc>
          <w:tcPr>
            <w:tcW w:w="4343" w:type="dxa"/>
            <w:gridSpan w:val="2"/>
            <w:tcBorders>
              <w:top w:val="single" w:sz="4" w:space="0" w:color="000000"/>
              <w:bottom w:val="single" w:sz="4" w:space="0" w:color="000000"/>
              <w:right w:val="single" w:sz="18" w:space="0" w:color="000000"/>
            </w:tcBorders>
          </w:tcPr>
          <w:p w14:paraId="18ED8AB5" w14:textId="77777777" w:rsidR="00701044" w:rsidRPr="00BE068B" w:rsidRDefault="00701044" w:rsidP="001512DD">
            <w:pPr>
              <w:spacing w:after="0" w:line="240" w:lineRule="auto"/>
              <w:contextualSpacing/>
              <w:rPr>
                <w:rFonts w:ascii="Gill Sans MT" w:eastAsiaTheme="minorEastAsia" w:hAnsi="Gill Sans MT"/>
                <w:lang w:eastAsia="zh-CN"/>
              </w:rPr>
            </w:pPr>
            <w:r w:rsidRPr="00BE068B">
              <w:rPr>
                <w:rFonts w:ascii="Gill Sans MT" w:eastAsiaTheme="minorEastAsia" w:hAnsi="Gill Sans MT"/>
                <w:lang w:eastAsia="zh-CN"/>
              </w:rPr>
              <w:t>1=Child</w:t>
            </w:r>
          </w:p>
          <w:p w14:paraId="6BEF0171" w14:textId="77777777" w:rsidR="00701044" w:rsidRPr="00BE068B" w:rsidRDefault="00701044" w:rsidP="001512DD">
            <w:pPr>
              <w:spacing w:after="0" w:line="240" w:lineRule="auto"/>
              <w:contextualSpacing/>
              <w:rPr>
                <w:rFonts w:ascii="Gill Sans MT" w:eastAsiaTheme="minorEastAsia" w:hAnsi="Gill Sans MT"/>
                <w:lang w:eastAsia="zh-CN"/>
              </w:rPr>
            </w:pPr>
            <w:r w:rsidRPr="00BE068B">
              <w:rPr>
                <w:rFonts w:ascii="Gill Sans MT" w:eastAsiaTheme="minorEastAsia" w:hAnsi="Gill Sans MT"/>
                <w:lang w:eastAsia="zh-CN"/>
              </w:rPr>
              <w:t>2=Parent/parent-in-law</w:t>
            </w:r>
          </w:p>
          <w:p w14:paraId="4B173506" w14:textId="77777777" w:rsidR="00701044" w:rsidRPr="00BE068B" w:rsidRDefault="00701044" w:rsidP="001512DD">
            <w:pPr>
              <w:spacing w:after="0" w:line="240" w:lineRule="auto"/>
              <w:contextualSpacing/>
              <w:rPr>
                <w:rFonts w:ascii="Gill Sans MT" w:eastAsiaTheme="minorEastAsia" w:hAnsi="Gill Sans MT"/>
                <w:lang w:eastAsia="zh-CN"/>
              </w:rPr>
            </w:pPr>
            <w:r w:rsidRPr="00BE068B">
              <w:rPr>
                <w:rFonts w:ascii="Gill Sans MT" w:eastAsiaTheme="minorEastAsia" w:hAnsi="Gill Sans MT"/>
                <w:lang w:eastAsia="zh-CN"/>
              </w:rPr>
              <w:t>3=Brother/Sister</w:t>
            </w:r>
          </w:p>
          <w:p w14:paraId="545A1373" w14:textId="77777777" w:rsidR="00701044" w:rsidRPr="00BE068B" w:rsidRDefault="00701044" w:rsidP="001512DD">
            <w:pPr>
              <w:spacing w:after="0" w:line="240" w:lineRule="auto"/>
              <w:contextualSpacing/>
              <w:rPr>
                <w:rFonts w:ascii="Gill Sans MT" w:eastAsiaTheme="minorEastAsia" w:hAnsi="Gill Sans MT"/>
                <w:lang w:eastAsia="zh-CN"/>
              </w:rPr>
            </w:pPr>
            <w:r w:rsidRPr="00BE068B">
              <w:rPr>
                <w:rFonts w:ascii="Gill Sans MT" w:eastAsiaTheme="minorEastAsia" w:hAnsi="Gill Sans MT"/>
                <w:lang w:eastAsia="zh-CN"/>
              </w:rPr>
              <w:t>97=Other, please specify</w:t>
            </w:r>
          </w:p>
        </w:tc>
        <w:tc>
          <w:tcPr>
            <w:tcW w:w="694" w:type="dxa"/>
            <w:tcBorders>
              <w:top w:val="single" w:sz="18" w:space="0" w:color="000000"/>
              <w:left w:val="single" w:sz="18" w:space="0" w:color="000000"/>
              <w:bottom w:val="single" w:sz="18" w:space="0" w:color="000000"/>
              <w:right w:val="single" w:sz="18" w:space="0" w:color="000000"/>
            </w:tcBorders>
          </w:tcPr>
          <w:p w14:paraId="1EA90EAD" w14:textId="77777777" w:rsidR="00701044" w:rsidRPr="00BE068B" w:rsidRDefault="00701044" w:rsidP="001512DD">
            <w:pPr>
              <w:spacing w:after="0" w:line="240" w:lineRule="auto"/>
              <w:contextualSpacing/>
              <w:rPr>
                <w:rFonts w:ascii="Gill Sans MT" w:eastAsia="Calibri" w:hAnsi="Gill Sans MT" w:cs="Times New Roman"/>
                <w:i/>
              </w:rPr>
            </w:pPr>
            <w:r w:rsidRPr="00BE068B">
              <w:rPr>
                <w:rFonts w:ascii="Gill Sans MT" w:eastAsia="Calibri" w:hAnsi="Gill Sans MT" w:cs="Times New Roman"/>
                <w:i/>
              </w:rPr>
              <w:t>(Code)</w:t>
            </w:r>
          </w:p>
        </w:tc>
      </w:tr>
      <w:tr w:rsidR="00B71EAD" w:rsidRPr="00BE068B" w14:paraId="52FAD7BB" w14:textId="77777777" w:rsidTr="00D70197">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114" w:type="dxa"/>
            <w:tcBorders>
              <w:top w:val="single" w:sz="4" w:space="0" w:color="000000"/>
              <w:left w:val="single" w:sz="4" w:space="0" w:color="auto"/>
              <w:bottom w:val="single" w:sz="4" w:space="0" w:color="000000"/>
              <w:right w:val="single" w:sz="4" w:space="0" w:color="auto"/>
            </w:tcBorders>
          </w:tcPr>
          <w:p w14:paraId="0B2F3A95" w14:textId="77777777" w:rsidR="00701044" w:rsidRPr="00BE068B" w:rsidRDefault="00701044" w:rsidP="001512DD">
            <w:pPr>
              <w:spacing w:after="0" w:line="240" w:lineRule="auto"/>
              <w:contextualSpacing/>
              <w:rPr>
                <w:rFonts w:ascii="Gill Sans MT" w:eastAsiaTheme="minorEastAsia" w:hAnsi="Gill Sans MT"/>
                <w:lang w:eastAsia="zh-CN"/>
              </w:rPr>
            </w:pPr>
          </w:p>
        </w:tc>
        <w:tc>
          <w:tcPr>
            <w:tcW w:w="4929" w:type="dxa"/>
            <w:tcBorders>
              <w:top w:val="single" w:sz="4" w:space="0" w:color="000000"/>
              <w:left w:val="single" w:sz="4" w:space="0" w:color="auto"/>
              <w:bottom w:val="single" w:sz="4" w:space="0" w:color="000000"/>
              <w:right w:val="single" w:sz="18" w:space="0" w:color="000000"/>
            </w:tcBorders>
          </w:tcPr>
          <w:p w14:paraId="2DE71B8E" w14:textId="77777777" w:rsidR="00701044" w:rsidRPr="00BE068B" w:rsidRDefault="00701044" w:rsidP="001512DD">
            <w:pPr>
              <w:spacing w:after="0" w:line="240" w:lineRule="auto"/>
              <w:contextualSpacing/>
              <w:rPr>
                <w:rFonts w:ascii="Gill Sans MT" w:eastAsiaTheme="minorEastAsia" w:hAnsi="Gill Sans MT"/>
                <w:w w:val="105"/>
                <w:lang w:eastAsia="zh-CN"/>
              </w:rPr>
            </w:pPr>
            <w:r w:rsidRPr="00BE068B">
              <w:rPr>
                <w:rFonts w:ascii="Gill Sans MT" w:eastAsiaTheme="minorEastAsia" w:hAnsi="Gill Sans MT"/>
                <w:w w:val="105"/>
                <w:lang w:eastAsia="zh-CN"/>
              </w:rPr>
              <w:t>A13b. Please specify “other”</w:t>
            </w:r>
          </w:p>
        </w:tc>
        <w:tc>
          <w:tcPr>
            <w:tcW w:w="5037" w:type="dxa"/>
            <w:gridSpan w:val="3"/>
            <w:tcBorders>
              <w:top w:val="single" w:sz="18" w:space="0" w:color="000000"/>
              <w:left w:val="single" w:sz="18" w:space="0" w:color="000000"/>
              <w:bottom w:val="single" w:sz="18" w:space="0" w:color="000000"/>
              <w:right w:val="single" w:sz="18" w:space="0" w:color="000000"/>
            </w:tcBorders>
          </w:tcPr>
          <w:p w14:paraId="1618DD9F" w14:textId="77777777" w:rsidR="00701044" w:rsidRPr="00BE068B" w:rsidRDefault="00701044" w:rsidP="001512DD">
            <w:pPr>
              <w:spacing w:after="0" w:line="240" w:lineRule="auto"/>
              <w:contextualSpacing/>
              <w:rPr>
                <w:rFonts w:ascii="Gill Sans MT" w:eastAsiaTheme="minorEastAsia" w:hAnsi="Gill Sans MT"/>
                <w:i/>
                <w:lang w:eastAsia="zh-CN"/>
              </w:rPr>
            </w:pPr>
            <w:r w:rsidRPr="00BE068B">
              <w:rPr>
                <w:rFonts w:ascii="Gill Sans MT" w:eastAsiaTheme="minorEastAsia" w:hAnsi="Gill Sans MT"/>
                <w:i/>
                <w:lang w:eastAsia="zh-CN"/>
              </w:rPr>
              <w:t>(Text)</w:t>
            </w:r>
          </w:p>
        </w:tc>
      </w:tr>
      <w:tr w:rsidR="00B71EAD" w:rsidRPr="00BE068B" w14:paraId="729B4DD9" w14:textId="77777777" w:rsidTr="00D70197">
        <w:trPr>
          <w:trHeight w:val="20"/>
        </w:trPr>
        <w:tc>
          <w:tcPr>
            <w:tcW w:w="114" w:type="dxa"/>
            <w:tcBorders>
              <w:top w:val="single" w:sz="4" w:space="0" w:color="000000"/>
              <w:left w:val="single" w:sz="4" w:space="0" w:color="000000"/>
              <w:bottom w:val="single" w:sz="4" w:space="0" w:color="000000"/>
              <w:right w:val="single" w:sz="4" w:space="0" w:color="auto"/>
            </w:tcBorders>
          </w:tcPr>
          <w:p w14:paraId="7C32F8E5" w14:textId="77777777" w:rsidR="00701044" w:rsidRPr="00BE068B" w:rsidRDefault="00701044" w:rsidP="001512DD">
            <w:pPr>
              <w:spacing w:after="0" w:line="240" w:lineRule="auto"/>
              <w:contextualSpacing/>
              <w:rPr>
                <w:rFonts w:ascii="Gill Sans MT" w:eastAsia="Calibri" w:hAnsi="Gill Sans MT" w:cs="Times New Roman"/>
                <w:w w:val="105"/>
              </w:rPr>
            </w:pPr>
          </w:p>
        </w:tc>
        <w:tc>
          <w:tcPr>
            <w:tcW w:w="4929" w:type="dxa"/>
            <w:tcBorders>
              <w:top w:val="single" w:sz="4" w:space="0" w:color="000000"/>
              <w:left w:val="single" w:sz="4" w:space="0" w:color="auto"/>
              <w:bottom w:val="single" w:sz="4" w:space="0" w:color="000000"/>
            </w:tcBorders>
          </w:tcPr>
          <w:p w14:paraId="4A8372D6" w14:textId="77777777" w:rsidR="00701044" w:rsidRPr="00BE068B" w:rsidRDefault="00701044" w:rsidP="001512DD">
            <w:pPr>
              <w:spacing w:after="0" w:line="240" w:lineRule="auto"/>
              <w:contextualSpacing/>
              <w:rPr>
                <w:rFonts w:ascii="Gill Sans MT" w:eastAsia="Calibri" w:hAnsi="Gill Sans MT" w:cs="Times New Roman"/>
                <w:i/>
                <w:w w:val="105"/>
              </w:rPr>
            </w:pPr>
            <w:r w:rsidRPr="00BE068B">
              <w:rPr>
                <w:rFonts w:ascii="Gill Sans MT" w:eastAsia="Calibri" w:hAnsi="Gill Sans MT" w:cs="Times New Roman"/>
                <w:w w:val="105"/>
              </w:rPr>
              <w:t>A14. Sex of the respondent</w:t>
            </w:r>
          </w:p>
        </w:tc>
        <w:tc>
          <w:tcPr>
            <w:tcW w:w="4343" w:type="dxa"/>
            <w:gridSpan w:val="2"/>
            <w:tcBorders>
              <w:top w:val="single" w:sz="4" w:space="0" w:color="000000"/>
              <w:bottom w:val="single" w:sz="4" w:space="0" w:color="000000"/>
              <w:right w:val="single" w:sz="18" w:space="0" w:color="000000"/>
            </w:tcBorders>
          </w:tcPr>
          <w:p w14:paraId="2FD94925" w14:textId="77777777" w:rsidR="00701044" w:rsidRPr="00BE068B" w:rsidRDefault="00701044" w:rsidP="001512DD">
            <w:pPr>
              <w:spacing w:after="0" w:line="240" w:lineRule="auto"/>
              <w:contextualSpacing/>
              <w:rPr>
                <w:rFonts w:ascii="Gill Sans MT" w:eastAsiaTheme="minorEastAsia" w:hAnsi="Gill Sans MT"/>
                <w:lang w:eastAsia="zh-CN"/>
              </w:rPr>
            </w:pPr>
            <w:r w:rsidRPr="00BE068B">
              <w:rPr>
                <w:rFonts w:ascii="Gill Sans MT" w:eastAsiaTheme="minorEastAsia" w:hAnsi="Gill Sans MT"/>
                <w:lang w:eastAsia="zh-CN"/>
              </w:rPr>
              <w:t>1=Male</w:t>
            </w:r>
          </w:p>
          <w:p w14:paraId="0EAC50AC" w14:textId="77777777" w:rsidR="00701044" w:rsidRPr="00BE068B" w:rsidRDefault="00701044" w:rsidP="001512DD">
            <w:pPr>
              <w:spacing w:after="0" w:line="240" w:lineRule="auto"/>
              <w:contextualSpacing/>
              <w:rPr>
                <w:rFonts w:ascii="Gill Sans MT" w:eastAsiaTheme="minorEastAsia" w:hAnsi="Gill Sans MT"/>
                <w:lang w:eastAsia="zh-CN"/>
              </w:rPr>
            </w:pPr>
            <w:r w:rsidRPr="00BE068B">
              <w:rPr>
                <w:rFonts w:ascii="Gill Sans MT" w:eastAsiaTheme="minorEastAsia" w:hAnsi="Gill Sans MT"/>
                <w:lang w:eastAsia="zh-CN"/>
              </w:rPr>
              <w:t>2=Female</w:t>
            </w:r>
          </w:p>
          <w:p w14:paraId="3DD7DC45" w14:textId="0F13F6AA" w:rsidR="00EA41DE" w:rsidRPr="00BE068B" w:rsidRDefault="000360B1" w:rsidP="001512DD">
            <w:pPr>
              <w:spacing w:after="0" w:line="240" w:lineRule="auto"/>
              <w:contextualSpacing/>
              <w:rPr>
                <w:rFonts w:ascii="Gill Sans MT" w:eastAsiaTheme="minorEastAsia" w:hAnsi="Gill Sans MT"/>
                <w:lang w:eastAsia="zh-CN"/>
              </w:rPr>
            </w:pPr>
            <w:r w:rsidRPr="00BE068B">
              <w:rPr>
                <w:rFonts w:ascii="Gill Sans MT" w:eastAsiaTheme="minorEastAsia" w:hAnsi="Gill Sans MT"/>
                <w:lang w:eastAsia="zh-CN"/>
              </w:rPr>
              <w:t>999</w:t>
            </w:r>
            <w:r w:rsidR="00EA41DE" w:rsidRPr="00BE068B">
              <w:rPr>
                <w:rFonts w:ascii="Gill Sans MT" w:eastAsiaTheme="minorEastAsia" w:hAnsi="Gill Sans MT"/>
                <w:lang w:eastAsia="zh-CN"/>
              </w:rPr>
              <w:t>=Prefer not to respond</w:t>
            </w:r>
          </w:p>
        </w:tc>
        <w:tc>
          <w:tcPr>
            <w:tcW w:w="694" w:type="dxa"/>
            <w:tcBorders>
              <w:top w:val="single" w:sz="18" w:space="0" w:color="000000"/>
              <w:left w:val="single" w:sz="18" w:space="0" w:color="000000"/>
              <w:bottom w:val="single" w:sz="18" w:space="0" w:color="000000"/>
              <w:right w:val="single" w:sz="18" w:space="0" w:color="000000"/>
            </w:tcBorders>
          </w:tcPr>
          <w:p w14:paraId="1D2A1604" w14:textId="77777777" w:rsidR="00701044" w:rsidRPr="00BE068B" w:rsidRDefault="00701044" w:rsidP="001512DD">
            <w:pPr>
              <w:spacing w:after="0" w:line="240" w:lineRule="auto"/>
              <w:contextualSpacing/>
              <w:rPr>
                <w:rFonts w:ascii="Gill Sans MT" w:eastAsia="Calibri" w:hAnsi="Gill Sans MT" w:cs="Times New Roman"/>
                <w:i/>
              </w:rPr>
            </w:pPr>
            <w:r w:rsidRPr="00BE068B">
              <w:rPr>
                <w:rFonts w:ascii="Gill Sans MT" w:eastAsia="Calibri" w:hAnsi="Gill Sans MT" w:cs="Times New Roman"/>
                <w:i/>
              </w:rPr>
              <w:t>(Code)</w:t>
            </w:r>
          </w:p>
        </w:tc>
      </w:tr>
      <w:tr w:rsidR="00B71EAD" w:rsidRPr="00BE068B" w14:paraId="41C97649" w14:textId="77777777" w:rsidTr="00D70197">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114" w:type="dxa"/>
            <w:tcBorders>
              <w:top w:val="single" w:sz="4" w:space="0" w:color="000000"/>
              <w:left w:val="single" w:sz="4" w:space="0" w:color="auto"/>
              <w:bottom w:val="single" w:sz="4" w:space="0" w:color="000000"/>
              <w:right w:val="single" w:sz="4" w:space="0" w:color="auto"/>
            </w:tcBorders>
          </w:tcPr>
          <w:p w14:paraId="4B067917" w14:textId="77777777" w:rsidR="00701044" w:rsidRPr="00BE068B" w:rsidRDefault="00701044" w:rsidP="001512DD">
            <w:pPr>
              <w:spacing w:after="0" w:line="240" w:lineRule="auto"/>
              <w:contextualSpacing/>
              <w:rPr>
                <w:rFonts w:ascii="Gill Sans MT" w:eastAsiaTheme="minorEastAsia" w:hAnsi="Gill Sans MT"/>
                <w:lang w:eastAsia="zh-CN"/>
              </w:rPr>
            </w:pPr>
          </w:p>
        </w:tc>
        <w:tc>
          <w:tcPr>
            <w:tcW w:w="7441" w:type="dxa"/>
            <w:gridSpan w:val="2"/>
            <w:tcBorders>
              <w:top w:val="single" w:sz="4" w:space="0" w:color="000000"/>
              <w:left w:val="single" w:sz="4" w:space="0" w:color="auto"/>
              <w:bottom w:val="single" w:sz="4" w:space="0" w:color="000000"/>
              <w:right w:val="single" w:sz="18" w:space="0" w:color="000000"/>
            </w:tcBorders>
          </w:tcPr>
          <w:p w14:paraId="5260398D" w14:textId="77777777" w:rsidR="00701044" w:rsidRPr="00BE068B" w:rsidRDefault="00701044" w:rsidP="001512DD">
            <w:pPr>
              <w:spacing w:after="0" w:line="240" w:lineRule="auto"/>
              <w:contextualSpacing/>
              <w:rPr>
                <w:rFonts w:ascii="Gill Sans MT" w:eastAsiaTheme="minorEastAsia" w:hAnsi="Gill Sans MT"/>
                <w:w w:val="105"/>
                <w:lang w:eastAsia="zh-CN"/>
              </w:rPr>
            </w:pPr>
            <w:r w:rsidRPr="00BE068B">
              <w:rPr>
                <w:rFonts w:ascii="Gill Sans MT" w:eastAsiaTheme="minorEastAsia" w:hAnsi="Gill Sans MT"/>
                <w:w w:val="105"/>
                <w:lang w:eastAsia="zh-CN"/>
              </w:rPr>
              <w:t>A15a. Phone 1</w:t>
            </w:r>
          </w:p>
        </w:tc>
        <w:tc>
          <w:tcPr>
            <w:tcW w:w="2525" w:type="dxa"/>
            <w:gridSpan w:val="2"/>
            <w:tcBorders>
              <w:top w:val="single" w:sz="18" w:space="0" w:color="000000"/>
              <w:left w:val="single" w:sz="18" w:space="0" w:color="000000"/>
              <w:bottom w:val="single" w:sz="18" w:space="0" w:color="000000"/>
              <w:right w:val="single" w:sz="18" w:space="0" w:color="000000"/>
            </w:tcBorders>
          </w:tcPr>
          <w:p w14:paraId="508CBA07" w14:textId="77777777" w:rsidR="00701044" w:rsidRPr="00BE068B" w:rsidRDefault="00701044" w:rsidP="001512DD">
            <w:pPr>
              <w:spacing w:after="0" w:line="240" w:lineRule="auto"/>
              <w:contextualSpacing/>
              <w:rPr>
                <w:rFonts w:ascii="Gill Sans MT" w:eastAsiaTheme="minorEastAsia" w:hAnsi="Gill Sans MT"/>
                <w:i/>
                <w:lang w:eastAsia="zh-CN"/>
              </w:rPr>
            </w:pPr>
            <w:r w:rsidRPr="00BE068B">
              <w:rPr>
                <w:rFonts w:ascii="Gill Sans MT" w:eastAsiaTheme="minorEastAsia" w:hAnsi="Gill Sans MT"/>
                <w:i/>
                <w:lang w:eastAsia="zh-CN"/>
              </w:rPr>
              <w:t>(Integer) If no mobile number, enter 0</w:t>
            </w:r>
          </w:p>
        </w:tc>
      </w:tr>
      <w:tr w:rsidR="00B71EAD" w:rsidRPr="00BE068B" w14:paraId="18E77660" w14:textId="77777777" w:rsidTr="00D70197">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114" w:type="dxa"/>
            <w:tcBorders>
              <w:top w:val="single" w:sz="4" w:space="0" w:color="000000"/>
              <w:left w:val="single" w:sz="4" w:space="0" w:color="auto"/>
              <w:bottom w:val="single" w:sz="4" w:space="0" w:color="000000"/>
              <w:right w:val="single" w:sz="4" w:space="0" w:color="auto"/>
            </w:tcBorders>
          </w:tcPr>
          <w:p w14:paraId="68CB9CE4" w14:textId="77777777" w:rsidR="00701044" w:rsidRPr="00BE068B" w:rsidRDefault="00701044" w:rsidP="001512DD">
            <w:pPr>
              <w:spacing w:after="0" w:line="240" w:lineRule="auto"/>
              <w:contextualSpacing/>
              <w:rPr>
                <w:rFonts w:ascii="Gill Sans MT" w:eastAsiaTheme="minorEastAsia" w:hAnsi="Gill Sans MT"/>
                <w:lang w:eastAsia="zh-CN"/>
              </w:rPr>
            </w:pPr>
          </w:p>
        </w:tc>
        <w:tc>
          <w:tcPr>
            <w:tcW w:w="7441" w:type="dxa"/>
            <w:gridSpan w:val="2"/>
            <w:tcBorders>
              <w:top w:val="single" w:sz="4" w:space="0" w:color="000000"/>
              <w:left w:val="single" w:sz="4" w:space="0" w:color="auto"/>
              <w:bottom w:val="single" w:sz="4" w:space="0" w:color="000000"/>
              <w:right w:val="single" w:sz="18" w:space="0" w:color="000000"/>
            </w:tcBorders>
          </w:tcPr>
          <w:p w14:paraId="664ED6E1" w14:textId="77777777" w:rsidR="00701044" w:rsidRPr="00BE068B" w:rsidRDefault="00701044" w:rsidP="001512DD">
            <w:pPr>
              <w:spacing w:after="0" w:line="240" w:lineRule="auto"/>
              <w:contextualSpacing/>
              <w:rPr>
                <w:rFonts w:ascii="Gill Sans MT" w:eastAsiaTheme="minorEastAsia" w:hAnsi="Gill Sans MT"/>
                <w:w w:val="105"/>
                <w:lang w:eastAsia="zh-CN"/>
              </w:rPr>
            </w:pPr>
            <w:r w:rsidRPr="00BE068B">
              <w:rPr>
                <w:rFonts w:ascii="Gill Sans MT" w:eastAsiaTheme="minorEastAsia" w:hAnsi="Gill Sans MT"/>
                <w:w w:val="105"/>
                <w:lang w:eastAsia="zh-CN"/>
              </w:rPr>
              <w:t>A15b. Phone 2</w:t>
            </w:r>
          </w:p>
        </w:tc>
        <w:tc>
          <w:tcPr>
            <w:tcW w:w="2525" w:type="dxa"/>
            <w:gridSpan w:val="2"/>
            <w:tcBorders>
              <w:top w:val="single" w:sz="18" w:space="0" w:color="000000"/>
              <w:left w:val="single" w:sz="18" w:space="0" w:color="000000"/>
              <w:bottom w:val="single" w:sz="18" w:space="0" w:color="000000"/>
              <w:right w:val="single" w:sz="18" w:space="0" w:color="000000"/>
            </w:tcBorders>
          </w:tcPr>
          <w:p w14:paraId="79965FD5" w14:textId="77777777" w:rsidR="00701044" w:rsidRPr="00BE068B" w:rsidRDefault="00701044" w:rsidP="001512DD">
            <w:pPr>
              <w:spacing w:after="0" w:line="240" w:lineRule="auto"/>
              <w:contextualSpacing/>
              <w:rPr>
                <w:rFonts w:ascii="Gill Sans MT" w:eastAsiaTheme="minorEastAsia" w:hAnsi="Gill Sans MT"/>
                <w:i/>
                <w:lang w:eastAsia="zh-CN"/>
              </w:rPr>
            </w:pPr>
            <w:r w:rsidRPr="00BE068B">
              <w:rPr>
                <w:rFonts w:ascii="Gill Sans MT" w:eastAsiaTheme="minorEastAsia" w:hAnsi="Gill Sans MT"/>
                <w:i/>
                <w:lang w:eastAsia="zh-CN"/>
              </w:rPr>
              <w:t>(Integer) If no mobile number, enter 0</w:t>
            </w:r>
          </w:p>
        </w:tc>
      </w:tr>
      <w:tr w:rsidR="00B71EAD" w:rsidRPr="00BE068B" w14:paraId="5C876EEC" w14:textId="77777777" w:rsidTr="00D70197">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114" w:type="dxa"/>
            <w:tcBorders>
              <w:top w:val="single" w:sz="4" w:space="0" w:color="000000"/>
              <w:left w:val="single" w:sz="4" w:space="0" w:color="auto"/>
              <w:bottom w:val="single" w:sz="4" w:space="0" w:color="000000"/>
              <w:right w:val="single" w:sz="4" w:space="0" w:color="auto"/>
            </w:tcBorders>
          </w:tcPr>
          <w:p w14:paraId="02B50E6E" w14:textId="77777777" w:rsidR="00701044" w:rsidRPr="00BE068B" w:rsidRDefault="00701044" w:rsidP="001512DD">
            <w:pPr>
              <w:spacing w:after="0" w:line="240" w:lineRule="auto"/>
              <w:contextualSpacing/>
              <w:rPr>
                <w:rFonts w:ascii="Gill Sans MT" w:eastAsiaTheme="minorEastAsia" w:hAnsi="Gill Sans MT"/>
                <w:lang w:eastAsia="zh-CN"/>
              </w:rPr>
            </w:pPr>
          </w:p>
        </w:tc>
        <w:tc>
          <w:tcPr>
            <w:tcW w:w="7441" w:type="dxa"/>
            <w:gridSpan w:val="2"/>
            <w:tcBorders>
              <w:top w:val="single" w:sz="4" w:space="0" w:color="000000"/>
              <w:left w:val="single" w:sz="4" w:space="0" w:color="auto"/>
              <w:bottom w:val="single" w:sz="4" w:space="0" w:color="000000"/>
              <w:right w:val="single" w:sz="18" w:space="0" w:color="000000"/>
            </w:tcBorders>
          </w:tcPr>
          <w:p w14:paraId="76F7455C" w14:textId="77777777" w:rsidR="00701044" w:rsidRPr="00BE068B" w:rsidRDefault="00701044" w:rsidP="001512DD">
            <w:pPr>
              <w:spacing w:after="0" w:line="240" w:lineRule="auto"/>
              <w:contextualSpacing/>
              <w:rPr>
                <w:rFonts w:ascii="Gill Sans MT" w:eastAsiaTheme="minorEastAsia" w:hAnsi="Gill Sans MT"/>
                <w:w w:val="105"/>
                <w:lang w:eastAsia="zh-CN"/>
              </w:rPr>
            </w:pPr>
            <w:r w:rsidRPr="00BE068B">
              <w:rPr>
                <w:rFonts w:ascii="Gill Sans MT" w:eastAsiaTheme="minorEastAsia" w:hAnsi="Gill Sans MT"/>
                <w:w w:val="105"/>
                <w:lang w:eastAsia="zh-CN"/>
              </w:rPr>
              <w:t>A15c. Phone 3</w:t>
            </w:r>
          </w:p>
        </w:tc>
        <w:tc>
          <w:tcPr>
            <w:tcW w:w="2525" w:type="dxa"/>
            <w:gridSpan w:val="2"/>
            <w:tcBorders>
              <w:top w:val="single" w:sz="18" w:space="0" w:color="000000"/>
              <w:left w:val="single" w:sz="18" w:space="0" w:color="000000"/>
              <w:bottom w:val="single" w:sz="18" w:space="0" w:color="000000"/>
              <w:right w:val="single" w:sz="18" w:space="0" w:color="000000"/>
            </w:tcBorders>
          </w:tcPr>
          <w:p w14:paraId="072CCB7F" w14:textId="77777777" w:rsidR="00701044" w:rsidRPr="00BE068B" w:rsidRDefault="00701044" w:rsidP="001512DD">
            <w:pPr>
              <w:spacing w:after="0" w:line="240" w:lineRule="auto"/>
              <w:contextualSpacing/>
              <w:rPr>
                <w:rFonts w:ascii="Gill Sans MT" w:eastAsiaTheme="minorEastAsia" w:hAnsi="Gill Sans MT"/>
                <w:i/>
                <w:lang w:eastAsia="zh-CN"/>
              </w:rPr>
            </w:pPr>
            <w:r w:rsidRPr="00BE068B">
              <w:rPr>
                <w:rFonts w:ascii="Gill Sans MT" w:eastAsiaTheme="minorEastAsia" w:hAnsi="Gill Sans MT"/>
                <w:i/>
                <w:lang w:eastAsia="zh-CN"/>
              </w:rPr>
              <w:t xml:space="preserve">(Integer) If no mobile </w:t>
            </w:r>
            <w:r w:rsidRPr="00BE068B">
              <w:rPr>
                <w:rFonts w:ascii="Gill Sans MT" w:eastAsiaTheme="minorEastAsia" w:hAnsi="Gill Sans MT"/>
                <w:i/>
                <w:lang w:eastAsia="zh-CN"/>
              </w:rPr>
              <w:lastRenderedPageBreak/>
              <w:t>number, enter 0</w:t>
            </w:r>
          </w:p>
        </w:tc>
      </w:tr>
    </w:tbl>
    <w:p w14:paraId="52B73EE2" w14:textId="77777777" w:rsidR="00042643" w:rsidRPr="00BE068B" w:rsidRDefault="00042643" w:rsidP="001512DD">
      <w:pPr>
        <w:spacing w:after="0" w:line="240" w:lineRule="auto"/>
        <w:contextualSpacing/>
        <w:rPr>
          <w:rFonts w:ascii="Gill Sans MT" w:hAnsi="Gill Sans MT"/>
          <w:b/>
        </w:rPr>
      </w:pPr>
    </w:p>
    <w:tbl>
      <w:tblPr>
        <w:tblW w:w="10080" w:type="dxa"/>
        <w:tblInd w:w="5" w:type="dxa"/>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Layout w:type="fixed"/>
        <w:tblCellMar>
          <w:left w:w="29" w:type="dxa"/>
          <w:right w:w="29" w:type="dxa"/>
        </w:tblCellMar>
        <w:tblLook w:val="0000" w:firstRow="0" w:lastRow="0" w:firstColumn="0" w:lastColumn="0" w:noHBand="0" w:noVBand="0"/>
      </w:tblPr>
      <w:tblGrid>
        <w:gridCol w:w="114"/>
        <w:gridCol w:w="4929"/>
        <w:gridCol w:w="2517"/>
        <w:gridCol w:w="1826"/>
        <w:gridCol w:w="694"/>
      </w:tblGrid>
      <w:tr w:rsidR="00B71EAD" w:rsidRPr="00BE068B" w14:paraId="1A38FEF3" w14:textId="77777777" w:rsidTr="00D70197">
        <w:trPr>
          <w:trHeight w:val="20"/>
        </w:trPr>
        <w:tc>
          <w:tcPr>
            <w:tcW w:w="114" w:type="dxa"/>
            <w:tcBorders>
              <w:top w:val="single" w:sz="4" w:space="0" w:color="000000"/>
              <w:left w:val="single" w:sz="4" w:space="0" w:color="auto"/>
              <w:bottom w:val="single" w:sz="4" w:space="0" w:color="000000"/>
              <w:right w:val="single" w:sz="4" w:space="0" w:color="auto"/>
            </w:tcBorders>
          </w:tcPr>
          <w:p w14:paraId="5AF43433" w14:textId="77777777" w:rsidR="00701044" w:rsidRPr="00BE068B" w:rsidRDefault="00701044" w:rsidP="001512DD">
            <w:pPr>
              <w:spacing w:after="0" w:line="240" w:lineRule="auto"/>
              <w:contextualSpacing/>
              <w:rPr>
                <w:rFonts w:ascii="Gill Sans MT" w:eastAsiaTheme="minorEastAsia" w:hAnsi="Gill Sans MT"/>
                <w:lang w:eastAsia="zh-CN"/>
              </w:rPr>
            </w:pPr>
          </w:p>
        </w:tc>
        <w:tc>
          <w:tcPr>
            <w:tcW w:w="4929" w:type="dxa"/>
            <w:tcBorders>
              <w:top w:val="single" w:sz="4" w:space="0" w:color="000000"/>
              <w:left w:val="single" w:sz="4" w:space="0" w:color="auto"/>
              <w:bottom w:val="single" w:sz="4" w:space="0" w:color="000000"/>
              <w:right w:val="single" w:sz="18" w:space="0" w:color="000000"/>
            </w:tcBorders>
          </w:tcPr>
          <w:p w14:paraId="65836908" w14:textId="471F0F52" w:rsidR="00701044" w:rsidRPr="00BE068B" w:rsidRDefault="001C3ACA" w:rsidP="001512DD">
            <w:pPr>
              <w:spacing w:after="0" w:line="240" w:lineRule="auto"/>
              <w:contextualSpacing/>
              <w:rPr>
                <w:rFonts w:ascii="Gill Sans MT" w:eastAsiaTheme="minorEastAsia" w:hAnsi="Gill Sans MT"/>
                <w:w w:val="105"/>
                <w:lang w:eastAsia="zh-CN"/>
              </w:rPr>
            </w:pPr>
            <w:r w:rsidRPr="00BE068B">
              <w:rPr>
                <w:rFonts w:ascii="Gill Sans MT" w:eastAsiaTheme="minorEastAsia" w:hAnsi="Gill Sans MT"/>
                <w:w w:val="105"/>
                <w:lang w:eastAsia="zh-CN"/>
              </w:rPr>
              <w:t>A16</w:t>
            </w:r>
            <w:r w:rsidR="00701044" w:rsidRPr="00BE068B">
              <w:rPr>
                <w:rFonts w:ascii="Gill Sans MT" w:eastAsiaTheme="minorEastAsia" w:hAnsi="Gill Sans MT"/>
                <w:w w:val="105"/>
                <w:lang w:eastAsia="zh-CN"/>
              </w:rPr>
              <w:t>. Nickname of Household Head</w:t>
            </w:r>
          </w:p>
        </w:tc>
        <w:tc>
          <w:tcPr>
            <w:tcW w:w="5037" w:type="dxa"/>
            <w:gridSpan w:val="3"/>
            <w:tcBorders>
              <w:top w:val="single" w:sz="18" w:space="0" w:color="000000"/>
              <w:left w:val="single" w:sz="18" w:space="0" w:color="000000"/>
              <w:bottom w:val="single" w:sz="18" w:space="0" w:color="000000"/>
              <w:right w:val="single" w:sz="18" w:space="0" w:color="000000"/>
            </w:tcBorders>
          </w:tcPr>
          <w:p w14:paraId="7D61564F" w14:textId="77777777" w:rsidR="00701044" w:rsidRPr="00BE068B" w:rsidRDefault="00701044" w:rsidP="001512DD">
            <w:pPr>
              <w:spacing w:after="0" w:line="240" w:lineRule="auto"/>
              <w:contextualSpacing/>
              <w:rPr>
                <w:rFonts w:ascii="Gill Sans MT" w:eastAsiaTheme="minorEastAsia" w:hAnsi="Gill Sans MT"/>
                <w:i/>
                <w:lang w:eastAsia="zh-CN"/>
              </w:rPr>
            </w:pPr>
            <w:r w:rsidRPr="00BE068B">
              <w:rPr>
                <w:rFonts w:ascii="Gill Sans MT" w:eastAsiaTheme="minorEastAsia" w:hAnsi="Gill Sans MT"/>
                <w:i/>
                <w:lang w:eastAsia="zh-CN"/>
              </w:rPr>
              <w:t>(Text)</w:t>
            </w:r>
          </w:p>
        </w:tc>
      </w:tr>
      <w:tr w:rsidR="00B71EAD" w:rsidRPr="00BE068B" w14:paraId="293971A7" w14:textId="77777777" w:rsidTr="00D70197">
        <w:trPr>
          <w:trHeight w:val="20"/>
        </w:trPr>
        <w:tc>
          <w:tcPr>
            <w:tcW w:w="114" w:type="dxa"/>
            <w:tcBorders>
              <w:top w:val="single" w:sz="4" w:space="0" w:color="000000"/>
              <w:left w:val="single" w:sz="4" w:space="0" w:color="auto"/>
              <w:bottom w:val="single" w:sz="4" w:space="0" w:color="000000"/>
              <w:right w:val="single" w:sz="4" w:space="0" w:color="auto"/>
            </w:tcBorders>
          </w:tcPr>
          <w:p w14:paraId="179979A3" w14:textId="77777777" w:rsidR="00701044" w:rsidRPr="00BE068B" w:rsidRDefault="00701044" w:rsidP="001512DD">
            <w:pPr>
              <w:spacing w:after="0" w:line="240" w:lineRule="auto"/>
              <w:contextualSpacing/>
              <w:rPr>
                <w:rFonts w:ascii="Gill Sans MT" w:eastAsiaTheme="minorEastAsia" w:hAnsi="Gill Sans MT"/>
                <w:lang w:eastAsia="zh-CN"/>
              </w:rPr>
            </w:pPr>
          </w:p>
        </w:tc>
        <w:tc>
          <w:tcPr>
            <w:tcW w:w="4929" w:type="dxa"/>
            <w:tcBorders>
              <w:top w:val="single" w:sz="4" w:space="0" w:color="000000"/>
              <w:left w:val="single" w:sz="4" w:space="0" w:color="auto"/>
              <w:bottom w:val="single" w:sz="4" w:space="0" w:color="000000"/>
              <w:right w:val="single" w:sz="18" w:space="0" w:color="000000"/>
            </w:tcBorders>
          </w:tcPr>
          <w:p w14:paraId="75DC0F05" w14:textId="745AD89F" w:rsidR="00701044" w:rsidRPr="00BE068B" w:rsidRDefault="001C3ACA" w:rsidP="001512DD">
            <w:pPr>
              <w:spacing w:after="0" w:line="240" w:lineRule="auto"/>
              <w:contextualSpacing/>
              <w:rPr>
                <w:rFonts w:ascii="Gill Sans MT" w:eastAsiaTheme="minorEastAsia" w:hAnsi="Gill Sans MT"/>
                <w:w w:val="105"/>
                <w:lang w:eastAsia="zh-CN"/>
              </w:rPr>
            </w:pPr>
            <w:r w:rsidRPr="00BE068B">
              <w:rPr>
                <w:rFonts w:ascii="Gill Sans MT" w:eastAsiaTheme="minorEastAsia" w:hAnsi="Gill Sans MT"/>
                <w:w w:val="105"/>
                <w:lang w:eastAsia="zh-CN"/>
              </w:rPr>
              <w:t>A17</w:t>
            </w:r>
            <w:r w:rsidR="00701044" w:rsidRPr="00BE068B">
              <w:rPr>
                <w:rFonts w:ascii="Gill Sans MT" w:eastAsiaTheme="minorEastAsia" w:hAnsi="Gill Sans MT"/>
                <w:w w:val="105"/>
                <w:lang w:eastAsia="zh-CN"/>
              </w:rPr>
              <w:t>. NRC of Household Head</w:t>
            </w:r>
          </w:p>
        </w:tc>
        <w:tc>
          <w:tcPr>
            <w:tcW w:w="5037" w:type="dxa"/>
            <w:gridSpan w:val="3"/>
            <w:tcBorders>
              <w:top w:val="single" w:sz="18" w:space="0" w:color="000000"/>
              <w:left w:val="single" w:sz="18" w:space="0" w:color="000000"/>
              <w:bottom w:val="single" w:sz="18" w:space="0" w:color="000000"/>
              <w:right w:val="single" w:sz="18" w:space="0" w:color="000000"/>
            </w:tcBorders>
          </w:tcPr>
          <w:p w14:paraId="1639247C" w14:textId="77777777" w:rsidR="00701044" w:rsidRPr="00BE068B" w:rsidRDefault="00701044" w:rsidP="001512DD">
            <w:pPr>
              <w:spacing w:after="0" w:line="240" w:lineRule="auto"/>
              <w:contextualSpacing/>
              <w:rPr>
                <w:rFonts w:ascii="Gill Sans MT" w:eastAsiaTheme="minorEastAsia" w:hAnsi="Gill Sans MT"/>
                <w:i/>
                <w:lang w:eastAsia="zh-CN"/>
              </w:rPr>
            </w:pPr>
            <w:r w:rsidRPr="00BE068B">
              <w:rPr>
                <w:rFonts w:ascii="Gill Sans MT" w:eastAsiaTheme="minorEastAsia" w:hAnsi="Gill Sans MT"/>
                <w:i/>
                <w:lang w:eastAsia="zh-CN"/>
              </w:rPr>
              <w:t>(Text)</w:t>
            </w:r>
          </w:p>
        </w:tc>
      </w:tr>
      <w:tr w:rsidR="00B71EAD" w:rsidRPr="00BE068B" w14:paraId="0D500028" w14:textId="77777777" w:rsidTr="00D70197">
        <w:trPr>
          <w:trHeight w:val="20"/>
        </w:trPr>
        <w:tc>
          <w:tcPr>
            <w:tcW w:w="114" w:type="dxa"/>
            <w:tcBorders>
              <w:top w:val="single" w:sz="4" w:space="0" w:color="000000"/>
              <w:left w:val="single" w:sz="4" w:space="0" w:color="auto"/>
              <w:bottom w:val="single" w:sz="4" w:space="0" w:color="000000"/>
              <w:right w:val="single" w:sz="4" w:space="0" w:color="auto"/>
            </w:tcBorders>
          </w:tcPr>
          <w:p w14:paraId="1BC9EDE2" w14:textId="77777777" w:rsidR="00701044" w:rsidRPr="00BE068B" w:rsidRDefault="00701044" w:rsidP="001512DD">
            <w:pPr>
              <w:spacing w:after="0" w:line="240" w:lineRule="auto"/>
              <w:contextualSpacing/>
              <w:rPr>
                <w:rFonts w:ascii="Gill Sans MT" w:eastAsiaTheme="minorEastAsia" w:hAnsi="Gill Sans MT"/>
                <w:lang w:eastAsia="zh-CN"/>
              </w:rPr>
            </w:pPr>
          </w:p>
        </w:tc>
        <w:tc>
          <w:tcPr>
            <w:tcW w:w="7446" w:type="dxa"/>
            <w:gridSpan w:val="2"/>
            <w:tcBorders>
              <w:top w:val="single" w:sz="4" w:space="0" w:color="000000"/>
              <w:left w:val="single" w:sz="4" w:space="0" w:color="auto"/>
              <w:bottom w:val="single" w:sz="4" w:space="0" w:color="000000"/>
              <w:right w:val="single" w:sz="18" w:space="0" w:color="000000"/>
            </w:tcBorders>
          </w:tcPr>
          <w:p w14:paraId="2CB7C541" w14:textId="68123B0A" w:rsidR="00701044" w:rsidRPr="00BE068B" w:rsidRDefault="001C3ACA" w:rsidP="001512DD">
            <w:pPr>
              <w:spacing w:after="0" w:line="240" w:lineRule="auto"/>
              <w:contextualSpacing/>
              <w:rPr>
                <w:rFonts w:ascii="Gill Sans MT" w:eastAsiaTheme="minorEastAsia" w:hAnsi="Gill Sans MT"/>
                <w:w w:val="105"/>
                <w:lang w:eastAsia="zh-CN"/>
              </w:rPr>
            </w:pPr>
            <w:r w:rsidRPr="00BE068B">
              <w:rPr>
                <w:rFonts w:ascii="Gill Sans MT" w:eastAsiaTheme="minorEastAsia" w:hAnsi="Gill Sans MT"/>
                <w:w w:val="105"/>
                <w:lang w:eastAsia="zh-CN"/>
              </w:rPr>
              <w:t>A18</w:t>
            </w:r>
            <w:r w:rsidR="00701044" w:rsidRPr="00BE068B">
              <w:rPr>
                <w:rFonts w:ascii="Gill Sans MT" w:eastAsiaTheme="minorEastAsia" w:hAnsi="Gill Sans MT"/>
                <w:w w:val="105"/>
                <w:lang w:eastAsia="zh-CN"/>
              </w:rPr>
              <w:t>a. First mobile phone of household head</w:t>
            </w:r>
          </w:p>
        </w:tc>
        <w:tc>
          <w:tcPr>
            <w:tcW w:w="2520" w:type="dxa"/>
            <w:gridSpan w:val="2"/>
            <w:tcBorders>
              <w:top w:val="single" w:sz="18" w:space="0" w:color="000000"/>
              <w:left w:val="single" w:sz="18" w:space="0" w:color="000000"/>
              <w:bottom w:val="single" w:sz="18" w:space="0" w:color="000000"/>
              <w:right w:val="single" w:sz="18" w:space="0" w:color="000000"/>
            </w:tcBorders>
          </w:tcPr>
          <w:p w14:paraId="21171366" w14:textId="77777777" w:rsidR="00701044" w:rsidRPr="00BE068B" w:rsidRDefault="00701044" w:rsidP="001512DD">
            <w:pPr>
              <w:spacing w:after="0" w:line="240" w:lineRule="auto"/>
              <w:contextualSpacing/>
              <w:rPr>
                <w:rFonts w:ascii="Gill Sans MT" w:eastAsiaTheme="minorEastAsia" w:hAnsi="Gill Sans MT"/>
                <w:i/>
                <w:lang w:eastAsia="zh-CN"/>
              </w:rPr>
            </w:pPr>
            <w:r w:rsidRPr="00BE068B">
              <w:rPr>
                <w:rFonts w:ascii="Gill Sans MT" w:eastAsiaTheme="minorEastAsia" w:hAnsi="Gill Sans MT"/>
                <w:i/>
                <w:lang w:eastAsia="zh-CN"/>
              </w:rPr>
              <w:t>(Integer) If no mobile number, enter 0</w:t>
            </w:r>
          </w:p>
        </w:tc>
      </w:tr>
      <w:tr w:rsidR="00B71EAD" w:rsidRPr="00BE068B" w14:paraId="7C1A27AF" w14:textId="77777777" w:rsidTr="00D70197">
        <w:trPr>
          <w:trHeight w:val="20"/>
        </w:trPr>
        <w:tc>
          <w:tcPr>
            <w:tcW w:w="114" w:type="dxa"/>
            <w:tcBorders>
              <w:top w:val="single" w:sz="4" w:space="0" w:color="000000"/>
              <w:left w:val="single" w:sz="4" w:space="0" w:color="auto"/>
              <w:bottom w:val="single" w:sz="4" w:space="0" w:color="000000"/>
              <w:right w:val="single" w:sz="4" w:space="0" w:color="auto"/>
            </w:tcBorders>
          </w:tcPr>
          <w:p w14:paraId="5122B8AD" w14:textId="77777777" w:rsidR="00701044" w:rsidRPr="00BE068B" w:rsidRDefault="00701044" w:rsidP="001512DD">
            <w:pPr>
              <w:spacing w:after="0" w:line="240" w:lineRule="auto"/>
              <w:contextualSpacing/>
              <w:rPr>
                <w:rFonts w:ascii="Gill Sans MT" w:eastAsiaTheme="minorEastAsia" w:hAnsi="Gill Sans MT"/>
                <w:lang w:eastAsia="zh-CN"/>
              </w:rPr>
            </w:pPr>
          </w:p>
        </w:tc>
        <w:tc>
          <w:tcPr>
            <w:tcW w:w="7446" w:type="dxa"/>
            <w:gridSpan w:val="2"/>
            <w:tcBorders>
              <w:top w:val="single" w:sz="4" w:space="0" w:color="000000"/>
              <w:left w:val="single" w:sz="4" w:space="0" w:color="auto"/>
              <w:bottom w:val="single" w:sz="4" w:space="0" w:color="000000"/>
              <w:right w:val="single" w:sz="18" w:space="0" w:color="000000"/>
            </w:tcBorders>
          </w:tcPr>
          <w:p w14:paraId="3C139CE4" w14:textId="6B95E16B" w:rsidR="00701044" w:rsidRPr="00BE068B" w:rsidRDefault="001C3ACA" w:rsidP="001512DD">
            <w:pPr>
              <w:spacing w:after="0" w:line="240" w:lineRule="auto"/>
              <w:contextualSpacing/>
              <w:rPr>
                <w:rFonts w:ascii="Gill Sans MT" w:eastAsiaTheme="minorEastAsia" w:hAnsi="Gill Sans MT"/>
                <w:w w:val="105"/>
                <w:lang w:eastAsia="zh-CN"/>
              </w:rPr>
            </w:pPr>
            <w:r w:rsidRPr="00BE068B">
              <w:rPr>
                <w:rFonts w:ascii="Gill Sans MT" w:eastAsiaTheme="minorEastAsia" w:hAnsi="Gill Sans MT"/>
                <w:w w:val="105"/>
                <w:lang w:eastAsia="zh-CN"/>
              </w:rPr>
              <w:t>A18</w:t>
            </w:r>
            <w:r w:rsidR="00701044" w:rsidRPr="00BE068B">
              <w:rPr>
                <w:rFonts w:ascii="Gill Sans MT" w:eastAsiaTheme="minorEastAsia" w:hAnsi="Gill Sans MT"/>
                <w:w w:val="105"/>
                <w:lang w:eastAsia="zh-CN"/>
              </w:rPr>
              <w:t>b. Second mobile phone of household head</w:t>
            </w:r>
          </w:p>
        </w:tc>
        <w:tc>
          <w:tcPr>
            <w:tcW w:w="2520" w:type="dxa"/>
            <w:gridSpan w:val="2"/>
            <w:tcBorders>
              <w:top w:val="single" w:sz="18" w:space="0" w:color="000000"/>
              <w:left w:val="single" w:sz="18" w:space="0" w:color="000000"/>
              <w:bottom w:val="single" w:sz="18" w:space="0" w:color="000000"/>
              <w:right w:val="single" w:sz="18" w:space="0" w:color="000000"/>
            </w:tcBorders>
          </w:tcPr>
          <w:p w14:paraId="57769AB6" w14:textId="77777777" w:rsidR="00701044" w:rsidRPr="00BE068B" w:rsidRDefault="00701044" w:rsidP="001512DD">
            <w:pPr>
              <w:spacing w:after="0" w:line="240" w:lineRule="auto"/>
              <w:contextualSpacing/>
              <w:rPr>
                <w:rFonts w:ascii="Gill Sans MT" w:eastAsiaTheme="minorEastAsia" w:hAnsi="Gill Sans MT"/>
                <w:i/>
                <w:lang w:eastAsia="zh-CN"/>
              </w:rPr>
            </w:pPr>
            <w:r w:rsidRPr="00BE068B">
              <w:rPr>
                <w:rFonts w:ascii="Gill Sans MT" w:eastAsiaTheme="minorEastAsia" w:hAnsi="Gill Sans MT"/>
                <w:i/>
                <w:lang w:eastAsia="zh-CN"/>
              </w:rPr>
              <w:t>(Integer) If no mobile number, enter 0</w:t>
            </w:r>
          </w:p>
        </w:tc>
      </w:tr>
      <w:tr w:rsidR="00B71EAD" w:rsidRPr="00BE068B" w14:paraId="222A83BA" w14:textId="77777777" w:rsidTr="00D70197">
        <w:trPr>
          <w:trHeight w:val="20"/>
        </w:trPr>
        <w:tc>
          <w:tcPr>
            <w:tcW w:w="114" w:type="dxa"/>
            <w:tcBorders>
              <w:top w:val="single" w:sz="4" w:space="0" w:color="000000"/>
              <w:left w:val="single" w:sz="4" w:space="0" w:color="auto"/>
              <w:bottom w:val="single" w:sz="4" w:space="0" w:color="000000"/>
              <w:right w:val="single" w:sz="4" w:space="0" w:color="auto"/>
            </w:tcBorders>
          </w:tcPr>
          <w:p w14:paraId="1271502D" w14:textId="77777777" w:rsidR="00701044" w:rsidRPr="00BE068B" w:rsidRDefault="00701044" w:rsidP="001512DD">
            <w:pPr>
              <w:spacing w:after="0" w:line="240" w:lineRule="auto"/>
              <w:contextualSpacing/>
              <w:rPr>
                <w:rFonts w:ascii="Gill Sans MT" w:eastAsiaTheme="minorEastAsia" w:hAnsi="Gill Sans MT"/>
                <w:lang w:eastAsia="zh-CN"/>
              </w:rPr>
            </w:pPr>
          </w:p>
        </w:tc>
        <w:tc>
          <w:tcPr>
            <w:tcW w:w="7446" w:type="dxa"/>
            <w:gridSpan w:val="2"/>
            <w:tcBorders>
              <w:top w:val="single" w:sz="4" w:space="0" w:color="000000"/>
              <w:left w:val="single" w:sz="4" w:space="0" w:color="auto"/>
              <w:bottom w:val="single" w:sz="4" w:space="0" w:color="000000"/>
              <w:right w:val="single" w:sz="18" w:space="0" w:color="000000"/>
            </w:tcBorders>
          </w:tcPr>
          <w:p w14:paraId="201D7B88" w14:textId="1C77D6D0" w:rsidR="00701044" w:rsidRPr="00BE068B" w:rsidRDefault="001C3ACA" w:rsidP="001512DD">
            <w:pPr>
              <w:spacing w:after="0" w:line="240" w:lineRule="auto"/>
              <w:contextualSpacing/>
              <w:rPr>
                <w:rFonts w:ascii="Gill Sans MT" w:eastAsiaTheme="minorEastAsia" w:hAnsi="Gill Sans MT"/>
                <w:w w:val="105"/>
                <w:lang w:eastAsia="zh-CN"/>
              </w:rPr>
            </w:pPr>
            <w:r w:rsidRPr="00BE068B">
              <w:rPr>
                <w:rFonts w:ascii="Gill Sans MT" w:eastAsiaTheme="minorEastAsia" w:hAnsi="Gill Sans MT"/>
                <w:w w:val="105"/>
                <w:lang w:eastAsia="zh-CN"/>
              </w:rPr>
              <w:t>A18</w:t>
            </w:r>
            <w:r w:rsidR="00701044" w:rsidRPr="00BE068B">
              <w:rPr>
                <w:rFonts w:ascii="Gill Sans MT" w:eastAsiaTheme="minorEastAsia" w:hAnsi="Gill Sans MT"/>
                <w:w w:val="105"/>
                <w:lang w:eastAsia="zh-CN"/>
              </w:rPr>
              <w:t>c. Third mobile phone of household head</w:t>
            </w:r>
          </w:p>
        </w:tc>
        <w:tc>
          <w:tcPr>
            <w:tcW w:w="2520" w:type="dxa"/>
            <w:gridSpan w:val="2"/>
            <w:tcBorders>
              <w:top w:val="single" w:sz="18" w:space="0" w:color="000000"/>
              <w:left w:val="single" w:sz="18" w:space="0" w:color="000000"/>
              <w:bottom w:val="single" w:sz="18" w:space="0" w:color="000000"/>
              <w:right w:val="single" w:sz="18" w:space="0" w:color="000000"/>
            </w:tcBorders>
          </w:tcPr>
          <w:p w14:paraId="2618D831" w14:textId="77777777" w:rsidR="00701044" w:rsidRPr="00BE068B" w:rsidRDefault="00701044" w:rsidP="001512DD">
            <w:pPr>
              <w:spacing w:after="0" w:line="240" w:lineRule="auto"/>
              <w:contextualSpacing/>
              <w:rPr>
                <w:rFonts w:ascii="Gill Sans MT" w:eastAsiaTheme="minorEastAsia" w:hAnsi="Gill Sans MT"/>
                <w:i/>
                <w:lang w:eastAsia="zh-CN"/>
              </w:rPr>
            </w:pPr>
            <w:r w:rsidRPr="00BE068B">
              <w:rPr>
                <w:rFonts w:ascii="Gill Sans MT" w:eastAsiaTheme="minorEastAsia" w:hAnsi="Gill Sans MT"/>
                <w:i/>
                <w:lang w:eastAsia="zh-CN"/>
              </w:rPr>
              <w:t>(Integer) If no mobile number, enter 0</w:t>
            </w:r>
          </w:p>
        </w:tc>
      </w:tr>
      <w:tr w:rsidR="00B71EAD" w:rsidRPr="00BE068B" w14:paraId="138FDF0A" w14:textId="77777777" w:rsidTr="00D7019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0"/>
        </w:trPr>
        <w:tc>
          <w:tcPr>
            <w:tcW w:w="114" w:type="dxa"/>
            <w:tcBorders>
              <w:top w:val="single" w:sz="4" w:space="0" w:color="000000"/>
              <w:left w:val="single" w:sz="4" w:space="0" w:color="000000"/>
              <w:bottom w:val="single" w:sz="4" w:space="0" w:color="000000"/>
              <w:right w:val="single" w:sz="4" w:space="0" w:color="auto"/>
            </w:tcBorders>
          </w:tcPr>
          <w:p w14:paraId="540C4BB0" w14:textId="77777777" w:rsidR="00701044" w:rsidRPr="00BE068B" w:rsidRDefault="00701044" w:rsidP="001512DD">
            <w:pPr>
              <w:spacing w:after="0" w:line="240" w:lineRule="auto"/>
              <w:contextualSpacing/>
              <w:rPr>
                <w:rFonts w:ascii="Gill Sans MT" w:eastAsia="Calibri" w:hAnsi="Gill Sans MT" w:cs="Times New Roman"/>
                <w:w w:val="105"/>
              </w:rPr>
            </w:pPr>
          </w:p>
        </w:tc>
        <w:tc>
          <w:tcPr>
            <w:tcW w:w="4929" w:type="dxa"/>
            <w:tcBorders>
              <w:top w:val="single" w:sz="4" w:space="0" w:color="000000"/>
              <w:left w:val="single" w:sz="4" w:space="0" w:color="auto"/>
              <w:bottom w:val="single" w:sz="4" w:space="0" w:color="000000"/>
            </w:tcBorders>
          </w:tcPr>
          <w:p w14:paraId="76C085F6" w14:textId="66410718" w:rsidR="00701044" w:rsidRPr="00BE068B" w:rsidRDefault="001C3ACA" w:rsidP="001512DD">
            <w:pPr>
              <w:spacing w:after="0" w:line="240" w:lineRule="auto"/>
              <w:contextualSpacing/>
              <w:rPr>
                <w:rFonts w:ascii="Gill Sans MT" w:eastAsia="Calibri" w:hAnsi="Gill Sans MT" w:cs="Times New Roman"/>
                <w:i/>
                <w:w w:val="105"/>
              </w:rPr>
            </w:pPr>
            <w:r w:rsidRPr="00BE068B">
              <w:rPr>
                <w:rFonts w:ascii="Gill Sans MT" w:eastAsia="Calibri" w:hAnsi="Gill Sans MT" w:cs="Times New Roman"/>
                <w:w w:val="105"/>
              </w:rPr>
              <w:t>A19</w:t>
            </w:r>
            <w:r w:rsidR="00701044" w:rsidRPr="00BE068B">
              <w:rPr>
                <w:rFonts w:ascii="Gill Sans MT" w:eastAsia="Calibri" w:hAnsi="Gill Sans MT" w:cs="Times New Roman"/>
                <w:w w:val="105"/>
              </w:rPr>
              <w:t>. Sex of the Household Head</w:t>
            </w:r>
          </w:p>
        </w:tc>
        <w:tc>
          <w:tcPr>
            <w:tcW w:w="4343" w:type="dxa"/>
            <w:gridSpan w:val="2"/>
            <w:tcBorders>
              <w:top w:val="single" w:sz="4" w:space="0" w:color="000000"/>
              <w:bottom w:val="single" w:sz="4" w:space="0" w:color="000000"/>
              <w:right w:val="single" w:sz="18" w:space="0" w:color="000000"/>
            </w:tcBorders>
          </w:tcPr>
          <w:p w14:paraId="52E02534" w14:textId="77777777" w:rsidR="00701044" w:rsidRPr="00BE068B" w:rsidRDefault="00701044" w:rsidP="001512DD">
            <w:pPr>
              <w:spacing w:after="0" w:line="240" w:lineRule="auto"/>
              <w:contextualSpacing/>
              <w:rPr>
                <w:rFonts w:ascii="Gill Sans MT" w:eastAsiaTheme="minorEastAsia" w:hAnsi="Gill Sans MT"/>
                <w:lang w:eastAsia="zh-CN"/>
              </w:rPr>
            </w:pPr>
            <w:r w:rsidRPr="00BE068B">
              <w:rPr>
                <w:rFonts w:ascii="Gill Sans MT" w:eastAsiaTheme="minorEastAsia" w:hAnsi="Gill Sans MT"/>
                <w:lang w:eastAsia="zh-CN"/>
              </w:rPr>
              <w:t>1=Male</w:t>
            </w:r>
          </w:p>
          <w:p w14:paraId="6F5CFF73" w14:textId="77777777" w:rsidR="00701044" w:rsidRPr="00BE068B" w:rsidRDefault="00701044" w:rsidP="001512DD">
            <w:pPr>
              <w:spacing w:after="0" w:line="240" w:lineRule="auto"/>
              <w:contextualSpacing/>
              <w:rPr>
                <w:rFonts w:ascii="Gill Sans MT" w:eastAsiaTheme="minorEastAsia" w:hAnsi="Gill Sans MT"/>
                <w:lang w:eastAsia="zh-CN"/>
              </w:rPr>
            </w:pPr>
            <w:r w:rsidRPr="00BE068B">
              <w:rPr>
                <w:rFonts w:ascii="Gill Sans MT" w:eastAsiaTheme="minorEastAsia" w:hAnsi="Gill Sans MT"/>
                <w:lang w:eastAsia="zh-CN"/>
              </w:rPr>
              <w:t>2=Female</w:t>
            </w:r>
          </w:p>
          <w:p w14:paraId="7C001906" w14:textId="405F494C" w:rsidR="00EA41DE" w:rsidRPr="00BE068B" w:rsidRDefault="000360B1" w:rsidP="001512DD">
            <w:pPr>
              <w:spacing w:after="0" w:line="240" w:lineRule="auto"/>
              <w:contextualSpacing/>
              <w:rPr>
                <w:rFonts w:ascii="Gill Sans MT" w:eastAsiaTheme="minorEastAsia" w:hAnsi="Gill Sans MT"/>
                <w:lang w:eastAsia="zh-CN"/>
              </w:rPr>
            </w:pPr>
            <w:r w:rsidRPr="00BE068B">
              <w:rPr>
                <w:rFonts w:ascii="Gill Sans MT" w:eastAsiaTheme="minorEastAsia" w:hAnsi="Gill Sans MT"/>
                <w:lang w:eastAsia="zh-CN"/>
              </w:rPr>
              <w:t>999</w:t>
            </w:r>
            <w:r w:rsidR="00EA41DE" w:rsidRPr="00BE068B">
              <w:rPr>
                <w:rFonts w:ascii="Gill Sans MT" w:eastAsiaTheme="minorEastAsia" w:hAnsi="Gill Sans MT"/>
                <w:lang w:eastAsia="zh-CN"/>
              </w:rPr>
              <w:t>=Prefer not to respond</w:t>
            </w:r>
          </w:p>
        </w:tc>
        <w:tc>
          <w:tcPr>
            <w:tcW w:w="694" w:type="dxa"/>
            <w:tcBorders>
              <w:top w:val="single" w:sz="18" w:space="0" w:color="000000"/>
              <w:left w:val="single" w:sz="18" w:space="0" w:color="000000"/>
              <w:bottom w:val="single" w:sz="18" w:space="0" w:color="000000"/>
              <w:right w:val="single" w:sz="18" w:space="0" w:color="000000"/>
            </w:tcBorders>
          </w:tcPr>
          <w:p w14:paraId="2ACCF2EB" w14:textId="77777777" w:rsidR="00701044" w:rsidRPr="00BE068B" w:rsidRDefault="00701044" w:rsidP="001512DD">
            <w:pPr>
              <w:spacing w:after="0" w:line="240" w:lineRule="auto"/>
              <w:contextualSpacing/>
              <w:rPr>
                <w:rFonts w:ascii="Gill Sans MT" w:eastAsia="Calibri" w:hAnsi="Gill Sans MT" w:cs="Times New Roman"/>
                <w:i/>
              </w:rPr>
            </w:pPr>
            <w:r w:rsidRPr="00BE068B">
              <w:rPr>
                <w:rFonts w:ascii="Gill Sans MT" w:eastAsia="Calibri" w:hAnsi="Gill Sans MT" w:cs="Times New Roman"/>
                <w:i/>
              </w:rPr>
              <w:t>(Code)</w:t>
            </w:r>
          </w:p>
        </w:tc>
      </w:tr>
    </w:tbl>
    <w:p w14:paraId="116C48EB" w14:textId="77777777" w:rsidR="0076083F" w:rsidRPr="00BE068B" w:rsidRDefault="0076083F" w:rsidP="001512DD">
      <w:pPr>
        <w:spacing w:after="0" w:line="240" w:lineRule="auto"/>
        <w:contextualSpacing/>
        <w:rPr>
          <w:rFonts w:ascii="Gill Sans MT" w:hAnsi="Gill Sans MT"/>
          <w:b/>
        </w:rPr>
      </w:pPr>
    </w:p>
    <w:p w14:paraId="02362163" w14:textId="77777777" w:rsidR="0076083F" w:rsidRPr="00BE068B" w:rsidRDefault="0076083F" w:rsidP="001512DD">
      <w:pPr>
        <w:spacing w:after="0" w:line="240" w:lineRule="auto"/>
        <w:contextualSpacing/>
        <w:rPr>
          <w:rFonts w:ascii="Gill Sans MT" w:hAnsi="Gill Sans MT"/>
          <w:b/>
        </w:rPr>
      </w:pPr>
    </w:p>
    <w:p w14:paraId="5C76CD0B" w14:textId="45BC0AFA" w:rsidR="00042643" w:rsidRPr="00BE068B" w:rsidRDefault="006C2023" w:rsidP="001C3ACA">
      <w:pPr>
        <w:spacing w:after="0" w:line="240" w:lineRule="auto"/>
        <w:contextualSpacing/>
        <w:rPr>
          <w:rFonts w:ascii="Gill Sans MT" w:hAnsi="Gill Sans MT"/>
          <w:b/>
        </w:rPr>
      </w:pPr>
      <w:r w:rsidRPr="00BE068B">
        <w:rPr>
          <w:rFonts w:ascii="Gill Sans MT" w:eastAsia="Times New Roman" w:hAnsi="Gill Sans MT" w:cs="Times New Roman"/>
          <w:b/>
          <w:bCs/>
        </w:rPr>
        <w:t xml:space="preserve">SECTION </w:t>
      </w:r>
      <w:r w:rsidR="00042643" w:rsidRPr="00BE068B">
        <w:rPr>
          <w:rFonts w:ascii="Gill Sans MT" w:eastAsia="Times New Roman" w:hAnsi="Gill Sans MT" w:cs="Times New Roman"/>
          <w:b/>
          <w:bCs/>
        </w:rPr>
        <w:t>B. HOUSEHOLD INFORMATION</w:t>
      </w:r>
    </w:p>
    <w:tbl>
      <w:tblPr>
        <w:tblW w:w="10080" w:type="dxa"/>
        <w:tblInd w:w="-5" w:type="dxa"/>
        <w:tblLayout w:type="fixed"/>
        <w:tblCellMar>
          <w:left w:w="29" w:type="dxa"/>
          <w:right w:w="29" w:type="dxa"/>
        </w:tblCellMar>
        <w:tblLook w:val="0000" w:firstRow="0" w:lastRow="0" w:firstColumn="0" w:lastColumn="0" w:noHBand="0" w:noVBand="0"/>
      </w:tblPr>
      <w:tblGrid>
        <w:gridCol w:w="124"/>
        <w:gridCol w:w="4500"/>
        <w:gridCol w:w="414"/>
        <w:gridCol w:w="2160"/>
        <w:gridCol w:w="356"/>
        <w:gridCol w:w="6"/>
        <w:gridCol w:w="8"/>
        <w:gridCol w:w="1790"/>
        <w:gridCol w:w="18"/>
        <w:gridCol w:w="704"/>
        <w:tblGridChange w:id="1">
          <w:tblGrid>
            <w:gridCol w:w="124"/>
            <w:gridCol w:w="4500"/>
            <w:gridCol w:w="414"/>
            <w:gridCol w:w="2160"/>
            <w:gridCol w:w="356"/>
            <w:gridCol w:w="6"/>
            <w:gridCol w:w="8"/>
            <w:gridCol w:w="1790"/>
            <w:gridCol w:w="18"/>
            <w:gridCol w:w="704"/>
          </w:tblGrid>
        </w:tblGridChange>
      </w:tblGrid>
      <w:tr w:rsidR="00B71EAD" w:rsidRPr="00BE068B" w14:paraId="67388F36" w14:textId="77777777" w:rsidTr="00D70197">
        <w:trPr>
          <w:trHeight w:val="20"/>
        </w:trPr>
        <w:tc>
          <w:tcPr>
            <w:tcW w:w="124" w:type="dxa"/>
            <w:tcBorders>
              <w:top w:val="single" w:sz="4" w:space="0" w:color="000000"/>
              <w:left w:val="single" w:sz="4" w:space="0" w:color="000000"/>
              <w:bottom w:val="single" w:sz="4" w:space="0" w:color="000000"/>
              <w:right w:val="single" w:sz="4" w:space="0" w:color="000000"/>
            </w:tcBorders>
          </w:tcPr>
          <w:p w14:paraId="54A5002D" w14:textId="77777777" w:rsidR="00B71EAD" w:rsidRPr="00BE068B" w:rsidRDefault="00B71EAD" w:rsidP="001512DD">
            <w:pPr>
              <w:spacing w:after="0"/>
              <w:rPr>
                <w:rFonts w:ascii="Gill Sans MT" w:eastAsia="Calibri" w:hAnsi="Gill Sans MT" w:cs="Times New Roman"/>
              </w:rPr>
            </w:pPr>
          </w:p>
        </w:tc>
        <w:tc>
          <w:tcPr>
            <w:tcW w:w="4914" w:type="dxa"/>
            <w:gridSpan w:val="2"/>
            <w:tcBorders>
              <w:top w:val="single" w:sz="4" w:space="0" w:color="000000"/>
              <w:left w:val="single" w:sz="4" w:space="0" w:color="000000"/>
              <w:bottom w:val="single" w:sz="4" w:space="0" w:color="000000"/>
            </w:tcBorders>
          </w:tcPr>
          <w:p w14:paraId="5904AEBD" w14:textId="72201E6F" w:rsidR="00B71EAD" w:rsidRPr="00BE068B" w:rsidRDefault="001C3ACA" w:rsidP="001512DD">
            <w:pPr>
              <w:kinsoku w:val="0"/>
              <w:overflowPunct w:val="0"/>
              <w:spacing w:afterLines="20" w:after="48" w:line="240" w:lineRule="auto"/>
              <w:ind w:firstLine="10"/>
              <w:contextualSpacing/>
              <w:rPr>
                <w:rFonts w:ascii="Gill Sans MT" w:hAnsi="Gill Sans MT"/>
                <w:w w:val="105"/>
              </w:rPr>
            </w:pPr>
            <w:r w:rsidRPr="00BE068B">
              <w:rPr>
                <w:rFonts w:ascii="Gill Sans MT" w:hAnsi="Gill Sans MT"/>
                <w:w w:val="105"/>
              </w:rPr>
              <w:t>B1</w:t>
            </w:r>
            <w:r w:rsidR="00B71EAD" w:rsidRPr="00BE068B">
              <w:rPr>
                <w:rFonts w:ascii="Gill Sans MT" w:hAnsi="Gill Sans MT"/>
                <w:w w:val="105"/>
              </w:rPr>
              <w:t>. What is your marital status (</w:t>
            </w:r>
            <w:r w:rsidR="00B71EAD" w:rsidRPr="00BE068B">
              <w:rPr>
                <w:rFonts w:ascii="Gill Sans MT" w:hAnsi="Gill Sans MT"/>
                <w:b/>
                <w:w w:val="105"/>
              </w:rPr>
              <w:t>married</w:t>
            </w:r>
            <w:r w:rsidR="00B71EAD" w:rsidRPr="00BE068B">
              <w:rPr>
                <w:rFonts w:ascii="Gill Sans MT" w:hAnsi="Gill Sans MT"/>
                <w:w w:val="105"/>
              </w:rPr>
              <w:t>)</w:t>
            </w:r>
          </w:p>
        </w:tc>
        <w:tc>
          <w:tcPr>
            <w:tcW w:w="4320" w:type="dxa"/>
            <w:gridSpan w:val="5"/>
            <w:tcBorders>
              <w:top w:val="single" w:sz="4" w:space="0" w:color="000000"/>
              <w:bottom w:val="single" w:sz="4" w:space="0" w:color="000000"/>
              <w:right w:val="single" w:sz="18" w:space="0" w:color="000000"/>
            </w:tcBorders>
          </w:tcPr>
          <w:p w14:paraId="23B0742F" w14:textId="77777777" w:rsidR="00B71EAD" w:rsidRPr="00BE068B" w:rsidRDefault="00B71EAD"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1=Monogamously married</w:t>
            </w:r>
          </w:p>
          <w:p w14:paraId="4365FBA7" w14:textId="77777777" w:rsidR="00B71EAD" w:rsidRPr="00BE068B" w:rsidRDefault="00B71EAD"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2=</w:t>
            </w:r>
            <w:proofErr w:type="spellStart"/>
            <w:r w:rsidRPr="00BE068B">
              <w:rPr>
                <w:rFonts w:ascii="Gill Sans MT" w:eastAsiaTheme="minorEastAsia" w:hAnsi="Gill Sans MT" w:cs="Times New Roman"/>
                <w:w w:val="105"/>
                <w:lang w:eastAsia="zh-CN"/>
              </w:rPr>
              <w:t>Polygamously</w:t>
            </w:r>
            <w:proofErr w:type="spellEnd"/>
            <w:r w:rsidRPr="00BE068B">
              <w:rPr>
                <w:rFonts w:ascii="Gill Sans MT" w:eastAsiaTheme="minorEastAsia" w:hAnsi="Gill Sans MT" w:cs="Times New Roman"/>
                <w:w w:val="105"/>
                <w:lang w:eastAsia="zh-CN"/>
              </w:rPr>
              <w:t xml:space="preserve"> married</w:t>
            </w:r>
          </w:p>
          <w:p w14:paraId="3A740192" w14:textId="62932B71" w:rsidR="00B71EAD" w:rsidRPr="00BE068B" w:rsidRDefault="00B71EAD"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3=</w:t>
            </w:r>
            <w:r w:rsidR="000B0A99" w:rsidRPr="00BE068B">
              <w:rPr>
                <w:rFonts w:ascii="Gill Sans MT" w:eastAsiaTheme="minorEastAsia" w:hAnsi="Gill Sans MT" w:cs="Times New Roman"/>
                <w:w w:val="105"/>
                <w:lang w:eastAsia="zh-CN"/>
              </w:rPr>
              <w:t>Never</w:t>
            </w:r>
            <w:r w:rsidRPr="00BE068B">
              <w:rPr>
                <w:rFonts w:ascii="Gill Sans MT" w:eastAsiaTheme="minorEastAsia" w:hAnsi="Gill Sans MT" w:cs="Times New Roman"/>
                <w:w w:val="105"/>
                <w:lang w:eastAsia="zh-CN"/>
              </w:rPr>
              <w:t xml:space="preserve"> married</w:t>
            </w:r>
          </w:p>
          <w:p w14:paraId="0F6D17F5" w14:textId="77777777" w:rsidR="00B71EAD" w:rsidRPr="00BE068B" w:rsidRDefault="00B71EAD"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4=Widowed</w:t>
            </w:r>
          </w:p>
          <w:p w14:paraId="673CC447" w14:textId="77777777" w:rsidR="00B71EAD" w:rsidRPr="00BE068B" w:rsidRDefault="00B71EAD"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5=Divorced</w:t>
            </w:r>
          </w:p>
          <w:p w14:paraId="2142D36D" w14:textId="738A80C2" w:rsidR="00B71EAD" w:rsidRPr="00BE068B" w:rsidRDefault="00B71EAD"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6=</w:t>
            </w:r>
            <w:r w:rsidR="000B0A99" w:rsidRPr="00BE068B">
              <w:rPr>
                <w:rFonts w:ascii="Gill Sans MT" w:eastAsiaTheme="minorEastAsia" w:hAnsi="Gill Sans MT" w:cs="Times New Roman"/>
                <w:w w:val="105"/>
                <w:lang w:eastAsia="zh-CN"/>
              </w:rPr>
              <w:t>Separated</w:t>
            </w:r>
          </w:p>
          <w:p w14:paraId="21265838" w14:textId="77777777" w:rsidR="00B71EAD" w:rsidRPr="00BE068B" w:rsidRDefault="00B71EAD"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7=Cohabitating</w:t>
            </w:r>
          </w:p>
          <w:p w14:paraId="57132459" w14:textId="77777777" w:rsidR="00F3482A" w:rsidRPr="00BE068B" w:rsidRDefault="00F3482A" w:rsidP="00F3482A">
            <w:pPr>
              <w:spacing w:after="0" w:line="240" w:lineRule="auto"/>
              <w:contextualSpacing/>
              <w:rPr>
                <w:rFonts w:ascii="Gill Sans MT" w:hAnsi="Gill Sans MT"/>
              </w:rPr>
            </w:pPr>
            <w:r w:rsidRPr="00BE068B">
              <w:rPr>
                <w:rFonts w:ascii="Gill Sans MT" w:hAnsi="Gill Sans MT"/>
              </w:rPr>
              <w:t>97=Other, please specify</w:t>
            </w:r>
          </w:p>
          <w:p w14:paraId="1BB5CB33" w14:textId="14665987" w:rsidR="00F3482A" w:rsidRPr="00BE068B" w:rsidRDefault="00F3482A" w:rsidP="00F3482A">
            <w:pPr>
              <w:spacing w:after="0"/>
              <w:rPr>
                <w:rFonts w:ascii="Gill Sans MT" w:eastAsiaTheme="minorEastAsia" w:hAnsi="Gill Sans MT" w:cs="Times New Roman"/>
                <w:w w:val="105"/>
                <w:lang w:eastAsia="zh-CN"/>
              </w:rPr>
            </w:pPr>
            <w:r w:rsidRPr="00BE068B">
              <w:rPr>
                <w:rFonts w:ascii="Gill Sans MT" w:hAnsi="Gill Sans MT" w:cs="Times New Roman"/>
                <w:w w:val="105"/>
              </w:rPr>
              <w:t>999=Prefer not to respond</w:t>
            </w:r>
          </w:p>
        </w:tc>
        <w:tc>
          <w:tcPr>
            <w:tcW w:w="722" w:type="dxa"/>
            <w:gridSpan w:val="2"/>
            <w:tcBorders>
              <w:top w:val="single" w:sz="18" w:space="0" w:color="000000"/>
              <w:left w:val="single" w:sz="18" w:space="0" w:color="000000"/>
              <w:bottom w:val="single" w:sz="18" w:space="0" w:color="000000"/>
              <w:right w:val="single" w:sz="18" w:space="0" w:color="000000"/>
            </w:tcBorders>
          </w:tcPr>
          <w:p w14:paraId="28412BC3" w14:textId="77777777" w:rsidR="00B71EAD" w:rsidRPr="00BE068B" w:rsidRDefault="00B71EAD" w:rsidP="001512DD">
            <w:pPr>
              <w:spacing w:after="0"/>
              <w:rPr>
                <w:rFonts w:ascii="Gill Sans MT" w:eastAsia="Calibri" w:hAnsi="Gill Sans MT" w:cs="Times New Roman"/>
                <w:i/>
                <w:color w:val="A6A6A6"/>
              </w:rPr>
            </w:pPr>
            <w:r w:rsidRPr="00BE068B">
              <w:rPr>
                <w:rFonts w:ascii="Gill Sans MT" w:eastAsia="Calibri" w:hAnsi="Gill Sans MT" w:cs="Times New Roman"/>
                <w:i/>
                <w:color w:val="A6A6A6"/>
              </w:rPr>
              <w:t>(Code)</w:t>
            </w:r>
          </w:p>
        </w:tc>
      </w:tr>
      <w:tr w:rsidR="00B71EAD" w:rsidRPr="00BE068B" w14:paraId="5105503B" w14:textId="77777777" w:rsidTr="00D70197">
        <w:trPr>
          <w:trHeight w:val="20"/>
        </w:trPr>
        <w:tc>
          <w:tcPr>
            <w:tcW w:w="124" w:type="dxa"/>
            <w:tcBorders>
              <w:top w:val="single" w:sz="4" w:space="0" w:color="000000"/>
              <w:left w:val="single" w:sz="4" w:space="0" w:color="000000"/>
              <w:bottom w:val="single" w:sz="4" w:space="0" w:color="000000"/>
              <w:right w:val="single" w:sz="4" w:space="0" w:color="000000"/>
            </w:tcBorders>
          </w:tcPr>
          <w:p w14:paraId="7FDAED5E" w14:textId="77777777" w:rsidR="00B71EAD" w:rsidRPr="00BE068B" w:rsidRDefault="00B71EAD" w:rsidP="001512DD">
            <w:pPr>
              <w:spacing w:after="0"/>
              <w:rPr>
                <w:rFonts w:ascii="Gill Sans MT" w:eastAsia="Calibri" w:hAnsi="Gill Sans MT" w:cs="Times New Roman"/>
              </w:rPr>
            </w:pPr>
          </w:p>
        </w:tc>
        <w:tc>
          <w:tcPr>
            <w:tcW w:w="4914" w:type="dxa"/>
            <w:gridSpan w:val="2"/>
            <w:tcBorders>
              <w:top w:val="single" w:sz="4" w:space="0" w:color="000000"/>
              <w:left w:val="single" w:sz="4" w:space="0" w:color="000000"/>
              <w:bottom w:val="single" w:sz="4" w:space="0" w:color="000000"/>
            </w:tcBorders>
          </w:tcPr>
          <w:p w14:paraId="0CD13ECA" w14:textId="77777777" w:rsidR="00B71EAD" w:rsidRPr="00BE068B" w:rsidRDefault="00B71EAD" w:rsidP="001512DD">
            <w:pPr>
              <w:kinsoku w:val="0"/>
              <w:overflowPunct w:val="0"/>
              <w:spacing w:afterLines="20" w:after="48" w:line="240" w:lineRule="auto"/>
              <w:ind w:firstLine="10"/>
              <w:contextualSpacing/>
              <w:rPr>
                <w:rFonts w:ascii="Gill Sans MT" w:hAnsi="Gill Sans MT"/>
                <w:w w:val="105"/>
              </w:rPr>
            </w:pPr>
            <w:r w:rsidRPr="00BE068B">
              <w:rPr>
                <w:rFonts w:ascii="Gill Sans MT" w:hAnsi="Gill Sans MT"/>
                <w:w w:val="105"/>
              </w:rPr>
              <w:t>B2b. What is the marital status of the household head? (</w:t>
            </w:r>
            <w:proofErr w:type="spellStart"/>
            <w:proofErr w:type="gramStart"/>
            <w:r w:rsidRPr="00BE068B">
              <w:rPr>
                <w:rFonts w:ascii="Gill Sans MT" w:hAnsi="Gill Sans MT"/>
                <w:b/>
                <w:w w:val="105"/>
              </w:rPr>
              <w:t>married</w:t>
            </w:r>
            <w:proofErr w:type="gramEnd"/>
            <w:r w:rsidRPr="00BE068B">
              <w:rPr>
                <w:rFonts w:ascii="Gill Sans MT" w:hAnsi="Gill Sans MT"/>
                <w:b/>
                <w:w w:val="105"/>
              </w:rPr>
              <w:t>_head</w:t>
            </w:r>
            <w:proofErr w:type="spellEnd"/>
            <w:r w:rsidRPr="00BE068B">
              <w:rPr>
                <w:rFonts w:ascii="Gill Sans MT" w:hAnsi="Gill Sans MT"/>
                <w:w w:val="105"/>
              </w:rPr>
              <w:t>)</w:t>
            </w:r>
          </w:p>
          <w:p w14:paraId="526286CD" w14:textId="77777777" w:rsidR="00B71EAD" w:rsidRPr="00BE068B" w:rsidRDefault="00B71EAD" w:rsidP="001512DD">
            <w:pPr>
              <w:kinsoku w:val="0"/>
              <w:overflowPunct w:val="0"/>
              <w:spacing w:afterLines="20" w:after="48" w:line="240" w:lineRule="auto"/>
              <w:ind w:firstLine="10"/>
              <w:contextualSpacing/>
              <w:rPr>
                <w:rFonts w:ascii="Gill Sans MT" w:hAnsi="Gill Sans MT"/>
                <w:w w:val="105"/>
              </w:rPr>
            </w:pPr>
            <w:r w:rsidRPr="00BE068B">
              <w:rPr>
                <w:rFonts w:ascii="Gill Sans MT" w:hAnsi="Gill Sans MT"/>
                <w:i/>
                <w:w w:val="105"/>
              </w:rPr>
              <w:t>Skip if respondent=1</w:t>
            </w:r>
          </w:p>
        </w:tc>
        <w:tc>
          <w:tcPr>
            <w:tcW w:w="4320" w:type="dxa"/>
            <w:gridSpan w:val="5"/>
            <w:tcBorders>
              <w:top w:val="single" w:sz="4" w:space="0" w:color="000000"/>
              <w:bottom w:val="single" w:sz="4" w:space="0" w:color="000000"/>
              <w:right w:val="single" w:sz="18" w:space="0" w:color="000000"/>
            </w:tcBorders>
          </w:tcPr>
          <w:p w14:paraId="28DA41E3" w14:textId="77777777" w:rsidR="00B71EAD" w:rsidRPr="00BE068B" w:rsidRDefault="00B71EAD"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1=Monogamously married</w:t>
            </w:r>
          </w:p>
          <w:p w14:paraId="581E6C04" w14:textId="77777777" w:rsidR="00B71EAD" w:rsidRPr="00BE068B" w:rsidRDefault="00B71EAD"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2=</w:t>
            </w:r>
            <w:proofErr w:type="spellStart"/>
            <w:r w:rsidRPr="00BE068B">
              <w:rPr>
                <w:rFonts w:ascii="Gill Sans MT" w:eastAsiaTheme="minorEastAsia" w:hAnsi="Gill Sans MT" w:cs="Times New Roman"/>
                <w:w w:val="105"/>
                <w:lang w:eastAsia="zh-CN"/>
              </w:rPr>
              <w:t>Polygamously</w:t>
            </w:r>
            <w:proofErr w:type="spellEnd"/>
            <w:r w:rsidRPr="00BE068B">
              <w:rPr>
                <w:rFonts w:ascii="Gill Sans MT" w:eastAsiaTheme="minorEastAsia" w:hAnsi="Gill Sans MT" w:cs="Times New Roman"/>
                <w:w w:val="105"/>
                <w:lang w:eastAsia="zh-CN"/>
              </w:rPr>
              <w:t xml:space="preserve"> married</w:t>
            </w:r>
          </w:p>
          <w:p w14:paraId="2222CB64" w14:textId="35D97C83" w:rsidR="00B71EAD" w:rsidRPr="00BE068B" w:rsidRDefault="00B71EAD"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3=</w:t>
            </w:r>
            <w:r w:rsidR="000B0A99" w:rsidRPr="00BE068B">
              <w:rPr>
                <w:rFonts w:ascii="Gill Sans MT" w:eastAsiaTheme="minorEastAsia" w:hAnsi="Gill Sans MT" w:cs="Times New Roman"/>
                <w:w w:val="105"/>
                <w:lang w:eastAsia="zh-CN"/>
              </w:rPr>
              <w:t>Never</w:t>
            </w:r>
            <w:r w:rsidRPr="00BE068B">
              <w:rPr>
                <w:rFonts w:ascii="Gill Sans MT" w:eastAsiaTheme="minorEastAsia" w:hAnsi="Gill Sans MT" w:cs="Times New Roman"/>
                <w:w w:val="105"/>
                <w:lang w:eastAsia="zh-CN"/>
              </w:rPr>
              <w:t xml:space="preserve"> married</w:t>
            </w:r>
          </w:p>
          <w:p w14:paraId="2BE1916C" w14:textId="77777777" w:rsidR="00B71EAD" w:rsidRPr="00BE068B" w:rsidRDefault="00B71EAD"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4=Widowed</w:t>
            </w:r>
          </w:p>
          <w:p w14:paraId="0794AAC3" w14:textId="77777777" w:rsidR="00B71EAD" w:rsidRPr="00BE068B" w:rsidRDefault="00B71EAD"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5=Divorced</w:t>
            </w:r>
          </w:p>
          <w:p w14:paraId="6D67BC1A" w14:textId="4AB8FD47" w:rsidR="00B71EAD" w:rsidRPr="00BE068B" w:rsidRDefault="00B71EAD"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6=</w:t>
            </w:r>
            <w:r w:rsidR="000B0A99" w:rsidRPr="00BE068B">
              <w:rPr>
                <w:rFonts w:ascii="Gill Sans MT" w:eastAsiaTheme="minorEastAsia" w:hAnsi="Gill Sans MT" w:cs="Times New Roman"/>
                <w:w w:val="105"/>
                <w:lang w:eastAsia="zh-CN"/>
              </w:rPr>
              <w:t>Separated</w:t>
            </w:r>
          </w:p>
          <w:p w14:paraId="358558CD" w14:textId="77777777" w:rsidR="00B71EAD" w:rsidRPr="00BE068B" w:rsidRDefault="00B71EAD"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7=Cohabitating</w:t>
            </w:r>
          </w:p>
          <w:p w14:paraId="57AC7242" w14:textId="77777777" w:rsidR="00F3482A" w:rsidRPr="00BE068B" w:rsidRDefault="00F3482A" w:rsidP="00F3482A">
            <w:pPr>
              <w:spacing w:after="0" w:line="240" w:lineRule="auto"/>
              <w:contextualSpacing/>
              <w:rPr>
                <w:rFonts w:ascii="Gill Sans MT" w:hAnsi="Gill Sans MT"/>
              </w:rPr>
            </w:pPr>
            <w:r w:rsidRPr="00BE068B">
              <w:rPr>
                <w:rFonts w:ascii="Gill Sans MT" w:hAnsi="Gill Sans MT"/>
              </w:rPr>
              <w:t>97=Other, please specify</w:t>
            </w:r>
          </w:p>
          <w:p w14:paraId="3FA8134D" w14:textId="0DA83A40" w:rsidR="00F3482A" w:rsidRPr="00BE068B" w:rsidRDefault="00F3482A" w:rsidP="00F3482A">
            <w:pPr>
              <w:spacing w:after="0"/>
              <w:rPr>
                <w:rFonts w:ascii="Gill Sans MT" w:eastAsiaTheme="minorEastAsia" w:hAnsi="Gill Sans MT" w:cs="Times New Roman"/>
                <w:w w:val="105"/>
                <w:lang w:eastAsia="zh-CN"/>
              </w:rPr>
            </w:pPr>
            <w:r w:rsidRPr="00BE068B">
              <w:rPr>
                <w:rFonts w:ascii="Gill Sans MT" w:hAnsi="Gill Sans MT" w:cs="Times New Roman"/>
                <w:w w:val="105"/>
              </w:rPr>
              <w:t>999=Prefer not to respond</w:t>
            </w:r>
          </w:p>
        </w:tc>
        <w:tc>
          <w:tcPr>
            <w:tcW w:w="722" w:type="dxa"/>
            <w:gridSpan w:val="2"/>
            <w:tcBorders>
              <w:top w:val="single" w:sz="18" w:space="0" w:color="000000"/>
              <w:left w:val="single" w:sz="18" w:space="0" w:color="000000"/>
              <w:bottom w:val="single" w:sz="18" w:space="0" w:color="000000"/>
              <w:right w:val="single" w:sz="18" w:space="0" w:color="000000"/>
            </w:tcBorders>
          </w:tcPr>
          <w:p w14:paraId="2DF95381" w14:textId="77777777" w:rsidR="00B71EAD" w:rsidRPr="00BE068B" w:rsidRDefault="00B71EAD" w:rsidP="001512DD">
            <w:pPr>
              <w:spacing w:after="0"/>
              <w:rPr>
                <w:rFonts w:ascii="Gill Sans MT" w:eastAsia="Calibri" w:hAnsi="Gill Sans MT" w:cs="Times New Roman"/>
                <w:i/>
                <w:color w:val="A6A6A6"/>
              </w:rPr>
            </w:pPr>
            <w:r w:rsidRPr="00BE068B">
              <w:rPr>
                <w:rFonts w:ascii="Gill Sans MT" w:eastAsia="Calibri" w:hAnsi="Gill Sans MT" w:cs="Times New Roman"/>
                <w:i/>
                <w:color w:val="A6A6A6"/>
              </w:rPr>
              <w:t>(Code)</w:t>
            </w:r>
          </w:p>
        </w:tc>
      </w:tr>
      <w:tr w:rsidR="00B71EAD" w:rsidRPr="00BE068B" w14:paraId="11746125" w14:textId="77777777" w:rsidTr="00D70197">
        <w:trPr>
          <w:trHeight w:val="20"/>
        </w:trPr>
        <w:tc>
          <w:tcPr>
            <w:tcW w:w="124" w:type="dxa"/>
            <w:tcBorders>
              <w:top w:val="single" w:sz="4" w:space="0" w:color="000000"/>
              <w:left w:val="single" w:sz="4" w:space="0" w:color="000000"/>
              <w:bottom w:val="single" w:sz="4" w:space="0" w:color="000000"/>
              <w:right w:val="single" w:sz="4" w:space="0" w:color="000000"/>
            </w:tcBorders>
          </w:tcPr>
          <w:p w14:paraId="53E3D581" w14:textId="77777777" w:rsidR="00B71EAD" w:rsidRPr="00BE068B" w:rsidRDefault="00B71EAD" w:rsidP="001512DD">
            <w:pPr>
              <w:spacing w:after="0"/>
              <w:rPr>
                <w:rFonts w:ascii="Gill Sans MT" w:eastAsia="Calibri" w:hAnsi="Gill Sans MT" w:cs="Times New Roman"/>
              </w:rPr>
            </w:pPr>
          </w:p>
        </w:tc>
        <w:tc>
          <w:tcPr>
            <w:tcW w:w="4914" w:type="dxa"/>
            <w:gridSpan w:val="2"/>
            <w:tcBorders>
              <w:top w:val="single" w:sz="4" w:space="0" w:color="000000"/>
              <w:left w:val="single" w:sz="4" w:space="0" w:color="000000"/>
              <w:bottom w:val="single" w:sz="4" w:space="0" w:color="000000"/>
            </w:tcBorders>
          </w:tcPr>
          <w:p w14:paraId="6682892E" w14:textId="6E09B8E0" w:rsidR="00B71EAD" w:rsidRPr="00BE068B" w:rsidRDefault="001C3ACA" w:rsidP="001512DD">
            <w:pPr>
              <w:kinsoku w:val="0"/>
              <w:overflowPunct w:val="0"/>
              <w:spacing w:afterLines="20" w:after="48" w:line="240" w:lineRule="auto"/>
              <w:ind w:firstLine="10"/>
              <w:contextualSpacing/>
              <w:rPr>
                <w:rFonts w:ascii="Gill Sans MT" w:hAnsi="Gill Sans MT"/>
                <w:w w:val="105"/>
              </w:rPr>
            </w:pPr>
            <w:r w:rsidRPr="00BE068B">
              <w:rPr>
                <w:rFonts w:ascii="Gill Sans MT" w:hAnsi="Gill Sans MT"/>
                <w:w w:val="105"/>
              </w:rPr>
              <w:t>B3</w:t>
            </w:r>
            <w:r w:rsidR="00B71EAD" w:rsidRPr="00BE068B">
              <w:rPr>
                <w:rFonts w:ascii="Gill Sans MT" w:hAnsi="Gill Sans MT"/>
                <w:w w:val="105"/>
              </w:rPr>
              <w:t>. What is your tribe? (</w:t>
            </w:r>
            <w:proofErr w:type="gramStart"/>
            <w:r w:rsidR="00B71EAD" w:rsidRPr="00BE068B">
              <w:rPr>
                <w:rFonts w:ascii="Gill Sans MT" w:hAnsi="Gill Sans MT"/>
                <w:b/>
                <w:w w:val="105"/>
              </w:rPr>
              <w:t>tribe</w:t>
            </w:r>
            <w:proofErr w:type="gramEnd"/>
            <w:r w:rsidR="00B71EAD" w:rsidRPr="00BE068B">
              <w:rPr>
                <w:rFonts w:ascii="Gill Sans MT" w:hAnsi="Gill Sans MT"/>
                <w:w w:val="105"/>
              </w:rPr>
              <w:t>)</w:t>
            </w:r>
          </w:p>
        </w:tc>
        <w:tc>
          <w:tcPr>
            <w:tcW w:w="2160" w:type="dxa"/>
            <w:tcBorders>
              <w:top w:val="single" w:sz="4" w:space="0" w:color="000000"/>
              <w:bottom w:val="single" w:sz="4" w:space="0" w:color="000000"/>
            </w:tcBorders>
          </w:tcPr>
          <w:p w14:paraId="38D5A951" w14:textId="77777777" w:rsidR="00B71EAD" w:rsidRPr="00BE068B" w:rsidRDefault="00B71EAD"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1=</w:t>
            </w:r>
            <w:proofErr w:type="spellStart"/>
            <w:r w:rsidRPr="00BE068B">
              <w:rPr>
                <w:rFonts w:ascii="Gill Sans MT" w:eastAsiaTheme="minorEastAsia" w:hAnsi="Gill Sans MT" w:cs="Times New Roman"/>
                <w:w w:val="105"/>
                <w:lang w:eastAsia="zh-CN"/>
              </w:rPr>
              <w:t>Chewa</w:t>
            </w:r>
            <w:proofErr w:type="spellEnd"/>
          </w:p>
          <w:p w14:paraId="77CD48B6" w14:textId="77777777" w:rsidR="00B71EAD" w:rsidRPr="00BE068B" w:rsidRDefault="00B71EAD"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2=</w:t>
            </w:r>
            <w:proofErr w:type="spellStart"/>
            <w:r w:rsidRPr="00BE068B">
              <w:rPr>
                <w:rFonts w:ascii="Gill Sans MT" w:eastAsiaTheme="minorEastAsia" w:hAnsi="Gill Sans MT" w:cs="Times New Roman"/>
                <w:w w:val="105"/>
                <w:lang w:eastAsia="zh-CN"/>
              </w:rPr>
              <w:t>N'goni</w:t>
            </w:r>
            <w:proofErr w:type="spellEnd"/>
          </w:p>
          <w:p w14:paraId="196B687A" w14:textId="77777777" w:rsidR="00B71EAD" w:rsidRPr="00BE068B" w:rsidRDefault="00B71EAD"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3=</w:t>
            </w:r>
            <w:proofErr w:type="spellStart"/>
            <w:r w:rsidRPr="00BE068B">
              <w:rPr>
                <w:rFonts w:ascii="Gill Sans MT" w:eastAsiaTheme="minorEastAsia" w:hAnsi="Gill Sans MT" w:cs="Times New Roman"/>
                <w:w w:val="105"/>
                <w:lang w:eastAsia="zh-CN"/>
              </w:rPr>
              <w:t>Nsenga</w:t>
            </w:r>
            <w:proofErr w:type="spellEnd"/>
          </w:p>
          <w:p w14:paraId="4893DBA0" w14:textId="77777777" w:rsidR="00B71EAD" w:rsidRPr="00BE068B" w:rsidRDefault="00B71EAD"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4=Tonga</w:t>
            </w:r>
          </w:p>
          <w:p w14:paraId="6B5D51A7" w14:textId="77777777" w:rsidR="00B71EAD" w:rsidRPr="00BE068B" w:rsidRDefault="00B71EAD"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5=</w:t>
            </w:r>
            <w:proofErr w:type="spellStart"/>
            <w:r w:rsidRPr="00BE068B">
              <w:rPr>
                <w:rFonts w:ascii="Gill Sans MT" w:eastAsiaTheme="minorEastAsia" w:hAnsi="Gill Sans MT" w:cs="Times New Roman"/>
                <w:w w:val="105"/>
                <w:lang w:eastAsia="zh-CN"/>
              </w:rPr>
              <w:t>Tumbuka</w:t>
            </w:r>
            <w:proofErr w:type="spellEnd"/>
          </w:p>
          <w:p w14:paraId="76126D46" w14:textId="77777777" w:rsidR="00B71EAD" w:rsidRPr="00BE068B" w:rsidRDefault="00B71EAD"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6=</w:t>
            </w:r>
            <w:proofErr w:type="spellStart"/>
            <w:r w:rsidRPr="00BE068B">
              <w:rPr>
                <w:rFonts w:ascii="Gill Sans MT" w:eastAsiaTheme="minorEastAsia" w:hAnsi="Gill Sans MT" w:cs="Times New Roman"/>
                <w:w w:val="105"/>
                <w:lang w:eastAsia="zh-CN"/>
              </w:rPr>
              <w:t>Senga</w:t>
            </w:r>
            <w:proofErr w:type="spellEnd"/>
          </w:p>
          <w:p w14:paraId="3BF70F24" w14:textId="77777777" w:rsidR="00B71EAD" w:rsidRPr="00BE068B" w:rsidRDefault="00B71EAD"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7=</w:t>
            </w:r>
            <w:proofErr w:type="spellStart"/>
            <w:r w:rsidRPr="00BE068B">
              <w:rPr>
                <w:rFonts w:ascii="Gill Sans MT" w:eastAsiaTheme="minorEastAsia" w:hAnsi="Gill Sans MT" w:cs="Times New Roman"/>
                <w:w w:val="105"/>
                <w:lang w:eastAsia="zh-CN"/>
              </w:rPr>
              <w:t>Kunda</w:t>
            </w:r>
            <w:proofErr w:type="spellEnd"/>
          </w:p>
          <w:p w14:paraId="100CA389" w14:textId="77777777" w:rsidR="00B71EAD" w:rsidRPr="00BE068B" w:rsidRDefault="00B71EAD"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8=</w:t>
            </w:r>
            <w:proofErr w:type="spellStart"/>
            <w:r w:rsidRPr="00BE068B">
              <w:rPr>
                <w:rFonts w:ascii="Gill Sans MT" w:eastAsiaTheme="minorEastAsia" w:hAnsi="Gill Sans MT" w:cs="Times New Roman"/>
                <w:w w:val="105"/>
                <w:lang w:eastAsia="zh-CN"/>
              </w:rPr>
              <w:t>Biza</w:t>
            </w:r>
            <w:proofErr w:type="spellEnd"/>
          </w:p>
        </w:tc>
        <w:tc>
          <w:tcPr>
            <w:tcW w:w="2160" w:type="dxa"/>
            <w:gridSpan w:val="4"/>
            <w:tcBorders>
              <w:top w:val="single" w:sz="4" w:space="0" w:color="000000"/>
              <w:left w:val="nil"/>
              <w:bottom w:val="single" w:sz="4" w:space="0" w:color="000000"/>
              <w:right w:val="single" w:sz="18" w:space="0" w:color="000000"/>
            </w:tcBorders>
          </w:tcPr>
          <w:p w14:paraId="4FEA6EDF" w14:textId="77777777" w:rsidR="00B71EAD" w:rsidRPr="00BE068B" w:rsidRDefault="00B71EAD"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9=</w:t>
            </w:r>
            <w:proofErr w:type="spellStart"/>
            <w:r w:rsidRPr="00BE068B">
              <w:rPr>
                <w:rFonts w:ascii="Gill Sans MT" w:eastAsiaTheme="minorEastAsia" w:hAnsi="Gill Sans MT" w:cs="Times New Roman"/>
                <w:w w:val="105"/>
                <w:lang w:eastAsia="zh-CN"/>
              </w:rPr>
              <w:t>Lunda</w:t>
            </w:r>
            <w:proofErr w:type="spellEnd"/>
          </w:p>
          <w:p w14:paraId="6FAC5260" w14:textId="77777777" w:rsidR="00B71EAD" w:rsidRPr="00BE068B" w:rsidRDefault="00B71EAD"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10=</w:t>
            </w:r>
            <w:proofErr w:type="spellStart"/>
            <w:r w:rsidRPr="00BE068B">
              <w:rPr>
                <w:rFonts w:ascii="Gill Sans MT" w:eastAsiaTheme="minorEastAsia" w:hAnsi="Gill Sans MT" w:cs="Times New Roman"/>
                <w:w w:val="105"/>
                <w:lang w:eastAsia="zh-CN"/>
              </w:rPr>
              <w:t>Luvale</w:t>
            </w:r>
            <w:proofErr w:type="spellEnd"/>
          </w:p>
          <w:p w14:paraId="40E12642" w14:textId="77777777" w:rsidR="00B71EAD" w:rsidRPr="00BE068B" w:rsidRDefault="00B71EAD"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11=Kaonde</w:t>
            </w:r>
          </w:p>
          <w:p w14:paraId="188595B5" w14:textId="77777777" w:rsidR="00B71EAD" w:rsidRPr="00BE068B" w:rsidRDefault="00B71EAD"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12=</w:t>
            </w:r>
            <w:proofErr w:type="spellStart"/>
            <w:r w:rsidRPr="00BE068B">
              <w:rPr>
                <w:rFonts w:ascii="Gill Sans MT" w:eastAsiaTheme="minorEastAsia" w:hAnsi="Gill Sans MT" w:cs="Times New Roman"/>
                <w:w w:val="105"/>
                <w:lang w:eastAsia="zh-CN"/>
              </w:rPr>
              <w:t>Lozi</w:t>
            </w:r>
            <w:proofErr w:type="spellEnd"/>
          </w:p>
          <w:p w14:paraId="57CD1187" w14:textId="77777777" w:rsidR="00B71EAD" w:rsidRPr="00BE068B" w:rsidRDefault="00B71EAD"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 xml:space="preserve">13=Bemba </w:t>
            </w:r>
          </w:p>
          <w:p w14:paraId="71263A89" w14:textId="77777777" w:rsidR="00B71EAD" w:rsidRPr="00BE068B" w:rsidRDefault="00B71EAD"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 xml:space="preserve">14=Zambian only </w:t>
            </w:r>
          </w:p>
          <w:p w14:paraId="62A09972" w14:textId="77777777" w:rsidR="00B71EAD" w:rsidRPr="00BE068B" w:rsidRDefault="00B71EAD"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97=Other, specify</w:t>
            </w:r>
          </w:p>
        </w:tc>
        <w:tc>
          <w:tcPr>
            <w:tcW w:w="722" w:type="dxa"/>
            <w:gridSpan w:val="2"/>
            <w:tcBorders>
              <w:top w:val="single" w:sz="18" w:space="0" w:color="000000"/>
              <w:left w:val="single" w:sz="18" w:space="0" w:color="000000"/>
              <w:bottom w:val="single" w:sz="18" w:space="0" w:color="000000"/>
              <w:right w:val="single" w:sz="18" w:space="0" w:color="000000"/>
            </w:tcBorders>
          </w:tcPr>
          <w:p w14:paraId="462B9809" w14:textId="77777777" w:rsidR="00B71EAD" w:rsidRPr="00BE068B" w:rsidRDefault="00B71EAD" w:rsidP="001512DD">
            <w:pPr>
              <w:spacing w:after="0"/>
              <w:rPr>
                <w:rFonts w:ascii="Gill Sans MT" w:eastAsia="Calibri" w:hAnsi="Gill Sans MT" w:cs="Times New Roman"/>
                <w:i/>
                <w:color w:val="A6A6A6"/>
              </w:rPr>
            </w:pPr>
            <w:r w:rsidRPr="00BE068B">
              <w:rPr>
                <w:rFonts w:ascii="Gill Sans MT" w:eastAsia="Calibri" w:hAnsi="Gill Sans MT" w:cs="Times New Roman"/>
                <w:i/>
                <w:color w:val="A6A6A6"/>
              </w:rPr>
              <w:t>(Code)</w:t>
            </w:r>
          </w:p>
        </w:tc>
      </w:tr>
      <w:tr w:rsidR="00B71EAD" w:rsidRPr="00BE068B" w14:paraId="50B2EB5F" w14:textId="77777777" w:rsidTr="00D70197">
        <w:trPr>
          <w:trHeight w:val="20"/>
        </w:trPr>
        <w:tc>
          <w:tcPr>
            <w:tcW w:w="124" w:type="dxa"/>
            <w:tcBorders>
              <w:top w:val="single" w:sz="4" w:space="0" w:color="000000"/>
              <w:left w:val="single" w:sz="4" w:space="0" w:color="000000"/>
              <w:bottom w:val="single" w:sz="4" w:space="0" w:color="000000"/>
              <w:right w:val="single" w:sz="4" w:space="0" w:color="000000"/>
            </w:tcBorders>
          </w:tcPr>
          <w:p w14:paraId="38BF940B" w14:textId="77777777" w:rsidR="00B71EAD" w:rsidRPr="00BE068B" w:rsidRDefault="00B71EAD" w:rsidP="001512DD">
            <w:pPr>
              <w:kinsoku w:val="0"/>
              <w:overflowPunct w:val="0"/>
              <w:spacing w:afterLines="20" w:after="48" w:line="240" w:lineRule="auto"/>
              <w:ind w:left="119"/>
              <w:contextualSpacing/>
              <w:rPr>
                <w:rFonts w:ascii="Gill Sans MT" w:hAnsi="Gill Sans MT"/>
                <w:w w:val="105"/>
              </w:rPr>
            </w:pPr>
          </w:p>
        </w:tc>
        <w:tc>
          <w:tcPr>
            <w:tcW w:w="4914" w:type="dxa"/>
            <w:gridSpan w:val="2"/>
            <w:tcBorders>
              <w:top w:val="single" w:sz="4" w:space="0" w:color="000000"/>
              <w:left w:val="single" w:sz="4" w:space="0" w:color="000000"/>
              <w:bottom w:val="single" w:sz="4" w:space="0" w:color="000000"/>
            </w:tcBorders>
          </w:tcPr>
          <w:p w14:paraId="289F4E67" w14:textId="211DCFDA" w:rsidR="00B71EAD" w:rsidRPr="00BE068B" w:rsidRDefault="001C3ACA" w:rsidP="001512DD">
            <w:pPr>
              <w:tabs>
                <w:tab w:val="left" w:pos="2880"/>
              </w:tabs>
              <w:kinsoku w:val="0"/>
              <w:overflowPunct w:val="0"/>
              <w:spacing w:afterLines="20" w:after="48" w:line="240" w:lineRule="auto"/>
              <w:ind w:firstLine="10"/>
              <w:contextualSpacing/>
              <w:rPr>
                <w:rFonts w:ascii="Gill Sans MT" w:hAnsi="Gill Sans MT"/>
                <w:w w:val="105"/>
              </w:rPr>
            </w:pPr>
            <w:r w:rsidRPr="00BE068B">
              <w:rPr>
                <w:rFonts w:ascii="Gill Sans MT" w:hAnsi="Gill Sans MT"/>
                <w:w w:val="105"/>
              </w:rPr>
              <w:t>B3</w:t>
            </w:r>
            <w:r w:rsidR="00B71EAD" w:rsidRPr="00BE068B">
              <w:rPr>
                <w:rFonts w:ascii="Gill Sans MT" w:hAnsi="Gill Sans MT"/>
                <w:w w:val="105"/>
              </w:rPr>
              <w:t>b. If other, please specify</w:t>
            </w:r>
            <w:r w:rsidR="00B71EAD" w:rsidRPr="00BE068B">
              <w:rPr>
                <w:rFonts w:ascii="Gill Sans MT" w:hAnsi="Gill Sans MT"/>
                <w:w w:val="105"/>
              </w:rPr>
              <w:tab/>
            </w:r>
          </w:p>
          <w:p w14:paraId="028F882F" w14:textId="77777777" w:rsidR="00B71EAD" w:rsidRPr="00BE068B" w:rsidRDefault="00B71EAD" w:rsidP="001512DD">
            <w:pPr>
              <w:tabs>
                <w:tab w:val="left" w:pos="2880"/>
              </w:tabs>
              <w:kinsoku w:val="0"/>
              <w:overflowPunct w:val="0"/>
              <w:spacing w:afterLines="20" w:after="48" w:line="240" w:lineRule="auto"/>
              <w:ind w:firstLine="10"/>
              <w:contextualSpacing/>
              <w:rPr>
                <w:rFonts w:ascii="Gill Sans MT" w:hAnsi="Gill Sans MT"/>
                <w:i/>
                <w:w w:val="105"/>
              </w:rPr>
            </w:pPr>
            <w:r w:rsidRPr="00BE068B">
              <w:rPr>
                <w:rFonts w:ascii="Gill Sans MT" w:hAnsi="Gill Sans MT"/>
                <w:i/>
                <w:w w:val="105"/>
              </w:rPr>
              <w:t>Ask if B7=15</w:t>
            </w:r>
          </w:p>
        </w:tc>
        <w:tc>
          <w:tcPr>
            <w:tcW w:w="5042" w:type="dxa"/>
            <w:gridSpan w:val="7"/>
            <w:tcBorders>
              <w:top w:val="single" w:sz="18" w:space="0" w:color="000000"/>
              <w:left w:val="single" w:sz="18" w:space="0" w:color="000000"/>
              <w:bottom w:val="single" w:sz="18" w:space="0" w:color="000000"/>
              <w:right w:val="single" w:sz="18" w:space="0" w:color="000000"/>
            </w:tcBorders>
          </w:tcPr>
          <w:p w14:paraId="5768207B" w14:textId="77777777" w:rsidR="00B71EAD" w:rsidRPr="00BE068B" w:rsidRDefault="00B71EAD" w:rsidP="001512DD">
            <w:pPr>
              <w:tabs>
                <w:tab w:val="left" w:pos="3449"/>
              </w:tabs>
              <w:spacing w:afterLines="20" w:after="48" w:line="240" w:lineRule="auto"/>
              <w:contextualSpacing/>
              <w:rPr>
                <w:rFonts w:ascii="Gill Sans MT" w:hAnsi="Gill Sans MT"/>
                <w:i/>
              </w:rPr>
            </w:pPr>
            <w:r w:rsidRPr="00BE068B">
              <w:rPr>
                <w:rFonts w:ascii="Gill Sans MT" w:hAnsi="Gill Sans MT"/>
                <w:i/>
              </w:rPr>
              <w:t>(Text)</w:t>
            </w:r>
          </w:p>
        </w:tc>
      </w:tr>
      <w:tr w:rsidR="00B71EAD" w:rsidRPr="00BE068B" w14:paraId="5F41D09C" w14:textId="77777777" w:rsidTr="00D70197">
        <w:trPr>
          <w:trHeight w:val="20"/>
        </w:trPr>
        <w:tc>
          <w:tcPr>
            <w:tcW w:w="124" w:type="dxa"/>
            <w:tcBorders>
              <w:top w:val="single" w:sz="4" w:space="0" w:color="000000"/>
              <w:left w:val="single" w:sz="4" w:space="0" w:color="000000"/>
              <w:bottom w:val="single" w:sz="4" w:space="0" w:color="000000"/>
              <w:right w:val="single" w:sz="4" w:space="0" w:color="000000"/>
            </w:tcBorders>
          </w:tcPr>
          <w:p w14:paraId="7AFC8070" w14:textId="77777777" w:rsidR="00B71EAD" w:rsidRPr="00BE068B" w:rsidRDefault="00B71EAD" w:rsidP="001512DD">
            <w:pPr>
              <w:spacing w:after="0"/>
              <w:rPr>
                <w:rFonts w:ascii="Gill Sans MT" w:eastAsia="Calibri" w:hAnsi="Gill Sans MT" w:cs="Times New Roman"/>
              </w:rPr>
            </w:pPr>
          </w:p>
        </w:tc>
        <w:tc>
          <w:tcPr>
            <w:tcW w:w="4914" w:type="dxa"/>
            <w:gridSpan w:val="2"/>
            <w:tcBorders>
              <w:top w:val="single" w:sz="4" w:space="0" w:color="000000"/>
              <w:left w:val="single" w:sz="4" w:space="0" w:color="000000"/>
              <w:bottom w:val="single" w:sz="4" w:space="0" w:color="000000"/>
            </w:tcBorders>
          </w:tcPr>
          <w:p w14:paraId="43D83C3A" w14:textId="2BCD0E44" w:rsidR="00B71EAD" w:rsidRPr="00BE068B" w:rsidRDefault="001C3ACA" w:rsidP="001512DD">
            <w:pPr>
              <w:kinsoku w:val="0"/>
              <w:overflowPunct w:val="0"/>
              <w:spacing w:afterLines="20" w:after="48" w:line="240" w:lineRule="auto"/>
              <w:ind w:firstLine="10"/>
              <w:contextualSpacing/>
              <w:rPr>
                <w:rFonts w:ascii="Gill Sans MT" w:hAnsi="Gill Sans MT"/>
                <w:w w:val="105"/>
              </w:rPr>
            </w:pPr>
            <w:r w:rsidRPr="00BE068B">
              <w:rPr>
                <w:rFonts w:ascii="Gill Sans MT" w:hAnsi="Gill Sans MT"/>
                <w:w w:val="105"/>
              </w:rPr>
              <w:t>B4</w:t>
            </w:r>
            <w:r w:rsidR="00B71EAD" w:rsidRPr="00BE068B">
              <w:rPr>
                <w:rFonts w:ascii="Gill Sans MT" w:hAnsi="Gill Sans MT"/>
                <w:w w:val="105"/>
              </w:rPr>
              <w:t xml:space="preserve">. What is the tribe of your spouse? </w:t>
            </w:r>
          </w:p>
          <w:p w14:paraId="598B5A81" w14:textId="77777777" w:rsidR="00B71EAD" w:rsidRPr="00BE068B" w:rsidRDefault="00B71EAD" w:rsidP="001512DD">
            <w:pPr>
              <w:kinsoku w:val="0"/>
              <w:overflowPunct w:val="0"/>
              <w:spacing w:afterLines="20" w:after="48" w:line="240" w:lineRule="auto"/>
              <w:ind w:firstLine="10"/>
              <w:contextualSpacing/>
              <w:rPr>
                <w:rFonts w:ascii="Gill Sans MT" w:hAnsi="Gill Sans MT"/>
                <w:w w:val="105"/>
              </w:rPr>
            </w:pPr>
            <w:r w:rsidRPr="00BE068B">
              <w:rPr>
                <w:rFonts w:ascii="Gill Sans MT" w:hAnsi="Gill Sans MT"/>
                <w:w w:val="105"/>
              </w:rPr>
              <w:t xml:space="preserve"> (</w:t>
            </w:r>
            <w:proofErr w:type="spellStart"/>
            <w:proofErr w:type="gramStart"/>
            <w:r w:rsidRPr="00BE068B">
              <w:rPr>
                <w:rFonts w:ascii="Gill Sans MT" w:hAnsi="Gill Sans MT"/>
                <w:b/>
                <w:w w:val="105"/>
              </w:rPr>
              <w:t>tribe</w:t>
            </w:r>
            <w:proofErr w:type="gramEnd"/>
            <w:r w:rsidRPr="00BE068B">
              <w:rPr>
                <w:rFonts w:ascii="Gill Sans MT" w:hAnsi="Gill Sans MT"/>
                <w:b/>
                <w:w w:val="105"/>
              </w:rPr>
              <w:t>_spouse</w:t>
            </w:r>
            <w:proofErr w:type="spellEnd"/>
            <w:r w:rsidRPr="00BE068B">
              <w:rPr>
                <w:rFonts w:ascii="Gill Sans MT" w:hAnsi="Gill Sans MT"/>
                <w:w w:val="105"/>
              </w:rPr>
              <w:t>)</w:t>
            </w:r>
          </w:p>
          <w:p w14:paraId="521BF41C" w14:textId="77777777" w:rsidR="00B71EAD" w:rsidRPr="00BE068B" w:rsidRDefault="00B71EAD" w:rsidP="001512DD">
            <w:pPr>
              <w:kinsoku w:val="0"/>
              <w:overflowPunct w:val="0"/>
              <w:spacing w:afterLines="20" w:after="48" w:line="240" w:lineRule="auto"/>
              <w:ind w:firstLine="10"/>
              <w:contextualSpacing/>
              <w:rPr>
                <w:rFonts w:ascii="Gill Sans MT" w:hAnsi="Gill Sans MT"/>
                <w:w w:val="105"/>
              </w:rPr>
            </w:pPr>
            <w:r w:rsidRPr="00BE068B">
              <w:rPr>
                <w:rFonts w:ascii="Gill Sans MT" w:hAnsi="Gill Sans MT"/>
                <w:i/>
                <w:w w:val="105"/>
              </w:rPr>
              <w:t xml:space="preserve">Skip if B2 </w:t>
            </w:r>
            <w:r w:rsidRPr="00BE068B">
              <w:rPr>
                <w:rFonts w:ascii="Gill Sans MT" w:hAnsi="Gill Sans MT"/>
                <w:w w:val="105"/>
              </w:rPr>
              <w:t>≠</w:t>
            </w:r>
            <w:r w:rsidRPr="00BE068B">
              <w:rPr>
                <w:rFonts w:ascii="Gill Sans MT" w:hAnsi="Gill Sans MT"/>
                <w:i/>
                <w:w w:val="105"/>
              </w:rPr>
              <w:t>1 and A11=2</w:t>
            </w:r>
          </w:p>
        </w:tc>
        <w:tc>
          <w:tcPr>
            <w:tcW w:w="2160" w:type="dxa"/>
            <w:tcBorders>
              <w:top w:val="single" w:sz="4" w:space="0" w:color="000000"/>
              <w:bottom w:val="single" w:sz="4" w:space="0" w:color="000000"/>
            </w:tcBorders>
          </w:tcPr>
          <w:p w14:paraId="1570A992" w14:textId="77777777" w:rsidR="00B71EAD" w:rsidRPr="00BE068B" w:rsidRDefault="00B71EAD"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1=</w:t>
            </w:r>
            <w:proofErr w:type="spellStart"/>
            <w:r w:rsidRPr="00BE068B">
              <w:rPr>
                <w:rFonts w:ascii="Gill Sans MT" w:eastAsiaTheme="minorEastAsia" w:hAnsi="Gill Sans MT" w:cs="Times New Roman"/>
                <w:w w:val="105"/>
                <w:lang w:eastAsia="zh-CN"/>
              </w:rPr>
              <w:t>Chewa</w:t>
            </w:r>
            <w:proofErr w:type="spellEnd"/>
          </w:p>
          <w:p w14:paraId="1E25FFE3" w14:textId="77777777" w:rsidR="00B71EAD" w:rsidRPr="00BE068B" w:rsidRDefault="00B71EAD"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2=</w:t>
            </w:r>
            <w:proofErr w:type="spellStart"/>
            <w:r w:rsidRPr="00BE068B">
              <w:rPr>
                <w:rFonts w:ascii="Gill Sans MT" w:eastAsiaTheme="minorEastAsia" w:hAnsi="Gill Sans MT" w:cs="Times New Roman"/>
                <w:w w:val="105"/>
                <w:lang w:eastAsia="zh-CN"/>
              </w:rPr>
              <w:t>N'goni</w:t>
            </w:r>
            <w:proofErr w:type="spellEnd"/>
          </w:p>
          <w:p w14:paraId="32D663A2" w14:textId="77777777" w:rsidR="00B71EAD" w:rsidRPr="00BE068B" w:rsidRDefault="00B71EAD"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3=</w:t>
            </w:r>
            <w:proofErr w:type="spellStart"/>
            <w:r w:rsidRPr="00BE068B">
              <w:rPr>
                <w:rFonts w:ascii="Gill Sans MT" w:eastAsiaTheme="minorEastAsia" w:hAnsi="Gill Sans MT" w:cs="Times New Roman"/>
                <w:w w:val="105"/>
                <w:lang w:eastAsia="zh-CN"/>
              </w:rPr>
              <w:t>Nsenga</w:t>
            </w:r>
            <w:proofErr w:type="spellEnd"/>
          </w:p>
          <w:p w14:paraId="65B91238" w14:textId="77777777" w:rsidR="00B71EAD" w:rsidRPr="00BE068B" w:rsidRDefault="00B71EAD"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4=Tonga</w:t>
            </w:r>
          </w:p>
          <w:p w14:paraId="07FCDC6B" w14:textId="77777777" w:rsidR="00B71EAD" w:rsidRPr="00BE068B" w:rsidRDefault="00B71EAD"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5=</w:t>
            </w:r>
            <w:proofErr w:type="spellStart"/>
            <w:r w:rsidRPr="00BE068B">
              <w:rPr>
                <w:rFonts w:ascii="Gill Sans MT" w:eastAsiaTheme="minorEastAsia" w:hAnsi="Gill Sans MT" w:cs="Times New Roman"/>
                <w:w w:val="105"/>
                <w:lang w:eastAsia="zh-CN"/>
              </w:rPr>
              <w:t>Tumbuka</w:t>
            </w:r>
            <w:proofErr w:type="spellEnd"/>
          </w:p>
          <w:p w14:paraId="0AA0A1D5" w14:textId="77777777" w:rsidR="00B71EAD" w:rsidRPr="00BE068B" w:rsidRDefault="00B71EAD"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6=</w:t>
            </w:r>
            <w:proofErr w:type="spellStart"/>
            <w:r w:rsidRPr="00BE068B">
              <w:rPr>
                <w:rFonts w:ascii="Gill Sans MT" w:eastAsiaTheme="minorEastAsia" w:hAnsi="Gill Sans MT" w:cs="Times New Roman"/>
                <w:w w:val="105"/>
                <w:lang w:eastAsia="zh-CN"/>
              </w:rPr>
              <w:t>Senga</w:t>
            </w:r>
            <w:proofErr w:type="spellEnd"/>
          </w:p>
          <w:p w14:paraId="4F6D1B41" w14:textId="77777777" w:rsidR="00B71EAD" w:rsidRPr="00BE068B" w:rsidRDefault="00B71EAD"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7=</w:t>
            </w:r>
            <w:proofErr w:type="spellStart"/>
            <w:r w:rsidRPr="00BE068B">
              <w:rPr>
                <w:rFonts w:ascii="Gill Sans MT" w:eastAsiaTheme="minorEastAsia" w:hAnsi="Gill Sans MT" w:cs="Times New Roman"/>
                <w:w w:val="105"/>
                <w:lang w:eastAsia="zh-CN"/>
              </w:rPr>
              <w:t>Kunda</w:t>
            </w:r>
            <w:proofErr w:type="spellEnd"/>
          </w:p>
          <w:p w14:paraId="27BB7344" w14:textId="77777777" w:rsidR="00B71EAD" w:rsidRPr="00BE068B" w:rsidRDefault="00B71EAD"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8=</w:t>
            </w:r>
            <w:proofErr w:type="spellStart"/>
            <w:r w:rsidRPr="00BE068B">
              <w:rPr>
                <w:rFonts w:ascii="Gill Sans MT" w:eastAsiaTheme="minorEastAsia" w:hAnsi="Gill Sans MT" w:cs="Times New Roman"/>
                <w:w w:val="105"/>
                <w:lang w:eastAsia="zh-CN"/>
              </w:rPr>
              <w:t>Biza</w:t>
            </w:r>
            <w:proofErr w:type="spellEnd"/>
          </w:p>
        </w:tc>
        <w:tc>
          <w:tcPr>
            <w:tcW w:w="2160" w:type="dxa"/>
            <w:gridSpan w:val="4"/>
            <w:tcBorders>
              <w:top w:val="single" w:sz="4" w:space="0" w:color="000000"/>
              <w:left w:val="nil"/>
              <w:bottom w:val="single" w:sz="4" w:space="0" w:color="000000"/>
              <w:right w:val="single" w:sz="18" w:space="0" w:color="000000"/>
            </w:tcBorders>
          </w:tcPr>
          <w:p w14:paraId="5D41CBB2" w14:textId="77777777" w:rsidR="00B71EAD" w:rsidRPr="00BE068B" w:rsidRDefault="00B71EAD"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9=</w:t>
            </w:r>
            <w:proofErr w:type="spellStart"/>
            <w:r w:rsidRPr="00BE068B">
              <w:rPr>
                <w:rFonts w:ascii="Gill Sans MT" w:eastAsiaTheme="minorEastAsia" w:hAnsi="Gill Sans MT" w:cs="Times New Roman"/>
                <w:w w:val="105"/>
                <w:lang w:eastAsia="zh-CN"/>
              </w:rPr>
              <w:t>Lunda</w:t>
            </w:r>
            <w:proofErr w:type="spellEnd"/>
          </w:p>
          <w:p w14:paraId="40305D41" w14:textId="77777777" w:rsidR="00B71EAD" w:rsidRPr="00BE068B" w:rsidRDefault="00B71EAD"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10=</w:t>
            </w:r>
            <w:proofErr w:type="spellStart"/>
            <w:r w:rsidRPr="00BE068B">
              <w:rPr>
                <w:rFonts w:ascii="Gill Sans MT" w:eastAsiaTheme="minorEastAsia" w:hAnsi="Gill Sans MT" w:cs="Times New Roman"/>
                <w:w w:val="105"/>
                <w:lang w:eastAsia="zh-CN"/>
              </w:rPr>
              <w:t>Luvale</w:t>
            </w:r>
            <w:proofErr w:type="spellEnd"/>
          </w:p>
          <w:p w14:paraId="1A766E8B" w14:textId="77777777" w:rsidR="00B71EAD" w:rsidRPr="00BE068B" w:rsidRDefault="00B71EAD"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11=Kaonde</w:t>
            </w:r>
          </w:p>
          <w:p w14:paraId="4C7B7B80" w14:textId="77777777" w:rsidR="00B71EAD" w:rsidRPr="00BE068B" w:rsidRDefault="00B71EAD"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12=</w:t>
            </w:r>
            <w:proofErr w:type="spellStart"/>
            <w:r w:rsidRPr="00BE068B">
              <w:rPr>
                <w:rFonts w:ascii="Gill Sans MT" w:eastAsiaTheme="minorEastAsia" w:hAnsi="Gill Sans MT" w:cs="Times New Roman"/>
                <w:w w:val="105"/>
                <w:lang w:eastAsia="zh-CN"/>
              </w:rPr>
              <w:t>Lozi</w:t>
            </w:r>
            <w:proofErr w:type="spellEnd"/>
          </w:p>
          <w:p w14:paraId="383DAF66" w14:textId="77777777" w:rsidR="00B71EAD" w:rsidRPr="00BE068B" w:rsidRDefault="00B71EAD"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 xml:space="preserve">13=Bemba </w:t>
            </w:r>
          </w:p>
          <w:p w14:paraId="317EA3FD" w14:textId="77777777" w:rsidR="00B71EAD" w:rsidRPr="00BE068B" w:rsidRDefault="00B71EAD"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 xml:space="preserve">14=Zambian only </w:t>
            </w:r>
          </w:p>
          <w:p w14:paraId="6265E2C5" w14:textId="77777777" w:rsidR="00B71EAD" w:rsidRPr="00BE068B" w:rsidRDefault="00B71EAD"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97=Other, specify</w:t>
            </w:r>
          </w:p>
        </w:tc>
        <w:tc>
          <w:tcPr>
            <w:tcW w:w="722" w:type="dxa"/>
            <w:gridSpan w:val="2"/>
            <w:tcBorders>
              <w:top w:val="single" w:sz="18" w:space="0" w:color="000000"/>
              <w:left w:val="single" w:sz="18" w:space="0" w:color="000000"/>
              <w:bottom w:val="single" w:sz="18" w:space="0" w:color="000000"/>
              <w:right w:val="single" w:sz="18" w:space="0" w:color="000000"/>
            </w:tcBorders>
          </w:tcPr>
          <w:p w14:paraId="79B992CE" w14:textId="77777777" w:rsidR="00B71EAD" w:rsidRPr="00BE068B" w:rsidRDefault="00B71EAD" w:rsidP="001512DD">
            <w:pPr>
              <w:spacing w:after="0"/>
              <w:rPr>
                <w:rFonts w:ascii="Gill Sans MT" w:eastAsia="Calibri" w:hAnsi="Gill Sans MT" w:cs="Times New Roman"/>
                <w:i/>
                <w:color w:val="A6A6A6"/>
              </w:rPr>
            </w:pPr>
            <w:r w:rsidRPr="00BE068B">
              <w:rPr>
                <w:rFonts w:ascii="Gill Sans MT" w:eastAsia="Calibri" w:hAnsi="Gill Sans MT" w:cs="Times New Roman"/>
                <w:i/>
                <w:color w:val="A6A6A6"/>
              </w:rPr>
              <w:t>(Code)</w:t>
            </w:r>
          </w:p>
        </w:tc>
      </w:tr>
      <w:tr w:rsidR="00B71EAD" w:rsidRPr="00BE068B" w14:paraId="37BA8F14" w14:textId="77777777" w:rsidTr="00D70197">
        <w:trPr>
          <w:trHeight w:val="20"/>
        </w:trPr>
        <w:tc>
          <w:tcPr>
            <w:tcW w:w="124" w:type="dxa"/>
            <w:tcBorders>
              <w:top w:val="single" w:sz="4" w:space="0" w:color="000000"/>
              <w:left w:val="single" w:sz="4" w:space="0" w:color="000000"/>
              <w:bottom w:val="single" w:sz="4" w:space="0" w:color="000000"/>
              <w:right w:val="single" w:sz="4" w:space="0" w:color="000000"/>
            </w:tcBorders>
          </w:tcPr>
          <w:p w14:paraId="7AECE089" w14:textId="77777777" w:rsidR="00B71EAD" w:rsidRPr="00BE068B" w:rsidRDefault="00B71EAD" w:rsidP="001512DD">
            <w:pPr>
              <w:kinsoku w:val="0"/>
              <w:overflowPunct w:val="0"/>
              <w:spacing w:afterLines="20" w:after="48" w:line="240" w:lineRule="auto"/>
              <w:ind w:left="119"/>
              <w:contextualSpacing/>
              <w:rPr>
                <w:rFonts w:ascii="Gill Sans MT" w:hAnsi="Gill Sans MT"/>
                <w:w w:val="105"/>
              </w:rPr>
            </w:pPr>
          </w:p>
        </w:tc>
        <w:tc>
          <w:tcPr>
            <w:tcW w:w="4914" w:type="dxa"/>
            <w:gridSpan w:val="2"/>
            <w:tcBorders>
              <w:top w:val="single" w:sz="4" w:space="0" w:color="000000"/>
              <w:left w:val="single" w:sz="4" w:space="0" w:color="000000"/>
              <w:bottom w:val="single" w:sz="4" w:space="0" w:color="000000"/>
            </w:tcBorders>
          </w:tcPr>
          <w:p w14:paraId="6C6EEF3D" w14:textId="1DF538B7" w:rsidR="00B71EAD" w:rsidRPr="00BE068B" w:rsidRDefault="001C3ACA" w:rsidP="001512DD">
            <w:pPr>
              <w:kinsoku w:val="0"/>
              <w:overflowPunct w:val="0"/>
              <w:spacing w:afterLines="20" w:after="48" w:line="240" w:lineRule="auto"/>
              <w:ind w:firstLine="10"/>
              <w:contextualSpacing/>
              <w:rPr>
                <w:rFonts w:ascii="Gill Sans MT" w:hAnsi="Gill Sans MT"/>
                <w:w w:val="105"/>
              </w:rPr>
            </w:pPr>
            <w:r w:rsidRPr="00BE068B">
              <w:rPr>
                <w:rFonts w:ascii="Gill Sans MT" w:hAnsi="Gill Sans MT"/>
                <w:w w:val="105"/>
              </w:rPr>
              <w:t>B4</w:t>
            </w:r>
            <w:r w:rsidR="00B71EAD" w:rsidRPr="00BE068B">
              <w:rPr>
                <w:rFonts w:ascii="Gill Sans MT" w:hAnsi="Gill Sans MT"/>
                <w:w w:val="105"/>
              </w:rPr>
              <w:t>b. If other, please specify</w:t>
            </w:r>
          </w:p>
          <w:p w14:paraId="76DCE095" w14:textId="77777777" w:rsidR="00B71EAD" w:rsidRPr="00BE068B" w:rsidRDefault="00B71EAD" w:rsidP="001512DD">
            <w:pPr>
              <w:kinsoku w:val="0"/>
              <w:overflowPunct w:val="0"/>
              <w:spacing w:afterLines="20" w:after="48" w:line="240" w:lineRule="auto"/>
              <w:ind w:firstLine="10"/>
              <w:contextualSpacing/>
              <w:rPr>
                <w:rFonts w:ascii="Gill Sans MT" w:hAnsi="Gill Sans MT"/>
                <w:i/>
                <w:w w:val="105"/>
              </w:rPr>
            </w:pPr>
            <w:r w:rsidRPr="00BE068B">
              <w:rPr>
                <w:rFonts w:ascii="Gill Sans MT" w:hAnsi="Gill Sans MT"/>
                <w:i/>
                <w:w w:val="105"/>
              </w:rPr>
              <w:t>Ask if B8=15</w:t>
            </w:r>
          </w:p>
        </w:tc>
        <w:tc>
          <w:tcPr>
            <w:tcW w:w="5042" w:type="dxa"/>
            <w:gridSpan w:val="7"/>
            <w:tcBorders>
              <w:top w:val="single" w:sz="18" w:space="0" w:color="000000"/>
              <w:left w:val="single" w:sz="18" w:space="0" w:color="000000"/>
              <w:bottom w:val="single" w:sz="18" w:space="0" w:color="000000"/>
              <w:right w:val="single" w:sz="18" w:space="0" w:color="000000"/>
            </w:tcBorders>
          </w:tcPr>
          <w:p w14:paraId="12A0A3DA" w14:textId="77777777" w:rsidR="00B71EAD" w:rsidRPr="00BE068B" w:rsidRDefault="00B71EAD" w:rsidP="001512DD">
            <w:pPr>
              <w:tabs>
                <w:tab w:val="left" w:pos="3449"/>
              </w:tabs>
              <w:spacing w:afterLines="20" w:after="48" w:line="240" w:lineRule="auto"/>
              <w:contextualSpacing/>
              <w:rPr>
                <w:rFonts w:ascii="Gill Sans MT" w:hAnsi="Gill Sans MT"/>
                <w:i/>
              </w:rPr>
            </w:pPr>
            <w:r w:rsidRPr="00BE068B">
              <w:rPr>
                <w:rFonts w:ascii="Gill Sans MT" w:hAnsi="Gill Sans MT"/>
                <w:i/>
              </w:rPr>
              <w:t>(Text)</w:t>
            </w:r>
          </w:p>
        </w:tc>
      </w:tr>
      <w:tr w:rsidR="00B71EAD" w:rsidRPr="00BE068B" w14:paraId="4D69CC9B" w14:textId="77777777" w:rsidTr="00D70197">
        <w:trPr>
          <w:trHeight w:val="20"/>
        </w:trPr>
        <w:tc>
          <w:tcPr>
            <w:tcW w:w="124" w:type="dxa"/>
            <w:tcBorders>
              <w:top w:val="single" w:sz="4" w:space="0" w:color="000000"/>
              <w:left w:val="single" w:sz="4" w:space="0" w:color="000000"/>
              <w:bottom w:val="single" w:sz="4" w:space="0" w:color="000000"/>
              <w:right w:val="single" w:sz="4" w:space="0" w:color="000000"/>
            </w:tcBorders>
          </w:tcPr>
          <w:p w14:paraId="0B0FC48A" w14:textId="77777777" w:rsidR="00B71EAD" w:rsidRPr="00BE068B" w:rsidRDefault="00B71EAD" w:rsidP="001512DD">
            <w:pPr>
              <w:spacing w:after="0"/>
              <w:rPr>
                <w:rFonts w:ascii="Gill Sans MT" w:eastAsia="Calibri" w:hAnsi="Gill Sans MT" w:cs="Times New Roman"/>
              </w:rPr>
            </w:pPr>
          </w:p>
        </w:tc>
        <w:tc>
          <w:tcPr>
            <w:tcW w:w="4914" w:type="dxa"/>
            <w:gridSpan w:val="2"/>
            <w:tcBorders>
              <w:top w:val="single" w:sz="4" w:space="0" w:color="000000"/>
              <w:left w:val="single" w:sz="4" w:space="0" w:color="000000"/>
              <w:bottom w:val="single" w:sz="4" w:space="0" w:color="000000"/>
            </w:tcBorders>
          </w:tcPr>
          <w:p w14:paraId="76F3A68A" w14:textId="33C3941D" w:rsidR="00B71EAD" w:rsidRPr="00BE068B" w:rsidRDefault="001C3ACA" w:rsidP="001512DD">
            <w:pPr>
              <w:kinsoku w:val="0"/>
              <w:overflowPunct w:val="0"/>
              <w:spacing w:afterLines="20" w:after="48" w:line="240" w:lineRule="auto"/>
              <w:ind w:firstLine="10"/>
              <w:contextualSpacing/>
              <w:rPr>
                <w:rFonts w:ascii="Gill Sans MT" w:hAnsi="Gill Sans MT"/>
                <w:w w:val="105"/>
              </w:rPr>
            </w:pPr>
            <w:r w:rsidRPr="00BE068B">
              <w:rPr>
                <w:rFonts w:ascii="Gill Sans MT" w:hAnsi="Gill Sans MT"/>
                <w:w w:val="105"/>
              </w:rPr>
              <w:t>B4</w:t>
            </w:r>
            <w:r w:rsidR="00B71EAD" w:rsidRPr="00BE068B">
              <w:rPr>
                <w:rFonts w:ascii="Gill Sans MT" w:hAnsi="Gill Sans MT"/>
                <w:w w:val="105"/>
              </w:rPr>
              <w:t xml:space="preserve">c. What is the tribe of your senior spouse? </w:t>
            </w:r>
          </w:p>
          <w:p w14:paraId="7C48F61D" w14:textId="77777777" w:rsidR="00B71EAD" w:rsidRPr="00BE068B" w:rsidRDefault="00B71EAD" w:rsidP="001512DD">
            <w:pPr>
              <w:kinsoku w:val="0"/>
              <w:overflowPunct w:val="0"/>
              <w:spacing w:afterLines="20" w:after="48" w:line="240" w:lineRule="auto"/>
              <w:ind w:firstLine="10"/>
              <w:contextualSpacing/>
              <w:rPr>
                <w:rFonts w:ascii="Gill Sans MT" w:hAnsi="Gill Sans MT"/>
                <w:w w:val="105"/>
              </w:rPr>
            </w:pPr>
            <w:r w:rsidRPr="00BE068B">
              <w:rPr>
                <w:rFonts w:ascii="Gill Sans MT" w:hAnsi="Gill Sans MT"/>
                <w:w w:val="105"/>
              </w:rPr>
              <w:t xml:space="preserve"> (</w:t>
            </w:r>
            <w:proofErr w:type="spellStart"/>
            <w:proofErr w:type="gramStart"/>
            <w:r w:rsidRPr="00BE068B">
              <w:rPr>
                <w:rFonts w:ascii="Gill Sans MT" w:hAnsi="Gill Sans MT"/>
                <w:b/>
                <w:w w:val="105"/>
              </w:rPr>
              <w:t>tribe</w:t>
            </w:r>
            <w:proofErr w:type="gramEnd"/>
            <w:r w:rsidRPr="00BE068B">
              <w:rPr>
                <w:rFonts w:ascii="Gill Sans MT" w:hAnsi="Gill Sans MT"/>
                <w:b/>
                <w:w w:val="105"/>
              </w:rPr>
              <w:t>_pspouse</w:t>
            </w:r>
            <w:proofErr w:type="spellEnd"/>
            <w:r w:rsidRPr="00BE068B">
              <w:rPr>
                <w:rFonts w:ascii="Gill Sans MT" w:hAnsi="Gill Sans MT"/>
                <w:w w:val="105"/>
              </w:rPr>
              <w:t>)</w:t>
            </w:r>
          </w:p>
          <w:p w14:paraId="1616ABA7" w14:textId="77777777" w:rsidR="00B71EAD" w:rsidRPr="00BE068B" w:rsidRDefault="00B71EAD" w:rsidP="001512DD">
            <w:pPr>
              <w:kinsoku w:val="0"/>
              <w:overflowPunct w:val="0"/>
              <w:spacing w:afterLines="20" w:after="48" w:line="240" w:lineRule="auto"/>
              <w:ind w:firstLine="10"/>
              <w:contextualSpacing/>
              <w:rPr>
                <w:rFonts w:ascii="Gill Sans MT" w:hAnsi="Gill Sans MT"/>
                <w:w w:val="105"/>
              </w:rPr>
            </w:pPr>
            <w:r w:rsidRPr="00BE068B">
              <w:rPr>
                <w:rFonts w:ascii="Gill Sans MT" w:hAnsi="Gill Sans MT"/>
                <w:i/>
                <w:w w:val="105"/>
              </w:rPr>
              <w:t>Only ask if B2=2</w:t>
            </w:r>
          </w:p>
        </w:tc>
        <w:tc>
          <w:tcPr>
            <w:tcW w:w="2160" w:type="dxa"/>
            <w:tcBorders>
              <w:top w:val="single" w:sz="4" w:space="0" w:color="000000"/>
              <w:bottom w:val="single" w:sz="4" w:space="0" w:color="000000"/>
            </w:tcBorders>
          </w:tcPr>
          <w:p w14:paraId="7EC3D58B" w14:textId="77777777" w:rsidR="00B71EAD" w:rsidRPr="00BE068B" w:rsidRDefault="00B71EAD"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1=</w:t>
            </w:r>
            <w:proofErr w:type="spellStart"/>
            <w:r w:rsidRPr="00BE068B">
              <w:rPr>
                <w:rFonts w:ascii="Gill Sans MT" w:eastAsiaTheme="minorEastAsia" w:hAnsi="Gill Sans MT" w:cs="Times New Roman"/>
                <w:w w:val="105"/>
                <w:lang w:eastAsia="zh-CN"/>
              </w:rPr>
              <w:t>Chewa</w:t>
            </w:r>
            <w:proofErr w:type="spellEnd"/>
          </w:p>
          <w:p w14:paraId="39E43852" w14:textId="77777777" w:rsidR="00B71EAD" w:rsidRPr="00BE068B" w:rsidRDefault="00B71EAD"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2=</w:t>
            </w:r>
            <w:proofErr w:type="spellStart"/>
            <w:r w:rsidRPr="00BE068B">
              <w:rPr>
                <w:rFonts w:ascii="Gill Sans MT" w:eastAsiaTheme="minorEastAsia" w:hAnsi="Gill Sans MT" w:cs="Times New Roman"/>
                <w:w w:val="105"/>
                <w:lang w:eastAsia="zh-CN"/>
              </w:rPr>
              <w:t>N'goni</w:t>
            </w:r>
            <w:proofErr w:type="spellEnd"/>
          </w:p>
          <w:p w14:paraId="03518154" w14:textId="77777777" w:rsidR="00B71EAD" w:rsidRPr="00BE068B" w:rsidRDefault="00B71EAD"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3=</w:t>
            </w:r>
            <w:proofErr w:type="spellStart"/>
            <w:r w:rsidRPr="00BE068B">
              <w:rPr>
                <w:rFonts w:ascii="Gill Sans MT" w:eastAsiaTheme="minorEastAsia" w:hAnsi="Gill Sans MT" w:cs="Times New Roman"/>
                <w:w w:val="105"/>
                <w:lang w:eastAsia="zh-CN"/>
              </w:rPr>
              <w:t>Nsenga</w:t>
            </w:r>
            <w:proofErr w:type="spellEnd"/>
          </w:p>
          <w:p w14:paraId="68DB1754" w14:textId="77777777" w:rsidR="00B71EAD" w:rsidRPr="00BE068B" w:rsidRDefault="00B71EAD"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4=Tonga</w:t>
            </w:r>
          </w:p>
          <w:p w14:paraId="381AEAFA" w14:textId="77777777" w:rsidR="00B71EAD" w:rsidRPr="00BE068B" w:rsidRDefault="00B71EAD"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5=</w:t>
            </w:r>
            <w:proofErr w:type="spellStart"/>
            <w:r w:rsidRPr="00BE068B">
              <w:rPr>
                <w:rFonts w:ascii="Gill Sans MT" w:eastAsiaTheme="minorEastAsia" w:hAnsi="Gill Sans MT" w:cs="Times New Roman"/>
                <w:w w:val="105"/>
                <w:lang w:eastAsia="zh-CN"/>
              </w:rPr>
              <w:t>Tumbuka</w:t>
            </w:r>
            <w:proofErr w:type="spellEnd"/>
          </w:p>
          <w:p w14:paraId="7BB55428" w14:textId="77777777" w:rsidR="00B71EAD" w:rsidRPr="00BE068B" w:rsidRDefault="00B71EAD"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6=</w:t>
            </w:r>
            <w:proofErr w:type="spellStart"/>
            <w:r w:rsidRPr="00BE068B">
              <w:rPr>
                <w:rFonts w:ascii="Gill Sans MT" w:eastAsiaTheme="minorEastAsia" w:hAnsi="Gill Sans MT" w:cs="Times New Roman"/>
                <w:w w:val="105"/>
                <w:lang w:eastAsia="zh-CN"/>
              </w:rPr>
              <w:t>Senga</w:t>
            </w:r>
            <w:proofErr w:type="spellEnd"/>
          </w:p>
          <w:p w14:paraId="766A6C7A" w14:textId="77777777" w:rsidR="00B71EAD" w:rsidRPr="00BE068B" w:rsidRDefault="00B71EAD"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7=</w:t>
            </w:r>
            <w:proofErr w:type="spellStart"/>
            <w:r w:rsidRPr="00BE068B">
              <w:rPr>
                <w:rFonts w:ascii="Gill Sans MT" w:eastAsiaTheme="minorEastAsia" w:hAnsi="Gill Sans MT" w:cs="Times New Roman"/>
                <w:w w:val="105"/>
                <w:lang w:eastAsia="zh-CN"/>
              </w:rPr>
              <w:t>Kunda</w:t>
            </w:r>
            <w:proofErr w:type="spellEnd"/>
          </w:p>
          <w:p w14:paraId="6BD07E87" w14:textId="77777777" w:rsidR="00B71EAD" w:rsidRPr="00BE068B" w:rsidRDefault="00B71EAD"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8=</w:t>
            </w:r>
            <w:proofErr w:type="spellStart"/>
            <w:r w:rsidRPr="00BE068B">
              <w:rPr>
                <w:rFonts w:ascii="Gill Sans MT" w:eastAsiaTheme="minorEastAsia" w:hAnsi="Gill Sans MT" w:cs="Times New Roman"/>
                <w:w w:val="105"/>
                <w:lang w:eastAsia="zh-CN"/>
              </w:rPr>
              <w:t>Biza</w:t>
            </w:r>
            <w:proofErr w:type="spellEnd"/>
          </w:p>
        </w:tc>
        <w:tc>
          <w:tcPr>
            <w:tcW w:w="2160" w:type="dxa"/>
            <w:gridSpan w:val="4"/>
            <w:tcBorders>
              <w:top w:val="single" w:sz="4" w:space="0" w:color="000000"/>
              <w:left w:val="nil"/>
              <w:bottom w:val="single" w:sz="4" w:space="0" w:color="000000"/>
              <w:right w:val="single" w:sz="18" w:space="0" w:color="000000"/>
            </w:tcBorders>
          </w:tcPr>
          <w:p w14:paraId="3892E4C6" w14:textId="77777777" w:rsidR="00B71EAD" w:rsidRPr="00BE068B" w:rsidRDefault="00B71EAD"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9=</w:t>
            </w:r>
            <w:proofErr w:type="spellStart"/>
            <w:r w:rsidRPr="00BE068B">
              <w:rPr>
                <w:rFonts w:ascii="Gill Sans MT" w:eastAsiaTheme="minorEastAsia" w:hAnsi="Gill Sans MT" w:cs="Times New Roman"/>
                <w:w w:val="105"/>
                <w:lang w:eastAsia="zh-CN"/>
              </w:rPr>
              <w:t>Lunda</w:t>
            </w:r>
            <w:proofErr w:type="spellEnd"/>
          </w:p>
          <w:p w14:paraId="765F50C6" w14:textId="77777777" w:rsidR="00B71EAD" w:rsidRPr="00BE068B" w:rsidRDefault="00B71EAD"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10=</w:t>
            </w:r>
            <w:proofErr w:type="spellStart"/>
            <w:r w:rsidRPr="00BE068B">
              <w:rPr>
                <w:rFonts w:ascii="Gill Sans MT" w:eastAsiaTheme="minorEastAsia" w:hAnsi="Gill Sans MT" w:cs="Times New Roman"/>
                <w:w w:val="105"/>
                <w:lang w:eastAsia="zh-CN"/>
              </w:rPr>
              <w:t>Luvale</w:t>
            </w:r>
            <w:proofErr w:type="spellEnd"/>
          </w:p>
          <w:p w14:paraId="41AABBC2" w14:textId="77777777" w:rsidR="00B71EAD" w:rsidRPr="00BE068B" w:rsidRDefault="00B71EAD"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11=Kaonde</w:t>
            </w:r>
          </w:p>
          <w:p w14:paraId="4DF1D6D2" w14:textId="77777777" w:rsidR="00B71EAD" w:rsidRPr="00BE068B" w:rsidRDefault="00B71EAD"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12=</w:t>
            </w:r>
            <w:proofErr w:type="spellStart"/>
            <w:r w:rsidRPr="00BE068B">
              <w:rPr>
                <w:rFonts w:ascii="Gill Sans MT" w:eastAsiaTheme="minorEastAsia" w:hAnsi="Gill Sans MT" w:cs="Times New Roman"/>
                <w:w w:val="105"/>
                <w:lang w:eastAsia="zh-CN"/>
              </w:rPr>
              <w:t>Lozi</w:t>
            </w:r>
            <w:proofErr w:type="spellEnd"/>
          </w:p>
          <w:p w14:paraId="51CB0BDB" w14:textId="77777777" w:rsidR="00B71EAD" w:rsidRPr="00BE068B" w:rsidRDefault="00B71EAD"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 xml:space="preserve">13=Bemba </w:t>
            </w:r>
          </w:p>
          <w:p w14:paraId="7592BB07" w14:textId="77777777" w:rsidR="00B71EAD" w:rsidRPr="00BE068B" w:rsidRDefault="00B71EAD"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 xml:space="preserve">14=Zambian only </w:t>
            </w:r>
          </w:p>
          <w:p w14:paraId="191E0005" w14:textId="77777777" w:rsidR="00B71EAD" w:rsidRPr="00BE068B" w:rsidRDefault="00B71EAD"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97=Other, specify</w:t>
            </w:r>
          </w:p>
        </w:tc>
        <w:tc>
          <w:tcPr>
            <w:tcW w:w="722" w:type="dxa"/>
            <w:gridSpan w:val="2"/>
            <w:tcBorders>
              <w:top w:val="single" w:sz="18" w:space="0" w:color="000000"/>
              <w:left w:val="single" w:sz="18" w:space="0" w:color="000000"/>
              <w:bottom w:val="single" w:sz="18" w:space="0" w:color="000000"/>
              <w:right w:val="single" w:sz="18" w:space="0" w:color="000000"/>
            </w:tcBorders>
          </w:tcPr>
          <w:p w14:paraId="2EF378B0" w14:textId="77777777" w:rsidR="00B71EAD" w:rsidRPr="00BE068B" w:rsidRDefault="00B71EAD" w:rsidP="001512DD">
            <w:pPr>
              <w:spacing w:after="0"/>
              <w:rPr>
                <w:rFonts w:ascii="Gill Sans MT" w:eastAsia="Calibri" w:hAnsi="Gill Sans MT" w:cs="Times New Roman"/>
                <w:i/>
                <w:color w:val="A6A6A6"/>
              </w:rPr>
            </w:pPr>
            <w:r w:rsidRPr="00BE068B">
              <w:rPr>
                <w:rFonts w:ascii="Gill Sans MT" w:eastAsia="Calibri" w:hAnsi="Gill Sans MT" w:cs="Times New Roman"/>
                <w:i/>
                <w:color w:val="A6A6A6"/>
              </w:rPr>
              <w:t>(Code)</w:t>
            </w:r>
          </w:p>
        </w:tc>
      </w:tr>
      <w:tr w:rsidR="00B71EAD" w:rsidRPr="00BE068B" w14:paraId="5716258F" w14:textId="77777777" w:rsidTr="00D70197">
        <w:trPr>
          <w:trHeight w:val="20"/>
        </w:trPr>
        <w:tc>
          <w:tcPr>
            <w:tcW w:w="124" w:type="dxa"/>
            <w:tcBorders>
              <w:top w:val="single" w:sz="4" w:space="0" w:color="000000"/>
              <w:left w:val="single" w:sz="4" w:space="0" w:color="000000"/>
              <w:bottom w:val="single" w:sz="4" w:space="0" w:color="000000"/>
              <w:right w:val="single" w:sz="4" w:space="0" w:color="000000"/>
            </w:tcBorders>
          </w:tcPr>
          <w:p w14:paraId="6EDB39E3" w14:textId="77777777" w:rsidR="00B71EAD" w:rsidRPr="00BE068B" w:rsidRDefault="00B71EAD" w:rsidP="001512DD">
            <w:pPr>
              <w:kinsoku w:val="0"/>
              <w:overflowPunct w:val="0"/>
              <w:spacing w:afterLines="20" w:after="48" w:line="240" w:lineRule="auto"/>
              <w:ind w:left="119"/>
              <w:contextualSpacing/>
              <w:rPr>
                <w:rFonts w:ascii="Gill Sans MT" w:hAnsi="Gill Sans MT"/>
                <w:w w:val="105"/>
              </w:rPr>
            </w:pPr>
          </w:p>
        </w:tc>
        <w:tc>
          <w:tcPr>
            <w:tcW w:w="4914" w:type="dxa"/>
            <w:gridSpan w:val="2"/>
            <w:tcBorders>
              <w:top w:val="single" w:sz="4" w:space="0" w:color="000000"/>
              <w:left w:val="single" w:sz="4" w:space="0" w:color="000000"/>
              <w:bottom w:val="single" w:sz="4" w:space="0" w:color="000000"/>
            </w:tcBorders>
          </w:tcPr>
          <w:p w14:paraId="6B48A2A9" w14:textId="59986703" w:rsidR="00B71EAD" w:rsidRPr="00BE068B" w:rsidRDefault="001C3ACA" w:rsidP="001512DD">
            <w:pPr>
              <w:kinsoku w:val="0"/>
              <w:overflowPunct w:val="0"/>
              <w:spacing w:afterLines="20" w:after="48" w:line="240" w:lineRule="auto"/>
              <w:ind w:firstLine="10"/>
              <w:contextualSpacing/>
              <w:rPr>
                <w:rFonts w:ascii="Gill Sans MT" w:hAnsi="Gill Sans MT"/>
                <w:w w:val="105"/>
              </w:rPr>
            </w:pPr>
            <w:r w:rsidRPr="00BE068B">
              <w:rPr>
                <w:rFonts w:ascii="Gill Sans MT" w:hAnsi="Gill Sans MT"/>
                <w:w w:val="105"/>
              </w:rPr>
              <w:t>B4</w:t>
            </w:r>
            <w:r w:rsidR="00B71EAD" w:rsidRPr="00BE068B">
              <w:rPr>
                <w:rFonts w:ascii="Gill Sans MT" w:hAnsi="Gill Sans MT"/>
                <w:w w:val="105"/>
              </w:rPr>
              <w:t>d. If other, please specify</w:t>
            </w:r>
          </w:p>
          <w:p w14:paraId="5C952E7F" w14:textId="77777777" w:rsidR="00B71EAD" w:rsidRPr="00BE068B" w:rsidRDefault="00B71EAD" w:rsidP="001512DD">
            <w:pPr>
              <w:kinsoku w:val="0"/>
              <w:overflowPunct w:val="0"/>
              <w:spacing w:afterLines="20" w:after="48" w:line="240" w:lineRule="auto"/>
              <w:ind w:firstLine="10"/>
              <w:contextualSpacing/>
              <w:rPr>
                <w:rFonts w:ascii="Gill Sans MT" w:hAnsi="Gill Sans MT"/>
                <w:i/>
                <w:w w:val="105"/>
              </w:rPr>
            </w:pPr>
            <w:r w:rsidRPr="00BE068B">
              <w:rPr>
                <w:rFonts w:ascii="Gill Sans MT" w:hAnsi="Gill Sans MT"/>
                <w:i/>
                <w:w w:val="105"/>
              </w:rPr>
              <w:t>Ask if B8c=15</w:t>
            </w:r>
          </w:p>
        </w:tc>
        <w:tc>
          <w:tcPr>
            <w:tcW w:w="5042" w:type="dxa"/>
            <w:gridSpan w:val="7"/>
            <w:tcBorders>
              <w:top w:val="single" w:sz="18" w:space="0" w:color="000000"/>
              <w:left w:val="single" w:sz="18" w:space="0" w:color="000000"/>
              <w:bottom w:val="single" w:sz="18" w:space="0" w:color="000000"/>
              <w:right w:val="single" w:sz="18" w:space="0" w:color="000000"/>
            </w:tcBorders>
          </w:tcPr>
          <w:p w14:paraId="622596C6" w14:textId="77777777" w:rsidR="00B71EAD" w:rsidRPr="00BE068B" w:rsidRDefault="00B71EAD" w:rsidP="001512DD">
            <w:pPr>
              <w:tabs>
                <w:tab w:val="left" w:pos="3449"/>
              </w:tabs>
              <w:spacing w:afterLines="20" w:after="48" w:line="240" w:lineRule="auto"/>
              <w:contextualSpacing/>
              <w:rPr>
                <w:rFonts w:ascii="Gill Sans MT" w:hAnsi="Gill Sans MT"/>
                <w:i/>
              </w:rPr>
            </w:pPr>
            <w:r w:rsidRPr="00BE068B">
              <w:rPr>
                <w:rFonts w:ascii="Gill Sans MT" w:hAnsi="Gill Sans MT"/>
                <w:i/>
              </w:rPr>
              <w:t>(Text)</w:t>
            </w:r>
          </w:p>
        </w:tc>
      </w:tr>
      <w:tr w:rsidR="00B71EAD" w:rsidRPr="00BE068B" w14:paraId="066CB4CB" w14:textId="77777777" w:rsidTr="00D70197">
        <w:trPr>
          <w:trHeight w:val="20"/>
        </w:trPr>
        <w:tc>
          <w:tcPr>
            <w:tcW w:w="124" w:type="dxa"/>
            <w:tcBorders>
              <w:top w:val="single" w:sz="4" w:space="0" w:color="000000"/>
              <w:left w:val="single" w:sz="4" w:space="0" w:color="000000"/>
              <w:bottom w:val="single" w:sz="4" w:space="0" w:color="000000"/>
              <w:right w:val="single" w:sz="4" w:space="0" w:color="000000"/>
            </w:tcBorders>
          </w:tcPr>
          <w:p w14:paraId="07ABD3EB" w14:textId="77777777" w:rsidR="00B71EAD" w:rsidRPr="00BE068B" w:rsidRDefault="00B71EAD" w:rsidP="001512DD">
            <w:pPr>
              <w:spacing w:after="0"/>
              <w:rPr>
                <w:rFonts w:ascii="Gill Sans MT" w:eastAsia="Calibri" w:hAnsi="Gill Sans MT" w:cs="Times New Roman"/>
              </w:rPr>
            </w:pPr>
          </w:p>
        </w:tc>
        <w:tc>
          <w:tcPr>
            <w:tcW w:w="4914" w:type="dxa"/>
            <w:gridSpan w:val="2"/>
            <w:tcBorders>
              <w:top w:val="single" w:sz="4" w:space="0" w:color="000000"/>
              <w:left w:val="single" w:sz="4" w:space="0" w:color="000000"/>
              <w:bottom w:val="single" w:sz="4" w:space="0" w:color="000000"/>
            </w:tcBorders>
          </w:tcPr>
          <w:p w14:paraId="65ED803D" w14:textId="71F275FA" w:rsidR="00B71EAD" w:rsidRPr="00BE068B" w:rsidRDefault="001C3ACA" w:rsidP="001512DD">
            <w:pPr>
              <w:kinsoku w:val="0"/>
              <w:overflowPunct w:val="0"/>
              <w:spacing w:afterLines="20" w:after="48" w:line="240" w:lineRule="auto"/>
              <w:ind w:firstLine="10"/>
              <w:contextualSpacing/>
              <w:rPr>
                <w:rFonts w:ascii="Gill Sans MT" w:hAnsi="Gill Sans MT"/>
                <w:w w:val="105"/>
              </w:rPr>
            </w:pPr>
            <w:r w:rsidRPr="00BE068B">
              <w:rPr>
                <w:rFonts w:ascii="Gill Sans MT" w:hAnsi="Gill Sans MT"/>
                <w:w w:val="105"/>
              </w:rPr>
              <w:t>B4</w:t>
            </w:r>
            <w:r w:rsidR="00B71EAD" w:rsidRPr="00BE068B">
              <w:rPr>
                <w:rFonts w:ascii="Gill Sans MT" w:hAnsi="Gill Sans MT"/>
                <w:w w:val="105"/>
              </w:rPr>
              <w:t>e. What is the tribe of the household head? (</w:t>
            </w:r>
            <w:proofErr w:type="spellStart"/>
            <w:proofErr w:type="gramStart"/>
            <w:r w:rsidR="00B71EAD" w:rsidRPr="00BE068B">
              <w:rPr>
                <w:rFonts w:ascii="Gill Sans MT" w:hAnsi="Gill Sans MT"/>
                <w:b/>
                <w:w w:val="105"/>
              </w:rPr>
              <w:t>tribe</w:t>
            </w:r>
            <w:proofErr w:type="gramEnd"/>
            <w:r w:rsidR="00B71EAD" w:rsidRPr="00BE068B">
              <w:rPr>
                <w:rFonts w:ascii="Gill Sans MT" w:hAnsi="Gill Sans MT"/>
                <w:b/>
                <w:w w:val="105"/>
              </w:rPr>
              <w:t>_head</w:t>
            </w:r>
            <w:proofErr w:type="spellEnd"/>
            <w:r w:rsidR="00B71EAD" w:rsidRPr="00BE068B">
              <w:rPr>
                <w:rFonts w:ascii="Gill Sans MT" w:hAnsi="Gill Sans MT"/>
                <w:w w:val="105"/>
              </w:rPr>
              <w:t>)</w:t>
            </w:r>
          </w:p>
          <w:p w14:paraId="635D81E5" w14:textId="77777777" w:rsidR="00B71EAD" w:rsidRPr="00BE068B" w:rsidRDefault="00B71EAD" w:rsidP="001512DD">
            <w:pPr>
              <w:kinsoku w:val="0"/>
              <w:overflowPunct w:val="0"/>
              <w:spacing w:afterLines="20" w:after="48" w:line="240" w:lineRule="auto"/>
              <w:ind w:firstLine="10"/>
              <w:contextualSpacing/>
              <w:rPr>
                <w:rFonts w:ascii="Gill Sans MT" w:hAnsi="Gill Sans MT"/>
                <w:w w:val="105"/>
              </w:rPr>
            </w:pPr>
            <w:r w:rsidRPr="00BE068B">
              <w:rPr>
                <w:rFonts w:ascii="Gill Sans MT" w:hAnsi="Gill Sans MT"/>
                <w:i/>
                <w:w w:val="105"/>
              </w:rPr>
              <w:t xml:space="preserve">Only ask if A11 </w:t>
            </w:r>
            <w:r w:rsidRPr="00BE068B">
              <w:rPr>
                <w:rFonts w:ascii="Gill Sans MT" w:hAnsi="Gill Sans MT"/>
                <w:w w:val="105"/>
              </w:rPr>
              <w:t>≠</w:t>
            </w:r>
            <w:r w:rsidRPr="00BE068B">
              <w:rPr>
                <w:rFonts w:ascii="Gill Sans MT" w:hAnsi="Gill Sans MT"/>
                <w:i/>
                <w:w w:val="105"/>
              </w:rPr>
              <w:t>1</w:t>
            </w:r>
          </w:p>
        </w:tc>
        <w:tc>
          <w:tcPr>
            <w:tcW w:w="2160" w:type="dxa"/>
            <w:tcBorders>
              <w:top w:val="single" w:sz="4" w:space="0" w:color="000000"/>
              <w:bottom w:val="single" w:sz="4" w:space="0" w:color="000000"/>
            </w:tcBorders>
          </w:tcPr>
          <w:p w14:paraId="154D10F3" w14:textId="77777777" w:rsidR="00B71EAD" w:rsidRPr="00BE068B" w:rsidRDefault="00B71EAD"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1=</w:t>
            </w:r>
            <w:proofErr w:type="spellStart"/>
            <w:r w:rsidRPr="00BE068B">
              <w:rPr>
                <w:rFonts w:ascii="Gill Sans MT" w:eastAsiaTheme="minorEastAsia" w:hAnsi="Gill Sans MT" w:cs="Times New Roman"/>
                <w:w w:val="105"/>
                <w:lang w:eastAsia="zh-CN"/>
              </w:rPr>
              <w:t>Chewa</w:t>
            </w:r>
            <w:proofErr w:type="spellEnd"/>
          </w:p>
          <w:p w14:paraId="488FFD30" w14:textId="77777777" w:rsidR="00B71EAD" w:rsidRPr="00BE068B" w:rsidRDefault="00B71EAD"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2=</w:t>
            </w:r>
            <w:proofErr w:type="spellStart"/>
            <w:r w:rsidRPr="00BE068B">
              <w:rPr>
                <w:rFonts w:ascii="Gill Sans MT" w:eastAsiaTheme="minorEastAsia" w:hAnsi="Gill Sans MT" w:cs="Times New Roman"/>
                <w:w w:val="105"/>
                <w:lang w:eastAsia="zh-CN"/>
              </w:rPr>
              <w:t>N'goni</w:t>
            </w:r>
            <w:proofErr w:type="spellEnd"/>
          </w:p>
          <w:p w14:paraId="56F0FC25" w14:textId="77777777" w:rsidR="00B71EAD" w:rsidRPr="00BE068B" w:rsidRDefault="00B71EAD"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3=</w:t>
            </w:r>
            <w:proofErr w:type="spellStart"/>
            <w:r w:rsidRPr="00BE068B">
              <w:rPr>
                <w:rFonts w:ascii="Gill Sans MT" w:eastAsiaTheme="minorEastAsia" w:hAnsi="Gill Sans MT" w:cs="Times New Roman"/>
                <w:w w:val="105"/>
                <w:lang w:eastAsia="zh-CN"/>
              </w:rPr>
              <w:t>Nsenga</w:t>
            </w:r>
            <w:proofErr w:type="spellEnd"/>
          </w:p>
          <w:p w14:paraId="7605EBE2" w14:textId="77777777" w:rsidR="00B71EAD" w:rsidRPr="00BE068B" w:rsidRDefault="00B71EAD"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4=Tonga</w:t>
            </w:r>
          </w:p>
          <w:p w14:paraId="5C373223" w14:textId="77777777" w:rsidR="00B71EAD" w:rsidRPr="00BE068B" w:rsidRDefault="00B71EAD"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5=</w:t>
            </w:r>
            <w:proofErr w:type="spellStart"/>
            <w:r w:rsidRPr="00BE068B">
              <w:rPr>
                <w:rFonts w:ascii="Gill Sans MT" w:eastAsiaTheme="minorEastAsia" w:hAnsi="Gill Sans MT" w:cs="Times New Roman"/>
                <w:w w:val="105"/>
                <w:lang w:eastAsia="zh-CN"/>
              </w:rPr>
              <w:t>Tumbuka</w:t>
            </w:r>
            <w:proofErr w:type="spellEnd"/>
          </w:p>
          <w:p w14:paraId="4C8B5E6D" w14:textId="77777777" w:rsidR="00B71EAD" w:rsidRPr="00BE068B" w:rsidRDefault="00B71EAD"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6=</w:t>
            </w:r>
            <w:proofErr w:type="spellStart"/>
            <w:r w:rsidRPr="00BE068B">
              <w:rPr>
                <w:rFonts w:ascii="Gill Sans MT" w:eastAsiaTheme="minorEastAsia" w:hAnsi="Gill Sans MT" w:cs="Times New Roman"/>
                <w:w w:val="105"/>
                <w:lang w:eastAsia="zh-CN"/>
              </w:rPr>
              <w:t>Senga</w:t>
            </w:r>
            <w:proofErr w:type="spellEnd"/>
          </w:p>
          <w:p w14:paraId="19B26327" w14:textId="77777777" w:rsidR="00B71EAD" w:rsidRPr="00BE068B" w:rsidRDefault="00B71EAD"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7=</w:t>
            </w:r>
            <w:proofErr w:type="spellStart"/>
            <w:r w:rsidRPr="00BE068B">
              <w:rPr>
                <w:rFonts w:ascii="Gill Sans MT" w:eastAsiaTheme="minorEastAsia" w:hAnsi="Gill Sans MT" w:cs="Times New Roman"/>
                <w:w w:val="105"/>
                <w:lang w:eastAsia="zh-CN"/>
              </w:rPr>
              <w:t>Kunda</w:t>
            </w:r>
            <w:proofErr w:type="spellEnd"/>
          </w:p>
          <w:p w14:paraId="6B9283B1" w14:textId="77777777" w:rsidR="00B71EAD" w:rsidRPr="00BE068B" w:rsidRDefault="00B71EAD"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8=</w:t>
            </w:r>
            <w:proofErr w:type="spellStart"/>
            <w:r w:rsidRPr="00BE068B">
              <w:rPr>
                <w:rFonts w:ascii="Gill Sans MT" w:eastAsiaTheme="minorEastAsia" w:hAnsi="Gill Sans MT" w:cs="Times New Roman"/>
                <w:w w:val="105"/>
                <w:lang w:eastAsia="zh-CN"/>
              </w:rPr>
              <w:t>Biza</w:t>
            </w:r>
            <w:proofErr w:type="spellEnd"/>
          </w:p>
        </w:tc>
        <w:tc>
          <w:tcPr>
            <w:tcW w:w="2160" w:type="dxa"/>
            <w:gridSpan w:val="4"/>
            <w:tcBorders>
              <w:top w:val="single" w:sz="4" w:space="0" w:color="000000"/>
              <w:left w:val="nil"/>
              <w:bottom w:val="single" w:sz="4" w:space="0" w:color="000000"/>
              <w:right w:val="single" w:sz="18" w:space="0" w:color="000000"/>
            </w:tcBorders>
          </w:tcPr>
          <w:p w14:paraId="6ED303CD" w14:textId="77777777" w:rsidR="00B71EAD" w:rsidRPr="00BE068B" w:rsidRDefault="00B71EAD"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9=</w:t>
            </w:r>
            <w:proofErr w:type="spellStart"/>
            <w:r w:rsidRPr="00BE068B">
              <w:rPr>
                <w:rFonts w:ascii="Gill Sans MT" w:eastAsiaTheme="minorEastAsia" w:hAnsi="Gill Sans MT" w:cs="Times New Roman"/>
                <w:w w:val="105"/>
                <w:lang w:eastAsia="zh-CN"/>
              </w:rPr>
              <w:t>Lunda</w:t>
            </w:r>
            <w:proofErr w:type="spellEnd"/>
          </w:p>
          <w:p w14:paraId="3045BBE5" w14:textId="77777777" w:rsidR="00B71EAD" w:rsidRPr="00BE068B" w:rsidRDefault="00B71EAD"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10=</w:t>
            </w:r>
            <w:proofErr w:type="spellStart"/>
            <w:r w:rsidRPr="00BE068B">
              <w:rPr>
                <w:rFonts w:ascii="Gill Sans MT" w:eastAsiaTheme="minorEastAsia" w:hAnsi="Gill Sans MT" w:cs="Times New Roman"/>
                <w:w w:val="105"/>
                <w:lang w:eastAsia="zh-CN"/>
              </w:rPr>
              <w:t>Luvale</w:t>
            </w:r>
            <w:proofErr w:type="spellEnd"/>
          </w:p>
          <w:p w14:paraId="7E4613BC" w14:textId="77777777" w:rsidR="00B71EAD" w:rsidRPr="00BE068B" w:rsidRDefault="00B71EAD"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11=Kaonde</w:t>
            </w:r>
          </w:p>
          <w:p w14:paraId="61700171" w14:textId="77777777" w:rsidR="00B71EAD" w:rsidRPr="00BE068B" w:rsidRDefault="00B71EAD"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12=</w:t>
            </w:r>
            <w:proofErr w:type="spellStart"/>
            <w:r w:rsidRPr="00BE068B">
              <w:rPr>
                <w:rFonts w:ascii="Gill Sans MT" w:eastAsiaTheme="minorEastAsia" w:hAnsi="Gill Sans MT" w:cs="Times New Roman"/>
                <w:w w:val="105"/>
                <w:lang w:eastAsia="zh-CN"/>
              </w:rPr>
              <w:t>Lozi</w:t>
            </w:r>
            <w:proofErr w:type="spellEnd"/>
          </w:p>
          <w:p w14:paraId="20F4267E" w14:textId="77777777" w:rsidR="00B71EAD" w:rsidRPr="00BE068B" w:rsidRDefault="00B71EAD"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 xml:space="preserve">13=Bemba </w:t>
            </w:r>
          </w:p>
          <w:p w14:paraId="51756C77" w14:textId="77777777" w:rsidR="00B71EAD" w:rsidRPr="00BE068B" w:rsidRDefault="00B71EAD"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 xml:space="preserve">14=Zambian only </w:t>
            </w:r>
          </w:p>
          <w:p w14:paraId="20CEF004" w14:textId="77777777" w:rsidR="00B71EAD" w:rsidRPr="00BE068B" w:rsidRDefault="00B71EAD"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97=Other, specify</w:t>
            </w:r>
          </w:p>
        </w:tc>
        <w:tc>
          <w:tcPr>
            <w:tcW w:w="722" w:type="dxa"/>
            <w:gridSpan w:val="2"/>
            <w:tcBorders>
              <w:top w:val="single" w:sz="18" w:space="0" w:color="000000"/>
              <w:left w:val="single" w:sz="18" w:space="0" w:color="000000"/>
              <w:bottom w:val="single" w:sz="18" w:space="0" w:color="000000"/>
              <w:right w:val="single" w:sz="18" w:space="0" w:color="000000"/>
            </w:tcBorders>
          </w:tcPr>
          <w:p w14:paraId="3DDA9AAD" w14:textId="77777777" w:rsidR="00B71EAD" w:rsidRPr="00BE068B" w:rsidRDefault="00B71EAD" w:rsidP="001512DD">
            <w:pPr>
              <w:spacing w:after="0"/>
              <w:rPr>
                <w:rFonts w:ascii="Gill Sans MT" w:eastAsia="Calibri" w:hAnsi="Gill Sans MT" w:cs="Times New Roman"/>
                <w:i/>
                <w:color w:val="A6A6A6"/>
              </w:rPr>
            </w:pPr>
            <w:r w:rsidRPr="00BE068B">
              <w:rPr>
                <w:rFonts w:ascii="Gill Sans MT" w:eastAsia="Calibri" w:hAnsi="Gill Sans MT" w:cs="Times New Roman"/>
                <w:i/>
                <w:color w:val="A6A6A6"/>
              </w:rPr>
              <w:t>(Code)</w:t>
            </w:r>
          </w:p>
        </w:tc>
      </w:tr>
      <w:tr w:rsidR="00396812" w:rsidRPr="00BE068B" w14:paraId="55B90966" w14:textId="77777777" w:rsidTr="00D70197">
        <w:trPr>
          <w:trHeight w:val="20"/>
        </w:trPr>
        <w:tc>
          <w:tcPr>
            <w:tcW w:w="124" w:type="dxa"/>
            <w:tcBorders>
              <w:top w:val="single" w:sz="4" w:space="0" w:color="000000"/>
              <w:left w:val="single" w:sz="4" w:space="0" w:color="000000"/>
              <w:bottom w:val="single" w:sz="4" w:space="0" w:color="000000"/>
              <w:right w:val="single" w:sz="4" w:space="0" w:color="000000"/>
            </w:tcBorders>
          </w:tcPr>
          <w:p w14:paraId="13609056" w14:textId="77777777" w:rsidR="00396812" w:rsidRPr="00BE068B" w:rsidRDefault="00396812" w:rsidP="001512DD">
            <w:pPr>
              <w:kinsoku w:val="0"/>
              <w:overflowPunct w:val="0"/>
              <w:spacing w:afterLines="20" w:after="48" w:line="240" w:lineRule="auto"/>
              <w:ind w:left="119"/>
              <w:contextualSpacing/>
              <w:rPr>
                <w:rFonts w:ascii="Gill Sans MT" w:hAnsi="Gill Sans MT"/>
                <w:w w:val="105"/>
              </w:rPr>
            </w:pPr>
          </w:p>
        </w:tc>
        <w:tc>
          <w:tcPr>
            <w:tcW w:w="4914" w:type="dxa"/>
            <w:gridSpan w:val="2"/>
            <w:tcBorders>
              <w:top w:val="single" w:sz="4" w:space="0" w:color="000000"/>
              <w:left w:val="single" w:sz="4" w:space="0" w:color="000000"/>
              <w:bottom w:val="single" w:sz="4" w:space="0" w:color="000000"/>
            </w:tcBorders>
          </w:tcPr>
          <w:p w14:paraId="7A8DFCBE" w14:textId="49A03D68" w:rsidR="00396812" w:rsidRPr="00BE068B" w:rsidRDefault="001C3ACA" w:rsidP="001512DD">
            <w:pPr>
              <w:tabs>
                <w:tab w:val="left" w:pos="2912"/>
              </w:tabs>
              <w:kinsoku w:val="0"/>
              <w:overflowPunct w:val="0"/>
              <w:spacing w:afterLines="20" w:after="48" w:line="240" w:lineRule="auto"/>
              <w:ind w:firstLine="10"/>
              <w:contextualSpacing/>
              <w:rPr>
                <w:rFonts w:ascii="Gill Sans MT" w:hAnsi="Gill Sans MT"/>
                <w:w w:val="105"/>
              </w:rPr>
            </w:pPr>
            <w:r w:rsidRPr="00BE068B">
              <w:rPr>
                <w:rFonts w:ascii="Gill Sans MT" w:hAnsi="Gill Sans MT"/>
                <w:w w:val="105"/>
              </w:rPr>
              <w:t>B4</w:t>
            </w:r>
            <w:r w:rsidR="00396812" w:rsidRPr="00BE068B">
              <w:rPr>
                <w:rFonts w:ascii="Gill Sans MT" w:hAnsi="Gill Sans MT"/>
                <w:w w:val="105"/>
              </w:rPr>
              <w:t>f. If other, please specify</w:t>
            </w:r>
            <w:r w:rsidR="00396812" w:rsidRPr="00BE068B">
              <w:rPr>
                <w:rFonts w:ascii="Gill Sans MT" w:hAnsi="Gill Sans MT"/>
                <w:w w:val="105"/>
              </w:rPr>
              <w:tab/>
            </w:r>
          </w:p>
          <w:p w14:paraId="34260C7F" w14:textId="77777777" w:rsidR="00396812" w:rsidRPr="00BE068B" w:rsidRDefault="00396812" w:rsidP="001512DD">
            <w:pPr>
              <w:tabs>
                <w:tab w:val="left" w:pos="2912"/>
              </w:tabs>
              <w:kinsoku w:val="0"/>
              <w:overflowPunct w:val="0"/>
              <w:spacing w:afterLines="20" w:after="48" w:line="240" w:lineRule="auto"/>
              <w:ind w:firstLine="10"/>
              <w:contextualSpacing/>
              <w:rPr>
                <w:rFonts w:ascii="Gill Sans MT" w:hAnsi="Gill Sans MT"/>
                <w:i/>
                <w:w w:val="105"/>
              </w:rPr>
            </w:pPr>
            <w:r w:rsidRPr="00BE068B">
              <w:rPr>
                <w:rFonts w:ascii="Gill Sans MT" w:hAnsi="Gill Sans MT"/>
                <w:i/>
                <w:w w:val="105"/>
              </w:rPr>
              <w:t>Ask if B8e=15</w:t>
            </w:r>
          </w:p>
        </w:tc>
        <w:tc>
          <w:tcPr>
            <w:tcW w:w="5042" w:type="dxa"/>
            <w:gridSpan w:val="7"/>
            <w:tcBorders>
              <w:top w:val="single" w:sz="18" w:space="0" w:color="000000"/>
              <w:left w:val="single" w:sz="18" w:space="0" w:color="000000"/>
              <w:bottom w:val="single" w:sz="18" w:space="0" w:color="000000"/>
              <w:right w:val="single" w:sz="18" w:space="0" w:color="000000"/>
            </w:tcBorders>
          </w:tcPr>
          <w:p w14:paraId="32BA2733" w14:textId="77777777" w:rsidR="00396812" w:rsidRPr="00BE068B" w:rsidRDefault="00396812" w:rsidP="001512DD">
            <w:pPr>
              <w:tabs>
                <w:tab w:val="left" w:pos="3449"/>
              </w:tabs>
              <w:spacing w:afterLines="20" w:after="48" w:line="240" w:lineRule="auto"/>
              <w:contextualSpacing/>
              <w:rPr>
                <w:rFonts w:ascii="Gill Sans MT" w:hAnsi="Gill Sans MT"/>
                <w:i/>
              </w:rPr>
            </w:pPr>
            <w:r w:rsidRPr="00BE068B">
              <w:rPr>
                <w:rFonts w:ascii="Gill Sans MT" w:hAnsi="Gill Sans MT"/>
                <w:i/>
              </w:rPr>
              <w:t>(Text)</w:t>
            </w:r>
          </w:p>
          <w:p w14:paraId="2A7E98CF" w14:textId="77777777" w:rsidR="00396812" w:rsidRPr="00BE068B" w:rsidRDefault="00396812" w:rsidP="001512DD">
            <w:pPr>
              <w:tabs>
                <w:tab w:val="left" w:pos="3449"/>
              </w:tabs>
              <w:spacing w:afterLines="20" w:after="48" w:line="240" w:lineRule="auto"/>
              <w:contextualSpacing/>
              <w:rPr>
                <w:rFonts w:ascii="Gill Sans MT" w:hAnsi="Gill Sans MT"/>
                <w:i/>
              </w:rPr>
            </w:pPr>
          </w:p>
        </w:tc>
      </w:tr>
      <w:tr w:rsidR="00396812" w:rsidRPr="00BE068B" w14:paraId="60BA104A" w14:textId="77777777" w:rsidTr="00D70197">
        <w:trPr>
          <w:trHeight w:val="20"/>
        </w:trPr>
        <w:tc>
          <w:tcPr>
            <w:tcW w:w="124" w:type="dxa"/>
            <w:tcBorders>
              <w:top w:val="single" w:sz="4" w:space="0" w:color="000000"/>
              <w:left w:val="single" w:sz="4" w:space="0" w:color="000000"/>
              <w:bottom w:val="single" w:sz="4" w:space="0" w:color="000000"/>
              <w:right w:val="single" w:sz="4" w:space="0" w:color="000000"/>
            </w:tcBorders>
          </w:tcPr>
          <w:p w14:paraId="36AA83D8" w14:textId="77777777" w:rsidR="00396812" w:rsidRPr="00BE068B" w:rsidRDefault="00396812" w:rsidP="001512DD">
            <w:pPr>
              <w:kinsoku w:val="0"/>
              <w:overflowPunct w:val="0"/>
              <w:spacing w:afterLines="20" w:after="48" w:line="240" w:lineRule="auto"/>
              <w:ind w:left="119"/>
              <w:contextualSpacing/>
              <w:rPr>
                <w:rFonts w:ascii="Gill Sans MT" w:hAnsi="Gill Sans MT"/>
                <w:w w:val="105"/>
              </w:rPr>
            </w:pPr>
          </w:p>
        </w:tc>
        <w:tc>
          <w:tcPr>
            <w:tcW w:w="7444" w:type="dxa"/>
            <w:gridSpan w:val="6"/>
            <w:tcBorders>
              <w:top w:val="single" w:sz="4" w:space="0" w:color="000000"/>
              <w:left w:val="single" w:sz="4" w:space="0" w:color="000000"/>
              <w:bottom w:val="single" w:sz="4" w:space="0" w:color="000000"/>
            </w:tcBorders>
          </w:tcPr>
          <w:p w14:paraId="4690BDA0" w14:textId="66812C4E" w:rsidR="00396812" w:rsidRPr="00BE068B" w:rsidRDefault="001C3ACA" w:rsidP="001512DD">
            <w:pPr>
              <w:kinsoku w:val="0"/>
              <w:overflowPunct w:val="0"/>
              <w:spacing w:afterLines="20" w:after="48" w:line="240" w:lineRule="auto"/>
              <w:ind w:firstLine="10"/>
              <w:contextualSpacing/>
              <w:rPr>
                <w:rFonts w:ascii="Gill Sans MT" w:hAnsi="Gill Sans MT"/>
                <w:w w:val="105"/>
              </w:rPr>
            </w:pPr>
            <w:r w:rsidRPr="00BE068B">
              <w:rPr>
                <w:rFonts w:ascii="Gill Sans MT" w:hAnsi="Gill Sans MT"/>
                <w:w w:val="105"/>
              </w:rPr>
              <w:t>B5</w:t>
            </w:r>
            <w:r w:rsidR="00396812" w:rsidRPr="00BE068B">
              <w:rPr>
                <w:rFonts w:ascii="Gill Sans MT" w:hAnsi="Gill Sans MT"/>
                <w:w w:val="105"/>
              </w:rPr>
              <w:t>. How many children do you have? (</w:t>
            </w:r>
            <w:proofErr w:type="gramStart"/>
            <w:r w:rsidR="00396812" w:rsidRPr="00BE068B">
              <w:rPr>
                <w:rFonts w:ascii="Gill Sans MT" w:hAnsi="Gill Sans MT"/>
                <w:b/>
                <w:w w:val="105"/>
              </w:rPr>
              <w:t>children</w:t>
            </w:r>
            <w:proofErr w:type="gramEnd"/>
            <w:r w:rsidR="00396812" w:rsidRPr="00BE068B">
              <w:rPr>
                <w:rFonts w:ascii="Gill Sans MT" w:hAnsi="Gill Sans MT"/>
                <w:w w:val="105"/>
              </w:rPr>
              <w:t>)</w:t>
            </w:r>
          </w:p>
          <w:p w14:paraId="39C779E5" w14:textId="77777777" w:rsidR="00396812" w:rsidRPr="00BE068B" w:rsidRDefault="00396812" w:rsidP="001512DD">
            <w:pPr>
              <w:tabs>
                <w:tab w:val="left" w:pos="2912"/>
              </w:tabs>
              <w:kinsoku w:val="0"/>
              <w:overflowPunct w:val="0"/>
              <w:spacing w:afterLines="20" w:after="48" w:line="240" w:lineRule="auto"/>
              <w:ind w:firstLine="10"/>
              <w:contextualSpacing/>
              <w:rPr>
                <w:rFonts w:ascii="Gill Sans MT" w:hAnsi="Gill Sans MT"/>
                <w:w w:val="105"/>
              </w:rPr>
            </w:pPr>
            <w:r w:rsidRPr="00BE068B">
              <w:rPr>
                <w:rFonts w:ascii="Gill Sans MT" w:hAnsi="Gill Sans MT"/>
                <w:i/>
                <w:w w:val="105"/>
              </w:rPr>
              <w:t>Include any children the household raised, including biological and non-biological and now-grown children</w:t>
            </w:r>
          </w:p>
        </w:tc>
        <w:tc>
          <w:tcPr>
            <w:tcW w:w="2512" w:type="dxa"/>
            <w:gridSpan w:val="3"/>
            <w:tcBorders>
              <w:top w:val="single" w:sz="18" w:space="0" w:color="000000"/>
              <w:left w:val="single" w:sz="18" w:space="0" w:color="000000"/>
              <w:bottom w:val="single" w:sz="18" w:space="0" w:color="000000"/>
              <w:right w:val="single" w:sz="18" w:space="0" w:color="000000"/>
            </w:tcBorders>
          </w:tcPr>
          <w:p w14:paraId="349C06B5" w14:textId="77777777" w:rsidR="00396812" w:rsidRPr="00BE068B" w:rsidRDefault="00396812" w:rsidP="001512DD">
            <w:pPr>
              <w:tabs>
                <w:tab w:val="left" w:pos="3449"/>
              </w:tabs>
              <w:spacing w:afterLines="20" w:after="48" w:line="240" w:lineRule="auto"/>
              <w:contextualSpacing/>
              <w:rPr>
                <w:rFonts w:ascii="Gill Sans MT" w:hAnsi="Gill Sans MT"/>
                <w:i/>
              </w:rPr>
            </w:pPr>
            <w:r w:rsidRPr="00BE068B">
              <w:rPr>
                <w:rFonts w:ascii="Gill Sans MT" w:hAnsi="Gill Sans MT"/>
                <w:i/>
              </w:rPr>
              <w:t>(Integer)</w:t>
            </w:r>
          </w:p>
        </w:tc>
      </w:tr>
      <w:tr w:rsidR="00396812" w:rsidRPr="00BE068B" w14:paraId="5C72F028" w14:textId="77777777" w:rsidTr="00D70197">
        <w:trPr>
          <w:trHeight w:val="20"/>
        </w:trPr>
        <w:tc>
          <w:tcPr>
            <w:tcW w:w="124" w:type="dxa"/>
            <w:tcBorders>
              <w:top w:val="single" w:sz="4" w:space="0" w:color="000000"/>
              <w:left w:val="single" w:sz="4" w:space="0" w:color="000000"/>
              <w:bottom w:val="single" w:sz="4" w:space="0" w:color="000000"/>
              <w:right w:val="single" w:sz="4" w:space="0" w:color="000000"/>
            </w:tcBorders>
          </w:tcPr>
          <w:p w14:paraId="5D0FCC1C" w14:textId="77777777" w:rsidR="00396812" w:rsidRPr="00BE068B" w:rsidRDefault="00396812" w:rsidP="001512DD">
            <w:pPr>
              <w:spacing w:after="0"/>
              <w:rPr>
                <w:rFonts w:ascii="Gill Sans MT" w:eastAsia="Calibri" w:hAnsi="Gill Sans MT" w:cs="Times New Roman"/>
              </w:rPr>
            </w:pPr>
          </w:p>
        </w:tc>
        <w:tc>
          <w:tcPr>
            <w:tcW w:w="4914" w:type="dxa"/>
            <w:gridSpan w:val="2"/>
            <w:tcBorders>
              <w:top w:val="single" w:sz="4" w:space="0" w:color="000000"/>
              <w:left w:val="single" w:sz="4" w:space="0" w:color="000000"/>
              <w:bottom w:val="single" w:sz="4" w:space="0" w:color="000000"/>
            </w:tcBorders>
          </w:tcPr>
          <w:p w14:paraId="42163739" w14:textId="29622388" w:rsidR="00396812" w:rsidRPr="00BE068B" w:rsidRDefault="001C3ACA" w:rsidP="001512DD">
            <w:pPr>
              <w:kinsoku w:val="0"/>
              <w:overflowPunct w:val="0"/>
              <w:spacing w:afterLines="20" w:after="48" w:line="240" w:lineRule="auto"/>
              <w:ind w:firstLine="10"/>
              <w:contextualSpacing/>
              <w:rPr>
                <w:rFonts w:ascii="Gill Sans MT" w:hAnsi="Gill Sans MT"/>
                <w:w w:val="105"/>
              </w:rPr>
            </w:pPr>
            <w:r w:rsidRPr="00BE068B">
              <w:rPr>
                <w:rFonts w:ascii="Gill Sans MT" w:hAnsi="Gill Sans MT"/>
                <w:w w:val="105"/>
              </w:rPr>
              <w:t>B6</w:t>
            </w:r>
            <w:r w:rsidR="00396812" w:rsidRPr="00BE068B">
              <w:rPr>
                <w:rFonts w:ascii="Gill Sans MT" w:hAnsi="Gill Sans MT"/>
                <w:w w:val="105"/>
              </w:rPr>
              <w:t xml:space="preserve">. What is the tribe of your (eldest) child?    </w:t>
            </w:r>
          </w:p>
          <w:p w14:paraId="69515282" w14:textId="77777777" w:rsidR="00396812" w:rsidRPr="00BE068B" w:rsidRDefault="00396812" w:rsidP="001512DD">
            <w:pPr>
              <w:kinsoku w:val="0"/>
              <w:overflowPunct w:val="0"/>
              <w:spacing w:afterLines="20" w:after="48" w:line="240" w:lineRule="auto"/>
              <w:ind w:firstLine="10"/>
              <w:contextualSpacing/>
              <w:rPr>
                <w:rFonts w:ascii="Gill Sans MT" w:hAnsi="Gill Sans MT"/>
                <w:w w:val="105"/>
              </w:rPr>
            </w:pPr>
            <w:r w:rsidRPr="00BE068B">
              <w:rPr>
                <w:rFonts w:ascii="Gill Sans MT" w:hAnsi="Gill Sans MT"/>
                <w:w w:val="105"/>
              </w:rPr>
              <w:t>(</w:t>
            </w:r>
            <w:proofErr w:type="spellStart"/>
            <w:proofErr w:type="gramStart"/>
            <w:r w:rsidRPr="00BE068B">
              <w:rPr>
                <w:rFonts w:ascii="Gill Sans MT" w:hAnsi="Gill Sans MT"/>
                <w:b/>
                <w:w w:val="105"/>
              </w:rPr>
              <w:t>tribe</w:t>
            </w:r>
            <w:proofErr w:type="gramEnd"/>
            <w:r w:rsidRPr="00BE068B">
              <w:rPr>
                <w:rFonts w:ascii="Gill Sans MT" w:hAnsi="Gill Sans MT"/>
                <w:b/>
                <w:w w:val="105"/>
              </w:rPr>
              <w:t>_child</w:t>
            </w:r>
            <w:proofErr w:type="spellEnd"/>
            <w:r w:rsidRPr="00BE068B">
              <w:rPr>
                <w:rFonts w:ascii="Gill Sans MT" w:hAnsi="Gill Sans MT"/>
                <w:w w:val="105"/>
              </w:rPr>
              <w:t>)</w:t>
            </w:r>
          </w:p>
          <w:p w14:paraId="6FD72608" w14:textId="77777777" w:rsidR="00396812" w:rsidRPr="00BE068B" w:rsidRDefault="00396812" w:rsidP="001512DD">
            <w:pPr>
              <w:kinsoku w:val="0"/>
              <w:overflowPunct w:val="0"/>
              <w:spacing w:afterLines="20" w:after="48" w:line="240" w:lineRule="auto"/>
              <w:ind w:firstLine="10"/>
              <w:contextualSpacing/>
              <w:rPr>
                <w:rFonts w:ascii="Gill Sans MT" w:hAnsi="Gill Sans MT"/>
                <w:w w:val="105"/>
              </w:rPr>
            </w:pPr>
            <w:r w:rsidRPr="00BE068B">
              <w:rPr>
                <w:rFonts w:ascii="Gill Sans MT" w:hAnsi="Gill Sans MT"/>
                <w:i/>
                <w:w w:val="105"/>
              </w:rPr>
              <w:t>Skip if B9=0</w:t>
            </w:r>
          </w:p>
        </w:tc>
        <w:tc>
          <w:tcPr>
            <w:tcW w:w="2160" w:type="dxa"/>
            <w:tcBorders>
              <w:top w:val="single" w:sz="4" w:space="0" w:color="000000"/>
              <w:bottom w:val="single" w:sz="4" w:space="0" w:color="000000"/>
            </w:tcBorders>
          </w:tcPr>
          <w:p w14:paraId="2BDAF4D2" w14:textId="77777777" w:rsidR="00396812" w:rsidRPr="00BE068B" w:rsidRDefault="00396812"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1=</w:t>
            </w:r>
            <w:proofErr w:type="spellStart"/>
            <w:r w:rsidRPr="00BE068B">
              <w:rPr>
                <w:rFonts w:ascii="Gill Sans MT" w:eastAsiaTheme="minorEastAsia" w:hAnsi="Gill Sans MT" w:cs="Times New Roman"/>
                <w:w w:val="105"/>
                <w:lang w:eastAsia="zh-CN"/>
              </w:rPr>
              <w:t>Chewa</w:t>
            </w:r>
            <w:proofErr w:type="spellEnd"/>
          </w:p>
          <w:p w14:paraId="09EEF622" w14:textId="77777777" w:rsidR="00396812" w:rsidRPr="00BE068B" w:rsidRDefault="00396812"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2=</w:t>
            </w:r>
            <w:proofErr w:type="spellStart"/>
            <w:r w:rsidRPr="00BE068B">
              <w:rPr>
                <w:rFonts w:ascii="Gill Sans MT" w:eastAsiaTheme="minorEastAsia" w:hAnsi="Gill Sans MT" w:cs="Times New Roman"/>
                <w:w w:val="105"/>
                <w:lang w:eastAsia="zh-CN"/>
              </w:rPr>
              <w:t>N'goni</w:t>
            </w:r>
            <w:proofErr w:type="spellEnd"/>
          </w:p>
          <w:p w14:paraId="2F6521A9" w14:textId="77777777" w:rsidR="00396812" w:rsidRPr="00BE068B" w:rsidRDefault="00396812"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3=</w:t>
            </w:r>
            <w:proofErr w:type="spellStart"/>
            <w:r w:rsidRPr="00BE068B">
              <w:rPr>
                <w:rFonts w:ascii="Gill Sans MT" w:eastAsiaTheme="minorEastAsia" w:hAnsi="Gill Sans MT" w:cs="Times New Roman"/>
                <w:w w:val="105"/>
                <w:lang w:eastAsia="zh-CN"/>
              </w:rPr>
              <w:t>Nsenga</w:t>
            </w:r>
            <w:proofErr w:type="spellEnd"/>
          </w:p>
          <w:p w14:paraId="55C929C8" w14:textId="77777777" w:rsidR="00396812" w:rsidRPr="00BE068B" w:rsidRDefault="00396812"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4=Tonga</w:t>
            </w:r>
          </w:p>
          <w:p w14:paraId="2154D23F" w14:textId="77777777" w:rsidR="00396812" w:rsidRPr="00BE068B" w:rsidRDefault="00396812"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5=</w:t>
            </w:r>
            <w:proofErr w:type="spellStart"/>
            <w:r w:rsidRPr="00BE068B">
              <w:rPr>
                <w:rFonts w:ascii="Gill Sans MT" w:eastAsiaTheme="minorEastAsia" w:hAnsi="Gill Sans MT" w:cs="Times New Roman"/>
                <w:w w:val="105"/>
                <w:lang w:eastAsia="zh-CN"/>
              </w:rPr>
              <w:t>Tumbuka</w:t>
            </w:r>
            <w:proofErr w:type="spellEnd"/>
          </w:p>
          <w:p w14:paraId="4E1286A4" w14:textId="77777777" w:rsidR="00396812" w:rsidRPr="00BE068B" w:rsidRDefault="00396812"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6=</w:t>
            </w:r>
            <w:proofErr w:type="spellStart"/>
            <w:r w:rsidRPr="00BE068B">
              <w:rPr>
                <w:rFonts w:ascii="Gill Sans MT" w:eastAsiaTheme="minorEastAsia" w:hAnsi="Gill Sans MT" w:cs="Times New Roman"/>
                <w:w w:val="105"/>
                <w:lang w:eastAsia="zh-CN"/>
              </w:rPr>
              <w:t>Senga</w:t>
            </w:r>
            <w:proofErr w:type="spellEnd"/>
          </w:p>
          <w:p w14:paraId="37C40D8E" w14:textId="77777777" w:rsidR="00396812" w:rsidRPr="00BE068B" w:rsidRDefault="00396812"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7=</w:t>
            </w:r>
            <w:proofErr w:type="spellStart"/>
            <w:r w:rsidRPr="00BE068B">
              <w:rPr>
                <w:rFonts w:ascii="Gill Sans MT" w:eastAsiaTheme="minorEastAsia" w:hAnsi="Gill Sans MT" w:cs="Times New Roman"/>
                <w:w w:val="105"/>
                <w:lang w:eastAsia="zh-CN"/>
              </w:rPr>
              <w:t>Kunda</w:t>
            </w:r>
            <w:proofErr w:type="spellEnd"/>
          </w:p>
          <w:p w14:paraId="7748E177" w14:textId="77777777" w:rsidR="00396812" w:rsidRPr="00BE068B" w:rsidRDefault="00396812"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8=</w:t>
            </w:r>
            <w:proofErr w:type="spellStart"/>
            <w:r w:rsidRPr="00BE068B">
              <w:rPr>
                <w:rFonts w:ascii="Gill Sans MT" w:eastAsiaTheme="minorEastAsia" w:hAnsi="Gill Sans MT" w:cs="Times New Roman"/>
                <w:w w:val="105"/>
                <w:lang w:eastAsia="zh-CN"/>
              </w:rPr>
              <w:t>Biza</w:t>
            </w:r>
            <w:proofErr w:type="spellEnd"/>
          </w:p>
        </w:tc>
        <w:tc>
          <w:tcPr>
            <w:tcW w:w="2160" w:type="dxa"/>
            <w:gridSpan w:val="4"/>
            <w:tcBorders>
              <w:top w:val="single" w:sz="4" w:space="0" w:color="000000"/>
              <w:left w:val="nil"/>
              <w:bottom w:val="single" w:sz="4" w:space="0" w:color="000000"/>
              <w:right w:val="single" w:sz="18" w:space="0" w:color="000000"/>
            </w:tcBorders>
          </w:tcPr>
          <w:p w14:paraId="41FE8D1D" w14:textId="77777777" w:rsidR="00396812" w:rsidRPr="00BE068B" w:rsidRDefault="00396812"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9=</w:t>
            </w:r>
            <w:proofErr w:type="spellStart"/>
            <w:r w:rsidRPr="00BE068B">
              <w:rPr>
                <w:rFonts w:ascii="Gill Sans MT" w:eastAsiaTheme="minorEastAsia" w:hAnsi="Gill Sans MT" w:cs="Times New Roman"/>
                <w:w w:val="105"/>
                <w:lang w:eastAsia="zh-CN"/>
              </w:rPr>
              <w:t>Lunda</w:t>
            </w:r>
            <w:proofErr w:type="spellEnd"/>
          </w:p>
          <w:p w14:paraId="5D78672D" w14:textId="77777777" w:rsidR="00396812" w:rsidRPr="00BE068B" w:rsidRDefault="00396812"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10=</w:t>
            </w:r>
            <w:proofErr w:type="spellStart"/>
            <w:r w:rsidRPr="00BE068B">
              <w:rPr>
                <w:rFonts w:ascii="Gill Sans MT" w:eastAsiaTheme="minorEastAsia" w:hAnsi="Gill Sans MT" w:cs="Times New Roman"/>
                <w:w w:val="105"/>
                <w:lang w:eastAsia="zh-CN"/>
              </w:rPr>
              <w:t>Luvale</w:t>
            </w:r>
            <w:proofErr w:type="spellEnd"/>
          </w:p>
          <w:p w14:paraId="6F1B1AC9" w14:textId="77777777" w:rsidR="00396812" w:rsidRPr="00BE068B" w:rsidRDefault="00396812"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11=Kaonde</w:t>
            </w:r>
          </w:p>
          <w:p w14:paraId="7DDF915E" w14:textId="77777777" w:rsidR="00396812" w:rsidRPr="00BE068B" w:rsidRDefault="00396812"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12=</w:t>
            </w:r>
            <w:proofErr w:type="spellStart"/>
            <w:r w:rsidRPr="00BE068B">
              <w:rPr>
                <w:rFonts w:ascii="Gill Sans MT" w:eastAsiaTheme="minorEastAsia" w:hAnsi="Gill Sans MT" w:cs="Times New Roman"/>
                <w:w w:val="105"/>
                <w:lang w:eastAsia="zh-CN"/>
              </w:rPr>
              <w:t>Lozi</w:t>
            </w:r>
            <w:proofErr w:type="spellEnd"/>
          </w:p>
          <w:p w14:paraId="04D8C933" w14:textId="77777777" w:rsidR="00396812" w:rsidRPr="00BE068B" w:rsidRDefault="00396812"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 xml:space="preserve">13=Bemba </w:t>
            </w:r>
          </w:p>
          <w:p w14:paraId="0BAB5B5C" w14:textId="77777777" w:rsidR="00396812" w:rsidRPr="00BE068B" w:rsidRDefault="00396812"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 xml:space="preserve">14=Zambian only </w:t>
            </w:r>
          </w:p>
          <w:p w14:paraId="47DC83E1" w14:textId="77777777" w:rsidR="00396812" w:rsidRPr="00BE068B" w:rsidRDefault="00396812"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97=Other, specify</w:t>
            </w:r>
          </w:p>
        </w:tc>
        <w:tc>
          <w:tcPr>
            <w:tcW w:w="722" w:type="dxa"/>
            <w:gridSpan w:val="2"/>
            <w:tcBorders>
              <w:top w:val="single" w:sz="18" w:space="0" w:color="000000"/>
              <w:left w:val="single" w:sz="18" w:space="0" w:color="000000"/>
              <w:bottom w:val="single" w:sz="18" w:space="0" w:color="000000"/>
              <w:right w:val="single" w:sz="18" w:space="0" w:color="000000"/>
            </w:tcBorders>
          </w:tcPr>
          <w:p w14:paraId="71BC3610" w14:textId="77777777" w:rsidR="00396812" w:rsidRPr="00BE068B" w:rsidRDefault="00396812" w:rsidP="001512DD">
            <w:pPr>
              <w:spacing w:after="0"/>
              <w:rPr>
                <w:rFonts w:ascii="Gill Sans MT" w:eastAsia="Calibri" w:hAnsi="Gill Sans MT" w:cs="Times New Roman"/>
                <w:i/>
                <w:color w:val="A6A6A6"/>
              </w:rPr>
            </w:pPr>
            <w:r w:rsidRPr="00BE068B">
              <w:rPr>
                <w:rFonts w:ascii="Gill Sans MT" w:eastAsia="Calibri" w:hAnsi="Gill Sans MT" w:cs="Times New Roman"/>
                <w:i/>
                <w:color w:val="A6A6A6"/>
              </w:rPr>
              <w:t>(Code)</w:t>
            </w:r>
          </w:p>
        </w:tc>
      </w:tr>
      <w:tr w:rsidR="00540F30" w:rsidRPr="00BE068B" w14:paraId="7EC203D5" w14:textId="77777777" w:rsidTr="00D70197">
        <w:trPr>
          <w:trHeight w:val="20"/>
        </w:trPr>
        <w:tc>
          <w:tcPr>
            <w:tcW w:w="124" w:type="dxa"/>
            <w:tcBorders>
              <w:top w:val="single" w:sz="4" w:space="0" w:color="000000"/>
              <w:left w:val="single" w:sz="4" w:space="0" w:color="000000"/>
              <w:bottom w:val="single" w:sz="4" w:space="0" w:color="000000"/>
              <w:right w:val="single" w:sz="4" w:space="0" w:color="000000"/>
            </w:tcBorders>
          </w:tcPr>
          <w:p w14:paraId="182624F4" w14:textId="77777777" w:rsidR="00540F30" w:rsidRPr="00BE068B" w:rsidRDefault="00540F30" w:rsidP="001512DD">
            <w:pPr>
              <w:kinsoku w:val="0"/>
              <w:overflowPunct w:val="0"/>
              <w:spacing w:afterLines="20" w:after="48" w:line="240" w:lineRule="auto"/>
              <w:ind w:left="119"/>
              <w:contextualSpacing/>
              <w:rPr>
                <w:rFonts w:ascii="Gill Sans MT" w:hAnsi="Gill Sans MT"/>
                <w:w w:val="105"/>
              </w:rPr>
            </w:pPr>
          </w:p>
        </w:tc>
        <w:tc>
          <w:tcPr>
            <w:tcW w:w="4914" w:type="dxa"/>
            <w:gridSpan w:val="2"/>
            <w:tcBorders>
              <w:top w:val="single" w:sz="4" w:space="0" w:color="000000"/>
              <w:left w:val="single" w:sz="4" w:space="0" w:color="000000"/>
              <w:bottom w:val="single" w:sz="4" w:space="0" w:color="000000"/>
            </w:tcBorders>
          </w:tcPr>
          <w:p w14:paraId="0A6469BA" w14:textId="4219251B" w:rsidR="00540F30" w:rsidRPr="00BE068B" w:rsidRDefault="001C3ACA" w:rsidP="001512DD">
            <w:pPr>
              <w:kinsoku w:val="0"/>
              <w:overflowPunct w:val="0"/>
              <w:spacing w:afterLines="20" w:after="48" w:line="240" w:lineRule="auto"/>
              <w:ind w:firstLine="10"/>
              <w:contextualSpacing/>
              <w:rPr>
                <w:rFonts w:ascii="Gill Sans MT" w:hAnsi="Gill Sans MT"/>
                <w:w w:val="105"/>
              </w:rPr>
            </w:pPr>
            <w:r w:rsidRPr="00BE068B">
              <w:rPr>
                <w:rFonts w:ascii="Gill Sans MT" w:hAnsi="Gill Sans MT"/>
                <w:w w:val="105"/>
              </w:rPr>
              <w:t>B6</w:t>
            </w:r>
            <w:r w:rsidR="00540F30" w:rsidRPr="00BE068B">
              <w:rPr>
                <w:rFonts w:ascii="Gill Sans MT" w:hAnsi="Gill Sans MT"/>
                <w:w w:val="105"/>
              </w:rPr>
              <w:t>b. If other, please specify</w:t>
            </w:r>
          </w:p>
          <w:p w14:paraId="4938CA2E" w14:textId="77777777" w:rsidR="00540F30" w:rsidRPr="00BE068B" w:rsidRDefault="00540F30" w:rsidP="001512DD">
            <w:pPr>
              <w:kinsoku w:val="0"/>
              <w:overflowPunct w:val="0"/>
              <w:spacing w:afterLines="20" w:after="48" w:line="240" w:lineRule="auto"/>
              <w:ind w:firstLine="10"/>
              <w:contextualSpacing/>
              <w:rPr>
                <w:rFonts w:ascii="Gill Sans MT" w:hAnsi="Gill Sans MT"/>
                <w:i/>
                <w:w w:val="105"/>
              </w:rPr>
            </w:pPr>
            <w:r w:rsidRPr="00BE068B">
              <w:rPr>
                <w:rFonts w:ascii="Gill Sans MT" w:hAnsi="Gill Sans MT"/>
                <w:i/>
                <w:w w:val="105"/>
              </w:rPr>
              <w:t>Ask if B10=15</w:t>
            </w:r>
          </w:p>
        </w:tc>
        <w:tc>
          <w:tcPr>
            <w:tcW w:w="5042" w:type="dxa"/>
            <w:gridSpan w:val="7"/>
            <w:tcBorders>
              <w:top w:val="single" w:sz="18" w:space="0" w:color="000000"/>
              <w:left w:val="single" w:sz="18" w:space="0" w:color="000000"/>
              <w:bottom w:val="single" w:sz="18" w:space="0" w:color="000000"/>
              <w:right w:val="single" w:sz="18" w:space="0" w:color="000000"/>
            </w:tcBorders>
          </w:tcPr>
          <w:p w14:paraId="22B116BD" w14:textId="77777777" w:rsidR="00540F30" w:rsidRPr="00BE068B" w:rsidRDefault="00540F30" w:rsidP="001512DD">
            <w:pPr>
              <w:tabs>
                <w:tab w:val="left" w:pos="3449"/>
              </w:tabs>
              <w:spacing w:afterLines="20" w:after="48" w:line="240" w:lineRule="auto"/>
              <w:contextualSpacing/>
              <w:rPr>
                <w:rFonts w:ascii="Gill Sans MT" w:hAnsi="Gill Sans MT"/>
                <w:i/>
              </w:rPr>
            </w:pPr>
            <w:r w:rsidRPr="00BE068B">
              <w:rPr>
                <w:rFonts w:ascii="Gill Sans MT" w:hAnsi="Gill Sans MT"/>
                <w:i/>
              </w:rPr>
              <w:t>(Text)</w:t>
            </w:r>
          </w:p>
        </w:tc>
      </w:tr>
      <w:tr w:rsidR="00540F30" w:rsidRPr="00BE068B" w14:paraId="7FF590D8" w14:textId="77777777" w:rsidTr="00D70197">
        <w:trPr>
          <w:trHeight w:val="20"/>
        </w:trPr>
        <w:tc>
          <w:tcPr>
            <w:tcW w:w="124" w:type="dxa"/>
            <w:tcBorders>
              <w:top w:val="single" w:sz="4" w:space="0" w:color="000000"/>
              <w:left w:val="single" w:sz="4" w:space="0" w:color="000000"/>
              <w:bottom w:val="single" w:sz="4" w:space="0" w:color="000000"/>
              <w:right w:val="single" w:sz="4" w:space="0" w:color="000000"/>
            </w:tcBorders>
          </w:tcPr>
          <w:p w14:paraId="3B09E156" w14:textId="77777777" w:rsidR="00540F30" w:rsidRPr="00BE068B" w:rsidRDefault="00540F30" w:rsidP="001512DD">
            <w:pPr>
              <w:spacing w:after="0"/>
              <w:rPr>
                <w:rFonts w:ascii="Gill Sans MT" w:eastAsia="Calibri" w:hAnsi="Gill Sans MT" w:cs="Times New Roman"/>
              </w:rPr>
            </w:pPr>
          </w:p>
        </w:tc>
        <w:tc>
          <w:tcPr>
            <w:tcW w:w="4914" w:type="dxa"/>
            <w:gridSpan w:val="2"/>
            <w:tcBorders>
              <w:top w:val="single" w:sz="4" w:space="0" w:color="000000"/>
              <w:left w:val="single" w:sz="4" w:space="0" w:color="000000"/>
              <w:bottom w:val="single" w:sz="4" w:space="0" w:color="000000"/>
            </w:tcBorders>
          </w:tcPr>
          <w:p w14:paraId="6B660577" w14:textId="507BF344" w:rsidR="00540F30" w:rsidRPr="00BE068B" w:rsidRDefault="001C3ACA" w:rsidP="001512DD">
            <w:pPr>
              <w:kinsoku w:val="0"/>
              <w:overflowPunct w:val="0"/>
              <w:spacing w:afterLines="20" w:after="48" w:line="240" w:lineRule="auto"/>
              <w:ind w:firstLine="10"/>
              <w:contextualSpacing/>
              <w:rPr>
                <w:rFonts w:ascii="Gill Sans MT" w:hAnsi="Gill Sans MT"/>
                <w:w w:val="105"/>
              </w:rPr>
            </w:pPr>
            <w:r w:rsidRPr="00BE068B">
              <w:rPr>
                <w:rFonts w:ascii="Gill Sans MT" w:hAnsi="Gill Sans MT"/>
                <w:w w:val="105"/>
              </w:rPr>
              <w:t>B7</w:t>
            </w:r>
            <w:r w:rsidR="00540F30" w:rsidRPr="00BE068B">
              <w:rPr>
                <w:rFonts w:ascii="Gill Sans MT" w:hAnsi="Gill Sans MT"/>
                <w:w w:val="105"/>
              </w:rPr>
              <w:t>. What is your religion, if any? (</w:t>
            </w:r>
            <w:proofErr w:type="gramStart"/>
            <w:r w:rsidR="00540F30" w:rsidRPr="00BE068B">
              <w:rPr>
                <w:rFonts w:ascii="Gill Sans MT" w:hAnsi="Gill Sans MT"/>
                <w:b/>
                <w:w w:val="105"/>
              </w:rPr>
              <w:t>religion</w:t>
            </w:r>
            <w:proofErr w:type="gramEnd"/>
            <w:r w:rsidR="00540F30" w:rsidRPr="00BE068B">
              <w:rPr>
                <w:rFonts w:ascii="Gill Sans MT" w:hAnsi="Gill Sans MT"/>
                <w:w w:val="105"/>
              </w:rPr>
              <w:t>)</w:t>
            </w:r>
          </w:p>
        </w:tc>
        <w:tc>
          <w:tcPr>
            <w:tcW w:w="2160" w:type="dxa"/>
            <w:tcBorders>
              <w:top w:val="single" w:sz="4" w:space="0" w:color="000000"/>
              <w:bottom w:val="single" w:sz="4" w:space="0" w:color="000000"/>
            </w:tcBorders>
          </w:tcPr>
          <w:p w14:paraId="43ECA8D5" w14:textId="3141EEA9" w:rsidR="00747FDE" w:rsidRPr="00BE068B" w:rsidRDefault="00540F30" w:rsidP="00747FDE">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1=</w:t>
            </w:r>
            <w:r w:rsidR="00747FDE" w:rsidRPr="00BE068B">
              <w:rPr>
                <w:rFonts w:ascii="Gill Sans MT" w:eastAsiaTheme="minorEastAsia" w:hAnsi="Gill Sans MT" w:cs="Times New Roman"/>
                <w:w w:val="105"/>
                <w:lang w:eastAsia="zh-CN"/>
              </w:rPr>
              <w:t>Christian</w:t>
            </w:r>
          </w:p>
          <w:p w14:paraId="0B6D0562" w14:textId="77777777" w:rsidR="00747FDE" w:rsidRPr="00BE068B" w:rsidRDefault="00747FDE" w:rsidP="00747FDE">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2=Islam</w:t>
            </w:r>
          </w:p>
          <w:p w14:paraId="7074271D" w14:textId="77777777" w:rsidR="00747FDE" w:rsidRPr="00BE068B" w:rsidRDefault="00747FDE" w:rsidP="00747FDE">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3=Not religious</w:t>
            </w:r>
          </w:p>
          <w:p w14:paraId="0DB16FB8" w14:textId="05467D80" w:rsidR="00540F30" w:rsidRPr="00BE068B" w:rsidRDefault="00D70197" w:rsidP="001512DD">
            <w:pPr>
              <w:spacing w:after="0"/>
              <w:rPr>
                <w:rFonts w:ascii="Gill Sans MT" w:eastAsiaTheme="minorEastAsia" w:hAnsi="Gill Sans MT" w:cs="Times New Roman"/>
                <w:w w:val="105"/>
                <w:lang w:eastAsia="zh-CN"/>
              </w:rPr>
            </w:pPr>
            <w:r>
              <w:rPr>
                <w:rFonts w:ascii="Gill Sans MT" w:eastAsiaTheme="minorEastAsia" w:hAnsi="Gill Sans MT" w:cs="Times New Roman"/>
                <w:w w:val="105"/>
                <w:lang w:eastAsia="zh-CN"/>
              </w:rPr>
              <w:t>4=Spiritual</w:t>
            </w:r>
          </w:p>
        </w:tc>
        <w:tc>
          <w:tcPr>
            <w:tcW w:w="2160" w:type="dxa"/>
            <w:gridSpan w:val="4"/>
            <w:tcBorders>
              <w:top w:val="single" w:sz="4" w:space="0" w:color="000000"/>
              <w:left w:val="nil"/>
              <w:bottom w:val="single" w:sz="4" w:space="0" w:color="000000"/>
              <w:right w:val="single" w:sz="18" w:space="0" w:color="000000"/>
            </w:tcBorders>
          </w:tcPr>
          <w:p w14:paraId="718027D7" w14:textId="496D9153" w:rsidR="00540F30" w:rsidRPr="00BE068B" w:rsidRDefault="00540F30" w:rsidP="001512DD">
            <w:pPr>
              <w:spacing w:after="0"/>
              <w:rPr>
                <w:rFonts w:ascii="Gill Sans MT" w:eastAsiaTheme="minorEastAsia" w:hAnsi="Gill Sans MT" w:cs="Times New Roman"/>
                <w:w w:val="105"/>
                <w:lang w:eastAsia="zh-CN"/>
              </w:rPr>
            </w:pPr>
          </w:p>
        </w:tc>
        <w:tc>
          <w:tcPr>
            <w:tcW w:w="722" w:type="dxa"/>
            <w:gridSpan w:val="2"/>
            <w:tcBorders>
              <w:top w:val="single" w:sz="18" w:space="0" w:color="000000"/>
              <w:left w:val="single" w:sz="18" w:space="0" w:color="000000"/>
              <w:bottom w:val="single" w:sz="18" w:space="0" w:color="000000"/>
              <w:right w:val="single" w:sz="18" w:space="0" w:color="000000"/>
            </w:tcBorders>
          </w:tcPr>
          <w:p w14:paraId="5C8546AF" w14:textId="77777777" w:rsidR="00540F30" w:rsidRPr="00BE068B" w:rsidRDefault="00540F30" w:rsidP="001512DD">
            <w:pPr>
              <w:spacing w:after="0"/>
              <w:rPr>
                <w:rFonts w:ascii="Gill Sans MT" w:eastAsia="Calibri" w:hAnsi="Gill Sans MT" w:cs="Times New Roman"/>
                <w:i/>
                <w:color w:val="A6A6A6"/>
              </w:rPr>
            </w:pPr>
            <w:r w:rsidRPr="00BE068B">
              <w:rPr>
                <w:rFonts w:ascii="Gill Sans MT" w:eastAsia="Calibri" w:hAnsi="Gill Sans MT" w:cs="Times New Roman"/>
                <w:i/>
                <w:color w:val="A6A6A6"/>
              </w:rPr>
              <w:t>(Code)</w:t>
            </w:r>
          </w:p>
        </w:tc>
      </w:tr>
      <w:tr w:rsidR="00A478EB" w:rsidRPr="00BE068B" w14:paraId="5AB38642" w14:textId="77777777" w:rsidTr="00D70197">
        <w:trPr>
          <w:trHeight w:val="20"/>
        </w:trPr>
        <w:tc>
          <w:tcPr>
            <w:tcW w:w="124" w:type="dxa"/>
            <w:tcBorders>
              <w:top w:val="single" w:sz="4" w:space="0" w:color="000000"/>
              <w:left w:val="single" w:sz="4" w:space="0" w:color="000000"/>
              <w:bottom w:val="single" w:sz="4" w:space="0" w:color="000000"/>
              <w:right w:val="single" w:sz="4" w:space="0" w:color="auto"/>
            </w:tcBorders>
          </w:tcPr>
          <w:p w14:paraId="123B66FF" w14:textId="77777777" w:rsidR="00A478EB" w:rsidRPr="00BE068B" w:rsidRDefault="00A478EB" w:rsidP="001512DD">
            <w:pPr>
              <w:spacing w:after="0"/>
              <w:rPr>
                <w:rFonts w:ascii="Gill Sans MT" w:eastAsia="Calibri" w:hAnsi="Gill Sans MT" w:cs="Times New Roman"/>
                <w:w w:val="105"/>
              </w:rPr>
            </w:pPr>
          </w:p>
        </w:tc>
        <w:tc>
          <w:tcPr>
            <w:tcW w:w="4914" w:type="dxa"/>
            <w:gridSpan w:val="2"/>
            <w:tcBorders>
              <w:top w:val="single" w:sz="4" w:space="0" w:color="000000"/>
              <w:left w:val="single" w:sz="4" w:space="0" w:color="auto"/>
              <w:bottom w:val="single" w:sz="4" w:space="0" w:color="000000"/>
            </w:tcBorders>
          </w:tcPr>
          <w:p w14:paraId="0BEAF1E6" w14:textId="40D3F2F3" w:rsidR="00612EE5" w:rsidRPr="00BE068B" w:rsidRDefault="000427DF" w:rsidP="001512DD">
            <w:pPr>
              <w:spacing w:after="0"/>
              <w:rPr>
                <w:rFonts w:ascii="Gill Sans MT" w:hAnsi="Gill Sans MT"/>
                <w:b/>
              </w:rPr>
            </w:pPr>
            <w:r w:rsidRPr="00BE068B">
              <w:rPr>
                <w:rFonts w:ascii="Gill Sans MT" w:hAnsi="Gill Sans MT"/>
                <w:w w:val="105"/>
              </w:rPr>
              <w:t>B8</w:t>
            </w:r>
            <w:r w:rsidR="00A478EB" w:rsidRPr="00BE068B">
              <w:rPr>
                <w:rFonts w:ascii="Gill Sans MT" w:hAnsi="Gill Sans MT"/>
                <w:w w:val="105"/>
              </w:rPr>
              <w:t>. Were you born in this village? (</w:t>
            </w:r>
            <w:proofErr w:type="gramStart"/>
            <w:r w:rsidR="00A478EB" w:rsidRPr="00BE068B">
              <w:rPr>
                <w:rFonts w:ascii="Gill Sans MT" w:hAnsi="Gill Sans MT"/>
                <w:b/>
                <w:w w:val="105"/>
              </w:rPr>
              <w:t>born</w:t>
            </w:r>
            <w:proofErr w:type="gramEnd"/>
            <w:r w:rsidR="00A478EB" w:rsidRPr="00BE068B">
              <w:rPr>
                <w:rFonts w:ascii="Gill Sans MT" w:hAnsi="Gill Sans MT"/>
                <w:w w:val="105"/>
              </w:rPr>
              <w:t>)</w:t>
            </w:r>
            <w:r w:rsidR="00A478EB" w:rsidRPr="00BE068B">
              <w:rPr>
                <w:rFonts w:ascii="Gill Sans MT" w:hAnsi="Gill Sans MT"/>
              </w:rPr>
              <w:br/>
            </w:r>
            <w:r w:rsidR="00A478EB" w:rsidRPr="00BE068B">
              <w:rPr>
                <w:rFonts w:ascii="Gill Sans MT" w:hAnsi="Gill Sans MT"/>
                <w:i/>
              </w:rPr>
              <w:t xml:space="preserve">If </w:t>
            </w:r>
            <w:r w:rsidR="00612EE5" w:rsidRPr="00BE068B">
              <w:rPr>
                <w:rFonts w:ascii="Gill Sans MT" w:hAnsi="Gill Sans MT"/>
                <w:i/>
              </w:rPr>
              <w:t>B8=2, Skip to B9</w:t>
            </w:r>
          </w:p>
        </w:tc>
        <w:tc>
          <w:tcPr>
            <w:tcW w:w="4338" w:type="dxa"/>
            <w:gridSpan w:val="6"/>
            <w:tcBorders>
              <w:top w:val="single" w:sz="4" w:space="0" w:color="000000"/>
              <w:bottom w:val="single" w:sz="4" w:space="0" w:color="000000"/>
              <w:right w:val="single" w:sz="18" w:space="0" w:color="000000"/>
            </w:tcBorders>
          </w:tcPr>
          <w:p w14:paraId="4F4EACF1" w14:textId="20420540" w:rsidR="00A478EB" w:rsidRPr="00BE068B" w:rsidRDefault="00517BC7" w:rsidP="001512DD">
            <w:pPr>
              <w:spacing w:after="0"/>
              <w:rPr>
                <w:rFonts w:ascii="Gill Sans MT" w:hAnsi="Gill Sans MT"/>
              </w:rPr>
            </w:pPr>
            <w:ins w:id="2" w:author="Aleta Haflett" w:date="2014-11-18T11:50:00Z">
              <w:r>
                <w:rPr>
                  <w:rFonts w:ascii="Gill Sans MT" w:hAnsi="Gill Sans MT"/>
                </w:rPr>
                <w:t>0</w:t>
              </w:r>
            </w:ins>
            <w:del w:id="3" w:author="Aleta Haflett" w:date="2014-11-18T11:50:00Z">
              <w:r w:rsidR="00A478EB" w:rsidRPr="00BE068B" w:rsidDel="00517BC7">
                <w:rPr>
                  <w:rFonts w:ascii="Gill Sans MT" w:hAnsi="Gill Sans MT"/>
                </w:rPr>
                <w:delText>1</w:delText>
              </w:r>
            </w:del>
            <w:r w:rsidR="00A478EB" w:rsidRPr="00BE068B">
              <w:rPr>
                <w:rFonts w:ascii="Gill Sans MT" w:hAnsi="Gill Sans MT"/>
              </w:rPr>
              <w:t>=No</w:t>
            </w:r>
          </w:p>
          <w:p w14:paraId="184D6FB9" w14:textId="1FD03521" w:rsidR="00A478EB" w:rsidRPr="00BE068B" w:rsidRDefault="00517BC7" w:rsidP="001512DD">
            <w:pPr>
              <w:spacing w:after="0"/>
              <w:rPr>
                <w:rFonts w:ascii="Gill Sans MT" w:hAnsi="Gill Sans MT"/>
              </w:rPr>
            </w:pPr>
            <w:ins w:id="4" w:author="Aleta Haflett" w:date="2014-11-18T11:50:00Z">
              <w:r>
                <w:rPr>
                  <w:rFonts w:ascii="Gill Sans MT" w:hAnsi="Gill Sans MT"/>
                </w:rPr>
                <w:t>1</w:t>
              </w:r>
            </w:ins>
            <w:del w:id="5" w:author="Aleta Haflett" w:date="2014-11-18T11:50:00Z">
              <w:r w:rsidR="00A478EB" w:rsidRPr="00BE068B" w:rsidDel="00517BC7">
                <w:rPr>
                  <w:rFonts w:ascii="Gill Sans MT" w:hAnsi="Gill Sans MT"/>
                </w:rPr>
                <w:delText>2</w:delText>
              </w:r>
            </w:del>
            <w:r w:rsidR="00A478EB" w:rsidRPr="00BE068B">
              <w:rPr>
                <w:rFonts w:ascii="Gill Sans MT" w:hAnsi="Gill Sans MT"/>
              </w:rPr>
              <w:t>=Yes</w:t>
            </w:r>
            <w:r w:rsidR="00A478EB" w:rsidRPr="00BE068B" w:rsidDel="00226116">
              <w:rPr>
                <w:rFonts w:ascii="Gill Sans MT" w:hAnsi="Gill Sans MT"/>
              </w:rPr>
              <w:t xml:space="preserve"> </w:t>
            </w:r>
          </w:p>
          <w:p w14:paraId="6DC3BB56" w14:textId="77777777" w:rsidR="00A478EB" w:rsidRPr="00BE068B" w:rsidRDefault="00A478EB" w:rsidP="001512DD">
            <w:pPr>
              <w:spacing w:after="0"/>
              <w:rPr>
                <w:rFonts w:ascii="Gill Sans MT" w:hAnsi="Gill Sans MT"/>
              </w:rPr>
            </w:pPr>
            <w:r w:rsidRPr="00BE068B">
              <w:rPr>
                <w:rFonts w:ascii="Gill Sans MT" w:hAnsi="Gill Sans MT"/>
              </w:rPr>
              <w:t>888=Don’t know</w:t>
            </w:r>
          </w:p>
          <w:p w14:paraId="08F6B5C0" w14:textId="77777777" w:rsidR="00A478EB" w:rsidRPr="00BE068B" w:rsidRDefault="00A478EB" w:rsidP="001512DD">
            <w:pPr>
              <w:spacing w:after="0"/>
              <w:rPr>
                <w:rFonts w:ascii="Gill Sans MT" w:hAnsi="Gill Sans MT"/>
              </w:rPr>
            </w:pPr>
            <w:r w:rsidRPr="00BE068B">
              <w:rPr>
                <w:rFonts w:ascii="Gill Sans MT" w:hAnsi="Gill Sans MT"/>
              </w:rPr>
              <w:t>999=Prefer not to respond</w:t>
            </w:r>
          </w:p>
        </w:tc>
        <w:tc>
          <w:tcPr>
            <w:tcW w:w="704" w:type="dxa"/>
            <w:tcBorders>
              <w:top w:val="single" w:sz="18" w:space="0" w:color="000000"/>
              <w:left w:val="single" w:sz="18" w:space="0" w:color="000000"/>
              <w:bottom w:val="single" w:sz="18" w:space="0" w:color="000000"/>
              <w:right w:val="single" w:sz="18" w:space="0" w:color="000000"/>
            </w:tcBorders>
          </w:tcPr>
          <w:p w14:paraId="7BA7429D" w14:textId="77777777" w:rsidR="00A478EB" w:rsidRPr="00BE068B" w:rsidRDefault="00A478EB" w:rsidP="001512DD">
            <w:pPr>
              <w:spacing w:after="0"/>
              <w:rPr>
                <w:rFonts w:ascii="Gill Sans MT" w:eastAsia="Calibri" w:hAnsi="Gill Sans MT" w:cs="Times New Roman"/>
                <w:i/>
                <w:color w:val="A6A6A6"/>
              </w:rPr>
            </w:pPr>
            <w:r w:rsidRPr="00BE068B">
              <w:rPr>
                <w:rFonts w:ascii="Gill Sans MT" w:eastAsia="Calibri" w:hAnsi="Gill Sans MT" w:cs="Times New Roman"/>
                <w:i/>
                <w:color w:val="A6A6A6"/>
              </w:rPr>
              <w:t>(Code)</w:t>
            </w:r>
          </w:p>
        </w:tc>
      </w:tr>
      <w:tr w:rsidR="00612EE5" w:rsidRPr="00BE068B" w14:paraId="54F71CFD" w14:textId="77777777" w:rsidTr="00D70197">
        <w:trPr>
          <w:trHeight w:val="20"/>
        </w:trPr>
        <w:tc>
          <w:tcPr>
            <w:tcW w:w="124" w:type="dxa"/>
            <w:tcBorders>
              <w:top w:val="single" w:sz="4" w:space="0" w:color="000000"/>
              <w:left w:val="single" w:sz="4" w:space="0" w:color="000000"/>
              <w:bottom w:val="single" w:sz="4" w:space="0" w:color="000000"/>
              <w:right w:val="single" w:sz="4" w:space="0" w:color="auto"/>
            </w:tcBorders>
          </w:tcPr>
          <w:p w14:paraId="5B9D92F1" w14:textId="77777777" w:rsidR="00612EE5" w:rsidRPr="00BE068B" w:rsidRDefault="00612EE5" w:rsidP="001512DD">
            <w:pPr>
              <w:spacing w:after="0"/>
              <w:rPr>
                <w:rFonts w:ascii="Gill Sans MT" w:eastAsia="Calibri" w:hAnsi="Gill Sans MT" w:cs="Times New Roman"/>
                <w:w w:val="105"/>
              </w:rPr>
            </w:pPr>
          </w:p>
        </w:tc>
        <w:tc>
          <w:tcPr>
            <w:tcW w:w="4914" w:type="dxa"/>
            <w:gridSpan w:val="2"/>
            <w:tcBorders>
              <w:top w:val="single" w:sz="4" w:space="0" w:color="000000"/>
              <w:left w:val="single" w:sz="4" w:space="0" w:color="auto"/>
              <w:bottom w:val="single" w:sz="4" w:space="0" w:color="000000"/>
            </w:tcBorders>
          </w:tcPr>
          <w:p w14:paraId="3023DA73" w14:textId="5CE18C6F" w:rsidR="00612EE5" w:rsidRPr="00BE068B" w:rsidRDefault="00612EE5" w:rsidP="001512DD">
            <w:pPr>
              <w:spacing w:after="0"/>
              <w:rPr>
                <w:rFonts w:ascii="Gill Sans MT" w:hAnsi="Gill Sans MT"/>
                <w:w w:val="105"/>
              </w:rPr>
            </w:pPr>
            <w:r w:rsidRPr="00BE068B">
              <w:rPr>
                <w:rFonts w:ascii="Gill Sans MT" w:hAnsi="Gill Sans MT"/>
                <w:w w:val="105"/>
              </w:rPr>
              <w:t>Please indicate distan</w:t>
            </w:r>
            <w:r w:rsidR="00D70197">
              <w:rPr>
                <w:rFonts w:ascii="Gill Sans MT" w:hAnsi="Gill Sans MT"/>
                <w:w w:val="105"/>
              </w:rPr>
              <w:t>ce between this village and your</w:t>
            </w:r>
            <w:r w:rsidRPr="00BE068B">
              <w:rPr>
                <w:rFonts w:ascii="Gill Sans MT" w:hAnsi="Gill Sans MT"/>
                <w:w w:val="105"/>
              </w:rPr>
              <w:t xml:space="preserve"> place of birth (in KM)</w:t>
            </w:r>
          </w:p>
          <w:p w14:paraId="471B0B21" w14:textId="6A804C42" w:rsidR="00EF7147" w:rsidRPr="00BE068B" w:rsidRDefault="00EF7147" w:rsidP="001512DD">
            <w:pPr>
              <w:spacing w:after="0"/>
              <w:rPr>
                <w:rFonts w:ascii="Gill Sans MT" w:hAnsi="Gill Sans MT"/>
                <w:w w:val="105"/>
              </w:rPr>
            </w:pPr>
            <w:r w:rsidRPr="00BE068B">
              <w:rPr>
                <w:rFonts w:ascii="Gill Sans MT" w:hAnsi="Gill Sans MT"/>
                <w:w w:val="105"/>
              </w:rPr>
              <w:t>Ask if B8=2</w:t>
            </w:r>
          </w:p>
        </w:tc>
        <w:tc>
          <w:tcPr>
            <w:tcW w:w="4338" w:type="dxa"/>
            <w:gridSpan w:val="6"/>
            <w:tcBorders>
              <w:top w:val="single" w:sz="4" w:space="0" w:color="000000"/>
              <w:bottom w:val="single" w:sz="4" w:space="0" w:color="000000"/>
              <w:right w:val="single" w:sz="18" w:space="0" w:color="000000"/>
            </w:tcBorders>
          </w:tcPr>
          <w:p w14:paraId="7386DA2F" w14:textId="77777777" w:rsidR="00612EE5" w:rsidRPr="00BE068B" w:rsidRDefault="00612EE5" w:rsidP="001512DD">
            <w:pPr>
              <w:spacing w:after="0"/>
              <w:rPr>
                <w:rFonts w:ascii="Gill Sans MT" w:hAnsi="Gill Sans MT"/>
              </w:rPr>
            </w:pPr>
          </w:p>
        </w:tc>
        <w:tc>
          <w:tcPr>
            <w:tcW w:w="704" w:type="dxa"/>
            <w:tcBorders>
              <w:top w:val="single" w:sz="18" w:space="0" w:color="000000"/>
              <w:left w:val="single" w:sz="18" w:space="0" w:color="000000"/>
              <w:bottom w:val="single" w:sz="18" w:space="0" w:color="000000"/>
              <w:right w:val="single" w:sz="18" w:space="0" w:color="000000"/>
            </w:tcBorders>
          </w:tcPr>
          <w:p w14:paraId="176D3E2E" w14:textId="59C0414A" w:rsidR="00612EE5" w:rsidRPr="00BE068B" w:rsidRDefault="00612EE5" w:rsidP="001512DD">
            <w:pPr>
              <w:spacing w:after="0"/>
              <w:rPr>
                <w:rFonts w:ascii="Gill Sans MT" w:eastAsia="Calibri" w:hAnsi="Gill Sans MT" w:cs="Times New Roman"/>
                <w:i/>
                <w:color w:val="A6A6A6"/>
              </w:rPr>
            </w:pPr>
            <w:r w:rsidRPr="00BE068B">
              <w:rPr>
                <w:rFonts w:ascii="Gill Sans MT" w:eastAsia="Calibri" w:hAnsi="Gill Sans MT" w:cs="Times New Roman"/>
                <w:i/>
                <w:color w:val="A6A6A6"/>
              </w:rPr>
              <w:t>(Integer)</w:t>
            </w:r>
          </w:p>
        </w:tc>
      </w:tr>
      <w:tr w:rsidR="00612EE5" w:rsidRPr="00BE068B" w14:paraId="34015D0C" w14:textId="77777777" w:rsidTr="00D70197">
        <w:trPr>
          <w:trHeight w:val="20"/>
        </w:trPr>
        <w:tc>
          <w:tcPr>
            <w:tcW w:w="124" w:type="dxa"/>
            <w:tcBorders>
              <w:top w:val="single" w:sz="4" w:space="0" w:color="000000"/>
              <w:left w:val="single" w:sz="4" w:space="0" w:color="000000"/>
              <w:bottom w:val="single" w:sz="4" w:space="0" w:color="000000"/>
              <w:right w:val="single" w:sz="4" w:space="0" w:color="auto"/>
            </w:tcBorders>
          </w:tcPr>
          <w:p w14:paraId="66A6DD36" w14:textId="77777777" w:rsidR="00612EE5" w:rsidRPr="00BE068B" w:rsidRDefault="00612EE5" w:rsidP="001512DD">
            <w:pPr>
              <w:spacing w:after="0"/>
              <w:rPr>
                <w:rFonts w:ascii="Gill Sans MT" w:eastAsia="Calibri" w:hAnsi="Gill Sans MT" w:cs="Times New Roman"/>
                <w:w w:val="105"/>
              </w:rPr>
            </w:pPr>
          </w:p>
        </w:tc>
        <w:tc>
          <w:tcPr>
            <w:tcW w:w="4914" w:type="dxa"/>
            <w:gridSpan w:val="2"/>
            <w:tcBorders>
              <w:top w:val="single" w:sz="4" w:space="0" w:color="000000"/>
              <w:left w:val="single" w:sz="4" w:space="0" w:color="auto"/>
              <w:bottom w:val="single" w:sz="4" w:space="0" w:color="000000"/>
            </w:tcBorders>
          </w:tcPr>
          <w:p w14:paraId="56FA820D" w14:textId="77777777" w:rsidR="00612EE5" w:rsidRPr="00BE068B" w:rsidRDefault="00612EE5" w:rsidP="001512DD">
            <w:pPr>
              <w:spacing w:after="0"/>
              <w:rPr>
                <w:rFonts w:ascii="Gill Sans MT" w:hAnsi="Gill Sans MT"/>
                <w:w w:val="105"/>
              </w:rPr>
            </w:pPr>
            <w:r w:rsidRPr="00BE068B">
              <w:rPr>
                <w:rFonts w:ascii="Gill Sans MT" w:hAnsi="Gill Sans MT"/>
                <w:w w:val="105"/>
              </w:rPr>
              <w:t xml:space="preserve">Why did you move to this village? Select all that apply. </w:t>
            </w:r>
          </w:p>
          <w:p w14:paraId="2A8159ED" w14:textId="635C1326" w:rsidR="00EF7147" w:rsidRPr="00BE068B" w:rsidRDefault="00EF7147" w:rsidP="001512DD">
            <w:pPr>
              <w:spacing w:after="0"/>
              <w:rPr>
                <w:rFonts w:ascii="Gill Sans MT" w:hAnsi="Gill Sans MT"/>
                <w:w w:val="105"/>
              </w:rPr>
            </w:pPr>
            <w:r w:rsidRPr="00BE068B">
              <w:rPr>
                <w:rFonts w:ascii="Gill Sans MT" w:hAnsi="Gill Sans MT"/>
                <w:w w:val="105"/>
              </w:rPr>
              <w:t>Ask if B8=2</w:t>
            </w:r>
          </w:p>
        </w:tc>
        <w:tc>
          <w:tcPr>
            <w:tcW w:w="4338" w:type="dxa"/>
            <w:gridSpan w:val="6"/>
            <w:tcBorders>
              <w:top w:val="single" w:sz="4" w:space="0" w:color="000000"/>
              <w:bottom w:val="single" w:sz="4" w:space="0" w:color="000000"/>
              <w:right w:val="single" w:sz="18" w:space="0" w:color="000000"/>
            </w:tcBorders>
          </w:tcPr>
          <w:p w14:paraId="1ED75A68" w14:textId="77777777" w:rsidR="00612EE5" w:rsidRPr="00BE068B" w:rsidRDefault="00612EE5" w:rsidP="001512DD">
            <w:pPr>
              <w:spacing w:after="0"/>
              <w:rPr>
                <w:rFonts w:ascii="Gill Sans MT" w:hAnsi="Gill Sans MT"/>
              </w:rPr>
            </w:pPr>
            <w:r w:rsidRPr="00BE068B">
              <w:rPr>
                <w:rFonts w:ascii="Gill Sans MT" w:hAnsi="Gill Sans MT"/>
              </w:rPr>
              <w:t>1= Economic resources</w:t>
            </w:r>
          </w:p>
          <w:p w14:paraId="049DA36A" w14:textId="1E1C311E" w:rsidR="00612EE5" w:rsidRPr="00BE068B" w:rsidRDefault="00612EE5" w:rsidP="001512DD">
            <w:pPr>
              <w:spacing w:after="0"/>
              <w:rPr>
                <w:rFonts w:ascii="Gill Sans MT" w:hAnsi="Gill Sans MT"/>
              </w:rPr>
            </w:pPr>
            <w:r w:rsidRPr="00BE068B">
              <w:rPr>
                <w:rFonts w:ascii="Gill Sans MT" w:hAnsi="Gill Sans MT"/>
              </w:rPr>
              <w:t xml:space="preserve">2- Natural </w:t>
            </w:r>
            <w:r w:rsidR="00BE068B" w:rsidRPr="00BE068B">
              <w:rPr>
                <w:rFonts w:ascii="Gill Sans MT" w:hAnsi="Gill Sans MT"/>
              </w:rPr>
              <w:t>resource</w:t>
            </w:r>
          </w:p>
          <w:p w14:paraId="52FF3800" w14:textId="77777777" w:rsidR="00612EE5" w:rsidRPr="00BE068B" w:rsidRDefault="00612EE5" w:rsidP="001512DD">
            <w:pPr>
              <w:spacing w:after="0"/>
              <w:rPr>
                <w:rFonts w:ascii="Gill Sans MT" w:hAnsi="Gill Sans MT"/>
              </w:rPr>
            </w:pPr>
            <w:r w:rsidRPr="00BE068B">
              <w:rPr>
                <w:rFonts w:ascii="Gill Sans MT" w:hAnsi="Gill Sans MT"/>
              </w:rPr>
              <w:t>3- Family</w:t>
            </w:r>
          </w:p>
          <w:p w14:paraId="36053410" w14:textId="77777777" w:rsidR="00612EE5" w:rsidRPr="00BE068B" w:rsidRDefault="00612EE5" w:rsidP="001512DD">
            <w:pPr>
              <w:spacing w:after="0"/>
              <w:rPr>
                <w:rFonts w:ascii="Gill Sans MT" w:hAnsi="Gill Sans MT"/>
              </w:rPr>
            </w:pPr>
            <w:r w:rsidRPr="00BE068B">
              <w:rPr>
                <w:rFonts w:ascii="Gill Sans MT" w:hAnsi="Gill Sans MT"/>
              </w:rPr>
              <w:t>4- School</w:t>
            </w:r>
          </w:p>
          <w:p w14:paraId="3EF9C10F" w14:textId="77777777" w:rsidR="00612EE5" w:rsidRPr="00BE068B" w:rsidRDefault="00612EE5" w:rsidP="001512DD">
            <w:pPr>
              <w:spacing w:after="0"/>
              <w:rPr>
                <w:rFonts w:ascii="Gill Sans MT" w:hAnsi="Gill Sans MT"/>
              </w:rPr>
            </w:pPr>
            <w:r w:rsidRPr="00BE068B">
              <w:rPr>
                <w:rFonts w:ascii="Gill Sans MT" w:hAnsi="Gill Sans MT"/>
              </w:rPr>
              <w:t>5- Employment</w:t>
            </w:r>
          </w:p>
          <w:p w14:paraId="002D858D" w14:textId="77777777" w:rsidR="00612EE5" w:rsidRPr="00BE068B" w:rsidRDefault="00612EE5" w:rsidP="001512DD">
            <w:pPr>
              <w:spacing w:after="0"/>
              <w:rPr>
                <w:rFonts w:ascii="Gill Sans MT" w:hAnsi="Gill Sans MT"/>
              </w:rPr>
            </w:pPr>
            <w:r w:rsidRPr="00BE068B">
              <w:rPr>
                <w:rFonts w:ascii="Gill Sans MT" w:hAnsi="Gill Sans MT"/>
              </w:rPr>
              <w:t>6= Land</w:t>
            </w:r>
          </w:p>
          <w:p w14:paraId="2151D7B3" w14:textId="5BCCB9EE" w:rsidR="00612EE5" w:rsidRPr="00BE068B" w:rsidRDefault="00612EE5" w:rsidP="001512DD">
            <w:pPr>
              <w:spacing w:after="0"/>
              <w:rPr>
                <w:rFonts w:ascii="Gill Sans MT" w:hAnsi="Gill Sans MT"/>
              </w:rPr>
            </w:pPr>
            <w:r w:rsidRPr="00BE068B">
              <w:rPr>
                <w:rFonts w:ascii="Gill Sans MT" w:hAnsi="Gill Sans MT"/>
              </w:rPr>
              <w:t>7= Other (specify)</w:t>
            </w:r>
          </w:p>
          <w:p w14:paraId="4E0965C9" w14:textId="77777777" w:rsidR="00612EE5" w:rsidRPr="00BE068B" w:rsidRDefault="00612EE5" w:rsidP="001512DD">
            <w:pPr>
              <w:spacing w:after="0"/>
              <w:rPr>
                <w:rFonts w:ascii="Gill Sans MT" w:hAnsi="Gill Sans MT"/>
              </w:rPr>
            </w:pPr>
            <w:r w:rsidRPr="00BE068B">
              <w:rPr>
                <w:rFonts w:ascii="Gill Sans MT" w:hAnsi="Gill Sans MT"/>
              </w:rPr>
              <w:t>888=Don’t know</w:t>
            </w:r>
          </w:p>
          <w:p w14:paraId="3F63B5DC" w14:textId="6DEC67AA" w:rsidR="00612EE5" w:rsidRPr="00BE068B" w:rsidRDefault="00612EE5" w:rsidP="001512DD">
            <w:pPr>
              <w:spacing w:after="0"/>
              <w:rPr>
                <w:rFonts w:ascii="Gill Sans MT" w:hAnsi="Gill Sans MT"/>
              </w:rPr>
            </w:pPr>
            <w:r w:rsidRPr="00BE068B">
              <w:rPr>
                <w:rFonts w:ascii="Gill Sans MT" w:hAnsi="Gill Sans MT"/>
              </w:rPr>
              <w:t>999= Prefer not to respond</w:t>
            </w:r>
          </w:p>
        </w:tc>
        <w:tc>
          <w:tcPr>
            <w:tcW w:w="704" w:type="dxa"/>
            <w:tcBorders>
              <w:top w:val="single" w:sz="18" w:space="0" w:color="000000"/>
              <w:left w:val="single" w:sz="18" w:space="0" w:color="000000"/>
              <w:bottom w:val="single" w:sz="18" w:space="0" w:color="000000"/>
              <w:right w:val="single" w:sz="18" w:space="0" w:color="000000"/>
            </w:tcBorders>
          </w:tcPr>
          <w:p w14:paraId="6F448DD0" w14:textId="0A8CF7BC" w:rsidR="00612EE5" w:rsidRPr="00BE068B" w:rsidRDefault="00612EE5" w:rsidP="001512DD">
            <w:pPr>
              <w:spacing w:after="0"/>
              <w:rPr>
                <w:rFonts w:ascii="Gill Sans MT" w:eastAsia="Calibri" w:hAnsi="Gill Sans MT" w:cs="Times New Roman"/>
                <w:i/>
                <w:color w:val="A6A6A6"/>
              </w:rPr>
            </w:pPr>
            <w:r w:rsidRPr="00BE068B">
              <w:rPr>
                <w:rFonts w:ascii="Gill Sans MT" w:eastAsia="Calibri" w:hAnsi="Gill Sans MT" w:cs="Times New Roman"/>
                <w:i/>
                <w:color w:val="A6A6A6"/>
              </w:rPr>
              <w:t>(Code)</w:t>
            </w:r>
          </w:p>
        </w:tc>
      </w:tr>
      <w:tr w:rsidR="00A478EB" w:rsidRPr="00BE068B" w14:paraId="35A4C1D5" w14:textId="77777777" w:rsidTr="00D70197">
        <w:trPr>
          <w:trHeight w:val="20"/>
        </w:trPr>
        <w:tc>
          <w:tcPr>
            <w:tcW w:w="124" w:type="dxa"/>
            <w:tcBorders>
              <w:top w:val="single" w:sz="4" w:space="0" w:color="000000"/>
              <w:left w:val="single" w:sz="4" w:space="0" w:color="000000"/>
              <w:bottom w:val="single" w:sz="4" w:space="0" w:color="000000"/>
              <w:right w:val="single" w:sz="4" w:space="0" w:color="auto"/>
            </w:tcBorders>
          </w:tcPr>
          <w:p w14:paraId="34326A51" w14:textId="5992C069" w:rsidR="00A478EB" w:rsidRPr="00BE068B" w:rsidRDefault="00A478EB" w:rsidP="001512DD">
            <w:pPr>
              <w:spacing w:after="0"/>
              <w:rPr>
                <w:rFonts w:ascii="Gill Sans MT" w:eastAsia="Calibri" w:hAnsi="Gill Sans MT" w:cs="Times New Roman"/>
                <w:w w:val="105"/>
              </w:rPr>
            </w:pPr>
          </w:p>
        </w:tc>
        <w:tc>
          <w:tcPr>
            <w:tcW w:w="4914" w:type="dxa"/>
            <w:gridSpan w:val="2"/>
            <w:tcBorders>
              <w:top w:val="single" w:sz="4" w:space="0" w:color="000000"/>
              <w:left w:val="single" w:sz="4" w:space="0" w:color="auto"/>
              <w:bottom w:val="single" w:sz="4" w:space="0" w:color="000000"/>
            </w:tcBorders>
          </w:tcPr>
          <w:p w14:paraId="1C5179CA" w14:textId="77777777" w:rsidR="00A478EB" w:rsidRPr="00BE068B" w:rsidRDefault="000427DF" w:rsidP="001512DD">
            <w:pPr>
              <w:spacing w:after="0"/>
              <w:rPr>
                <w:rFonts w:ascii="Gill Sans MT" w:hAnsi="Gill Sans MT"/>
                <w:w w:val="105"/>
              </w:rPr>
            </w:pPr>
            <w:r w:rsidRPr="00BE068B">
              <w:rPr>
                <w:rFonts w:ascii="Gill Sans MT" w:hAnsi="Gill Sans MT"/>
                <w:w w:val="105"/>
              </w:rPr>
              <w:t>B9</w:t>
            </w:r>
            <w:r w:rsidR="00A478EB" w:rsidRPr="00BE068B">
              <w:rPr>
                <w:rFonts w:ascii="Gill Sans MT" w:hAnsi="Gill Sans MT"/>
                <w:w w:val="105"/>
              </w:rPr>
              <w:t>. Was the household head born in this village? (</w:t>
            </w:r>
            <w:proofErr w:type="spellStart"/>
            <w:proofErr w:type="gramStart"/>
            <w:r w:rsidR="00A478EB" w:rsidRPr="00BE068B">
              <w:rPr>
                <w:rFonts w:ascii="Gill Sans MT" w:hAnsi="Gill Sans MT"/>
                <w:b/>
                <w:w w:val="105"/>
              </w:rPr>
              <w:t>born</w:t>
            </w:r>
            <w:proofErr w:type="gramEnd"/>
            <w:r w:rsidR="00A478EB" w:rsidRPr="00BE068B">
              <w:rPr>
                <w:rFonts w:ascii="Gill Sans MT" w:hAnsi="Gill Sans MT"/>
                <w:b/>
                <w:w w:val="105"/>
              </w:rPr>
              <w:t>_head</w:t>
            </w:r>
            <w:proofErr w:type="spellEnd"/>
            <w:r w:rsidR="00A478EB" w:rsidRPr="00BE068B">
              <w:rPr>
                <w:rFonts w:ascii="Gill Sans MT" w:hAnsi="Gill Sans MT"/>
                <w:w w:val="105"/>
              </w:rPr>
              <w:t>)</w:t>
            </w:r>
          </w:p>
          <w:p w14:paraId="7EDE7E79" w14:textId="77777777" w:rsidR="00EF7147" w:rsidRPr="00BE068B" w:rsidRDefault="00EF7147" w:rsidP="001512DD">
            <w:pPr>
              <w:spacing w:after="0"/>
              <w:rPr>
                <w:rFonts w:ascii="Gill Sans MT" w:hAnsi="Gill Sans MT"/>
                <w:i/>
                <w:w w:val="105"/>
              </w:rPr>
            </w:pPr>
            <w:r w:rsidRPr="00BE068B">
              <w:rPr>
                <w:rFonts w:ascii="Gill Sans MT" w:hAnsi="Gill Sans MT"/>
                <w:i/>
                <w:w w:val="105"/>
              </w:rPr>
              <w:t xml:space="preserve">Only ask if A11 </w:t>
            </w:r>
            <w:r w:rsidRPr="00BE068B">
              <w:rPr>
                <w:rFonts w:ascii="Gill Sans MT" w:hAnsi="Gill Sans MT"/>
                <w:w w:val="105"/>
              </w:rPr>
              <w:t>≠</w:t>
            </w:r>
            <w:r w:rsidRPr="00BE068B">
              <w:rPr>
                <w:rFonts w:ascii="Gill Sans MT" w:hAnsi="Gill Sans MT"/>
                <w:i/>
                <w:w w:val="105"/>
              </w:rPr>
              <w:t xml:space="preserve">1 </w:t>
            </w:r>
          </w:p>
          <w:p w14:paraId="0D258530" w14:textId="38A6F041" w:rsidR="00612EE5" w:rsidRPr="00BE068B" w:rsidRDefault="00612EE5" w:rsidP="001512DD">
            <w:pPr>
              <w:keepNext/>
              <w:spacing w:after="0" w:line="259" w:lineRule="auto"/>
              <w:outlineLvl w:val="7"/>
              <w:rPr>
                <w:rFonts w:ascii="Gill Sans MT" w:eastAsia="Calibri" w:hAnsi="Gill Sans MT" w:cs="Times New Roman"/>
                <w:i/>
                <w:w w:val="105"/>
              </w:rPr>
            </w:pPr>
            <w:r w:rsidRPr="00BE068B">
              <w:rPr>
                <w:rFonts w:ascii="Gill Sans MT" w:hAnsi="Gill Sans MT"/>
                <w:i/>
                <w:w w:val="105"/>
              </w:rPr>
              <w:t>If 2, Skip to</w:t>
            </w:r>
            <w:r w:rsidR="00EF7147" w:rsidRPr="00BE068B">
              <w:rPr>
                <w:rFonts w:ascii="Gill Sans MT" w:hAnsi="Gill Sans MT"/>
                <w:i/>
                <w:w w:val="105"/>
              </w:rPr>
              <w:t xml:space="preserve"> B10</w:t>
            </w:r>
            <w:r w:rsidRPr="00BE068B">
              <w:rPr>
                <w:rFonts w:ascii="Gill Sans MT" w:hAnsi="Gill Sans MT"/>
                <w:i/>
                <w:w w:val="105"/>
              </w:rPr>
              <w:t xml:space="preserve"> </w:t>
            </w:r>
          </w:p>
        </w:tc>
        <w:tc>
          <w:tcPr>
            <w:tcW w:w="4338" w:type="dxa"/>
            <w:gridSpan w:val="6"/>
            <w:tcBorders>
              <w:top w:val="single" w:sz="4" w:space="0" w:color="000000"/>
              <w:bottom w:val="single" w:sz="4" w:space="0" w:color="000000"/>
              <w:right w:val="single" w:sz="18" w:space="0" w:color="000000"/>
            </w:tcBorders>
          </w:tcPr>
          <w:p w14:paraId="73733B28" w14:textId="75229131" w:rsidR="00A478EB" w:rsidRPr="00BE068B" w:rsidRDefault="00517BC7" w:rsidP="001512DD">
            <w:pPr>
              <w:spacing w:after="0"/>
              <w:rPr>
                <w:rFonts w:ascii="Gill Sans MT" w:hAnsi="Gill Sans MT"/>
              </w:rPr>
            </w:pPr>
            <w:ins w:id="6" w:author="Aleta Haflett" w:date="2014-11-18T11:50:00Z">
              <w:r>
                <w:rPr>
                  <w:rFonts w:ascii="Gill Sans MT" w:hAnsi="Gill Sans MT"/>
                </w:rPr>
                <w:t>0</w:t>
              </w:r>
            </w:ins>
            <w:del w:id="7" w:author="Aleta Haflett" w:date="2014-11-18T11:50:00Z">
              <w:r w:rsidR="00A478EB" w:rsidRPr="00BE068B" w:rsidDel="00517BC7">
                <w:rPr>
                  <w:rFonts w:ascii="Gill Sans MT" w:hAnsi="Gill Sans MT"/>
                </w:rPr>
                <w:delText>1</w:delText>
              </w:r>
            </w:del>
            <w:r w:rsidR="00A478EB" w:rsidRPr="00BE068B">
              <w:rPr>
                <w:rFonts w:ascii="Gill Sans MT" w:hAnsi="Gill Sans MT"/>
              </w:rPr>
              <w:t>=No</w:t>
            </w:r>
          </w:p>
          <w:p w14:paraId="26B15AA1" w14:textId="4A28F4BE" w:rsidR="00A478EB" w:rsidRPr="00BE068B" w:rsidRDefault="00517BC7" w:rsidP="001512DD">
            <w:pPr>
              <w:spacing w:after="0"/>
              <w:rPr>
                <w:rFonts w:ascii="Gill Sans MT" w:hAnsi="Gill Sans MT"/>
              </w:rPr>
            </w:pPr>
            <w:ins w:id="8" w:author="Aleta Haflett" w:date="2014-11-18T11:50:00Z">
              <w:r>
                <w:rPr>
                  <w:rFonts w:ascii="Gill Sans MT" w:hAnsi="Gill Sans MT"/>
                </w:rPr>
                <w:t>1</w:t>
              </w:r>
            </w:ins>
            <w:del w:id="9" w:author="Aleta Haflett" w:date="2014-11-18T11:50:00Z">
              <w:r w:rsidR="00A478EB" w:rsidRPr="00BE068B" w:rsidDel="00517BC7">
                <w:rPr>
                  <w:rFonts w:ascii="Gill Sans MT" w:hAnsi="Gill Sans MT"/>
                </w:rPr>
                <w:delText>2</w:delText>
              </w:r>
            </w:del>
            <w:r w:rsidR="00A478EB" w:rsidRPr="00BE068B">
              <w:rPr>
                <w:rFonts w:ascii="Gill Sans MT" w:hAnsi="Gill Sans MT"/>
              </w:rPr>
              <w:t>=Yes</w:t>
            </w:r>
            <w:r w:rsidR="00A478EB" w:rsidRPr="00BE068B" w:rsidDel="00226116">
              <w:rPr>
                <w:rFonts w:ascii="Gill Sans MT" w:hAnsi="Gill Sans MT"/>
              </w:rPr>
              <w:t xml:space="preserve"> </w:t>
            </w:r>
          </w:p>
          <w:p w14:paraId="7CEE97F2" w14:textId="77777777" w:rsidR="00A478EB" w:rsidRPr="00BE068B" w:rsidRDefault="00A478EB" w:rsidP="001512DD">
            <w:pPr>
              <w:spacing w:after="0"/>
              <w:rPr>
                <w:rFonts w:ascii="Gill Sans MT" w:hAnsi="Gill Sans MT"/>
              </w:rPr>
            </w:pPr>
            <w:r w:rsidRPr="00BE068B">
              <w:rPr>
                <w:rFonts w:ascii="Gill Sans MT" w:hAnsi="Gill Sans MT"/>
              </w:rPr>
              <w:t>888=Don’t know</w:t>
            </w:r>
          </w:p>
          <w:p w14:paraId="6848075D" w14:textId="77777777" w:rsidR="00A478EB" w:rsidRPr="00BE068B" w:rsidRDefault="00A478EB" w:rsidP="001512DD">
            <w:pPr>
              <w:spacing w:after="0"/>
              <w:rPr>
                <w:rFonts w:ascii="Gill Sans MT" w:hAnsi="Gill Sans MT"/>
              </w:rPr>
            </w:pPr>
            <w:r w:rsidRPr="00BE068B">
              <w:rPr>
                <w:rFonts w:ascii="Gill Sans MT" w:hAnsi="Gill Sans MT"/>
              </w:rPr>
              <w:t>999=Prefer not to respond</w:t>
            </w:r>
          </w:p>
        </w:tc>
        <w:tc>
          <w:tcPr>
            <w:tcW w:w="704" w:type="dxa"/>
            <w:tcBorders>
              <w:top w:val="single" w:sz="18" w:space="0" w:color="000000"/>
              <w:left w:val="single" w:sz="18" w:space="0" w:color="000000"/>
              <w:bottom w:val="single" w:sz="18" w:space="0" w:color="000000"/>
              <w:right w:val="single" w:sz="18" w:space="0" w:color="000000"/>
            </w:tcBorders>
          </w:tcPr>
          <w:p w14:paraId="2E4F5CB8" w14:textId="77777777" w:rsidR="00A478EB" w:rsidRPr="00BE068B" w:rsidRDefault="00A478EB" w:rsidP="001512DD">
            <w:pPr>
              <w:spacing w:after="0"/>
              <w:rPr>
                <w:rFonts w:ascii="Gill Sans MT" w:eastAsia="Calibri" w:hAnsi="Gill Sans MT" w:cs="Times New Roman"/>
                <w:i/>
                <w:color w:val="A6A6A6"/>
              </w:rPr>
            </w:pPr>
            <w:r w:rsidRPr="00BE068B">
              <w:rPr>
                <w:rFonts w:ascii="Gill Sans MT" w:eastAsia="Calibri" w:hAnsi="Gill Sans MT" w:cs="Times New Roman"/>
                <w:i/>
                <w:color w:val="A6A6A6"/>
              </w:rPr>
              <w:t>(Code)</w:t>
            </w:r>
          </w:p>
        </w:tc>
      </w:tr>
      <w:tr w:rsidR="00612EE5" w:rsidRPr="00BE068B" w14:paraId="6B4C9E09" w14:textId="77777777" w:rsidTr="00D70197">
        <w:trPr>
          <w:trHeight w:val="20"/>
        </w:trPr>
        <w:tc>
          <w:tcPr>
            <w:tcW w:w="124" w:type="dxa"/>
            <w:tcBorders>
              <w:top w:val="single" w:sz="4" w:space="0" w:color="000000"/>
              <w:left w:val="single" w:sz="4" w:space="0" w:color="000000"/>
              <w:bottom w:val="single" w:sz="4" w:space="0" w:color="000000"/>
              <w:right w:val="single" w:sz="4" w:space="0" w:color="auto"/>
            </w:tcBorders>
          </w:tcPr>
          <w:p w14:paraId="2B1B3420" w14:textId="77777777" w:rsidR="00612EE5" w:rsidRPr="00BE068B" w:rsidRDefault="00612EE5" w:rsidP="001512DD">
            <w:pPr>
              <w:spacing w:after="0"/>
              <w:rPr>
                <w:rFonts w:ascii="Gill Sans MT" w:eastAsia="Calibri" w:hAnsi="Gill Sans MT" w:cs="Times New Roman"/>
                <w:w w:val="105"/>
              </w:rPr>
            </w:pPr>
          </w:p>
        </w:tc>
        <w:tc>
          <w:tcPr>
            <w:tcW w:w="4914" w:type="dxa"/>
            <w:gridSpan w:val="2"/>
            <w:tcBorders>
              <w:top w:val="single" w:sz="4" w:space="0" w:color="000000"/>
              <w:left w:val="single" w:sz="4" w:space="0" w:color="auto"/>
              <w:bottom w:val="single" w:sz="4" w:space="0" w:color="000000"/>
            </w:tcBorders>
          </w:tcPr>
          <w:p w14:paraId="30D8E93A" w14:textId="70B33816" w:rsidR="00612EE5" w:rsidRPr="00BE068B" w:rsidRDefault="00612EE5" w:rsidP="001512DD">
            <w:pPr>
              <w:spacing w:after="0"/>
              <w:rPr>
                <w:rFonts w:ascii="Gill Sans MT" w:hAnsi="Gill Sans MT"/>
                <w:w w:val="105"/>
              </w:rPr>
            </w:pPr>
            <w:r w:rsidRPr="00BE068B">
              <w:rPr>
                <w:rFonts w:ascii="Gill Sans MT" w:hAnsi="Gill Sans MT"/>
                <w:w w:val="105"/>
              </w:rPr>
              <w:t>Please indicate distance between this village and the birth pl</w:t>
            </w:r>
            <w:ins w:id="10" w:author="usaiduser" w:date="2014-11-09T10:37:00Z">
              <w:r w:rsidR="008D73A3">
                <w:rPr>
                  <w:rFonts w:ascii="Gill Sans MT" w:hAnsi="Gill Sans MT"/>
                  <w:w w:val="105"/>
                </w:rPr>
                <w:t>a</w:t>
              </w:r>
            </w:ins>
            <w:r w:rsidRPr="00BE068B">
              <w:rPr>
                <w:rFonts w:ascii="Gill Sans MT" w:hAnsi="Gill Sans MT"/>
                <w:w w:val="105"/>
              </w:rPr>
              <w:t>ce of the household head (in KM)</w:t>
            </w:r>
          </w:p>
          <w:p w14:paraId="775BB0AC" w14:textId="77777777" w:rsidR="00612EE5" w:rsidRPr="00BE068B" w:rsidRDefault="00EF7147" w:rsidP="001512DD">
            <w:pPr>
              <w:spacing w:after="0"/>
              <w:rPr>
                <w:rFonts w:ascii="Gill Sans MT" w:hAnsi="Gill Sans MT"/>
                <w:i/>
                <w:w w:val="105"/>
              </w:rPr>
            </w:pPr>
            <w:r w:rsidRPr="00BE068B">
              <w:rPr>
                <w:rFonts w:ascii="Gill Sans MT" w:hAnsi="Gill Sans MT"/>
                <w:i/>
                <w:w w:val="105"/>
              </w:rPr>
              <w:t xml:space="preserve">Only ask if A11 </w:t>
            </w:r>
            <w:r w:rsidRPr="00BE068B">
              <w:rPr>
                <w:rFonts w:ascii="Gill Sans MT" w:hAnsi="Gill Sans MT"/>
                <w:w w:val="105"/>
              </w:rPr>
              <w:t>≠</w:t>
            </w:r>
            <w:r w:rsidRPr="00BE068B">
              <w:rPr>
                <w:rFonts w:ascii="Gill Sans MT" w:hAnsi="Gill Sans MT"/>
                <w:i/>
                <w:w w:val="105"/>
              </w:rPr>
              <w:t>1</w:t>
            </w:r>
          </w:p>
          <w:p w14:paraId="4DAB81BF" w14:textId="1395A621" w:rsidR="00EF7147" w:rsidRPr="00BE068B" w:rsidRDefault="00EF7147" w:rsidP="001512DD">
            <w:pPr>
              <w:spacing w:after="0" w:line="240" w:lineRule="auto"/>
              <w:rPr>
                <w:rFonts w:ascii="Gill Sans MT" w:hAnsi="Gill Sans MT"/>
                <w:i/>
                <w:w w:val="105"/>
              </w:rPr>
            </w:pPr>
            <w:r w:rsidRPr="00BE068B">
              <w:rPr>
                <w:rFonts w:ascii="Gill Sans MT" w:hAnsi="Gill Sans MT"/>
                <w:i/>
                <w:w w:val="105"/>
              </w:rPr>
              <w:t>Ask if B9=2</w:t>
            </w:r>
          </w:p>
        </w:tc>
        <w:tc>
          <w:tcPr>
            <w:tcW w:w="4338" w:type="dxa"/>
            <w:gridSpan w:val="6"/>
            <w:tcBorders>
              <w:top w:val="single" w:sz="4" w:space="0" w:color="000000"/>
              <w:bottom w:val="single" w:sz="4" w:space="0" w:color="000000"/>
              <w:right w:val="single" w:sz="18" w:space="0" w:color="000000"/>
            </w:tcBorders>
          </w:tcPr>
          <w:p w14:paraId="479D5939" w14:textId="77777777" w:rsidR="00612EE5" w:rsidRPr="00BE068B" w:rsidRDefault="00612EE5" w:rsidP="001512DD">
            <w:pPr>
              <w:spacing w:after="0"/>
              <w:rPr>
                <w:rFonts w:ascii="Gill Sans MT" w:hAnsi="Gill Sans MT"/>
              </w:rPr>
            </w:pPr>
          </w:p>
        </w:tc>
        <w:tc>
          <w:tcPr>
            <w:tcW w:w="704" w:type="dxa"/>
            <w:tcBorders>
              <w:top w:val="single" w:sz="18" w:space="0" w:color="000000"/>
              <w:left w:val="single" w:sz="18" w:space="0" w:color="000000"/>
              <w:bottom w:val="single" w:sz="18" w:space="0" w:color="000000"/>
              <w:right w:val="single" w:sz="18" w:space="0" w:color="000000"/>
            </w:tcBorders>
          </w:tcPr>
          <w:p w14:paraId="7A74BB91" w14:textId="611ABC8C" w:rsidR="00612EE5" w:rsidRPr="00BE068B" w:rsidRDefault="00612EE5" w:rsidP="001512DD">
            <w:pPr>
              <w:spacing w:after="0"/>
              <w:rPr>
                <w:rFonts w:ascii="Gill Sans MT" w:eastAsia="Calibri" w:hAnsi="Gill Sans MT" w:cs="Times New Roman"/>
                <w:i/>
                <w:color w:val="A6A6A6"/>
              </w:rPr>
            </w:pPr>
            <w:r w:rsidRPr="00BE068B">
              <w:rPr>
                <w:rFonts w:ascii="Gill Sans MT" w:eastAsia="Calibri" w:hAnsi="Gill Sans MT" w:cs="Times New Roman"/>
                <w:i/>
                <w:color w:val="A6A6A6"/>
              </w:rPr>
              <w:t>(Integer)</w:t>
            </w:r>
          </w:p>
        </w:tc>
      </w:tr>
      <w:tr w:rsidR="00612EE5" w:rsidRPr="00BE068B" w14:paraId="142C49CB" w14:textId="77777777" w:rsidTr="00D70197">
        <w:trPr>
          <w:trHeight w:val="20"/>
        </w:trPr>
        <w:tc>
          <w:tcPr>
            <w:tcW w:w="124" w:type="dxa"/>
            <w:tcBorders>
              <w:top w:val="single" w:sz="4" w:space="0" w:color="000000"/>
              <w:left w:val="single" w:sz="4" w:space="0" w:color="000000"/>
              <w:bottom w:val="single" w:sz="4" w:space="0" w:color="000000"/>
              <w:right w:val="single" w:sz="4" w:space="0" w:color="auto"/>
            </w:tcBorders>
          </w:tcPr>
          <w:p w14:paraId="3EAE3EE4" w14:textId="77777777" w:rsidR="00612EE5" w:rsidRPr="00BE068B" w:rsidRDefault="00612EE5" w:rsidP="001512DD">
            <w:pPr>
              <w:spacing w:after="0"/>
              <w:rPr>
                <w:rFonts w:ascii="Gill Sans MT" w:eastAsia="Calibri" w:hAnsi="Gill Sans MT" w:cs="Times New Roman"/>
                <w:w w:val="105"/>
              </w:rPr>
            </w:pPr>
            <w:commentRangeStart w:id="11"/>
          </w:p>
        </w:tc>
        <w:tc>
          <w:tcPr>
            <w:tcW w:w="4914" w:type="dxa"/>
            <w:gridSpan w:val="2"/>
            <w:tcBorders>
              <w:top w:val="single" w:sz="4" w:space="0" w:color="000000"/>
              <w:left w:val="single" w:sz="4" w:space="0" w:color="auto"/>
              <w:bottom w:val="single" w:sz="4" w:space="0" w:color="000000"/>
            </w:tcBorders>
          </w:tcPr>
          <w:p w14:paraId="4D93D316" w14:textId="77777777" w:rsidR="0030370A" w:rsidRDefault="00612EE5" w:rsidP="00612EE5">
            <w:pPr>
              <w:spacing w:after="0"/>
              <w:rPr>
                <w:ins w:id="12" w:author="Heather Huntington" w:date="2014-11-17T18:17:00Z"/>
                <w:rFonts w:ascii="Gill Sans MT" w:hAnsi="Gill Sans MT"/>
                <w:w w:val="105"/>
              </w:rPr>
            </w:pPr>
            <w:commentRangeStart w:id="13"/>
            <w:r w:rsidRPr="00BE068B">
              <w:rPr>
                <w:rFonts w:ascii="Gill Sans MT" w:hAnsi="Gill Sans MT"/>
                <w:w w:val="105"/>
              </w:rPr>
              <w:t xml:space="preserve">Why did the household head move to this village? </w:t>
            </w:r>
          </w:p>
          <w:p w14:paraId="01056433" w14:textId="4F628D69" w:rsidR="00612EE5" w:rsidRPr="00BE068B" w:rsidRDefault="0030370A" w:rsidP="00612EE5">
            <w:pPr>
              <w:spacing w:after="0"/>
              <w:rPr>
                <w:rFonts w:ascii="Gill Sans MT" w:hAnsi="Gill Sans MT"/>
                <w:w w:val="105"/>
              </w:rPr>
            </w:pPr>
            <w:ins w:id="14" w:author="Heather Huntington" w:date="2014-11-17T18:17:00Z">
              <w:r>
                <w:rPr>
                  <w:rFonts w:ascii="Gill Sans MT" w:hAnsi="Gill Sans MT"/>
                  <w:w w:val="105"/>
                </w:rPr>
                <w:t xml:space="preserve">PROBE AND CODE. </w:t>
              </w:r>
            </w:ins>
            <w:r w:rsidR="00612EE5" w:rsidRPr="00BE068B">
              <w:rPr>
                <w:rFonts w:ascii="Gill Sans MT" w:hAnsi="Gill Sans MT"/>
                <w:w w:val="105"/>
              </w:rPr>
              <w:t xml:space="preserve">Select all that apply. </w:t>
            </w:r>
            <w:commentRangeEnd w:id="13"/>
            <w:r w:rsidR="00116982">
              <w:rPr>
                <w:rStyle w:val="CommentReference"/>
              </w:rPr>
              <w:commentReference w:id="13"/>
            </w:r>
          </w:p>
          <w:p w14:paraId="6F130C30" w14:textId="77777777" w:rsidR="00612EE5" w:rsidRPr="00BE068B" w:rsidRDefault="00EF7147" w:rsidP="00612EE5">
            <w:pPr>
              <w:spacing w:after="0"/>
              <w:rPr>
                <w:rFonts w:ascii="Gill Sans MT" w:hAnsi="Gill Sans MT"/>
                <w:i/>
                <w:w w:val="105"/>
              </w:rPr>
            </w:pPr>
            <w:r w:rsidRPr="00BE068B">
              <w:rPr>
                <w:rFonts w:ascii="Gill Sans MT" w:hAnsi="Gill Sans MT"/>
                <w:i/>
                <w:w w:val="105"/>
              </w:rPr>
              <w:t xml:space="preserve">Only ask if A11 </w:t>
            </w:r>
            <w:r w:rsidRPr="00BE068B">
              <w:rPr>
                <w:rFonts w:ascii="Gill Sans MT" w:hAnsi="Gill Sans MT"/>
                <w:w w:val="105"/>
              </w:rPr>
              <w:t>≠</w:t>
            </w:r>
            <w:r w:rsidRPr="00BE068B">
              <w:rPr>
                <w:rFonts w:ascii="Gill Sans MT" w:hAnsi="Gill Sans MT"/>
                <w:i/>
                <w:w w:val="105"/>
              </w:rPr>
              <w:t>1</w:t>
            </w:r>
          </w:p>
          <w:p w14:paraId="3DAF96CE" w14:textId="2902103A" w:rsidR="00EF7147" w:rsidRPr="00BE068B" w:rsidRDefault="00EF7147" w:rsidP="00612EE5">
            <w:pPr>
              <w:keepNext/>
              <w:spacing w:after="0" w:line="259" w:lineRule="auto"/>
              <w:outlineLvl w:val="7"/>
              <w:rPr>
                <w:rFonts w:ascii="Gill Sans MT" w:hAnsi="Gill Sans MT"/>
                <w:i/>
                <w:w w:val="105"/>
              </w:rPr>
            </w:pPr>
            <w:r w:rsidRPr="00BE068B">
              <w:rPr>
                <w:rFonts w:ascii="Gill Sans MT" w:hAnsi="Gill Sans MT"/>
                <w:i/>
                <w:w w:val="105"/>
              </w:rPr>
              <w:t>Ask if B9=2</w:t>
            </w:r>
            <w:commentRangeEnd w:id="11"/>
            <w:r w:rsidR="0030370A">
              <w:rPr>
                <w:rStyle w:val="CommentReference"/>
              </w:rPr>
              <w:commentReference w:id="11"/>
            </w:r>
          </w:p>
        </w:tc>
        <w:tc>
          <w:tcPr>
            <w:tcW w:w="4338" w:type="dxa"/>
            <w:gridSpan w:val="6"/>
            <w:tcBorders>
              <w:top w:val="single" w:sz="4" w:space="0" w:color="000000"/>
              <w:bottom w:val="single" w:sz="4" w:space="0" w:color="000000"/>
              <w:right w:val="single" w:sz="18" w:space="0" w:color="000000"/>
            </w:tcBorders>
          </w:tcPr>
          <w:p w14:paraId="0F6224DA" w14:textId="77777777" w:rsidR="00612EE5" w:rsidRPr="00BE068B" w:rsidRDefault="00612EE5" w:rsidP="00612EE5">
            <w:pPr>
              <w:spacing w:after="0"/>
              <w:rPr>
                <w:rFonts w:ascii="Gill Sans MT" w:hAnsi="Gill Sans MT"/>
              </w:rPr>
            </w:pPr>
            <w:r w:rsidRPr="00BE068B">
              <w:rPr>
                <w:rFonts w:ascii="Gill Sans MT" w:hAnsi="Gill Sans MT"/>
              </w:rPr>
              <w:t>1= Economic resources</w:t>
            </w:r>
          </w:p>
          <w:p w14:paraId="432C73A5" w14:textId="3A950166" w:rsidR="00612EE5" w:rsidRPr="00BE068B" w:rsidRDefault="00612EE5" w:rsidP="00612EE5">
            <w:pPr>
              <w:spacing w:after="0"/>
              <w:rPr>
                <w:rFonts w:ascii="Gill Sans MT" w:hAnsi="Gill Sans MT"/>
              </w:rPr>
            </w:pPr>
            <w:r w:rsidRPr="00BE068B">
              <w:rPr>
                <w:rFonts w:ascii="Gill Sans MT" w:hAnsi="Gill Sans MT"/>
              </w:rPr>
              <w:t>2- Natural re</w:t>
            </w:r>
            <w:r w:rsidR="00C50005" w:rsidRPr="00BE068B">
              <w:rPr>
                <w:rFonts w:ascii="Gill Sans MT" w:hAnsi="Gill Sans MT"/>
              </w:rPr>
              <w:t>s</w:t>
            </w:r>
            <w:r w:rsidRPr="00BE068B">
              <w:rPr>
                <w:rFonts w:ascii="Gill Sans MT" w:hAnsi="Gill Sans MT"/>
              </w:rPr>
              <w:t>ource</w:t>
            </w:r>
            <w:r w:rsidR="00C50005" w:rsidRPr="00BE068B">
              <w:rPr>
                <w:rFonts w:ascii="Gill Sans MT" w:hAnsi="Gill Sans MT"/>
              </w:rPr>
              <w:t>s</w:t>
            </w:r>
          </w:p>
          <w:p w14:paraId="1B5D607A" w14:textId="77777777" w:rsidR="00612EE5" w:rsidRPr="00BE068B" w:rsidRDefault="00612EE5" w:rsidP="00612EE5">
            <w:pPr>
              <w:spacing w:after="0"/>
              <w:rPr>
                <w:rFonts w:ascii="Gill Sans MT" w:hAnsi="Gill Sans MT"/>
              </w:rPr>
            </w:pPr>
            <w:r w:rsidRPr="00BE068B">
              <w:rPr>
                <w:rFonts w:ascii="Gill Sans MT" w:hAnsi="Gill Sans MT"/>
              </w:rPr>
              <w:t>3- Family</w:t>
            </w:r>
          </w:p>
          <w:p w14:paraId="684AF27F" w14:textId="77777777" w:rsidR="00612EE5" w:rsidRPr="00BE068B" w:rsidRDefault="00612EE5" w:rsidP="00612EE5">
            <w:pPr>
              <w:spacing w:after="0"/>
              <w:rPr>
                <w:rFonts w:ascii="Gill Sans MT" w:hAnsi="Gill Sans MT"/>
              </w:rPr>
            </w:pPr>
            <w:r w:rsidRPr="00BE068B">
              <w:rPr>
                <w:rFonts w:ascii="Gill Sans MT" w:hAnsi="Gill Sans MT"/>
              </w:rPr>
              <w:t>4- School</w:t>
            </w:r>
          </w:p>
          <w:p w14:paraId="1E45EB99" w14:textId="77777777" w:rsidR="00612EE5" w:rsidRPr="00BE068B" w:rsidRDefault="00612EE5" w:rsidP="00612EE5">
            <w:pPr>
              <w:spacing w:after="0"/>
              <w:rPr>
                <w:rFonts w:ascii="Gill Sans MT" w:hAnsi="Gill Sans MT"/>
              </w:rPr>
            </w:pPr>
            <w:r w:rsidRPr="00BE068B">
              <w:rPr>
                <w:rFonts w:ascii="Gill Sans MT" w:hAnsi="Gill Sans MT"/>
              </w:rPr>
              <w:t>5- Employment</w:t>
            </w:r>
          </w:p>
          <w:p w14:paraId="7B6C10EA" w14:textId="77777777" w:rsidR="00612EE5" w:rsidRPr="00BE068B" w:rsidRDefault="00612EE5" w:rsidP="00612EE5">
            <w:pPr>
              <w:spacing w:after="0"/>
              <w:rPr>
                <w:rFonts w:ascii="Gill Sans MT" w:hAnsi="Gill Sans MT"/>
              </w:rPr>
            </w:pPr>
            <w:r w:rsidRPr="00BE068B">
              <w:rPr>
                <w:rFonts w:ascii="Gill Sans MT" w:hAnsi="Gill Sans MT"/>
              </w:rPr>
              <w:t>6= Land</w:t>
            </w:r>
          </w:p>
          <w:p w14:paraId="7BD1D405" w14:textId="77777777" w:rsidR="00612EE5" w:rsidRPr="00BE068B" w:rsidRDefault="00612EE5" w:rsidP="00612EE5">
            <w:pPr>
              <w:spacing w:after="0"/>
              <w:rPr>
                <w:rFonts w:ascii="Gill Sans MT" w:hAnsi="Gill Sans MT"/>
              </w:rPr>
            </w:pPr>
            <w:r w:rsidRPr="00BE068B">
              <w:rPr>
                <w:rFonts w:ascii="Gill Sans MT" w:hAnsi="Gill Sans MT"/>
              </w:rPr>
              <w:t>7= Other (specify)</w:t>
            </w:r>
          </w:p>
          <w:p w14:paraId="3BBFBD20" w14:textId="77777777" w:rsidR="00612EE5" w:rsidRPr="00BE068B" w:rsidRDefault="00612EE5" w:rsidP="00612EE5">
            <w:pPr>
              <w:spacing w:after="0"/>
              <w:rPr>
                <w:rFonts w:ascii="Gill Sans MT" w:hAnsi="Gill Sans MT"/>
              </w:rPr>
            </w:pPr>
            <w:r w:rsidRPr="00BE068B">
              <w:rPr>
                <w:rFonts w:ascii="Gill Sans MT" w:hAnsi="Gill Sans MT"/>
              </w:rPr>
              <w:t>888=Don’t know</w:t>
            </w:r>
          </w:p>
          <w:p w14:paraId="14393ED8" w14:textId="45C75176" w:rsidR="00612EE5" w:rsidRPr="00BE068B" w:rsidRDefault="00612EE5" w:rsidP="00612EE5">
            <w:pPr>
              <w:spacing w:after="0"/>
              <w:rPr>
                <w:rFonts w:ascii="Gill Sans MT" w:hAnsi="Gill Sans MT"/>
              </w:rPr>
            </w:pPr>
            <w:r w:rsidRPr="00BE068B">
              <w:rPr>
                <w:rFonts w:ascii="Gill Sans MT" w:hAnsi="Gill Sans MT"/>
              </w:rPr>
              <w:t>999= Prefer not to respond</w:t>
            </w:r>
          </w:p>
        </w:tc>
        <w:tc>
          <w:tcPr>
            <w:tcW w:w="704" w:type="dxa"/>
            <w:tcBorders>
              <w:top w:val="single" w:sz="18" w:space="0" w:color="000000"/>
              <w:left w:val="single" w:sz="18" w:space="0" w:color="000000"/>
              <w:bottom w:val="single" w:sz="18" w:space="0" w:color="000000"/>
              <w:right w:val="single" w:sz="18" w:space="0" w:color="000000"/>
            </w:tcBorders>
          </w:tcPr>
          <w:p w14:paraId="732CAE6C" w14:textId="5D088EEF" w:rsidR="00612EE5" w:rsidRPr="00BE068B" w:rsidRDefault="00612EE5" w:rsidP="001512DD">
            <w:pPr>
              <w:spacing w:after="0"/>
              <w:rPr>
                <w:rFonts w:ascii="Gill Sans MT" w:eastAsia="Calibri" w:hAnsi="Gill Sans MT" w:cs="Times New Roman"/>
                <w:i/>
                <w:color w:val="A6A6A6"/>
              </w:rPr>
            </w:pPr>
            <w:r w:rsidRPr="00BE068B">
              <w:rPr>
                <w:rFonts w:ascii="Gill Sans MT" w:eastAsia="Calibri" w:hAnsi="Gill Sans MT" w:cs="Times New Roman"/>
                <w:i/>
                <w:color w:val="A6A6A6"/>
              </w:rPr>
              <w:t>(Code)</w:t>
            </w:r>
          </w:p>
        </w:tc>
      </w:tr>
      <w:tr w:rsidR="00A478EB" w:rsidRPr="00BE068B" w14:paraId="67CBADDE" w14:textId="77777777" w:rsidTr="00D70197">
        <w:trPr>
          <w:trHeight w:val="20"/>
        </w:trPr>
        <w:tc>
          <w:tcPr>
            <w:tcW w:w="124" w:type="dxa"/>
            <w:tcBorders>
              <w:top w:val="single" w:sz="4" w:space="0" w:color="000000"/>
              <w:left w:val="single" w:sz="4" w:space="0" w:color="000000"/>
              <w:bottom w:val="single" w:sz="4" w:space="0" w:color="000000"/>
              <w:right w:val="single" w:sz="4" w:space="0" w:color="auto"/>
            </w:tcBorders>
          </w:tcPr>
          <w:p w14:paraId="1B83395A" w14:textId="77777777" w:rsidR="00A478EB" w:rsidRPr="00BE068B" w:rsidRDefault="00A478EB" w:rsidP="001512DD">
            <w:pPr>
              <w:spacing w:after="0"/>
              <w:rPr>
                <w:rFonts w:ascii="Gill Sans MT" w:hAnsi="Gill Sans MT"/>
                <w:w w:val="105"/>
              </w:rPr>
            </w:pPr>
          </w:p>
        </w:tc>
        <w:tc>
          <w:tcPr>
            <w:tcW w:w="7430" w:type="dxa"/>
            <w:gridSpan w:val="4"/>
            <w:tcBorders>
              <w:top w:val="single" w:sz="4" w:space="0" w:color="000000"/>
              <w:left w:val="single" w:sz="4" w:space="0" w:color="auto"/>
              <w:bottom w:val="single" w:sz="4" w:space="0" w:color="000000"/>
              <w:right w:val="single" w:sz="18" w:space="0" w:color="000000"/>
            </w:tcBorders>
          </w:tcPr>
          <w:p w14:paraId="2A76FD16" w14:textId="3DAB052E" w:rsidR="00A478EB" w:rsidRPr="00BE068B" w:rsidRDefault="000427DF" w:rsidP="001512DD">
            <w:pPr>
              <w:kinsoku w:val="0"/>
              <w:overflowPunct w:val="0"/>
              <w:spacing w:afterLines="20" w:after="48" w:line="240" w:lineRule="auto"/>
              <w:ind w:firstLine="10"/>
              <w:contextualSpacing/>
              <w:rPr>
                <w:rFonts w:ascii="Gill Sans MT" w:hAnsi="Gill Sans MT"/>
                <w:w w:val="105"/>
              </w:rPr>
            </w:pPr>
            <w:r w:rsidRPr="00BE068B">
              <w:rPr>
                <w:rFonts w:ascii="Gill Sans MT" w:hAnsi="Gill Sans MT"/>
                <w:w w:val="105"/>
              </w:rPr>
              <w:t>B10</w:t>
            </w:r>
            <w:r w:rsidR="00A478EB" w:rsidRPr="00BE068B">
              <w:rPr>
                <w:rFonts w:ascii="Gill Sans MT" w:hAnsi="Gill Sans MT"/>
                <w:w w:val="105"/>
              </w:rPr>
              <w:t>. How many years have you lived in this village/locality</w:t>
            </w:r>
            <w:proofErr w:type="gramStart"/>
            <w:r w:rsidR="00A478EB" w:rsidRPr="00BE068B">
              <w:rPr>
                <w:rFonts w:ascii="Gill Sans MT" w:hAnsi="Gill Sans MT"/>
                <w:w w:val="105"/>
              </w:rPr>
              <w:t>?(</w:t>
            </w:r>
            <w:proofErr w:type="spellStart"/>
            <w:proofErr w:type="gramEnd"/>
            <w:r w:rsidR="00A478EB" w:rsidRPr="00BE068B">
              <w:rPr>
                <w:rFonts w:ascii="Gill Sans MT" w:hAnsi="Gill Sans MT"/>
                <w:b/>
                <w:w w:val="105"/>
              </w:rPr>
              <w:t>yrs_live</w:t>
            </w:r>
            <w:proofErr w:type="spellEnd"/>
            <w:r w:rsidR="00A478EB" w:rsidRPr="00BE068B">
              <w:rPr>
                <w:rFonts w:ascii="Gill Sans MT" w:hAnsi="Gill Sans MT"/>
                <w:w w:val="105"/>
              </w:rPr>
              <w:t>)</w:t>
            </w:r>
          </w:p>
          <w:p w14:paraId="143BFCDA" w14:textId="35AF2E80" w:rsidR="00A478EB" w:rsidRPr="00BE068B" w:rsidRDefault="00A478EB" w:rsidP="001512DD">
            <w:pPr>
              <w:spacing w:after="0"/>
              <w:rPr>
                <w:rFonts w:ascii="Gill Sans MT" w:hAnsi="Gill Sans MT"/>
                <w:w w:val="105"/>
              </w:rPr>
            </w:pPr>
          </w:p>
        </w:tc>
        <w:tc>
          <w:tcPr>
            <w:tcW w:w="2526" w:type="dxa"/>
            <w:gridSpan w:val="5"/>
            <w:tcBorders>
              <w:top w:val="single" w:sz="18" w:space="0" w:color="000000"/>
              <w:left w:val="single" w:sz="18" w:space="0" w:color="000000"/>
              <w:bottom w:val="single" w:sz="18" w:space="0" w:color="000000"/>
              <w:right w:val="single" w:sz="18" w:space="0" w:color="000000"/>
            </w:tcBorders>
          </w:tcPr>
          <w:p w14:paraId="5C5FF1CA" w14:textId="77777777" w:rsidR="00A478EB" w:rsidRPr="00BE068B" w:rsidRDefault="00A478EB" w:rsidP="001512DD">
            <w:pPr>
              <w:spacing w:after="0"/>
              <w:rPr>
                <w:rFonts w:ascii="Gill Sans MT" w:hAnsi="Gill Sans MT"/>
                <w:i/>
                <w:color w:val="A6A6A6" w:themeColor="background1" w:themeShade="A6"/>
              </w:rPr>
            </w:pPr>
            <w:r w:rsidRPr="00BE068B">
              <w:rPr>
                <w:rFonts w:ascii="Gill Sans MT" w:hAnsi="Gill Sans MT"/>
                <w:i/>
                <w:color w:val="A6A6A6" w:themeColor="background1" w:themeShade="A6"/>
              </w:rPr>
              <w:t>(Integer)</w:t>
            </w:r>
          </w:p>
        </w:tc>
      </w:tr>
      <w:tr w:rsidR="00BE53B1" w:rsidRPr="00BE068B" w14:paraId="5D595A59" w14:textId="77777777" w:rsidTr="00D70197">
        <w:trPr>
          <w:trHeight w:val="20"/>
        </w:trPr>
        <w:tc>
          <w:tcPr>
            <w:tcW w:w="124" w:type="dxa"/>
            <w:tcBorders>
              <w:top w:val="single" w:sz="4" w:space="0" w:color="000000"/>
              <w:left w:val="single" w:sz="4" w:space="0" w:color="000000"/>
              <w:bottom w:val="single" w:sz="4" w:space="0" w:color="000000"/>
              <w:right w:val="single" w:sz="4" w:space="0" w:color="auto"/>
            </w:tcBorders>
          </w:tcPr>
          <w:p w14:paraId="0BDA158A" w14:textId="77777777" w:rsidR="00A478EB" w:rsidRPr="00BE068B" w:rsidRDefault="00A478EB" w:rsidP="001512DD">
            <w:pPr>
              <w:spacing w:after="0"/>
              <w:rPr>
                <w:rFonts w:ascii="Gill Sans MT" w:hAnsi="Gill Sans MT"/>
                <w:w w:val="105"/>
              </w:rPr>
            </w:pPr>
          </w:p>
        </w:tc>
        <w:tc>
          <w:tcPr>
            <w:tcW w:w="7430" w:type="dxa"/>
            <w:gridSpan w:val="4"/>
            <w:tcBorders>
              <w:top w:val="single" w:sz="4" w:space="0" w:color="000000"/>
              <w:left w:val="single" w:sz="4" w:space="0" w:color="auto"/>
              <w:bottom w:val="single" w:sz="4" w:space="0" w:color="000000"/>
              <w:right w:val="single" w:sz="18" w:space="0" w:color="000000"/>
            </w:tcBorders>
          </w:tcPr>
          <w:p w14:paraId="47E07D02" w14:textId="0DBF3697" w:rsidR="00A478EB" w:rsidRPr="00BE068B" w:rsidRDefault="000427DF" w:rsidP="001512DD">
            <w:pPr>
              <w:kinsoku w:val="0"/>
              <w:overflowPunct w:val="0"/>
              <w:spacing w:afterLines="20" w:after="48" w:line="240" w:lineRule="auto"/>
              <w:ind w:firstLine="10"/>
              <w:contextualSpacing/>
              <w:rPr>
                <w:rFonts w:ascii="Gill Sans MT" w:hAnsi="Gill Sans MT"/>
                <w:w w:val="105"/>
              </w:rPr>
            </w:pPr>
            <w:r w:rsidRPr="00BE068B">
              <w:rPr>
                <w:rFonts w:ascii="Gill Sans MT" w:hAnsi="Gill Sans MT"/>
                <w:w w:val="105"/>
              </w:rPr>
              <w:t>B11</w:t>
            </w:r>
            <w:r w:rsidR="00A478EB" w:rsidRPr="00BE068B">
              <w:rPr>
                <w:rFonts w:ascii="Gill Sans MT" w:hAnsi="Gill Sans MT"/>
                <w:w w:val="105"/>
              </w:rPr>
              <w:t>. How many years has the household head live</w:t>
            </w:r>
            <w:r w:rsidR="000B0A99" w:rsidRPr="00BE068B">
              <w:rPr>
                <w:rFonts w:ascii="Gill Sans MT" w:hAnsi="Gill Sans MT"/>
                <w:w w:val="105"/>
              </w:rPr>
              <w:t>d</w:t>
            </w:r>
            <w:r w:rsidR="00A478EB" w:rsidRPr="00BE068B">
              <w:rPr>
                <w:rFonts w:ascii="Gill Sans MT" w:hAnsi="Gill Sans MT"/>
                <w:w w:val="105"/>
              </w:rPr>
              <w:t xml:space="preserve"> in this village/locality? (</w:t>
            </w:r>
            <w:proofErr w:type="spellStart"/>
            <w:proofErr w:type="gramStart"/>
            <w:r w:rsidR="00A478EB" w:rsidRPr="00BE068B">
              <w:rPr>
                <w:rFonts w:ascii="Gill Sans MT" w:hAnsi="Gill Sans MT"/>
                <w:b/>
                <w:w w:val="105"/>
              </w:rPr>
              <w:t>yrs</w:t>
            </w:r>
            <w:proofErr w:type="gramEnd"/>
            <w:r w:rsidR="00A478EB" w:rsidRPr="00BE068B">
              <w:rPr>
                <w:rFonts w:ascii="Gill Sans MT" w:hAnsi="Gill Sans MT"/>
                <w:b/>
                <w:w w:val="105"/>
              </w:rPr>
              <w:t>_live_head</w:t>
            </w:r>
            <w:proofErr w:type="spellEnd"/>
            <w:r w:rsidR="00A478EB" w:rsidRPr="00BE068B">
              <w:rPr>
                <w:rFonts w:ascii="Gill Sans MT" w:hAnsi="Gill Sans MT"/>
                <w:w w:val="105"/>
              </w:rPr>
              <w:t>)</w:t>
            </w:r>
          </w:p>
          <w:p w14:paraId="4878F439" w14:textId="073376CD" w:rsidR="00A478EB" w:rsidRPr="00BE068B" w:rsidRDefault="00A478EB" w:rsidP="001512DD">
            <w:pPr>
              <w:spacing w:after="0"/>
              <w:rPr>
                <w:rFonts w:ascii="Gill Sans MT" w:hAnsi="Gill Sans MT"/>
                <w:w w:val="105"/>
              </w:rPr>
            </w:pPr>
            <w:r w:rsidRPr="00BE068B">
              <w:rPr>
                <w:rFonts w:ascii="Gill Sans MT" w:hAnsi="Gill Sans MT"/>
                <w:i/>
                <w:w w:val="105"/>
              </w:rPr>
              <w:t xml:space="preserve">Only ask if A11 </w:t>
            </w:r>
            <w:r w:rsidRPr="00BE068B">
              <w:rPr>
                <w:rFonts w:ascii="Gill Sans MT" w:hAnsi="Gill Sans MT"/>
                <w:w w:val="105"/>
              </w:rPr>
              <w:t>≠</w:t>
            </w:r>
            <w:r w:rsidR="000427DF" w:rsidRPr="00BE068B">
              <w:rPr>
                <w:rFonts w:ascii="Gill Sans MT" w:hAnsi="Gill Sans MT"/>
                <w:i/>
                <w:w w:val="105"/>
              </w:rPr>
              <w:t>1 and B9</w:t>
            </w:r>
            <w:r w:rsidRPr="00BE068B">
              <w:rPr>
                <w:rFonts w:ascii="Gill Sans MT" w:hAnsi="Gill Sans MT"/>
                <w:i/>
                <w:w w:val="105"/>
              </w:rPr>
              <w:t xml:space="preserve"> </w:t>
            </w:r>
            <w:r w:rsidRPr="00BE068B">
              <w:rPr>
                <w:rFonts w:ascii="Gill Sans MT" w:hAnsi="Gill Sans MT"/>
                <w:w w:val="105"/>
              </w:rPr>
              <w:t>≠</w:t>
            </w:r>
            <w:r w:rsidRPr="00BE068B">
              <w:rPr>
                <w:rFonts w:ascii="Gill Sans MT" w:hAnsi="Gill Sans MT"/>
                <w:i/>
                <w:w w:val="105"/>
              </w:rPr>
              <w:t>1</w:t>
            </w:r>
          </w:p>
        </w:tc>
        <w:tc>
          <w:tcPr>
            <w:tcW w:w="2526" w:type="dxa"/>
            <w:gridSpan w:val="5"/>
            <w:tcBorders>
              <w:top w:val="single" w:sz="18" w:space="0" w:color="000000"/>
              <w:left w:val="single" w:sz="18" w:space="0" w:color="000000"/>
              <w:bottom w:val="single" w:sz="18" w:space="0" w:color="000000"/>
              <w:right w:val="single" w:sz="18" w:space="0" w:color="000000"/>
            </w:tcBorders>
          </w:tcPr>
          <w:p w14:paraId="633E052C" w14:textId="77777777" w:rsidR="00A478EB" w:rsidRPr="00BE068B" w:rsidRDefault="00A478EB" w:rsidP="001512DD">
            <w:pPr>
              <w:spacing w:after="0"/>
              <w:rPr>
                <w:rFonts w:ascii="Gill Sans MT" w:hAnsi="Gill Sans MT"/>
                <w:i/>
                <w:color w:val="A6A6A6" w:themeColor="background1" w:themeShade="A6"/>
              </w:rPr>
            </w:pPr>
            <w:r w:rsidRPr="00BE068B">
              <w:rPr>
                <w:rFonts w:ascii="Gill Sans MT" w:hAnsi="Gill Sans MT"/>
                <w:i/>
                <w:color w:val="A6A6A6" w:themeColor="background1" w:themeShade="A6"/>
              </w:rPr>
              <w:t>(Integer)</w:t>
            </w:r>
          </w:p>
        </w:tc>
      </w:tr>
      <w:tr w:rsidR="00A478EB" w:rsidRPr="00BE068B" w14:paraId="33E87848" w14:textId="77777777" w:rsidTr="00D70197">
        <w:trPr>
          <w:trHeight w:val="20"/>
        </w:trPr>
        <w:tc>
          <w:tcPr>
            <w:tcW w:w="124" w:type="dxa"/>
            <w:tcBorders>
              <w:top w:val="single" w:sz="4" w:space="0" w:color="000000"/>
              <w:left w:val="single" w:sz="4" w:space="0" w:color="000000"/>
              <w:bottom w:val="single" w:sz="4" w:space="0" w:color="000000"/>
              <w:right w:val="single" w:sz="4" w:space="0" w:color="auto"/>
            </w:tcBorders>
          </w:tcPr>
          <w:p w14:paraId="364B0AFC" w14:textId="77777777" w:rsidR="00A478EB" w:rsidRPr="00BE068B" w:rsidRDefault="00A478EB" w:rsidP="001512DD">
            <w:pPr>
              <w:spacing w:after="0"/>
              <w:rPr>
                <w:rFonts w:ascii="Gill Sans MT" w:eastAsia="Calibri" w:hAnsi="Gill Sans MT" w:cs="Times New Roman"/>
                <w:w w:val="105"/>
              </w:rPr>
            </w:pPr>
          </w:p>
        </w:tc>
        <w:tc>
          <w:tcPr>
            <w:tcW w:w="4914" w:type="dxa"/>
            <w:gridSpan w:val="2"/>
            <w:tcBorders>
              <w:top w:val="single" w:sz="4" w:space="0" w:color="000000"/>
              <w:left w:val="single" w:sz="4" w:space="0" w:color="auto"/>
              <w:bottom w:val="single" w:sz="4" w:space="0" w:color="000000"/>
            </w:tcBorders>
          </w:tcPr>
          <w:p w14:paraId="77F1284E" w14:textId="6E6347EE" w:rsidR="00A478EB" w:rsidRPr="00BE068B" w:rsidRDefault="000427DF" w:rsidP="001512DD">
            <w:pPr>
              <w:spacing w:after="0"/>
              <w:rPr>
                <w:rFonts w:ascii="Gill Sans MT" w:eastAsia="Calibri" w:hAnsi="Gill Sans MT" w:cs="Times New Roman"/>
                <w:w w:val="105"/>
              </w:rPr>
            </w:pPr>
            <w:r w:rsidRPr="00BE068B">
              <w:rPr>
                <w:rFonts w:ascii="Gill Sans MT" w:hAnsi="Gill Sans MT"/>
                <w:w w:val="105"/>
              </w:rPr>
              <w:t>B12</w:t>
            </w:r>
            <w:r w:rsidR="00A478EB" w:rsidRPr="00BE068B">
              <w:rPr>
                <w:rFonts w:ascii="Gill Sans MT" w:hAnsi="Gill Sans MT"/>
                <w:w w:val="105"/>
              </w:rPr>
              <w:t xml:space="preserve">. </w:t>
            </w:r>
            <w:proofErr w:type="gramStart"/>
            <w:r w:rsidR="00A478EB" w:rsidRPr="00BE068B">
              <w:rPr>
                <w:rFonts w:ascii="Gill Sans MT" w:hAnsi="Gill Sans MT"/>
                <w:w w:val="105"/>
              </w:rPr>
              <w:t xml:space="preserve">Are you considered a local or non-local by </w:t>
            </w:r>
            <w:r w:rsidR="00A478EB" w:rsidRPr="00BE068B">
              <w:rPr>
                <w:rFonts w:ascii="Gill Sans MT" w:hAnsi="Gill Sans MT"/>
                <w:w w:val="105"/>
              </w:rPr>
              <w:lastRenderedPageBreak/>
              <w:t>others</w:t>
            </w:r>
            <w:proofErr w:type="gramEnd"/>
            <w:r w:rsidR="00A478EB" w:rsidRPr="00BE068B">
              <w:rPr>
                <w:rFonts w:ascii="Gill Sans MT" w:hAnsi="Gill Sans MT"/>
                <w:w w:val="105"/>
              </w:rPr>
              <w:t xml:space="preserve"> in this village? (</w:t>
            </w:r>
            <w:proofErr w:type="spellStart"/>
            <w:proofErr w:type="gramStart"/>
            <w:r w:rsidR="00A478EB" w:rsidRPr="00BE068B">
              <w:rPr>
                <w:rFonts w:ascii="Gill Sans MT" w:hAnsi="Gill Sans MT"/>
                <w:b/>
                <w:w w:val="105"/>
              </w:rPr>
              <w:t>local</w:t>
            </w:r>
            <w:proofErr w:type="gramEnd"/>
            <w:r w:rsidR="00A478EB" w:rsidRPr="00BE068B">
              <w:rPr>
                <w:rFonts w:ascii="Gill Sans MT" w:hAnsi="Gill Sans MT"/>
                <w:b/>
                <w:w w:val="105"/>
              </w:rPr>
              <w:t>_no</w:t>
            </w:r>
            <w:proofErr w:type="spellEnd"/>
            <w:r w:rsidR="00A478EB" w:rsidRPr="00BE068B">
              <w:rPr>
                <w:rFonts w:ascii="Gill Sans MT" w:hAnsi="Gill Sans MT"/>
                <w:w w:val="105"/>
              </w:rPr>
              <w:t>)</w:t>
            </w:r>
          </w:p>
        </w:tc>
        <w:tc>
          <w:tcPr>
            <w:tcW w:w="4338" w:type="dxa"/>
            <w:gridSpan w:val="6"/>
            <w:tcBorders>
              <w:top w:val="single" w:sz="4" w:space="0" w:color="000000"/>
              <w:bottom w:val="single" w:sz="4" w:space="0" w:color="000000"/>
              <w:right w:val="single" w:sz="18" w:space="0" w:color="000000"/>
            </w:tcBorders>
          </w:tcPr>
          <w:p w14:paraId="479165CF" w14:textId="77777777" w:rsidR="00A478EB" w:rsidRPr="00BE068B" w:rsidRDefault="00A478EB" w:rsidP="001512DD">
            <w:pPr>
              <w:spacing w:after="0"/>
              <w:rPr>
                <w:rFonts w:ascii="Gill Sans MT" w:hAnsi="Gill Sans MT"/>
              </w:rPr>
            </w:pPr>
            <w:r w:rsidRPr="00BE068B">
              <w:rPr>
                <w:rFonts w:ascii="Gill Sans MT" w:hAnsi="Gill Sans MT"/>
              </w:rPr>
              <w:lastRenderedPageBreak/>
              <w:t>1=Local</w:t>
            </w:r>
          </w:p>
          <w:p w14:paraId="65B67985" w14:textId="6394C17D" w:rsidR="00A478EB" w:rsidRPr="00BE068B" w:rsidRDefault="00A478EB" w:rsidP="001512DD">
            <w:pPr>
              <w:spacing w:after="0"/>
              <w:rPr>
                <w:rFonts w:ascii="Gill Sans MT" w:hAnsi="Gill Sans MT"/>
              </w:rPr>
            </w:pPr>
            <w:r w:rsidRPr="00BE068B">
              <w:rPr>
                <w:rFonts w:ascii="Gill Sans MT" w:hAnsi="Gill Sans MT"/>
              </w:rPr>
              <w:lastRenderedPageBreak/>
              <w:t>2=Non-local</w:t>
            </w:r>
          </w:p>
        </w:tc>
        <w:tc>
          <w:tcPr>
            <w:tcW w:w="704" w:type="dxa"/>
            <w:tcBorders>
              <w:top w:val="single" w:sz="18" w:space="0" w:color="000000"/>
              <w:left w:val="single" w:sz="18" w:space="0" w:color="000000"/>
              <w:bottom w:val="single" w:sz="18" w:space="0" w:color="000000"/>
              <w:right w:val="single" w:sz="18" w:space="0" w:color="000000"/>
            </w:tcBorders>
          </w:tcPr>
          <w:p w14:paraId="2460E2C5" w14:textId="77777777" w:rsidR="00A478EB" w:rsidRPr="00BE068B" w:rsidRDefault="00A478EB" w:rsidP="001512DD">
            <w:pPr>
              <w:spacing w:after="0"/>
              <w:rPr>
                <w:rFonts w:ascii="Gill Sans MT" w:eastAsia="Calibri" w:hAnsi="Gill Sans MT" w:cs="Times New Roman"/>
                <w:i/>
                <w:color w:val="A6A6A6"/>
              </w:rPr>
            </w:pPr>
            <w:r w:rsidRPr="00BE068B">
              <w:rPr>
                <w:rFonts w:ascii="Gill Sans MT" w:eastAsia="Calibri" w:hAnsi="Gill Sans MT" w:cs="Times New Roman"/>
                <w:i/>
                <w:color w:val="A6A6A6"/>
              </w:rPr>
              <w:lastRenderedPageBreak/>
              <w:t>(Code)</w:t>
            </w:r>
          </w:p>
        </w:tc>
      </w:tr>
      <w:tr w:rsidR="00A478EB" w:rsidRPr="00BE068B" w14:paraId="4259D1F9" w14:textId="77777777" w:rsidTr="00D70197">
        <w:trPr>
          <w:trHeight w:val="20"/>
        </w:trPr>
        <w:tc>
          <w:tcPr>
            <w:tcW w:w="124" w:type="dxa"/>
            <w:tcBorders>
              <w:top w:val="single" w:sz="4" w:space="0" w:color="000000"/>
              <w:left w:val="single" w:sz="4" w:space="0" w:color="000000"/>
              <w:bottom w:val="single" w:sz="4" w:space="0" w:color="000000"/>
              <w:right w:val="single" w:sz="4" w:space="0" w:color="auto"/>
            </w:tcBorders>
          </w:tcPr>
          <w:p w14:paraId="0F879CFC" w14:textId="77777777" w:rsidR="00A478EB" w:rsidRPr="00BE068B" w:rsidRDefault="00A478EB" w:rsidP="001512DD">
            <w:pPr>
              <w:spacing w:after="0"/>
              <w:rPr>
                <w:rFonts w:ascii="Gill Sans MT" w:eastAsia="Calibri" w:hAnsi="Gill Sans MT" w:cs="Times New Roman"/>
                <w:w w:val="105"/>
              </w:rPr>
            </w:pPr>
          </w:p>
        </w:tc>
        <w:tc>
          <w:tcPr>
            <w:tcW w:w="4914" w:type="dxa"/>
            <w:gridSpan w:val="2"/>
            <w:tcBorders>
              <w:top w:val="single" w:sz="4" w:space="0" w:color="000000"/>
              <w:left w:val="single" w:sz="4" w:space="0" w:color="auto"/>
              <w:bottom w:val="single" w:sz="4" w:space="0" w:color="000000"/>
            </w:tcBorders>
          </w:tcPr>
          <w:p w14:paraId="7E6F562D" w14:textId="071F7D2A" w:rsidR="00A478EB" w:rsidRPr="00BE068B" w:rsidRDefault="000427DF" w:rsidP="001512DD">
            <w:pPr>
              <w:kinsoku w:val="0"/>
              <w:overflowPunct w:val="0"/>
              <w:spacing w:afterLines="20" w:after="48" w:line="240" w:lineRule="auto"/>
              <w:ind w:firstLine="10"/>
              <w:contextualSpacing/>
              <w:rPr>
                <w:rFonts w:ascii="Gill Sans MT" w:hAnsi="Gill Sans MT"/>
                <w:w w:val="105"/>
              </w:rPr>
            </w:pPr>
            <w:r w:rsidRPr="00BE068B">
              <w:rPr>
                <w:rFonts w:ascii="Gill Sans MT" w:hAnsi="Gill Sans MT"/>
                <w:w w:val="105"/>
              </w:rPr>
              <w:t>B13</w:t>
            </w:r>
            <w:r w:rsidR="00A478EB" w:rsidRPr="00BE068B">
              <w:rPr>
                <w:rFonts w:ascii="Gill Sans MT" w:hAnsi="Gill Sans MT"/>
                <w:w w:val="105"/>
              </w:rPr>
              <w:t xml:space="preserve">. </w:t>
            </w:r>
            <w:proofErr w:type="gramStart"/>
            <w:r w:rsidR="00A478EB" w:rsidRPr="00BE068B">
              <w:rPr>
                <w:rFonts w:ascii="Gill Sans MT" w:hAnsi="Gill Sans MT"/>
                <w:w w:val="105"/>
              </w:rPr>
              <w:t xml:space="preserve">Is the </w:t>
            </w:r>
            <w:r w:rsidR="000360B1" w:rsidRPr="00BE068B">
              <w:rPr>
                <w:rFonts w:ascii="Gill Sans MT" w:hAnsi="Gill Sans MT"/>
                <w:w w:val="105"/>
              </w:rPr>
              <w:t xml:space="preserve">household </w:t>
            </w:r>
            <w:r w:rsidR="00A478EB" w:rsidRPr="00BE068B">
              <w:rPr>
                <w:rFonts w:ascii="Gill Sans MT" w:hAnsi="Gill Sans MT"/>
                <w:w w:val="105"/>
              </w:rPr>
              <w:t>head considered a local or non-local by others</w:t>
            </w:r>
            <w:proofErr w:type="gramEnd"/>
            <w:r w:rsidR="00A478EB" w:rsidRPr="00BE068B">
              <w:rPr>
                <w:rFonts w:ascii="Gill Sans MT" w:hAnsi="Gill Sans MT"/>
                <w:w w:val="105"/>
              </w:rPr>
              <w:t xml:space="preserve"> in this village? (</w:t>
            </w:r>
            <w:proofErr w:type="spellStart"/>
            <w:proofErr w:type="gramStart"/>
            <w:r w:rsidR="00A478EB" w:rsidRPr="00BE068B">
              <w:rPr>
                <w:rFonts w:ascii="Gill Sans MT" w:hAnsi="Gill Sans MT"/>
                <w:b/>
                <w:w w:val="105"/>
              </w:rPr>
              <w:t>local</w:t>
            </w:r>
            <w:proofErr w:type="gramEnd"/>
            <w:r w:rsidR="00A478EB" w:rsidRPr="00BE068B">
              <w:rPr>
                <w:rFonts w:ascii="Gill Sans MT" w:hAnsi="Gill Sans MT"/>
                <w:b/>
                <w:w w:val="105"/>
              </w:rPr>
              <w:t>_no_head</w:t>
            </w:r>
            <w:proofErr w:type="spellEnd"/>
            <w:r w:rsidR="00A478EB" w:rsidRPr="00BE068B">
              <w:rPr>
                <w:rFonts w:ascii="Gill Sans MT" w:hAnsi="Gill Sans MT"/>
                <w:w w:val="105"/>
              </w:rPr>
              <w:t>)</w:t>
            </w:r>
          </w:p>
          <w:p w14:paraId="609E1682" w14:textId="1049FC67" w:rsidR="00A478EB" w:rsidRPr="00BE068B" w:rsidRDefault="00A478EB" w:rsidP="001512DD">
            <w:pPr>
              <w:spacing w:after="0"/>
              <w:rPr>
                <w:rFonts w:ascii="Gill Sans MT" w:eastAsia="Calibri" w:hAnsi="Gill Sans MT" w:cs="Times New Roman"/>
                <w:w w:val="105"/>
              </w:rPr>
            </w:pPr>
            <w:r w:rsidRPr="00BE068B">
              <w:rPr>
                <w:rFonts w:ascii="Gill Sans MT" w:hAnsi="Gill Sans MT"/>
                <w:i/>
                <w:w w:val="105"/>
              </w:rPr>
              <w:t>Skip if A11=1</w:t>
            </w:r>
          </w:p>
        </w:tc>
        <w:tc>
          <w:tcPr>
            <w:tcW w:w="4338" w:type="dxa"/>
            <w:gridSpan w:val="6"/>
            <w:tcBorders>
              <w:top w:val="single" w:sz="4" w:space="0" w:color="000000"/>
              <w:bottom w:val="single" w:sz="4" w:space="0" w:color="000000"/>
              <w:right w:val="single" w:sz="18" w:space="0" w:color="000000"/>
            </w:tcBorders>
          </w:tcPr>
          <w:p w14:paraId="2BD26473" w14:textId="77777777" w:rsidR="00A478EB" w:rsidRPr="00BE068B" w:rsidRDefault="00A478EB" w:rsidP="001512DD">
            <w:pPr>
              <w:spacing w:after="0"/>
              <w:rPr>
                <w:rFonts w:ascii="Gill Sans MT" w:hAnsi="Gill Sans MT"/>
              </w:rPr>
            </w:pPr>
            <w:r w:rsidRPr="00BE068B">
              <w:rPr>
                <w:rFonts w:ascii="Gill Sans MT" w:hAnsi="Gill Sans MT"/>
              </w:rPr>
              <w:t>1=Local</w:t>
            </w:r>
          </w:p>
          <w:p w14:paraId="416466D8" w14:textId="77777777" w:rsidR="00A478EB" w:rsidRPr="00BE068B" w:rsidRDefault="00A478EB" w:rsidP="001512DD">
            <w:pPr>
              <w:spacing w:after="0"/>
              <w:rPr>
                <w:rFonts w:ascii="Gill Sans MT" w:hAnsi="Gill Sans MT"/>
              </w:rPr>
            </w:pPr>
            <w:r w:rsidRPr="00BE068B">
              <w:rPr>
                <w:rFonts w:ascii="Gill Sans MT" w:hAnsi="Gill Sans MT"/>
              </w:rPr>
              <w:t>2=Non-local</w:t>
            </w:r>
          </w:p>
        </w:tc>
        <w:tc>
          <w:tcPr>
            <w:tcW w:w="704" w:type="dxa"/>
            <w:tcBorders>
              <w:top w:val="single" w:sz="18" w:space="0" w:color="000000"/>
              <w:left w:val="single" w:sz="18" w:space="0" w:color="000000"/>
              <w:bottom w:val="single" w:sz="18" w:space="0" w:color="000000"/>
              <w:right w:val="single" w:sz="18" w:space="0" w:color="000000"/>
            </w:tcBorders>
          </w:tcPr>
          <w:p w14:paraId="43CA48DB" w14:textId="77777777" w:rsidR="00A478EB" w:rsidRPr="00BE068B" w:rsidRDefault="00A478EB" w:rsidP="001512DD">
            <w:pPr>
              <w:spacing w:after="0"/>
              <w:rPr>
                <w:rFonts w:ascii="Gill Sans MT" w:eastAsia="Calibri" w:hAnsi="Gill Sans MT" w:cs="Times New Roman"/>
                <w:i/>
                <w:color w:val="A6A6A6"/>
              </w:rPr>
            </w:pPr>
            <w:r w:rsidRPr="00BE068B">
              <w:rPr>
                <w:rFonts w:ascii="Gill Sans MT" w:eastAsia="Calibri" w:hAnsi="Gill Sans MT" w:cs="Times New Roman"/>
                <w:i/>
                <w:color w:val="A6A6A6"/>
              </w:rPr>
              <w:t>(Code)</w:t>
            </w:r>
          </w:p>
        </w:tc>
      </w:tr>
      <w:tr w:rsidR="00BE5F81" w:rsidRPr="00BE068B" w14:paraId="4A58929F" w14:textId="77777777" w:rsidTr="00D70197">
        <w:trPr>
          <w:trHeight w:val="20"/>
          <w:ins w:id="15" w:author="Aleta Haflett" w:date="2014-11-18T13:24:00Z"/>
        </w:trPr>
        <w:tc>
          <w:tcPr>
            <w:tcW w:w="124" w:type="dxa"/>
            <w:tcBorders>
              <w:top w:val="single" w:sz="4" w:space="0" w:color="000000"/>
              <w:left w:val="single" w:sz="4" w:space="0" w:color="000000"/>
              <w:bottom w:val="single" w:sz="4" w:space="0" w:color="000000"/>
              <w:right w:val="single" w:sz="4" w:space="0" w:color="auto"/>
            </w:tcBorders>
          </w:tcPr>
          <w:p w14:paraId="139637C9" w14:textId="77777777" w:rsidR="00BE5F81" w:rsidRPr="00BE068B" w:rsidRDefault="00BE5F81" w:rsidP="001512DD">
            <w:pPr>
              <w:spacing w:after="0"/>
              <w:rPr>
                <w:ins w:id="16" w:author="Aleta Haflett" w:date="2014-11-18T13:24:00Z"/>
                <w:rFonts w:ascii="Gill Sans MT" w:eastAsia="Calibri" w:hAnsi="Gill Sans MT" w:cs="Times New Roman"/>
                <w:w w:val="105"/>
              </w:rPr>
            </w:pPr>
          </w:p>
        </w:tc>
        <w:tc>
          <w:tcPr>
            <w:tcW w:w="4914" w:type="dxa"/>
            <w:gridSpan w:val="2"/>
            <w:tcBorders>
              <w:top w:val="single" w:sz="4" w:space="0" w:color="000000"/>
              <w:left w:val="single" w:sz="4" w:space="0" w:color="auto"/>
              <w:bottom w:val="single" w:sz="4" w:space="0" w:color="000000"/>
            </w:tcBorders>
          </w:tcPr>
          <w:p w14:paraId="170F125D" w14:textId="77777777" w:rsidR="00BE5F81" w:rsidRDefault="00BE5F81" w:rsidP="00BE5F81">
            <w:pPr>
              <w:kinsoku w:val="0"/>
              <w:overflowPunct w:val="0"/>
              <w:spacing w:afterLines="20" w:after="48" w:line="240" w:lineRule="auto"/>
              <w:ind w:firstLine="10"/>
              <w:contextualSpacing/>
              <w:rPr>
                <w:ins w:id="17" w:author="Aleta Haflett" w:date="2014-11-18T13:27:00Z"/>
                <w:rFonts w:ascii="Gill Sans MT" w:hAnsi="Gill Sans MT"/>
                <w:w w:val="105"/>
              </w:rPr>
            </w:pPr>
            <w:ins w:id="18" w:author="Aleta Haflett" w:date="2014-11-18T13:24:00Z">
              <w:r>
                <w:rPr>
                  <w:rFonts w:ascii="Gill Sans MT" w:hAnsi="Gill Sans MT"/>
                  <w:w w:val="105"/>
                </w:rPr>
                <w:t xml:space="preserve">In the past 5 years, have you considered moving from this village? </w:t>
              </w:r>
            </w:ins>
          </w:p>
          <w:p w14:paraId="04E6CBDA" w14:textId="7D6A7ADC" w:rsidR="00726F15" w:rsidRPr="00726F15" w:rsidRDefault="00726F15" w:rsidP="00BE5F81">
            <w:pPr>
              <w:kinsoku w:val="0"/>
              <w:overflowPunct w:val="0"/>
              <w:spacing w:afterLines="20" w:after="48" w:line="240" w:lineRule="auto"/>
              <w:ind w:firstLine="10"/>
              <w:contextualSpacing/>
              <w:rPr>
                <w:ins w:id="19" w:author="Aleta Haflett" w:date="2014-11-18T13:24:00Z"/>
                <w:rFonts w:ascii="Gill Sans MT" w:hAnsi="Gill Sans MT"/>
                <w:i/>
                <w:w w:val="105"/>
              </w:rPr>
            </w:pPr>
            <w:ins w:id="20" w:author="Aleta Haflett" w:date="2014-11-18T13:27:00Z">
              <w:r>
                <w:rPr>
                  <w:rFonts w:ascii="Gill Sans MT" w:hAnsi="Gill Sans MT"/>
                  <w:i/>
                  <w:w w:val="105"/>
                </w:rPr>
                <w:t>If 0, skip to B.14</w:t>
              </w:r>
            </w:ins>
          </w:p>
        </w:tc>
        <w:tc>
          <w:tcPr>
            <w:tcW w:w="4338" w:type="dxa"/>
            <w:gridSpan w:val="6"/>
            <w:tcBorders>
              <w:top w:val="single" w:sz="4" w:space="0" w:color="000000"/>
              <w:bottom w:val="single" w:sz="4" w:space="0" w:color="000000"/>
              <w:right w:val="single" w:sz="18" w:space="0" w:color="000000"/>
            </w:tcBorders>
          </w:tcPr>
          <w:p w14:paraId="0F1A5428" w14:textId="77777777" w:rsidR="00BE5F81" w:rsidRDefault="00BE5F81" w:rsidP="001512DD">
            <w:pPr>
              <w:spacing w:after="0"/>
              <w:rPr>
                <w:ins w:id="21" w:author="Aleta Haflett" w:date="2014-11-18T13:25:00Z"/>
                <w:rFonts w:ascii="Gill Sans MT" w:hAnsi="Gill Sans MT"/>
              </w:rPr>
            </w:pPr>
            <w:ins w:id="22" w:author="Aleta Haflett" w:date="2014-11-18T13:25:00Z">
              <w:r>
                <w:rPr>
                  <w:rFonts w:ascii="Gill Sans MT" w:hAnsi="Gill Sans MT"/>
                </w:rPr>
                <w:t>0=No</w:t>
              </w:r>
            </w:ins>
          </w:p>
          <w:p w14:paraId="2FD9B20E" w14:textId="77777777" w:rsidR="00BE5F81" w:rsidRDefault="00BE5F81" w:rsidP="001512DD">
            <w:pPr>
              <w:spacing w:after="0"/>
              <w:rPr>
                <w:ins w:id="23" w:author="Aleta Haflett" w:date="2014-11-18T13:25:00Z"/>
                <w:rFonts w:ascii="Gill Sans MT" w:hAnsi="Gill Sans MT"/>
              </w:rPr>
            </w:pPr>
            <w:ins w:id="24" w:author="Aleta Haflett" w:date="2014-11-18T13:25:00Z">
              <w:r>
                <w:rPr>
                  <w:rFonts w:ascii="Gill Sans MT" w:hAnsi="Gill Sans MT"/>
                </w:rPr>
                <w:t>1=Yes</w:t>
              </w:r>
            </w:ins>
          </w:p>
          <w:p w14:paraId="252715A8" w14:textId="2931D142" w:rsidR="00BE5F81" w:rsidRPr="00BE068B" w:rsidRDefault="00BE5F81" w:rsidP="001512DD">
            <w:pPr>
              <w:spacing w:after="0"/>
              <w:rPr>
                <w:ins w:id="25" w:author="Aleta Haflett" w:date="2014-11-18T13:24:00Z"/>
                <w:rFonts w:ascii="Gill Sans MT" w:hAnsi="Gill Sans MT"/>
              </w:rPr>
            </w:pPr>
            <w:ins w:id="26" w:author="Aleta Haflett" w:date="2014-11-18T13:25:00Z">
              <w:r>
                <w:rPr>
                  <w:rFonts w:ascii="Gill Sans MT" w:hAnsi="Gill Sans MT"/>
                </w:rPr>
                <w:t>999=Refused to answer</w:t>
              </w:r>
            </w:ins>
          </w:p>
        </w:tc>
        <w:tc>
          <w:tcPr>
            <w:tcW w:w="704" w:type="dxa"/>
            <w:tcBorders>
              <w:top w:val="single" w:sz="18" w:space="0" w:color="000000"/>
              <w:left w:val="single" w:sz="18" w:space="0" w:color="000000"/>
              <w:bottom w:val="single" w:sz="18" w:space="0" w:color="000000"/>
              <w:right w:val="single" w:sz="18" w:space="0" w:color="000000"/>
            </w:tcBorders>
          </w:tcPr>
          <w:p w14:paraId="67768EFE" w14:textId="77777777" w:rsidR="00BE5F81" w:rsidRPr="00BE068B" w:rsidRDefault="00BE5F81" w:rsidP="001512DD">
            <w:pPr>
              <w:spacing w:after="0"/>
              <w:rPr>
                <w:ins w:id="27" w:author="Aleta Haflett" w:date="2014-11-18T13:24:00Z"/>
                <w:rFonts w:ascii="Gill Sans MT" w:eastAsia="Calibri" w:hAnsi="Gill Sans MT" w:cs="Times New Roman"/>
                <w:i/>
                <w:color w:val="A6A6A6"/>
              </w:rPr>
            </w:pPr>
          </w:p>
        </w:tc>
      </w:tr>
      <w:tr w:rsidR="00BE5F81" w:rsidRPr="00BE068B" w14:paraId="1FB9380B" w14:textId="77777777" w:rsidTr="00726F15">
        <w:tblPrEx>
          <w:tblW w:w="10080" w:type="dxa"/>
          <w:tblInd w:w="-5" w:type="dxa"/>
          <w:tblLayout w:type="fixed"/>
          <w:tblCellMar>
            <w:left w:w="29" w:type="dxa"/>
            <w:right w:w="29" w:type="dxa"/>
          </w:tblCellMar>
          <w:tblLook w:val="0000" w:firstRow="0" w:lastRow="0" w:firstColumn="0" w:lastColumn="0" w:noHBand="0" w:noVBand="0"/>
          <w:tblPrExChange w:id="28" w:author="Aleta Haflett" w:date="2014-11-18T13:33:00Z">
            <w:tblPrEx>
              <w:tblW w:w="10080" w:type="dxa"/>
              <w:tblInd w:w="-5" w:type="dxa"/>
              <w:tblLayout w:type="fixed"/>
              <w:tblCellMar>
                <w:left w:w="29" w:type="dxa"/>
                <w:right w:w="29" w:type="dxa"/>
              </w:tblCellMar>
              <w:tblLook w:val="0000" w:firstRow="0" w:lastRow="0" w:firstColumn="0" w:lastColumn="0" w:noHBand="0" w:noVBand="0"/>
            </w:tblPrEx>
          </w:tblPrExChange>
        </w:tblPrEx>
        <w:trPr>
          <w:trHeight w:val="20"/>
          <w:ins w:id="29" w:author="Aleta Haflett" w:date="2014-11-18T13:24:00Z"/>
          <w:trPrChange w:id="30" w:author="Aleta Haflett" w:date="2014-11-18T13:33:00Z">
            <w:trPr>
              <w:trHeight w:val="20"/>
            </w:trPr>
          </w:trPrChange>
        </w:trPr>
        <w:tc>
          <w:tcPr>
            <w:tcW w:w="124" w:type="dxa"/>
            <w:tcBorders>
              <w:top w:val="single" w:sz="4" w:space="0" w:color="000000"/>
              <w:left w:val="single" w:sz="4" w:space="0" w:color="000000"/>
              <w:bottom w:val="single" w:sz="4" w:space="0" w:color="000000"/>
              <w:right w:val="single" w:sz="4" w:space="0" w:color="auto"/>
            </w:tcBorders>
            <w:tcPrChange w:id="31" w:author="Aleta Haflett" w:date="2014-11-18T13:33:00Z">
              <w:tcPr>
                <w:tcW w:w="124" w:type="dxa"/>
                <w:tcBorders>
                  <w:top w:val="single" w:sz="4" w:space="0" w:color="000000"/>
                  <w:left w:val="single" w:sz="4" w:space="0" w:color="000000"/>
                  <w:bottom w:val="single" w:sz="4" w:space="0" w:color="000000"/>
                  <w:right w:val="single" w:sz="4" w:space="0" w:color="auto"/>
                </w:tcBorders>
              </w:tcPr>
            </w:tcPrChange>
          </w:tcPr>
          <w:p w14:paraId="0340169B" w14:textId="4D9085B3" w:rsidR="00BE5F81" w:rsidRPr="00BE068B" w:rsidRDefault="00BE5F81" w:rsidP="001512DD">
            <w:pPr>
              <w:spacing w:after="0"/>
              <w:rPr>
                <w:ins w:id="32" w:author="Aleta Haflett" w:date="2014-11-18T13:24:00Z"/>
                <w:rFonts w:ascii="Gill Sans MT" w:eastAsia="Calibri" w:hAnsi="Gill Sans MT" w:cs="Times New Roman"/>
                <w:w w:val="105"/>
              </w:rPr>
            </w:pPr>
          </w:p>
        </w:tc>
        <w:tc>
          <w:tcPr>
            <w:tcW w:w="4914" w:type="dxa"/>
            <w:gridSpan w:val="2"/>
            <w:tcBorders>
              <w:top w:val="single" w:sz="4" w:space="0" w:color="000000"/>
              <w:left w:val="single" w:sz="4" w:space="0" w:color="auto"/>
              <w:bottom w:val="single" w:sz="4" w:space="0" w:color="000000"/>
            </w:tcBorders>
            <w:tcPrChange w:id="33" w:author="Aleta Haflett" w:date="2014-11-18T13:33:00Z">
              <w:tcPr>
                <w:tcW w:w="4914" w:type="dxa"/>
                <w:gridSpan w:val="2"/>
                <w:tcBorders>
                  <w:top w:val="single" w:sz="4" w:space="0" w:color="000000"/>
                  <w:left w:val="single" w:sz="4" w:space="0" w:color="auto"/>
                  <w:bottom w:val="single" w:sz="4" w:space="0" w:color="000000"/>
                </w:tcBorders>
              </w:tcPr>
            </w:tcPrChange>
          </w:tcPr>
          <w:p w14:paraId="4CAFEC3C" w14:textId="1265BD1E" w:rsidR="00BE5F81" w:rsidRPr="00BE068B" w:rsidRDefault="00BE5F81" w:rsidP="001512DD">
            <w:pPr>
              <w:kinsoku w:val="0"/>
              <w:overflowPunct w:val="0"/>
              <w:spacing w:afterLines="20" w:after="48" w:line="240" w:lineRule="auto"/>
              <w:ind w:firstLine="10"/>
              <w:contextualSpacing/>
              <w:rPr>
                <w:ins w:id="34" w:author="Aleta Haflett" w:date="2014-11-18T13:24:00Z"/>
                <w:rFonts w:ascii="Gill Sans MT" w:hAnsi="Gill Sans MT"/>
                <w:w w:val="105"/>
              </w:rPr>
            </w:pPr>
            <w:ins w:id="35" w:author="Aleta Haflett" w:date="2014-11-18T13:24:00Z">
              <w:r>
                <w:rPr>
                  <w:rFonts w:ascii="Gill Sans MT" w:hAnsi="Gill Sans MT"/>
                  <w:w w:val="105"/>
                </w:rPr>
                <w:t xml:space="preserve">Why did you consider moving? </w:t>
              </w:r>
            </w:ins>
          </w:p>
        </w:tc>
        <w:tc>
          <w:tcPr>
            <w:tcW w:w="4338" w:type="dxa"/>
            <w:gridSpan w:val="6"/>
            <w:tcBorders>
              <w:top w:val="single" w:sz="4" w:space="0" w:color="000000"/>
              <w:bottom w:val="single" w:sz="4" w:space="0" w:color="000000"/>
              <w:right w:val="single" w:sz="18" w:space="0" w:color="000000"/>
            </w:tcBorders>
            <w:tcPrChange w:id="36" w:author="Aleta Haflett" w:date="2014-11-18T13:33:00Z">
              <w:tcPr>
                <w:tcW w:w="4338" w:type="dxa"/>
                <w:gridSpan w:val="6"/>
                <w:tcBorders>
                  <w:top w:val="single" w:sz="4" w:space="0" w:color="000000"/>
                  <w:bottom w:val="single" w:sz="4" w:space="0" w:color="000000"/>
                  <w:right w:val="single" w:sz="18" w:space="0" w:color="000000"/>
                </w:tcBorders>
              </w:tcPr>
            </w:tcPrChange>
          </w:tcPr>
          <w:p w14:paraId="23B59E3C" w14:textId="77777777" w:rsidR="00BE5F81" w:rsidRDefault="00726F15" w:rsidP="001512DD">
            <w:pPr>
              <w:spacing w:after="0"/>
              <w:rPr>
                <w:ins w:id="37" w:author="Aleta Haflett" w:date="2014-11-18T13:28:00Z"/>
                <w:rFonts w:ascii="Gill Sans MT" w:hAnsi="Gill Sans MT"/>
              </w:rPr>
            </w:pPr>
            <w:ins w:id="38" w:author="Aleta Haflett" w:date="2014-11-18T13:28:00Z">
              <w:r>
                <w:rPr>
                  <w:rFonts w:ascii="Gill Sans MT" w:hAnsi="Gill Sans MT"/>
                </w:rPr>
                <w:t>1=Salaried job</w:t>
              </w:r>
            </w:ins>
          </w:p>
          <w:p w14:paraId="7382D513" w14:textId="3240C346" w:rsidR="00726F15" w:rsidRDefault="00726F15" w:rsidP="001512DD">
            <w:pPr>
              <w:spacing w:after="0"/>
              <w:rPr>
                <w:ins w:id="39" w:author="Aleta Haflett" w:date="2014-11-18T13:29:00Z"/>
                <w:rFonts w:ascii="Gill Sans MT" w:hAnsi="Gill Sans MT"/>
              </w:rPr>
            </w:pPr>
            <w:ins w:id="40" w:author="Aleta Haflett" w:date="2014-11-18T13:28:00Z">
              <w:r>
                <w:rPr>
                  <w:rFonts w:ascii="Gill Sans MT" w:hAnsi="Gill Sans MT"/>
                </w:rPr>
                <w:t xml:space="preserve">2=More money </w:t>
              </w:r>
            </w:ins>
            <w:ins w:id="41" w:author="Aleta Haflett" w:date="2014-11-18T13:29:00Z">
              <w:r>
                <w:rPr>
                  <w:rFonts w:ascii="Gill Sans MT" w:hAnsi="Gill Sans MT"/>
                </w:rPr>
                <w:t xml:space="preserve">for work they are currently doing (petty trade, </w:t>
              </w:r>
            </w:ins>
            <w:ins w:id="42" w:author="Aleta Haflett" w:date="2014-11-18T13:30:00Z">
              <w:r>
                <w:rPr>
                  <w:rFonts w:ascii="Gill Sans MT" w:hAnsi="Gill Sans MT"/>
                </w:rPr>
                <w:t xml:space="preserve">farming, </w:t>
              </w:r>
            </w:ins>
            <w:proofErr w:type="spellStart"/>
            <w:ins w:id="43" w:author="Aleta Haflett" w:date="2014-11-18T13:29:00Z">
              <w:r>
                <w:rPr>
                  <w:rFonts w:ascii="Gill Sans MT" w:hAnsi="Gill Sans MT"/>
                </w:rPr>
                <w:t>et</w:t>
              </w:r>
            </w:ins>
            <w:ins w:id="44" w:author="Aleta Haflett" w:date="2014-11-18T13:30:00Z">
              <w:r>
                <w:rPr>
                  <w:rFonts w:ascii="Gill Sans MT" w:hAnsi="Gill Sans MT"/>
                </w:rPr>
                <w:t>c</w:t>
              </w:r>
            </w:ins>
            <w:proofErr w:type="spellEnd"/>
            <w:ins w:id="45" w:author="Aleta Haflett" w:date="2014-11-18T13:29:00Z">
              <w:r>
                <w:rPr>
                  <w:rFonts w:ascii="Gill Sans MT" w:hAnsi="Gill Sans MT"/>
                </w:rPr>
                <w:t>)</w:t>
              </w:r>
            </w:ins>
          </w:p>
          <w:p w14:paraId="5DB55071" w14:textId="77777777" w:rsidR="00726F15" w:rsidRDefault="00726F15" w:rsidP="001512DD">
            <w:pPr>
              <w:spacing w:after="0"/>
              <w:rPr>
                <w:ins w:id="46" w:author="Aleta Haflett" w:date="2014-11-18T13:29:00Z"/>
                <w:rFonts w:ascii="Gill Sans MT" w:hAnsi="Gill Sans MT"/>
              </w:rPr>
            </w:pPr>
            <w:ins w:id="47" w:author="Aleta Haflett" w:date="2014-11-18T13:29:00Z">
              <w:r>
                <w:rPr>
                  <w:rFonts w:ascii="Gill Sans MT" w:hAnsi="Gill Sans MT"/>
                </w:rPr>
                <w:t xml:space="preserve">3=More land/more fertile land/etc. </w:t>
              </w:r>
            </w:ins>
          </w:p>
          <w:p w14:paraId="7B38067C" w14:textId="77777777" w:rsidR="00726F15" w:rsidRDefault="00726F15" w:rsidP="001512DD">
            <w:pPr>
              <w:spacing w:after="0"/>
              <w:rPr>
                <w:ins w:id="48" w:author="Aleta Haflett" w:date="2014-11-18T13:32:00Z"/>
                <w:rFonts w:ascii="Gill Sans MT" w:hAnsi="Gill Sans MT"/>
              </w:rPr>
            </w:pPr>
            <w:ins w:id="49" w:author="Aleta Haflett" w:date="2014-11-18T13:29:00Z">
              <w:r>
                <w:rPr>
                  <w:rFonts w:ascii="Gill Sans MT" w:hAnsi="Gill Sans MT"/>
                </w:rPr>
                <w:t>4=To be with family/friends</w:t>
              </w:r>
            </w:ins>
            <w:ins w:id="50" w:author="Aleta Haflett" w:date="2014-11-18T13:30:00Z">
              <w:r>
                <w:rPr>
                  <w:rFonts w:ascii="Gill Sans MT" w:hAnsi="Gill Sans MT"/>
                </w:rPr>
                <w:t xml:space="preserve">, family issues (divorce, </w:t>
              </w:r>
              <w:proofErr w:type="spellStart"/>
              <w:r>
                <w:rPr>
                  <w:rFonts w:ascii="Gill Sans MT" w:hAnsi="Gill Sans MT"/>
                </w:rPr>
                <w:t>etc</w:t>
              </w:r>
              <w:proofErr w:type="spellEnd"/>
              <w:r>
                <w:rPr>
                  <w:rFonts w:ascii="Gill Sans MT" w:hAnsi="Gill Sans MT"/>
                </w:rPr>
                <w:t>)</w:t>
              </w:r>
            </w:ins>
          </w:p>
          <w:p w14:paraId="7D6FC187" w14:textId="3886234E" w:rsidR="00726F15" w:rsidRDefault="00726F15" w:rsidP="001512DD">
            <w:pPr>
              <w:spacing w:after="0"/>
              <w:rPr>
                <w:ins w:id="51" w:author="Aleta Haflett" w:date="2014-11-18T13:31:00Z"/>
                <w:rFonts w:ascii="Gill Sans MT" w:hAnsi="Gill Sans MT"/>
              </w:rPr>
            </w:pPr>
            <w:ins w:id="52" w:author="Aleta Haflett" w:date="2014-11-18T13:32:00Z">
              <w:r>
                <w:rPr>
                  <w:rFonts w:ascii="Gill Sans MT" w:hAnsi="Gill Sans MT"/>
                </w:rPr>
                <w:t xml:space="preserve">5=Better education for children </w:t>
              </w:r>
            </w:ins>
          </w:p>
          <w:p w14:paraId="14068EEC" w14:textId="7CA55B42" w:rsidR="00726F15" w:rsidRPr="00BE068B" w:rsidRDefault="00726F15" w:rsidP="001512DD">
            <w:pPr>
              <w:spacing w:after="0"/>
              <w:rPr>
                <w:ins w:id="53" w:author="Aleta Haflett" w:date="2014-11-18T13:24:00Z"/>
                <w:rFonts w:ascii="Gill Sans MT" w:hAnsi="Gill Sans MT"/>
              </w:rPr>
            </w:pPr>
            <w:ins w:id="54" w:author="Aleta Haflett" w:date="2014-11-18T13:31:00Z">
              <w:r>
                <w:rPr>
                  <w:rFonts w:ascii="Gill Sans MT" w:hAnsi="Gill Sans MT"/>
                </w:rPr>
                <w:t>97=Other, specify</w:t>
              </w:r>
            </w:ins>
          </w:p>
        </w:tc>
        <w:tc>
          <w:tcPr>
            <w:tcW w:w="704" w:type="dxa"/>
            <w:tcBorders>
              <w:top w:val="single" w:sz="18" w:space="0" w:color="000000"/>
              <w:left w:val="single" w:sz="18" w:space="0" w:color="000000"/>
              <w:bottom w:val="single" w:sz="4" w:space="0" w:color="000000"/>
              <w:right w:val="single" w:sz="18" w:space="0" w:color="000000"/>
            </w:tcBorders>
            <w:tcPrChange w:id="55" w:author="Aleta Haflett" w:date="2014-11-18T13:33:00Z">
              <w:tcPr>
                <w:tcW w:w="704" w:type="dxa"/>
                <w:tcBorders>
                  <w:top w:val="single" w:sz="18" w:space="0" w:color="000000"/>
                  <w:left w:val="single" w:sz="18" w:space="0" w:color="000000"/>
                  <w:bottom w:val="single" w:sz="18" w:space="0" w:color="000000"/>
                  <w:right w:val="single" w:sz="18" w:space="0" w:color="000000"/>
                </w:tcBorders>
              </w:tcPr>
            </w:tcPrChange>
          </w:tcPr>
          <w:p w14:paraId="5AA5A509" w14:textId="77777777" w:rsidR="00BE5F81" w:rsidRPr="00BE068B" w:rsidRDefault="00BE5F81" w:rsidP="001512DD">
            <w:pPr>
              <w:spacing w:after="0"/>
              <w:rPr>
                <w:ins w:id="56" w:author="Aleta Haflett" w:date="2014-11-18T13:24:00Z"/>
                <w:rFonts w:ascii="Gill Sans MT" w:eastAsia="Calibri" w:hAnsi="Gill Sans MT" w:cs="Times New Roman"/>
                <w:i/>
                <w:color w:val="A6A6A6"/>
              </w:rPr>
            </w:pPr>
          </w:p>
        </w:tc>
      </w:tr>
      <w:tr w:rsidR="00726F15" w:rsidRPr="00BE068B" w14:paraId="36E2780D" w14:textId="77777777" w:rsidTr="00726F15">
        <w:tblPrEx>
          <w:tblW w:w="10080" w:type="dxa"/>
          <w:tblInd w:w="-5" w:type="dxa"/>
          <w:tblLayout w:type="fixed"/>
          <w:tblCellMar>
            <w:left w:w="29" w:type="dxa"/>
            <w:right w:w="29" w:type="dxa"/>
          </w:tblCellMar>
          <w:tblLook w:val="0000" w:firstRow="0" w:lastRow="0" w:firstColumn="0" w:lastColumn="0" w:noHBand="0" w:noVBand="0"/>
          <w:tblPrExChange w:id="57" w:author="Aleta Haflett" w:date="2014-11-18T13:33:00Z">
            <w:tblPrEx>
              <w:tblW w:w="10080" w:type="dxa"/>
              <w:tblInd w:w="-5" w:type="dxa"/>
              <w:tblLayout w:type="fixed"/>
              <w:tblCellMar>
                <w:left w:w="29" w:type="dxa"/>
                <w:right w:w="29" w:type="dxa"/>
              </w:tblCellMar>
              <w:tblLook w:val="0000" w:firstRow="0" w:lastRow="0" w:firstColumn="0" w:lastColumn="0" w:noHBand="0" w:noVBand="0"/>
            </w:tblPrEx>
          </w:tblPrExChange>
        </w:tblPrEx>
        <w:trPr>
          <w:trHeight w:val="20"/>
          <w:ins w:id="58" w:author="Aleta Haflett" w:date="2014-11-18T13:33:00Z"/>
          <w:trPrChange w:id="59" w:author="Aleta Haflett" w:date="2014-11-18T13:33:00Z">
            <w:trPr>
              <w:trHeight w:val="20"/>
            </w:trPr>
          </w:trPrChange>
        </w:trPr>
        <w:tc>
          <w:tcPr>
            <w:tcW w:w="124" w:type="dxa"/>
            <w:tcBorders>
              <w:top w:val="single" w:sz="4" w:space="0" w:color="000000"/>
              <w:left w:val="single" w:sz="4" w:space="0" w:color="000000"/>
              <w:bottom w:val="single" w:sz="4" w:space="0" w:color="000000"/>
              <w:right w:val="single" w:sz="4" w:space="0" w:color="auto"/>
            </w:tcBorders>
            <w:tcPrChange w:id="60" w:author="Aleta Haflett" w:date="2014-11-18T13:33:00Z">
              <w:tcPr>
                <w:tcW w:w="124" w:type="dxa"/>
                <w:tcBorders>
                  <w:top w:val="single" w:sz="4" w:space="0" w:color="000000"/>
                  <w:left w:val="single" w:sz="4" w:space="0" w:color="000000"/>
                  <w:bottom w:val="single" w:sz="4" w:space="0" w:color="000000"/>
                  <w:right w:val="single" w:sz="4" w:space="0" w:color="auto"/>
                </w:tcBorders>
              </w:tcPr>
            </w:tcPrChange>
          </w:tcPr>
          <w:p w14:paraId="5DC092F4" w14:textId="77777777" w:rsidR="00726F15" w:rsidRPr="00BE068B" w:rsidRDefault="00726F15" w:rsidP="001512DD">
            <w:pPr>
              <w:spacing w:after="0"/>
              <w:rPr>
                <w:ins w:id="61" w:author="Aleta Haflett" w:date="2014-11-18T13:33:00Z"/>
                <w:rFonts w:ascii="Gill Sans MT" w:eastAsia="Calibri" w:hAnsi="Gill Sans MT" w:cs="Times New Roman"/>
                <w:w w:val="105"/>
              </w:rPr>
            </w:pPr>
          </w:p>
        </w:tc>
        <w:tc>
          <w:tcPr>
            <w:tcW w:w="4914" w:type="dxa"/>
            <w:gridSpan w:val="2"/>
            <w:tcBorders>
              <w:top w:val="single" w:sz="4" w:space="0" w:color="000000"/>
              <w:left w:val="single" w:sz="4" w:space="0" w:color="auto"/>
              <w:bottom w:val="single" w:sz="4" w:space="0" w:color="000000"/>
              <w:right w:val="single" w:sz="18" w:space="0" w:color="000000"/>
            </w:tcBorders>
            <w:tcPrChange w:id="62" w:author="Aleta Haflett" w:date="2014-11-18T13:33:00Z">
              <w:tcPr>
                <w:tcW w:w="4914" w:type="dxa"/>
                <w:gridSpan w:val="2"/>
                <w:tcBorders>
                  <w:top w:val="single" w:sz="4" w:space="0" w:color="000000"/>
                  <w:left w:val="single" w:sz="4" w:space="0" w:color="auto"/>
                  <w:bottom w:val="single" w:sz="4" w:space="0" w:color="000000"/>
                </w:tcBorders>
              </w:tcPr>
            </w:tcPrChange>
          </w:tcPr>
          <w:p w14:paraId="3FD28B68" w14:textId="2C7B0F40" w:rsidR="00726F15" w:rsidRDefault="00726F15" w:rsidP="001512DD">
            <w:pPr>
              <w:kinsoku w:val="0"/>
              <w:overflowPunct w:val="0"/>
              <w:spacing w:afterLines="20" w:after="48" w:line="240" w:lineRule="auto"/>
              <w:ind w:firstLine="10"/>
              <w:contextualSpacing/>
              <w:rPr>
                <w:ins w:id="63" w:author="Aleta Haflett" w:date="2014-11-18T13:33:00Z"/>
                <w:rFonts w:ascii="Gill Sans MT" w:hAnsi="Gill Sans MT"/>
                <w:w w:val="105"/>
              </w:rPr>
            </w:pPr>
            <w:ins w:id="64" w:author="Aleta Haflett" w:date="2014-11-18T13:33:00Z">
              <w:r>
                <w:rPr>
                  <w:rFonts w:ascii="Gill Sans MT" w:hAnsi="Gill Sans MT"/>
                  <w:w w:val="105"/>
                </w:rPr>
                <w:t xml:space="preserve">Other, specify </w:t>
              </w:r>
            </w:ins>
          </w:p>
        </w:tc>
        <w:tc>
          <w:tcPr>
            <w:tcW w:w="5042" w:type="dxa"/>
            <w:gridSpan w:val="7"/>
            <w:tcBorders>
              <w:top w:val="single" w:sz="4" w:space="0" w:color="000000"/>
              <w:left w:val="single" w:sz="18" w:space="0" w:color="000000"/>
              <w:bottom w:val="single" w:sz="4" w:space="0" w:color="000000"/>
              <w:right w:val="single" w:sz="18" w:space="0" w:color="000000"/>
            </w:tcBorders>
            <w:tcPrChange w:id="65" w:author="Aleta Haflett" w:date="2014-11-18T13:33:00Z">
              <w:tcPr>
                <w:tcW w:w="5042" w:type="dxa"/>
                <w:gridSpan w:val="7"/>
                <w:tcBorders>
                  <w:top w:val="single" w:sz="4" w:space="0" w:color="000000"/>
                  <w:bottom w:val="single" w:sz="4" w:space="0" w:color="000000"/>
                  <w:right w:val="single" w:sz="18" w:space="0" w:color="000000"/>
                </w:tcBorders>
              </w:tcPr>
            </w:tcPrChange>
          </w:tcPr>
          <w:p w14:paraId="710062FD" w14:textId="6F206026" w:rsidR="00726F15" w:rsidRPr="00726F15" w:rsidRDefault="00726F15" w:rsidP="001512DD">
            <w:pPr>
              <w:spacing w:after="0"/>
              <w:rPr>
                <w:ins w:id="66" w:author="Aleta Haflett" w:date="2014-11-18T13:33:00Z"/>
                <w:rFonts w:ascii="Gill Sans MT" w:eastAsia="Calibri" w:hAnsi="Gill Sans MT" w:cs="Times New Roman"/>
                <w:i/>
                <w:color w:val="A6A6A6"/>
              </w:rPr>
            </w:pPr>
            <w:ins w:id="67" w:author="Aleta Haflett" w:date="2014-11-18T13:34:00Z">
              <w:r>
                <w:rPr>
                  <w:rFonts w:ascii="Gill Sans MT" w:eastAsia="Calibri" w:hAnsi="Gill Sans MT" w:cs="Times New Roman"/>
                  <w:i/>
                  <w:color w:val="A6A6A6"/>
                </w:rPr>
                <w:t>(</w:t>
              </w:r>
              <w:proofErr w:type="gramStart"/>
              <w:r>
                <w:rPr>
                  <w:rFonts w:ascii="Gill Sans MT" w:eastAsia="Calibri" w:hAnsi="Gill Sans MT" w:cs="Times New Roman"/>
                  <w:i/>
                  <w:color w:val="A6A6A6"/>
                </w:rPr>
                <w:t>text</w:t>
              </w:r>
              <w:proofErr w:type="gramEnd"/>
              <w:r>
                <w:rPr>
                  <w:rFonts w:ascii="Gill Sans MT" w:eastAsia="Calibri" w:hAnsi="Gill Sans MT" w:cs="Times New Roman"/>
                  <w:i/>
                  <w:color w:val="A6A6A6"/>
                </w:rPr>
                <w:t>)</w:t>
              </w:r>
            </w:ins>
          </w:p>
        </w:tc>
      </w:tr>
      <w:tr w:rsidR="00BE5F81" w:rsidRPr="00BE068B" w14:paraId="0B580A89" w14:textId="77777777" w:rsidTr="00726F15">
        <w:tblPrEx>
          <w:tblW w:w="10080" w:type="dxa"/>
          <w:tblInd w:w="-5" w:type="dxa"/>
          <w:tblLayout w:type="fixed"/>
          <w:tblCellMar>
            <w:left w:w="29" w:type="dxa"/>
            <w:right w:w="29" w:type="dxa"/>
          </w:tblCellMar>
          <w:tblLook w:val="0000" w:firstRow="0" w:lastRow="0" w:firstColumn="0" w:lastColumn="0" w:noHBand="0" w:noVBand="0"/>
          <w:tblPrExChange w:id="68" w:author="Aleta Haflett" w:date="2014-11-18T13:34:00Z">
            <w:tblPrEx>
              <w:tblW w:w="10080" w:type="dxa"/>
              <w:tblInd w:w="-5" w:type="dxa"/>
              <w:tblLayout w:type="fixed"/>
              <w:tblCellMar>
                <w:left w:w="29" w:type="dxa"/>
                <w:right w:w="29" w:type="dxa"/>
              </w:tblCellMar>
              <w:tblLook w:val="0000" w:firstRow="0" w:lastRow="0" w:firstColumn="0" w:lastColumn="0" w:noHBand="0" w:noVBand="0"/>
            </w:tblPrEx>
          </w:tblPrExChange>
        </w:tblPrEx>
        <w:trPr>
          <w:trHeight w:val="20"/>
          <w:ins w:id="69" w:author="Aleta Haflett" w:date="2014-11-18T13:25:00Z"/>
          <w:trPrChange w:id="70" w:author="Aleta Haflett" w:date="2014-11-18T13:34:00Z">
            <w:trPr>
              <w:trHeight w:val="20"/>
            </w:trPr>
          </w:trPrChange>
        </w:trPr>
        <w:tc>
          <w:tcPr>
            <w:tcW w:w="124" w:type="dxa"/>
            <w:tcBorders>
              <w:top w:val="single" w:sz="4" w:space="0" w:color="000000"/>
              <w:left w:val="single" w:sz="4" w:space="0" w:color="000000"/>
              <w:bottom w:val="single" w:sz="4" w:space="0" w:color="000000"/>
              <w:right w:val="single" w:sz="4" w:space="0" w:color="auto"/>
            </w:tcBorders>
            <w:tcPrChange w:id="71" w:author="Aleta Haflett" w:date="2014-11-18T13:34:00Z">
              <w:tcPr>
                <w:tcW w:w="124" w:type="dxa"/>
                <w:tcBorders>
                  <w:top w:val="single" w:sz="4" w:space="0" w:color="000000"/>
                  <w:left w:val="single" w:sz="4" w:space="0" w:color="000000"/>
                  <w:bottom w:val="single" w:sz="4" w:space="0" w:color="000000"/>
                  <w:right w:val="single" w:sz="4" w:space="0" w:color="auto"/>
                </w:tcBorders>
              </w:tcPr>
            </w:tcPrChange>
          </w:tcPr>
          <w:p w14:paraId="14A90098" w14:textId="0FDBE901" w:rsidR="00BE5F81" w:rsidRPr="00BE068B" w:rsidRDefault="00BE5F81" w:rsidP="001512DD">
            <w:pPr>
              <w:spacing w:after="0"/>
              <w:rPr>
                <w:ins w:id="72" w:author="Aleta Haflett" w:date="2014-11-18T13:25:00Z"/>
                <w:rFonts w:ascii="Gill Sans MT" w:eastAsia="Calibri" w:hAnsi="Gill Sans MT" w:cs="Times New Roman"/>
                <w:w w:val="105"/>
              </w:rPr>
            </w:pPr>
          </w:p>
        </w:tc>
        <w:tc>
          <w:tcPr>
            <w:tcW w:w="4914" w:type="dxa"/>
            <w:gridSpan w:val="2"/>
            <w:tcBorders>
              <w:top w:val="single" w:sz="4" w:space="0" w:color="000000"/>
              <w:left w:val="single" w:sz="4" w:space="0" w:color="auto"/>
              <w:bottom w:val="single" w:sz="4" w:space="0" w:color="000000"/>
            </w:tcBorders>
            <w:tcPrChange w:id="73" w:author="Aleta Haflett" w:date="2014-11-18T13:34:00Z">
              <w:tcPr>
                <w:tcW w:w="4914" w:type="dxa"/>
                <w:gridSpan w:val="2"/>
                <w:tcBorders>
                  <w:top w:val="single" w:sz="4" w:space="0" w:color="000000"/>
                  <w:left w:val="single" w:sz="4" w:space="0" w:color="auto"/>
                  <w:bottom w:val="single" w:sz="4" w:space="0" w:color="000000"/>
                </w:tcBorders>
              </w:tcPr>
            </w:tcPrChange>
          </w:tcPr>
          <w:p w14:paraId="32888089" w14:textId="41089AB6" w:rsidR="00BE5F81" w:rsidRDefault="00726F15" w:rsidP="00726F15">
            <w:pPr>
              <w:kinsoku w:val="0"/>
              <w:overflowPunct w:val="0"/>
              <w:spacing w:afterLines="20" w:after="48" w:line="240" w:lineRule="auto"/>
              <w:ind w:firstLine="10"/>
              <w:contextualSpacing/>
              <w:rPr>
                <w:ins w:id="74" w:author="Aleta Haflett" w:date="2014-11-18T13:25:00Z"/>
                <w:rFonts w:ascii="Gill Sans MT" w:hAnsi="Gill Sans MT"/>
                <w:w w:val="105"/>
              </w:rPr>
            </w:pPr>
            <w:ins w:id="75" w:author="Aleta Haflett" w:date="2014-11-18T13:25:00Z">
              <w:r>
                <w:rPr>
                  <w:rFonts w:ascii="Gill Sans MT" w:hAnsi="Gill Sans MT"/>
                  <w:w w:val="105"/>
                </w:rPr>
                <w:t>Why did you not move</w:t>
              </w:r>
              <w:r w:rsidR="00BE5F81">
                <w:rPr>
                  <w:rFonts w:ascii="Gill Sans MT" w:hAnsi="Gill Sans MT"/>
                  <w:w w:val="105"/>
                </w:rPr>
                <w:t xml:space="preserve">? </w:t>
              </w:r>
            </w:ins>
          </w:p>
        </w:tc>
        <w:tc>
          <w:tcPr>
            <w:tcW w:w="4338" w:type="dxa"/>
            <w:gridSpan w:val="6"/>
            <w:tcBorders>
              <w:top w:val="single" w:sz="4" w:space="0" w:color="000000"/>
              <w:bottom w:val="single" w:sz="4" w:space="0" w:color="000000"/>
              <w:right w:val="single" w:sz="18" w:space="0" w:color="000000"/>
            </w:tcBorders>
            <w:tcPrChange w:id="76" w:author="Aleta Haflett" w:date="2014-11-18T13:34:00Z">
              <w:tcPr>
                <w:tcW w:w="4338" w:type="dxa"/>
                <w:gridSpan w:val="6"/>
                <w:tcBorders>
                  <w:top w:val="single" w:sz="4" w:space="0" w:color="000000"/>
                  <w:bottom w:val="single" w:sz="4" w:space="0" w:color="000000"/>
                  <w:right w:val="single" w:sz="18" w:space="0" w:color="000000"/>
                </w:tcBorders>
              </w:tcPr>
            </w:tcPrChange>
          </w:tcPr>
          <w:p w14:paraId="445C897B" w14:textId="77777777" w:rsidR="00BE5F81" w:rsidRDefault="00726F15" w:rsidP="001512DD">
            <w:pPr>
              <w:spacing w:after="0"/>
              <w:rPr>
                <w:ins w:id="77" w:author="Aleta Haflett" w:date="2014-11-18T13:27:00Z"/>
                <w:rFonts w:ascii="Gill Sans MT" w:hAnsi="Gill Sans MT"/>
              </w:rPr>
            </w:pPr>
            <w:ins w:id="78" w:author="Aleta Haflett" w:date="2014-11-18T13:27:00Z">
              <w:r>
                <w:rPr>
                  <w:rFonts w:ascii="Gill Sans MT" w:hAnsi="Gill Sans MT"/>
                </w:rPr>
                <w:t>1=Not enough money</w:t>
              </w:r>
            </w:ins>
          </w:p>
          <w:p w14:paraId="5D590F85" w14:textId="77777777" w:rsidR="00726F15" w:rsidRDefault="00726F15" w:rsidP="001512DD">
            <w:pPr>
              <w:spacing w:after="0"/>
              <w:rPr>
                <w:ins w:id="79" w:author="Aleta Haflett" w:date="2014-11-18T13:27:00Z"/>
                <w:rFonts w:ascii="Gill Sans MT" w:hAnsi="Gill Sans MT"/>
              </w:rPr>
            </w:pPr>
            <w:ins w:id="80" w:author="Aleta Haflett" w:date="2014-11-18T13:27:00Z">
              <w:r>
                <w:rPr>
                  <w:rFonts w:ascii="Gill Sans MT" w:hAnsi="Gill Sans MT"/>
                </w:rPr>
                <w:t>2=No friends or family in new area</w:t>
              </w:r>
            </w:ins>
          </w:p>
          <w:p w14:paraId="2E7E89F5" w14:textId="77777777" w:rsidR="00726F15" w:rsidRDefault="00726F15" w:rsidP="00726F15">
            <w:pPr>
              <w:spacing w:after="0"/>
              <w:rPr>
                <w:ins w:id="81" w:author="Aleta Haflett" w:date="2014-11-18T13:28:00Z"/>
                <w:rFonts w:ascii="Gill Sans MT" w:hAnsi="Gill Sans MT"/>
              </w:rPr>
            </w:pPr>
            <w:ins w:id="82" w:author="Aleta Haflett" w:date="2014-11-18T13:28:00Z">
              <w:r>
                <w:rPr>
                  <w:rFonts w:ascii="Gill Sans MT" w:hAnsi="Gill Sans MT"/>
                </w:rPr>
                <w:t>3=Family/friends needed me to stay/asked me to stay</w:t>
              </w:r>
            </w:ins>
          </w:p>
          <w:p w14:paraId="210716B8" w14:textId="7B379416" w:rsidR="00726F15" w:rsidRDefault="00726F15" w:rsidP="00726F15">
            <w:pPr>
              <w:spacing w:after="0"/>
              <w:rPr>
                <w:ins w:id="83" w:author="Aleta Haflett" w:date="2014-11-18T13:33:00Z"/>
                <w:rFonts w:ascii="Gill Sans MT" w:hAnsi="Gill Sans MT"/>
              </w:rPr>
            </w:pPr>
            <w:ins w:id="84" w:author="Aleta Haflett" w:date="2014-11-18T13:28:00Z">
              <w:r>
                <w:rPr>
                  <w:rFonts w:ascii="Gill Sans MT" w:hAnsi="Gill Sans MT"/>
                </w:rPr>
                <w:t>4=My land is here</w:t>
              </w:r>
            </w:ins>
            <w:ins w:id="85" w:author="Aleta Haflett" w:date="2014-11-18T13:34:00Z">
              <w:r>
                <w:rPr>
                  <w:rFonts w:ascii="Gill Sans MT" w:hAnsi="Gill Sans MT"/>
                </w:rPr>
                <w:t>/can’t get land in a new area</w:t>
              </w:r>
            </w:ins>
          </w:p>
          <w:p w14:paraId="19E54E68" w14:textId="5AF43088" w:rsidR="00726F15" w:rsidRDefault="00726F15" w:rsidP="00726F15">
            <w:pPr>
              <w:spacing w:after="0"/>
              <w:rPr>
                <w:ins w:id="86" w:author="Aleta Haflett" w:date="2014-11-18T13:31:00Z"/>
                <w:rFonts w:ascii="Gill Sans MT" w:hAnsi="Gill Sans MT"/>
              </w:rPr>
            </w:pPr>
            <w:ins w:id="87" w:author="Aleta Haflett" w:date="2014-11-18T13:33:00Z">
              <w:r>
                <w:rPr>
                  <w:rFonts w:ascii="Gill Sans MT" w:hAnsi="Gill Sans MT"/>
                </w:rPr>
                <w:t>888=Don’t know</w:t>
              </w:r>
            </w:ins>
          </w:p>
          <w:p w14:paraId="39B7D843" w14:textId="1C99B1A2" w:rsidR="00726F15" w:rsidRPr="00BE068B" w:rsidRDefault="00726F15" w:rsidP="00726F15">
            <w:pPr>
              <w:spacing w:after="0"/>
              <w:rPr>
                <w:ins w:id="88" w:author="Aleta Haflett" w:date="2014-11-18T13:25:00Z"/>
                <w:rFonts w:ascii="Gill Sans MT" w:hAnsi="Gill Sans MT"/>
              </w:rPr>
            </w:pPr>
            <w:ins w:id="89" w:author="Aleta Haflett" w:date="2014-11-18T13:31:00Z">
              <w:r>
                <w:rPr>
                  <w:rFonts w:ascii="Gill Sans MT" w:hAnsi="Gill Sans MT"/>
                </w:rPr>
                <w:t xml:space="preserve">97=Other, specify </w:t>
              </w:r>
            </w:ins>
          </w:p>
        </w:tc>
        <w:tc>
          <w:tcPr>
            <w:tcW w:w="704" w:type="dxa"/>
            <w:tcBorders>
              <w:top w:val="single" w:sz="18" w:space="0" w:color="000000"/>
              <w:left w:val="single" w:sz="18" w:space="0" w:color="000000"/>
              <w:bottom w:val="single" w:sz="4" w:space="0" w:color="000000"/>
              <w:right w:val="single" w:sz="18" w:space="0" w:color="000000"/>
            </w:tcBorders>
            <w:tcPrChange w:id="90" w:author="Aleta Haflett" w:date="2014-11-18T13:34:00Z">
              <w:tcPr>
                <w:tcW w:w="704" w:type="dxa"/>
                <w:tcBorders>
                  <w:top w:val="single" w:sz="18" w:space="0" w:color="000000"/>
                  <w:left w:val="single" w:sz="18" w:space="0" w:color="000000"/>
                  <w:bottom w:val="single" w:sz="18" w:space="0" w:color="000000"/>
                  <w:right w:val="single" w:sz="18" w:space="0" w:color="000000"/>
                </w:tcBorders>
              </w:tcPr>
            </w:tcPrChange>
          </w:tcPr>
          <w:p w14:paraId="5CF05775" w14:textId="77777777" w:rsidR="00BE5F81" w:rsidRPr="00BE068B" w:rsidRDefault="00BE5F81" w:rsidP="001512DD">
            <w:pPr>
              <w:spacing w:after="0"/>
              <w:rPr>
                <w:ins w:id="91" w:author="Aleta Haflett" w:date="2014-11-18T13:25:00Z"/>
                <w:rFonts w:ascii="Gill Sans MT" w:eastAsia="Calibri" w:hAnsi="Gill Sans MT" w:cs="Times New Roman"/>
                <w:i/>
                <w:color w:val="A6A6A6"/>
              </w:rPr>
            </w:pPr>
          </w:p>
        </w:tc>
      </w:tr>
      <w:tr w:rsidR="00726F15" w:rsidRPr="00BE068B" w14:paraId="1D0D84CD" w14:textId="77777777" w:rsidTr="00726F15">
        <w:tblPrEx>
          <w:tblW w:w="10080" w:type="dxa"/>
          <w:tblInd w:w="-5" w:type="dxa"/>
          <w:tblLayout w:type="fixed"/>
          <w:tblCellMar>
            <w:left w:w="29" w:type="dxa"/>
            <w:right w:w="29" w:type="dxa"/>
          </w:tblCellMar>
          <w:tblLook w:val="0000" w:firstRow="0" w:lastRow="0" w:firstColumn="0" w:lastColumn="0" w:noHBand="0" w:noVBand="0"/>
          <w:tblPrExChange w:id="92" w:author="Aleta Haflett" w:date="2014-11-18T13:34:00Z">
            <w:tblPrEx>
              <w:tblW w:w="10080" w:type="dxa"/>
              <w:tblInd w:w="-5" w:type="dxa"/>
              <w:tblLayout w:type="fixed"/>
              <w:tblCellMar>
                <w:left w:w="29" w:type="dxa"/>
                <w:right w:w="29" w:type="dxa"/>
              </w:tblCellMar>
              <w:tblLook w:val="0000" w:firstRow="0" w:lastRow="0" w:firstColumn="0" w:lastColumn="0" w:noHBand="0" w:noVBand="0"/>
            </w:tblPrEx>
          </w:tblPrExChange>
        </w:tblPrEx>
        <w:trPr>
          <w:trHeight w:val="20"/>
          <w:ins w:id="93" w:author="Aleta Haflett" w:date="2014-11-18T13:33:00Z"/>
          <w:trPrChange w:id="94" w:author="Aleta Haflett" w:date="2014-11-18T13:34:00Z">
            <w:trPr>
              <w:trHeight w:val="20"/>
            </w:trPr>
          </w:trPrChange>
        </w:trPr>
        <w:tc>
          <w:tcPr>
            <w:tcW w:w="124" w:type="dxa"/>
            <w:tcBorders>
              <w:top w:val="single" w:sz="4" w:space="0" w:color="000000"/>
              <w:left w:val="single" w:sz="4" w:space="0" w:color="000000"/>
              <w:bottom w:val="single" w:sz="4" w:space="0" w:color="000000"/>
              <w:right w:val="single" w:sz="4" w:space="0" w:color="auto"/>
            </w:tcBorders>
            <w:tcPrChange w:id="95" w:author="Aleta Haflett" w:date="2014-11-18T13:34:00Z">
              <w:tcPr>
                <w:tcW w:w="124" w:type="dxa"/>
                <w:tcBorders>
                  <w:top w:val="single" w:sz="4" w:space="0" w:color="000000"/>
                  <w:left w:val="single" w:sz="4" w:space="0" w:color="000000"/>
                  <w:bottom w:val="single" w:sz="4" w:space="0" w:color="000000"/>
                  <w:right w:val="single" w:sz="4" w:space="0" w:color="auto"/>
                </w:tcBorders>
              </w:tcPr>
            </w:tcPrChange>
          </w:tcPr>
          <w:p w14:paraId="33C00A86" w14:textId="77777777" w:rsidR="00726F15" w:rsidRPr="00BE068B" w:rsidRDefault="00726F15" w:rsidP="001512DD">
            <w:pPr>
              <w:spacing w:after="0"/>
              <w:rPr>
                <w:ins w:id="96" w:author="Aleta Haflett" w:date="2014-11-18T13:33:00Z"/>
                <w:rFonts w:ascii="Gill Sans MT" w:eastAsia="Calibri" w:hAnsi="Gill Sans MT" w:cs="Times New Roman"/>
                <w:w w:val="105"/>
              </w:rPr>
            </w:pPr>
          </w:p>
        </w:tc>
        <w:tc>
          <w:tcPr>
            <w:tcW w:w="4914" w:type="dxa"/>
            <w:gridSpan w:val="2"/>
            <w:tcBorders>
              <w:top w:val="single" w:sz="4" w:space="0" w:color="000000"/>
              <w:left w:val="single" w:sz="4" w:space="0" w:color="auto"/>
              <w:bottom w:val="single" w:sz="4" w:space="0" w:color="000000"/>
              <w:right w:val="single" w:sz="18" w:space="0" w:color="000000"/>
            </w:tcBorders>
            <w:tcPrChange w:id="97" w:author="Aleta Haflett" w:date="2014-11-18T13:34:00Z">
              <w:tcPr>
                <w:tcW w:w="4914" w:type="dxa"/>
                <w:gridSpan w:val="2"/>
                <w:tcBorders>
                  <w:top w:val="single" w:sz="4" w:space="0" w:color="000000"/>
                  <w:left w:val="single" w:sz="4" w:space="0" w:color="auto"/>
                  <w:bottom w:val="single" w:sz="4" w:space="0" w:color="000000"/>
                </w:tcBorders>
              </w:tcPr>
            </w:tcPrChange>
          </w:tcPr>
          <w:p w14:paraId="696095E9" w14:textId="4C444A4E" w:rsidR="00726F15" w:rsidRDefault="00726F15" w:rsidP="00726F15">
            <w:pPr>
              <w:kinsoku w:val="0"/>
              <w:overflowPunct w:val="0"/>
              <w:spacing w:afterLines="20" w:after="48" w:line="240" w:lineRule="auto"/>
              <w:ind w:firstLine="10"/>
              <w:contextualSpacing/>
              <w:rPr>
                <w:ins w:id="98" w:author="Aleta Haflett" w:date="2014-11-18T13:33:00Z"/>
                <w:rFonts w:ascii="Gill Sans MT" w:hAnsi="Gill Sans MT"/>
                <w:w w:val="105"/>
              </w:rPr>
            </w:pPr>
            <w:ins w:id="99" w:author="Aleta Haflett" w:date="2014-11-18T13:33:00Z">
              <w:r>
                <w:rPr>
                  <w:rFonts w:ascii="Gill Sans MT" w:hAnsi="Gill Sans MT"/>
                  <w:w w:val="105"/>
                </w:rPr>
                <w:t xml:space="preserve">Other, specify </w:t>
              </w:r>
            </w:ins>
          </w:p>
        </w:tc>
        <w:tc>
          <w:tcPr>
            <w:tcW w:w="5042" w:type="dxa"/>
            <w:gridSpan w:val="7"/>
            <w:tcBorders>
              <w:top w:val="single" w:sz="4" w:space="0" w:color="000000"/>
              <w:left w:val="single" w:sz="18" w:space="0" w:color="000000"/>
              <w:bottom w:val="single" w:sz="4" w:space="0" w:color="000000"/>
              <w:right w:val="single" w:sz="18" w:space="0" w:color="000000"/>
            </w:tcBorders>
            <w:tcPrChange w:id="100" w:author="Aleta Haflett" w:date="2014-11-18T13:34:00Z">
              <w:tcPr>
                <w:tcW w:w="5042" w:type="dxa"/>
                <w:gridSpan w:val="7"/>
                <w:tcBorders>
                  <w:top w:val="single" w:sz="4" w:space="0" w:color="000000"/>
                  <w:bottom w:val="single" w:sz="4" w:space="0" w:color="000000"/>
                  <w:right w:val="single" w:sz="18" w:space="0" w:color="000000"/>
                </w:tcBorders>
              </w:tcPr>
            </w:tcPrChange>
          </w:tcPr>
          <w:p w14:paraId="4D60FE6D" w14:textId="443572FB" w:rsidR="00726F15" w:rsidRPr="00BE068B" w:rsidRDefault="00726F15" w:rsidP="001512DD">
            <w:pPr>
              <w:spacing w:after="0"/>
              <w:rPr>
                <w:ins w:id="101" w:author="Aleta Haflett" w:date="2014-11-18T13:33:00Z"/>
                <w:rFonts w:ascii="Gill Sans MT" w:eastAsia="Calibri" w:hAnsi="Gill Sans MT" w:cs="Times New Roman"/>
                <w:i/>
                <w:color w:val="A6A6A6"/>
              </w:rPr>
            </w:pPr>
            <w:ins w:id="102" w:author="Aleta Haflett" w:date="2014-11-18T13:34:00Z">
              <w:r>
                <w:rPr>
                  <w:rFonts w:ascii="Gill Sans MT" w:eastAsia="Calibri" w:hAnsi="Gill Sans MT" w:cs="Times New Roman"/>
                  <w:i/>
                  <w:color w:val="A6A6A6"/>
                </w:rPr>
                <w:t>(</w:t>
              </w:r>
              <w:proofErr w:type="gramStart"/>
              <w:r>
                <w:rPr>
                  <w:rFonts w:ascii="Gill Sans MT" w:eastAsia="Calibri" w:hAnsi="Gill Sans MT" w:cs="Times New Roman"/>
                  <w:i/>
                  <w:color w:val="A6A6A6"/>
                </w:rPr>
                <w:t>text</w:t>
              </w:r>
              <w:proofErr w:type="gramEnd"/>
              <w:r>
                <w:rPr>
                  <w:rFonts w:ascii="Gill Sans MT" w:eastAsia="Calibri" w:hAnsi="Gill Sans MT" w:cs="Times New Roman"/>
                  <w:i/>
                  <w:color w:val="A6A6A6"/>
                </w:rPr>
                <w:t>)</w:t>
              </w:r>
            </w:ins>
          </w:p>
        </w:tc>
      </w:tr>
      <w:tr w:rsidR="00A478EB" w:rsidRPr="00BE068B" w14:paraId="5F66D36C" w14:textId="77777777" w:rsidTr="00D70197">
        <w:trPr>
          <w:trHeight w:val="20"/>
        </w:trPr>
        <w:tc>
          <w:tcPr>
            <w:tcW w:w="124" w:type="dxa"/>
            <w:tcBorders>
              <w:top w:val="single" w:sz="4" w:space="0" w:color="000000"/>
              <w:left w:val="single" w:sz="4" w:space="0" w:color="000000"/>
              <w:bottom w:val="single" w:sz="4" w:space="0" w:color="000000"/>
              <w:right w:val="single" w:sz="4" w:space="0" w:color="auto"/>
            </w:tcBorders>
          </w:tcPr>
          <w:p w14:paraId="7C3B331A" w14:textId="3CB53EE7" w:rsidR="00A478EB" w:rsidRPr="00BE068B" w:rsidRDefault="00A478EB" w:rsidP="001512DD">
            <w:pPr>
              <w:spacing w:after="0"/>
              <w:rPr>
                <w:rFonts w:ascii="Gill Sans MT" w:eastAsia="Calibri" w:hAnsi="Gill Sans MT" w:cs="Times New Roman"/>
                <w:w w:val="105"/>
              </w:rPr>
            </w:pPr>
          </w:p>
        </w:tc>
        <w:tc>
          <w:tcPr>
            <w:tcW w:w="4914" w:type="dxa"/>
            <w:gridSpan w:val="2"/>
            <w:tcBorders>
              <w:top w:val="single" w:sz="4" w:space="0" w:color="000000"/>
              <w:left w:val="single" w:sz="4" w:space="0" w:color="auto"/>
              <w:bottom w:val="single" w:sz="4" w:space="0" w:color="000000"/>
            </w:tcBorders>
          </w:tcPr>
          <w:p w14:paraId="0C77F705" w14:textId="3C18C11F" w:rsidR="00A478EB" w:rsidRPr="00BE068B" w:rsidRDefault="000427DF" w:rsidP="001512DD">
            <w:pPr>
              <w:kinsoku w:val="0"/>
              <w:overflowPunct w:val="0"/>
              <w:spacing w:afterLines="20" w:after="48" w:line="240" w:lineRule="auto"/>
              <w:ind w:firstLine="10"/>
              <w:contextualSpacing/>
              <w:rPr>
                <w:rFonts w:ascii="Gill Sans MT" w:hAnsi="Gill Sans MT"/>
                <w:w w:val="105"/>
              </w:rPr>
            </w:pPr>
            <w:r w:rsidRPr="00BE068B">
              <w:rPr>
                <w:rFonts w:ascii="Gill Sans MT" w:hAnsi="Gill Sans MT"/>
                <w:w w:val="105"/>
              </w:rPr>
              <w:t>B14</w:t>
            </w:r>
            <w:r w:rsidR="00A478EB" w:rsidRPr="00BE068B">
              <w:rPr>
                <w:rFonts w:ascii="Gill Sans MT" w:hAnsi="Gill Sans MT"/>
                <w:w w:val="105"/>
              </w:rPr>
              <w:t>. When you were married, which spouse moved to the other spouse's village? (</w:t>
            </w:r>
            <w:proofErr w:type="spellStart"/>
            <w:proofErr w:type="gramStart"/>
            <w:r w:rsidR="00A478EB" w:rsidRPr="00BE068B">
              <w:rPr>
                <w:rFonts w:ascii="Gill Sans MT" w:hAnsi="Gill Sans MT"/>
                <w:b/>
                <w:w w:val="105"/>
              </w:rPr>
              <w:t>spouse</w:t>
            </w:r>
            <w:proofErr w:type="gramEnd"/>
            <w:r w:rsidR="00A478EB" w:rsidRPr="00BE068B">
              <w:rPr>
                <w:rFonts w:ascii="Gill Sans MT" w:hAnsi="Gill Sans MT"/>
                <w:b/>
                <w:w w:val="105"/>
              </w:rPr>
              <w:t>_move</w:t>
            </w:r>
            <w:proofErr w:type="spellEnd"/>
            <w:r w:rsidR="00A478EB" w:rsidRPr="00BE068B">
              <w:rPr>
                <w:rFonts w:ascii="Gill Sans MT" w:hAnsi="Gill Sans MT"/>
                <w:w w:val="105"/>
              </w:rPr>
              <w:t>)</w:t>
            </w:r>
          </w:p>
          <w:p w14:paraId="06247425" w14:textId="714C32C9" w:rsidR="00A478EB" w:rsidRPr="00BE068B" w:rsidRDefault="00A478EB" w:rsidP="001512DD">
            <w:pPr>
              <w:kinsoku w:val="0"/>
              <w:overflowPunct w:val="0"/>
              <w:spacing w:afterLines="20" w:after="48" w:line="240" w:lineRule="auto"/>
              <w:ind w:firstLine="10"/>
              <w:contextualSpacing/>
              <w:rPr>
                <w:rFonts w:ascii="Gill Sans MT" w:hAnsi="Gill Sans MT"/>
                <w:w w:val="105"/>
              </w:rPr>
            </w:pPr>
            <w:r w:rsidRPr="00BE068B">
              <w:rPr>
                <w:rFonts w:ascii="Gill Sans MT" w:hAnsi="Gill Sans MT"/>
                <w:i/>
                <w:w w:val="105"/>
              </w:rPr>
              <w:t>Ask if B2=1,2,4,5,6</w:t>
            </w:r>
          </w:p>
        </w:tc>
        <w:tc>
          <w:tcPr>
            <w:tcW w:w="4338" w:type="dxa"/>
            <w:gridSpan w:val="6"/>
            <w:tcBorders>
              <w:top w:val="single" w:sz="4" w:space="0" w:color="000000"/>
              <w:bottom w:val="single" w:sz="4" w:space="0" w:color="000000"/>
              <w:right w:val="single" w:sz="18" w:space="0" w:color="000000"/>
            </w:tcBorders>
          </w:tcPr>
          <w:p w14:paraId="3F88611F" w14:textId="274594DA" w:rsidR="00A478EB" w:rsidRPr="00BE068B" w:rsidRDefault="00A478EB" w:rsidP="001512DD">
            <w:pPr>
              <w:spacing w:after="0"/>
              <w:rPr>
                <w:rFonts w:ascii="Gill Sans MT" w:hAnsi="Gill Sans MT"/>
              </w:rPr>
            </w:pPr>
            <w:r w:rsidRPr="00BE068B">
              <w:rPr>
                <w:rFonts w:ascii="Gill Sans MT" w:hAnsi="Gill Sans MT"/>
              </w:rPr>
              <w:t>1=Wife moved to husband’s village</w:t>
            </w:r>
          </w:p>
          <w:p w14:paraId="6E02A625" w14:textId="0D768235" w:rsidR="00A478EB" w:rsidRPr="00BE068B" w:rsidRDefault="00A478EB" w:rsidP="001512DD">
            <w:pPr>
              <w:spacing w:after="0"/>
              <w:rPr>
                <w:rFonts w:ascii="Gill Sans MT" w:hAnsi="Gill Sans MT"/>
              </w:rPr>
            </w:pPr>
            <w:r w:rsidRPr="00BE068B">
              <w:rPr>
                <w:rFonts w:ascii="Gill Sans MT" w:hAnsi="Gill Sans MT"/>
              </w:rPr>
              <w:t>2=Husband moved to wife’s village</w:t>
            </w:r>
          </w:p>
          <w:p w14:paraId="76ACC902" w14:textId="120066D9" w:rsidR="00A478EB" w:rsidRPr="00BE068B" w:rsidRDefault="00A478EB" w:rsidP="001512DD">
            <w:pPr>
              <w:spacing w:after="0"/>
              <w:rPr>
                <w:rFonts w:ascii="Gill Sans MT" w:hAnsi="Gill Sans MT"/>
              </w:rPr>
            </w:pPr>
            <w:r w:rsidRPr="00BE068B">
              <w:rPr>
                <w:rFonts w:ascii="Gill Sans MT" w:hAnsi="Gill Sans MT"/>
              </w:rPr>
              <w:t>3=Husband and wife both moved to a new village</w:t>
            </w:r>
          </w:p>
          <w:p w14:paraId="5DA83D66" w14:textId="6D82502C" w:rsidR="00A478EB" w:rsidRPr="00BE068B" w:rsidRDefault="00A478EB" w:rsidP="001512DD">
            <w:pPr>
              <w:spacing w:after="0"/>
              <w:rPr>
                <w:rFonts w:ascii="Gill Sans MT" w:hAnsi="Gill Sans MT"/>
              </w:rPr>
            </w:pPr>
            <w:r w:rsidRPr="00BE068B">
              <w:rPr>
                <w:rFonts w:ascii="Gill Sans MT" w:hAnsi="Gill Sans MT"/>
              </w:rPr>
              <w:t>4=Husband moved to wife’s village for one year, then moved back to husband’s village together</w:t>
            </w:r>
          </w:p>
          <w:p w14:paraId="1A484CA5" w14:textId="3B4A9BD3" w:rsidR="00A478EB" w:rsidRPr="00BE068B" w:rsidRDefault="00A478EB" w:rsidP="001512DD">
            <w:pPr>
              <w:spacing w:after="0"/>
              <w:rPr>
                <w:rFonts w:ascii="Gill Sans MT" w:hAnsi="Gill Sans MT"/>
              </w:rPr>
            </w:pPr>
            <w:r w:rsidRPr="00BE068B">
              <w:rPr>
                <w:rFonts w:ascii="Gill Sans MT" w:hAnsi="Gill Sans MT"/>
              </w:rPr>
              <w:t>5=Husband and wife from same village, moved to a new home in that village</w:t>
            </w:r>
          </w:p>
          <w:p w14:paraId="62B12091" w14:textId="4EBA90AD" w:rsidR="00A478EB" w:rsidRPr="00BE068B" w:rsidRDefault="00A478EB" w:rsidP="001512DD">
            <w:pPr>
              <w:spacing w:after="0"/>
              <w:rPr>
                <w:rFonts w:ascii="Gill Sans MT" w:hAnsi="Gill Sans MT"/>
              </w:rPr>
            </w:pPr>
            <w:r w:rsidRPr="00BE068B">
              <w:rPr>
                <w:rFonts w:ascii="Gill Sans MT" w:hAnsi="Gill Sans MT"/>
              </w:rPr>
              <w:t>6=No one moved</w:t>
            </w:r>
            <w:r w:rsidR="00196EC9" w:rsidRPr="00BE068B">
              <w:rPr>
                <w:rFonts w:ascii="Gill Sans MT" w:hAnsi="Gill Sans MT"/>
              </w:rPr>
              <w:t xml:space="preserve">, live separately </w:t>
            </w:r>
          </w:p>
          <w:p w14:paraId="58AB0112" w14:textId="78F5789D" w:rsidR="00A478EB" w:rsidRPr="00BE068B" w:rsidRDefault="00A478EB" w:rsidP="001512DD">
            <w:pPr>
              <w:spacing w:after="0"/>
              <w:rPr>
                <w:rFonts w:ascii="Gill Sans MT" w:hAnsi="Gill Sans MT"/>
              </w:rPr>
            </w:pPr>
            <w:r w:rsidRPr="00BE068B">
              <w:rPr>
                <w:rFonts w:ascii="Gill Sans MT" w:hAnsi="Gill Sans MT"/>
              </w:rPr>
              <w:t>97=Other, please specify</w:t>
            </w:r>
          </w:p>
        </w:tc>
        <w:tc>
          <w:tcPr>
            <w:tcW w:w="704" w:type="dxa"/>
            <w:tcBorders>
              <w:top w:val="single" w:sz="18" w:space="0" w:color="000000"/>
              <w:left w:val="single" w:sz="18" w:space="0" w:color="000000"/>
              <w:bottom w:val="single" w:sz="18" w:space="0" w:color="000000"/>
              <w:right w:val="single" w:sz="18" w:space="0" w:color="000000"/>
            </w:tcBorders>
          </w:tcPr>
          <w:p w14:paraId="33550328" w14:textId="77777777" w:rsidR="00A478EB" w:rsidRPr="00BE068B" w:rsidRDefault="00A478EB" w:rsidP="001512DD">
            <w:pPr>
              <w:spacing w:after="0"/>
              <w:rPr>
                <w:rFonts w:ascii="Gill Sans MT" w:eastAsia="Calibri" w:hAnsi="Gill Sans MT" w:cs="Times New Roman"/>
                <w:i/>
                <w:color w:val="A6A6A6"/>
              </w:rPr>
            </w:pPr>
            <w:r w:rsidRPr="00BE068B">
              <w:rPr>
                <w:rFonts w:ascii="Gill Sans MT" w:eastAsia="Calibri" w:hAnsi="Gill Sans MT" w:cs="Times New Roman"/>
                <w:i/>
                <w:color w:val="A6A6A6"/>
              </w:rPr>
              <w:t>(Code)</w:t>
            </w:r>
          </w:p>
        </w:tc>
      </w:tr>
      <w:tr w:rsidR="00A478EB" w:rsidRPr="00BE068B" w14:paraId="3BAAAEC7" w14:textId="77777777" w:rsidTr="00D70197">
        <w:trPr>
          <w:trHeight w:val="20"/>
        </w:trPr>
        <w:tc>
          <w:tcPr>
            <w:tcW w:w="124" w:type="dxa"/>
            <w:tcBorders>
              <w:top w:val="single" w:sz="4" w:space="0" w:color="000000"/>
              <w:left w:val="single" w:sz="4" w:space="0" w:color="000000"/>
              <w:bottom w:val="single" w:sz="4" w:space="0" w:color="000000"/>
              <w:right w:val="single" w:sz="4" w:space="0" w:color="000000"/>
            </w:tcBorders>
          </w:tcPr>
          <w:p w14:paraId="66D1B789" w14:textId="77777777" w:rsidR="00A478EB" w:rsidRPr="00BE068B" w:rsidRDefault="00A478EB" w:rsidP="001512DD">
            <w:pPr>
              <w:kinsoku w:val="0"/>
              <w:overflowPunct w:val="0"/>
              <w:spacing w:afterLines="20" w:after="48" w:line="240" w:lineRule="auto"/>
              <w:ind w:left="119"/>
              <w:contextualSpacing/>
              <w:rPr>
                <w:rFonts w:ascii="Gill Sans MT" w:hAnsi="Gill Sans MT"/>
                <w:w w:val="105"/>
              </w:rPr>
            </w:pPr>
          </w:p>
        </w:tc>
        <w:tc>
          <w:tcPr>
            <w:tcW w:w="4914" w:type="dxa"/>
            <w:gridSpan w:val="2"/>
            <w:tcBorders>
              <w:top w:val="single" w:sz="4" w:space="0" w:color="000000"/>
              <w:left w:val="single" w:sz="4" w:space="0" w:color="000000"/>
              <w:bottom w:val="single" w:sz="4" w:space="0" w:color="000000"/>
            </w:tcBorders>
          </w:tcPr>
          <w:p w14:paraId="6AAB6070" w14:textId="0B11EF8F" w:rsidR="00A478EB" w:rsidRPr="00BE068B" w:rsidRDefault="000427DF" w:rsidP="001512DD">
            <w:pPr>
              <w:kinsoku w:val="0"/>
              <w:overflowPunct w:val="0"/>
              <w:spacing w:afterLines="20" w:after="48" w:line="240" w:lineRule="auto"/>
              <w:contextualSpacing/>
              <w:rPr>
                <w:rFonts w:ascii="Gill Sans MT" w:hAnsi="Gill Sans MT"/>
                <w:w w:val="105"/>
              </w:rPr>
            </w:pPr>
            <w:r w:rsidRPr="00BE068B">
              <w:rPr>
                <w:rFonts w:ascii="Gill Sans MT" w:hAnsi="Gill Sans MT"/>
                <w:w w:val="105"/>
              </w:rPr>
              <w:t>B14</w:t>
            </w:r>
            <w:r w:rsidR="00A478EB" w:rsidRPr="00BE068B">
              <w:rPr>
                <w:rFonts w:ascii="Gill Sans MT" w:hAnsi="Gill Sans MT"/>
                <w:w w:val="105"/>
              </w:rPr>
              <w:t>b. If other, please specify.</w:t>
            </w:r>
          </w:p>
          <w:p w14:paraId="0633F2E5" w14:textId="0C2E28AD" w:rsidR="00A478EB" w:rsidRPr="00BE068B" w:rsidRDefault="000427DF" w:rsidP="001512DD">
            <w:pPr>
              <w:kinsoku w:val="0"/>
              <w:overflowPunct w:val="0"/>
              <w:spacing w:afterLines="20" w:after="48" w:line="240" w:lineRule="auto"/>
              <w:ind w:firstLine="10"/>
              <w:contextualSpacing/>
              <w:rPr>
                <w:rFonts w:ascii="Gill Sans MT" w:hAnsi="Gill Sans MT"/>
                <w:i/>
                <w:w w:val="105"/>
              </w:rPr>
            </w:pPr>
            <w:r w:rsidRPr="00BE068B">
              <w:rPr>
                <w:rFonts w:ascii="Gill Sans MT" w:hAnsi="Gill Sans MT"/>
                <w:i/>
                <w:w w:val="105"/>
              </w:rPr>
              <w:t>Ask if B14</w:t>
            </w:r>
            <w:r w:rsidR="00A478EB" w:rsidRPr="00BE068B">
              <w:rPr>
                <w:rFonts w:ascii="Gill Sans MT" w:hAnsi="Gill Sans MT"/>
                <w:i/>
                <w:w w:val="105"/>
              </w:rPr>
              <w:t>=</w:t>
            </w:r>
            <w:r w:rsidRPr="00BE068B">
              <w:rPr>
                <w:rFonts w:ascii="Gill Sans MT" w:hAnsi="Gill Sans MT"/>
                <w:i/>
                <w:w w:val="105"/>
              </w:rPr>
              <w:t>9</w:t>
            </w:r>
            <w:r w:rsidR="00A478EB" w:rsidRPr="00BE068B">
              <w:rPr>
                <w:rFonts w:ascii="Gill Sans MT" w:hAnsi="Gill Sans MT"/>
                <w:i/>
                <w:w w:val="105"/>
              </w:rPr>
              <w:t>7</w:t>
            </w:r>
          </w:p>
        </w:tc>
        <w:tc>
          <w:tcPr>
            <w:tcW w:w="5042" w:type="dxa"/>
            <w:gridSpan w:val="7"/>
            <w:tcBorders>
              <w:top w:val="single" w:sz="18" w:space="0" w:color="000000"/>
              <w:left w:val="single" w:sz="18" w:space="0" w:color="000000"/>
              <w:bottom w:val="single" w:sz="18" w:space="0" w:color="000000"/>
              <w:right w:val="single" w:sz="18" w:space="0" w:color="000000"/>
            </w:tcBorders>
          </w:tcPr>
          <w:p w14:paraId="11F9EAA0" w14:textId="77777777" w:rsidR="00A478EB" w:rsidRPr="00BE068B" w:rsidRDefault="00A478EB" w:rsidP="001512DD">
            <w:pPr>
              <w:tabs>
                <w:tab w:val="left" w:pos="3449"/>
              </w:tabs>
              <w:spacing w:afterLines="20" w:after="48" w:line="240" w:lineRule="auto"/>
              <w:contextualSpacing/>
              <w:rPr>
                <w:rFonts w:ascii="Gill Sans MT" w:hAnsi="Gill Sans MT"/>
                <w:i/>
              </w:rPr>
            </w:pPr>
            <w:r w:rsidRPr="00BE068B">
              <w:rPr>
                <w:rFonts w:ascii="Gill Sans MT" w:hAnsi="Gill Sans MT"/>
                <w:i/>
              </w:rPr>
              <w:t>(Text)</w:t>
            </w:r>
          </w:p>
        </w:tc>
      </w:tr>
      <w:tr w:rsidR="00A478EB" w:rsidRPr="00BE068B" w14:paraId="72B7CF62" w14:textId="77777777" w:rsidTr="00D70197">
        <w:trPr>
          <w:trHeight w:val="20"/>
        </w:trPr>
        <w:tc>
          <w:tcPr>
            <w:tcW w:w="124" w:type="dxa"/>
            <w:tcBorders>
              <w:top w:val="single" w:sz="4" w:space="0" w:color="000000"/>
              <w:left w:val="single" w:sz="4" w:space="0" w:color="000000"/>
              <w:bottom w:val="single" w:sz="4" w:space="0" w:color="000000"/>
              <w:right w:val="single" w:sz="4" w:space="0" w:color="auto"/>
            </w:tcBorders>
          </w:tcPr>
          <w:p w14:paraId="3FF418D3" w14:textId="77777777" w:rsidR="00A478EB" w:rsidRPr="00BE068B" w:rsidRDefault="00A478EB" w:rsidP="001512DD">
            <w:pPr>
              <w:spacing w:after="0"/>
              <w:rPr>
                <w:rFonts w:ascii="Gill Sans MT" w:eastAsia="Calibri" w:hAnsi="Gill Sans MT" w:cs="Times New Roman"/>
                <w:w w:val="105"/>
              </w:rPr>
            </w:pPr>
          </w:p>
        </w:tc>
        <w:tc>
          <w:tcPr>
            <w:tcW w:w="4914" w:type="dxa"/>
            <w:gridSpan w:val="2"/>
            <w:tcBorders>
              <w:top w:val="single" w:sz="4" w:space="0" w:color="000000"/>
              <w:left w:val="single" w:sz="2" w:space="0" w:color="auto"/>
              <w:bottom w:val="single" w:sz="2" w:space="0" w:color="auto"/>
            </w:tcBorders>
          </w:tcPr>
          <w:p w14:paraId="66653B3D" w14:textId="04038611" w:rsidR="00A478EB" w:rsidRPr="00BE068B" w:rsidRDefault="000427DF" w:rsidP="001512DD">
            <w:pPr>
              <w:kinsoku w:val="0"/>
              <w:overflowPunct w:val="0"/>
              <w:spacing w:afterLines="20" w:after="48" w:line="240" w:lineRule="auto"/>
              <w:ind w:firstLine="10"/>
              <w:contextualSpacing/>
              <w:rPr>
                <w:rFonts w:ascii="Gill Sans MT" w:hAnsi="Gill Sans MT"/>
                <w:w w:val="105"/>
              </w:rPr>
            </w:pPr>
            <w:r w:rsidRPr="00BE068B">
              <w:rPr>
                <w:rFonts w:ascii="Gill Sans MT" w:hAnsi="Gill Sans MT"/>
                <w:w w:val="105"/>
              </w:rPr>
              <w:t>B15</w:t>
            </w:r>
            <w:r w:rsidR="00A478EB" w:rsidRPr="00BE068B">
              <w:rPr>
                <w:rFonts w:ascii="Gill Sans MT" w:hAnsi="Gill Sans MT"/>
                <w:w w:val="105"/>
              </w:rPr>
              <w:t xml:space="preserve">. Is the </w:t>
            </w:r>
            <w:r w:rsidR="00BE068B" w:rsidRPr="00BE068B">
              <w:rPr>
                <w:rFonts w:ascii="Gill Sans MT" w:hAnsi="Gill Sans MT"/>
                <w:w w:val="105"/>
              </w:rPr>
              <w:t xml:space="preserve">community </w:t>
            </w:r>
            <w:r w:rsidR="00A478EB" w:rsidRPr="00BE068B">
              <w:rPr>
                <w:rFonts w:ascii="Gill Sans MT" w:hAnsi="Gill Sans MT"/>
                <w:w w:val="105"/>
              </w:rPr>
              <w:t>land that your household farms passed down from the wife's family or the husband's family? (</w:t>
            </w:r>
            <w:proofErr w:type="spellStart"/>
            <w:proofErr w:type="gramStart"/>
            <w:r w:rsidR="00A478EB" w:rsidRPr="00BE068B">
              <w:rPr>
                <w:rFonts w:ascii="Gill Sans MT" w:hAnsi="Gill Sans MT"/>
                <w:b/>
                <w:w w:val="105"/>
              </w:rPr>
              <w:t>mat</w:t>
            </w:r>
            <w:proofErr w:type="gramEnd"/>
            <w:r w:rsidR="00A478EB" w:rsidRPr="00BE068B">
              <w:rPr>
                <w:rFonts w:ascii="Gill Sans MT" w:hAnsi="Gill Sans MT"/>
                <w:b/>
                <w:w w:val="105"/>
              </w:rPr>
              <w:t>_pat</w:t>
            </w:r>
            <w:proofErr w:type="spellEnd"/>
            <w:r w:rsidR="00A478EB" w:rsidRPr="00BE068B">
              <w:rPr>
                <w:rFonts w:ascii="Gill Sans MT" w:hAnsi="Gill Sans MT"/>
                <w:w w:val="105"/>
              </w:rPr>
              <w:t>)</w:t>
            </w:r>
          </w:p>
        </w:tc>
        <w:tc>
          <w:tcPr>
            <w:tcW w:w="4338" w:type="dxa"/>
            <w:gridSpan w:val="6"/>
            <w:tcBorders>
              <w:top w:val="single" w:sz="4" w:space="0" w:color="000000"/>
              <w:bottom w:val="single" w:sz="4" w:space="0" w:color="000000"/>
              <w:right w:val="single" w:sz="18" w:space="0" w:color="000000"/>
            </w:tcBorders>
          </w:tcPr>
          <w:p w14:paraId="549E89EC" w14:textId="5DD7C613" w:rsidR="00A478EB" w:rsidRPr="00BE068B" w:rsidRDefault="00A478EB" w:rsidP="001512DD">
            <w:pPr>
              <w:spacing w:after="0"/>
              <w:rPr>
                <w:rFonts w:ascii="Gill Sans MT" w:hAnsi="Gill Sans MT"/>
              </w:rPr>
            </w:pPr>
            <w:r w:rsidRPr="00BE068B">
              <w:rPr>
                <w:rFonts w:ascii="Gill Sans MT" w:hAnsi="Gill Sans MT"/>
              </w:rPr>
              <w:t>1=Wife’s family</w:t>
            </w:r>
          </w:p>
          <w:p w14:paraId="611DF8C0" w14:textId="7224B13F" w:rsidR="00A478EB" w:rsidRPr="00BE068B" w:rsidRDefault="00A478EB" w:rsidP="001512DD">
            <w:pPr>
              <w:spacing w:after="0"/>
              <w:rPr>
                <w:rFonts w:ascii="Gill Sans MT" w:hAnsi="Gill Sans MT"/>
              </w:rPr>
            </w:pPr>
            <w:r w:rsidRPr="00BE068B">
              <w:rPr>
                <w:rFonts w:ascii="Gill Sans MT" w:hAnsi="Gill Sans MT"/>
              </w:rPr>
              <w:t>2=Husband’s family</w:t>
            </w:r>
          </w:p>
          <w:p w14:paraId="55DCCBAB" w14:textId="5E9B341A" w:rsidR="00A478EB" w:rsidRPr="00BE068B" w:rsidRDefault="00A478EB" w:rsidP="001512DD">
            <w:pPr>
              <w:spacing w:after="0" w:line="240" w:lineRule="auto"/>
              <w:contextualSpacing/>
              <w:rPr>
                <w:rFonts w:ascii="Gill Sans MT" w:eastAsia="Times New Roman" w:hAnsi="Gill Sans MT" w:cs="Times New Roman"/>
              </w:rPr>
            </w:pPr>
            <w:r w:rsidRPr="00BE068B">
              <w:rPr>
                <w:rFonts w:ascii="Gill Sans MT" w:hAnsi="Gill Sans MT"/>
              </w:rPr>
              <w:t>3=</w:t>
            </w:r>
            <w:r w:rsidRPr="00BE068B">
              <w:rPr>
                <w:rFonts w:ascii="Gill Sans MT" w:eastAsia="Times New Roman" w:hAnsi="Gill Sans MT" w:cs="Times New Roman"/>
              </w:rPr>
              <w:t xml:space="preserve"> Land was purchased by or given to the household</w:t>
            </w:r>
          </w:p>
          <w:p w14:paraId="240D76FD" w14:textId="77777777" w:rsidR="00A478EB" w:rsidRPr="00BE068B" w:rsidRDefault="00A478EB" w:rsidP="001512DD">
            <w:pPr>
              <w:spacing w:after="0"/>
              <w:rPr>
                <w:rFonts w:ascii="Gill Sans MT" w:hAnsi="Gill Sans MT"/>
              </w:rPr>
            </w:pPr>
            <w:r w:rsidRPr="00BE068B">
              <w:rPr>
                <w:rFonts w:ascii="Gill Sans MT" w:hAnsi="Gill Sans MT"/>
              </w:rPr>
              <w:t>97=Other, please specify</w:t>
            </w:r>
          </w:p>
          <w:p w14:paraId="5E2568DD" w14:textId="53B42AC8" w:rsidR="00BE53B1" w:rsidRPr="00BE068B" w:rsidRDefault="00BE53B1" w:rsidP="001512DD">
            <w:pPr>
              <w:spacing w:after="0"/>
              <w:rPr>
                <w:rFonts w:ascii="Gill Sans MT" w:hAnsi="Gill Sans MT"/>
              </w:rPr>
            </w:pPr>
            <w:r w:rsidRPr="00BE068B">
              <w:rPr>
                <w:rFonts w:ascii="Gill Sans MT" w:hAnsi="Gill Sans MT"/>
              </w:rPr>
              <w:t>888=Don’t know</w:t>
            </w:r>
          </w:p>
        </w:tc>
        <w:tc>
          <w:tcPr>
            <w:tcW w:w="704" w:type="dxa"/>
            <w:tcBorders>
              <w:top w:val="single" w:sz="18" w:space="0" w:color="000000"/>
              <w:left w:val="single" w:sz="18" w:space="0" w:color="000000"/>
              <w:bottom w:val="single" w:sz="18" w:space="0" w:color="000000"/>
              <w:right w:val="single" w:sz="18" w:space="0" w:color="000000"/>
            </w:tcBorders>
          </w:tcPr>
          <w:p w14:paraId="5C34DAB9" w14:textId="77777777" w:rsidR="00A478EB" w:rsidRPr="00BE068B" w:rsidRDefault="00A478EB" w:rsidP="001512DD">
            <w:pPr>
              <w:spacing w:after="0"/>
              <w:rPr>
                <w:rFonts w:ascii="Gill Sans MT" w:eastAsia="Calibri" w:hAnsi="Gill Sans MT" w:cs="Times New Roman"/>
                <w:i/>
                <w:color w:val="A6A6A6"/>
              </w:rPr>
            </w:pPr>
            <w:r w:rsidRPr="00BE068B">
              <w:rPr>
                <w:rFonts w:ascii="Gill Sans MT" w:eastAsia="Calibri" w:hAnsi="Gill Sans MT" w:cs="Times New Roman"/>
                <w:i/>
                <w:color w:val="A6A6A6"/>
              </w:rPr>
              <w:t>(Code)</w:t>
            </w:r>
          </w:p>
        </w:tc>
      </w:tr>
      <w:tr w:rsidR="00BE53B1" w:rsidRPr="00BE068B" w14:paraId="267CFAA4" w14:textId="77777777" w:rsidTr="00D70197">
        <w:trPr>
          <w:trHeight w:val="20"/>
        </w:trPr>
        <w:tc>
          <w:tcPr>
            <w:tcW w:w="124" w:type="dxa"/>
            <w:tcBorders>
              <w:top w:val="single" w:sz="4" w:space="0" w:color="000000"/>
              <w:left w:val="single" w:sz="4" w:space="0" w:color="000000"/>
              <w:bottom w:val="single" w:sz="4" w:space="0" w:color="000000"/>
              <w:right w:val="single" w:sz="4" w:space="0" w:color="000000"/>
            </w:tcBorders>
          </w:tcPr>
          <w:p w14:paraId="387966FF" w14:textId="77777777" w:rsidR="00BE53B1" w:rsidRPr="00BE068B" w:rsidRDefault="00BE53B1" w:rsidP="001512DD">
            <w:pPr>
              <w:kinsoku w:val="0"/>
              <w:overflowPunct w:val="0"/>
              <w:spacing w:afterLines="20" w:after="48" w:line="240" w:lineRule="auto"/>
              <w:ind w:left="119"/>
              <w:contextualSpacing/>
              <w:rPr>
                <w:rFonts w:ascii="Gill Sans MT" w:hAnsi="Gill Sans MT"/>
                <w:w w:val="105"/>
              </w:rPr>
            </w:pPr>
          </w:p>
        </w:tc>
        <w:tc>
          <w:tcPr>
            <w:tcW w:w="4914" w:type="dxa"/>
            <w:gridSpan w:val="2"/>
            <w:tcBorders>
              <w:top w:val="single" w:sz="4" w:space="0" w:color="000000"/>
              <w:left w:val="single" w:sz="4" w:space="0" w:color="000000"/>
              <w:bottom w:val="single" w:sz="4" w:space="0" w:color="000000"/>
            </w:tcBorders>
          </w:tcPr>
          <w:p w14:paraId="1665CEAA" w14:textId="467D1200" w:rsidR="00BE53B1" w:rsidRPr="00BE068B" w:rsidRDefault="000427DF" w:rsidP="001512DD">
            <w:pPr>
              <w:kinsoku w:val="0"/>
              <w:overflowPunct w:val="0"/>
              <w:spacing w:afterLines="20" w:after="48" w:line="240" w:lineRule="auto"/>
              <w:ind w:firstLine="10"/>
              <w:contextualSpacing/>
              <w:rPr>
                <w:rFonts w:ascii="Gill Sans MT" w:hAnsi="Gill Sans MT"/>
                <w:w w:val="105"/>
              </w:rPr>
            </w:pPr>
            <w:r w:rsidRPr="00BE068B">
              <w:rPr>
                <w:rFonts w:ascii="Gill Sans MT" w:hAnsi="Gill Sans MT"/>
                <w:w w:val="105"/>
              </w:rPr>
              <w:t>B15</w:t>
            </w:r>
            <w:r w:rsidR="00BE53B1" w:rsidRPr="00BE068B">
              <w:rPr>
                <w:rFonts w:ascii="Gill Sans MT" w:hAnsi="Gill Sans MT"/>
                <w:w w:val="105"/>
              </w:rPr>
              <w:t>b. If other, please specify.</w:t>
            </w:r>
          </w:p>
          <w:p w14:paraId="2143B029" w14:textId="55BAFBF4" w:rsidR="00BE53B1" w:rsidRPr="00BE068B" w:rsidRDefault="000427DF" w:rsidP="001512DD">
            <w:pPr>
              <w:kinsoku w:val="0"/>
              <w:overflowPunct w:val="0"/>
              <w:spacing w:afterLines="20" w:after="48" w:line="240" w:lineRule="auto"/>
              <w:ind w:firstLine="10"/>
              <w:contextualSpacing/>
              <w:rPr>
                <w:rFonts w:ascii="Gill Sans MT" w:hAnsi="Gill Sans MT"/>
                <w:i/>
                <w:w w:val="105"/>
              </w:rPr>
            </w:pPr>
            <w:r w:rsidRPr="00BE068B">
              <w:rPr>
                <w:rFonts w:ascii="Gill Sans MT" w:hAnsi="Gill Sans MT"/>
                <w:i/>
                <w:w w:val="105"/>
              </w:rPr>
              <w:t>Ask if B15=97</w:t>
            </w:r>
          </w:p>
        </w:tc>
        <w:tc>
          <w:tcPr>
            <w:tcW w:w="5042" w:type="dxa"/>
            <w:gridSpan w:val="7"/>
            <w:tcBorders>
              <w:top w:val="single" w:sz="18" w:space="0" w:color="000000"/>
              <w:left w:val="single" w:sz="18" w:space="0" w:color="000000"/>
              <w:bottom w:val="single" w:sz="18" w:space="0" w:color="000000"/>
              <w:right w:val="single" w:sz="18" w:space="0" w:color="000000"/>
            </w:tcBorders>
          </w:tcPr>
          <w:p w14:paraId="3CC9D855" w14:textId="77777777" w:rsidR="00BE53B1" w:rsidRPr="00BE068B" w:rsidRDefault="00BE53B1" w:rsidP="001512DD">
            <w:pPr>
              <w:tabs>
                <w:tab w:val="left" w:pos="3449"/>
              </w:tabs>
              <w:spacing w:afterLines="20" w:after="48" w:line="240" w:lineRule="auto"/>
              <w:contextualSpacing/>
              <w:rPr>
                <w:rFonts w:ascii="Gill Sans MT" w:hAnsi="Gill Sans MT"/>
                <w:i/>
              </w:rPr>
            </w:pPr>
            <w:r w:rsidRPr="00BE068B">
              <w:rPr>
                <w:rFonts w:ascii="Gill Sans MT" w:hAnsi="Gill Sans MT"/>
                <w:i/>
              </w:rPr>
              <w:t>(Text)</w:t>
            </w:r>
          </w:p>
        </w:tc>
      </w:tr>
      <w:tr w:rsidR="00BE53B1" w:rsidRPr="00BE068B" w14:paraId="5FE81FC7" w14:textId="77777777" w:rsidTr="00D70197">
        <w:trPr>
          <w:trHeight w:val="20"/>
        </w:trPr>
        <w:tc>
          <w:tcPr>
            <w:tcW w:w="124" w:type="dxa"/>
            <w:tcBorders>
              <w:top w:val="single" w:sz="4" w:space="0" w:color="000000"/>
              <w:left w:val="single" w:sz="4" w:space="0" w:color="000000"/>
              <w:bottom w:val="single" w:sz="4" w:space="0" w:color="000000"/>
              <w:right w:val="single" w:sz="4" w:space="0" w:color="auto"/>
            </w:tcBorders>
          </w:tcPr>
          <w:p w14:paraId="6B2FE033" w14:textId="77777777" w:rsidR="00BE53B1" w:rsidRPr="00BE068B" w:rsidRDefault="00BE53B1" w:rsidP="001512DD">
            <w:pPr>
              <w:spacing w:after="0"/>
              <w:rPr>
                <w:rFonts w:ascii="Gill Sans MT" w:eastAsia="Calibri" w:hAnsi="Gill Sans MT" w:cs="Times New Roman"/>
                <w:w w:val="105"/>
              </w:rPr>
            </w:pPr>
          </w:p>
        </w:tc>
        <w:tc>
          <w:tcPr>
            <w:tcW w:w="4914" w:type="dxa"/>
            <w:gridSpan w:val="2"/>
            <w:tcBorders>
              <w:top w:val="single" w:sz="4" w:space="0" w:color="000000"/>
              <w:left w:val="single" w:sz="4" w:space="0" w:color="000000"/>
              <w:bottom w:val="single" w:sz="4" w:space="0" w:color="000000"/>
            </w:tcBorders>
          </w:tcPr>
          <w:p w14:paraId="3F0880BB" w14:textId="1CAFE902" w:rsidR="00BE53B1" w:rsidRPr="00BE068B" w:rsidRDefault="000427DF" w:rsidP="001512DD">
            <w:pPr>
              <w:kinsoku w:val="0"/>
              <w:overflowPunct w:val="0"/>
              <w:spacing w:afterLines="20" w:after="48" w:line="240" w:lineRule="auto"/>
              <w:ind w:firstLine="10"/>
              <w:contextualSpacing/>
              <w:rPr>
                <w:rFonts w:ascii="Gill Sans MT" w:hAnsi="Gill Sans MT"/>
                <w:w w:val="105"/>
              </w:rPr>
            </w:pPr>
            <w:r w:rsidRPr="00BE068B">
              <w:rPr>
                <w:rFonts w:ascii="Gill Sans MT" w:hAnsi="Gill Sans MT"/>
                <w:w w:val="105"/>
              </w:rPr>
              <w:t>B16</w:t>
            </w:r>
            <w:r w:rsidR="00BE53B1" w:rsidRPr="00BE068B">
              <w:rPr>
                <w:rFonts w:ascii="Gill Sans MT" w:hAnsi="Gill Sans MT"/>
                <w:w w:val="105"/>
              </w:rPr>
              <w:t>. Did you work as hired labor (</w:t>
            </w:r>
            <w:proofErr w:type="spellStart"/>
            <w:r w:rsidR="00BE53B1" w:rsidRPr="00BE068B">
              <w:rPr>
                <w:rFonts w:ascii="Gill Sans MT" w:hAnsi="Gill Sans MT"/>
                <w:w w:val="105"/>
              </w:rPr>
              <w:t>ganyu</w:t>
            </w:r>
            <w:proofErr w:type="spellEnd"/>
            <w:r w:rsidR="00BE53B1" w:rsidRPr="00BE068B">
              <w:rPr>
                <w:rFonts w:ascii="Gill Sans MT" w:hAnsi="Gill Sans MT"/>
                <w:w w:val="105"/>
              </w:rPr>
              <w:t>) on someone else's land during the last agricultural season? (</w:t>
            </w:r>
            <w:proofErr w:type="gramStart"/>
            <w:r w:rsidR="00BE53B1" w:rsidRPr="00BE068B">
              <w:rPr>
                <w:rFonts w:ascii="Gill Sans MT" w:hAnsi="Gill Sans MT"/>
                <w:b/>
                <w:w w:val="105"/>
              </w:rPr>
              <w:t>hire</w:t>
            </w:r>
            <w:proofErr w:type="gramEnd"/>
            <w:r w:rsidR="00BE53B1" w:rsidRPr="00BE068B">
              <w:rPr>
                <w:rFonts w:ascii="Gill Sans MT" w:hAnsi="Gill Sans MT"/>
                <w:w w:val="105"/>
              </w:rPr>
              <w:t>)</w:t>
            </w:r>
          </w:p>
          <w:p w14:paraId="26B8FAC4" w14:textId="0B8A1260" w:rsidR="00BE53B1" w:rsidRPr="00BE068B" w:rsidRDefault="00BE53B1" w:rsidP="001512DD">
            <w:pPr>
              <w:spacing w:after="0"/>
              <w:rPr>
                <w:rFonts w:ascii="Gill Sans MT" w:eastAsia="Calibri" w:hAnsi="Gill Sans MT" w:cs="Times New Roman"/>
                <w:w w:val="105"/>
              </w:rPr>
            </w:pPr>
            <w:r w:rsidRPr="00BE068B">
              <w:rPr>
                <w:rFonts w:ascii="Gill Sans MT" w:hAnsi="Gill Sans MT"/>
                <w:i/>
                <w:w w:val="105"/>
              </w:rPr>
              <w:t xml:space="preserve">If 0, 888, or 999, skip </w:t>
            </w:r>
            <w:r w:rsidR="000427DF" w:rsidRPr="00BE068B">
              <w:rPr>
                <w:rFonts w:ascii="Gill Sans MT" w:hAnsi="Gill Sans MT"/>
                <w:b/>
                <w:w w:val="105"/>
              </w:rPr>
              <w:t>B17</w:t>
            </w:r>
          </w:p>
        </w:tc>
        <w:tc>
          <w:tcPr>
            <w:tcW w:w="4338" w:type="dxa"/>
            <w:gridSpan w:val="6"/>
            <w:tcBorders>
              <w:top w:val="single" w:sz="4" w:space="0" w:color="000000"/>
              <w:bottom w:val="single" w:sz="4" w:space="0" w:color="000000"/>
              <w:right w:val="single" w:sz="18" w:space="0" w:color="000000"/>
            </w:tcBorders>
          </w:tcPr>
          <w:p w14:paraId="2178FCF5" w14:textId="1192F467" w:rsidR="00BE53B1" w:rsidRPr="00BE068B" w:rsidRDefault="00517BC7" w:rsidP="001512DD">
            <w:pPr>
              <w:spacing w:after="0"/>
              <w:rPr>
                <w:rFonts w:ascii="Gill Sans MT" w:hAnsi="Gill Sans MT"/>
              </w:rPr>
            </w:pPr>
            <w:ins w:id="103" w:author="Aleta Haflett" w:date="2014-11-18T11:50:00Z">
              <w:r>
                <w:rPr>
                  <w:rFonts w:ascii="Gill Sans MT" w:hAnsi="Gill Sans MT"/>
                </w:rPr>
                <w:t>0</w:t>
              </w:r>
            </w:ins>
            <w:del w:id="104" w:author="Aleta Haflett" w:date="2014-11-18T11:50:00Z">
              <w:r w:rsidR="00BE53B1" w:rsidRPr="00BE068B" w:rsidDel="00517BC7">
                <w:rPr>
                  <w:rFonts w:ascii="Gill Sans MT" w:hAnsi="Gill Sans MT"/>
                </w:rPr>
                <w:delText>1</w:delText>
              </w:r>
            </w:del>
            <w:r w:rsidR="00BE53B1" w:rsidRPr="00BE068B">
              <w:rPr>
                <w:rFonts w:ascii="Gill Sans MT" w:hAnsi="Gill Sans MT"/>
              </w:rPr>
              <w:t>=No</w:t>
            </w:r>
          </w:p>
          <w:p w14:paraId="398D0EFB" w14:textId="4DB6DCD9" w:rsidR="00BE53B1" w:rsidRPr="00BE068B" w:rsidRDefault="00517BC7" w:rsidP="001512DD">
            <w:pPr>
              <w:spacing w:after="0"/>
              <w:rPr>
                <w:rFonts w:ascii="Gill Sans MT" w:hAnsi="Gill Sans MT"/>
              </w:rPr>
            </w:pPr>
            <w:ins w:id="105" w:author="Aleta Haflett" w:date="2014-11-18T11:50:00Z">
              <w:r>
                <w:rPr>
                  <w:rFonts w:ascii="Gill Sans MT" w:hAnsi="Gill Sans MT"/>
                </w:rPr>
                <w:t>1</w:t>
              </w:r>
            </w:ins>
            <w:del w:id="106" w:author="Aleta Haflett" w:date="2014-11-18T11:50:00Z">
              <w:r w:rsidR="00BE53B1" w:rsidRPr="00BE068B" w:rsidDel="00517BC7">
                <w:rPr>
                  <w:rFonts w:ascii="Gill Sans MT" w:hAnsi="Gill Sans MT"/>
                </w:rPr>
                <w:delText>2</w:delText>
              </w:r>
            </w:del>
            <w:r w:rsidR="00BE53B1" w:rsidRPr="00BE068B">
              <w:rPr>
                <w:rFonts w:ascii="Gill Sans MT" w:hAnsi="Gill Sans MT"/>
              </w:rPr>
              <w:t>=Yes</w:t>
            </w:r>
            <w:r w:rsidR="00BE53B1" w:rsidRPr="00BE068B" w:rsidDel="00226116">
              <w:rPr>
                <w:rFonts w:ascii="Gill Sans MT" w:hAnsi="Gill Sans MT"/>
              </w:rPr>
              <w:t xml:space="preserve"> </w:t>
            </w:r>
          </w:p>
          <w:p w14:paraId="73849410" w14:textId="77777777" w:rsidR="00BE53B1" w:rsidRPr="00BE068B" w:rsidRDefault="00BE53B1" w:rsidP="001512DD">
            <w:pPr>
              <w:spacing w:after="0"/>
              <w:rPr>
                <w:rFonts w:ascii="Gill Sans MT" w:hAnsi="Gill Sans MT"/>
              </w:rPr>
            </w:pPr>
            <w:r w:rsidRPr="00BE068B">
              <w:rPr>
                <w:rFonts w:ascii="Gill Sans MT" w:hAnsi="Gill Sans MT"/>
              </w:rPr>
              <w:t>888=Don’t know</w:t>
            </w:r>
          </w:p>
          <w:p w14:paraId="403124B2" w14:textId="77777777" w:rsidR="00BE53B1" w:rsidRPr="00BE068B" w:rsidRDefault="00BE53B1" w:rsidP="001512DD">
            <w:pPr>
              <w:spacing w:after="0"/>
              <w:rPr>
                <w:rFonts w:ascii="Gill Sans MT" w:hAnsi="Gill Sans MT"/>
              </w:rPr>
            </w:pPr>
            <w:r w:rsidRPr="00BE068B">
              <w:rPr>
                <w:rFonts w:ascii="Gill Sans MT" w:hAnsi="Gill Sans MT"/>
              </w:rPr>
              <w:t>999=Prefer not to respond</w:t>
            </w:r>
          </w:p>
        </w:tc>
        <w:tc>
          <w:tcPr>
            <w:tcW w:w="704" w:type="dxa"/>
            <w:tcBorders>
              <w:top w:val="single" w:sz="18" w:space="0" w:color="000000"/>
              <w:left w:val="single" w:sz="18" w:space="0" w:color="000000"/>
              <w:bottom w:val="single" w:sz="18" w:space="0" w:color="000000"/>
              <w:right w:val="single" w:sz="18" w:space="0" w:color="000000"/>
            </w:tcBorders>
          </w:tcPr>
          <w:p w14:paraId="3859964F" w14:textId="77777777" w:rsidR="00BE53B1" w:rsidRPr="00BE068B" w:rsidRDefault="00BE53B1" w:rsidP="001512DD">
            <w:pPr>
              <w:spacing w:after="0"/>
              <w:rPr>
                <w:rFonts w:ascii="Gill Sans MT" w:eastAsia="Calibri" w:hAnsi="Gill Sans MT" w:cs="Times New Roman"/>
                <w:i/>
                <w:color w:val="A6A6A6"/>
              </w:rPr>
            </w:pPr>
            <w:r w:rsidRPr="00BE068B">
              <w:rPr>
                <w:rFonts w:ascii="Gill Sans MT" w:eastAsia="Calibri" w:hAnsi="Gill Sans MT" w:cs="Times New Roman"/>
                <w:i/>
                <w:color w:val="A6A6A6"/>
              </w:rPr>
              <w:t>(Code)</w:t>
            </w:r>
          </w:p>
        </w:tc>
      </w:tr>
      <w:tr w:rsidR="00BE53B1" w:rsidRPr="00BE068B" w14:paraId="4B2A9AC5" w14:textId="77777777" w:rsidTr="00D70197">
        <w:trPr>
          <w:trHeight w:val="20"/>
        </w:trPr>
        <w:tc>
          <w:tcPr>
            <w:tcW w:w="124" w:type="dxa"/>
            <w:tcBorders>
              <w:top w:val="single" w:sz="4" w:space="0" w:color="000000"/>
              <w:left w:val="single" w:sz="4" w:space="0" w:color="000000"/>
              <w:bottom w:val="single" w:sz="4" w:space="0" w:color="000000"/>
              <w:right w:val="single" w:sz="4" w:space="0" w:color="000000"/>
            </w:tcBorders>
          </w:tcPr>
          <w:p w14:paraId="53CC1BF2" w14:textId="77777777" w:rsidR="00BE53B1" w:rsidRPr="00BE068B" w:rsidRDefault="00BE53B1" w:rsidP="001512DD">
            <w:pPr>
              <w:kinsoku w:val="0"/>
              <w:overflowPunct w:val="0"/>
              <w:spacing w:afterLines="20" w:after="48" w:line="240" w:lineRule="auto"/>
              <w:ind w:left="119"/>
              <w:contextualSpacing/>
              <w:rPr>
                <w:rFonts w:ascii="Gill Sans MT" w:hAnsi="Gill Sans MT"/>
                <w:w w:val="105"/>
              </w:rPr>
            </w:pPr>
          </w:p>
        </w:tc>
        <w:tc>
          <w:tcPr>
            <w:tcW w:w="7436" w:type="dxa"/>
            <w:gridSpan w:val="5"/>
            <w:tcBorders>
              <w:top w:val="single" w:sz="4" w:space="0" w:color="000000"/>
              <w:left w:val="single" w:sz="4" w:space="0" w:color="000000"/>
              <w:bottom w:val="single" w:sz="4" w:space="0" w:color="000000"/>
            </w:tcBorders>
          </w:tcPr>
          <w:p w14:paraId="5858F2AC" w14:textId="1C474806" w:rsidR="00BE53B1" w:rsidRPr="00BE068B" w:rsidRDefault="000427DF" w:rsidP="001512DD">
            <w:pPr>
              <w:kinsoku w:val="0"/>
              <w:overflowPunct w:val="0"/>
              <w:spacing w:afterLines="20" w:after="48" w:line="240" w:lineRule="auto"/>
              <w:ind w:firstLine="10"/>
              <w:contextualSpacing/>
              <w:rPr>
                <w:rFonts w:ascii="Gill Sans MT" w:hAnsi="Gill Sans MT"/>
                <w:w w:val="105"/>
              </w:rPr>
            </w:pPr>
            <w:r w:rsidRPr="00BE068B">
              <w:rPr>
                <w:rFonts w:ascii="Gill Sans MT" w:hAnsi="Gill Sans MT"/>
                <w:w w:val="105"/>
              </w:rPr>
              <w:t>B17</w:t>
            </w:r>
            <w:r w:rsidR="00BE53B1" w:rsidRPr="00BE068B">
              <w:rPr>
                <w:rFonts w:ascii="Gill Sans MT" w:hAnsi="Gill Sans MT"/>
                <w:w w:val="105"/>
              </w:rPr>
              <w:t xml:space="preserve">. How many total days did you do </w:t>
            </w:r>
            <w:proofErr w:type="spellStart"/>
            <w:r w:rsidR="00BE53B1" w:rsidRPr="00BE068B">
              <w:rPr>
                <w:rFonts w:ascii="Gill Sans MT" w:hAnsi="Gill Sans MT"/>
                <w:w w:val="105"/>
              </w:rPr>
              <w:t>ganyu</w:t>
            </w:r>
            <w:proofErr w:type="spellEnd"/>
            <w:r w:rsidR="00BE53B1" w:rsidRPr="00BE068B">
              <w:rPr>
                <w:rFonts w:ascii="Gill Sans MT" w:hAnsi="Gill Sans MT"/>
                <w:w w:val="105"/>
              </w:rPr>
              <w:t xml:space="preserve"> in the last agricultural season? (</w:t>
            </w:r>
            <w:proofErr w:type="spellStart"/>
            <w:proofErr w:type="gramStart"/>
            <w:r w:rsidR="00BE53B1" w:rsidRPr="00BE068B">
              <w:rPr>
                <w:rFonts w:ascii="Gill Sans MT" w:hAnsi="Gill Sans MT"/>
                <w:b/>
                <w:w w:val="105"/>
              </w:rPr>
              <w:t>hiredays</w:t>
            </w:r>
            <w:proofErr w:type="spellEnd"/>
            <w:proofErr w:type="gramEnd"/>
            <w:r w:rsidR="00BE53B1" w:rsidRPr="00BE068B">
              <w:rPr>
                <w:rFonts w:ascii="Gill Sans MT" w:hAnsi="Gill Sans MT"/>
                <w:w w:val="105"/>
              </w:rPr>
              <w:t>)</w:t>
            </w:r>
          </w:p>
        </w:tc>
        <w:tc>
          <w:tcPr>
            <w:tcW w:w="2520" w:type="dxa"/>
            <w:gridSpan w:val="4"/>
            <w:tcBorders>
              <w:top w:val="single" w:sz="18" w:space="0" w:color="000000"/>
              <w:left w:val="single" w:sz="18" w:space="0" w:color="000000"/>
              <w:bottom w:val="single" w:sz="18" w:space="0" w:color="000000"/>
              <w:right w:val="single" w:sz="18" w:space="0" w:color="000000"/>
            </w:tcBorders>
          </w:tcPr>
          <w:p w14:paraId="67628F91" w14:textId="77777777" w:rsidR="00BE53B1" w:rsidRPr="00BE068B" w:rsidRDefault="00BE53B1" w:rsidP="001512DD">
            <w:pPr>
              <w:spacing w:afterLines="20" w:after="48" w:line="240" w:lineRule="auto"/>
              <w:contextualSpacing/>
              <w:rPr>
                <w:rFonts w:ascii="Gill Sans MT" w:hAnsi="Gill Sans MT"/>
                <w:i/>
              </w:rPr>
            </w:pPr>
            <w:r w:rsidRPr="00BE068B">
              <w:rPr>
                <w:rFonts w:ascii="Gill Sans MT" w:hAnsi="Gill Sans MT"/>
                <w:i/>
              </w:rPr>
              <w:t>(Integer)</w:t>
            </w:r>
          </w:p>
        </w:tc>
      </w:tr>
      <w:tr w:rsidR="003D65F2" w:rsidRPr="00BE068B" w14:paraId="362776CE" w14:textId="77777777" w:rsidTr="00D70197">
        <w:trPr>
          <w:trHeight w:val="20"/>
        </w:trPr>
        <w:tc>
          <w:tcPr>
            <w:tcW w:w="124" w:type="dxa"/>
            <w:tcBorders>
              <w:top w:val="single" w:sz="4" w:space="0" w:color="000000"/>
              <w:left w:val="single" w:sz="4" w:space="0" w:color="000000"/>
              <w:bottom w:val="single" w:sz="4" w:space="0" w:color="000000"/>
              <w:right w:val="single" w:sz="4" w:space="0" w:color="000000"/>
            </w:tcBorders>
          </w:tcPr>
          <w:p w14:paraId="1012C341" w14:textId="77777777" w:rsidR="003D65F2" w:rsidRPr="00BE068B" w:rsidRDefault="003D65F2" w:rsidP="001512DD">
            <w:pPr>
              <w:kinsoku w:val="0"/>
              <w:overflowPunct w:val="0"/>
              <w:spacing w:afterLines="20" w:after="48" w:line="240" w:lineRule="auto"/>
              <w:ind w:left="119"/>
              <w:contextualSpacing/>
              <w:rPr>
                <w:rFonts w:ascii="Gill Sans MT" w:hAnsi="Gill Sans MT"/>
                <w:w w:val="105"/>
              </w:rPr>
            </w:pPr>
          </w:p>
        </w:tc>
        <w:tc>
          <w:tcPr>
            <w:tcW w:w="4500" w:type="dxa"/>
            <w:tcBorders>
              <w:top w:val="single" w:sz="4" w:space="0" w:color="000000"/>
              <w:left w:val="single" w:sz="4" w:space="0" w:color="000000"/>
              <w:bottom w:val="single" w:sz="4" w:space="0" w:color="000000"/>
            </w:tcBorders>
          </w:tcPr>
          <w:p w14:paraId="276B13D4" w14:textId="77777777" w:rsidR="003D65F2" w:rsidRPr="00BE068B" w:rsidRDefault="003D65F2" w:rsidP="001512DD">
            <w:pPr>
              <w:kinsoku w:val="0"/>
              <w:overflowPunct w:val="0"/>
              <w:spacing w:afterLines="20" w:after="48" w:line="240" w:lineRule="auto"/>
              <w:ind w:firstLine="10"/>
              <w:contextualSpacing/>
              <w:rPr>
                <w:rFonts w:ascii="Gill Sans MT" w:hAnsi="Gill Sans MT"/>
                <w:w w:val="105"/>
              </w:rPr>
            </w:pPr>
            <w:r w:rsidRPr="00BE068B">
              <w:rPr>
                <w:rFonts w:ascii="Gill Sans MT" w:hAnsi="Gill Sans MT"/>
                <w:w w:val="105"/>
              </w:rPr>
              <w:t>How would you describe the economic status of your family?</w:t>
            </w:r>
          </w:p>
        </w:tc>
        <w:tc>
          <w:tcPr>
            <w:tcW w:w="2936" w:type="dxa"/>
            <w:gridSpan w:val="4"/>
            <w:tcBorders>
              <w:top w:val="single" w:sz="4" w:space="0" w:color="000000"/>
              <w:bottom w:val="single" w:sz="4" w:space="0" w:color="000000"/>
            </w:tcBorders>
          </w:tcPr>
          <w:p w14:paraId="51E47405" w14:textId="77777777" w:rsidR="003D65F2" w:rsidRPr="00BE068B" w:rsidRDefault="003D65F2" w:rsidP="001512DD">
            <w:pPr>
              <w:kinsoku w:val="0"/>
              <w:overflowPunct w:val="0"/>
              <w:spacing w:afterLines="20" w:after="48" w:line="240" w:lineRule="auto"/>
              <w:ind w:firstLine="10"/>
              <w:contextualSpacing/>
              <w:rPr>
                <w:rFonts w:ascii="Gill Sans MT" w:hAnsi="Gill Sans MT"/>
                <w:w w:val="105"/>
              </w:rPr>
            </w:pPr>
            <w:r w:rsidRPr="00BE068B">
              <w:rPr>
                <w:rFonts w:ascii="Gill Sans MT" w:hAnsi="Gill Sans MT"/>
                <w:w w:val="105"/>
              </w:rPr>
              <w:t>1= In need</w:t>
            </w:r>
          </w:p>
          <w:p w14:paraId="3C1B3404" w14:textId="77777777" w:rsidR="00D70197" w:rsidRDefault="003D65F2" w:rsidP="00BE068B">
            <w:pPr>
              <w:pStyle w:val="CommentText"/>
              <w:rPr>
                <w:rFonts w:ascii="Gill Sans MT" w:hAnsi="Gill Sans MT"/>
              </w:rPr>
            </w:pPr>
            <w:r w:rsidRPr="00BE068B">
              <w:rPr>
                <w:rFonts w:ascii="Gill Sans MT" w:hAnsi="Gill Sans MT"/>
                <w:w w:val="105"/>
              </w:rPr>
              <w:t xml:space="preserve">2= </w:t>
            </w:r>
            <w:r w:rsidR="00BE068B" w:rsidRPr="00BE068B">
              <w:rPr>
                <w:rFonts w:ascii="Gill Sans MT" w:hAnsi="Gill Sans MT"/>
              </w:rPr>
              <w:t>Household livelihoods allow a basic existence for its members</w:t>
            </w:r>
          </w:p>
          <w:p w14:paraId="4BBD1F64" w14:textId="7AA752A5" w:rsidR="00BE068B" w:rsidRPr="00D70197" w:rsidRDefault="00BE068B" w:rsidP="00BE068B">
            <w:pPr>
              <w:pStyle w:val="CommentText"/>
              <w:rPr>
                <w:rFonts w:ascii="Gill Sans MT" w:hAnsi="Gill Sans MT"/>
              </w:rPr>
            </w:pPr>
            <w:r w:rsidRPr="00BE068B">
              <w:rPr>
                <w:rFonts w:ascii="Gill Sans MT" w:hAnsi="Gill Sans MT"/>
              </w:rPr>
              <w:t>3=Household livelihoods allow a comfortable existence for its members, without attaining the community wealthy status</w:t>
            </w:r>
            <w:r w:rsidRPr="00BE068B" w:rsidDel="00BE068B">
              <w:rPr>
                <w:rFonts w:ascii="Gill Sans MT" w:hAnsi="Gill Sans MT"/>
                <w:w w:val="105"/>
              </w:rPr>
              <w:t xml:space="preserve"> </w:t>
            </w:r>
          </w:p>
          <w:p w14:paraId="190BD15E" w14:textId="77777777" w:rsidR="003D65F2" w:rsidRPr="00BE068B" w:rsidRDefault="003D65F2" w:rsidP="00BE068B">
            <w:pPr>
              <w:pStyle w:val="CommentText"/>
              <w:rPr>
                <w:rFonts w:ascii="Gill Sans MT" w:hAnsi="Gill Sans MT"/>
                <w:w w:val="105"/>
              </w:rPr>
            </w:pPr>
            <w:r w:rsidRPr="00BE068B">
              <w:rPr>
                <w:rFonts w:ascii="Gill Sans MT" w:hAnsi="Gill Sans MT"/>
                <w:w w:val="105"/>
              </w:rPr>
              <w:t>4= Wealthy</w:t>
            </w:r>
          </w:p>
          <w:p w14:paraId="590CF4ED" w14:textId="77777777" w:rsidR="003D65F2" w:rsidRPr="00BE068B" w:rsidRDefault="003D65F2" w:rsidP="001512DD">
            <w:pPr>
              <w:kinsoku w:val="0"/>
              <w:overflowPunct w:val="0"/>
              <w:spacing w:afterLines="20" w:after="48" w:line="240" w:lineRule="auto"/>
              <w:ind w:firstLine="10"/>
              <w:contextualSpacing/>
              <w:rPr>
                <w:rFonts w:ascii="Gill Sans MT" w:hAnsi="Gill Sans MT"/>
                <w:w w:val="105"/>
              </w:rPr>
            </w:pPr>
            <w:r w:rsidRPr="00BE068B">
              <w:rPr>
                <w:rFonts w:ascii="Gill Sans MT" w:hAnsi="Gill Sans MT"/>
                <w:w w:val="105"/>
              </w:rPr>
              <w:t>888= Don’t know</w:t>
            </w:r>
          </w:p>
          <w:p w14:paraId="3AD95ECB" w14:textId="34751C9B" w:rsidR="003D65F2" w:rsidRPr="00BE068B" w:rsidRDefault="003D65F2" w:rsidP="001512DD">
            <w:pPr>
              <w:kinsoku w:val="0"/>
              <w:overflowPunct w:val="0"/>
              <w:spacing w:afterLines="20" w:after="48" w:line="240" w:lineRule="auto"/>
              <w:ind w:firstLine="10"/>
              <w:contextualSpacing/>
              <w:rPr>
                <w:rFonts w:ascii="Gill Sans MT" w:hAnsi="Gill Sans MT"/>
                <w:w w:val="105"/>
              </w:rPr>
            </w:pPr>
            <w:r w:rsidRPr="00BE068B">
              <w:rPr>
                <w:rFonts w:ascii="Gill Sans MT" w:hAnsi="Gill Sans MT"/>
                <w:w w:val="105"/>
              </w:rPr>
              <w:t>999= Prefer not to respond</w:t>
            </w:r>
          </w:p>
        </w:tc>
        <w:tc>
          <w:tcPr>
            <w:tcW w:w="2520" w:type="dxa"/>
            <w:gridSpan w:val="4"/>
            <w:tcBorders>
              <w:top w:val="single" w:sz="18" w:space="0" w:color="000000"/>
              <w:left w:val="single" w:sz="18" w:space="0" w:color="000000"/>
              <w:bottom w:val="single" w:sz="18" w:space="0" w:color="000000"/>
              <w:right w:val="single" w:sz="18" w:space="0" w:color="000000"/>
            </w:tcBorders>
          </w:tcPr>
          <w:p w14:paraId="401664D8" w14:textId="3D34436F" w:rsidR="003D65F2" w:rsidRPr="00BE068B" w:rsidRDefault="003D65F2" w:rsidP="001512DD">
            <w:pPr>
              <w:spacing w:afterLines="20" w:after="48" w:line="240" w:lineRule="auto"/>
              <w:contextualSpacing/>
              <w:rPr>
                <w:rFonts w:ascii="Gill Sans MT" w:hAnsi="Gill Sans MT"/>
                <w:i/>
              </w:rPr>
            </w:pPr>
            <w:r w:rsidRPr="00BE068B">
              <w:rPr>
                <w:rFonts w:ascii="Gill Sans MT" w:hAnsi="Gill Sans MT"/>
                <w:i/>
              </w:rPr>
              <w:t>(Code)</w:t>
            </w:r>
          </w:p>
        </w:tc>
      </w:tr>
    </w:tbl>
    <w:p w14:paraId="4074218C" w14:textId="611D19D6" w:rsidR="00B71EAD" w:rsidRPr="00BE068B" w:rsidRDefault="00B71EAD" w:rsidP="001512DD">
      <w:pPr>
        <w:spacing w:afterLines="20" w:after="48" w:line="240" w:lineRule="auto"/>
        <w:contextualSpacing/>
        <w:rPr>
          <w:rFonts w:ascii="Gill Sans MT" w:eastAsia="Times New Roman" w:hAnsi="Gill Sans MT" w:cs="Times New Roman"/>
          <w:b/>
          <w:bCs/>
        </w:rPr>
      </w:pPr>
    </w:p>
    <w:p w14:paraId="16D5453F" w14:textId="77777777" w:rsidR="00A667B3" w:rsidRPr="00BE068B" w:rsidRDefault="00A667B3" w:rsidP="001512DD">
      <w:pPr>
        <w:spacing w:afterLines="20" w:after="48" w:line="240" w:lineRule="auto"/>
        <w:contextualSpacing/>
        <w:rPr>
          <w:rFonts w:ascii="Gill Sans MT" w:eastAsia="Times New Roman" w:hAnsi="Gill Sans MT" w:cs="Times New Roman"/>
          <w:b/>
          <w:bCs/>
        </w:rPr>
        <w:sectPr w:rsidR="00A667B3" w:rsidRPr="00BE068B" w:rsidSect="00512DC2">
          <w:footerReference w:type="default" r:id="rId10"/>
          <w:pgSz w:w="12240" w:h="15840"/>
          <w:pgMar w:top="1440" w:right="1080" w:bottom="1440" w:left="1080" w:header="720" w:footer="720" w:gutter="0"/>
          <w:cols w:space="720"/>
          <w:docGrid w:linePitch="360"/>
        </w:sectPr>
      </w:pPr>
    </w:p>
    <w:p w14:paraId="4BD25746" w14:textId="77777777" w:rsidR="00137629" w:rsidRPr="00BE068B" w:rsidRDefault="00707954" w:rsidP="001512DD">
      <w:pPr>
        <w:spacing w:after="0" w:line="240" w:lineRule="auto"/>
        <w:contextualSpacing/>
        <w:rPr>
          <w:rFonts w:ascii="Gill Sans MT" w:hAnsi="Gill Sans MT"/>
          <w:b/>
        </w:rPr>
      </w:pPr>
      <w:r w:rsidRPr="00BE068B">
        <w:rPr>
          <w:rFonts w:ascii="Gill Sans MT" w:hAnsi="Gill Sans MT"/>
          <w:b/>
        </w:rPr>
        <w:lastRenderedPageBreak/>
        <w:t xml:space="preserve">SECTION C. HOUSEHOLD ROSTER </w:t>
      </w:r>
    </w:p>
    <w:tbl>
      <w:tblPr>
        <w:tblStyle w:val="TableGrid"/>
        <w:tblW w:w="13444" w:type="dxa"/>
        <w:tblInd w:w="-725" w:type="dxa"/>
        <w:tblLayout w:type="fixed"/>
        <w:tblCellMar>
          <w:left w:w="29" w:type="dxa"/>
          <w:right w:w="29" w:type="dxa"/>
        </w:tblCellMar>
        <w:tblLook w:val="04A0" w:firstRow="1" w:lastRow="0" w:firstColumn="1" w:lastColumn="0" w:noHBand="0" w:noVBand="1"/>
      </w:tblPr>
      <w:tblGrid>
        <w:gridCol w:w="715"/>
        <w:gridCol w:w="3369"/>
        <w:gridCol w:w="1800"/>
        <w:gridCol w:w="1440"/>
        <w:gridCol w:w="1260"/>
        <w:gridCol w:w="1350"/>
        <w:gridCol w:w="1530"/>
        <w:gridCol w:w="1980"/>
      </w:tblGrid>
      <w:tr w:rsidR="000427DF" w:rsidRPr="00BE068B" w14:paraId="754C3BFD" w14:textId="77777777" w:rsidTr="00BE068B">
        <w:trPr>
          <w:trHeight w:val="20"/>
        </w:trPr>
        <w:tc>
          <w:tcPr>
            <w:tcW w:w="715" w:type="dxa"/>
          </w:tcPr>
          <w:p w14:paraId="3707C619" w14:textId="77777777" w:rsidR="000427DF" w:rsidRPr="00BE068B" w:rsidRDefault="000427DF" w:rsidP="001512DD">
            <w:pPr>
              <w:contextualSpacing/>
              <w:jc w:val="center"/>
              <w:rPr>
                <w:rFonts w:ascii="Gill Sans MT" w:hAnsi="Gill Sans MT"/>
              </w:rPr>
            </w:pPr>
          </w:p>
        </w:tc>
        <w:tc>
          <w:tcPr>
            <w:tcW w:w="3369" w:type="dxa"/>
          </w:tcPr>
          <w:p w14:paraId="40477CF5" w14:textId="6EBD76CA" w:rsidR="000427DF" w:rsidRPr="00BE068B" w:rsidRDefault="000427DF" w:rsidP="000427DF">
            <w:pPr>
              <w:contextualSpacing/>
              <w:jc w:val="center"/>
              <w:rPr>
                <w:rFonts w:ascii="Gill Sans MT" w:hAnsi="Gill Sans MT"/>
              </w:rPr>
            </w:pPr>
            <w:r w:rsidRPr="00BE068B">
              <w:rPr>
                <w:rFonts w:ascii="Gill Sans MT" w:hAnsi="Gill Sans MT"/>
              </w:rPr>
              <w:t>C.1</w:t>
            </w:r>
          </w:p>
        </w:tc>
        <w:tc>
          <w:tcPr>
            <w:tcW w:w="1800" w:type="dxa"/>
          </w:tcPr>
          <w:p w14:paraId="11918E9C" w14:textId="360FA7FF" w:rsidR="000427DF" w:rsidRPr="00BE068B" w:rsidRDefault="000427DF" w:rsidP="000427DF">
            <w:pPr>
              <w:contextualSpacing/>
              <w:jc w:val="center"/>
              <w:rPr>
                <w:rFonts w:ascii="Gill Sans MT" w:hAnsi="Gill Sans MT"/>
              </w:rPr>
            </w:pPr>
            <w:r w:rsidRPr="00BE068B">
              <w:rPr>
                <w:rFonts w:ascii="Gill Sans MT" w:hAnsi="Gill Sans MT"/>
              </w:rPr>
              <w:t>C.2</w:t>
            </w:r>
          </w:p>
        </w:tc>
        <w:tc>
          <w:tcPr>
            <w:tcW w:w="1440" w:type="dxa"/>
          </w:tcPr>
          <w:p w14:paraId="1818B4B7" w14:textId="4EF57861" w:rsidR="000427DF" w:rsidRPr="00BE068B" w:rsidRDefault="000427DF" w:rsidP="000427DF">
            <w:pPr>
              <w:contextualSpacing/>
              <w:jc w:val="center"/>
              <w:rPr>
                <w:rFonts w:ascii="Gill Sans MT" w:hAnsi="Gill Sans MT"/>
              </w:rPr>
            </w:pPr>
            <w:r w:rsidRPr="00BE068B">
              <w:rPr>
                <w:rFonts w:ascii="Gill Sans MT" w:hAnsi="Gill Sans MT"/>
              </w:rPr>
              <w:t>C.3</w:t>
            </w:r>
          </w:p>
        </w:tc>
        <w:tc>
          <w:tcPr>
            <w:tcW w:w="1260" w:type="dxa"/>
          </w:tcPr>
          <w:p w14:paraId="06D9933F" w14:textId="48028AB9" w:rsidR="000427DF" w:rsidRPr="00BE068B" w:rsidRDefault="000427DF" w:rsidP="000427DF">
            <w:pPr>
              <w:contextualSpacing/>
              <w:jc w:val="center"/>
              <w:rPr>
                <w:rFonts w:ascii="Gill Sans MT" w:hAnsi="Gill Sans MT"/>
              </w:rPr>
            </w:pPr>
            <w:r w:rsidRPr="00BE068B">
              <w:rPr>
                <w:rFonts w:ascii="Gill Sans MT" w:hAnsi="Gill Sans MT"/>
              </w:rPr>
              <w:t>C.4</w:t>
            </w:r>
          </w:p>
        </w:tc>
        <w:tc>
          <w:tcPr>
            <w:tcW w:w="1350" w:type="dxa"/>
          </w:tcPr>
          <w:p w14:paraId="63F2854B" w14:textId="2490BEA4" w:rsidR="000427DF" w:rsidRPr="00BE068B" w:rsidRDefault="000427DF" w:rsidP="000427DF">
            <w:pPr>
              <w:contextualSpacing/>
              <w:jc w:val="center"/>
              <w:rPr>
                <w:rFonts w:ascii="Gill Sans MT" w:hAnsi="Gill Sans MT"/>
              </w:rPr>
            </w:pPr>
            <w:r w:rsidRPr="00BE068B">
              <w:rPr>
                <w:rFonts w:ascii="Gill Sans MT" w:hAnsi="Gill Sans MT"/>
              </w:rPr>
              <w:t>C.5</w:t>
            </w:r>
          </w:p>
        </w:tc>
        <w:tc>
          <w:tcPr>
            <w:tcW w:w="1530" w:type="dxa"/>
          </w:tcPr>
          <w:p w14:paraId="69F06AEE" w14:textId="5596813D" w:rsidR="000427DF" w:rsidRPr="00BE068B" w:rsidRDefault="000427DF" w:rsidP="000427DF">
            <w:pPr>
              <w:contextualSpacing/>
              <w:jc w:val="center"/>
              <w:rPr>
                <w:rFonts w:ascii="Gill Sans MT" w:hAnsi="Gill Sans MT"/>
              </w:rPr>
            </w:pPr>
            <w:r w:rsidRPr="00BE068B">
              <w:rPr>
                <w:rFonts w:ascii="Gill Sans MT" w:hAnsi="Gill Sans MT"/>
              </w:rPr>
              <w:t>C.6</w:t>
            </w:r>
          </w:p>
        </w:tc>
        <w:tc>
          <w:tcPr>
            <w:tcW w:w="1980" w:type="dxa"/>
          </w:tcPr>
          <w:p w14:paraId="474320C0" w14:textId="40CDBA23" w:rsidR="000427DF" w:rsidRPr="00BE068B" w:rsidRDefault="000427DF" w:rsidP="000427DF">
            <w:pPr>
              <w:contextualSpacing/>
              <w:jc w:val="center"/>
              <w:rPr>
                <w:rFonts w:ascii="Gill Sans MT" w:hAnsi="Gill Sans MT"/>
              </w:rPr>
            </w:pPr>
            <w:r w:rsidRPr="00BE068B">
              <w:rPr>
                <w:rFonts w:ascii="Gill Sans MT" w:hAnsi="Gill Sans MT"/>
              </w:rPr>
              <w:t>C.7</w:t>
            </w:r>
          </w:p>
        </w:tc>
      </w:tr>
      <w:tr w:rsidR="000427DF" w:rsidRPr="00BE068B" w14:paraId="37E71548" w14:textId="77777777" w:rsidTr="00BE068B">
        <w:trPr>
          <w:trHeight w:val="20"/>
        </w:trPr>
        <w:tc>
          <w:tcPr>
            <w:tcW w:w="715" w:type="dxa"/>
          </w:tcPr>
          <w:p w14:paraId="3B2B6B6F" w14:textId="4AFC6FAE" w:rsidR="00E62CDC" w:rsidRPr="00BE068B" w:rsidRDefault="00E62CDC" w:rsidP="001512DD">
            <w:pPr>
              <w:contextualSpacing/>
              <w:jc w:val="center"/>
              <w:rPr>
                <w:rFonts w:ascii="Gill Sans MT" w:hAnsi="Gill Sans MT"/>
              </w:rPr>
            </w:pPr>
            <w:r w:rsidRPr="00BE068B">
              <w:rPr>
                <w:rFonts w:ascii="Gill Sans MT" w:hAnsi="Gill Sans MT"/>
              </w:rPr>
              <w:t>ID Code</w:t>
            </w:r>
          </w:p>
        </w:tc>
        <w:tc>
          <w:tcPr>
            <w:tcW w:w="3369" w:type="dxa"/>
          </w:tcPr>
          <w:p w14:paraId="7BD8F3A8" w14:textId="77777777" w:rsidR="00E62CDC" w:rsidRPr="00BE068B" w:rsidRDefault="00E62CDC" w:rsidP="001512DD">
            <w:pPr>
              <w:contextualSpacing/>
              <w:jc w:val="center"/>
              <w:rPr>
                <w:rFonts w:ascii="Gill Sans MT" w:hAnsi="Gill Sans MT"/>
              </w:rPr>
            </w:pPr>
            <w:r w:rsidRPr="00BE068B">
              <w:rPr>
                <w:rFonts w:ascii="Gill Sans MT" w:hAnsi="Gill Sans MT"/>
              </w:rPr>
              <w:t>List the names and surnames of all persons living in this household. Start the list with the head of this household, adults then children from oldest to youngest.</w:t>
            </w:r>
          </w:p>
          <w:p w14:paraId="60B6775C" w14:textId="77777777" w:rsidR="00E62CDC" w:rsidRPr="00BE068B" w:rsidRDefault="00E62CDC" w:rsidP="001512DD">
            <w:pPr>
              <w:contextualSpacing/>
              <w:jc w:val="center"/>
              <w:rPr>
                <w:ins w:id="107" w:author="Heather Huntington" w:date="2014-10-30T14:49:00Z"/>
                <w:rFonts w:ascii="Gill Sans MT" w:hAnsi="Gill Sans MT"/>
                <w:i/>
              </w:rPr>
            </w:pPr>
            <w:r w:rsidRPr="00BE068B">
              <w:rPr>
                <w:rFonts w:ascii="Gill Sans MT" w:hAnsi="Gill Sans MT"/>
                <w:i/>
              </w:rPr>
              <w:t>First, middle, last name</w:t>
            </w:r>
          </w:p>
          <w:p w14:paraId="530DE9CD" w14:textId="77777777" w:rsidR="007B7340" w:rsidRPr="00BE068B" w:rsidRDefault="007B7340" w:rsidP="001512DD">
            <w:pPr>
              <w:contextualSpacing/>
              <w:jc w:val="center"/>
              <w:rPr>
                <w:ins w:id="108" w:author="Heather Huntington" w:date="2014-10-30T14:49:00Z"/>
                <w:rFonts w:ascii="Gill Sans MT" w:hAnsi="Gill Sans MT"/>
                <w:i/>
              </w:rPr>
            </w:pPr>
          </w:p>
          <w:p w14:paraId="0BC55B9E" w14:textId="3888DC3F" w:rsidR="007B7340" w:rsidRPr="00BE068B" w:rsidRDefault="007B7340" w:rsidP="001512DD">
            <w:pPr>
              <w:contextualSpacing/>
              <w:jc w:val="center"/>
              <w:rPr>
                <w:rFonts w:ascii="Gill Sans MT" w:hAnsi="Gill Sans MT"/>
                <w:i/>
              </w:rPr>
            </w:pPr>
          </w:p>
        </w:tc>
        <w:tc>
          <w:tcPr>
            <w:tcW w:w="1800" w:type="dxa"/>
          </w:tcPr>
          <w:p w14:paraId="3D7D3CB0" w14:textId="5D510F46" w:rsidR="00E62CDC" w:rsidRPr="00BE068B" w:rsidRDefault="00E62CDC" w:rsidP="001512DD">
            <w:pPr>
              <w:contextualSpacing/>
              <w:jc w:val="center"/>
              <w:rPr>
                <w:rFonts w:ascii="Gill Sans MT" w:hAnsi="Gill Sans MT"/>
              </w:rPr>
            </w:pPr>
            <w:r w:rsidRPr="00BE068B">
              <w:rPr>
                <w:rFonts w:ascii="Gill Sans MT" w:hAnsi="Gill Sans MT"/>
              </w:rPr>
              <w:t>Gender?</w:t>
            </w:r>
          </w:p>
          <w:p w14:paraId="47EE698E" w14:textId="77777777" w:rsidR="00E62CDC" w:rsidRPr="00BE068B" w:rsidRDefault="00E62CDC" w:rsidP="001512DD">
            <w:pPr>
              <w:contextualSpacing/>
              <w:jc w:val="center"/>
              <w:rPr>
                <w:rFonts w:ascii="Gill Sans MT" w:hAnsi="Gill Sans MT"/>
              </w:rPr>
            </w:pPr>
          </w:p>
          <w:p w14:paraId="713B21C7" w14:textId="088DEDF4" w:rsidR="00E62CDC" w:rsidRPr="00BE068B" w:rsidRDefault="00E62CDC" w:rsidP="001512DD">
            <w:pPr>
              <w:contextualSpacing/>
              <w:jc w:val="center"/>
              <w:rPr>
                <w:rFonts w:ascii="Gill Sans MT" w:hAnsi="Gill Sans MT"/>
              </w:rPr>
            </w:pPr>
            <w:r w:rsidRPr="00BE068B">
              <w:rPr>
                <w:rFonts w:ascii="Gill Sans MT" w:eastAsiaTheme="minorEastAsia" w:hAnsi="Gill Sans MT"/>
                <w:lang w:eastAsia="zh-CN"/>
              </w:rPr>
              <w:t>1=Male</w:t>
            </w:r>
          </w:p>
          <w:p w14:paraId="48456748" w14:textId="77777777" w:rsidR="00E62CDC" w:rsidRPr="00BE068B" w:rsidRDefault="00E62CDC" w:rsidP="001512DD">
            <w:pPr>
              <w:contextualSpacing/>
              <w:jc w:val="center"/>
              <w:rPr>
                <w:ins w:id="109" w:author="Stickler, Mercedes M. (E3/LTRM)" w:date="2014-09-22T15:50:00Z"/>
                <w:rFonts w:ascii="Gill Sans MT" w:eastAsiaTheme="minorEastAsia" w:hAnsi="Gill Sans MT"/>
                <w:lang w:eastAsia="zh-CN"/>
              </w:rPr>
            </w:pPr>
            <w:r w:rsidRPr="00BE068B">
              <w:rPr>
                <w:rFonts w:ascii="Gill Sans MT" w:eastAsiaTheme="minorEastAsia" w:hAnsi="Gill Sans MT"/>
                <w:lang w:eastAsia="zh-CN"/>
              </w:rPr>
              <w:t>2=Female</w:t>
            </w:r>
          </w:p>
          <w:p w14:paraId="2D586B28" w14:textId="11A642B2" w:rsidR="00755280" w:rsidRPr="00BE068B" w:rsidRDefault="00755280" w:rsidP="001512DD">
            <w:pPr>
              <w:contextualSpacing/>
              <w:jc w:val="center"/>
              <w:rPr>
                <w:rFonts w:ascii="Gill Sans MT" w:hAnsi="Gill Sans MT"/>
              </w:rPr>
            </w:pPr>
            <w:r w:rsidRPr="00BE068B">
              <w:rPr>
                <w:rFonts w:ascii="Gill Sans MT" w:eastAsiaTheme="minorEastAsia" w:hAnsi="Gill Sans MT"/>
                <w:lang w:eastAsia="zh-CN"/>
              </w:rPr>
              <w:t>999=Prefer not to respond</w:t>
            </w:r>
          </w:p>
        </w:tc>
        <w:tc>
          <w:tcPr>
            <w:tcW w:w="1440" w:type="dxa"/>
          </w:tcPr>
          <w:p w14:paraId="5BC57947" w14:textId="09C3C673" w:rsidR="00E62CDC" w:rsidRPr="00BE068B" w:rsidRDefault="00E62CDC" w:rsidP="001512DD">
            <w:pPr>
              <w:contextualSpacing/>
              <w:jc w:val="center"/>
              <w:rPr>
                <w:rFonts w:ascii="Gill Sans MT" w:hAnsi="Gill Sans MT"/>
              </w:rPr>
            </w:pPr>
            <w:r w:rsidRPr="00BE068B">
              <w:rPr>
                <w:rFonts w:ascii="Gill Sans MT" w:hAnsi="Gill Sans MT"/>
              </w:rPr>
              <w:t>Age?</w:t>
            </w:r>
          </w:p>
          <w:p w14:paraId="34139E32" w14:textId="7818E90F" w:rsidR="00E62CDC" w:rsidRPr="00BE068B" w:rsidRDefault="00E62CDC" w:rsidP="001512DD">
            <w:pPr>
              <w:contextualSpacing/>
              <w:jc w:val="center"/>
              <w:rPr>
                <w:rFonts w:ascii="Gill Sans MT" w:hAnsi="Gill Sans MT"/>
                <w:i/>
              </w:rPr>
            </w:pPr>
            <w:r w:rsidRPr="00BE068B">
              <w:rPr>
                <w:rFonts w:ascii="Gill Sans MT" w:hAnsi="Gill Sans MT"/>
                <w:i/>
              </w:rPr>
              <w:t>For children under 1 year, write 0. If the respondent doesn’t know, write 888.</w:t>
            </w:r>
          </w:p>
        </w:tc>
        <w:tc>
          <w:tcPr>
            <w:tcW w:w="1260" w:type="dxa"/>
          </w:tcPr>
          <w:p w14:paraId="0CD4BC03" w14:textId="77777777" w:rsidR="00E62CDC" w:rsidRPr="00BE068B" w:rsidRDefault="00E62CDC" w:rsidP="001512DD">
            <w:pPr>
              <w:contextualSpacing/>
              <w:jc w:val="center"/>
              <w:rPr>
                <w:rFonts w:ascii="Gill Sans MT" w:hAnsi="Gill Sans MT"/>
              </w:rPr>
            </w:pPr>
            <w:r w:rsidRPr="00BE068B">
              <w:rPr>
                <w:rFonts w:ascii="Gill Sans MT" w:hAnsi="Gill Sans MT"/>
              </w:rPr>
              <w:t>Relationship to the head?</w:t>
            </w:r>
          </w:p>
          <w:p w14:paraId="0A141D7D" w14:textId="77777777" w:rsidR="000427DF" w:rsidRPr="00BE068B" w:rsidRDefault="000427DF" w:rsidP="001512DD">
            <w:pPr>
              <w:contextualSpacing/>
              <w:jc w:val="center"/>
              <w:rPr>
                <w:rFonts w:ascii="Gill Sans MT" w:hAnsi="Gill Sans MT"/>
                <w:i/>
              </w:rPr>
            </w:pPr>
          </w:p>
          <w:p w14:paraId="6FA8B4A2" w14:textId="5E58A739" w:rsidR="000427DF" w:rsidRPr="00BE068B" w:rsidRDefault="000427DF" w:rsidP="001512DD">
            <w:pPr>
              <w:contextualSpacing/>
              <w:jc w:val="center"/>
              <w:rPr>
                <w:rFonts w:ascii="Gill Sans MT" w:hAnsi="Gill Sans MT"/>
                <w:i/>
              </w:rPr>
            </w:pPr>
            <w:r w:rsidRPr="00BE068B">
              <w:rPr>
                <w:rFonts w:ascii="Gill Sans MT" w:hAnsi="Gill Sans MT"/>
                <w:i/>
              </w:rPr>
              <w:t>See code 101</w:t>
            </w:r>
          </w:p>
        </w:tc>
        <w:tc>
          <w:tcPr>
            <w:tcW w:w="1350" w:type="dxa"/>
          </w:tcPr>
          <w:p w14:paraId="4203EBC2" w14:textId="0936E2EC" w:rsidR="00C14ED2" w:rsidRPr="00BE068B" w:rsidRDefault="00C14ED2" w:rsidP="001512DD">
            <w:pPr>
              <w:contextualSpacing/>
              <w:jc w:val="center"/>
              <w:rPr>
                <w:rFonts w:ascii="Gill Sans MT" w:hAnsi="Gill Sans MT"/>
                <w:i/>
              </w:rPr>
            </w:pPr>
            <w:r w:rsidRPr="00BE068B">
              <w:rPr>
                <w:rFonts w:ascii="Gill Sans MT" w:hAnsi="Gill Sans MT"/>
                <w:i/>
              </w:rPr>
              <w:t>If age&gt;3</w:t>
            </w:r>
          </w:p>
          <w:p w14:paraId="0ACCE278" w14:textId="77777777" w:rsidR="00E62CDC" w:rsidRPr="00BE068B" w:rsidRDefault="00E62CDC" w:rsidP="001512DD">
            <w:pPr>
              <w:contextualSpacing/>
              <w:jc w:val="center"/>
              <w:rPr>
                <w:rFonts w:ascii="Gill Sans MT" w:hAnsi="Gill Sans MT"/>
              </w:rPr>
            </w:pPr>
            <w:r w:rsidRPr="00BE068B">
              <w:rPr>
                <w:rFonts w:ascii="Gill Sans MT" w:hAnsi="Gill Sans MT"/>
              </w:rPr>
              <w:t>Highest level of education?</w:t>
            </w:r>
          </w:p>
          <w:p w14:paraId="73E44F1D" w14:textId="77777777" w:rsidR="000427DF" w:rsidRPr="00BE068B" w:rsidRDefault="000427DF" w:rsidP="001512DD">
            <w:pPr>
              <w:contextualSpacing/>
              <w:jc w:val="center"/>
              <w:rPr>
                <w:rFonts w:ascii="Gill Sans MT" w:hAnsi="Gill Sans MT"/>
              </w:rPr>
            </w:pPr>
          </w:p>
          <w:p w14:paraId="3626AE34" w14:textId="72B48B83" w:rsidR="000427DF" w:rsidRPr="00BE068B" w:rsidRDefault="000427DF" w:rsidP="001512DD">
            <w:pPr>
              <w:contextualSpacing/>
              <w:jc w:val="center"/>
              <w:rPr>
                <w:rFonts w:ascii="Gill Sans MT" w:hAnsi="Gill Sans MT"/>
                <w:i/>
              </w:rPr>
            </w:pPr>
            <w:r w:rsidRPr="00BE068B">
              <w:rPr>
                <w:rFonts w:ascii="Gill Sans MT" w:hAnsi="Gill Sans MT"/>
                <w:i/>
              </w:rPr>
              <w:t>See code 102</w:t>
            </w:r>
          </w:p>
        </w:tc>
        <w:tc>
          <w:tcPr>
            <w:tcW w:w="1530" w:type="dxa"/>
          </w:tcPr>
          <w:p w14:paraId="6D165855" w14:textId="421B8DEF" w:rsidR="00C14ED2" w:rsidRPr="00BE068B" w:rsidRDefault="00C14ED2" w:rsidP="00C14ED2">
            <w:pPr>
              <w:contextualSpacing/>
              <w:jc w:val="center"/>
              <w:rPr>
                <w:rFonts w:ascii="Gill Sans MT" w:hAnsi="Gill Sans MT"/>
                <w:i/>
              </w:rPr>
            </w:pPr>
            <w:r w:rsidRPr="00BE068B">
              <w:rPr>
                <w:rFonts w:ascii="Gill Sans MT" w:hAnsi="Gill Sans MT"/>
                <w:i/>
              </w:rPr>
              <w:t>If age&gt;3</w:t>
            </w:r>
          </w:p>
          <w:p w14:paraId="3213D7CD" w14:textId="77777777" w:rsidR="00E62CDC" w:rsidRPr="00BE068B" w:rsidRDefault="00E62CDC" w:rsidP="001512DD">
            <w:pPr>
              <w:contextualSpacing/>
              <w:jc w:val="center"/>
              <w:rPr>
                <w:rFonts w:ascii="Gill Sans MT" w:hAnsi="Gill Sans MT"/>
              </w:rPr>
            </w:pPr>
            <w:r w:rsidRPr="00BE068B">
              <w:rPr>
                <w:rFonts w:ascii="Gill Sans MT" w:hAnsi="Gill Sans MT"/>
              </w:rPr>
              <w:t>Currently enrolled in school?</w:t>
            </w:r>
          </w:p>
          <w:p w14:paraId="4F0D8895" w14:textId="3ED1A4C0" w:rsidR="00E62CDC" w:rsidRPr="00BE068B" w:rsidRDefault="00C14ED2" w:rsidP="00C14ED2">
            <w:pPr>
              <w:contextualSpacing/>
              <w:jc w:val="center"/>
              <w:rPr>
                <w:rFonts w:ascii="Gill Sans MT" w:hAnsi="Gill Sans MT"/>
              </w:rPr>
            </w:pPr>
            <w:r w:rsidRPr="00BE068B">
              <w:rPr>
                <w:rFonts w:ascii="Gill Sans MT" w:hAnsi="Gill Sans MT"/>
              </w:rPr>
              <w:t>0</w:t>
            </w:r>
            <w:r w:rsidR="00E62CDC" w:rsidRPr="00BE068B">
              <w:rPr>
                <w:rFonts w:ascii="Gill Sans MT" w:hAnsi="Gill Sans MT"/>
              </w:rPr>
              <w:t>=No</w:t>
            </w:r>
          </w:p>
          <w:p w14:paraId="33197FE7" w14:textId="7656020B" w:rsidR="00E62CDC" w:rsidRPr="00BE068B" w:rsidRDefault="00C14ED2" w:rsidP="001512DD">
            <w:pPr>
              <w:contextualSpacing/>
              <w:jc w:val="center"/>
              <w:rPr>
                <w:rFonts w:ascii="Gill Sans MT" w:hAnsi="Gill Sans MT"/>
              </w:rPr>
            </w:pPr>
            <w:r w:rsidRPr="00BE068B">
              <w:rPr>
                <w:rFonts w:ascii="Gill Sans MT" w:hAnsi="Gill Sans MT"/>
              </w:rPr>
              <w:t>1</w:t>
            </w:r>
            <w:r w:rsidR="00E62CDC" w:rsidRPr="00BE068B">
              <w:rPr>
                <w:rFonts w:ascii="Gill Sans MT" w:hAnsi="Gill Sans MT"/>
              </w:rPr>
              <w:t>=Yes</w:t>
            </w:r>
          </w:p>
          <w:p w14:paraId="04F5C468" w14:textId="48A75C7E" w:rsidR="00C14ED2" w:rsidRPr="00BE068B" w:rsidRDefault="00C14ED2" w:rsidP="001512DD">
            <w:pPr>
              <w:contextualSpacing/>
              <w:jc w:val="center"/>
              <w:rPr>
                <w:rFonts w:ascii="Gill Sans MT" w:hAnsi="Gill Sans MT"/>
                <w:i/>
              </w:rPr>
            </w:pPr>
            <w:r w:rsidRPr="00BE068B">
              <w:rPr>
                <w:rFonts w:ascii="Gill Sans MT" w:hAnsi="Gill Sans MT"/>
                <w:i/>
              </w:rPr>
              <w:t xml:space="preserve">If 1, skip C7 </w:t>
            </w:r>
          </w:p>
        </w:tc>
        <w:tc>
          <w:tcPr>
            <w:tcW w:w="1980" w:type="dxa"/>
          </w:tcPr>
          <w:p w14:paraId="0FE0F5DF" w14:textId="26C222D2" w:rsidR="00C14ED2" w:rsidRPr="00BE068B" w:rsidRDefault="00C14ED2" w:rsidP="00C14ED2">
            <w:pPr>
              <w:contextualSpacing/>
              <w:jc w:val="center"/>
              <w:rPr>
                <w:rFonts w:ascii="Gill Sans MT" w:hAnsi="Gill Sans MT"/>
                <w:i/>
              </w:rPr>
            </w:pPr>
            <w:r w:rsidRPr="00BE068B">
              <w:rPr>
                <w:rFonts w:ascii="Gill Sans MT" w:hAnsi="Gill Sans MT"/>
                <w:i/>
              </w:rPr>
              <w:t>If age&gt;3</w:t>
            </w:r>
          </w:p>
          <w:p w14:paraId="1C1098B6" w14:textId="64239DC3" w:rsidR="000427DF" w:rsidRPr="00BE068B" w:rsidRDefault="00E62CDC" w:rsidP="00C14ED2">
            <w:pPr>
              <w:contextualSpacing/>
              <w:jc w:val="center"/>
              <w:rPr>
                <w:rFonts w:ascii="Gill Sans MT" w:hAnsi="Gill Sans MT"/>
              </w:rPr>
            </w:pPr>
            <w:r w:rsidRPr="00BE068B">
              <w:rPr>
                <w:rFonts w:ascii="Gill Sans MT" w:hAnsi="Gill Sans MT"/>
              </w:rPr>
              <w:t>Why is the respondent not currently in school?</w:t>
            </w:r>
          </w:p>
          <w:p w14:paraId="66C91AEC" w14:textId="77777777" w:rsidR="000427DF" w:rsidRPr="00BE068B" w:rsidRDefault="000427DF" w:rsidP="001512DD">
            <w:pPr>
              <w:contextualSpacing/>
              <w:jc w:val="center"/>
              <w:rPr>
                <w:rFonts w:ascii="Gill Sans MT" w:hAnsi="Gill Sans MT"/>
                <w:i/>
              </w:rPr>
            </w:pPr>
            <w:r w:rsidRPr="00BE068B">
              <w:rPr>
                <w:rFonts w:ascii="Gill Sans MT" w:hAnsi="Gill Sans MT"/>
                <w:i/>
              </w:rPr>
              <w:t>See code 103</w:t>
            </w:r>
          </w:p>
          <w:p w14:paraId="56D57976" w14:textId="77777777" w:rsidR="000427DF" w:rsidRPr="00BE068B" w:rsidRDefault="000427DF" w:rsidP="001512DD">
            <w:pPr>
              <w:contextualSpacing/>
              <w:jc w:val="center"/>
              <w:rPr>
                <w:rFonts w:ascii="Gill Sans MT" w:hAnsi="Gill Sans MT"/>
                <w:i/>
              </w:rPr>
            </w:pPr>
            <w:r w:rsidRPr="00BE068B">
              <w:rPr>
                <w:rFonts w:ascii="Gill Sans MT" w:hAnsi="Gill Sans MT"/>
                <w:i/>
              </w:rPr>
              <w:t>Probe and code, select all that apply</w:t>
            </w:r>
          </w:p>
          <w:p w14:paraId="637C7025" w14:textId="3F2B016F" w:rsidR="00C14ED2" w:rsidRPr="00BE068B" w:rsidRDefault="00C14ED2" w:rsidP="001512DD">
            <w:pPr>
              <w:contextualSpacing/>
              <w:jc w:val="center"/>
              <w:rPr>
                <w:rFonts w:ascii="Gill Sans MT" w:hAnsi="Gill Sans MT"/>
                <w:i/>
              </w:rPr>
            </w:pPr>
            <w:r w:rsidRPr="00BE068B">
              <w:rPr>
                <w:rFonts w:ascii="Gill Sans MT" w:hAnsi="Gill Sans MT"/>
                <w:i/>
              </w:rPr>
              <w:t>Skip to C.13</w:t>
            </w:r>
          </w:p>
        </w:tc>
      </w:tr>
      <w:tr w:rsidR="000427DF" w:rsidRPr="00BE068B" w14:paraId="1CB94148" w14:textId="77777777" w:rsidTr="00BE068B">
        <w:trPr>
          <w:trHeight w:val="20"/>
        </w:trPr>
        <w:tc>
          <w:tcPr>
            <w:tcW w:w="715" w:type="dxa"/>
          </w:tcPr>
          <w:p w14:paraId="21ED2BE4" w14:textId="77777777" w:rsidR="008C2BC1" w:rsidRPr="00BE068B" w:rsidRDefault="008C2BC1" w:rsidP="001512DD">
            <w:pPr>
              <w:contextualSpacing/>
              <w:jc w:val="center"/>
              <w:rPr>
                <w:rFonts w:ascii="Gill Sans MT" w:hAnsi="Gill Sans MT"/>
              </w:rPr>
            </w:pPr>
          </w:p>
        </w:tc>
        <w:tc>
          <w:tcPr>
            <w:tcW w:w="3369" w:type="dxa"/>
          </w:tcPr>
          <w:p w14:paraId="22B99D00" w14:textId="77777777" w:rsidR="008C2BC1" w:rsidRPr="00BE068B" w:rsidRDefault="008C2BC1" w:rsidP="001512DD">
            <w:pPr>
              <w:contextualSpacing/>
              <w:jc w:val="center"/>
              <w:rPr>
                <w:rFonts w:ascii="Gill Sans MT" w:hAnsi="Gill Sans MT"/>
              </w:rPr>
            </w:pPr>
          </w:p>
        </w:tc>
        <w:tc>
          <w:tcPr>
            <w:tcW w:w="1800" w:type="dxa"/>
          </w:tcPr>
          <w:p w14:paraId="45C8D44E" w14:textId="77777777" w:rsidR="008C2BC1" w:rsidRPr="00BE068B" w:rsidRDefault="008C2BC1" w:rsidP="001512DD">
            <w:pPr>
              <w:contextualSpacing/>
              <w:jc w:val="center"/>
              <w:rPr>
                <w:rFonts w:ascii="Gill Sans MT" w:hAnsi="Gill Sans MT"/>
              </w:rPr>
            </w:pPr>
          </w:p>
        </w:tc>
        <w:tc>
          <w:tcPr>
            <w:tcW w:w="1440" w:type="dxa"/>
          </w:tcPr>
          <w:p w14:paraId="44857CDE" w14:textId="77777777" w:rsidR="008C2BC1" w:rsidRPr="00BE068B" w:rsidRDefault="008C2BC1" w:rsidP="001512DD">
            <w:pPr>
              <w:contextualSpacing/>
              <w:jc w:val="center"/>
              <w:rPr>
                <w:rFonts w:ascii="Gill Sans MT" w:hAnsi="Gill Sans MT"/>
              </w:rPr>
            </w:pPr>
          </w:p>
        </w:tc>
        <w:tc>
          <w:tcPr>
            <w:tcW w:w="1260" w:type="dxa"/>
          </w:tcPr>
          <w:p w14:paraId="501423E5" w14:textId="77777777" w:rsidR="008C2BC1" w:rsidRPr="00BE068B" w:rsidRDefault="008C2BC1" w:rsidP="001512DD">
            <w:pPr>
              <w:contextualSpacing/>
              <w:jc w:val="center"/>
              <w:rPr>
                <w:rFonts w:ascii="Gill Sans MT" w:hAnsi="Gill Sans MT"/>
              </w:rPr>
            </w:pPr>
          </w:p>
        </w:tc>
        <w:tc>
          <w:tcPr>
            <w:tcW w:w="1350" w:type="dxa"/>
          </w:tcPr>
          <w:p w14:paraId="2FB1DA77" w14:textId="77777777" w:rsidR="008C2BC1" w:rsidRPr="00BE068B" w:rsidRDefault="008C2BC1" w:rsidP="001512DD">
            <w:pPr>
              <w:contextualSpacing/>
              <w:jc w:val="center"/>
              <w:rPr>
                <w:rFonts w:ascii="Gill Sans MT" w:hAnsi="Gill Sans MT"/>
              </w:rPr>
            </w:pPr>
          </w:p>
        </w:tc>
        <w:tc>
          <w:tcPr>
            <w:tcW w:w="1530" w:type="dxa"/>
          </w:tcPr>
          <w:p w14:paraId="5516CBA4" w14:textId="77777777" w:rsidR="008C2BC1" w:rsidRPr="00BE068B" w:rsidRDefault="008C2BC1" w:rsidP="001512DD">
            <w:pPr>
              <w:contextualSpacing/>
              <w:jc w:val="center"/>
              <w:rPr>
                <w:rFonts w:ascii="Gill Sans MT" w:hAnsi="Gill Sans MT"/>
              </w:rPr>
            </w:pPr>
          </w:p>
        </w:tc>
        <w:tc>
          <w:tcPr>
            <w:tcW w:w="1980" w:type="dxa"/>
          </w:tcPr>
          <w:p w14:paraId="668F2632" w14:textId="77777777" w:rsidR="008C2BC1" w:rsidRPr="00BE068B" w:rsidRDefault="008C2BC1" w:rsidP="001512DD">
            <w:pPr>
              <w:contextualSpacing/>
              <w:jc w:val="center"/>
              <w:rPr>
                <w:rFonts w:ascii="Gill Sans MT" w:hAnsi="Gill Sans MT"/>
              </w:rPr>
            </w:pPr>
          </w:p>
        </w:tc>
      </w:tr>
      <w:tr w:rsidR="000427DF" w:rsidRPr="00BE068B" w14:paraId="51B91415" w14:textId="77777777" w:rsidTr="00BE068B">
        <w:trPr>
          <w:trHeight w:val="20"/>
        </w:trPr>
        <w:tc>
          <w:tcPr>
            <w:tcW w:w="715" w:type="dxa"/>
          </w:tcPr>
          <w:p w14:paraId="3E613D3D" w14:textId="6811C6B4" w:rsidR="00A667B3" w:rsidRPr="00BE068B" w:rsidRDefault="00E62CDC" w:rsidP="001512DD">
            <w:pPr>
              <w:contextualSpacing/>
              <w:jc w:val="center"/>
              <w:rPr>
                <w:rFonts w:ascii="Gill Sans MT" w:hAnsi="Gill Sans MT"/>
              </w:rPr>
            </w:pPr>
            <w:r w:rsidRPr="00BE068B">
              <w:rPr>
                <w:rFonts w:ascii="Gill Sans MT" w:hAnsi="Gill Sans MT"/>
              </w:rPr>
              <w:t>1</w:t>
            </w:r>
          </w:p>
        </w:tc>
        <w:tc>
          <w:tcPr>
            <w:tcW w:w="3369" w:type="dxa"/>
          </w:tcPr>
          <w:p w14:paraId="337728A6" w14:textId="77777777" w:rsidR="00A667B3" w:rsidRPr="00BE068B" w:rsidRDefault="00A667B3" w:rsidP="001512DD">
            <w:pPr>
              <w:contextualSpacing/>
              <w:jc w:val="center"/>
              <w:rPr>
                <w:rFonts w:ascii="Gill Sans MT" w:hAnsi="Gill Sans MT"/>
              </w:rPr>
            </w:pPr>
          </w:p>
        </w:tc>
        <w:tc>
          <w:tcPr>
            <w:tcW w:w="1800" w:type="dxa"/>
          </w:tcPr>
          <w:p w14:paraId="7D5F39D3" w14:textId="77777777" w:rsidR="00A667B3" w:rsidRPr="00BE068B" w:rsidRDefault="00A667B3" w:rsidP="001512DD">
            <w:pPr>
              <w:contextualSpacing/>
              <w:jc w:val="center"/>
              <w:rPr>
                <w:rFonts w:ascii="Gill Sans MT" w:hAnsi="Gill Sans MT"/>
              </w:rPr>
            </w:pPr>
          </w:p>
        </w:tc>
        <w:tc>
          <w:tcPr>
            <w:tcW w:w="1440" w:type="dxa"/>
          </w:tcPr>
          <w:p w14:paraId="493A4578" w14:textId="77777777" w:rsidR="00A667B3" w:rsidRPr="00BE068B" w:rsidRDefault="00A667B3" w:rsidP="001512DD">
            <w:pPr>
              <w:contextualSpacing/>
              <w:jc w:val="center"/>
              <w:rPr>
                <w:rFonts w:ascii="Gill Sans MT" w:hAnsi="Gill Sans MT"/>
              </w:rPr>
            </w:pPr>
          </w:p>
        </w:tc>
        <w:tc>
          <w:tcPr>
            <w:tcW w:w="1260" w:type="dxa"/>
          </w:tcPr>
          <w:p w14:paraId="5B87E322" w14:textId="77777777" w:rsidR="00A667B3" w:rsidRPr="00BE068B" w:rsidRDefault="00A667B3" w:rsidP="001512DD">
            <w:pPr>
              <w:contextualSpacing/>
              <w:jc w:val="center"/>
              <w:rPr>
                <w:rFonts w:ascii="Gill Sans MT" w:hAnsi="Gill Sans MT"/>
              </w:rPr>
            </w:pPr>
          </w:p>
        </w:tc>
        <w:tc>
          <w:tcPr>
            <w:tcW w:w="1350" w:type="dxa"/>
          </w:tcPr>
          <w:p w14:paraId="072187B1" w14:textId="77777777" w:rsidR="00A667B3" w:rsidRPr="00BE068B" w:rsidRDefault="00A667B3" w:rsidP="001512DD">
            <w:pPr>
              <w:contextualSpacing/>
              <w:jc w:val="center"/>
              <w:rPr>
                <w:rFonts w:ascii="Gill Sans MT" w:hAnsi="Gill Sans MT"/>
              </w:rPr>
            </w:pPr>
          </w:p>
        </w:tc>
        <w:tc>
          <w:tcPr>
            <w:tcW w:w="1530" w:type="dxa"/>
          </w:tcPr>
          <w:p w14:paraId="2C5F39D7" w14:textId="77777777" w:rsidR="00A667B3" w:rsidRPr="00BE068B" w:rsidRDefault="00A667B3" w:rsidP="001512DD">
            <w:pPr>
              <w:contextualSpacing/>
              <w:jc w:val="center"/>
              <w:rPr>
                <w:rFonts w:ascii="Gill Sans MT" w:hAnsi="Gill Sans MT"/>
              </w:rPr>
            </w:pPr>
          </w:p>
        </w:tc>
        <w:tc>
          <w:tcPr>
            <w:tcW w:w="1980" w:type="dxa"/>
          </w:tcPr>
          <w:p w14:paraId="5C3AAAD8" w14:textId="77777777" w:rsidR="00A667B3" w:rsidRPr="00BE068B" w:rsidRDefault="00A667B3" w:rsidP="001512DD">
            <w:pPr>
              <w:contextualSpacing/>
              <w:jc w:val="center"/>
              <w:rPr>
                <w:rFonts w:ascii="Gill Sans MT" w:hAnsi="Gill Sans MT"/>
              </w:rPr>
            </w:pPr>
          </w:p>
        </w:tc>
      </w:tr>
      <w:tr w:rsidR="000427DF" w:rsidRPr="00BE068B" w14:paraId="2D0F38CB" w14:textId="77777777" w:rsidTr="00BE068B">
        <w:trPr>
          <w:trHeight w:val="20"/>
        </w:trPr>
        <w:tc>
          <w:tcPr>
            <w:tcW w:w="715" w:type="dxa"/>
          </w:tcPr>
          <w:p w14:paraId="44444DE2" w14:textId="0D00E86C" w:rsidR="00A667B3" w:rsidRPr="00BE068B" w:rsidRDefault="00E62CDC" w:rsidP="001512DD">
            <w:pPr>
              <w:contextualSpacing/>
              <w:jc w:val="center"/>
              <w:rPr>
                <w:rFonts w:ascii="Gill Sans MT" w:hAnsi="Gill Sans MT"/>
              </w:rPr>
            </w:pPr>
            <w:r w:rsidRPr="00BE068B">
              <w:rPr>
                <w:rFonts w:ascii="Gill Sans MT" w:hAnsi="Gill Sans MT"/>
              </w:rPr>
              <w:t>2</w:t>
            </w:r>
          </w:p>
        </w:tc>
        <w:tc>
          <w:tcPr>
            <w:tcW w:w="3369" w:type="dxa"/>
          </w:tcPr>
          <w:p w14:paraId="0B6CB24B" w14:textId="77777777" w:rsidR="00A667B3" w:rsidRPr="00BE068B" w:rsidRDefault="00A667B3" w:rsidP="001512DD">
            <w:pPr>
              <w:contextualSpacing/>
              <w:jc w:val="center"/>
              <w:rPr>
                <w:rFonts w:ascii="Gill Sans MT" w:hAnsi="Gill Sans MT"/>
              </w:rPr>
            </w:pPr>
          </w:p>
        </w:tc>
        <w:tc>
          <w:tcPr>
            <w:tcW w:w="1800" w:type="dxa"/>
          </w:tcPr>
          <w:p w14:paraId="64009CE5" w14:textId="77777777" w:rsidR="00A667B3" w:rsidRPr="00BE068B" w:rsidRDefault="00A667B3" w:rsidP="001512DD">
            <w:pPr>
              <w:contextualSpacing/>
              <w:jc w:val="center"/>
              <w:rPr>
                <w:rFonts w:ascii="Gill Sans MT" w:hAnsi="Gill Sans MT"/>
              </w:rPr>
            </w:pPr>
          </w:p>
        </w:tc>
        <w:tc>
          <w:tcPr>
            <w:tcW w:w="1440" w:type="dxa"/>
          </w:tcPr>
          <w:p w14:paraId="068FD922" w14:textId="77777777" w:rsidR="00A667B3" w:rsidRPr="00BE068B" w:rsidRDefault="00A667B3" w:rsidP="001512DD">
            <w:pPr>
              <w:contextualSpacing/>
              <w:jc w:val="center"/>
              <w:rPr>
                <w:rFonts w:ascii="Gill Sans MT" w:hAnsi="Gill Sans MT"/>
              </w:rPr>
            </w:pPr>
          </w:p>
        </w:tc>
        <w:tc>
          <w:tcPr>
            <w:tcW w:w="1260" w:type="dxa"/>
          </w:tcPr>
          <w:p w14:paraId="57899BF5" w14:textId="77777777" w:rsidR="00A667B3" w:rsidRPr="00BE068B" w:rsidRDefault="00A667B3" w:rsidP="001512DD">
            <w:pPr>
              <w:contextualSpacing/>
              <w:jc w:val="center"/>
              <w:rPr>
                <w:rFonts w:ascii="Gill Sans MT" w:hAnsi="Gill Sans MT"/>
              </w:rPr>
            </w:pPr>
          </w:p>
        </w:tc>
        <w:tc>
          <w:tcPr>
            <w:tcW w:w="1350" w:type="dxa"/>
          </w:tcPr>
          <w:p w14:paraId="5530DF18" w14:textId="77777777" w:rsidR="00A667B3" w:rsidRPr="00BE068B" w:rsidRDefault="00A667B3" w:rsidP="001512DD">
            <w:pPr>
              <w:contextualSpacing/>
              <w:jc w:val="center"/>
              <w:rPr>
                <w:rFonts w:ascii="Gill Sans MT" w:hAnsi="Gill Sans MT"/>
              </w:rPr>
            </w:pPr>
          </w:p>
        </w:tc>
        <w:tc>
          <w:tcPr>
            <w:tcW w:w="1530" w:type="dxa"/>
          </w:tcPr>
          <w:p w14:paraId="4EEB746F" w14:textId="77777777" w:rsidR="00A667B3" w:rsidRPr="00BE068B" w:rsidRDefault="00A667B3" w:rsidP="001512DD">
            <w:pPr>
              <w:contextualSpacing/>
              <w:jc w:val="center"/>
              <w:rPr>
                <w:rFonts w:ascii="Gill Sans MT" w:hAnsi="Gill Sans MT"/>
              </w:rPr>
            </w:pPr>
          </w:p>
        </w:tc>
        <w:tc>
          <w:tcPr>
            <w:tcW w:w="1980" w:type="dxa"/>
          </w:tcPr>
          <w:p w14:paraId="39DEA290" w14:textId="77777777" w:rsidR="00A667B3" w:rsidRPr="00BE068B" w:rsidRDefault="00A667B3" w:rsidP="001512DD">
            <w:pPr>
              <w:contextualSpacing/>
              <w:jc w:val="center"/>
              <w:rPr>
                <w:rFonts w:ascii="Gill Sans MT" w:hAnsi="Gill Sans MT"/>
              </w:rPr>
            </w:pPr>
          </w:p>
        </w:tc>
      </w:tr>
      <w:tr w:rsidR="000427DF" w:rsidRPr="00BE068B" w14:paraId="44DDFBAE" w14:textId="77777777" w:rsidTr="00BE068B">
        <w:trPr>
          <w:trHeight w:val="20"/>
        </w:trPr>
        <w:tc>
          <w:tcPr>
            <w:tcW w:w="715" w:type="dxa"/>
          </w:tcPr>
          <w:p w14:paraId="207730DA" w14:textId="76E12277" w:rsidR="00A667B3" w:rsidRPr="00BE068B" w:rsidRDefault="00E62CDC" w:rsidP="001512DD">
            <w:pPr>
              <w:contextualSpacing/>
              <w:jc w:val="center"/>
              <w:rPr>
                <w:rFonts w:ascii="Gill Sans MT" w:hAnsi="Gill Sans MT"/>
              </w:rPr>
            </w:pPr>
            <w:r w:rsidRPr="00BE068B">
              <w:rPr>
                <w:rFonts w:ascii="Gill Sans MT" w:hAnsi="Gill Sans MT"/>
              </w:rPr>
              <w:t>3</w:t>
            </w:r>
          </w:p>
        </w:tc>
        <w:tc>
          <w:tcPr>
            <w:tcW w:w="3369" w:type="dxa"/>
          </w:tcPr>
          <w:p w14:paraId="1799F197" w14:textId="77777777" w:rsidR="00A667B3" w:rsidRPr="00BE068B" w:rsidRDefault="00A667B3" w:rsidP="001512DD">
            <w:pPr>
              <w:contextualSpacing/>
              <w:jc w:val="center"/>
              <w:rPr>
                <w:rFonts w:ascii="Gill Sans MT" w:hAnsi="Gill Sans MT"/>
              </w:rPr>
            </w:pPr>
          </w:p>
        </w:tc>
        <w:tc>
          <w:tcPr>
            <w:tcW w:w="1800" w:type="dxa"/>
          </w:tcPr>
          <w:p w14:paraId="07D5F1E5" w14:textId="77777777" w:rsidR="00A667B3" w:rsidRPr="00BE068B" w:rsidRDefault="00A667B3" w:rsidP="001512DD">
            <w:pPr>
              <w:contextualSpacing/>
              <w:jc w:val="center"/>
              <w:rPr>
                <w:rFonts w:ascii="Gill Sans MT" w:hAnsi="Gill Sans MT"/>
              </w:rPr>
            </w:pPr>
          </w:p>
        </w:tc>
        <w:tc>
          <w:tcPr>
            <w:tcW w:w="1440" w:type="dxa"/>
          </w:tcPr>
          <w:p w14:paraId="35AD8EF8" w14:textId="77777777" w:rsidR="00A667B3" w:rsidRPr="00BE068B" w:rsidRDefault="00A667B3" w:rsidP="001512DD">
            <w:pPr>
              <w:contextualSpacing/>
              <w:jc w:val="center"/>
              <w:rPr>
                <w:rFonts w:ascii="Gill Sans MT" w:hAnsi="Gill Sans MT"/>
              </w:rPr>
            </w:pPr>
          </w:p>
        </w:tc>
        <w:tc>
          <w:tcPr>
            <w:tcW w:w="1260" w:type="dxa"/>
          </w:tcPr>
          <w:p w14:paraId="5E52A372" w14:textId="77777777" w:rsidR="00A667B3" w:rsidRPr="00BE068B" w:rsidRDefault="00A667B3" w:rsidP="001512DD">
            <w:pPr>
              <w:contextualSpacing/>
              <w:jc w:val="center"/>
              <w:rPr>
                <w:rFonts w:ascii="Gill Sans MT" w:hAnsi="Gill Sans MT"/>
              </w:rPr>
            </w:pPr>
          </w:p>
        </w:tc>
        <w:tc>
          <w:tcPr>
            <w:tcW w:w="1350" w:type="dxa"/>
          </w:tcPr>
          <w:p w14:paraId="23554713" w14:textId="77777777" w:rsidR="00A667B3" w:rsidRPr="00BE068B" w:rsidRDefault="00A667B3" w:rsidP="001512DD">
            <w:pPr>
              <w:contextualSpacing/>
              <w:jc w:val="center"/>
              <w:rPr>
                <w:rFonts w:ascii="Gill Sans MT" w:hAnsi="Gill Sans MT"/>
              </w:rPr>
            </w:pPr>
          </w:p>
        </w:tc>
        <w:tc>
          <w:tcPr>
            <w:tcW w:w="1530" w:type="dxa"/>
          </w:tcPr>
          <w:p w14:paraId="199464A5" w14:textId="77777777" w:rsidR="00A667B3" w:rsidRPr="00BE068B" w:rsidRDefault="00A667B3" w:rsidP="001512DD">
            <w:pPr>
              <w:contextualSpacing/>
              <w:jc w:val="center"/>
              <w:rPr>
                <w:rFonts w:ascii="Gill Sans MT" w:hAnsi="Gill Sans MT"/>
              </w:rPr>
            </w:pPr>
          </w:p>
        </w:tc>
        <w:tc>
          <w:tcPr>
            <w:tcW w:w="1980" w:type="dxa"/>
          </w:tcPr>
          <w:p w14:paraId="6CE5BF04" w14:textId="77777777" w:rsidR="00A667B3" w:rsidRPr="00BE068B" w:rsidRDefault="00A667B3" w:rsidP="001512DD">
            <w:pPr>
              <w:contextualSpacing/>
              <w:jc w:val="center"/>
              <w:rPr>
                <w:rFonts w:ascii="Gill Sans MT" w:hAnsi="Gill Sans MT"/>
              </w:rPr>
            </w:pPr>
          </w:p>
        </w:tc>
      </w:tr>
      <w:tr w:rsidR="000427DF" w:rsidRPr="00BE068B" w14:paraId="0B55F667" w14:textId="77777777" w:rsidTr="00BE068B">
        <w:trPr>
          <w:trHeight w:val="20"/>
        </w:trPr>
        <w:tc>
          <w:tcPr>
            <w:tcW w:w="715" w:type="dxa"/>
          </w:tcPr>
          <w:p w14:paraId="130D2C8A" w14:textId="35F42804" w:rsidR="00A667B3" w:rsidRPr="00BE068B" w:rsidRDefault="00E62CDC" w:rsidP="001512DD">
            <w:pPr>
              <w:contextualSpacing/>
              <w:jc w:val="center"/>
              <w:rPr>
                <w:rFonts w:ascii="Gill Sans MT" w:hAnsi="Gill Sans MT"/>
              </w:rPr>
            </w:pPr>
            <w:r w:rsidRPr="00BE068B">
              <w:rPr>
                <w:rFonts w:ascii="Gill Sans MT" w:hAnsi="Gill Sans MT"/>
              </w:rPr>
              <w:t>4</w:t>
            </w:r>
          </w:p>
        </w:tc>
        <w:tc>
          <w:tcPr>
            <w:tcW w:w="3369" w:type="dxa"/>
          </w:tcPr>
          <w:p w14:paraId="7B7253F1" w14:textId="77777777" w:rsidR="00A667B3" w:rsidRPr="00BE068B" w:rsidRDefault="00A667B3" w:rsidP="001512DD">
            <w:pPr>
              <w:contextualSpacing/>
              <w:jc w:val="center"/>
              <w:rPr>
                <w:rFonts w:ascii="Gill Sans MT" w:hAnsi="Gill Sans MT"/>
              </w:rPr>
            </w:pPr>
          </w:p>
        </w:tc>
        <w:tc>
          <w:tcPr>
            <w:tcW w:w="1800" w:type="dxa"/>
          </w:tcPr>
          <w:p w14:paraId="6C0B2C06" w14:textId="77777777" w:rsidR="00A667B3" w:rsidRPr="00BE068B" w:rsidRDefault="00A667B3" w:rsidP="001512DD">
            <w:pPr>
              <w:contextualSpacing/>
              <w:jc w:val="center"/>
              <w:rPr>
                <w:rFonts w:ascii="Gill Sans MT" w:hAnsi="Gill Sans MT"/>
              </w:rPr>
            </w:pPr>
          </w:p>
        </w:tc>
        <w:tc>
          <w:tcPr>
            <w:tcW w:w="1440" w:type="dxa"/>
          </w:tcPr>
          <w:p w14:paraId="03A4DC8B" w14:textId="77777777" w:rsidR="00A667B3" w:rsidRPr="00BE068B" w:rsidRDefault="00A667B3" w:rsidP="001512DD">
            <w:pPr>
              <w:contextualSpacing/>
              <w:jc w:val="center"/>
              <w:rPr>
                <w:rFonts w:ascii="Gill Sans MT" w:hAnsi="Gill Sans MT"/>
              </w:rPr>
            </w:pPr>
          </w:p>
        </w:tc>
        <w:tc>
          <w:tcPr>
            <w:tcW w:w="1260" w:type="dxa"/>
          </w:tcPr>
          <w:p w14:paraId="66AD656F" w14:textId="77777777" w:rsidR="00A667B3" w:rsidRPr="00BE068B" w:rsidRDefault="00A667B3" w:rsidP="001512DD">
            <w:pPr>
              <w:contextualSpacing/>
              <w:jc w:val="center"/>
              <w:rPr>
                <w:rFonts w:ascii="Gill Sans MT" w:hAnsi="Gill Sans MT"/>
              </w:rPr>
            </w:pPr>
          </w:p>
        </w:tc>
        <w:tc>
          <w:tcPr>
            <w:tcW w:w="1350" w:type="dxa"/>
          </w:tcPr>
          <w:p w14:paraId="25194238" w14:textId="77777777" w:rsidR="00A667B3" w:rsidRPr="00BE068B" w:rsidRDefault="00A667B3" w:rsidP="001512DD">
            <w:pPr>
              <w:contextualSpacing/>
              <w:jc w:val="center"/>
              <w:rPr>
                <w:rFonts w:ascii="Gill Sans MT" w:hAnsi="Gill Sans MT"/>
              </w:rPr>
            </w:pPr>
          </w:p>
        </w:tc>
        <w:tc>
          <w:tcPr>
            <w:tcW w:w="1530" w:type="dxa"/>
          </w:tcPr>
          <w:p w14:paraId="550E3197" w14:textId="77777777" w:rsidR="00A667B3" w:rsidRPr="00BE068B" w:rsidRDefault="00A667B3" w:rsidP="001512DD">
            <w:pPr>
              <w:contextualSpacing/>
              <w:jc w:val="center"/>
              <w:rPr>
                <w:rFonts w:ascii="Gill Sans MT" w:hAnsi="Gill Sans MT"/>
              </w:rPr>
            </w:pPr>
          </w:p>
        </w:tc>
        <w:tc>
          <w:tcPr>
            <w:tcW w:w="1980" w:type="dxa"/>
          </w:tcPr>
          <w:p w14:paraId="1C914021" w14:textId="77777777" w:rsidR="00A667B3" w:rsidRPr="00BE068B" w:rsidRDefault="00A667B3" w:rsidP="001512DD">
            <w:pPr>
              <w:contextualSpacing/>
              <w:jc w:val="center"/>
              <w:rPr>
                <w:rFonts w:ascii="Gill Sans MT" w:hAnsi="Gill Sans MT"/>
              </w:rPr>
            </w:pPr>
          </w:p>
        </w:tc>
      </w:tr>
      <w:tr w:rsidR="000427DF" w:rsidRPr="00BE068B" w14:paraId="4ECA4B61" w14:textId="77777777" w:rsidTr="00BE068B">
        <w:trPr>
          <w:trHeight w:val="20"/>
        </w:trPr>
        <w:tc>
          <w:tcPr>
            <w:tcW w:w="715" w:type="dxa"/>
          </w:tcPr>
          <w:p w14:paraId="7BDA7AAC" w14:textId="72AFF3CC" w:rsidR="00A667B3" w:rsidRPr="00BE068B" w:rsidRDefault="00E62CDC" w:rsidP="001512DD">
            <w:pPr>
              <w:contextualSpacing/>
              <w:jc w:val="center"/>
              <w:rPr>
                <w:rFonts w:ascii="Gill Sans MT" w:hAnsi="Gill Sans MT"/>
              </w:rPr>
            </w:pPr>
            <w:r w:rsidRPr="00BE068B">
              <w:rPr>
                <w:rFonts w:ascii="Gill Sans MT" w:hAnsi="Gill Sans MT"/>
              </w:rPr>
              <w:t>5</w:t>
            </w:r>
          </w:p>
        </w:tc>
        <w:tc>
          <w:tcPr>
            <w:tcW w:w="3369" w:type="dxa"/>
          </w:tcPr>
          <w:p w14:paraId="07A10D9A" w14:textId="77777777" w:rsidR="00A667B3" w:rsidRPr="00BE068B" w:rsidRDefault="00A667B3" w:rsidP="001512DD">
            <w:pPr>
              <w:contextualSpacing/>
              <w:jc w:val="center"/>
              <w:rPr>
                <w:rFonts w:ascii="Gill Sans MT" w:hAnsi="Gill Sans MT"/>
              </w:rPr>
            </w:pPr>
          </w:p>
        </w:tc>
        <w:tc>
          <w:tcPr>
            <w:tcW w:w="1800" w:type="dxa"/>
          </w:tcPr>
          <w:p w14:paraId="48937CD3" w14:textId="77777777" w:rsidR="00A667B3" w:rsidRPr="00BE068B" w:rsidRDefault="00A667B3" w:rsidP="001512DD">
            <w:pPr>
              <w:contextualSpacing/>
              <w:jc w:val="center"/>
              <w:rPr>
                <w:rFonts w:ascii="Gill Sans MT" w:hAnsi="Gill Sans MT"/>
              </w:rPr>
            </w:pPr>
          </w:p>
        </w:tc>
        <w:tc>
          <w:tcPr>
            <w:tcW w:w="1440" w:type="dxa"/>
          </w:tcPr>
          <w:p w14:paraId="5D28871D" w14:textId="77777777" w:rsidR="00A667B3" w:rsidRPr="00BE068B" w:rsidRDefault="00A667B3" w:rsidP="001512DD">
            <w:pPr>
              <w:contextualSpacing/>
              <w:jc w:val="center"/>
              <w:rPr>
                <w:rFonts w:ascii="Gill Sans MT" w:hAnsi="Gill Sans MT"/>
              </w:rPr>
            </w:pPr>
          </w:p>
        </w:tc>
        <w:tc>
          <w:tcPr>
            <w:tcW w:w="1260" w:type="dxa"/>
          </w:tcPr>
          <w:p w14:paraId="76D442EA" w14:textId="77777777" w:rsidR="00A667B3" w:rsidRPr="00BE068B" w:rsidRDefault="00A667B3" w:rsidP="001512DD">
            <w:pPr>
              <w:contextualSpacing/>
              <w:jc w:val="center"/>
              <w:rPr>
                <w:rFonts w:ascii="Gill Sans MT" w:hAnsi="Gill Sans MT"/>
              </w:rPr>
            </w:pPr>
          </w:p>
        </w:tc>
        <w:tc>
          <w:tcPr>
            <w:tcW w:w="1350" w:type="dxa"/>
          </w:tcPr>
          <w:p w14:paraId="481813FA" w14:textId="77777777" w:rsidR="00A667B3" w:rsidRPr="00BE068B" w:rsidRDefault="00A667B3" w:rsidP="001512DD">
            <w:pPr>
              <w:contextualSpacing/>
              <w:jc w:val="center"/>
              <w:rPr>
                <w:rFonts w:ascii="Gill Sans MT" w:hAnsi="Gill Sans MT"/>
              </w:rPr>
            </w:pPr>
          </w:p>
        </w:tc>
        <w:tc>
          <w:tcPr>
            <w:tcW w:w="1530" w:type="dxa"/>
          </w:tcPr>
          <w:p w14:paraId="5EC33928" w14:textId="77777777" w:rsidR="00A667B3" w:rsidRPr="00BE068B" w:rsidRDefault="00A667B3" w:rsidP="001512DD">
            <w:pPr>
              <w:contextualSpacing/>
              <w:jc w:val="center"/>
              <w:rPr>
                <w:rFonts w:ascii="Gill Sans MT" w:hAnsi="Gill Sans MT"/>
              </w:rPr>
            </w:pPr>
          </w:p>
        </w:tc>
        <w:tc>
          <w:tcPr>
            <w:tcW w:w="1980" w:type="dxa"/>
          </w:tcPr>
          <w:p w14:paraId="02749D7C" w14:textId="77777777" w:rsidR="00A667B3" w:rsidRPr="00BE068B" w:rsidRDefault="00A667B3" w:rsidP="001512DD">
            <w:pPr>
              <w:contextualSpacing/>
              <w:jc w:val="center"/>
              <w:rPr>
                <w:rFonts w:ascii="Gill Sans MT" w:hAnsi="Gill Sans MT"/>
              </w:rPr>
            </w:pPr>
          </w:p>
        </w:tc>
      </w:tr>
      <w:tr w:rsidR="000427DF" w:rsidRPr="00BE068B" w14:paraId="4D42E3B8" w14:textId="77777777" w:rsidTr="00BE068B">
        <w:trPr>
          <w:trHeight w:val="20"/>
        </w:trPr>
        <w:tc>
          <w:tcPr>
            <w:tcW w:w="715" w:type="dxa"/>
          </w:tcPr>
          <w:p w14:paraId="41BA9DF5" w14:textId="6328CAD9" w:rsidR="00A667B3" w:rsidRPr="00BE068B" w:rsidRDefault="00E62CDC" w:rsidP="001512DD">
            <w:pPr>
              <w:contextualSpacing/>
              <w:jc w:val="center"/>
              <w:rPr>
                <w:rFonts w:ascii="Gill Sans MT" w:hAnsi="Gill Sans MT"/>
              </w:rPr>
            </w:pPr>
            <w:r w:rsidRPr="00BE068B">
              <w:rPr>
                <w:rFonts w:ascii="Gill Sans MT" w:hAnsi="Gill Sans MT"/>
              </w:rPr>
              <w:t>6</w:t>
            </w:r>
          </w:p>
        </w:tc>
        <w:tc>
          <w:tcPr>
            <w:tcW w:w="3369" w:type="dxa"/>
          </w:tcPr>
          <w:p w14:paraId="2F4AA90E" w14:textId="77777777" w:rsidR="00A667B3" w:rsidRPr="00BE068B" w:rsidRDefault="00A667B3" w:rsidP="001512DD">
            <w:pPr>
              <w:contextualSpacing/>
              <w:jc w:val="center"/>
              <w:rPr>
                <w:rFonts w:ascii="Gill Sans MT" w:hAnsi="Gill Sans MT"/>
              </w:rPr>
            </w:pPr>
          </w:p>
        </w:tc>
        <w:tc>
          <w:tcPr>
            <w:tcW w:w="1800" w:type="dxa"/>
          </w:tcPr>
          <w:p w14:paraId="5E444AE3" w14:textId="77777777" w:rsidR="00A667B3" w:rsidRPr="00BE068B" w:rsidRDefault="00A667B3" w:rsidP="001512DD">
            <w:pPr>
              <w:contextualSpacing/>
              <w:jc w:val="center"/>
              <w:rPr>
                <w:rFonts w:ascii="Gill Sans MT" w:hAnsi="Gill Sans MT"/>
              </w:rPr>
            </w:pPr>
          </w:p>
        </w:tc>
        <w:tc>
          <w:tcPr>
            <w:tcW w:w="1440" w:type="dxa"/>
          </w:tcPr>
          <w:p w14:paraId="7CF9C745" w14:textId="77777777" w:rsidR="00A667B3" w:rsidRPr="00BE068B" w:rsidRDefault="00A667B3" w:rsidP="001512DD">
            <w:pPr>
              <w:contextualSpacing/>
              <w:jc w:val="center"/>
              <w:rPr>
                <w:rFonts w:ascii="Gill Sans MT" w:hAnsi="Gill Sans MT"/>
              </w:rPr>
            </w:pPr>
          </w:p>
        </w:tc>
        <w:tc>
          <w:tcPr>
            <w:tcW w:w="1260" w:type="dxa"/>
          </w:tcPr>
          <w:p w14:paraId="155E95FC" w14:textId="77777777" w:rsidR="00A667B3" w:rsidRPr="00BE068B" w:rsidRDefault="00A667B3" w:rsidP="001512DD">
            <w:pPr>
              <w:contextualSpacing/>
              <w:jc w:val="center"/>
              <w:rPr>
                <w:rFonts w:ascii="Gill Sans MT" w:hAnsi="Gill Sans MT"/>
              </w:rPr>
            </w:pPr>
          </w:p>
        </w:tc>
        <w:tc>
          <w:tcPr>
            <w:tcW w:w="1350" w:type="dxa"/>
          </w:tcPr>
          <w:p w14:paraId="68AC9805" w14:textId="77777777" w:rsidR="00A667B3" w:rsidRPr="00BE068B" w:rsidRDefault="00A667B3" w:rsidP="001512DD">
            <w:pPr>
              <w:contextualSpacing/>
              <w:jc w:val="center"/>
              <w:rPr>
                <w:rFonts w:ascii="Gill Sans MT" w:hAnsi="Gill Sans MT"/>
              </w:rPr>
            </w:pPr>
          </w:p>
        </w:tc>
        <w:tc>
          <w:tcPr>
            <w:tcW w:w="1530" w:type="dxa"/>
          </w:tcPr>
          <w:p w14:paraId="4050EFDA" w14:textId="77777777" w:rsidR="00A667B3" w:rsidRPr="00BE068B" w:rsidRDefault="00A667B3" w:rsidP="001512DD">
            <w:pPr>
              <w:contextualSpacing/>
              <w:jc w:val="center"/>
              <w:rPr>
                <w:rFonts w:ascii="Gill Sans MT" w:hAnsi="Gill Sans MT"/>
              </w:rPr>
            </w:pPr>
          </w:p>
        </w:tc>
        <w:tc>
          <w:tcPr>
            <w:tcW w:w="1980" w:type="dxa"/>
          </w:tcPr>
          <w:p w14:paraId="7C0E5795" w14:textId="77777777" w:rsidR="00A667B3" w:rsidRPr="00BE068B" w:rsidRDefault="00A667B3" w:rsidP="001512DD">
            <w:pPr>
              <w:contextualSpacing/>
              <w:jc w:val="center"/>
              <w:rPr>
                <w:rFonts w:ascii="Gill Sans MT" w:hAnsi="Gill Sans MT"/>
              </w:rPr>
            </w:pPr>
          </w:p>
        </w:tc>
      </w:tr>
      <w:tr w:rsidR="000427DF" w:rsidRPr="00BE068B" w14:paraId="586B439B" w14:textId="77777777" w:rsidTr="00BE068B">
        <w:trPr>
          <w:trHeight w:val="20"/>
        </w:trPr>
        <w:tc>
          <w:tcPr>
            <w:tcW w:w="715" w:type="dxa"/>
          </w:tcPr>
          <w:p w14:paraId="3C028C5A" w14:textId="2EFADCD8" w:rsidR="00A667B3" w:rsidRPr="00BE068B" w:rsidRDefault="00E62CDC" w:rsidP="001512DD">
            <w:pPr>
              <w:contextualSpacing/>
              <w:jc w:val="center"/>
              <w:rPr>
                <w:rFonts w:ascii="Gill Sans MT" w:hAnsi="Gill Sans MT"/>
              </w:rPr>
            </w:pPr>
            <w:r w:rsidRPr="00BE068B">
              <w:rPr>
                <w:rFonts w:ascii="Gill Sans MT" w:hAnsi="Gill Sans MT"/>
              </w:rPr>
              <w:t>7</w:t>
            </w:r>
          </w:p>
        </w:tc>
        <w:tc>
          <w:tcPr>
            <w:tcW w:w="3369" w:type="dxa"/>
          </w:tcPr>
          <w:p w14:paraId="48CF32E9" w14:textId="77777777" w:rsidR="00A667B3" w:rsidRPr="00BE068B" w:rsidRDefault="00A667B3" w:rsidP="001512DD">
            <w:pPr>
              <w:contextualSpacing/>
              <w:jc w:val="center"/>
              <w:rPr>
                <w:rFonts w:ascii="Gill Sans MT" w:hAnsi="Gill Sans MT"/>
              </w:rPr>
            </w:pPr>
          </w:p>
        </w:tc>
        <w:tc>
          <w:tcPr>
            <w:tcW w:w="1800" w:type="dxa"/>
          </w:tcPr>
          <w:p w14:paraId="4FE0E2CB" w14:textId="77777777" w:rsidR="00A667B3" w:rsidRPr="00BE068B" w:rsidRDefault="00A667B3" w:rsidP="001512DD">
            <w:pPr>
              <w:contextualSpacing/>
              <w:jc w:val="center"/>
              <w:rPr>
                <w:rFonts w:ascii="Gill Sans MT" w:hAnsi="Gill Sans MT"/>
              </w:rPr>
            </w:pPr>
          </w:p>
        </w:tc>
        <w:tc>
          <w:tcPr>
            <w:tcW w:w="1440" w:type="dxa"/>
          </w:tcPr>
          <w:p w14:paraId="016970E6" w14:textId="77777777" w:rsidR="00A667B3" w:rsidRPr="00BE068B" w:rsidRDefault="00A667B3" w:rsidP="001512DD">
            <w:pPr>
              <w:contextualSpacing/>
              <w:jc w:val="center"/>
              <w:rPr>
                <w:rFonts w:ascii="Gill Sans MT" w:hAnsi="Gill Sans MT"/>
              </w:rPr>
            </w:pPr>
          </w:p>
        </w:tc>
        <w:tc>
          <w:tcPr>
            <w:tcW w:w="1260" w:type="dxa"/>
          </w:tcPr>
          <w:p w14:paraId="451CD14A" w14:textId="77777777" w:rsidR="00A667B3" w:rsidRPr="00BE068B" w:rsidRDefault="00A667B3" w:rsidP="001512DD">
            <w:pPr>
              <w:contextualSpacing/>
              <w:jc w:val="center"/>
              <w:rPr>
                <w:rFonts w:ascii="Gill Sans MT" w:hAnsi="Gill Sans MT"/>
              </w:rPr>
            </w:pPr>
          </w:p>
        </w:tc>
        <w:tc>
          <w:tcPr>
            <w:tcW w:w="1350" w:type="dxa"/>
          </w:tcPr>
          <w:p w14:paraId="7D95E463" w14:textId="77777777" w:rsidR="00A667B3" w:rsidRPr="00BE068B" w:rsidRDefault="00A667B3" w:rsidP="001512DD">
            <w:pPr>
              <w:contextualSpacing/>
              <w:jc w:val="center"/>
              <w:rPr>
                <w:rFonts w:ascii="Gill Sans MT" w:hAnsi="Gill Sans MT"/>
              </w:rPr>
            </w:pPr>
          </w:p>
        </w:tc>
        <w:tc>
          <w:tcPr>
            <w:tcW w:w="1530" w:type="dxa"/>
          </w:tcPr>
          <w:p w14:paraId="7A67B3D4" w14:textId="77777777" w:rsidR="00A667B3" w:rsidRPr="00BE068B" w:rsidRDefault="00A667B3" w:rsidP="001512DD">
            <w:pPr>
              <w:contextualSpacing/>
              <w:jc w:val="center"/>
              <w:rPr>
                <w:rFonts w:ascii="Gill Sans MT" w:hAnsi="Gill Sans MT"/>
              </w:rPr>
            </w:pPr>
          </w:p>
        </w:tc>
        <w:tc>
          <w:tcPr>
            <w:tcW w:w="1980" w:type="dxa"/>
          </w:tcPr>
          <w:p w14:paraId="776AD49B" w14:textId="77777777" w:rsidR="00A667B3" w:rsidRPr="00BE068B" w:rsidRDefault="00A667B3" w:rsidP="001512DD">
            <w:pPr>
              <w:contextualSpacing/>
              <w:jc w:val="center"/>
              <w:rPr>
                <w:rFonts w:ascii="Gill Sans MT" w:hAnsi="Gill Sans MT"/>
              </w:rPr>
            </w:pPr>
          </w:p>
        </w:tc>
      </w:tr>
      <w:tr w:rsidR="000427DF" w:rsidRPr="00BE068B" w14:paraId="19E68591" w14:textId="77777777" w:rsidTr="00BE068B">
        <w:trPr>
          <w:trHeight w:val="20"/>
        </w:trPr>
        <w:tc>
          <w:tcPr>
            <w:tcW w:w="715" w:type="dxa"/>
          </w:tcPr>
          <w:p w14:paraId="260D708B" w14:textId="68F72787" w:rsidR="00A667B3" w:rsidRPr="00BE068B" w:rsidRDefault="00E62CDC" w:rsidP="001512DD">
            <w:pPr>
              <w:contextualSpacing/>
              <w:jc w:val="center"/>
              <w:rPr>
                <w:rFonts w:ascii="Gill Sans MT" w:hAnsi="Gill Sans MT"/>
              </w:rPr>
            </w:pPr>
            <w:r w:rsidRPr="00BE068B">
              <w:rPr>
                <w:rFonts w:ascii="Gill Sans MT" w:hAnsi="Gill Sans MT"/>
              </w:rPr>
              <w:t>8</w:t>
            </w:r>
          </w:p>
        </w:tc>
        <w:tc>
          <w:tcPr>
            <w:tcW w:w="3369" w:type="dxa"/>
          </w:tcPr>
          <w:p w14:paraId="6CA3592A" w14:textId="77777777" w:rsidR="00A667B3" w:rsidRPr="00BE068B" w:rsidRDefault="00A667B3" w:rsidP="001512DD">
            <w:pPr>
              <w:contextualSpacing/>
              <w:jc w:val="center"/>
              <w:rPr>
                <w:rFonts w:ascii="Gill Sans MT" w:hAnsi="Gill Sans MT"/>
              </w:rPr>
            </w:pPr>
          </w:p>
        </w:tc>
        <w:tc>
          <w:tcPr>
            <w:tcW w:w="1800" w:type="dxa"/>
          </w:tcPr>
          <w:p w14:paraId="51A083D6" w14:textId="77777777" w:rsidR="00A667B3" w:rsidRPr="00BE068B" w:rsidRDefault="00A667B3" w:rsidP="001512DD">
            <w:pPr>
              <w:contextualSpacing/>
              <w:jc w:val="center"/>
              <w:rPr>
                <w:rFonts w:ascii="Gill Sans MT" w:hAnsi="Gill Sans MT"/>
              </w:rPr>
            </w:pPr>
          </w:p>
        </w:tc>
        <w:tc>
          <w:tcPr>
            <w:tcW w:w="1440" w:type="dxa"/>
          </w:tcPr>
          <w:p w14:paraId="15EE9205" w14:textId="77777777" w:rsidR="00A667B3" w:rsidRPr="00BE068B" w:rsidRDefault="00A667B3" w:rsidP="001512DD">
            <w:pPr>
              <w:contextualSpacing/>
              <w:jc w:val="center"/>
              <w:rPr>
                <w:rFonts w:ascii="Gill Sans MT" w:hAnsi="Gill Sans MT"/>
              </w:rPr>
            </w:pPr>
          </w:p>
        </w:tc>
        <w:tc>
          <w:tcPr>
            <w:tcW w:w="1260" w:type="dxa"/>
          </w:tcPr>
          <w:p w14:paraId="7C648528" w14:textId="77777777" w:rsidR="00A667B3" w:rsidRPr="00BE068B" w:rsidRDefault="00A667B3" w:rsidP="001512DD">
            <w:pPr>
              <w:contextualSpacing/>
              <w:jc w:val="center"/>
              <w:rPr>
                <w:rFonts w:ascii="Gill Sans MT" w:hAnsi="Gill Sans MT"/>
              </w:rPr>
            </w:pPr>
          </w:p>
        </w:tc>
        <w:tc>
          <w:tcPr>
            <w:tcW w:w="1350" w:type="dxa"/>
          </w:tcPr>
          <w:p w14:paraId="37554A57" w14:textId="77777777" w:rsidR="00A667B3" w:rsidRPr="00BE068B" w:rsidRDefault="00A667B3" w:rsidP="001512DD">
            <w:pPr>
              <w:contextualSpacing/>
              <w:jc w:val="center"/>
              <w:rPr>
                <w:rFonts w:ascii="Gill Sans MT" w:hAnsi="Gill Sans MT"/>
              </w:rPr>
            </w:pPr>
          </w:p>
        </w:tc>
        <w:tc>
          <w:tcPr>
            <w:tcW w:w="1530" w:type="dxa"/>
          </w:tcPr>
          <w:p w14:paraId="5E11BA5B" w14:textId="77777777" w:rsidR="00A667B3" w:rsidRPr="00BE068B" w:rsidRDefault="00A667B3" w:rsidP="001512DD">
            <w:pPr>
              <w:contextualSpacing/>
              <w:jc w:val="center"/>
              <w:rPr>
                <w:rFonts w:ascii="Gill Sans MT" w:hAnsi="Gill Sans MT"/>
              </w:rPr>
            </w:pPr>
          </w:p>
        </w:tc>
        <w:tc>
          <w:tcPr>
            <w:tcW w:w="1980" w:type="dxa"/>
          </w:tcPr>
          <w:p w14:paraId="69270B39" w14:textId="77777777" w:rsidR="00A667B3" w:rsidRPr="00BE068B" w:rsidRDefault="00A667B3" w:rsidP="001512DD">
            <w:pPr>
              <w:contextualSpacing/>
              <w:jc w:val="center"/>
              <w:rPr>
                <w:rFonts w:ascii="Gill Sans MT" w:hAnsi="Gill Sans MT"/>
              </w:rPr>
            </w:pPr>
          </w:p>
        </w:tc>
      </w:tr>
      <w:tr w:rsidR="000427DF" w:rsidRPr="00BE068B" w14:paraId="528E6F9D" w14:textId="77777777" w:rsidTr="00BE068B">
        <w:trPr>
          <w:trHeight w:val="20"/>
        </w:trPr>
        <w:tc>
          <w:tcPr>
            <w:tcW w:w="715" w:type="dxa"/>
          </w:tcPr>
          <w:p w14:paraId="3B9EC8D1" w14:textId="6CB456CF" w:rsidR="00A667B3" w:rsidRPr="00BE068B" w:rsidRDefault="00E62CDC" w:rsidP="001512DD">
            <w:pPr>
              <w:contextualSpacing/>
              <w:jc w:val="center"/>
              <w:rPr>
                <w:rFonts w:ascii="Gill Sans MT" w:hAnsi="Gill Sans MT"/>
              </w:rPr>
            </w:pPr>
            <w:r w:rsidRPr="00BE068B">
              <w:rPr>
                <w:rFonts w:ascii="Gill Sans MT" w:hAnsi="Gill Sans MT"/>
              </w:rPr>
              <w:t>9</w:t>
            </w:r>
          </w:p>
        </w:tc>
        <w:tc>
          <w:tcPr>
            <w:tcW w:w="3369" w:type="dxa"/>
          </w:tcPr>
          <w:p w14:paraId="558ADC28" w14:textId="77777777" w:rsidR="00A667B3" w:rsidRPr="00BE068B" w:rsidRDefault="00A667B3" w:rsidP="001512DD">
            <w:pPr>
              <w:contextualSpacing/>
              <w:jc w:val="center"/>
              <w:rPr>
                <w:rFonts w:ascii="Gill Sans MT" w:hAnsi="Gill Sans MT"/>
              </w:rPr>
            </w:pPr>
          </w:p>
        </w:tc>
        <w:tc>
          <w:tcPr>
            <w:tcW w:w="1800" w:type="dxa"/>
          </w:tcPr>
          <w:p w14:paraId="4B2CC964" w14:textId="77777777" w:rsidR="00A667B3" w:rsidRPr="00BE068B" w:rsidRDefault="00A667B3" w:rsidP="001512DD">
            <w:pPr>
              <w:contextualSpacing/>
              <w:jc w:val="center"/>
              <w:rPr>
                <w:rFonts w:ascii="Gill Sans MT" w:hAnsi="Gill Sans MT"/>
              </w:rPr>
            </w:pPr>
          </w:p>
        </w:tc>
        <w:tc>
          <w:tcPr>
            <w:tcW w:w="1440" w:type="dxa"/>
          </w:tcPr>
          <w:p w14:paraId="1036D986" w14:textId="77777777" w:rsidR="00A667B3" w:rsidRPr="00BE068B" w:rsidRDefault="00A667B3" w:rsidP="001512DD">
            <w:pPr>
              <w:contextualSpacing/>
              <w:jc w:val="center"/>
              <w:rPr>
                <w:rFonts w:ascii="Gill Sans MT" w:hAnsi="Gill Sans MT"/>
              </w:rPr>
            </w:pPr>
          </w:p>
        </w:tc>
        <w:tc>
          <w:tcPr>
            <w:tcW w:w="1260" w:type="dxa"/>
          </w:tcPr>
          <w:p w14:paraId="23439524" w14:textId="77777777" w:rsidR="00A667B3" w:rsidRPr="00BE068B" w:rsidRDefault="00A667B3" w:rsidP="001512DD">
            <w:pPr>
              <w:contextualSpacing/>
              <w:jc w:val="center"/>
              <w:rPr>
                <w:rFonts w:ascii="Gill Sans MT" w:hAnsi="Gill Sans MT"/>
              </w:rPr>
            </w:pPr>
          </w:p>
        </w:tc>
        <w:tc>
          <w:tcPr>
            <w:tcW w:w="1350" w:type="dxa"/>
          </w:tcPr>
          <w:p w14:paraId="72BD470A" w14:textId="77777777" w:rsidR="00A667B3" w:rsidRPr="00BE068B" w:rsidRDefault="00A667B3" w:rsidP="001512DD">
            <w:pPr>
              <w:contextualSpacing/>
              <w:jc w:val="center"/>
              <w:rPr>
                <w:rFonts w:ascii="Gill Sans MT" w:hAnsi="Gill Sans MT"/>
              </w:rPr>
            </w:pPr>
          </w:p>
        </w:tc>
        <w:tc>
          <w:tcPr>
            <w:tcW w:w="1530" w:type="dxa"/>
          </w:tcPr>
          <w:p w14:paraId="625B36FA" w14:textId="77777777" w:rsidR="00A667B3" w:rsidRPr="00BE068B" w:rsidRDefault="00A667B3" w:rsidP="001512DD">
            <w:pPr>
              <w:contextualSpacing/>
              <w:jc w:val="center"/>
              <w:rPr>
                <w:rFonts w:ascii="Gill Sans MT" w:hAnsi="Gill Sans MT"/>
              </w:rPr>
            </w:pPr>
          </w:p>
        </w:tc>
        <w:tc>
          <w:tcPr>
            <w:tcW w:w="1980" w:type="dxa"/>
          </w:tcPr>
          <w:p w14:paraId="605907D5" w14:textId="77777777" w:rsidR="00A667B3" w:rsidRPr="00BE068B" w:rsidRDefault="00A667B3" w:rsidP="001512DD">
            <w:pPr>
              <w:contextualSpacing/>
              <w:jc w:val="center"/>
              <w:rPr>
                <w:rFonts w:ascii="Gill Sans MT" w:hAnsi="Gill Sans MT"/>
              </w:rPr>
            </w:pPr>
          </w:p>
        </w:tc>
      </w:tr>
      <w:tr w:rsidR="000427DF" w:rsidRPr="00BE068B" w14:paraId="42646B5E" w14:textId="77777777" w:rsidTr="00BE068B">
        <w:trPr>
          <w:trHeight w:val="20"/>
        </w:trPr>
        <w:tc>
          <w:tcPr>
            <w:tcW w:w="715" w:type="dxa"/>
          </w:tcPr>
          <w:p w14:paraId="3D5CAFD4" w14:textId="5D732B33" w:rsidR="00A667B3" w:rsidRPr="00BE068B" w:rsidRDefault="00E62CDC" w:rsidP="001512DD">
            <w:pPr>
              <w:contextualSpacing/>
              <w:jc w:val="center"/>
              <w:rPr>
                <w:rFonts w:ascii="Gill Sans MT" w:hAnsi="Gill Sans MT"/>
              </w:rPr>
            </w:pPr>
            <w:r w:rsidRPr="00BE068B">
              <w:rPr>
                <w:rFonts w:ascii="Gill Sans MT" w:hAnsi="Gill Sans MT"/>
              </w:rPr>
              <w:t>10</w:t>
            </w:r>
          </w:p>
        </w:tc>
        <w:tc>
          <w:tcPr>
            <w:tcW w:w="3369" w:type="dxa"/>
          </w:tcPr>
          <w:p w14:paraId="27D23108" w14:textId="77777777" w:rsidR="00A667B3" w:rsidRPr="00BE068B" w:rsidRDefault="00A667B3" w:rsidP="001512DD">
            <w:pPr>
              <w:contextualSpacing/>
              <w:jc w:val="center"/>
              <w:rPr>
                <w:rFonts w:ascii="Gill Sans MT" w:hAnsi="Gill Sans MT"/>
              </w:rPr>
            </w:pPr>
          </w:p>
        </w:tc>
        <w:tc>
          <w:tcPr>
            <w:tcW w:w="1800" w:type="dxa"/>
          </w:tcPr>
          <w:p w14:paraId="45AFD1A7" w14:textId="77777777" w:rsidR="00A667B3" w:rsidRPr="00BE068B" w:rsidRDefault="00A667B3" w:rsidP="001512DD">
            <w:pPr>
              <w:contextualSpacing/>
              <w:jc w:val="center"/>
              <w:rPr>
                <w:rFonts w:ascii="Gill Sans MT" w:hAnsi="Gill Sans MT"/>
              </w:rPr>
            </w:pPr>
          </w:p>
        </w:tc>
        <w:tc>
          <w:tcPr>
            <w:tcW w:w="1440" w:type="dxa"/>
          </w:tcPr>
          <w:p w14:paraId="050AD408" w14:textId="77777777" w:rsidR="00A667B3" w:rsidRPr="00BE068B" w:rsidRDefault="00A667B3" w:rsidP="001512DD">
            <w:pPr>
              <w:contextualSpacing/>
              <w:jc w:val="center"/>
              <w:rPr>
                <w:rFonts w:ascii="Gill Sans MT" w:hAnsi="Gill Sans MT"/>
              </w:rPr>
            </w:pPr>
          </w:p>
        </w:tc>
        <w:tc>
          <w:tcPr>
            <w:tcW w:w="1260" w:type="dxa"/>
          </w:tcPr>
          <w:p w14:paraId="0B74DAA7" w14:textId="77777777" w:rsidR="00A667B3" w:rsidRPr="00BE068B" w:rsidRDefault="00A667B3" w:rsidP="001512DD">
            <w:pPr>
              <w:contextualSpacing/>
              <w:jc w:val="center"/>
              <w:rPr>
                <w:rFonts w:ascii="Gill Sans MT" w:hAnsi="Gill Sans MT"/>
              </w:rPr>
            </w:pPr>
          </w:p>
        </w:tc>
        <w:tc>
          <w:tcPr>
            <w:tcW w:w="1350" w:type="dxa"/>
          </w:tcPr>
          <w:p w14:paraId="1CF4DE6F" w14:textId="77777777" w:rsidR="00A667B3" w:rsidRPr="00BE068B" w:rsidRDefault="00A667B3" w:rsidP="001512DD">
            <w:pPr>
              <w:contextualSpacing/>
              <w:jc w:val="center"/>
              <w:rPr>
                <w:rFonts w:ascii="Gill Sans MT" w:hAnsi="Gill Sans MT"/>
              </w:rPr>
            </w:pPr>
          </w:p>
        </w:tc>
        <w:tc>
          <w:tcPr>
            <w:tcW w:w="1530" w:type="dxa"/>
          </w:tcPr>
          <w:p w14:paraId="790610C7" w14:textId="77777777" w:rsidR="00A667B3" w:rsidRPr="00BE068B" w:rsidRDefault="00A667B3" w:rsidP="001512DD">
            <w:pPr>
              <w:contextualSpacing/>
              <w:jc w:val="center"/>
              <w:rPr>
                <w:rFonts w:ascii="Gill Sans MT" w:hAnsi="Gill Sans MT"/>
              </w:rPr>
            </w:pPr>
          </w:p>
        </w:tc>
        <w:tc>
          <w:tcPr>
            <w:tcW w:w="1980" w:type="dxa"/>
          </w:tcPr>
          <w:p w14:paraId="78BE94EE" w14:textId="77777777" w:rsidR="00A667B3" w:rsidRPr="00BE068B" w:rsidRDefault="00A667B3" w:rsidP="001512DD">
            <w:pPr>
              <w:contextualSpacing/>
              <w:jc w:val="center"/>
              <w:rPr>
                <w:rFonts w:ascii="Gill Sans MT" w:hAnsi="Gill Sans MT"/>
              </w:rPr>
            </w:pPr>
          </w:p>
        </w:tc>
      </w:tr>
    </w:tbl>
    <w:p w14:paraId="5F6AFEC8" w14:textId="77777777" w:rsidR="00137629" w:rsidRPr="00BE068B" w:rsidRDefault="00137629" w:rsidP="001512DD">
      <w:pPr>
        <w:spacing w:after="0" w:line="240" w:lineRule="auto"/>
        <w:contextualSpacing/>
        <w:rPr>
          <w:rFonts w:ascii="Gill Sans MT" w:hAnsi="Gill Sans MT"/>
        </w:rPr>
      </w:pPr>
    </w:p>
    <w:tbl>
      <w:tblPr>
        <w:tblStyle w:val="TableGrid"/>
        <w:tblW w:w="0" w:type="auto"/>
        <w:tblInd w:w="-781" w:type="dxa"/>
        <w:tblCellMar>
          <w:left w:w="29" w:type="dxa"/>
          <w:right w:w="29" w:type="dxa"/>
        </w:tblCellMar>
        <w:tblLook w:val="04A0" w:firstRow="1" w:lastRow="0" w:firstColumn="1" w:lastColumn="0" w:noHBand="0" w:noVBand="1"/>
      </w:tblPr>
      <w:tblGrid>
        <w:gridCol w:w="4316"/>
        <w:gridCol w:w="4317"/>
        <w:gridCol w:w="4317"/>
      </w:tblGrid>
      <w:tr w:rsidR="00E62CDC" w:rsidRPr="00BE068B" w14:paraId="7D2CCF2E" w14:textId="77777777" w:rsidTr="000427DF">
        <w:trPr>
          <w:trHeight w:val="135"/>
        </w:trPr>
        <w:tc>
          <w:tcPr>
            <w:tcW w:w="4316" w:type="dxa"/>
          </w:tcPr>
          <w:p w14:paraId="17D39A1B" w14:textId="60A33D23" w:rsidR="00E62CDC" w:rsidRPr="00BE068B" w:rsidRDefault="000427DF" w:rsidP="001512DD">
            <w:pPr>
              <w:contextualSpacing/>
              <w:rPr>
                <w:rFonts w:ascii="Gill Sans MT" w:hAnsi="Gill Sans MT"/>
                <w:b/>
                <w:sz w:val="20"/>
              </w:rPr>
            </w:pPr>
            <w:r w:rsidRPr="00BE068B">
              <w:rPr>
                <w:rFonts w:ascii="Gill Sans MT" w:hAnsi="Gill Sans MT"/>
                <w:b/>
                <w:sz w:val="20"/>
              </w:rPr>
              <w:t xml:space="preserve">101 - </w:t>
            </w:r>
            <w:r w:rsidR="00E62CDC" w:rsidRPr="00BE068B">
              <w:rPr>
                <w:rFonts w:ascii="Gill Sans MT" w:hAnsi="Gill Sans MT"/>
                <w:b/>
                <w:sz w:val="20"/>
              </w:rPr>
              <w:t>Relationship to head</w:t>
            </w:r>
          </w:p>
        </w:tc>
        <w:tc>
          <w:tcPr>
            <w:tcW w:w="4317" w:type="dxa"/>
          </w:tcPr>
          <w:p w14:paraId="2BCBC24B" w14:textId="67A87824" w:rsidR="00E62CDC" w:rsidRPr="00BE068B" w:rsidRDefault="000427DF" w:rsidP="001512DD">
            <w:pPr>
              <w:contextualSpacing/>
              <w:rPr>
                <w:rFonts w:ascii="Gill Sans MT" w:hAnsi="Gill Sans MT"/>
                <w:b/>
                <w:sz w:val="20"/>
              </w:rPr>
            </w:pPr>
            <w:r w:rsidRPr="00BE068B">
              <w:rPr>
                <w:rFonts w:ascii="Gill Sans MT" w:hAnsi="Gill Sans MT"/>
                <w:b/>
                <w:sz w:val="20"/>
              </w:rPr>
              <w:t xml:space="preserve">102- </w:t>
            </w:r>
            <w:r w:rsidR="00E62CDC" w:rsidRPr="00BE068B">
              <w:rPr>
                <w:rFonts w:ascii="Gill Sans MT" w:hAnsi="Gill Sans MT"/>
                <w:b/>
                <w:sz w:val="20"/>
              </w:rPr>
              <w:t>Level of education</w:t>
            </w:r>
          </w:p>
        </w:tc>
        <w:tc>
          <w:tcPr>
            <w:tcW w:w="4317" w:type="dxa"/>
          </w:tcPr>
          <w:p w14:paraId="1309E1EC" w14:textId="34C4676C" w:rsidR="00E62CDC" w:rsidRPr="00BE068B" w:rsidRDefault="000427DF" w:rsidP="001512DD">
            <w:pPr>
              <w:contextualSpacing/>
              <w:rPr>
                <w:rFonts w:ascii="Gill Sans MT" w:hAnsi="Gill Sans MT"/>
                <w:b/>
                <w:sz w:val="20"/>
              </w:rPr>
            </w:pPr>
            <w:r w:rsidRPr="00BE068B">
              <w:rPr>
                <w:rFonts w:ascii="Gill Sans MT" w:hAnsi="Gill Sans MT"/>
                <w:b/>
                <w:sz w:val="20"/>
              </w:rPr>
              <w:t xml:space="preserve">103- </w:t>
            </w:r>
            <w:r w:rsidR="00E62CDC" w:rsidRPr="00BE068B">
              <w:rPr>
                <w:rFonts w:ascii="Gill Sans MT" w:hAnsi="Gill Sans MT"/>
                <w:b/>
                <w:sz w:val="20"/>
              </w:rPr>
              <w:t>Not currently in school</w:t>
            </w:r>
          </w:p>
        </w:tc>
      </w:tr>
      <w:tr w:rsidR="00E62CDC" w:rsidRPr="00BE068B" w14:paraId="728C6529" w14:textId="77777777" w:rsidTr="000427DF">
        <w:trPr>
          <w:trHeight w:val="135"/>
        </w:trPr>
        <w:tc>
          <w:tcPr>
            <w:tcW w:w="4316" w:type="dxa"/>
          </w:tcPr>
          <w:p w14:paraId="2B6EEF04" w14:textId="77777777" w:rsidR="00E62CDC" w:rsidRPr="00BE068B" w:rsidRDefault="00E62CDC" w:rsidP="001512DD">
            <w:pPr>
              <w:contextualSpacing/>
              <w:rPr>
                <w:rFonts w:ascii="Gill Sans MT" w:hAnsi="Gill Sans MT"/>
                <w:sz w:val="16"/>
                <w:szCs w:val="20"/>
              </w:rPr>
            </w:pPr>
            <w:r w:rsidRPr="00BE068B">
              <w:rPr>
                <w:rFonts w:ascii="Gill Sans MT" w:hAnsi="Gill Sans MT"/>
                <w:sz w:val="16"/>
                <w:szCs w:val="20"/>
              </w:rPr>
              <w:t>1=Head</w:t>
            </w:r>
          </w:p>
          <w:p w14:paraId="59D43C8D" w14:textId="77777777" w:rsidR="00E62CDC" w:rsidRPr="00BE068B" w:rsidRDefault="00E62CDC" w:rsidP="001512DD">
            <w:pPr>
              <w:contextualSpacing/>
              <w:rPr>
                <w:rFonts w:ascii="Gill Sans MT" w:hAnsi="Gill Sans MT"/>
                <w:sz w:val="16"/>
                <w:szCs w:val="20"/>
              </w:rPr>
            </w:pPr>
            <w:r w:rsidRPr="00BE068B">
              <w:rPr>
                <w:rFonts w:ascii="Gill Sans MT" w:hAnsi="Gill Sans MT"/>
                <w:sz w:val="16"/>
                <w:szCs w:val="20"/>
              </w:rPr>
              <w:t>2=Spouse/consensual partner</w:t>
            </w:r>
          </w:p>
          <w:p w14:paraId="3E23CDBB" w14:textId="77777777" w:rsidR="00E62CDC" w:rsidRPr="00BE068B" w:rsidRDefault="00E62CDC" w:rsidP="001512DD">
            <w:pPr>
              <w:contextualSpacing/>
              <w:rPr>
                <w:rFonts w:ascii="Gill Sans MT" w:hAnsi="Gill Sans MT"/>
                <w:sz w:val="16"/>
                <w:szCs w:val="20"/>
              </w:rPr>
            </w:pPr>
            <w:r w:rsidRPr="00BE068B">
              <w:rPr>
                <w:rFonts w:ascii="Gill Sans MT" w:hAnsi="Gill Sans MT"/>
                <w:sz w:val="16"/>
                <w:szCs w:val="20"/>
              </w:rPr>
              <w:t>3=Son/daughter</w:t>
            </w:r>
          </w:p>
          <w:p w14:paraId="7E9856F9" w14:textId="77777777" w:rsidR="00E62CDC" w:rsidRPr="00BE068B" w:rsidRDefault="00E62CDC" w:rsidP="001512DD">
            <w:pPr>
              <w:contextualSpacing/>
              <w:rPr>
                <w:rFonts w:ascii="Gill Sans MT" w:hAnsi="Gill Sans MT"/>
                <w:sz w:val="16"/>
                <w:szCs w:val="20"/>
              </w:rPr>
            </w:pPr>
            <w:r w:rsidRPr="00BE068B">
              <w:rPr>
                <w:rFonts w:ascii="Gill Sans MT" w:hAnsi="Gill Sans MT"/>
                <w:sz w:val="16"/>
                <w:szCs w:val="20"/>
              </w:rPr>
              <w:t>4=Spouse of son/daughter</w:t>
            </w:r>
          </w:p>
          <w:p w14:paraId="354D78B5" w14:textId="77777777" w:rsidR="00E62CDC" w:rsidRPr="00BE068B" w:rsidRDefault="00E62CDC" w:rsidP="001512DD">
            <w:pPr>
              <w:contextualSpacing/>
              <w:rPr>
                <w:rFonts w:ascii="Gill Sans MT" w:hAnsi="Gill Sans MT"/>
                <w:sz w:val="16"/>
                <w:szCs w:val="20"/>
              </w:rPr>
            </w:pPr>
            <w:r w:rsidRPr="00BE068B">
              <w:rPr>
                <w:rFonts w:ascii="Gill Sans MT" w:hAnsi="Gill Sans MT"/>
                <w:sz w:val="16"/>
                <w:szCs w:val="20"/>
              </w:rPr>
              <w:t>5=Grandchild</w:t>
            </w:r>
          </w:p>
          <w:p w14:paraId="781C811B" w14:textId="77777777" w:rsidR="00E62CDC" w:rsidRPr="00BE068B" w:rsidRDefault="00E62CDC" w:rsidP="001512DD">
            <w:pPr>
              <w:contextualSpacing/>
              <w:rPr>
                <w:rFonts w:ascii="Gill Sans MT" w:hAnsi="Gill Sans MT"/>
                <w:sz w:val="16"/>
                <w:szCs w:val="20"/>
              </w:rPr>
            </w:pPr>
            <w:r w:rsidRPr="00BE068B">
              <w:rPr>
                <w:rFonts w:ascii="Gill Sans MT" w:hAnsi="Gill Sans MT"/>
                <w:sz w:val="16"/>
                <w:szCs w:val="20"/>
              </w:rPr>
              <w:t>6=Brother/sister</w:t>
            </w:r>
          </w:p>
          <w:p w14:paraId="7891E257" w14:textId="77777777" w:rsidR="00E62CDC" w:rsidRPr="00BE068B" w:rsidRDefault="00E62CDC" w:rsidP="001512DD">
            <w:pPr>
              <w:contextualSpacing/>
              <w:rPr>
                <w:rFonts w:ascii="Gill Sans MT" w:hAnsi="Gill Sans MT"/>
                <w:sz w:val="16"/>
                <w:szCs w:val="20"/>
              </w:rPr>
            </w:pPr>
            <w:r w:rsidRPr="00BE068B">
              <w:rPr>
                <w:rFonts w:ascii="Gill Sans MT" w:hAnsi="Gill Sans MT"/>
                <w:sz w:val="16"/>
                <w:szCs w:val="20"/>
              </w:rPr>
              <w:t>7=Brother/sister in-law</w:t>
            </w:r>
          </w:p>
          <w:p w14:paraId="0FA5156D" w14:textId="77777777" w:rsidR="00E62CDC" w:rsidRPr="00BE068B" w:rsidRDefault="00E62CDC" w:rsidP="001512DD">
            <w:pPr>
              <w:contextualSpacing/>
              <w:rPr>
                <w:rFonts w:ascii="Gill Sans MT" w:hAnsi="Gill Sans MT"/>
                <w:sz w:val="16"/>
                <w:szCs w:val="20"/>
              </w:rPr>
            </w:pPr>
            <w:r w:rsidRPr="00BE068B">
              <w:rPr>
                <w:rFonts w:ascii="Gill Sans MT" w:hAnsi="Gill Sans MT"/>
                <w:sz w:val="16"/>
                <w:szCs w:val="20"/>
              </w:rPr>
              <w:t>8=Spouse of brother/sister</w:t>
            </w:r>
          </w:p>
          <w:p w14:paraId="4B33A6C7" w14:textId="77777777" w:rsidR="00E62CDC" w:rsidRPr="00BE068B" w:rsidRDefault="00E62CDC" w:rsidP="001512DD">
            <w:pPr>
              <w:contextualSpacing/>
              <w:rPr>
                <w:rFonts w:ascii="Gill Sans MT" w:hAnsi="Gill Sans MT"/>
                <w:sz w:val="16"/>
                <w:szCs w:val="20"/>
              </w:rPr>
            </w:pPr>
            <w:r w:rsidRPr="00BE068B">
              <w:rPr>
                <w:rFonts w:ascii="Gill Sans MT" w:hAnsi="Gill Sans MT"/>
                <w:sz w:val="16"/>
                <w:szCs w:val="20"/>
              </w:rPr>
              <w:t>9=Parent</w:t>
            </w:r>
          </w:p>
          <w:p w14:paraId="1791F244" w14:textId="77777777" w:rsidR="00E62CDC" w:rsidRPr="00BE068B" w:rsidRDefault="00E62CDC" w:rsidP="001512DD">
            <w:pPr>
              <w:contextualSpacing/>
              <w:rPr>
                <w:rFonts w:ascii="Gill Sans MT" w:hAnsi="Gill Sans MT"/>
                <w:sz w:val="16"/>
                <w:szCs w:val="20"/>
              </w:rPr>
            </w:pPr>
            <w:r w:rsidRPr="00BE068B">
              <w:rPr>
                <w:rFonts w:ascii="Gill Sans MT" w:hAnsi="Gill Sans MT"/>
                <w:sz w:val="16"/>
                <w:szCs w:val="20"/>
              </w:rPr>
              <w:t>10=Spouse's parent</w:t>
            </w:r>
          </w:p>
          <w:p w14:paraId="5507E99A" w14:textId="77777777" w:rsidR="00E62CDC" w:rsidRPr="00BE068B" w:rsidRDefault="00E62CDC" w:rsidP="001512DD">
            <w:pPr>
              <w:contextualSpacing/>
              <w:rPr>
                <w:rFonts w:ascii="Gill Sans MT" w:hAnsi="Gill Sans MT"/>
                <w:sz w:val="16"/>
                <w:szCs w:val="20"/>
              </w:rPr>
            </w:pPr>
            <w:r w:rsidRPr="00BE068B">
              <w:rPr>
                <w:rFonts w:ascii="Gill Sans MT" w:hAnsi="Gill Sans MT"/>
                <w:sz w:val="16"/>
                <w:szCs w:val="20"/>
              </w:rPr>
              <w:t>11=Uncle/aunt</w:t>
            </w:r>
          </w:p>
          <w:p w14:paraId="2B999D0D" w14:textId="77777777" w:rsidR="00E62CDC" w:rsidRPr="00BE068B" w:rsidRDefault="00E62CDC" w:rsidP="001512DD">
            <w:pPr>
              <w:contextualSpacing/>
              <w:rPr>
                <w:rFonts w:ascii="Gill Sans MT" w:hAnsi="Gill Sans MT"/>
                <w:sz w:val="16"/>
                <w:szCs w:val="20"/>
              </w:rPr>
            </w:pPr>
            <w:r w:rsidRPr="00BE068B">
              <w:rPr>
                <w:rFonts w:ascii="Gill Sans MT" w:hAnsi="Gill Sans MT"/>
                <w:sz w:val="16"/>
                <w:szCs w:val="20"/>
              </w:rPr>
              <w:t>12=Cousin</w:t>
            </w:r>
          </w:p>
          <w:p w14:paraId="3F2AC8F9" w14:textId="77777777" w:rsidR="00E62CDC" w:rsidRPr="00BE068B" w:rsidRDefault="00E62CDC" w:rsidP="001512DD">
            <w:pPr>
              <w:contextualSpacing/>
              <w:rPr>
                <w:rFonts w:ascii="Gill Sans MT" w:hAnsi="Gill Sans MT"/>
                <w:sz w:val="16"/>
                <w:szCs w:val="20"/>
              </w:rPr>
            </w:pPr>
            <w:r w:rsidRPr="00BE068B">
              <w:rPr>
                <w:rFonts w:ascii="Gill Sans MT" w:hAnsi="Gill Sans MT"/>
                <w:sz w:val="16"/>
                <w:szCs w:val="20"/>
              </w:rPr>
              <w:t>13=Nephew/niece</w:t>
            </w:r>
          </w:p>
          <w:p w14:paraId="676CDCB6" w14:textId="77777777" w:rsidR="00E62CDC" w:rsidRPr="00BE068B" w:rsidRDefault="00E62CDC" w:rsidP="001512DD">
            <w:pPr>
              <w:contextualSpacing/>
              <w:rPr>
                <w:rFonts w:ascii="Gill Sans MT" w:hAnsi="Gill Sans MT"/>
                <w:sz w:val="16"/>
                <w:szCs w:val="20"/>
              </w:rPr>
            </w:pPr>
            <w:r w:rsidRPr="00BE068B">
              <w:rPr>
                <w:rFonts w:ascii="Gill Sans MT" w:hAnsi="Gill Sans MT"/>
                <w:sz w:val="16"/>
                <w:szCs w:val="20"/>
              </w:rPr>
              <w:t>14=Stepchild</w:t>
            </w:r>
          </w:p>
          <w:p w14:paraId="565C0D4E" w14:textId="77777777" w:rsidR="00E62CDC" w:rsidRPr="00BE068B" w:rsidRDefault="00E62CDC" w:rsidP="001512DD">
            <w:pPr>
              <w:contextualSpacing/>
              <w:rPr>
                <w:rFonts w:ascii="Gill Sans MT" w:hAnsi="Gill Sans MT"/>
                <w:sz w:val="16"/>
                <w:szCs w:val="20"/>
              </w:rPr>
            </w:pPr>
            <w:r w:rsidRPr="00BE068B">
              <w:rPr>
                <w:rFonts w:ascii="Gill Sans MT" w:hAnsi="Gill Sans MT"/>
                <w:sz w:val="16"/>
                <w:szCs w:val="20"/>
              </w:rPr>
              <w:t>15=Other relative</w:t>
            </w:r>
          </w:p>
          <w:p w14:paraId="2477455A" w14:textId="77777777" w:rsidR="00E62CDC" w:rsidRPr="00BE068B" w:rsidRDefault="00E62CDC" w:rsidP="001512DD">
            <w:pPr>
              <w:contextualSpacing/>
              <w:rPr>
                <w:rFonts w:ascii="Gill Sans MT" w:hAnsi="Gill Sans MT"/>
                <w:sz w:val="16"/>
                <w:szCs w:val="20"/>
              </w:rPr>
            </w:pPr>
            <w:r w:rsidRPr="00BE068B">
              <w:rPr>
                <w:rFonts w:ascii="Gill Sans MT" w:hAnsi="Gill Sans MT"/>
                <w:sz w:val="16"/>
                <w:szCs w:val="20"/>
              </w:rPr>
              <w:t>16=Not related</w:t>
            </w:r>
          </w:p>
          <w:p w14:paraId="161AFB85" w14:textId="0EAC4346" w:rsidR="00E62CDC" w:rsidRPr="00BE068B" w:rsidRDefault="00E62CDC" w:rsidP="001512DD">
            <w:pPr>
              <w:contextualSpacing/>
              <w:rPr>
                <w:rFonts w:ascii="Gill Sans MT" w:hAnsi="Gill Sans MT"/>
                <w:sz w:val="16"/>
                <w:szCs w:val="20"/>
              </w:rPr>
            </w:pPr>
            <w:r w:rsidRPr="00BE068B">
              <w:rPr>
                <w:rFonts w:ascii="Gill Sans MT" w:hAnsi="Gill Sans MT"/>
                <w:sz w:val="16"/>
                <w:szCs w:val="20"/>
              </w:rPr>
              <w:t>97=Other, please specify</w:t>
            </w:r>
          </w:p>
        </w:tc>
        <w:tc>
          <w:tcPr>
            <w:tcW w:w="4317" w:type="dxa"/>
          </w:tcPr>
          <w:p w14:paraId="60209C1D" w14:textId="77777777" w:rsidR="00E62CDC" w:rsidRPr="00BE068B" w:rsidRDefault="00E62CDC" w:rsidP="001512DD">
            <w:pPr>
              <w:contextualSpacing/>
              <w:rPr>
                <w:rFonts w:ascii="Gill Sans MT" w:hAnsi="Gill Sans MT"/>
                <w:sz w:val="16"/>
                <w:szCs w:val="20"/>
              </w:rPr>
            </w:pPr>
            <w:r w:rsidRPr="00BE068B">
              <w:rPr>
                <w:rFonts w:ascii="Gill Sans MT" w:hAnsi="Gill Sans MT"/>
                <w:sz w:val="16"/>
                <w:szCs w:val="20"/>
              </w:rPr>
              <w:t>1=None</w:t>
            </w:r>
          </w:p>
          <w:p w14:paraId="5E11FD51" w14:textId="77777777" w:rsidR="00E62CDC" w:rsidRPr="00BE068B" w:rsidRDefault="00E62CDC" w:rsidP="001512DD">
            <w:pPr>
              <w:contextualSpacing/>
              <w:rPr>
                <w:rFonts w:ascii="Gill Sans MT" w:hAnsi="Gill Sans MT"/>
                <w:sz w:val="16"/>
                <w:szCs w:val="20"/>
              </w:rPr>
            </w:pPr>
            <w:r w:rsidRPr="00BE068B">
              <w:rPr>
                <w:rFonts w:ascii="Gill Sans MT" w:hAnsi="Gill Sans MT"/>
                <w:sz w:val="16"/>
                <w:szCs w:val="20"/>
              </w:rPr>
              <w:t>2=Grade 1/Sub-standard A</w:t>
            </w:r>
          </w:p>
          <w:p w14:paraId="73300522" w14:textId="77777777" w:rsidR="00E62CDC" w:rsidRPr="00BE068B" w:rsidRDefault="00E62CDC" w:rsidP="001512DD">
            <w:pPr>
              <w:contextualSpacing/>
              <w:rPr>
                <w:rFonts w:ascii="Gill Sans MT" w:hAnsi="Gill Sans MT"/>
                <w:sz w:val="16"/>
                <w:szCs w:val="20"/>
              </w:rPr>
            </w:pPr>
            <w:r w:rsidRPr="00BE068B">
              <w:rPr>
                <w:rFonts w:ascii="Gill Sans MT" w:hAnsi="Gill Sans MT"/>
                <w:sz w:val="16"/>
                <w:szCs w:val="20"/>
              </w:rPr>
              <w:t>3=Grade 1/Sub-standard B</w:t>
            </w:r>
          </w:p>
          <w:p w14:paraId="1441DB19" w14:textId="77777777" w:rsidR="00E62CDC" w:rsidRPr="00BE068B" w:rsidRDefault="00E62CDC" w:rsidP="001512DD">
            <w:pPr>
              <w:contextualSpacing/>
              <w:rPr>
                <w:rFonts w:ascii="Gill Sans MT" w:hAnsi="Gill Sans MT"/>
                <w:sz w:val="16"/>
                <w:szCs w:val="20"/>
              </w:rPr>
            </w:pPr>
            <w:r w:rsidRPr="00BE068B">
              <w:rPr>
                <w:rFonts w:ascii="Gill Sans MT" w:hAnsi="Gill Sans MT"/>
                <w:sz w:val="16"/>
                <w:szCs w:val="20"/>
              </w:rPr>
              <w:t>4=Grade 2/Standard 1</w:t>
            </w:r>
          </w:p>
          <w:p w14:paraId="3D7EF75E" w14:textId="77777777" w:rsidR="00E62CDC" w:rsidRPr="00BE068B" w:rsidRDefault="00E62CDC" w:rsidP="001512DD">
            <w:pPr>
              <w:contextualSpacing/>
              <w:rPr>
                <w:rFonts w:ascii="Gill Sans MT" w:hAnsi="Gill Sans MT"/>
                <w:sz w:val="16"/>
                <w:szCs w:val="20"/>
              </w:rPr>
            </w:pPr>
            <w:r w:rsidRPr="00BE068B">
              <w:rPr>
                <w:rFonts w:ascii="Gill Sans MT" w:hAnsi="Gill Sans MT"/>
                <w:sz w:val="16"/>
                <w:szCs w:val="20"/>
              </w:rPr>
              <w:t>5=Grade 3/Standard 2</w:t>
            </w:r>
          </w:p>
          <w:p w14:paraId="4AE4AE36" w14:textId="77777777" w:rsidR="00E62CDC" w:rsidRPr="00BE068B" w:rsidRDefault="00E62CDC" w:rsidP="001512DD">
            <w:pPr>
              <w:contextualSpacing/>
              <w:rPr>
                <w:rFonts w:ascii="Gill Sans MT" w:hAnsi="Gill Sans MT"/>
                <w:sz w:val="16"/>
                <w:szCs w:val="20"/>
              </w:rPr>
            </w:pPr>
            <w:r w:rsidRPr="00BE068B">
              <w:rPr>
                <w:rFonts w:ascii="Gill Sans MT" w:hAnsi="Gill Sans MT"/>
                <w:sz w:val="16"/>
                <w:szCs w:val="20"/>
              </w:rPr>
              <w:t>6=Grade 4/Standard 3</w:t>
            </w:r>
          </w:p>
          <w:p w14:paraId="41FC1805" w14:textId="77777777" w:rsidR="00E62CDC" w:rsidRPr="00BE068B" w:rsidRDefault="00E62CDC" w:rsidP="001512DD">
            <w:pPr>
              <w:contextualSpacing/>
              <w:rPr>
                <w:rFonts w:ascii="Gill Sans MT" w:hAnsi="Gill Sans MT"/>
                <w:sz w:val="16"/>
                <w:szCs w:val="20"/>
              </w:rPr>
            </w:pPr>
            <w:r w:rsidRPr="00BE068B">
              <w:rPr>
                <w:rFonts w:ascii="Gill Sans MT" w:hAnsi="Gill Sans MT"/>
                <w:sz w:val="16"/>
                <w:szCs w:val="20"/>
              </w:rPr>
              <w:t>7=Grade 5/Standard 4</w:t>
            </w:r>
          </w:p>
          <w:p w14:paraId="7F325FD0" w14:textId="77777777" w:rsidR="00E62CDC" w:rsidRPr="00BE068B" w:rsidRDefault="00E62CDC" w:rsidP="001512DD">
            <w:pPr>
              <w:contextualSpacing/>
              <w:rPr>
                <w:rFonts w:ascii="Gill Sans MT" w:hAnsi="Gill Sans MT"/>
                <w:sz w:val="16"/>
                <w:szCs w:val="20"/>
              </w:rPr>
            </w:pPr>
            <w:r w:rsidRPr="00BE068B">
              <w:rPr>
                <w:rFonts w:ascii="Gill Sans MT" w:hAnsi="Gill Sans MT"/>
                <w:sz w:val="16"/>
                <w:szCs w:val="20"/>
              </w:rPr>
              <w:t>8=Grade 6/Standard 5</w:t>
            </w:r>
          </w:p>
          <w:p w14:paraId="4A92B343" w14:textId="77777777" w:rsidR="00E62CDC" w:rsidRPr="00BE068B" w:rsidRDefault="00E62CDC" w:rsidP="001512DD">
            <w:pPr>
              <w:contextualSpacing/>
              <w:rPr>
                <w:rFonts w:ascii="Gill Sans MT" w:hAnsi="Gill Sans MT"/>
                <w:sz w:val="16"/>
                <w:szCs w:val="20"/>
              </w:rPr>
            </w:pPr>
            <w:r w:rsidRPr="00BE068B">
              <w:rPr>
                <w:rFonts w:ascii="Gill Sans MT" w:hAnsi="Gill Sans MT"/>
                <w:sz w:val="16"/>
                <w:szCs w:val="20"/>
              </w:rPr>
              <w:t>9=Grade 7/Standard 6</w:t>
            </w:r>
          </w:p>
          <w:p w14:paraId="78F3DF30" w14:textId="77777777" w:rsidR="00E62CDC" w:rsidRPr="00BE068B" w:rsidRDefault="00E62CDC" w:rsidP="001512DD">
            <w:pPr>
              <w:contextualSpacing/>
              <w:rPr>
                <w:rFonts w:ascii="Gill Sans MT" w:hAnsi="Gill Sans MT"/>
                <w:sz w:val="16"/>
                <w:szCs w:val="20"/>
              </w:rPr>
            </w:pPr>
            <w:r w:rsidRPr="00BE068B">
              <w:rPr>
                <w:rFonts w:ascii="Gill Sans MT" w:hAnsi="Gill Sans MT"/>
                <w:sz w:val="16"/>
                <w:szCs w:val="20"/>
              </w:rPr>
              <w:t>10=Grade 8/Form 1</w:t>
            </w:r>
          </w:p>
          <w:p w14:paraId="3EC62A13" w14:textId="77777777" w:rsidR="00E62CDC" w:rsidRPr="00BE068B" w:rsidRDefault="00E62CDC" w:rsidP="001512DD">
            <w:pPr>
              <w:contextualSpacing/>
              <w:rPr>
                <w:rFonts w:ascii="Gill Sans MT" w:hAnsi="Gill Sans MT"/>
                <w:sz w:val="16"/>
                <w:szCs w:val="20"/>
              </w:rPr>
            </w:pPr>
            <w:r w:rsidRPr="00BE068B">
              <w:rPr>
                <w:rFonts w:ascii="Gill Sans MT" w:hAnsi="Gill Sans MT"/>
                <w:sz w:val="16"/>
                <w:szCs w:val="20"/>
              </w:rPr>
              <w:t>11=Grade 9/Form 2</w:t>
            </w:r>
          </w:p>
          <w:p w14:paraId="5348FBA2" w14:textId="77777777" w:rsidR="00E62CDC" w:rsidRPr="00BE068B" w:rsidRDefault="00E62CDC" w:rsidP="001512DD">
            <w:pPr>
              <w:contextualSpacing/>
              <w:rPr>
                <w:rFonts w:ascii="Gill Sans MT" w:hAnsi="Gill Sans MT"/>
                <w:sz w:val="16"/>
                <w:szCs w:val="20"/>
              </w:rPr>
            </w:pPr>
            <w:r w:rsidRPr="00BE068B">
              <w:rPr>
                <w:rFonts w:ascii="Gill Sans MT" w:hAnsi="Gill Sans MT"/>
                <w:sz w:val="16"/>
                <w:szCs w:val="20"/>
              </w:rPr>
              <w:t>12=Grade 10/Form 3</w:t>
            </w:r>
          </w:p>
          <w:p w14:paraId="31EA62CC" w14:textId="77777777" w:rsidR="00E62CDC" w:rsidRPr="00BE068B" w:rsidRDefault="00E62CDC" w:rsidP="001512DD">
            <w:pPr>
              <w:contextualSpacing/>
              <w:rPr>
                <w:rFonts w:ascii="Gill Sans MT" w:hAnsi="Gill Sans MT"/>
                <w:sz w:val="16"/>
                <w:szCs w:val="20"/>
              </w:rPr>
            </w:pPr>
            <w:r w:rsidRPr="00BE068B">
              <w:rPr>
                <w:rFonts w:ascii="Gill Sans MT" w:hAnsi="Gill Sans MT"/>
                <w:sz w:val="16"/>
                <w:szCs w:val="20"/>
              </w:rPr>
              <w:t>13=Grade 11/Form 4</w:t>
            </w:r>
          </w:p>
          <w:p w14:paraId="07DD0A00" w14:textId="77777777" w:rsidR="00E62CDC" w:rsidRPr="00BE068B" w:rsidRDefault="00E62CDC" w:rsidP="001512DD">
            <w:pPr>
              <w:contextualSpacing/>
              <w:rPr>
                <w:rFonts w:ascii="Gill Sans MT" w:hAnsi="Gill Sans MT"/>
                <w:sz w:val="16"/>
                <w:szCs w:val="20"/>
              </w:rPr>
            </w:pPr>
            <w:r w:rsidRPr="00BE068B">
              <w:rPr>
                <w:rFonts w:ascii="Gill Sans MT" w:hAnsi="Gill Sans MT"/>
                <w:sz w:val="16"/>
                <w:szCs w:val="20"/>
              </w:rPr>
              <w:t>14=Grade 12/Form 5</w:t>
            </w:r>
          </w:p>
          <w:p w14:paraId="45D545F7" w14:textId="77777777" w:rsidR="00E62CDC" w:rsidRPr="00BE068B" w:rsidRDefault="00E62CDC" w:rsidP="001512DD">
            <w:pPr>
              <w:contextualSpacing/>
              <w:rPr>
                <w:rFonts w:ascii="Gill Sans MT" w:hAnsi="Gill Sans MT"/>
                <w:sz w:val="16"/>
                <w:szCs w:val="20"/>
              </w:rPr>
            </w:pPr>
            <w:r w:rsidRPr="00BE068B">
              <w:rPr>
                <w:rFonts w:ascii="Gill Sans MT" w:hAnsi="Gill Sans MT"/>
                <w:sz w:val="16"/>
                <w:szCs w:val="20"/>
              </w:rPr>
              <w:t>15=Post-secondary</w:t>
            </w:r>
          </w:p>
          <w:p w14:paraId="21E9F5C4" w14:textId="77777777" w:rsidR="00E62CDC" w:rsidRPr="00BE068B" w:rsidRDefault="00E62CDC" w:rsidP="001512DD">
            <w:pPr>
              <w:contextualSpacing/>
              <w:rPr>
                <w:rFonts w:ascii="Gill Sans MT" w:hAnsi="Gill Sans MT"/>
                <w:sz w:val="16"/>
                <w:szCs w:val="20"/>
              </w:rPr>
            </w:pPr>
            <w:r w:rsidRPr="00BE068B">
              <w:rPr>
                <w:rFonts w:ascii="Gill Sans MT" w:hAnsi="Gill Sans MT"/>
                <w:sz w:val="16"/>
                <w:szCs w:val="20"/>
              </w:rPr>
              <w:t>888=Don’t know</w:t>
            </w:r>
          </w:p>
          <w:p w14:paraId="242FCED9" w14:textId="27861C4C" w:rsidR="00E62CDC" w:rsidRPr="00BE068B" w:rsidRDefault="00E62CDC" w:rsidP="001512DD">
            <w:pPr>
              <w:contextualSpacing/>
              <w:rPr>
                <w:rFonts w:ascii="Gill Sans MT" w:hAnsi="Gill Sans MT"/>
                <w:sz w:val="16"/>
                <w:szCs w:val="20"/>
              </w:rPr>
            </w:pPr>
            <w:r w:rsidRPr="00BE068B">
              <w:rPr>
                <w:rFonts w:ascii="Gill Sans MT" w:hAnsi="Gill Sans MT"/>
                <w:sz w:val="16"/>
                <w:szCs w:val="20"/>
              </w:rPr>
              <w:t>999=Preferred not to answer</w:t>
            </w:r>
          </w:p>
        </w:tc>
        <w:tc>
          <w:tcPr>
            <w:tcW w:w="4317" w:type="dxa"/>
          </w:tcPr>
          <w:p w14:paraId="256CB1C4" w14:textId="77777777" w:rsidR="00E62CDC" w:rsidRPr="00BE068B" w:rsidRDefault="00E62CDC" w:rsidP="001512DD">
            <w:pPr>
              <w:contextualSpacing/>
              <w:rPr>
                <w:rFonts w:ascii="Gill Sans MT" w:hAnsi="Gill Sans MT"/>
                <w:sz w:val="16"/>
                <w:szCs w:val="20"/>
              </w:rPr>
            </w:pPr>
            <w:r w:rsidRPr="00BE068B">
              <w:rPr>
                <w:rFonts w:ascii="Gill Sans MT" w:hAnsi="Gill Sans MT"/>
                <w:sz w:val="16"/>
                <w:szCs w:val="20"/>
              </w:rPr>
              <w:t>1=Cannot afford school fees</w:t>
            </w:r>
          </w:p>
          <w:p w14:paraId="55EC6F6A" w14:textId="77777777" w:rsidR="00E62CDC" w:rsidRPr="00BE068B" w:rsidRDefault="00E62CDC" w:rsidP="001512DD">
            <w:pPr>
              <w:contextualSpacing/>
              <w:rPr>
                <w:rFonts w:ascii="Gill Sans MT" w:hAnsi="Gill Sans MT"/>
                <w:sz w:val="16"/>
                <w:szCs w:val="20"/>
              </w:rPr>
            </w:pPr>
            <w:r w:rsidRPr="00BE068B">
              <w:rPr>
                <w:rFonts w:ascii="Gill Sans MT" w:hAnsi="Gill Sans MT"/>
                <w:sz w:val="16"/>
                <w:szCs w:val="20"/>
              </w:rPr>
              <w:t>2=Needed for domestic duties</w:t>
            </w:r>
          </w:p>
          <w:p w14:paraId="30C42998" w14:textId="77777777" w:rsidR="00E62CDC" w:rsidRPr="00BE068B" w:rsidRDefault="00E62CDC" w:rsidP="001512DD">
            <w:pPr>
              <w:contextualSpacing/>
              <w:rPr>
                <w:rFonts w:ascii="Gill Sans MT" w:hAnsi="Gill Sans MT"/>
                <w:sz w:val="16"/>
                <w:szCs w:val="20"/>
              </w:rPr>
            </w:pPr>
            <w:r w:rsidRPr="00BE068B">
              <w:rPr>
                <w:rFonts w:ascii="Gill Sans MT" w:hAnsi="Gill Sans MT"/>
                <w:sz w:val="16"/>
                <w:szCs w:val="20"/>
              </w:rPr>
              <w:t>3=Needed for farming</w:t>
            </w:r>
          </w:p>
          <w:p w14:paraId="6A7B0CB9" w14:textId="2E7DF246" w:rsidR="00E62CDC" w:rsidRPr="00BE068B" w:rsidRDefault="00E62CDC" w:rsidP="001512DD">
            <w:pPr>
              <w:contextualSpacing/>
              <w:rPr>
                <w:rFonts w:ascii="Gill Sans MT" w:hAnsi="Gill Sans MT"/>
                <w:sz w:val="16"/>
                <w:szCs w:val="20"/>
              </w:rPr>
            </w:pPr>
            <w:r w:rsidRPr="00BE068B">
              <w:rPr>
                <w:rFonts w:ascii="Gill Sans MT" w:hAnsi="Gill Sans MT"/>
                <w:sz w:val="16"/>
                <w:szCs w:val="20"/>
              </w:rPr>
              <w:t>4=Working for other household</w:t>
            </w:r>
          </w:p>
          <w:p w14:paraId="0DA3FF89" w14:textId="77777777" w:rsidR="00E62CDC" w:rsidRPr="00BE068B" w:rsidRDefault="00E62CDC" w:rsidP="001512DD">
            <w:pPr>
              <w:contextualSpacing/>
              <w:rPr>
                <w:rFonts w:ascii="Gill Sans MT" w:hAnsi="Gill Sans MT"/>
                <w:sz w:val="16"/>
                <w:szCs w:val="20"/>
              </w:rPr>
            </w:pPr>
            <w:r w:rsidRPr="00BE068B">
              <w:rPr>
                <w:rFonts w:ascii="Gill Sans MT" w:hAnsi="Gill Sans MT"/>
                <w:sz w:val="16"/>
                <w:szCs w:val="20"/>
              </w:rPr>
              <w:t>6=Education is not necessary/no point</w:t>
            </w:r>
          </w:p>
          <w:p w14:paraId="678ED494" w14:textId="77777777" w:rsidR="00E62CDC" w:rsidRPr="00BE068B" w:rsidRDefault="00E62CDC" w:rsidP="001512DD">
            <w:pPr>
              <w:contextualSpacing/>
              <w:rPr>
                <w:rFonts w:ascii="Gill Sans MT" w:hAnsi="Gill Sans MT"/>
                <w:sz w:val="16"/>
                <w:szCs w:val="20"/>
              </w:rPr>
            </w:pPr>
            <w:r w:rsidRPr="00BE068B">
              <w:rPr>
                <w:rFonts w:ascii="Gill Sans MT" w:hAnsi="Gill Sans MT"/>
                <w:sz w:val="16"/>
                <w:szCs w:val="20"/>
              </w:rPr>
              <w:t>7=Completed their education</w:t>
            </w:r>
          </w:p>
          <w:p w14:paraId="6D7E193D" w14:textId="77777777" w:rsidR="00E62CDC" w:rsidRPr="00BE068B" w:rsidRDefault="00E62CDC" w:rsidP="001512DD">
            <w:pPr>
              <w:contextualSpacing/>
              <w:rPr>
                <w:rFonts w:ascii="Gill Sans MT" w:hAnsi="Gill Sans MT"/>
                <w:sz w:val="16"/>
                <w:szCs w:val="20"/>
              </w:rPr>
            </w:pPr>
            <w:r w:rsidRPr="00BE068B">
              <w:rPr>
                <w:rFonts w:ascii="Gill Sans MT" w:hAnsi="Gill Sans MT"/>
                <w:sz w:val="16"/>
                <w:szCs w:val="20"/>
              </w:rPr>
              <w:t>8=Too old to attend school</w:t>
            </w:r>
          </w:p>
          <w:p w14:paraId="199B3372" w14:textId="77777777" w:rsidR="00E62CDC" w:rsidRPr="00BE068B" w:rsidRDefault="00E62CDC" w:rsidP="001512DD">
            <w:pPr>
              <w:contextualSpacing/>
              <w:rPr>
                <w:rFonts w:ascii="Gill Sans MT" w:hAnsi="Gill Sans MT"/>
                <w:sz w:val="16"/>
                <w:szCs w:val="20"/>
              </w:rPr>
            </w:pPr>
            <w:r w:rsidRPr="00BE068B">
              <w:rPr>
                <w:rFonts w:ascii="Gill Sans MT" w:hAnsi="Gill Sans MT"/>
                <w:sz w:val="16"/>
                <w:szCs w:val="20"/>
              </w:rPr>
              <w:t>9=School is too far away</w:t>
            </w:r>
          </w:p>
          <w:p w14:paraId="721160AC" w14:textId="77777777" w:rsidR="00E62CDC" w:rsidRPr="00BE068B" w:rsidRDefault="00E62CDC" w:rsidP="001512DD">
            <w:pPr>
              <w:contextualSpacing/>
              <w:rPr>
                <w:rFonts w:ascii="Gill Sans MT" w:hAnsi="Gill Sans MT"/>
                <w:sz w:val="16"/>
                <w:szCs w:val="20"/>
              </w:rPr>
            </w:pPr>
            <w:r w:rsidRPr="00BE068B">
              <w:rPr>
                <w:rFonts w:ascii="Gill Sans MT" w:hAnsi="Gill Sans MT"/>
                <w:sz w:val="16"/>
                <w:szCs w:val="20"/>
              </w:rPr>
              <w:t>10=School closed temporarily</w:t>
            </w:r>
          </w:p>
          <w:p w14:paraId="1FB69289" w14:textId="77777777" w:rsidR="00E62CDC" w:rsidRPr="00BE068B" w:rsidRDefault="00E62CDC" w:rsidP="001512DD">
            <w:pPr>
              <w:contextualSpacing/>
              <w:rPr>
                <w:rFonts w:ascii="Gill Sans MT" w:hAnsi="Gill Sans MT"/>
                <w:sz w:val="16"/>
                <w:szCs w:val="20"/>
              </w:rPr>
            </w:pPr>
            <w:r w:rsidRPr="00BE068B">
              <w:rPr>
                <w:rFonts w:ascii="Gill Sans MT" w:hAnsi="Gill Sans MT"/>
                <w:sz w:val="16"/>
                <w:szCs w:val="20"/>
              </w:rPr>
              <w:t>11=School closed permanently</w:t>
            </w:r>
          </w:p>
          <w:p w14:paraId="3A20428C" w14:textId="77777777" w:rsidR="00E62CDC" w:rsidRPr="00BE068B" w:rsidRDefault="00E62CDC" w:rsidP="001512DD">
            <w:pPr>
              <w:contextualSpacing/>
              <w:rPr>
                <w:rFonts w:ascii="Gill Sans MT" w:hAnsi="Gill Sans MT"/>
                <w:sz w:val="16"/>
                <w:szCs w:val="20"/>
              </w:rPr>
            </w:pPr>
            <w:r w:rsidRPr="00BE068B">
              <w:rPr>
                <w:rFonts w:ascii="Gill Sans MT" w:hAnsi="Gill Sans MT"/>
                <w:sz w:val="16"/>
                <w:szCs w:val="20"/>
              </w:rPr>
              <w:t>12=The teacher is absent at the school</w:t>
            </w:r>
          </w:p>
          <w:p w14:paraId="02A5D838" w14:textId="77777777" w:rsidR="00E62CDC" w:rsidRPr="00BE068B" w:rsidRDefault="00E62CDC" w:rsidP="001512DD">
            <w:pPr>
              <w:contextualSpacing/>
              <w:rPr>
                <w:rFonts w:ascii="Gill Sans MT" w:hAnsi="Gill Sans MT"/>
                <w:sz w:val="16"/>
                <w:szCs w:val="20"/>
              </w:rPr>
            </w:pPr>
            <w:r w:rsidRPr="00BE068B">
              <w:rPr>
                <w:rFonts w:ascii="Gill Sans MT" w:hAnsi="Gill Sans MT"/>
                <w:sz w:val="16"/>
                <w:szCs w:val="20"/>
              </w:rPr>
              <w:t>13=Too sick to attend school</w:t>
            </w:r>
          </w:p>
          <w:p w14:paraId="2F648A47" w14:textId="77777777" w:rsidR="00E62CDC" w:rsidRPr="00BE068B" w:rsidRDefault="00E62CDC" w:rsidP="001512DD">
            <w:pPr>
              <w:contextualSpacing/>
              <w:rPr>
                <w:rFonts w:ascii="Gill Sans MT" w:hAnsi="Gill Sans MT"/>
                <w:sz w:val="16"/>
                <w:szCs w:val="20"/>
              </w:rPr>
            </w:pPr>
            <w:r w:rsidRPr="00BE068B">
              <w:rPr>
                <w:rFonts w:ascii="Gill Sans MT" w:hAnsi="Gill Sans MT"/>
                <w:sz w:val="16"/>
                <w:szCs w:val="20"/>
              </w:rPr>
              <w:t xml:space="preserve">14=Someone else in the household is sick, so cannot attend </w:t>
            </w:r>
          </w:p>
          <w:p w14:paraId="3F198689" w14:textId="77777777" w:rsidR="00E62CDC" w:rsidRPr="00BE068B" w:rsidRDefault="00E62CDC" w:rsidP="001512DD">
            <w:pPr>
              <w:contextualSpacing/>
              <w:rPr>
                <w:rFonts w:ascii="Gill Sans MT" w:hAnsi="Gill Sans MT"/>
                <w:sz w:val="16"/>
                <w:szCs w:val="20"/>
              </w:rPr>
            </w:pPr>
            <w:r w:rsidRPr="00BE068B">
              <w:rPr>
                <w:rFonts w:ascii="Gill Sans MT" w:hAnsi="Gill Sans MT"/>
                <w:sz w:val="16"/>
                <w:szCs w:val="20"/>
              </w:rPr>
              <w:t>15=No transport</w:t>
            </w:r>
          </w:p>
          <w:p w14:paraId="341DB3ED" w14:textId="514AFDDA" w:rsidR="00E62CDC" w:rsidRPr="00BE068B" w:rsidRDefault="00E62CDC" w:rsidP="001512DD">
            <w:pPr>
              <w:contextualSpacing/>
              <w:rPr>
                <w:rFonts w:ascii="Gill Sans MT" w:hAnsi="Gill Sans MT"/>
                <w:sz w:val="16"/>
                <w:szCs w:val="20"/>
              </w:rPr>
            </w:pPr>
            <w:r w:rsidRPr="00BE068B">
              <w:rPr>
                <w:rFonts w:ascii="Gill Sans MT" w:hAnsi="Gill Sans MT"/>
                <w:sz w:val="16"/>
                <w:szCs w:val="20"/>
              </w:rPr>
              <w:t>97=other, please specify</w:t>
            </w:r>
          </w:p>
        </w:tc>
      </w:tr>
    </w:tbl>
    <w:p w14:paraId="69CF9156" w14:textId="18AB3968" w:rsidR="00BE53B1" w:rsidRDefault="00BE53B1" w:rsidP="001512DD">
      <w:pPr>
        <w:spacing w:after="0"/>
        <w:rPr>
          <w:ins w:id="110" w:author="Aleta Haflett" w:date="2014-11-18T11:50:00Z"/>
          <w:rFonts w:ascii="Gill Sans MT" w:eastAsia="Times New Roman" w:hAnsi="Gill Sans MT" w:cs="Times New Roman"/>
          <w:b/>
          <w:bCs/>
        </w:rPr>
      </w:pPr>
    </w:p>
    <w:p w14:paraId="7B434AF8" w14:textId="77777777" w:rsidR="00517BC7" w:rsidRPr="00BE068B" w:rsidRDefault="00517BC7" w:rsidP="001512DD">
      <w:pPr>
        <w:spacing w:after="0"/>
        <w:rPr>
          <w:rFonts w:ascii="Gill Sans MT" w:eastAsia="Times New Roman" w:hAnsi="Gill Sans MT" w:cs="Times New Roman"/>
          <w:b/>
          <w:bCs/>
        </w:rPr>
      </w:pPr>
    </w:p>
    <w:tbl>
      <w:tblPr>
        <w:tblStyle w:val="TableGrid"/>
        <w:tblW w:w="13624" w:type="dxa"/>
        <w:tblInd w:w="-725" w:type="dxa"/>
        <w:tblLayout w:type="fixed"/>
        <w:tblCellMar>
          <w:left w:w="29" w:type="dxa"/>
          <w:right w:w="29" w:type="dxa"/>
        </w:tblCellMar>
        <w:tblLook w:val="04A0" w:firstRow="1" w:lastRow="0" w:firstColumn="1" w:lastColumn="0" w:noHBand="0" w:noVBand="1"/>
      </w:tblPr>
      <w:tblGrid>
        <w:gridCol w:w="715"/>
        <w:gridCol w:w="2165"/>
        <w:gridCol w:w="1800"/>
        <w:gridCol w:w="2520"/>
        <w:gridCol w:w="1294"/>
        <w:gridCol w:w="1170"/>
        <w:gridCol w:w="2216"/>
        <w:gridCol w:w="1744"/>
      </w:tblGrid>
      <w:tr w:rsidR="00C14ED2" w:rsidRPr="00BE068B" w14:paraId="6EB2CC51" w14:textId="77777777" w:rsidTr="0093061D">
        <w:trPr>
          <w:trHeight w:val="20"/>
        </w:trPr>
        <w:tc>
          <w:tcPr>
            <w:tcW w:w="715" w:type="dxa"/>
          </w:tcPr>
          <w:p w14:paraId="7CF107D5" w14:textId="77777777" w:rsidR="00C14ED2" w:rsidRPr="00BE068B" w:rsidRDefault="00C14ED2" w:rsidP="001512DD">
            <w:pPr>
              <w:contextualSpacing/>
              <w:jc w:val="center"/>
              <w:rPr>
                <w:rFonts w:ascii="Gill Sans MT" w:hAnsi="Gill Sans MT"/>
              </w:rPr>
            </w:pPr>
          </w:p>
        </w:tc>
        <w:tc>
          <w:tcPr>
            <w:tcW w:w="2165" w:type="dxa"/>
          </w:tcPr>
          <w:p w14:paraId="45C67469" w14:textId="60FF5052" w:rsidR="00C14ED2" w:rsidRPr="00BE068B" w:rsidRDefault="00C14ED2" w:rsidP="001512DD">
            <w:pPr>
              <w:contextualSpacing/>
              <w:jc w:val="center"/>
              <w:rPr>
                <w:rFonts w:ascii="Gill Sans MT" w:hAnsi="Gill Sans MT"/>
              </w:rPr>
            </w:pPr>
            <w:r w:rsidRPr="00BE068B">
              <w:rPr>
                <w:rFonts w:ascii="Gill Sans MT" w:hAnsi="Gill Sans MT"/>
              </w:rPr>
              <w:t>C.8</w:t>
            </w:r>
          </w:p>
        </w:tc>
        <w:tc>
          <w:tcPr>
            <w:tcW w:w="1800" w:type="dxa"/>
          </w:tcPr>
          <w:p w14:paraId="696CA7B3" w14:textId="6BEF7072" w:rsidR="00C14ED2" w:rsidRPr="00BE068B" w:rsidRDefault="00C14ED2" w:rsidP="002A6145">
            <w:pPr>
              <w:contextualSpacing/>
              <w:jc w:val="center"/>
              <w:rPr>
                <w:rFonts w:ascii="Gill Sans MT" w:hAnsi="Gill Sans MT"/>
              </w:rPr>
            </w:pPr>
            <w:r w:rsidRPr="00BE068B">
              <w:rPr>
                <w:rFonts w:ascii="Gill Sans MT" w:hAnsi="Gill Sans MT"/>
              </w:rPr>
              <w:t>C.9</w:t>
            </w:r>
          </w:p>
        </w:tc>
        <w:tc>
          <w:tcPr>
            <w:tcW w:w="2520" w:type="dxa"/>
          </w:tcPr>
          <w:p w14:paraId="086A69C7" w14:textId="0A522F29" w:rsidR="00C14ED2" w:rsidRPr="00BE068B" w:rsidRDefault="00C14ED2" w:rsidP="001512DD">
            <w:pPr>
              <w:contextualSpacing/>
              <w:jc w:val="center"/>
              <w:rPr>
                <w:rFonts w:ascii="Gill Sans MT" w:hAnsi="Gill Sans MT"/>
              </w:rPr>
            </w:pPr>
            <w:r w:rsidRPr="00BE068B">
              <w:rPr>
                <w:rFonts w:ascii="Gill Sans MT" w:hAnsi="Gill Sans MT"/>
              </w:rPr>
              <w:t>C.10</w:t>
            </w:r>
          </w:p>
        </w:tc>
        <w:tc>
          <w:tcPr>
            <w:tcW w:w="1294" w:type="dxa"/>
          </w:tcPr>
          <w:p w14:paraId="7568B269" w14:textId="0DE7E60E" w:rsidR="00C14ED2" w:rsidRPr="00BE068B" w:rsidRDefault="00C14ED2" w:rsidP="001512DD">
            <w:pPr>
              <w:contextualSpacing/>
              <w:jc w:val="center"/>
              <w:rPr>
                <w:rFonts w:ascii="Gill Sans MT" w:hAnsi="Gill Sans MT"/>
              </w:rPr>
            </w:pPr>
            <w:r w:rsidRPr="00BE068B">
              <w:rPr>
                <w:rFonts w:ascii="Gill Sans MT" w:hAnsi="Gill Sans MT"/>
              </w:rPr>
              <w:t>C.11</w:t>
            </w:r>
          </w:p>
        </w:tc>
        <w:tc>
          <w:tcPr>
            <w:tcW w:w="1170" w:type="dxa"/>
          </w:tcPr>
          <w:p w14:paraId="4C914C0C" w14:textId="38A8231D" w:rsidR="00C14ED2" w:rsidRPr="00BE068B" w:rsidRDefault="00C14ED2" w:rsidP="001512DD">
            <w:pPr>
              <w:contextualSpacing/>
              <w:jc w:val="center"/>
              <w:rPr>
                <w:rFonts w:ascii="Gill Sans MT" w:hAnsi="Gill Sans MT"/>
              </w:rPr>
            </w:pPr>
            <w:r w:rsidRPr="00BE068B">
              <w:rPr>
                <w:rFonts w:ascii="Gill Sans MT" w:hAnsi="Gill Sans MT"/>
              </w:rPr>
              <w:t>C.11b</w:t>
            </w:r>
          </w:p>
        </w:tc>
        <w:tc>
          <w:tcPr>
            <w:tcW w:w="2216" w:type="dxa"/>
          </w:tcPr>
          <w:p w14:paraId="7D1F4365" w14:textId="249CEE39" w:rsidR="00C14ED2" w:rsidRPr="00BE068B" w:rsidRDefault="00C14ED2" w:rsidP="001512DD">
            <w:pPr>
              <w:contextualSpacing/>
              <w:jc w:val="center"/>
              <w:rPr>
                <w:rFonts w:ascii="Gill Sans MT" w:hAnsi="Gill Sans MT"/>
              </w:rPr>
            </w:pPr>
            <w:r w:rsidRPr="00BE068B">
              <w:rPr>
                <w:rFonts w:ascii="Gill Sans MT" w:hAnsi="Gill Sans MT"/>
              </w:rPr>
              <w:t>C.12</w:t>
            </w:r>
          </w:p>
        </w:tc>
        <w:tc>
          <w:tcPr>
            <w:tcW w:w="1744" w:type="dxa"/>
          </w:tcPr>
          <w:p w14:paraId="33696E22" w14:textId="336BD78D" w:rsidR="00C14ED2" w:rsidRPr="00BE068B" w:rsidRDefault="00C14ED2" w:rsidP="001512DD">
            <w:pPr>
              <w:contextualSpacing/>
              <w:jc w:val="center"/>
              <w:rPr>
                <w:rFonts w:ascii="Gill Sans MT" w:hAnsi="Gill Sans MT"/>
              </w:rPr>
            </w:pPr>
            <w:r w:rsidRPr="00BE068B">
              <w:rPr>
                <w:rFonts w:ascii="Gill Sans MT" w:hAnsi="Gill Sans MT"/>
              </w:rPr>
              <w:t>C.13</w:t>
            </w:r>
          </w:p>
        </w:tc>
      </w:tr>
      <w:tr w:rsidR="0022680E" w:rsidRPr="00BE068B" w14:paraId="18454888" w14:textId="77777777" w:rsidTr="0093061D">
        <w:trPr>
          <w:trHeight w:val="20"/>
        </w:trPr>
        <w:tc>
          <w:tcPr>
            <w:tcW w:w="715" w:type="dxa"/>
          </w:tcPr>
          <w:p w14:paraId="6A4EF0FE" w14:textId="77777777" w:rsidR="00D21542" w:rsidRPr="00BE068B" w:rsidRDefault="00D21542" w:rsidP="001512DD">
            <w:pPr>
              <w:contextualSpacing/>
              <w:jc w:val="center"/>
              <w:rPr>
                <w:rFonts w:ascii="Gill Sans MT" w:hAnsi="Gill Sans MT"/>
              </w:rPr>
            </w:pPr>
            <w:r w:rsidRPr="00BE068B">
              <w:rPr>
                <w:rFonts w:ascii="Gill Sans MT" w:hAnsi="Gill Sans MT"/>
              </w:rPr>
              <w:t>ID Code</w:t>
            </w:r>
          </w:p>
        </w:tc>
        <w:tc>
          <w:tcPr>
            <w:tcW w:w="2165" w:type="dxa"/>
          </w:tcPr>
          <w:p w14:paraId="71803AC7" w14:textId="77777777" w:rsidR="00D21542" w:rsidRPr="00BE068B" w:rsidRDefault="00D21542" w:rsidP="001512DD">
            <w:pPr>
              <w:contextualSpacing/>
              <w:jc w:val="center"/>
              <w:rPr>
                <w:rFonts w:ascii="Gill Sans MT" w:hAnsi="Gill Sans MT"/>
              </w:rPr>
            </w:pPr>
            <w:r w:rsidRPr="00BE068B">
              <w:rPr>
                <w:rFonts w:ascii="Gill Sans MT" w:hAnsi="Gill Sans MT"/>
              </w:rPr>
              <w:t>List the names and surnames of all persons living in this household. Start the list with the head of this household, adults then children from oldest to youngest.</w:t>
            </w:r>
          </w:p>
          <w:p w14:paraId="5F5BE3D2" w14:textId="77777777" w:rsidR="00D21542" w:rsidRPr="00BE068B" w:rsidRDefault="00D21542" w:rsidP="001512DD">
            <w:pPr>
              <w:contextualSpacing/>
              <w:jc w:val="center"/>
              <w:rPr>
                <w:rFonts w:ascii="Gill Sans MT" w:hAnsi="Gill Sans MT"/>
                <w:i/>
              </w:rPr>
            </w:pPr>
            <w:r w:rsidRPr="00BE068B">
              <w:rPr>
                <w:rFonts w:ascii="Gill Sans MT" w:hAnsi="Gill Sans MT"/>
                <w:i/>
              </w:rPr>
              <w:t>First, middle, last name</w:t>
            </w:r>
          </w:p>
        </w:tc>
        <w:tc>
          <w:tcPr>
            <w:tcW w:w="1800" w:type="dxa"/>
          </w:tcPr>
          <w:p w14:paraId="126A0F78" w14:textId="29E78D50" w:rsidR="00C14ED2" w:rsidRPr="00BE068B" w:rsidRDefault="00C14ED2" w:rsidP="00C14ED2">
            <w:pPr>
              <w:contextualSpacing/>
              <w:jc w:val="center"/>
              <w:rPr>
                <w:rFonts w:ascii="Gill Sans MT" w:hAnsi="Gill Sans MT"/>
                <w:i/>
              </w:rPr>
            </w:pPr>
            <w:r w:rsidRPr="00BE068B">
              <w:rPr>
                <w:rFonts w:ascii="Gill Sans MT" w:hAnsi="Gill Sans MT"/>
                <w:i/>
              </w:rPr>
              <w:t>If age&gt;3</w:t>
            </w:r>
          </w:p>
          <w:p w14:paraId="1E4BE996" w14:textId="77777777" w:rsidR="00D21542" w:rsidRPr="00BE068B" w:rsidRDefault="00D21542" w:rsidP="00C14ED2">
            <w:pPr>
              <w:contextualSpacing/>
              <w:rPr>
                <w:rFonts w:ascii="Gill Sans MT" w:hAnsi="Gill Sans MT"/>
              </w:rPr>
            </w:pPr>
            <w:r w:rsidRPr="00BE068B">
              <w:rPr>
                <w:rFonts w:ascii="Gill Sans MT" w:hAnsi="Gill Sans MT"/>
              </w:rPr>
              <w:t xml:space="preserve">What age did </w:t>
            </w:r>
            <w:r w:rsidR="002A6145" w:rsidRPr="00BE068B">
              <w:rPr>
                <w:rFonts w:ascii="Gill Sans MT" w:hAnsi="Gill Sans MT"/>
              </w:rPr>
              <w:t xml:space="preserve">[NAME] </w:t>
            </w:r>
            <w:r w:rsidRPr="00BE068B">
              <w:rPr>
                <w:rFonts w:ascii="Gill Sans MT" w:hAnsi="Gill Sans MT"/>
              </w:rPr>
              <w:t>first enroll in school/educational facility?</w:t>
            </w:r>
          </w:p>
          <w:p w14:paraId="614CDCDB" w14:textId="77777777" w:rsidR="007B7340" w:rsidRPr="00BE068B" w:rsidRDefault="007B7340" w:rsidP="00C14ED2">
            <w:pPr>
              <w:contextualSpacing/>
              <w:rPr>
                <w:rFonts w:ascii="Gill Sans MT" w:hAnsi="Gill Sans MT"/>
              </w:rPr>
            </w:pPr>
          </w:p>
          <w:p w14:paraId="759A0177" w14:textId="75762EA1" w:rsidR="007B7340" w:rsidRPr="00BE068B" w:rsidRDefault="007B7340" w:rsidP="00C14ED2">
            <w:pPr>
              <w:contextualSpacing/>
              <w:rPr>
                <w:rFonts w:ascii="Gill Sans MT" w:hAnsi="Gill Sans MT"/>
              </w:rPr>
            </w:pPr>
          </w:p>
        </w:tc>
        <w:tc>
          <w:tcPr>
            <w:tcW w:w="2520" w:type="dxa"/>
          </w:tcPr>
          <w:p w14:paraId="275C01BF" w14:textId="339C3C91" w:rsidR="00C14ED2" w:rsidRPr="00BE068B" w:rsidRDefault="00C14ED2" w:rsidP="00C14ED2">
            <w:pPr>
              <w:contextualSpacing/>
              <w:jc w:val="center"/>
              <w:rPr>
                <w:rFonts w:ascii="Gill Sans MT" w:hAnsi="Gill Sans MT"/>
                <w:i/>
              </w:rPr>
            </w:pPr>
            <w:r w:rsidRPr="00BE068B">
              <w:rPr>
                <w:rFonts w:ascii="Gill Sans MT" w:hAnsi="Gill Sans MT"/>
                <w:i/>
              </w:rPr>
              <w:t>If age&gt;3</w:t>
            </w:r>
          </w:p>
          <w:p w14:paraId="1CF98A68" w14:textId="5906F4EA" w:rsidR="008C2BC1" w:rsidRPr="00BE068B" w:rsidRDefault="002A6145" w:rsidP="00C14ED2">
            <w:pPr>
              <w:contextualSpacing/>
              <w:rPr>
                <w:rFonts w:ascii="Gill Sans MT" w:hAnsi="Gill Sans MT"/>
              </w:rPr>
            </w:pPr>
            <w:r w:rsidRPr="00BE068B">
              <w:rPr>
                <w:rFonts w:ascii="Gill Sans MT" w:hAnsi="Gill Sans MT"/>
              </w:rPr>
              <w:t>Was [NAME</w:t>
            </w:r>
            <w:proofErr w:type="gramStart"/>
            <w:r w:rsidRPr="00BE068B">
              <w:rPr>
                <w:rFonts w:ascii="Gill Sans MT" w:hAnsi="Gill Sans MT"/>
              </w:rPr>
              <w:t xml:space="preserve">]  </w:t>
            </w:r>
            <w:r w:rsidR="008C2BC1" w:rsidRPr="00BE068B">
              <w:rPr>
                <w:rFonts w:ascii="Gill Sans MT" w:hAnsi="Gill Sans MT"/>
              </w:rPr>
              <w:t xml:space="preserve"> absent</w:t>
            </w:r>
            <w:proofErr w:type="gramEnd"/>
            <w:r w:rsidR="008C2BC1" w:rsidRPr="00BE068B">
              <w:rPr>
                <w:rFonts w:ascii="Gill Sans MT" w:hAnsi="Gill Sans MT"/>
              </w:rPr>
              <w:t xml:space="preserve"> from school for any period(s) of time during the term in the last twelve months?</w:t>
            </w:r>
          </w:p>
          <w:p w14:paraId="525A0E3E" w14:textId="0BD0F9C3" w:rsidR="008C2BC1" w:rsidRPr="00BE068B" w:rsidRDefault="00C14ED2" w:rsidP="00C14ED2">
            <w:pPr>
              <w:contextualSpacing/>
              <w:rPr>
                <w:rFonts w:ascii="Gill Sans MT" w:hAnsi="Gill Sans MT"/>
              </w:rPr>
            </w:pPr>
            <w:r w:rsidRPr="00BE068B">
              <w:rPr>
                <w:rFonts w:ascii="Gill Sans MT" w:hAnsi="Gill Sans MT"/>
              </w:rPr>
              <w:t>0</w:t>
            </w:r>
            <w:r w:rsidR="008C2BC1" w:rsidRPr="00BE068B">
              <w:rPr>
                <w:rFonts w:ascii="Gill Sans MT" w:hAnsi="Gill Sans MT"/>
              </w:rPr>
              <w:t>=No</w:t>
            </w:r>
          </w:p>
          <w:p w14:paraId="63E13ABC" w14:textId="4C0110E4" w:rsidR="008C2BC1" w:rsidRPr="00BE068B" w:rsidRDefault="00C14ED2" w:rsidP="00C14ED2">
            <w:pPr>
              <w:contextualSpacing/>
              <w:rPr>
                <w:rFonts w:ascii="Gill Sans MT" w:hAnsi="Gill Sans MT"/>
              </w:rPr>
            </w:pPr>
            <w:r w:rsidRPr="00BE068B">
              <w:rPr>
                <w:rFonts w:ascii="Gill Sans MT" w:hAnsi="Gill Sans MT"/>
              </w:rPr>
              <w:t>1</w:t>
            </w:r>
            <w:r w:rsidR="008C2BC1" w:rsidRPr="00BE068B">
              <w:rPr>
                <w:rFonts w:ascii="Gill Sans MT" w:hAnsi="Gill Sans MT"/>
              </w:rPr>
              <w:t xml:space="preserve">=Yes </w:t>
            </w:r>
          </w:p>
          <w:p w14:paraId="529732CF" w14:textId="77777777" w:rsidR="008C2BC1" w:rsidRPr="00BE068B" w:rsidRDefault="008C2BC1" w:rsidP="00C14ED2">
            <w:pPr>
              <w:contextualSpacing/>
              <w:rPr>
                <w:rFonts w:ascii="Gill Sans MT" w:hAnsi="Gill Sans MT"/>
              </w:rPr>
            </w:pPr>
            <w:r w:rsidRPr="00BE068B">
              <w:rPr>
                <w:rFonts w:ascii="Gill Sans MT" w:hAnsi="Gill Sans MT"/>
              </w:rPr>
              <w:t>888=Don’t know</w:t>
            </w:r>
          </w:p>
          <w:p w14:paraId="5C771557" w14:textId="77777777" w:rsidR="008C2BC1" w:rsidRPr="00BE068B" w:rsidRDefault="008C2BC1" w:rsidP="00C14ED2">
            <w:pPr>
              <w:contextualSpacing/>
              <w:rPr>
                <w:rFonts w:ascii="Gill Sans MT" w:hAnsi="Gill Sans MT"/>
              </w:rPr>
            </w:pPr>
            <w:r w:rsidRPr="00BE068B">
              <w:rPr>
                <w:rFonts w:ascii="Gill Sans MT" w:hAnsi="Gill Sans MT"/>
              </w:rPr>
              <w:t>999=Prefer not to respond</w:t>
            </w:r>
          </w:p>
          <w:p w14:paraId="4C804D25" w14:textId="404DE77F" w:rsidR="00C14ED2" w:rsidRPr="00BE068B" w:rsidRDefault="00C14ED2" w:rsidP="00C14ED2">
            <w:pPr>
              <w:contextualSpacing/>
              <w:rPr>
                <w:rFonts w:ascii="Gill Sans MT" w:hAnsi="Gill Sans MT"/>
                <w:i/>
              </w:rPr>
            </w:pPr>
            <w:r w:rsidRPr="00BE068B">
              <w:rPr>
                <w:rFonts w:ascii="Gill Sans MT" w:hAnsi="Gill Sans MT"/>
                <w:i/>
              </w:rPr>
              <w:t>If C10=0, skip to C13</w:t>
            </w:r>
          </w:p>
        </w:tc>
        <w:tc>
          <w:tcPr>
            <w:tcW w:w="1294" w:type="dxa"/>
          </w:tcPr>
          <w:p w14:paraId="60B93F43" w14:textId="77777777" w:rsidR="00D21542" w:rsidRPr="00BE068B" w:rsidRDefault="008C2BC1" w:rsidP="00C14ED2">
            <w:pPr>
              <w:contextualSpacing/>
              <w:rPr>
                <w:rFonts w:ascii="Gill Sans MT" w:hAnsi="Gill Sans MT"/>
              </w:rPr>
            </w:pPr>
            <w:r w:rsidRPr="00BE068B">
              <w:rPr>
                <w:rFonts w:ascii="Gill Sans MT" w:hAnsi="Gill Sans MT"/>
              </w:rPr>
              <w:t>What was the main reason for the absence(s) from school?</w:t>
            </w:r>
          </w:p>
          <w:p w14:paraId="711C68B1" w14:textId="3DBCCAED" w:rsidR="0093061D" w:rsidRPr="00BE068B" w:rsidRDefault="0093061D" w:rsidP="00C14ED2">
            <w:pPr>
              <w:contextualSpacing/>
              <w:rPr>
                <w:rFonts w:ascii="Gill Sans MT" w:hAnsi="Gill Sans MT"/>
                <w:i/>
              </w:rPr>
            </w:pPr>
            <w:r w:rsidRPr="00BE068B">
              <w:rPr>
                <w:rFonts w:ascii="Gill Sans MT" w:hAnsi="Gill Sans MT"/>
                <w:i/>
              </w:rPr>
              <w:t xml:space="preserve">See code 104. Probe and code, select all that apply </w:t>
            </w:r>
          </w:p>
        </w:tc>
        <w:tc>
          <w:tcPr>
            <w:tcW w:w="1170" w:type="dxa"/>
          </w:tcPr>
          <w:p w14:paraId="69E94FD9" w14:textId="0A0A16F7" w:rsidR="00D21542" w:rsidRPr="00BE068B" w:rsidRDefault="008C2BC1" w:rsidP="00C14ED2">
            <w:pPr>
              <w:contextualSpacing/>
              <w:rPr>
                <w:rFonts w:ascii="Gill Sans MT" w:hAnsi="Gill Sans MT"/>
              </w:rPr>
            </w:pPr>
            <w:r w:rsidRPr="00BE068B">
              <w:rPr>
                <w:rFonts w:ascii="Gill Sans MT" w:hAnsi="Gill Sans MT"/>
              </w:rPr>
              <w:t>If other, please specify.</w:t>
            </w:r>
          </w:p>
        </w:tc>
        <w:tc>
          <w:tcPr>
            <w:tcW w:w="2216" w:type="dxa"/>
          </w:tcPr>
          <w:p w14:paraId="401FB0DC" w14:textId="0A3B781D" w:rsidR="00D21542" w:rsidRPr="00BE068B" w:rsidRDefault="008C2BC1" w:rsidP="00C14ED2">
            <w:pPr>
              <w:contextualSpacing/>
              <w:rPr>
                <w:rFonts w:ascii="Gill Sans MT" w:hAnsi="Gill Sans MT"/>
              </w:rPr>
            </w:pPr>
            <w:r w:rsidRPr="00BE068B">
              <w:rPr>
                <w:rFonts w:ascii="Gill Sans MT" w:hAnsi="Gill Sans MT"/>
              </w:rPr>
              <w:t xml:space="preserve">Roughly, how many days did </w:t>
            </w:r>
            <w:r w:rsidR="002A6145" w:rsidRPr="00BE068B">
              <w:rPr>
                <w:rFonts w:ascii="Gill Sans MT" w:hAnsi="Gill Sans MT"/>
              </w:rPr>
              <w:t xml:space="preserve">[NAME] </w:t>
            </w:r>
            <w:r w:rsidRPr="00BE068B">
              <w:rPr>
                <w:rFonts w:ascii="Gill Sans MT" w:hAnsi="Gill Sans MT"/>
              </w:rPr>
              <w:t>miss from school in the past 12 months?</w:t>
            </w:r>
          </w:p>
          <w:p w14:paraId="73C201DF" w14:textId="77777777" w:rsidR="008C2BC1" w:rsidRPr="00BE068B" w:rsidRDefault="008C2BC1" w:rsidP="00C14ED2">
            <w:pPr>
              <w:contextualSpacing/>
              <w:rPr>
                <w:rFonts w:ascii="Gill Sans MT" w:hAnsi="Gill Sans MT"/>
                <w:i/>
              </w:rPr>
            </w:pPr>
            <w:r w:rsidRPr="00BE068B">
              <w:rPr>
                <w:rFonts w:ascii="Gill Sans MT" w:hAnsi="Gill Sans MT"/>
                <w:i/>
              </w:rPr>
              <w:t>1 week=5 school days</w:t>
            </w:r>
          </w:p>
          <w:p w14:paraId="3BA47A93" w14:textId="77777777" w:rsidR="008C2BC1" w:rsidRPr="00BE068B" w:rsidRDefault="008C2BC1" w:rsidP="00C14ED2">
            <w:pPr>
              <w:contextualSpacing/>
              <w:rPr>
                <w:rFonts w:ascii="Gill Sans MT" w:hAnsi="Gill Sans MT"/>
                <w:i/>
              </w:rPr>
            </w:pPr>
            <w:r w:rsidRPr="00BE068B">
              <w:rPr>
                <w:rFonts w:ascii="Gill Sans MT" w:hAnsi="Gill Sans MT"/>
                <w:i/>
              </w:rPr>
              <w:t>1 month=22 school days</w:t>
            </w:r>
          </w:p>
          <w:p w14:paraId="199EC1DD" w14:textId="69B181F9" w:rsidR="008C2BC1" w:rsidRPr="00BE068B" w:rsidRDefault="008C2BC1" w:rsidP="00C14ED2">
            <w:pPr>
              <w:contextualSpacing/>
              <w:rPr>
                <w:rFonts w:ascii="Gill Sans MT" w:hAnsi="Gill Sans MT"/>
                <w:i/>
              </w:rPr>
            </w:pPr>
            <w:r w:rsidRPr="00BE068B">
              <w:rPr>
                <w:rFonts w:ascii="Gill Sans MT" w:hAnsi="Gill Sans MT"/>
                <w:i/>
              </w:rPr>
              <w:t>1 year=198 school days</w:t>
            </w:r>
          </w:p>
        </w:tc>
        <w:tc>
          <w:tcPr>
            <w:tcW w:w="1744" w:type="dxa"/>
          </w:tcPr>
          <w:p w14:paraId="267FAD7E" w14:textId="42F325C1" w:rsidR="00C14ED2" w:rsidRPr="00BE068B" w:rsidRDefault="00C14ED2" w:rsidP="00C14ED2">
            <w:pPr>
              <w:contextualSpacing/>
              <w:jc w:val="center"/>
              <w:rPr>
                <w:rFonts w:ascii="Gill Sans MT" w:hAnsi="Gill Sans MT"/>
                <w:i/>
              </w:rPr>
            </w:pPr>
            <w:r w:rsidRPr="00BE068B">
              <w:rPr>
                <w:rFonts w:ascii="Gill Sans MT" w:hAnsi="Gill Sans MT"/>
                <w:i/>
              </w:rPr>
              <w:t>If age&gt;3</w:t>
            </w:r>
          </w:p>
          <w:p w14:paraId="4650986E" w14:textId="67C1ECF4" w:rsidR="00D21542" w:rsidRPr="00BE068B" w:rsidRDefault="008C2BC1" w:rsidP="00C14ED2">
            <w:pPr>
              <w:contextualSpacing/>
              <w:rPr>
                <w:rFonts w:ascii="Gill Sans MT" w:hAnsi="Gill Sans MT"/>
              </w:rPr>
            </w:pPr>
            <w:r w:rsidRPr="00BE068B">
              <w:rPr>
                <w:rFonts w:ascii="Gill Sans MT" w:hAnsi="Gill Sans MT"/>
              </w:rPr>
              <w:t xml:space="preserve">Can </w:t>
            </w:r>
            <w:r w:rsidR="002A6145" w:rsidRPr="00BE068B">
              <w:rPr>
                <w:rFonts w:ascii="Gill Sans MT" w:hAnsi="Gill Sans MT"/>
              </w:rPr>
              <w:t xml:space="preserve">[NAME] </w:t>
            </w:r>
            <w:r w:rsidRPr="00BE068B">
              <w:rPr>
                <w:rFonts w:ascii="Gill Sans MT" w:hAnsi="Gill Sans MT"/>
              </w:rPr>
              <w:t>write a simple letter of several sentences in English?</w:t>
            </w:r>
          </w:p>
          <w:p w14:paraId="1CF49479" w14:textId="77777777" w:rsidR="008C2BC1" w:rsidRPr="00BE068B" w:rsidRDefault="008C2BC1" w:rsidP="00C14ED2">
            <w:pPr>
              <w:contextualSpacing/>
              <w:rPr>
                <w:rFonts w:ascii="Gill Sans MT" w:hAnsi="Gill Sans MT"/>
              </w:rPr>
            </w:pPr>
          </w:p>
          <w:p w14:paraId="312D46BB" w14:textId="0946D84F" w:rsidR="008C2BC1" w:rsidRPr="00BE068B" w:rsidRDefault="00C14ED2" w:rsidP="00C14ED2">
            <w:pPr>
              <w:contextualSpacing/>
              <w:rPr>
                <w:rFonts w:ascii="Gill Sans MT" w:hAnsi="Gill Sans MT"/>
              </w:rPr>
            </w:pPr>
            <w:r w:rsidRPr="00BE068B">
              <w:rPr>
                <w:rFonts w:ascii="Gill Sans MT" w:hAnsi="Gill Sans MT"/>
              </w:rPr>
              <w:t>0</w:t>
            </w:r>
            <w:r w:rsidR="008C2BC1" w:rsidRPr="00BE068B">
              <w:rPr>
                <w:rFonts w:ascii="Gill Sans MT" w:hAnsi="Gill Sans MT"/>
              </w:rPr>
              <w:t>=No</w:t>
            </w:r>
          </w:p>
          <w:p w14:paraId="30FF496E" w14:textId="6F313D22" w:rsidR="008C2BC1" w:rsidRPr="00BE068B" w:rsidRDefault="00C14ED2" w:rsidP="00C14ED2">
            <w:pPr>
              <w:contextualSpacing/>
              <w:rPr>
                <w:rFonts w:ascii="Gill Sans MT" w:hAnsi="Gill Sans MT"/>
              </w:rPr>
            </w:pPr>
            <w:r w:rsidRPr="00BE068B">
              <w:rPr>
                <w:rFonts w:ascii="Gill Sans MT" w:hAnsi="Gill Sans MT"/>
              </w:rPr>
              <w:t>1</w:t>
            </w:r>
            <w:r w:rsidR="008C2BC1" w:rsidRPr="00BE068B">
              <w:rPr>
                <w:rFonts w:ascii="Gill Sans MT" w:hAnsi="Gill Sans MT"/>
              </w:rPr>
              <w:t xml:space="preserve">=Yes </w:t>
            </w:r>
          </w:p>
          <w:p w14:paraId="4CB0BE1A" w14:textId="77777777" w:rsidR="008C2BC1" w:rsidRPr="00BE068B" w:rsidRDefault="008C2BC1" w:rsidP="00C14ED2">
            <w:pPr>
              <w:contextualSpacing/>
              <w:rPr>
                <w:rFonts w:ascii="Gill Sans MT" w:hAnsi="Gill Sans MT"/>
              </w:rPr>
            </w:pPr>
            <w:r w:rsidRPr="00BE068B">
              <w:rPr>
                <w:rFonts w:ascii="Gill Sans MT" w:hAnsi="Gill Sans MT"/>
              </w:rPr>
              <w:t>888=Don’t know</w:t>
            </w:r>
          </w:p>
          <w:p w14:paraId="7A7FEA1D" w14:textId="3379CDAD" w:rsidR="008C2BC1" w:rsidRPr="00BE068B" w:rsidRDefault="008C2BC1" w:rsidP="00C14ED2">
            <w:pPr>
              <w:contextualSpacing/>
              <w:rPr>
                <w:rFonts w:ascii="Gill Sans MT" w:hAnsi="Gill Sans MT"/>
              </w:rPr>
            </w:pPr>
            <w:r w:rsidRPr="00BE068B">
              <w:rPr>
                <w:rFonts w:ascii="Gill Sans MT" w:hAnsi="Gill Sans MT"/>
              </w:rPr>
              <w:t>999=Prefer not to respond</w:t>
            </w:r>
          </w:p>
        </w:tc>
      </w:tr>
      <w:tr w:rsidR="008C2BC1" w:rsidRPr="00BE068B" w14:paraId="657EA884" w14:textId="77777777" w:rsidTr="0093061D">
        <w:trPr>
          <w:trHeight w:val="20"/>
        </w:trPr>
        <w:tc>
          <w:tcPr>
            <w:tcW w:w="715" w:type="dxa"/>
          </w:tcPr>
          <w:p w14:paraId="3C2505B4" w14:textId="2FFF2169" w:rsidR="008C2BC1" w:rsidRPr="00BE068B" w:rsidRDefault="008C2BC1" w:rsidP="001512DD">
            <w:pPr>
              <w:contextualSpacing/>
              <w:jc w:val="center"/>
              <w:rPr>
                <w:rFonts w:ascii="Gill Sans MT" w:hAnsi="Gill Sans MT"/>
              </w:rPr>
            </w:pPr>
          </w:p>
        </w:tc>
        <w:tc>
          <w:tcPr>
            <w:tcW w:w="2165" w:type="dxa"/>
          </w:tcPr>
          <w:p w14:paraId="7358A0EE" w14:textId="77777777" w:rsidR="008C2BC1" w:rsidRPr="00BE068B" w:rsidRDefault="008C2BC1" w:rsidP="001512DD">
            <w:pPr>
              <w:contextualSpacing/>
              <w:jc w:val="center"/>
              <w:rPr>
                <w:rFonts w:ascii="Gill Sans MT" w:hAnsi="Gill Sans MT"/>
              </w:rPr>
            </w:pPr>
          </w:p>
        </w:tc>
        <w:tc>
          <w:tcPr>
            <w:tcW w:w="1800" w:type="dxa"/>
          </w:tcPr>
          <w:p w14:paraId="2A22C2CC" w14:textId="77777777" w:rsidR="008C2BC1" w:rsidRPr="00BE068B" w:rsidRDefault="008C2BC1" w:rsidP="001512DD">
            <w:pPr>
              <w:contextualSpacing/>
              <w:jc w:val="center"/>
              <w:rPr>
                <w:rFonts w:ascii="Gill Sans MT" w:hAnsi="Gill Sans MT"/>
              </w:rPr>
            </w:pPr>
          </w:p>
        </w:tc>
        <w:tc>
          <w:tcPr>
            <w:tcW w:w="2520" w:type="dxa"/>
          </w:tcPr>
          <w:p w14:paraId="1297DB29" w14:textId="77777777" w:rsidR="008C2BC1" w:rsidRPr="00BE068B" w:rsidRDefault="008C2BC1" w:rsidP="001512DD">
            <w:pPr>
              <w:contextualSpacing/>
              <w:jc w:val="center"/>
              <w:rPr>
                <w:rFonts w:ascii="Gill Sans MT" w:hAnsi="Gill Sans MT"/>
              </w:rPr>
            </w:pPr>
          </w:p>
        </w:tc>
        <w:tc>
          <w:tcPr>
            <w:tcW w:w="1294" w:type="dxa"/>
          </w:tcPr>
          <w:p w14:paraId="66BF7F92" w14:textId="77777777" w:rsidR="008C2BC1" w:rsidRPr="00BE068B" w:rsidRDefault="008C2BC1" w:rsidP="001512DD">
            <w:pPr>
              <w:contextualSpacing/>
              <w:jc w:val="center"/>
              <w:rPr>
                <w:rFonts w:ascii="Gill Sans MT" w:hAnsi="Gill Sans MT"/>
              </w:rPr>
            </w:pPr>
          </w:p>
        </w:tc>
        <w:tc>
          <w:tcPr>
            <w:tcW w:w="1170" w:type="dxa"/>
          </w:tcPr>
          <w:p w14:paraId="5B8DEF69" w14:textId="77777777" w:rsidR="008C2BC1" w:rsidRPr="00BE068B" w:rsidRDefault="008C2BC1" w:rsidP="001512DD">
            <w:pPr>
              <w:contextualSpacing/>
              <w:jc w:val="center"/>
              <w:rPr>
                <w:rFonts w:ascii="Gill Sans MT" w:hAnsi="Gill Sans MT"/>
              </w:rPr>
            </w:pPr>
          </w:p>
        </w:tc>
        <w:tc>
          <w:tcPr>
            <w:tcW w:w="2216" w:type="dxa"/>
          </w:tcPr>
          <w:p w14:paraId="6F267425" w14:textId="77777777" w:rsidR="008C2BC1" w:rsidRPr="00BE068B" w:rsidRDefault="008C2BC1" w:rsidP="001512DD">
            <w:pPr>
              <w:contextualSpacing/>
              <w:jc w:val="center"/>
              <w:rPr>
                <w:rFonts w:ascii="Gill Sans MT" w:hAnsi="Gill Sans MT"/>
              </w:rPr>
            </w:pPr>
          </w:p>
        </w:tc>
        <w:tc>
          <w:tcPr>
            <w:tcW w:w="1744" w:type="dxa"/>
          </w:tcPr>
          <w:p w14:paraId="3142A9F3" w14:textId="77777777" w:rsidR="008C2BC1" w:rsidRPr="00BE068B" w:rsidRDefault="008C2BC1" w:rsidP="001512DD">
            <w:pPr>
              <w:contextualSpacing/>
              <w:jc w:val="center"/>
              <w:rPr>
                <w:rFonts w:ascii="Gill Sans MT" w:hAnsi="Gill Sans MT"/>
              </w:rPr>
            </w:pPr>
          </w:p>
        </w:tc>
      </w:tr>
      <w:tr w:rsidR="0022680E" w:rsidRPr="00BE068B" w14:paraId="299BF1B0" w14:textId="77777777" w:rsidTr="0093061D">
        <w:trPr>
          <w:trHeight w:val="20"/>
        </w:trPr>
        <w:tc>
          <w:tcPr>
            <w:tcW w:w="715" w:type="dxa"/>
          </w:tcPr>
          <w:p w14:paraId="34FC55C2" w14:textId="77777777" w:rsidR="00D21542" w:rsidRPr="00BE068B" w:rsidRDefault="00D21542" w:rsidP="001512DD">
            <w:pPr>
              <w:contextualSpacing/>
              <w:jc w:val="center"/>
              <w:rPr>
                <w:rFonts w:ascii="Gill Sans MT" w:hAnsi="Gill Sans MT"/>
              </w:rPr>
            </w:pPr>
            <w:r w:rsidRPr="00BE068B">
              <w:rPr>
                <w:rFonts w:ascii="Gill Sans MT" w:hAnsi="Gill Sans MT"/>
              </w:rPr>
              <w:t>1</w:t>
            </w:r>
          </w:p>
        </w:tc>
        <w:tc>
          <w:tcPr>
            <w:tcW w:w="2165" w:type="dxa"/>
          </w:tcPr>
          <w:p w14:paraId="4F72D0D6" w14:textId="77777777" w:rsidR="00D21542" w:rsidRPr="00BE068B" w:rsidRDefault="00D21542" w:rsidP="001512DD">
            <w:pPr>
              <w:contextualSpacing/>
              <w:jc w:val="center"/>
              <w:rPr>
                <w:rFonts w:ascii="Gill Sans MT" w:hAnsi="Gill Sans MT"/>
              </w:rPr>
            </w:pPr>
          </w:p>
        </w:tc>
        <w:tc>
          <w:tcPr>
            <w:tcW w:w="1800" w:type="dxa"/>
          </w:tcPr>
          <w:p w14:paraId="02C28806" w14:textId="77777777" w:rsidR="00D21542" w:rsidRPr="00BE068B" w:rsidRDefault="00D21542" w:rsidP="001512DD">
            <w:pPr>
              <w:contextualSpacing/>
              <w:jc w:val="center"/>
              <w:rPr>
                <w:rFonts w:ascii="Gill Sans MT" w:hAnsi="Gill Sans MT"/>
              </w:rPr>
            </w:pPr>
          </w:p>
        </w:tc>
        <w:tc>
          <w:tcPr>
            <w:tcW w:w="2520" w:type="dxa"/>
          </w:tcPr>
          <w:p w14:paraId="7BE8FF54" w14:textId="77777777" w:rsidR="00D21542" w:rsidRPr="00BE068B" w:rsidRDefault="00D21542" w:rsidP="001512DD">
            <w:pPr>
              <w:contextualSpacing/>
              <w:jc w:val="center"/>
              <w:rPr>
                <w:rFonts w:ascii="Gill Sans MT" w:hAnsi="Gill Sans MT"/>
              </w:rPr>
            </w:pPr>
          </w:p>
        </w:tc>
        <w:tc>
          <w:tcPr>
            <w:tcW w:w="1294" w:type="dxa"/>
          </w:tcPr>
          <w:p w14:paraId="34983FB7" w14:textId="77777777" w:rsidR="00D21542" w:rsidRPr="00BE068B" w:rsidRDefault="00D21542" w:rsidP="001512DD">
            <w:pPr>
              <w:contextualSpacing/>
              <w:jc w:val="center"/>
              <w:rPr>
                <w:rFonts w:ascii="Gill Sans MT" w:hAnsi="Gill Sans MT"/>
              </w:rPr>
            </w:pPr>
          </w:p>
        </w:tc>
        <w:tc>
          <w:tcPr>
            <w:tcW w:w="1170" w:type="dxa"/>
          </w:tcPr>
          <w:p w14:paraId="4FD1262C" w14:textId="77777777" w:rsidR="00D21542" w:rsidRPr="00BE068B" w:rsidRDefault="00D21542" w:rsidP="001512DD">
            <w:pPr>
              <w:contextualSpacing/>
              <w:jc w:val="center"/>
              <w:rPr>
                <w:rFonts w:ascii="Gill Sans MT" w:hAnsi="Gill Sans MT"/>
              </w:rPr>
            </w:pPr>
          </w:p>
        </w:tc>
        <w:tc>
          <w:tcPr>
            <w:tcW w:w="2216" w:type="dxa"/>
          </w:tcPr>
          <w:p w14:paraId="25B245E5" w14:textId="77777777" w:rsidR="00D21542" w:rsidRPr="00BE068B" w:rsidRDefault="00D21542" w:rsidP="001512DD">
            <w:pPr>
              <w:contextualSpacing/>
              <w:jc w:val="center"/>
              <w:rPr>
                <w:rFonts w:ascii="Gill Sans MT" w:hAnsi="Gill Sans MT"/>
              </w:rPr>
            </w:pPr>
          </w:p>
        </w:tc>
        <w:tc>
          <w:tcPr>
            <w:tcW w:w="1744" w:type="dxa"/>
          </w:tcPr>
          <w:p w14:paraId="433028D9" w14:textId="77777777" w:rsidR="00D21542" w:rsidRPr="00BE068B" w:rsidRDefault="00D21542" w:rsidP="001512DD">
            <w:pPr>
              <w:contextualSpacing/>
              <w:jc w:val="center"/>
              <w:rPr>
                <w:rFonts w:ascii="Gill Sans MT" w:hAnsi="Gill Sans MT"/>
              </w:rPr>
            </w:pPr>
          </w:p>
        </w:tc>
      </w:tr>
      <w:tr w:rsidR="0022680E" w:rsidRPr="00BE068B" w14:paraId="611AD0BF" w14:textId="77777777" w:rsidTr="0093061D">
        <w:trPr>
          <w:trHeight w:val="20"/>
        </w:trPr>
        <w:tc>
          <w:tcPr>
            <w:tcW w:w="715" w:type="dxa"/>
          </w:tcPr>
          <w:p w14:paraId="5E93B325" w14:textId="77777777" w:rsidR="00D21542" w:rsidRPr="00BE068B" w:rsidRDefault="00D21542" w:rsidP="001512DD">
            <w:pPr>
              <w:contextualSpacing/>
              <w:jc w:val="center"/>
              <w:rPr>
                <w:rFonts w:ascii="Gill Sans MT" w:hAnsi="Gill Sans MT"/>
              </w:rPr>
            </w:pPr>
            <w:r w:rsidRPr="00BE068B">
              <w:rPr>
                <w:rFonts w:ascii="Gill Sans MT" w:hAnsi="Gill Sans MT"/>
              </w:rPr>
              <w:t>2</w:t>
            </w:r>
          </w:p>
        </w:tc>
        <w:tc>
          <w:tcPr>
            <w:tcW w:w="2165" w:type="dxa"/>
          </w:tcPr>
          <w:p w14:paraId="634C73D9" w14:textId="77777777" w:rsidR="00D21542" w:rsidRPr="00BE068B" w:rsidRDefault="00D21542" w:rsidP="001512DD">
            <w:pPr>
              <w:contextualSpacing/>
              <w:jc w:val="center"/>
              <w:rPr>
                <w:rFonts w:ascii="Gill Sans MT" w:hAnsi="Gill Sans MT"/>
              </w:rPr>
            </w:pPr>
          </w:p>
        </w:tc>
        <w:tc>
          <w:tcPr>
            <w:tcW w:w="1800" w:type="dxa"/>
          </w:tcPr>
          <w:p w14:paraId="07052AC5" w14:textId="77777777" w:rsidR="00D21542" w:rsidRPr="00BE068B" w:rsidRDefault="00D21542" w:rsidP="001512DD">
            <w:pPr>
              <w:contextualSpacing/>
              <w:jc w:val="center"/>
              <w:rPr>
                <w:rFonts w:ascii="Gill Sans MT" w:hAnsi="Gill Sans MT"/>
              </w:rPr>
            </w:pPr>
          </w:p>
        </w:tc>
        <w:tc>
          <w:tcPr>
            <w:tcW w:w="2520" w:type="dxa"/>
          </w:tcPr>
          <w:p w14:paraId="6C46805C" w14:textId="77777777" w:rsidR="00D21542" w:rsidRPr="00BE068B" w:rsidRDefault="00D21542" w:rsidP="001512DD">
            <w:pPr>
              <w:contextualSpacing/>
              <w:jc w:val="center"/>
              <w:rPr>
                <w:rFonts w:ascii="Gill Sans MT" w:hAnsi="Gill Sans MT"/>
              </w:rPr>
            </w:pPr>
          </w:p>
        </w:tc>
        <w:tc>
          <w:tcPr>
            <w:tcW w:w="1294" w:type="dxa"/>
          </w:tcPr>
          <w:p w14:paraId="67B73D7C" w14:textId="77777777" w:rsidR="00D21542" w:rsidRPr="00BE068B" w:rsidRDefault="00D21542" w:rsidP="001512DD">
            <w:pPr>
              <w:contextualSpacing/>
              <w:jc w:val="center"/>
              <w:rPr>
                <w:rFonts w:ascii="Gill Sans MT" w:hAnsi="Gill Sans MT"/>
              </w:rPr>
            </w:pPr>
          </w:p>
        </w:tc>
        <w:tc>
          <w:tcPr>
            <w:tcW w:w="1170" w:type="dxa"/>
          </w:tcPr>
          <w:p w14:paraId="7BBEA5D2" w14:textId="77777777" w:rsidR="00D21542" w:rsidRPr="00BE068B" w:rsidRDefault="00D21542" w:rsidP="001512DD">
            <w:pPr>
              <w:contextualSpacing/>
              <w:jc w:val="center"/>
              <w:rPr>
                <w:rFonts w:ascii="Gill Sans MT" w:hAnsi="Gill Sans MT"/>
              </w:rPr>
            </w:pPr>
          </w:p>
        </w:tc>
        <w:tc>
          <w:tcPr>
            <w:tcW w:w="2216" w:type="dxa"/>
          </w:tcPr>
          <w:p w14:paraId="5BEC5915" w14:textId="77777777" w:rsidR="00D21542" w:rsidRPr="00BE068B" w:rsidRDefault="00D21542" w:rsidP="001512DD">
            <w:pPr>
              <w:contextualSpacing/>
              <w:jc w:val="center"/>
              <w:rPr>
                <w:rFonts w:ascii="Gill Sans MT" w:hAnsi="Gill Sans MT"/>
              </w:rPr>
            </w:pPr>
          </w:p>
        </w:tc>
        <w:tc>
          <w:tcPr>
            <w:tcW w:w="1744" w:type="dxa"/>
          </w:tcPr>
          <w:p w14:paraId="152254C5" w14:textId="77777777" w:rsidR="00D21542" w:rsidRPr="00BE068B" w:rsidRDefault="00D21542" w:rsidP="001512DD">
            <w:pPr>
              <w:contextualSpacing/>
              <w:jc w:val="center"/>
              <w:rPr>
                <w:rFonts w:ascii="Gill Sans MT" w:hAnsi="Gill Sans MT"/>
              </w:rPr>
            </w:pPr>
          </w:p>
        </w:tc>
      </w:tr>
      <w:tr w:rsidR="008C2BC1" w:rsidRPr="00BE068B" w14:paraId="29F33C3B" w14:textId="77777777" w:rsidTr="0093061D">
        <w:trPr>
          <w:trHeight w:val="20"/>
        </w:trPr>
        <w:tc>
          <w:tcPr>
            <w:tcW w:w="715" w:type="dxa"/>
          </w:tcPr>
          <w:p w14:paraId="5CC71EA7" w14:textId="77777777" w:rsidR="00D21542" w:rsidRPr="00BE068B" w:rsidRDefault="00D21542" w:rsidP="001512DD">
            <w:pPr>
              <w:contextualSpacing/>
              <w:jc w:val="center"/>
              <w:rPr>
                <w:rFonts w:ascii="Gill Sans MT" w:hAnsi="Gill Sans MT"/>
              </w:rPr>
            </w:pPr>
            <w:r w:rsidRPr="00BE068B">
              <w:rPr>
                <w:rFonts w:ascii="Gill Sans MT" w:hAnsi="Gill Sans MT"/>
              </w:rPr>
              <w:t>3</w:t>
            </w:r>
          </w:p>
        </w:tc>
        <w:tc>
          <w:tcPr>
            <w:tcW w:w="2165" w:type="dxa"/>
          </w:tcPr>
          <w:p w14:paraId="5DEFE2C1" w14:textId="77777777" w:rsidR="00D21542" w:rsidRPr="00BE068B" w:rsidRDefault="00D21542" w:rsidP="001512DD">
            <w:pPr>
              <w:contextualSpacing/>
              <w:jc w:val="center"/>
              <w:rPr>
                <w:rFonts w:ascii="Gill Sans MT" w:hAnsi="Gill Sans MT"/>
              </w:rPr>
            </w:pPr>
          </w:p>
        </w:tc>
        <w:tc>
          <w:tcPr>
            <w:tcW w:w="1800" w:type="dxa"/>
          </w:tcPr>
          <w:p w14:paraId="56DAEA24" w14:textId="77777777" w:rsidR="00D21542" w:rsidRPr="00BE068B" w:rsidRDefault="00D21542" w:rsidP="001512DD">
            <w:pPr>
              <w:contextualSpacing/>
              <w:jc w:val="center"/>
              <w:rPr>
                <w:rFonts w:ascii="Gill Sans MT" w:hAnsi="Gill Sans MT"/>
              </w:rPr>
            </w:pPr>
          </w:p>
        </w:tc>
        <w:tc>
          <w:tcPr>
            <w:tcW w:w="2520" w:type="dxa"/>
          </w:tcPr>
          <w:p w14:paraId="275553BA" w14:textId="77777777" w:rsidR="00D21542" w:rsidRPr="00BE068B" w:rsidRDefault="00D21542" w:rsidP="001512DD">
            <w:pPr>
              <w:contextualSpacing/>
              <w:jc w:val="center"/>
              <w:rPr>
                <w:rFonts w:ascii="Gill Sans MT" w:hAnsi="Gill Sans MT"/>
              </w:rPr>
            </w:pPr>
          </w:p>
        </w:tc>
        <w:tc>
          <w:tcPr>
            <w:tcW w:w="1294" w:type="dxa"/>
          </w:tcPr>
          <w:p w14:paraId="0F79C896" w14:textId="77777777" w:rsidR="00D21542" w:rsidRPr="00BE068B" w:rsidRDefault="00D21542" w:rsidP="001512DD">
            <w:pPr>
              <w:contextualSpacing/>
              <w:jc w:val="center"/>
              <w:rPr>
                <w:rFonts w:ascii="Gill Sans MT" w:hAnsi="Gill Sans MT"/>
              </w:rPr>
            </w:pPr>
          </w:p>
        </w:tc>
        <w:tc>
          <w:tcPr>
            <w:tcW w:w="1170" w:type="dxa"/>
          </w:tcPr>
          <w:p w14:paraId="4E10D6F1" w14:textId="77777777" w:rsidR="00D21542" w:rsidRPr="00BE068B" w:rsidRDefault="00D21542" w:rsidP="001512DD">
            <w:pPr>
              <w:contextualSpacing/>
              <w:jc w:val="center"/>
              <w:rPr>
                <w:rFonts w:ascii="Gill Sans MT" w:hAnsi="Gill Sans MT"/>
              </w:rPr>
            </w:pPr>
          </w:p>
        </w:tc>
        <w:tc>
          <w:tcPr>
            <w:tcW w:w="2216" w:type="dxa"/>
          </w:tcPr>
          <w:p w14:paraId="7712BB15" w14:textId="77777777" w:rsidR="00D21542" w:rsidRPr="00BE068B" w:rsidRDefault="00D21542" w:rsidP="001512DD">
            <w:pPr>
              <w:contextualSpacing/>
              <w:jc w:val="center"/>
              <w:rPr>
                <w:rFonts w:ascii="Gill Sans MT" w:hAnsi="Gill Sans MT"/>
              </w:rPr>
            </w:pPr>
          </w:p>
        </w:tc>
        <w:tc>
          <w:tcPr>
            <w:tcW w:w="1744" w:type="dxa"/>
          </w:tcPr>
          <w:p w14:paraId="24A0052C" w14:textId="77777777" w:rsidR="00D21542" w:rsidRPr="00BE068B" w:rsidRDefault="00D21542" w:rsidP="001512DD">
            <w:pPr>
              <w:contextualSpacing/>
              <w:jc w:val="center"/>
              <w:rPr>
                <w:rFonts w:ascii="Gill Sans MT" w:hAnsi="Gill Sans MT"/>
              </w:rPr>
            </w:pPr>
          </w:p>
        </w:tc>
      </w:tr>
      <w:tr w:rsidR="008C2BC1" w:rsidRPr="00BE068B" w14:paraId="01D0F6EF" w14:textId="77777777" w:rsidTr="0093061D">
        <w:trPr>
          <w:trHeight w:val="20"/>
        </w:trPr>
        <w:tc>
          <w:tcPr>
            <w:tcW w:w="715" w:type="dxa"/>
          </w:tcPr>
          <w:p w14:paraId="735A75B4" w14:textId="77777777" w:rsidR="00D21542" w:rsidRPr="00BE068B" w:rsidRDefault="00D21542" w:rsidP="001512DD">
            <w:pPr>
              <w:contextualSpacing/>
              <w:jc w:val="center"/>
              <w:rPr>
                <w:rFonts w:ascii="Gill Sans MT" w:hAnsi="Gill Sans MT"/>
              </w:rPr>
            </w:pPr>
            <w:r w:rsidRPr="00BE068B">
              <w:rPr>
                <w:rFonts w:ascii="Gill Sans MT" w:hAnsi="Gill Sans MT"/>
              </w:rPr>
              <w:t>4</w:t>
            </w:r>
          </w:p>
        </w:tc>
        <w:tc>
          <w:tcPr>
            <w:tcW w:w="2165" w:type="dxa"/>
          </w:tcPr>
          <w:p w14:paraId="70626529" w14:textId="77777777" w:rsidR="00D21542" w:rsidRPr="00BE068B" w:rsidRDefault="00D21542" w:rsidP="001512DD">
            <w:pPr>
              <w:contextualSpacing/>
              <w:jc w:val="center"/>
              <w:rPr>
                <w:rFonts w:ascii="Gill Sans MT" w:hAnsi="Gill Sans MT"/>
              </w:rPr>
            </w:pPr>
          </w:p>
        </w:tc>
        <w:tc>
          <w:tcPr>
            <w:tcW w:w="1800" w:type="dxa"/>
          </w:tcPr>
          <w:p w14:paraId="09CFCFF5" w14:textId="77777777" w:rsidR="00D21542" w:rsidRPr="00BE068B" w:rsidRDefault="00D21542" w:rsidP="001512DD">
            <w:pPr>
              <w:contextualSpacing/>
              <w:jc w:val="center"/>
              <w:rPr>
                <w:rFonts w:ascii="Gill Sans MT" w:hAnsi="Gill Sans MT"/>
              </w:rPr>
            </w:pPr>
          </w:p>
        </w:tc>
        <w:tc>
          <w:tcPr>
            <w:tcW w:w="2520" w:type="dxa"/>
          </w:tcPr>
          <w:p w14:paraId="04699970" w14:textId="77777777" w:rsidR="00D21542" w:rsidRPr="00BE068B" w:rsidRDefault="00D21542" w:rsidP="001512DD">
            <w:pPr>
              <w:contextualSpacing/>
              <w:jc w:val="center"/>
              <w:rPr>
                <w:rFonts w:ascii="Gill Sans MT" w:hAnsi="Gill Sans MT"/>
              </w:rPr>
            </w:pPr>
          </w:p>
        </w:tc>
        <w:tc>
          <w:tcPr>
            <w:tcW w:w="1294" w:type="dxa"/>
          </w:tcPr>
          <w:p w14:paraId="62301056" w14:textId="77777777" w:rsidR="00D21542" w:rsidRPr="00BE068B" w:rsidRDefault="00D21542" w:rsidP="001512DD">
            <w:pPr>
              <w:contextualSpacing/>
              <w:jc w:val="center"/>
              <w:rPr>
                <w:rFonts w:ascii="Gill Sans MT" w:hAnsi="Gill Sans MT"/>
              </w:rPr>
            </w:pPr>
          </w:p>
        </w:tc>
        <w:tc>
          <w:tcPr>
            <w:tcW w:w="1170" w:type="dxa"/>
          </w:tcPr>
          <w:p w14:paraId="68EFAB5A" w14:textId="77777777" w:rsidR="00D21542" w:rsidRPr="00BE068B" w:rsidRDefault="00D21542" w:rsidP="001512DD">
            <w:pPr>
              <w:contextualSpacing/>
              <w:jc w:val="center"/>
              <w:rPr>
                <w:rFonts w:ascii="Gill Sans MT" w:hAnsi="Gill Sans MT"/>
              </w:rPr>
            </w:pPr>
          </w:p>
        </w:tc>
        <w:tc>
          <w:tcPr>
            <w:tcW w:w="2216" w:type="dxa"/>
          </w:tcPr>
          <w:p w14:paraId="4D8D7C0D" w14:textId="77777777" w:rsidR="00D21542" w:rsidRPr="00BE068B" w:rsidRDefault="00D21542" w:rsidP="001512DD">
            <w:pPr>
              <w:contextualSpacing/>
              <w:jc w:val="center"/>
              <w:rPr>
                <w:rFonts w:ascii="Gill Sans MT" w:hAnsi="Gill Sans MT"/>
              </w:rPr>
            </w:pPr>
          </w:p>
        </w:tc>
        <w:tc>
          <w:tcPr>
            <w:tcW w:w="1744" w:type="dxa"/>
          </w:tcPr>
          <w:p w14:paraId="47DCEF31" w14:textId="77777777" w:rsidR="00D21542" w:rsidRPr="00BE068B" w:rsidRDefault="00D21542" w:rsidP="001512DD">
            <w:pPr>
              <w:contextualSpacing/>
              <w:jc w:val="center"/>
              <w:rPr>
                <w:rFonts w:ascii="Gill Sans MT" w:hAnsi="Gill Sans MT"/>
              </w:rPr>
            </w:pPr>
          </w:p>
        </w:tc>
      </w:tr>
      <w:tr w:rsidR="008C2BC1" w:rsidRPr="00BE068B" w14:paraId="55BE3D2C" w14:textId="77777777" w:rsidTr="0093061D">
        <w:trPr>
          <w:trHeight w:val="20"/>
        </w:trPr>
        <w:tc>
          <w:tcPr>
            <w:tcW w:w="715" w:type="dxa"/>
          </w:tcPr>
          <w:p w14:paraId="489DD0EB" w14:textId="77777777" w:rsidR="00D21542" w:rsidRPr="00BE068B" w:rsidRDefault="00D21542" w:rsidP="001512DD">
            <w:pPr>
              <w:contextualSpacing/>
              <w:jc w:val="center"/>
              <w:rPr>
                <w:rFonts w:ascii="Gill Sans MT" w:hAnsi="Gill Sans MT"/>
              </w:rPr>
            </w:pPr>
            <w:r w:rsidRPr="00BE068B">
              <w:rPr>
                <w:rFonts w:ascii="Gill Sans MT" w:hAnsi="Gill Sans MT"/>
              </w:rPr>
              <w:t>5</w:t>
            </w:r>
          </w:p>
        </w:tc>
        <w:tc>
          <w:tcPr>
            <w:tcW w:w="2165" w:type="dxa"/>
          </w:tcPr>
          <w:p w14:paraId="696493A6" w14:textId="77777777" w:rsidR="00D21542" w:rsidRPr="00BE068B" w:rsidRDefault="00D21542" w:rsidP="001512DD">
            <w:pPr>
              <w:contextualSpacing/>
              <w:jc w:val="center"/>
              <w:rPr>
                <w:rFonts w:ascii="Gill Sans MT" w:hAnsi="Gill Sans MT"/>
              </w:rPr>
            </w:pPr>
          </w:p>
        </w:tc>
        <w:tc>
          <w:tcPr>
            <w:tcW w:w="1800" w:type="dxa"/>
          </w:tcPr>
          <w:p w14:paraId="528134B3" w14:textId="77777777" w:rsidR="00D21542" w:rsidRPr="00BE068B" w:rsidRDefault="00D21542" w:rsidP="001512DD">
            <w:pPr>
              <w:contextualSpacing/>
              <w:jc w:val="center"/>
              <w:rPr>
                <w:rFonts w:ascii="Gill Sans MT" w:hAnsi="Gill Sans MT"/>
              </w:rPr>
            </w:pPr>
          </w:p>
        </w:tc>
        <w:tc>
          <w:tcPr>
            <w:tcW w:w="2520" w:type="dxa"/>
          </w:tcPr>
          <w:p w14:paraId="41CF985C" w14:textId="77777777" w:rsidR="00D21542" w:rsidRPr="00BE068B" w:rsidRDefault="00D21542" w:rsidP="001512DD">
            <w:pPr>
              <w:contextualSpacing/>
              <w:jc w:val="center"/>
              <w:rPr>
                <w:rFonts w:ascii="Gill Sans MT" w:hAnsi="Gill Sans MT"/>
              </w:rPr>
            </w:pPr>
          </w:p>
        </w:tc>
        <w:tc>
          <w:tcPr>
            <w:tcW w:w="1294" w:type="dxa"/>
          </w:tcPr>
          <w:p w14:paraId="5414D963" w14:textId="77777777" w:rsidR="00D21542" w:rsidRPr="00BE068B" w:rsidRDefault="00D21542" w:rsidP="001512DD">
            <w:pPr>
              <w:contextualSpacing/>
              <w:jc w:val="center"/>
              <w:rPr>
                <w:rFonts w:ascii="Gill Sans MT" w:hAnsi="Gill Sans MT"/>
              </w:rPr>
            </w:pPr>
          </w:p>
        </w:tc>
        <w:tc>
          <w:tcPr>
            <w:tcW w:w="1170" w:type="dxa"/>
          </w:tcPr>
          <w:p w14:paraId="3EE48E3F" w14:textId="77777777" w:rsidR="00D21542" w:rsidRPr="00BE068B" w:rsidRDefault="00D21542" w:rsidP="001512DD">
            <w:pPr>
              <w:contextualSpacing/>
              <w:jc w:val="center"/>
              <w:rPr>
                <w:rFonts w:ascii="Gill Sans MT" w:hAnsi="Gill Sans MT"/>
              </w:rPr>
            </w:pPr>
          </w:p>
        </w:tc>
        <w:tc>
          <w:tcPr>
            <w:tcW w:w="2216" w:type="dxa"/>
          </w:tcPr>
          <w:p w14:paraId="6131D436" w14:textId="77777777" w:rsidR="00D21542" w:rsidRPr="00BE068B" w:rsidRDefault="00D21542" w:rsidP="001512DD">
            <w:pPr>
              <w:contextualSpacing/>
              <w:jc w:val="center"/>
              <w:rPr>
                <w:rFonts w:ascii="Gill Sans MT" w:hAnsi="Gill Sans MT"/>
              </w:rPr>
            </w:pPr>
          </w:p>
        </w:tc>
        <w:tc>
          <w:tcPr>
            <w:tcW w:w="1744" w:type="dxa"/>
          </w:tcPr>
          <w:p w14:paraId="4FA706D7" w14:textId="77777777" w:rsidR="00D21542" w:rsidRPr="00BE068B" w:rsidRDefault="00D21542" w:rsidP="001512DD">
            <w:pPr>
              <w:contextualSpacing/>
              <w:jc w:val="center"/>
              <w:rPr>
                <w:rFonts w:ascii="Gill Sans MT" w:hAnsi="Gill Sans MT"/>
              </w:rPr>
            </w:pPr>
          </w:p>
        </w:tc>
      </w:tr>
      <w:tr w:rsidR="008C2BC1" w:rsidRPr="00BE068B" w14:paraId="6A1CB066" w14:textId="77777777" w:rsidTr="0093061D">
        <w:trPr>
          <w:trHeight w:val="20"/>
        </w:trPr>
        <w:tc>
          <w:tcPr>
            <w:tcW w:w="715" w:type="dxa"/>
          </w:tcPr>
          <w:p w14:paraId="7E3D9D5E" w14:textId="77777777" w:rsidR="00D21542" w:rsidRPr="00BE068B" w:rsidRDefault="00D21542" w:rsidP="001512DD">
            <w:pPr>
              <w:contextualSpacing/>
              <w:jc w:val="center"/>
              <w:rPr>
                <w:rFonts w:ascii="Gill Sans MT" w:hAnsi="Gill Sans MT"/>
              </w:rPr>
            </w:pPr>
            <w:r w:rsidRPr="00BE068B">
              <w:rPr>
                <w:rFonts w:ascii="Gill Sans MT" w:hAnsi="Gill Sans MT"/>
              </w:rPr>
              <w:t>6</w:t>
            </w:r>
          </w:p>
        </w:tc>
        <w:tc>
          <w:tcPr>
            <w:tcW w:w="2165" w:type="dxa"/>
          </w:tcPr>
          <w:p w14:paraId="1CCB1DEE" w14:textId="77777777" w:rsidR="00D21542" w:rsidRPr="00BE068B" w:rsidRDefault="00D21542" w:rsidP="001512DD">
            <w:pPr>
              <w:contextualSpacing/>
              <w:jc w:val="center"/>
              <w:rPr>
                <w:rFonts w:ascii="Gill Sans MT" w:hAnsi="Gill Sans MT"/>
              </w:rPr>
            </w:pPr>
          </w:p>
        </w:tc>
        <w:tc>
          <w:tcPr>
            <w:tcW w:w="1800" w:type="dxa"/>
          </w:tcPr>
          <w:p w14:paraId="3747F3D3" w14:textId="77777777" w:rsidR="00D21542" w:rsidRPr="00BE068B" w:rsidRDefault="00D21542" w:rsidP="001512DD">
            <w:pPr>
              <w:contextualSpacing/>
              <w:jc w:val="center"/>
              <w:rPr>
                <w:rFonts w:ascii="Gill Sans MT" w:hAnsi="Gill Sans MT"/>
              </w:rPr>
            </w:pPr>
          </w:p>
        </w:tc>
        <w:tc>
          <w:tcPr>
            <w:tcW w:w="2520" w:type="dxa"/>
          </w:tcPr>
          <w:p w14:paraId="5E61C09D" w14:textId="77777777" w:rsidR="00D21542" w:rsidRPr="00BE068B" w:rsidRDefault="00D21542" w:rsidP="001512DD">
            <w:pPr>
              <w:contextualSpacing/>
              <w:jc w:val="center"/>
              <w:rPr>
                <w:rFonts w:ascii="Gill Sans MT" w:hAnsi="Gill Sans MT"/>
              </w:rPr>
            </w:pPr>
          </w:p>
        </w:tc>
        <w:tc>
          <w:tcPr>
            <w:tcW w:w="1294" w:type="dxa"/>
          </w:tcPr>
          <w:p w14:paraId="67273481" w14:textId="77777777" w:rsidR="00D21542" w:rsidRPr="00BE068B" w:rsidRDefault="00D21542" w:rsidP="001512DD">
            <w:pPr>
              <w:contextualSpacing/>
              <w:jc w:val="center"/>
              <w:rPr>
                <w:rFonts w:ascii="Gill Sans MT" w:hAnsi="Gill Sans MT"/>
              </w:rPr>
            </w:pPr>
          </w:p>
        </w:tc>
        <w:tc>
          <w:tcPr>
            <w:tcW w:w="1170" w:type="dxa"/>
          </w:tcPr>
          <w:p w14:paraId="66162129" w14:textId="77777777" w:rsidR="00D21542" w:rsidRPr="00BE068B" w:rsidRDefault="00D21542" w:rsidP="001512DD">
            <w:pPr>
              <w:contextualSpacing/>
              <w:jc w:val="center"/>
              <w:rPr>
                <w:rFonts w:ascii="Gill Sans MT" w:hAnsi="Gill Sans MT"/>
              </w:rPr>
            </w:pPr>
          </w:p>
        </w:tc>
        <w:tc>
          <w:tcPr>
            <w:tcW w:w="2216" w:type="dxa"/>
          </w:tcPr>
          <w:p w14:paraId="7A031C19" w14:textId="77777777" w:rsidR="00D21542" w:rsidRPr="00BE068B" w:rsidRDefault="00D21542" w:rsidP="001512DD">
            <w:pPr>
              <w:contextualSpacing/>
              <w:jc w:val="center"/>
              <w:rPr>
                <w:rFonts w:ascii="Gill Sans MT" w:hAnsi="Gill Sans MT"/>
              </w:rPr>
            </w:pPr>
          </w:p>
        </w:tc>
        <w:tc>
          <w:tcPr>
            <w:tcW w:w="1744" w:type="dxa"/>
          </w:tcPr>
          <w:p w14:paraId="6459F519" w14:textId="77777777" w:rsidR="00D21542" w:rsidRPr="00BE068B" w:rsidRDefault="00D21542" w:rsidP="001512DD">
            <w:pPr>
              <w:contextualSpacing/>
              <w:jc w:val="center"/>
              <w:rPr>
                <w:rFonts w:ascii="Gill Sans MT" w:hAnsi="Gill Sans MT"/>
              </w:rPr>
            </w:pPr>
          </w:p>
        </w:tc>
      </w:tr>
      <w:tr w:rsidR="0022680E" w:rsidRPr="00BE068B" w14:paraId="0777A56E" w14:textId="77777777" w:rsidTr="0093061D">
        <w:trPr>
          <w:trHeight w:val="20"/>
        </w:trPr>
        <w:tc>
          <w:tcPr>
            <w:tcW w:w="715" w:type="dxa"/>
          </w:tcPr>
          <w:p w14:paraId="69A81D9B" w14:textId="77777777" w:rsidR="00D21542" w:rsidRPr="00BE068B" w:rsidRDefault="00D21542" w:rsidP="001512DD">
            <w:pPr>
              <w:contextualSpacing/>
              <w:jc w:val="center"/>
              <w:rPr>
                <w:rFonts w:ascii="Gill Sans MT" w:hAnsi="Gill Sans MT"/>
              </w:rPr>
            </w:pPr>
            <w:r w:rsidRPr="00BE068B">
              <w:rPr>
                <w:rFonts w:ascii="Gill Sans MT" w:hAnsi="Gill Sans MT"/>
              </w:rPr>
              <w:t>7</w:t>
            </w:r>
          </w:p>
        </w:tc>
        <w:tc>
          <w:tcPr>
            <w:tcW w:w="2165" w:type="dxa"/>
          </w:tcPr>
          <w:p w14:paraId="7184BA5E" w14:textId="77777777" w:rsidR="00D21542" w:rsidRPr="00BE068B" w:rsidRDefault="00D21542" w:rsidP="001512DD">
            <w:pPr>
              <w:contextualSpacing/>
              <w:jc w:val="center"/>
              <w:rPr>
                <w:rFonts w:ascii="Gill Sans MT" w:hAnsi="Gill Sans MT"/>
              </w:rPr>
            </w:pPr>
          </w:p>
        </w:tc>
        <w:tc>
          <w:tcPr>
            <w:tcW w:w="1800" w:type="dxa"/>
          </w:tcPr>
          <w:p w14:paraId="0BEE9A0B" w14:textId="77777777" w:rsidR="00D21542" w:rsidRPr="00BE068B" w:rsidRDefault="00D21542" w:rsidP="001512DD">
            <w:pPr>
              <w:contextualSpacing/>
              <w:jc w:val="center"/>
              <w:rPr>
                <w:rFonts w:ascii="Gill Sans MT" w:hAnsi="Gill Sans MT"/>
              </w:rPr>
            </w:pPr>
          </w:p>
        </w:tc>
        <w:tc>
          <w:tcPr>
            <w:tcW w:w="2520" w:type="dxa"/>
          </w:tcPr>
          <w:p w14:paraId="5B984F11" w14:textId="77777777" w:rsidR="00D21542" w:rsidRPr="00BE068B" w:rsidRDefault="00D21542" w:rsidP="001512DD">
            <w:pPr>
              <w:contextualSpacing/>
              <w:jc w:val="center"/>
              <w:rPr>
                <w:rFonts w:ascii="Gill Sans MT" w:hAnsi="Gill Sans MT"/>
              </w:rPr>
            </w:pPr>
          </w:p>
        </w:tc>
        <w:tc>
          <w:tcPr>
            <w:tcW w:w="1294" w:type="dxa"/>
          </w:tcPr>
          <w:p w14:paraId="7D1E2C6B" w14:textId="77777777" w:rsidR="00D21542" w:rsidRPr="00BE068B" w:rsidRDefault="00D21542" w:rsidP="001512DD">
            <w:pPr>
              <w:contextualSpacing/>
              <w:jc w:val="center"/>
              <w:rPr>
                <w:rFonts w:ascii="Gill Sans MT" w:hAnsi="Gill Sans MT"/>
              </w:rPr>
            </w:pPr>
          </w:p>
        </w:tc>
        <w:tc>
          <w:tcPr>
            <w:tcW w:w="1170" w:type="dxa"/>
          </w:tcPr>
          <w:p w14:paraId="099AFEA2" w14:textId="77777777" w:rsidR="00D21542" w:rsidRPr="00BE068B" w:rsidRDefault="00D21542" w:rsidP="001512DD">
            <w:pPr>
              <w:contextualSpacing/>
              <w:jc w:val="center"/>
              <w:rPr>
                <w:rFonts w:ascii="Gill Sans MT" w:hAnsi="Gill Sans MT"/>
              </w:rPr>
            </w:pPr>
          </w:p>
        </w:tc>
        <w:tc>
          <w:tcPr>
            <w:tcW w:w="2216" w:type="dxa"/>
          </w:tcPr>
          <w:p w14:paraId="1A2746C6" w14:textId="77777777" w:rsidR="00D21542" w:rsidRPr="00BE068B" w:rsidRDefault="00D21542" w:rsidP="001512DD">
            <w:pPr>
              <w:contextualSpacing/>
              <w:jc w:val="center"/>
              <w:rPr>
                <w:rFonts w:ascii="Gill Sans MT" w:hAnsi="Gill Sans MT"/>
              </w:rPr>
            </w:pPr>
          </w:p>
        </w:tc>
        <w:tc>
          <w:tcPr>
            <w:tcW w:w="1744" w:type="dxa"/>
          </w:tcPr>
          <w:p w14:paraId="6FD2DD10" w14:textId="77777777" w:rsidR="00D21542" w:rsidRPr="00BE068B" w:rsidRDefault="00D21542" w:rsidP="001512DD">
            <w:pPr>
              <w:contextualSpacing/>
              <w:jc w:val="center"/>
              <w:rPr>
                <w:rFonts w:ascii="Gill Sans MT" w:hAnsi="Gill Sans MT"/>
              </w:rPr>
            </w:pPr>
          </w:p>
        </w:tc>
      </w:tr>
      <w:tr w:rsidR="0022680E" w:rsidRPr="00BE068B" w14:paraId="16AB864E" w14:textId="77777777" w:rsidTr="0093061D">
        <w:trPr>
          <w:trHeight w:val="20"/>
        </w:trPr>
        <w:tc>
          <w:tcPr>
            <w:tcW w:w="715" w:type="dxa"/>
          </w:tcPr>
          <w:p w14:paraId="14120EC2" w14:textId="77777777" w:rsidR="00D21542" w:rsidRPr="00BE068B" w:rsidRDefault="00D21542" w:rsidP="001512DD">
            <w:pPr>
              <w:contextualSpacing/>
              <w:jc w:val="center"/>
              <w:rPr>
                <w:rFonts w:ascii="Gill Sans MT" w:hAnsi="Gill Sans MT"/>
              </w:rPr>
            </w:pPr>
            <w:r w:rsidRPr="00BE068B">
              <w:rPr>
                <w:rFonts w:ascii="Gill Sans MT" w:hAnsi="Gill Sans MT"/>
              </w:rPr>
              <w:t>8</w:t>
            </w:r>
          </w:p>
        </w:tc>
        <w:tc>
          <w:tcPr>
            <w:tcW w:w="2165" w:type="dxa"/>
          </w:tcPr>
          <w:p w14:paraId="13CCD8E2" w14:textId="77777777" w:rsidR="00D21542" w:rsidRPr="00BE068B" w:rsidRDefault="00D21542" w:rsidP="001512DD">
            <w:pPr>
              <w:contextualSpacing/>
              <w:jc w:val="center"/>
              <w:rPr>
                <w:rFonts w:ascii="Gill Sans MT" w:hAnsi="Gill Sans MT"/>
              </w:rPr>
            </w:pPr>
          </w:p>
        </w:tc>
        <w:tc>
          <w:tcPr>
            <w:tcW w:w="1800" w:type="dxa"/>
          </w:tcPr>
          <w:p w14:paraId="34A9169E" w14:textId="77777777" w:rsidR="00D21542" w:rsidRPr="00BE068B" w:rsidRDefault="00D21542" w:rsidP="001512DD">
            <w:pPr>
              <w:contextualSpacing/>
              <w:jc w:val="center"/>
              <w:rPr>
                <w:rFonts w:ascii="Gill Sans MT" w:hAnsi="Gill Sans MT"/>
              </w:rPr>
            </w:pPr>
          </w:p>
        </w:tc>
        <w:tc>
          <w:tcPr>
            <w:tcW w:w="2520" w:type="dxa"/>
          </w:tcPr>
          <w:p w14:paraId="55D56DEF" w14:textId="77777777" w:rsidR="00D21542" w:rsidRPr="00BE068B" w:rsidRDefault="00D21542" w:rsidP="001512DD">
            <w:pPr>
              <w:contextualSpacing/>
              <w:jc w:val="center"/>
              <w:rPr>
                <w:rFonts w:ascii="Gill Sans MT" w:hAnsi="Gill Sans MT"/>
              </w:rPr>
            </w:pPr>
          </w:p>
        </w:tc>
        <w:tc>
          <w:tcPr>
            <w:tcW w:w="1294" w:type="dxa"/>
          </w:tcPr>
          <w:p w14:paraId="77E74F0D" w14:textId="77777777" w:rsidR="00D21542" w:rsidRPr="00BE068B" w:rsidRDefault="00D21542" w:rsidP="001512DD">
            <w:pPr>
              <w:contextualSpacing/>
              <w:jc w:val="center"/>
              <w:rPr>
                <w:rFonts w:ascii="Gill Sans MT" w:hAnsi="Gill Sans MT"/>
              </w:rPr>
            </w:pPr>
          </w:p>
        </w:tc>
        <w:tc>
          <w:tcPr>
            <w:tcW w:w="1170" w:type="dxa"/>
          </w:tcPr>
          <w:p w14:paraId="7FD08EC5" w14:textId="77777777" w:rsidR="00D21542" w:rsidRPr="00BE068B" w:rsidRDefault="00D21542" w:rsidP="001512DD">
            <w:pPr>
              <w:contextualSpacing/>
              <w:jc w:val="center"/>
              <w:rPr>
                <w:rFonts w:ascii="Gill Sans MT" w:hAnsi="Gill Sans MT"/>
              </w:rPr>
            </w:pPr>
          </w:p>
        </w:tc>
        <w:tc>
          <w:tcPr>
            <w:tcW w:w="2216" w:type="dxa"/>
          </w:tcPr>
          <w:p w14:paraId="7F020EE1" w14:textId="77777777" w:rsidR="00D21542" w:rsidRPr="00BE068B" w:rsidRDefault="00D21542" w:rsidP="001512DD">
            <w:pPr>
              <w:contextualSpacing/>
              <w:jc w:val="center"/>
              <w:rPr>
                <w:rFonts w:ascii="Gill Sans MT" w:hAnsi="Gill Sans MT"/>
              </w:rPr>
            </w:pPr>
          </w:p>
        </w:tc>
        <w:tc>
          <w:tcPr>
            <w:tcW w:w="1744" w:type="dxa"/>
          </w:tcPr>
          <w:p w14:paraId="0D01BC90" w14:textId="77777777" w:rsidR="00D21542" w:rsidRPr="00BE068B" w:rsidRDefault="00D21542" w:rsidP="001512DD">
            <w:pPr>
              <w:contextualSpacing/>
              <w:jc w:val="center"/>
              <w:rPr>
                <w:rFonts w:ascii="Gill Sans MT" w:hAnsi="Gill Sans MT"/>
              </w:rPr>
            </w:pPr>
          </w:p>
        </w:tc>
      </w:tr>
      <w:tr w:rsidR="0022680E" w:rsidRPr="00BE068B" w14:paraId="1447B690" w14:textId="77777777" w:rsidTr="0093061D">
        <w:trPr>
          <w:trHeight w:val="20"/>
        </w:trPr>
        <w:tc>
          <w:tcPr>
            <w:tcW w:w="715" w:type="dxa"/>
          </w:tcPr>
          <w:p w14:paraId="4D4C1555" w14:textId="77777777" w:rsidR="00D21542" w:rsidRPr="00BE068B" w:rsidRDefault="00D21542" w:rsidP="001512DD">
            <w:pPr>
              <w:contextualSpacing/>
              <w:jc w:val="center"/>
              <w:rPr>
                <w:rFonts w:ascii="Gill Sans MT" w:hAnsi="Gill Sans MT"/>
              </w:rPr>
            </w:pPr>
            <w:r w:rsidRPr="00BE068B">
              <w:rPr>
                <w:rFonts w:ascii="Gill Sans MT" w:hAnsi="Gill Sans MT"/>
              </w:rPr>
              <w:t>9</w:t>
            </w:r>
          </w:p>
        </w:tc>
        <w:tc>
          <w:tcPr>
            <w:tcW w:w="2165" w:type="dxa"/>
          </w:tcPr>
          <w:p w14:paraId="7ADB4427" w14:textId="77777777" w:rsidR="00D21542" w:rsidRPr="00BE068B" w:rsidRDefault="00D21542" w:rsidP="001512DD">
            <w:pPr>
              <w:contextualSpacing/>
              <w:jc w:val="center"/>
              <w:rPr>
                <w:rFonts w:ascii="Gill Sans MT" w:hAnsi="Gill Sans MT"/>
              </w:rPr>
            </w:pPr>
          </w:p>
        </w:tc>
        <w:tc>
          <w:tcPr>
            <w:tcW w:w="1800" w:type="dxa"/>
          </w:tcPr>
          <w:p w14:paraId="48D28A0C" w14:textId="77777777" w:rsidR="00D21542" w:rsidRPr="00BE068B" w:rsidRDefault="00D21542" w:rsidP="001512DD">
            <w:pPr>
              <w:contextualSpacing/>
              <w:jc w:val="center"/>
              <w:rPr>
                <w:rFonts w:ascii="Gill Sans MT" w:hAnsi="Gill Sans MT"/>
              </w:rPr>
            </w:pPr>
          </w:p>
        </w:tc>
        <w:tc>
          <w:tcPr>
            <w:tcW w:w="2520" w:type="dxa"/>
          </w:tcPr>
          <w:p w14:paraId="5006CE31" w14:textId="77777777" w:rsidR="00D21542" w:rsidRPr="00BE068B" w:rsidRDefault="00D21542" w:rsidP="001512DD">
            <w:pPr>
              <w:contextualSpacing/>
              <w:jc w:val="center"/>
              <w:rPr>
                <w:rFonts w:ascii="Gill Sans MT" w:hAnsi="Gill Sans MT"/>
              </w:rPr>
            </w:pPr>
          </w:p>
        </w:tc>
        <w:tc>
          <w:tcPr>
            <w:tcW w:w="1294" w:type="dxa"/>
          </w:tcPr>
          <w:p w14:paraId="302113DB" w14:textId="77777777" w:rsidR="00D21542" w:rsidRPr="00BE068B" w:rsidRDefault="00D21542" w:rsidP="001512DD">
            <w:pPr>
              <w:contextualSpacing/>
              <w:jc w:val="center"/>
              <w:rPr>
                <w:rFonts w:ascii="Gill Sans MT" w:hAnsi="Gill Sans MT"/>
              </w:rPr>
            </w:pPr>
          </w:p>
        </w:tc>
        <w:tc>
          <w:tcPr>
            <w:tcW w:w="1170" w:type="dxa"/>
          </w:tcPr>
          <w:p w14:paraId="00037B2D" w14:textId="77777777" w:rsidR="00D21542" w:rsidRPr="00BE068B" w:rsidRDefault="00D21542" w:rsidP="001512DD">
            <w:pPr>
              <w:contextualSpacing/>
              <w:jc w:val="center"/>
              <w:rPr>
                <w:rFonts w:ascii="Gill Sans MT" w:hAnsi="Gill Sans MT"/>
              </w:rPr>
            </w:pPr>
          </w:p>
        </w:tc>
        <w:tc>
          <w:tcPr>
            <w:tcW w:w="2216" w:type="dxa"/>
          </w:tcPr>
          <w:p w14:paraId="20990CD2" w14:textId="77777777" w:rsidR="00D21542" w:rsidRPr="00BE068B" w:rsidRDefault="00D21542" w:rsidP="001512DD">
            <w:pPr>
              <w:contextualSpacing/>
              <w:jc w:val="center"/>
              <w:rPr>
                <w:rFonts w:ascii="Gill Sans MT" w:hAnsi="Gill Sans MT"/>
              </w:rPr>
            </w:pPr>
          </w:p>
        </w:tc>
        <w:tc>
          <w:tcPr>
            <w:tcW w:w="1744" w:type="dxa"/>
          </w:tcPr>
          <w:p w14:paraId="2A8D92DB" w14:textId="77777777" w:rsidR="00D21542" w:rsidRPr="00BE068B" w:rsidRDefault="00D21542" w:rsidP="001512DD">
            <w:pPr>
              <w:contextualSpacing/>
              <w:jc w:val="center"/>
              <w:rPr>
                <w:rFonts w:ascii="Gill Sans MT" w:hAnsi="Gill Sans MT"/>
              </w:rPr>
            </w:pPr>
          </w:p>
        </w:tc>
      </w:tr>
      <w:tr w:rsidR="0022680E" w:rsidRPr="00BE068B" w14:paraId="0B95E623" w14:textId="77777777" w:rsidTr="0093061D">
        <w:trPr>
          <w:trHeight w:val="20"/>
        </w:trPr>
        <w:tc>
          <w:tcPr>
            <w:tcW w:w="715" w:type="dxa"/>
          </w:tcPr>
          <w:p w14:paraId="1E3369B9" w14:textId="77777777" w:rsidR="00D21542" w:rsidRPr="00BE068B" w:rsidRDefault="00D21542" w:rsidP="001512DD">
            <w:pPr>
              <w:contextualSpacing/>
              <w:jc w:val="center"/>
              <w:rPr>
                <w:rFonts w:ascii="Gill Sans MT" w:hAnsi="Gill Sans MT"/>
              </w:rPr>
            </w:pPr>
            <w:r w:rsidRPr="00BE068B">
              <w:rPr>
                <w:rFonts w:ascii="Gill Sans MT" w:hAnsi="Gill Sans MT"/>
              </w:rPr>
              <w:t>10</w:t>
            </w:r>
          </w:p>
        </w:tc>
        <w:tc>
          <w:tcPr>
            <w:tcW w:w="2165" w:type="dxa"/>
          </w:tcPr>
          <w:p w14:paraId="356BB144" w14:textId="77777777" w:rsidR="00D21542" w:rsidRPr="00BE068B" w:rsidRDefault="00D21542" w:rsidP="001512DD">
            <w:pPr>
              <w:contextualSpacing/>
              <w:jc w:val="center"/>
              <w:rPr>
                <w:rFonts w:ascii="Gill Sans MT" w:hAnsi="Gill Sans MT"/>
              </w:rPr>
            </w:pPr>
          </w:p>
        </w:tc>
        <w:tc>
          <w:tcPr>
            <w:tcW w:w="1800" w:type="dxa"/>
          </w:tcPr>
          <w:p w14:paraId="7F7C51BB" w14:textId="77777777" w:rsidR="00D21542" w:rsidRPr="00BE068B" w:rsidRDefault="00D21542" w:rsidP="001512DD">
            <w:pPr>
              <w:contextualSpacing/>
              <w:jc w:val="center"/>
              <w:rPr>
                <w:rFonts w:ascii="Gill Sans MT" w:hAnsi="Gill Sans MT"/>
              </w:rPr>
            </w:pPr>
          </w:p>
        </w:tc>
        <w:tc>
          <w:tcPr>
            <w:tcW w:w="2520" w:type="dxa"/>
          </w:tcPr>
          <w:p w14:paraId="5F587B27" w14:textId="77777777" w:rsidR="00D21542" w:rsidRPr="00BE068B" w:rsidRDefault="00D21542" w:rsidP="001512DD">
            <w:pPr>
              <w:contextualSpacing/>
              <w:jc w:val="center"/>
              <w:rPr>
                <w:rFonts w:ascii="Gill Sans MT" w:hAnsi="Gill Sans MT"/>
              </w:rPr>
            </w:pPr>
          </w:p>
        </w:tc>
        <w:tc>
          <w:tcPr>
            <w:tcW w:w="1294" w:type="dxa"/>
          </w:tcPr>
          <w:p w14:paraId="607969B2" w14:textId="77777777" w:rsidR="00D21542" w:rsidRPr="00BE068B" w:rsidRDefault="00D21542" w:rsidP="001512DD">
            <w:pPr>
              <w:contextualSpacing/>
              <w:jc w:val="center"/>
              <w:rPr>
                <w:rFonts w:ascii="Gill Sans MT" w:hAnsi="Gill Sans MT"/>
              </w:rPr>
            </w:pPr>
          </w:p>
        </w:tc>
        <w:tc>
          <w:tcPr>
            <w:tcW w:w="1170" w:type="dxa"/>
          </w:tcPr>
          <w:p w14:paraId="2CD8CC66" w14:textId="77777777" w:rsidR="00D21542" w:rsidRPr="00BE068B" w:rsidRDefault="00D21542" w:rsidP="001512DD">
            <w:pPr>
              <w:contextualSpacing/>
              <w:jc w:val="center"/>
              <w:rPr>
                <w:rFonts w:ascii="Gill Sans MT" w:hAnsi="Gill Sans MT"/>
              </w:rPr>
            </w:pPr>
          </w:p>
        </w:tc>
        <w:tc>
          <w:tcPr>
            <w:tcW w:w="2216" w:type="dxa"/>
          </w:tcPr>
          <w:p w14:paraId="14262CC4" w14:textId="77777777" w:rsidR="00D21542" w:rsidRPr="00BE068B" w:rsidRDefault="00D21542" w:rsidP="001512DD">
            <w:pPr>
              <w:contextualSpacing/>
              <w:jc w:val="center"/>
              <w:rPr>
                <w:rFonts w:ascii="Gill Sans MT" w:hAnsi="Gill Sans MT"/>
              </w:rPr>
            </w:pPr>
          </w:p>
        </w:tc>
        <w:tc>
          <w:tcPr>
            <w:tcW w:w="1744" w:type="dxa"/>
          </w:tcPr>
          <w:p w14:paraId="1790082A" w14:textId="77777777" w:rsidR="00D21542" w:rsidRPr="00BE068B" w:rsidRDefault="00D21542" w:rsidP="001512DD">
            <w:pPr>
              <w:contextualSpacing/>
              <w:jc w:val="center"/>
              <w:rPr>
                <w:rFonts w:ascii="Gill Sans MT" w:hAnsi="Gill Sans MT"/>
              </w:rPr>
            </w:pPr>
          </w:p>
        </w:tc>
      </w:tr>
    </w:tbl>
    <w:p w14:paraId="10AA8D02" w14:textId="77777777" w:rsidR="00D21542" w:rsidRPr="00BE068B" w:rsidRDefault="00D21542" w:rsidP="001512DD">
      <w:pPr>
        <w:spacing w:after="0" w:line="240" w:lineRule="auto"/>
        <w:contextualSpacing/>
        <w:rPr>
          <w:rFonts w:ascii="Gill Sans MT" w:hAnsi="Gill Sans MT"/>
        </w:rPr>
      </w:pPr>
    </w:p>
    <w:tbl>
      <w:tblPr>
        <w:tblStyle w:val="TableGrid"/>
        <w:tblW w:w="0" w:type="auto"/>
        <w:tblCellMar>
          <w:left w:w="29" w:type="dxa"/>
          <w:right w:w="29" w:type="dxa"/>
        </w:tblCellMar>
        <w:tblLook w:val="04A0" w:firstRow="1" w:lastRow="0" w:firstColumn="1" w:lastColumn="0" w:noHBand="0" w:noVBand="1"/>
      </w:tblPr>
      <w:tblGrid>
        <w:gridCol w:w="6117"/>
        <w:gridCol w:w="6118"/>
      </w:tblGrid>
      <w:tr w:rsidR="0022680E" w:rsidRPr="00BE068B" w14:paraId="792A89CC" w14:textId="77777777" w:rsidTr="00CD018F">
        <w:trPr>
          <w:trHeight w:val="135"/>
        </w:trPr>
        <w:tc>
          <w:tcPr>
            <w:tcW w:w="12235" w:type="dxa"/>
            <w:gridSpan w:val="2"/>
          </w:tcPr>
          <w:p w14:paraId="79F0335B" w14:textId="0083F0CB" w:rsidR="0022680E" w:rsidRPr="00BE068B" w:rsidRDefault="0093061D" w:rsidP="001512DD">
            <w:pPr>
              <w:contextualSpacing/>
              <w:rPr>
                <w:rFonts w:ascii="Gill Sans MT" w:hAnsi="Gill Sans MT"/>
                <w:b/>
              </w:rPr>
            </w:pPr>
            <w:r w:rsidRPr="00BE068B">
              <w:rPr>
                <w:rFonts w:ascii="Gill Sans MT" w:hAnsi="Gill Sans MT"/>
                <w:b/>
              </w:rPr>
              <w:t xml:space="preserve">104 - </w:t>
            </w:r>
            <w:r w:rsidR="0022680E" w:rsidRPr="00BE068B">
              <w:rPr>
                <w:rFonts w:ascii="Gill Sans MT" w:hAnsi="Gill Sans MT"/>
                <w:b/>
              </w:rPr>
              <w:t>Absence(s) from school</w:t>
            </w:r>
          </w:p>
        </w:tc>
      </w:tr>
      <w:tr w:rsidR="0022680E" w:rsidRPr="00BE068B" w14:paraId="7900D644" w14:textId="77777777" w:rsidTr="00CD018F">
        <w:trPr>
          <w:trHeight w:val="135"/>
        </w:trPr>
        <w:tc>
          <w:tcPr>
            <w:tcW w:w="6117" w:type="dxa"/>
          </w:tcPr>
          <w:p w14:paraId="1051F39F" w14:textId="3CE3E500" w:rsidR="0022680E" w:rsidRPr="00BE068B" w:rsidRDefault="0022680E" w:rsidP="00537F5E">
            <w:pPr>
              <w:rPr>
                <w:rFonts w:ascii="Gill Sans MT" w:hAnsi="Gill Sans MT"/>
                <w:sz w:val="20"/>
              </w:rPr>
            </w:pPr>
            <w:r w:rsidRPr="00BE068B">
              <w:rPr>
                <w:rFonts w:ascii="Gill Sans MT" w:hAnsi="Gill Sans MT"/>
                <w:sz w:val="20"/>
              </w:rPr>
              <w:t>1=Cannot afford school fees</w:t>
            </w:r>
          </w:p>
          <w:p w14:paraId="32FBCA91" w14:textId="056B93D3" w:rsidR="0022680E" w:rsidRPr="00BE068B" w:rsidRDefault="0022680E" w:rsidP="00537F5E">
            <w:pPr>
              <w:rPr>
                <w:rFonts w:ascii="Gill Sans MT" w:hAnsi="Gill Sans MT"/>
                <w:sz w:val="20"/>
              </w:rPr>
            </w:pPr>
            <w:r w:rsidRPr="00BE068B">
              <w:rPr>
                <w:rFonts w:ascii="Gill Sans MT" w:hAnsi="Gill Sans MT"/>
                <w:sz w:val="20"/>
              </w:rPr>
              <w:t>2=Needed for domestic duties</w:t>
            </w:r>
            <w:r w:rsidR="00D36AAA" w:rsidRPr="00BE068B">
              <w:rPr>
                <w:rFonts w:ascii="Gill Sans MT" w:hAnsi="Gill Sans MT"/>
                <w:sz w:val="20"/>
              </w:rPr>
              <w:t>/looking after children or other family members</w:t>
            </w:r>
          </w:p>
          <w:p w14:paraId="0096F22C" w14:textId="38768901" w:rsidR="0022680E" w:rsidRPr="00BE068B" w:rsidRDefault="0022680E" w:rsidP="00537F5E">
            <w:pPr>
              <w:rPr>
                <w:rFonts w:ascii="Gill Sans MT" w:hAnsi="Gill Sans MT"/>
                <w:sz w:val="20"/>
              </w:rPr>
            </w:pPr>
            <w:r w:rsidRPr="00BE068B">
              <w:rPr>
                <w:rFonts w:ascii="Gill Sans MT" w:hAnsi="Gill Sans MT"/>
                <w:sz w:val="20"/>
              </w:rPr>
              <w:t>3=Needed for herding</w:t>
            </w:r>
          </w:p>
          <w:p w14:paraId="17B604D4" w14:textId="77777777" w:rsidR="0022680E" w:rsidRPr="00BE068B" w:rsidRDefault="0022680E" w:rsidP="00537F5E">
            <w:pPr>
              <w:rPr>
                <w:rFonts w:ascii="Gill Sans MT" w:hAnsi="Gill Sans MT"/>
                <w:sz w:val="20"/>
              </w:rPr>
            </w:pPr>
            <w:r w:rsidRPr="00BE068B">
              <w:rPr>
                <w:rFonts w:ascii="Gill Sans MT" w:hAnsi="Gill Sans MT"/>
                <w:sz w:val="20"/>
              </w:rPr>
              <w:t>4=Needed for farming</w:t>
            </w:r>
          </w:p>
          <w:p w14:paraId="39D53F20" w14:textId="6CCD36A3" w:rsidR="0022680E" w:rsidRPr="00BE068B" w:rsidRDefault="0022680E" w:rsidP="00537F5E">
            <w:pPr>
              <w:rPr>
                <w:rFonts w:ascii="Gill Sans MT" w:hAnsi="Gill Sans MT"/>
                <w:sz w:val="20"/>
              </w:rPr>
            </w:pPr>
            <w:r w:rsidRPr="00BE068B">
              <w:rPr>
                <w:rFonts w:ascii="Gill Sans MT" w:hAnsi="Gill Sans MT"/>
                <w:sz w:val="20"/>
              </w:rPr>
              <w:t>5=Working for other household</w:t>
            </w:r>
          </w:p>
          <w:p w14:paraId="44E390DB" w14:textId="453439E1" w:rsidR="0022680E" w:rsidRPr="00BE068B" w:rsidRDefault="0022680E" w:rsidP="00537F5E">
            <w:pPr>
              <w:rPr>
                <w:rFonts w:ascii="Gill Sans MT" w:hAnsi="Gill Sans MT"/>
                <w:sz w:val="20"/>
              </w:rPr>
            </w:pPr>
            <w:r w:rsidRPr="00BE068B">
              <w:rPr>
                <w:rFonts w:ascii="Gill Sans MT" w:hAnsi="Gill Sans MT"/>
                <w:sz w:val="20"/>
              </w:rPr>
              <w:t>6=Education is not necessary/no point</w:t>
            </w:r>
          </w:p>
          <w:p w14:paraId="69390BE1" w14:textId="4D05EBD4" w:rsidR="0022680E" w:rsidRPr="00BE068B" w:rsidRDefault="0022680E" w:rsidP="00537F5E">
            <w:pPr>
              <w:rPr>
                <w:rFonts w:ascii="Gill Sans MT" w:hAnsi="Gill Sans MT"/>
                <w:sz w:val="20"/>
              </w:rPr>
            </w:pPr>
            <w:r w:rsidRPr="00BE068B">
              <w:rPr>
                <w:rFonts w:ascii="Gill Sans MT" w:hAnsi="Gill Sans MT"/>
                <w:sz w:val="20"/>
              </w:rPr>
              <w:t>7=Completed their education</w:t>
            </w:r>
          </w:p>
          <w:p w14:paraId="52391062" w14:textId="77777777" w:rsidR="0022680E" w:rsidRPr="00BE068B" w:rsidRDefault="0022680E" w:rsidP="00537F5E">
            <w:pPr>
              <w:rPr>
                <w:rFonts w:ascii="Gill Sans MT" w:hAnsi="Gill Sans MT"/>
                <w:sz w:val="20"/>
              </w:rPr>
            </w:pPr>
            <w:r w:rsidRPr="00BE068B">
              <w:rPr>
                <w:rFonts w:ascii="Gill Sans MT" w:hAnsi="Gill Sans MT"/>
                <w:sz w:val="20"/>
              </w:rPr>
              <w:t>8=Too old to attend school</w:t>
            </w:r>
          </w:p>
        </w:tc>
        <w:tc>
          <w:tcPr>
            <w:tcW w:w="6118" w:type="dxa"/>
          </w:tcPr>
          <w:p w14:paraId="58C93DE8" w14:textId="46C36CFD" w:rsidR="0022680E" w:rsidRPr="00BE068B" w:rsidRDefault="0022680E" w:rsidP="00537F5E">
            <w:pPr>
              <w:rPr>
                <w:rFonts w:ascii="Gill Sans MT" w:hAnsi="Gill Sans MT"/>
                <w:sz w:val="20"/>
              </w:rPr>
            </w:pPr>
            <w:r w:rsidRPr="00BE068B">
              <w:rPr>
                <w:rFonts w:ascii="Gill Sans MT" w:hAnsi="Gill Sans MT"/>
                <w:sz w:val="20"/>
              </w:rPr>
              <w:t>9=School is too far away</w:t>
            </w:r>
          </w:p>
          <w:p w14:paraId="3B58C134" w14:textId="609157D6" w:rsidR="0022680E" w:rsidRPr="00BE068B" w:rsidRDefault="0022680E" w:rsidP="00537F5E">
            <w:pPr>
              <w:rPr>
                <w:rFonts w:ascii="Gill Sans MT" w:hAnsi="Gill Sans MT"/>
                <w:sz w:val="20"/>
              </w:rPr>
            </w:pPr>
            <w:r w:rsidRPr="00BE068B">
              <w:rPr>
                <w:rFonts w:ascii="Gill Sans MT" w:hAnsi="Gill Sans MT"/>
                <w:sz w:val="20"/>
              </w:rPr>
              <w:t>10=School closed temporarily</w:t>
            </w:r>
          </w:p>
          <w:p w14:paraId="56F8AC26" w14:textId="2E35EDB9" w:rsidR="0022680E" w:rsidRPr="00BE068B" w:rsidRDefault="0022680E" w:rsidP="00537F5E">
            <w:pPr>
              <w:rPr>
                <w:rFonts w:ascii="Gill Sans MT" w:hAnsi="Gill Sans MT"/>
                <w:sz w:val="20"/>
              </w:rPr>
            </w:pPr>
            <w:r w:rsidRPr="00BE068B">
              <w:rPr>
                <w:rFonts w:ascii="Gill Sans MT" w:hAnsi="Gill Sans MT"/>
                <w:sz w:val="20"/>
              </w:rPr>
              <w:t>11=School closed permanently</w:t>
            </w:r>
          </w:p>
          <w:p w14:paraId="1CF119DB" w14:textId="6994FE0A" w:rsidR="0022680E" w:rsidRPr="00BE068B" w:rsidRDefault="0022680E" w:rsidP="00537F5E">
            <w:pPr>
              <w:rPr>
                <w:rFonts w:ascii="Gill Sans MT" w:hAnsi="Gill Sans MT"/>
                <w:sz w:val="20"/>
              </w:rPr>
            </w:pPr>
            <w:r w:rsidRPr="00BE068B">
              <w:rPr>
                <w:rFonts w:ascii="Gill Sans MT" w:hAnsi="Gill Sans MT"/>
                <w:sz w:val="20"/>
              </w:rPr>
              <w:t>12=The teacher is absent at the school</w:t>
            </w:r>
          </w:p>
          <w:p w14:paraId="6879972F" w14:textId="79E1418C" w:rsidR="0022680E" w:rsidRPr="00BE068B" w:rsidRDefault="0022680E" w:rsidP="00537F5E">
            <w:pPr>
              <w:rPr>
                <w:rFonts w:ascii="Gill Sans MT" w:hAnsi="Gill Sans MT"/>
                <w:sz w:val="20"/>
              </w:rPr>
            </w:pPr>
            <w:r w:rsidRPr="00BE068B">
              <w:rPr>
                <w:rFonts w:ascii="Gill Sans MT" w:hAnsi="Gill Sans MT"/>
                <w:sz w:val="20"/>
              </w:rPr>
              <w:t>13=Too sick to attend school</w:t>
            </w:r>
          </w:p>
          <w:p w14:paraId="1BA9E1DC" w14:textId="7C82F203" w:rsidR="0022680E" w:rsidRPr="00BE068B" w:rsidRDefault="0022680E" w:rsidP="00537F5E">
            <w:pPr>
              <w:rPr>
                <w:rFonts w:ascii="Gill Sans MT" w:hAnsi="Gill Sans MT"/>
                <w:sz w:val="20"/>
              </w:rPr>
            </w:pPr>
            <w:r w:rsidRPr="00BE068B">
              <w:rPr>
                <w:rFonts w:ascii="Gill Sans MT" w:hAnsi="Gill Sans MT"/>
                <w:sz w:val="20"/>
              </w:rPr>
              <w:t xml:space="preserve">14=Someone else in the household is sick, so cannot attend </w:t>
            </w:r>
          </w:p>
          <w:p w14:paraId="5F4A6B18" w14:textId="62A003FA" w:rsidR="0022680E" w:rsidRPr="00BE068B" w:rsidRDefault="0022680E" w:rsidP="00537F5E">
            <w:pPr>
              <w:rPr>
                <w:rFonts w:ascii="Gill Sans MT" w:hAnsi="Gill Sans MT"/>
                <w:sz w:val="20"/>
              </w:rPr>
            </w:pPr>
            <w:r w:rsidRPr="00BE068B">
              <w:rPr>
                <w:rFonts w:ascii="Gill Sans MT" w:hAnsi="Gill Sans MT"/>
                <w:sz w:val="20"/>
              </w:rPr>
              <w:t>15=No transport</w:t>
            </w:r>
          </w:p>
          <w:p w14:paraId="51834301" w14:textId="13FEF396" w:rsidR="0022680E" w:rsidRPr="00BE068B" w:rsidRDefault="0022680E" w:rsidP="00537F5E">
            <w:pPr>
              <w:rPr>
                <w:rFonts w:ascii="Gill Sans MT" w:hAnsi="Gill Sans MT"/>
                <w:sz w:val="20"/>
              </w:rPr>
            </w:pPr>
            <w:r w:rsidRPr="00BE068B">
              <w:rPr>
                <w:rFonts w:ascii="Gill Sans MT" w:hAnsi="Gill Sans MT"/>
                <w:sz w:val="20"/>
              </w:rPr>
              <w:t>97=Other, please specify</w:t>
            </w:r>
          </w:p>
        </w:tc>
      </w:tr>
    </w:tbl>
    <w:p w14:paraId="1E5AC70D" w14:textId="77777777" w:rsidR="00A667B3" w:rsidRPr="00BE068B" w:rsidRDefault="00A667B3" w:rsidP="001512DD">
      <w:pPr>
        <w:spacing w:after="0" w:line="240" w:lineRule="auto"/>
        <w:contextualSpacing/>
        <w:rPr>
          <w:rFonts w:ascii="Gill Sans MT" w:hAnsi="Gill Sans MT"/>
        </w:rPr>
        <w:sectPr w:rsidR="00A667B3" w:rsidRPr="00BE068B" w:rsidSect="0093061D">
          <w:pgSz w:w="15840" w:h="12240" w:orient="landscape"/>
          <w:pgMar w:top="1080" w:right="1440" w:bottom="1080" w:left="1440" w:header="720" w:footer="720" w:gutter="0"/>
          <w:cols w:space="720"/>
          <w:docGrid w:linePitch="360"/>
        </w:sectPr>
      </w:pPr>
    </w:p>
    <w:p w14:paraId="30138192" w14:textId="01999410" w:rsidR="00BE068B" w:rsidRPr="00BE068B" w:rsidRDefault="00BE068B" w:rsidP="00BE068B">
      <w:pPr>
        <w:rPr>
          <w:rFonts w:ascii="Gill Sans MT" w:hAnsi="Gill Sans MT"/>
          <w:b/>
          <w:color w:val="000000" w:themeColor="text1"/>
        </w:rPr>
      </w:pPr>
      <w:commentRangeStart w:id="111"/>
      <w:commentRangeStart w:id="112"/>
      <w:r w:rsidRPr="00BE068B">
        <w:rPr>
          <w:rFonts w:ascii="Gill Sans MT" w:hAnsi="Gill Sans MT"/>
          <w:b/>
          <w:color w:val="000000" w:themeColor="text1"/>
        </w:rPr>
        <w:lastRenderedPageBreak/>
        <w:t xml:space="preserve">FOREST CONDITION </w:t>
      </w:r>
      <w:commentRangeEnd w:id="111"/>
      <w:r w:rsidR="00971841">
        <w:rPr>
          <w:rStyle w:val="CommentReference"/>
        </w:rPr>
        <w:commentReference w:id="111"/>
      </w:r>
      <w:commentRangeEnd w:id="112"/>
      <w:r w:rsidR="003554AF">
        <w:rPr>
          <w:rStyle w:val="CommentReference"/>
        </w:rPr>
        <w:commentReference w:id="112"/>
      </w:r>
    </w:p>
    <w:p w14:paraId="173EF1B2" w14:textId="448EA9C3" w:rsidR="00BE068B" w:rsidRPr="00BE068B" w:rsidRDefault="00BE5610" w:rsidP="00BE068B">
      <w:pPr>
        <w:spacing w:after="0" w:line="240" w:lineRule="auto"/>
        <w:contextualSpacing/>
        <w:rPr>
          <w:rFonts w:ascii="Gill Sans MT" w:hAnsi="Gill Sans MT"/>
          <w:b/>
        </w:rPr>
      </w:pPr>
      <w:r w:rsidRPr="00BE068B">
        <w:rPr>
          <w:rFonts w:ascii="Gill Sans MT" w:eastAsia="Calibri" w:hAnsi="Gill Sans MT" w:cs="Times New Roman"/>
        </w:rPr>
        <w:t xml:space="preserve">I would like to ask questions about </w:t>
      </w:r>
      <w:commentRangeStart w:id="113"/>
      <w:commentRangeStart w:id="114"/>
      <w:r w:rsidRPr="00BE068B">
        <w:rPr>
          <w:rFonts w:ascii="Gill Sans MT" w:eastAsia="Calibri" w:hAnsi="Gill Sans MT" w:cs="Times New Roman"/>
        </w:rPr>
        <w:t xml:space="preserve">the </w:t>
      </w:r>
      <w:commentRangeStart w:id="115"/>
      <w:commentRangeStart w:id="116"/>
      <w:r w:rsidRPr="00BE068B">
        <w:rPr>
          <w:rFonts w:ascii="Gill Sans MT" w:eastAsia="Calibri" w:hAnsi="Gill Sans MT" w:cs="Times New Roman"/>
        </w:rPr>
        <w:t xml:space="preserve">conditions </w:t>
      </w:r>
      <w:commentRangeEnd w:id="115"/>
      <w:r w:rsidRPr="00BE068B">
        <w:rPr>
          <w:rStyle w:val="CommentReference"/>
          <w:rFonts w:ascii="Gill Sans MT" w:hAnsi="Gill Sans MT"/>
        </w:rPr>
        <w:commentReference w:id="115"/>
      </w:r>
      <w:commentRangeEnd w:id="116"/>
      <w:r w:rsidR="00E35B17" w:rsidRPr="00BE068B">
        <w:rPr>
          <w:rStyle w:val="CommentReference"/>
          <w:rFonts w:ascii="Gill Sans MT" w:hAnsi="Gill Sans MT"/>
        </w:rPr>
        <w:commentReference w:id="116"/>
      </w:r>
      <w:r w:rsidRPr="00BE068B">
        <w:rPr>
          <w:rFonts w:ascii="Gill Sans MT" w:eastAsia="Calibri" w:hAnsi="Gill Sans MT" w:cs="Times New Roman"/>
        </w:rPr>
        <w:t xml:space="preserve">and </w:t>
      </w:r>
      <w:commentRangeEnd w:id="113"/>
      <w:r w:rsidR="00672FD9" w:rsidRPr="00BE068B">
        <w:rPr>
          <w:rStyle w:val="CommentReference"/>
          <w:rFonts w:ascii="Gill Sans MT" w:hAnsi="Gill Sans MT"/>
        </w:rPr>
        <w:commentReference w:id="113"/>
      </w:r>
      <w:commentRangeEnd w:id="114"/>
      <w:r w:rsidR="00116982">
        <w:rPr>
          <w:rStyle w:val="CommentReference"/>
        </w:rPr>
        <w:commentReference w:id="114"/>
      </w:r>
      <w:r w:rsidRPr="00BE068B">
        <w:rPr>
          <w:rFonts w:ascii="Gill Sans MT" w:eastAsia="Calibri" w:hAnsi="Gill Sans MT" w:cs="Times New Roman"/>
        </w:rPr>
        <w:t>access to each of these forests. Let’s start with the largest forest</w:t>
      </w:r>
      <w:r w:rsidR="00943A99" w:rsidRPr="00BE068B">
        <w:rPr>
          <w:rFonts w:ascii="Gill Sans MT" w:hAnsi="Gill Sans MT"/>
          <w:b/>
        </w:rPr>
        <w:tab/>
      </w:r>
    </w:p>
    <w:tbl>
      <w:tblPr>
        <w:tblStyle w:val="TableGrid"/>
        <w:tblW w:w="11970" w:type="dxa"/>
        <w:tblInd w:w="29" w:type="dxa"/>
        <w:tblLayout w:type="fixed"/>
        <w:tblCellMar>
          <w:left w:w="29" w:type="dxa"/>
          <w:right w:w="29" w:type="dxa"/>
        </w:tblCellMar>
        <w:tblLook w:val="04A0" w:firstRow="1" w:lastRow="0" w:firstColumn="1" w:lastColumn="0" w:noHBand="0" w:noVBand="1"/>
      </w:tblPr>
      <w:tblGrid>
        <w:gridCol w:w="714"/>
        <w:gridCol w:w="906"/>
        <w:gridCol w:w="1530"/>
        <w:gridCol w:w="1980"/>
        <w:gridCol w:w="1710"/>
        <w:gridCol w:w="1350"/>
        <w:gridCol w:w="1890"/>
        <w:gridCol w:w="1890"/>
      </w:tblGrid>
      <w:tr w:rsidR="00BE068B" w:rsidRPr="00BE068B" w14:paraId="6FA12DDC" w14:textId="77777777" w:rsidTr="00BE068B">
        <w:trPr>
          <w:trHeight w:val="20"/>
        </w:trPr>
        <w:tc>
          <w:tcPr>
            <w:tcW w:w="714" w:type="dxa"/>
          </w:tcPr>
          <w:p w14:paraId="64CAED36" w14:textId="77777777" w:rsidR="00BE068B" w:rsidRPr="00BE068B" w:rsidRDefault="00BE068B" w:rsidP="00BE068B">
            <w:pPr>
              <w:kinsoku w:val="0"/>
              <w:overflowPunct w:val="0"/>
              <w:autoSpaceDE w:val="0"/>
              <w:autoSpaceDN w:val="0"/>
              <w:adjustRightInd w:val="0"/>
              <w:contextualSpacing/>
              <w:jc w:val="center"/>
              <w:rPr>
                <w:rFonts w:ascii="Gill Sans MT" w:hAnsi="Gill Sans MT" w:cs="Times New Roman"/>
                <w:b/>
              </w:rPr>
            </w:pPr>
          </w:p>
        </w:tc>
        <w:tc>
          <w:tcPr>
            <w:tcW w:w="906" w:type="dxa"/>
          </w:tcPr>
          <w:p w14:paraId="57FB2F9F" w14:textId="77777777" w:rsidR="00BE068B" w:rsidRPr="00BE068B" w:rsidRDefault="00BE068B" w:rsidP="00BE068B">
            <w:pPr>
              <w:kinsoku w:val="0"/>
              <w:overflowPunct w:val="0"/>
              <w:autoSpaceDE w:val="0"/>
              <w:autoSpaceDN w:val="0"/>
              <w:adjustRightInd w:val="0"/>
              <w:contextualSpacing/>
              <w:jc w:val="center"/>
              <w:rPr>
                <w:rFonts w:ascii="Gill Sans MT" w:hAnsi="Gill Sans MT" w:cs="Times New Roman"/>
              </w:rPr>
            </w:pPr>
          </w:p>
        </w:tc>
        <w:tc>
          <w:tcPr>
            <w:tcW w:w="1530" w:type="dxa"/>
          </w:tcPr>
          <w:p w14:paraId="5A5EBC07" w14:textId="77777777" w:rsidR="00BE068B" w:rsidRPr="00BE068B" w:rsidRDefault="00BE068B" w:rsidP="00BE068B">
            <w:pPr>
              <w:kinsoku w:val="0"/>
              <w:overflowPunct w:val="0"/>
              <w:autoSpaceDE w:val="0"/>
              <w:autoSpaceDN w:val="0"/>
              <w:adjustRightInd w:val="0"/>
              <w:contextualSpacing/>
              <w:jc w:val="center"/>
              <w:rPr>
                <w:rFonts w:ascii="Gill Sans MT" w:eastAsia="SimSun" w:hAnsi="Gill Sans MT" w:cs="Times New Roman"/>
              </w:rPr>
            </w:pPr>
            <w:r w:rsidRPr="00BE068B">
              <w:rPr>
                <w:rFonts w:ascii="Gill Sans MT" w:eastAsia="SimSun" w:hAnsi="Gill Sans MT" w:cs="Times New Roman"/>
              </w:rPr>
              <w:t>E.20</w:t>
            </w:r>
          </w:p>
        </w:tc>
        <w:tc>
          <w:tcPr>
            <w:tcW w:w="1980" w:type="dxa"/>
          </w:tcPr>
          <w:p w14:paraId="7F604D81" w14:textId="77777777" w:rsidR="00BE068B" w:rsidRPr="00BE068B" w:rsidRDefault="00BE068B" w:rsidP="00BE068B">
            <w:pPr>
              <w:kinsoku w:val="0"/>
              <w:overflowPunct w:val="0"/>
              <w:autoSpaceDE w:val="0"/>
              <w:autoSpaceDN w:val="0"/>
              <w:adjustRightInd w:val="0"/>
              <w:contextualSpacing/>
              <w:jc w:val="center"/>
              <w:rPr>
                <w:rFonts w:ascii="Gill Sans MT" w:eastAsia="SimSun" w:hAnsi="Gill Sans MT" w:cs="Times New Roman"/>
              </w:rPr>
            </w:pPr>
            <w:r w:rsidRPr="00BE068B">
              <w:rPr>
                <w:rFonts w:ascii="Gill Sans MT" w:eastAsia="SimSun" w:hAnsi="Gill Sans MT" w:cs="Times New Roman"/>
              </w:rPr>
              <w:t>E.21</w:t>
            </w:r>
          </w:p>
        </w:tc>
        <w:tc>
          <w:tcPr>
            <w:tcW w:w="1710" w:type="dxa"/>
          </w:tcPr>
          <w:p w14:paraId="2C8A3C75" w14:textId="77777777" w:rsidR="00BE068B" w:rsidRPr="00BE068B" w:rsidRDefault="00BE068B" w:rsidP="00BE068B">
            <w:pPr>
              <w:kinsoku w:val="0"/>
              <w:overflowPunct w:val="0"/>
              <w:autoSpaceDE w:val="0"/>
              <w:autoSpaceDN w:val="0"/>
              <w:adjustRightInd w:val="0"/>
              <w:contextualSpacing/>
              <w:jc w:val="center"/>
              <w:rPr>
                <w:rFonts w:ascii="Gill Sans MT" w:eastAsia="SimSun" w:hAnsi="Gill Sans MT" w:cs="Times New Roman"/>
              </w:rPr>
            </w:pPr>
            <w:r w:rsidRPr="00BE068B">
              <w:rPr>
                <w:rFonts w:ascii="Gill Sans MT" w:eastAsia="SimSun" w:hAnsi="Gill Sans MT" w:cs="Times New Roman"/>
              </w:rPr>
              <w:t>E.23</w:t>
            </w:r>
          </w:p>
        </w:tc>
        <w:tc>
          <w:tcPr>
            <w:tcW w:w="1350" w:type="dxa"/>
          </w:tcPr>
          <w:p w14:paraId="4E3E323D" w14:textId="77777777" w:rsidR="00BE068B" w:rsidRPr="00BE068B" w:rsidRDefault="00BE068B" w:rsidP="00BE068B">
            <w:pPr>
              <w:kinsoku w:val="0"/>
              <w:overflowPunct w:val="0"/>
              <w:autoSpaceDE w:val="0"/>
              <w:autoSpaceDN w:val="0"/>
              <w:adjustRightInd w:val="0"/>
              <w:contextualSpacing/>
              <w:jc w:val="center"/>
              <w:rPr>
                <w:rFonts w:ascii="Gill Sans MT" w:hAnsi="Gill Sans MT" w:cs="Times New Roman"/>
              </w:rPr>
            </w:pPr>
            <w:r w:rsidRPr="00BE068B">
              <w:rPr>
                <w:rFonts w:ascii="Gill Sans MT" w:hAnsi="Gill Sans MT" w:cs="Times New Roman"/>
              </w:rPr>
              <w:t>E.24</w:t>
            </w:r>
          </w:p>
        </w:tc>
        <w:tc>
          <w:tcPr>
            <w:tcW w:w="1890" w:type="dxa"/>
          </w:tcPr>
          <w:p w14:paraId="431A30EA" w14:textId="77777777" w:rsidR="00BE068B" w:rsidRPr="00BE068B" w:rsidRDefault="00BE068B" w:rsidP="00BE068B">
            <w:pPr>
              <w:kinsoku w:val="0"/>
              <w:overflowPunct w:val="0"/>
              <w:autoSpaceDE w:val="0"/>
              <w:autoSpaceDN w:val="0"/>
              <w:adjustRightInd w:val="0"/>
              <w:contextualSpacing/>
              <w:jc w:val="center"/>
              <w:rPr>
                <w:rFonts w:ascii="Gill Sans MT" w:eastAsia="SimSun" w:hAnsi="Gill Sans MT" w:cs="Times New Roman"/>
              </w:rPr>
            </w:pPr>
            <w:r w:rsidRPr="00BE068B">
              <w:rPr>
                <w:rFonts w:ascii="Gill Sans MT" w:eastAsia="SimSun" w:hAnsi="Gill Sans MT" w:cs="Times New Roman"/>
              </w:rPr>
              <w:t>E.25</w:t>
            </w:r>
          </w:p>
        </w:tc>
        <w:tc>
          <w:tcPr>
            <w:tcW w:w="1890" w:type="dxa"/>
          </w:tcPr>
          <w:p w14:paraId="5ED36A48" w14:textId="77777777" w:rsidR="00BE068B" w:rsidRPr="00BE068B" w:rsidRDefault="00BE068B" w:rsidP="00BE068B">
            <w:pPr>
              <w:kinsoku w:val="0"/>
              <w:overflowPunct w:val="0"/>
              <w:autoSpaceDE w:val="0"/>
              <w:autoSpaceDN w:val="0"/>
              <w:adjustRightInd w:val="0"/>
              <w:contextualSpacing/>
              <w:jc w:val="center"/>
              <w:rPr>
                <w:rFonts w:ascii="Gill Sans MT" w:eastAsia="SimSun" w:hAnsi="Gill Sans MT" w:cs="Times New Roman"/>
              </w:rPr>
            </w:pPr>
          </w:p>
        </w:tc>
      </w:tr>
      <w:tr w:rsidR="00BE068B" w:rsidRPr="00BE068B" w14:paraId="13022D9E" w14:textId="77777777" w:rsidTr="00BE068B">
        <w:trPr>
          <w:trHeight w:val="20"/>
        </w:trPr>
        <w:tc>
          <w:tcPr>
            <w:tcW w:w="714" w:type="dxa"/>
          </w:tcPr>
          <w:p w14:paraId="15694BBB" w14:textId="77777777" w:rsidR="00BE068B" w:rsidRPr="00BE068B" w:rsidRDefault="00BE068B" w:rsidP="00BE068B">
            <w:pPr>
              <w:kinsoku w:val="0"/>
              <w:overflowPunct w:val="0"/>
              <w:autoSpaceDE w:val="0"/>
              <w:autoSpaceDN w:val="0"/>
              <w:adjustRightInd w:val="0"/>
              <w:contextualSpacing/>
              <w:jc w:val="center"/>
              <w:rPr>
                <w:rFonts w:ascii="Gill Sans MT" w:hAnsi="Gill Sans MT" w:cs="Times New Roman"/>
                <w:b/>
              </w:rPr>
            </w:pPr>
            <w:r w:rsidRPr="00BE068B">
              <w:rPr>
                <w:rFonts w:ascii="Gill Sans MT" w:hAnsi="Gill Sans MT" w:cs="Times New Roman"/>
                <w:b/>
              </w:rPr>
              <w:t>Forest</w:t>
            </w:r>
          </w:p>
          <w:p w14:paraId="038B13B0" w14:textId="77777777" w:rsidR="00BE068B" w:rsidRPr="00BE068B" w:rsidRDefault="00BE068B" w:rsidP="00BE068B">
            <w:pPr>
              <w:kinsoku w:val="0"/>
              <w:overflowPunct w:val="0"/>
              <w:autoSpaceDE w:val="0"/>
              <w:autoSpaceDN w:val="0"/>
              <w:adjustRightInd w:val="0"/>
              <w:contextualSpacing/>
              <w:jc w:val="center"/>
              <w:rPr>
                <w:rFonts w:ascii="Gill Sans MT" w:hAnsi="Gill Sans MT" w:cs="Times New Roman"/>
                <w:b/>
              </w:rPr>
            </w:pPr>
            <w:proofErr w:type="gramStart"/>
            <w:r w:rsidRPr="00BE068B">
              <w:rPr>
                <w:rFonts w:ascii="Gill Sans MT" w:hAnsi="Gill Sans MT" w:cs="Times New Roman"/>
                <w:b/>
              </w:rPr>
              <w:t>code</w:t>
            </w:r>
            <w:proofErr w:type="gramEnd"/>
          </w:p>
        </w:tc>
        <w:tc>
          <w:tcPr>
            <w:tcW w:w="906" w:type="dxa"/>
          </w:tcPr>
          <w:p w14:paraId="097EF6BF" w14:textId="77777777" w:rsidR="00BE068B" w:rsidRPr="00BE068B" w:rsidRDefault="00BE068B" w:rsidP="00BE068B">
            <w:pPr>
              <w:kinsoku w:val="0"/>
              <w:overflowPunct w:val="0"/>
              <w:autoSpaceDE w:val="0"/>
              <w:autoSpaceDN w:val="0"/>
              <w:adjustRightInd w:val="0"/>
              <w:contextualSpacing/>
              <w:jc w:val="center"/>
              <w:rPr>
                <w:rFonts w:ascii="Gill Sans MT" w:hAnsi="Gill Sans MT" w:cs="Times New Roman"/>
              </w:rPr>
            </w:pPr>
            <w:r w:rsidRPr="00BE068B">
              <w:rPr>
                <w:rFonts w:ascii="Gill Sans MT" w:hAnsi="Gill Sans MT" w:cs="Times New Roman"/>
              </w:rPr>
              <w:t>Name of the forest</w:t>
            </w:r>
          </w:p>
        </w:tc>
        <w:tc>
          <w:tcPr>
            <w:tcW w:w="1530" w:type="dxa"/>
          </w:tcPr>
          <w:p w14:paraId="66CCAC84" w14:textId="77777777" w:rsidR="00BE068B" w:rsidRPr="00BE068B" w:rsidRDefault="00BE068B" w:rsidP="00BE068B">
            <w:pPr>
              <w:kinsoku w:val="0"/>
              <w:overflowPunct w:val="0"/>
              <w:autoSpaceDE w:val="0"/>
              <w:autoSpaceDN w:val="0"/>
              <w:adjustRightInd w:val="0"/>
              <w:contextualSpacing/>
              <w:jc w:val="center"/>
              <w:rPr>
                <w:rFonts w:ascii="Gill Sans MT" w:eastAsia="SimSun" w:hAnsi="Gill Sans MT" w:cs="Times New Roman"/>
              </w:rPr>
            </w:pPr>
            <w:commentRangeStart w:id="117"/>
            <w:commentRangeStart w:id="118"/>
            <w:r w:rsidRPr="00BE068B">
              <w:rPr>
                <w:rFonts w:ascii="Gill Sans MT" w:eastAsia="SimSun" w:hAnsi="Gill Sans MT" w:cs="Times New Roman"/>
              </w:rPr>
              <w:t>In your view, how do you describe the overall condition of this forest?</w:t>
            </w:r>
            <w:commentRangeEnd w:id="117"/>
            <w:r w:rsidRPr="00BE068B">
              <w:rPr>
                <w:rStyle w:val="CommentReference"/>
                <w:rFonts w:ascii="Gill Sans MT" w:hAnsi="Gill Sans MT"/>
                <w:sz w:val="22"/>
                <w:szCs w:val="22"/>
              </w:rPr>
              <w:commentReference w:id="117"/>
            </w:r>
            <w:commentRangeEnd w:id="118"/>
            <w:r w:rsidRPr="00BE068B">
              <w:rPr>
                <w:rStyle w:val="CommentReference"/>
                <w:rFonts w:ascii="Gill Sans MT" w:hAnsi="Gill Sans MT"/>
                <w:sz w:val="22"/>
                <w:szCs w:val="22"/>
              </w:rPr>
              <w:commentReference w:id="118"/>
            </w:r>
          </w:p>
          <w:p w14:paraId="55032775" w14:textId="77777777" w:rsidR="00BE068B" w:rsidRPr="00BE068B" w:rsidRDefault="00BE068B" w:rsidP="00BE068B">
            <w:pPr>
              <w:kinsoku w:val="0"/>
              <w:overflowPunct w:val="0"/>
              <w:autoSpaceDE w:val="0"/>
              <w:autoSpaceDN w:val="0"/>
              <w:adjustRightInd w:val="0"/>
              <w:contextualSpacing/>
              <w:jc w:val="center"/>
              <w:rPr>
                <w:rFonts w:ascii="Gill Sans MT" w:eastAsia="SimSun" w:hAnsi="Gill Sans MT" w:cs="Times New Roman"/>
              </w:rPr>
            </w:pPr>
          </w:p>
          <w:p w14:paraId="750D95BB" w14:textId="77777777" w:rsidR="00BE068B" w:rsidRPr="00BE068B" w:rsidRDefault="00BE068B" w:rsidP="00BE068B">
            <w:pPr>
              <w:kinsoku w:val="0"/>
              <w:overflowPunct w:val="0"/>
              <w:autoSpaceDE w:val="0"/>
              <w:autoSpaceDN w:val="0"/>
              <w:adjustRightInd w:val="0"/>
              <w:contextualSpacing/>
              <w:jc w:val="center"/>
              <w:rPr>
                <w:rFonts w:ascii="Gill Sans MT" w:hAnsi="Gill Sans MT" w:cs="Times New Roman"/>
              </w:rPr>
            </w:pPr>
            <w:r w:rsidRPr="00BE068B">
              <w:rPr>
                <w:rFonts w:ascii="Gill Sans MT" w:hAnsi="Gill Sans MT" w:cs="Times New Roman"/>
              </w:rPr>
              <w:t>1=Very Good</w:t>
            </w:r>
          </w:p>
          <w:p w14:paraId="25362C28" w14:textId="77777777" w:rsidR="00BE068B" w:rsidRPr="00BE068B" w:rsidRDefault="00BE068B" w:rsidP="00BE068B">
            <w:pPr>
              <w:kinsoku w:val="0"/>
              <w:overflowPunct w:val="0"/>
              <w:autoSpaceDE w:val="0"/>
              <w:autoSpaceDN w:val="0"/>
              <w:adjustRightInd w:val="0"/>
              <w:contextualSpacing/>
              <w:jc w:val="center"/>
              <w:rPr>
                <w:rFonts w:ascii="Gill Sans MT" w:hAnsi="Gill Sans MT" w:cs="Times New Roman"/>
              </w:rPr>
            </w:pPr>
            <w:r w:rsidRPr="00BE068B">
              <w:rPr>
                <w:rFonts w:ascii="Gill Sans MT" w:hAnsi="Gill Sans MT" w:cs="Times New Roman"/>
              </w:rPr>
              <w:t xml:space="preserve">2=Good </w:t>
            </w:r>
          </w:p>
          <w:p w14:paraId="2A48D2E0" w14:textId="77777777" w:rsidR="00BE068B" w:rsidRPr="00BE068B" w:rsidRDefault="00BE068B" w:rsidP="00BE068B">
            <w:pPr>
              <w:kinsoku w:val="0"/>
              <w:overflowPunct w:val="0"/>
              <w:autoSpaceDE w:val="0"/>
              <w:autoSpaceDN w:val="0"/>
              <w:adjustRightInd w:val="0"/>
              <w:contextualSpacing/>
              <w:jc w:val="center"/>
              <w:rPr>
                <w:rFonts w:ascii="Gill Sans MT" w:hAnsi="Gill Sans MT" w:cs="Times New Roman"/>
              </w:rPr>
            </w:pPr>
            <w:r w:rsidRPr="00BE068B">
              <w:rPr>
                <w:rFonts w:ascii="Gill Sans MT" w:hAnsi="Gill Sans MT" w:cs="Times New Roman"/>
              </w:rPr>
              <w:t>3=Neutral</w:t>
            </w:r>
          </w:p>
          <w:p w14:paraId="46CE94C5" w14:textId="77777777" w:rsidR="00BE068B" w:rsidRPr="00BE068B" w:rsidRDefault="00BE068B" w:rsidP="00BE068B">
            <w:pPr>
              <w:kinsoku w:val="0"/>
              <w:overflowPunct w:val="0"/>
              <w:autoSpaceDE w:val="0"/>
              <w:autoSpaceDN w:val="0"/>
              <w:adjustRightInd w:val="0"/>
              <w:contextualSpacing/>
              <w:jc w:val="center"/>
              <w:rPr>
                <w:rFonts w:ascii="Gill Sans MT" w:hAnsi="Gill Sans MT" w:cs="Times New Roman"/>
              </w:rPr>
            </w:pPr>
            <w:r w:rsidRPr="00BE068B">
              <w:rPr>
                <w:rFonts w:ascii="Gill Sans MT" w:hAnsi="Gill Sans MT" w:cs="Times New Roman"/>
              </w:rPr>
              <w:t>4=Bad</w:t>
            </w:r>
          </w:p>
          <w:p w14:paraId="7E2E28A6" w14:textId="77777777" w:rsidR="00BE068B" w:rsidRPr="00BE068B" w:rsidRDefault="00BE068B" w:rsidP="00BE068B">
            <w:pPr>
              <w:kinsoku w:val="0"/>
              <w:overflowPunct w:val="0"/>
              <w:autoSpaceDE w:val="0"/>
              <w:autoSpaceDN w:val="0"/>
              <w:adjustRightInd w:val="0"/>
              <w:contextualSpacing/>
              <w:jc w:val="center"/>
              <w:rPr>
                <w:rFonts w:ascii="Gill Sans MT" w:hAnsi="Gill Sans MT" w:cs="Times New Roman"/>
              </w:rPr>
            </w:pPr>
            <w:r w:rsidRPr="00BE068B">
              <w:rPr>
                <w:rFonts w:ascii="Gill Sans MT" w:hAnsi="Gill Sans MT" w:cs="Times New Roman"/>
              </w:rPr>
              <w:t>5=Very Bad</w:t>
            </w:r>
          </w:p>
        </w:tc>
        <w:tc>
          <w:tcPr>
            <w:tcW w:w="1980" w:type="dxa"/>
          </w:tcPr>
          <w:p w14:paraId="4BDA5566" w14:textId="77777777" w:rsidR="00BE068B" w:rsidRPr="00BE068B" w:rsidRDefault="00BE068B" w:rsidP="00BE068B">
            <w:pPr>
              <w:kinsoku w:val="0"/>
              <w:overflowPunct w:val="0"/>
              <w:autoSpaceDE w:val="0"/>
              <w:autoSpaceDN w:val="0"/>
              <w:adjustRightInd w:val="0"/>
              <w:contextualSpacing/>
              <w:jc w:val="center"/>
              <w:rPr>
                <w:rFonts w:ascii="Gill Sans MT" w:eastAsia="SimSun" w:hAnsi="Gill Sans MT" w:cs="Times New Roman"/>
              </w:rPr>
            </w:pPr>
            <w:r w:rsidRPr="00BE068B">
              <w:rPr>
                <w:rFonts w:ascii="Gill Sans MT" w:eastAsia="SimSun" w:hAnsi="Gill Sans MT" w:cs="Times New Roman"/>
              </w:rPr>
              <w:t>In your own view, compared to 5 years ago, has the overall condition of the forest worsened or improved?</w:t>
            </w:r>
          </w:p>
          <w:p w14:paraId="120B15E1" w14:textId="77777777" w:rsidR="00BE068B" w:rsidRPr="00BE068B" w:rsidRDefault="00BE068B" w:rsidP="00BE068B">
            <w:pPr>
              <w:kinsoku w:val="0"/>
              <w:overflowPunct w:val="0"/>
              <w:autoSpaceDE w:val="0"/>
              <w:autoSpaceDN w:val="0"/>
              <w:adjustRightInd w:val="0"/>
              <w:contextualSpacing/>
              <w:jc w:val="center"/>
              <w:rPr>
                <w:rFonts w:ascii="Gill Sans MT" w:eastAsia="SimSun" w:hAnsi="Gill Sans MT" w:cs="Times New Roman"/>
              </w:rPr>
            </w:pPr>
          </w:p>
          <w:p w14:paraId="4E531AD3" w14:textId="77777777" w:rsidR="00BE068B" w:rsidRPr="00BE068B" w:rsidRDefault="00BE068B" w:rsidP="00BE068B">
            <w:pPr>
              <w:kinsoku w:val="0"/>
              <w:overflowPunct w:val="0"/>
              <w:autoSpaceDE w:val="0"/>
              <w:autoSpaceDN w:val="0"/>
              <w:adjustRightInd w:val="0"/>
              <w:contextualSpacing/>
              <w:jc w:val="center"/>
              <w:rPr>
                <w:rFonts w:ascii="Gill Sans MT" w:eastAsia="SimSun" w:hAnsi="Gill Sans MT" w:cs="Times New Roman"/>
              </w:rPr>
            </w:pPr>
            <w:r w:rsidRPr="00BE068B">
              <w:rPr>
                <w:rFonts w:ascii="Gill Sans MT" w:eastAsia="SimSun" w:hAnsi="Gill Sans MT" w:cs="Times New Roman"/>
              </w:rPr>
              <w:t>1=Significantly worse</w:t>
            </w:r>
          </w:p>
          <w:p w14:paraId="6538F26F" w14:textId="77777777" w:rsidR="00BE068B" w:rsidRPr="00BE068B" w:rsidRDefault="00BE068B" w:rsidP="00BE068B">
            <w:pPr>
              <w:kinsoku w:val="0"/>
              <w:overflowPunct w:val="0"/>
              <w:autoSpaceDE w:val="0"/>
              <w:autoSpaceDN w:val="0"/>
              <w:adjustRightInd w:val="0"/>
              <w:contextualSpacing/>
              <w:jc w:val="center"/>
              <w:rPr>
                <w:rFonts w:ascii="Gill Sans MT" w:eastAsia="SimSun" w:hAnsi="Gill Sans MT" w:cs="Times New Roman"/>
              </w:rPr>
            </w:pPr>
            <w:r w:rsidRPr="00BE068B">
              <w:rPr>
                <w:rFonts w:ascii="Gill Sans MT" w:eastAsia="SimSun" w:hAnsi="Gill Sans MT" w:cs="Times New Roman"/>
              </w:rPr>
              <w:t>2=A little worse</w:t>
            </w:r>
          </w:p>
          <w:p w14:paraId="54B967BC" w14:textId="77777777" w:rsidR="00BE068B" w:rsidRPr="00BE068B" w:rsidRDefault="00BE068B" w:rsidP="00BE068B">
            <w:pPr>
              <w:kinsoku w:val="0"/>
              <w:overflowPunct w:val="0"/>
              <w:autoSpaceDE w:val="0"/>
              <w:autoSpaceDN w:val="0"/>
              <w:adjustRightInd w:val="0"/>
              <w:contextualSpacing/>
              <w:jc w:val="center"/>
              <w:rPr>
                <w:rFonts w:ascii="Gill Sans MT" w:eastAsia="SimSun" w:hAnsi="Gill Sans MT" w:cs="Times New Roman"/>
              </w:rPr>
            </w:pPr>
            <w:r w:rsidRPr="00BE068B">
              <w:rPr>
                <w:rFonts w:ascii="Gill Sans MT" w:eastAsia="SimSun" w:hAnsi="Gill Sans MT" w:cs="Times New Roman"/>
              </w:rPr>
              <w:t>3=Remained the same</w:t>
            </w:r>
          </w:p>
          <w:p w14:paraId="67CD8836" w14:textId="77777777" w:rsidR="00BE068B" w:rsidRPr="00BE068B" w:rsidRDefault="00BE068B" w:rsidP="00BE068B">
            <w:pPr>
              <w:kinsoku w:val="0"/>
              <w:overflowPunct w:val="0"/>
              <w:autoSpaceDE w:val="0"/>
              <w:autoSpaceDN w:val="0"/>
              <w:adjustRightInd w:val="0"/>
              <w:contextualSpacing/>
              <w:jc w:val="center"/>
              <w:rPr>
                <w:rFonts w:ascii="Gill Sans MT" w:eastAsia="SimSun" w:hAnsi="Gill Sans MT" w:cs="Times New Roman"/>
              </w:rPr>
            </w:pPr>
            <w:r w:rsidRPr="00BE068B">
              <w:rPr>
                <w:rFonts w:ascii="Gill Sans MT" w:eastAsia="SimSun" w:hAnsi="Gill Sans MT" w:cs="Times New Roman"/>
              </w:rPr>
              <w:t>4=Improved a little</w:t>
            </w:r>
          </w:p>
          <w:p w14:paraId="52EF758E" w14:textId="77777777" w:rsidR="00BE068B" w:rsidRPr="00BE068B" w:rsidRDefault="00BE068B" w:rsidP="00BE068B">
            <w:pPr>
              <w:kinsoku w:val="0"/>
              <w:overflowPunct w:val="0"/>
              <w:autoSpaceDE w:val="0"/>
              <w:autoSpaceDN w:val="0"/>
              <w:adjustRightInd w:val="0"/>
              <w:contextualSpacing/>
              <w:jc w:val="center"/>
              <w:rPr>
                <w:rFonts w:ascii="Gill Sans MT" w:eastAsia="SimSun" w:hAnsi="Gill Sans MT" w:cs="Times New Roman"/>
              </w:rPr>
            </w:pPr>
            <w:r w:rsidRPr="00BE068B">
              <w:rPr>
                <w:rFonts w:ascii="Gill Sans MT" w:eastAsia="SimSun" w:hAnsi="Gill Sans MT" w:cs="Times New Roman"/>
              </w:rPr>
              <w:t>5=Significantly improved</w:t>
            </w:r>
          </w:p>
          <w:p w14:paraId="477D9EAE" w14:textId="77777777" w:rsidR="00BE068B" w:rsidRPr="00BE068B" w:rsidRDefault="00BE068B" w:rsidP="00BE068B">
            <w:pPr>
              <w:kinsoku w:val="0"/>
              <w:overflowPunct w:val="0"/>
              <w:autoSpaceDE w:val="0"/>
              <w:autoSpaceDN w:val="0"/>
              <w:adjustRightInd w:val="0"/>
              <w:contextualSpacing/>
              <w:jc w:val="center"/>
              <w:rPr>
                <w:rFonts w:ascii="Gill Sans MT" w:hAnsi="Gill Sans MT" w:cs="Times New Roman"/>
              </w:rPr>
            </w:pPr>
            <w:r w:rsidRPr="00BE068B">
              <w:rPr>
                <w:rFonts w:ascii="Gill Sans MT" w:hAnsi="Gill Sans MT" w:cs="Times New Roman"/>
                <w:i/>
              </w:rPr>
              <w:t>If 2, skip to E23</w:t>
            </w:r>
          </w:p>
        </w:tc>
        <w:tc>
          <w:tcPr>
            <w:tcW w:w="1710" w:type="dxa"/>
          </w:tcPr>
          <w:p w14:paraId="393D47BD" w14:textId="77777777" w:rsidR="00BE068B" w:rsidRPr="00BE068B" w:rsidRDefault="00BE068B" w:rsidP="00BE068B">
            <w:pPr>
              <w:kinsoku w:val="0"/>
              <w:overflowPunct w:val="0"/>
              <w:autoSpaceDE w:val="0"/>
              <w:autoSpaceDN w:val="0"/>
              <w:adjustRightInd w:val="0"/>
              <w:contextualSpacing/>
              <w:jc w:val="center"/>
              <w:rPr>
                <w:rFonts w:ascii="Gill Sans MT" w:eastAsia="SimSun" w:hAnsi="Gill Sans MT" w:cs="Times New Roman"/>
              </w:rPr>
            </w:pPr>
            <w:r w:rsidRPr="00BE068B">
              <w:rPr>
                <w:rFonts w:ascii="Gill Sans MT" w:eastAsia="SimSun" w:hAnsi="Gill Sans MT" w:cs="Times New Roman"/>
              </w:rPr>
              <w:t xml:space="preserve">During the last 5 years, has there been any change to the size/area of the forest? </w:t>
            </w:r>
          </w:p>
          <w:p w14:paraId="7EF5DEEB" w14:textId="77777777" w:rsidR="00BE068B" w:rsidRPr="00BE068B" w:rsidRDefault="00BE068B" w:rsidP="00BE068B">
            <w:pPr>
              <w:kinsoku w:val="0"/>
              <w:overflowPunct w:val="0"/>
              <w:autoSpaceDE w:val="0"/>
              <w:autoSpaceDN w:val="0"/>
              <w:adjustRightInd w:val="0"/>
              <w:contextualSpacing/>
              <w:jc w:val="center"/>
              <w:rPr>
                <w:rFonts w:ascii="Gill Sans MT" w:eastAsia="SimSun" w:hAnsi="Gill Sans MT" w:cs="Times New Roman"/>
              </w:rPr>
            </w:pPr>
            <w:r w:rsidRPr="00BE068B">
              <w:rPr>
                <w:rFonts w:ascii="Gill Sans MT" w:eastAsia="SimSun" w:hAnsi="Gill Sans MT" w:cs="Times New Roman"/>
              </w:rPr>
              <w:t>1=Increased greatly</w:t>
            </w:r>
          </w:p>
          <w:p w14:paraId="3975E597" w14:textId="77777777" w:rsidR="00BE068B" w:rsidRPr="00BE068B" w:rsidRDefault="00BE068B" w:rsidP="00BE068B">
            <w:pPr>
              <w:kinsoku w:val="0"/>
              <w:overflowPunct w:val="0"/>
              <w:autoSpaceDE w:val="0"/>
              <w:autoSpaceDN w:val="0"/>
              <w:adjustRightInd w:val="0"/>
              <w:contextualSpacing/>
              <w:jc w:val="center"/>
              <w:rPr>
                <w:rFonts w:ascii="Gill Sans MT" w:eastAsia="SimSun" w:hAnsi="Gill Sans MT" w:cs="Times New Roman"/>
              </w:rPr>
            </w:pPr>
            <w:r w:rsidRPr="00BE068B">
              <w:rPr>
                <w:rFonts w:ascii="Gill Sans MT" w:eastAsia="SimSun" w:hAnsi="Gill Sans MT" w:cs="Times New Roman"/>
              </w:rPr>
              <w:t>2=Increased slightly</w:t>
            </w:r>
          </w:p>
          <w:p w14:paraId="7AF5B462" w14:textId="77777777" w:rsidR="00BE068B" w:rsidRPr="00BE068B" w:rsidRDefault="00BE068B" w:rsidP="00BE068B">
            <w:pPr>
              <w:kinsoku w:val="0"/>
              <w:overflowPunct w:val="0"/>
              <w:autoSpaceDE w:val="0"/>
              <w:autoSpaceDN w:val="0"/>
              <w:adjustRightInd w:val="0"/>
              <w:contextualSpacing/>
              <w:jc w:val="center"/>
              <w:rPr>
                <w:rFonts w:ascii="Gill Sans MT" w:eastAsia="SimSun" w:hAnsi="Gill Sans MT" w:cs="Times New Roman"/>
              </w:rPr>
            </w:pPr>
            <w:r w:rsidRPr="00BE068B">
              <w:rPr>
                <w:rFonts w:ascii="Gill Sans MT" w:eastAsia="SimSun" w:hAnsi="Gill Sans MT" w:cs="Times New Roman"/>
              </w:rPr>
              <w:t>3=Stayed the same</w:t>
            </w:r>
          </w:p>
          <w:p w14:paraId="3F160E56" w14:textId="77777777" w:rsidR="00BE068B" w:rsidRPr="00BE068B" w:rsidRDefault="00BE068B" w:rsidP="00BE068B">
            <w:pPr>
              <w:kinsoku w:val="0"/>
              <w:overflowPunct w:val="0"/>
              <w:autoSpaceDE w:val="0"/>
              <w:autoSpaceDN w:val="0"/>
              <w:adjustRightInd w:val="0"/>
              <w:contextualSpacing/>
              <w:jc w:val="center"/>
              <w:rPr>
                <w:rFonts w:ascii="Gill Sans MT" w:hAnsi="Gill Sans MT" w:cs="Times New Roman"/>
              </w:rPr>
            </w:pPr>
            <w:r w:rsidRPr="00BE068B">
              <w:rPr>
                <w:rFonts w:ascii="Gill Sans MT" w:hAnsi="Gill Sans MT" w:cs="Times New Roman"/>
              </w:rPr>
              <w:t>4=Decreased slightly</w:t>
            </w:r>
          </w:p>
          <w:p w14:paraId="4C30C119" w14:textId="77777777" w:rsidR="00BE068B" w:rsidRPr="00BE068B" w:rsidRDefault="00BE068B" w:rsidP="00BE068B">
            <w:pPr>
              <w:kinsoku w:val="0"/>
              <w:overflowPunct w:val="0"/>
              <w:autoSpaceDE w:val="0"/>
              <w:autoSpaceDN w:val="0"/>
              <w:adjustRightInd w:val="0"/>
              <w:contextualSpacing/>
              <w:jc w:val="center"/>
              <w:rPr>
                <w:rFonts w:ascii="Gill Sans MT" w:eastAsia="SimSun" w:hAnsi="Gill Sans MT" w:cs="Times New Roman"/>
              </w:rPr>
            </w:pPr>
            <w:r w:rsidRPr="00BE068B">
              <w:rPr>
                <w:rFonts w:ascii="Gill Sans MT" w:hAnsi="Gill Sans MT" w:cs="Times New Roman"/>
              </w:rPr>
              <w:t>5=Decreased greatly</w:t>
            </w:r>
          </w:p>
          <w:p w14:paraId="056CBD58" w14:textId="77777777" w:rsidR="00BE068B" w:rsidRPr="00BE068B" w:rsidRDefault="00BE068B" w:rsidP="00BE068B">
            <w:pPr>
              <w:kinsoku w:val="0"/>
              <w:overflowPunct w:val="0"/>
              <w:autoSpaceDE w:val="0"/>
              <w:autoSpaceDN w:val="0"/>
              <w:adjustRightInd w:val="0"/>
              <w:contextualSpacing/>
              <w:jc w:val="center"/>
              <w:rPr>
                <w:rFonts w:ascii="Gill Sans MT" w:hAnsi="Gill Sans MT" w:cs="Times New Roman"/>
              </w:rPr>
            </w:pPr>
          </w:p>
        </w:tc>
        <w:tc>
          <w:tcPr>
            <w:tcW w:w="1350" w:type="dxa"/>
          </w:tcPr>
          <w:p w14:paraId="37A8839B" w14:textId="77777777" w:rsidR="00BE068B" w:rsidRPr="00BE068B" w:rsidRDefault="00BE068B" w:rsidP="00BE068B">
            <w:pPr>
              <w:kinsoku w:val="0"/>
              <w:overflowPunct w:val="0"/>
              <w:autoSpaceDE w:val="0"/>
              <w:autoSpaceDN w:val="0"/>
              <w:adjustRightInd w:val="0"/>
              <w:contextualSpacing/>
              <w:jc w:val="center"/>
              <w:rPr>
                <w:rFonts w:ascii="Gill Sans MT" w:hAnsi="Gill Sans MT" w:cs="Times New Roman"/>
              </w:rPr>
            </w:pPr>
            <w:r w:rsidRPr="00BE068B">
              <w:rPr>
                <w:rFonts w:ascii="Gill Sans MT" w:hAnsi="Gill Sans MT" w:cs="Times New Roman"/>
              </w:rPr>
              <w:t>If it’s increased or decreased, tell me why?</w:t>
            </w:r>
          </w:p>
          <w:p w14:paraId="56CD9258" w14:textId="77777777" w:rsidR="00BE068B" w:rsidRPr="00BE068B" w:rsidRDefault="00BE068B" w:rsidP="00BE068B">
            <w:pPr>
              <w:kinsoku w:val="0"/>
              <w:overflowPunct w:val="0"/>
              <w:autoSpaceDE w:val="0"/>
              <w:autoSpaceDN w:val="0"/>
              <w:adjustRightInd w:val="0"/>
              <w:contextualSpacing/>
              <w:jc w:val="center"/>
              <w:rPr>
                <w:rFonts w:ascii="Gill Sans MT" w:hAnsi="Gill Sans MT" w:cs="Times New Roman"/>
              </w:rPr>
            </w:pPr>
          </w:p>
          <w:p w14:paraId="27742D49" w14:textId="77777777" w:rsidR="00BE068B" w:rsidRPr="00BE068B" w:rsidRDefault="00BE068B" w:rsidP="00BE068B">
            <w:pPr>
              <w:kinsoku w:val="0"/>
              <w:overflowPunct w:val="0"/>
              <w:autoSpaceDE w:val="0"/>
              <w:autoSpaceDN w:val="0"/>
              <w:adjustRightInd w:val="0"/>
              <w:contextualSpacing/>
              <w:jc w:val="center"/>
              <w:rPr>
                <w:rFonts w:ascii="Gill Sans MT" w:hAnsi="Gill Sans MT" w:cs="Times New Roman"/>
              </w:rPr>
            </w:pPr>
            <w:r w:rsidRPr="00BE068B">
              <w:rPr>
                <w:rFonts w:ascii="Gill Sans MT" w:hAnsi="Gill Sans MT" w:cs="Times New Roman"/>
              </w:rPr>
              <w:t>PROBE AND CODE</w:t>
            </w:r>
          </w:p>
          <w:p w14:paraId="2EFA11E7" w14:textId="77777777" w:rsidR="00BE068B" w:rsidRPr="00BE068B" w:rsidRDefault="00BE068B" w:rsidP="00BE068B">
            <w:pPr>
              <w:kinsoku w:val="0"/>
              <w:overflowPunct w:val="0"/>
              <w:autoSpaceDE w:val="0"/>
              <w:autoSpaceDN w:val="0"/>
              <w:adjustRightInd w:val="0"/>
              <w:contextualSpacing/>
              <w:jc w:val="center"/>
              <w:rPr>
                <w:rFonts w:ascii="Gill Sans MT" w:hAnsi="Gill Sans MT" w:cs="Times New Roman"/>
              </w:rPr>
            </w:pPr>
          </w:p>
          <w:p w14:paraId="4A8D903A" w14:textId="77777777" w:rsidR="00BE068B" w:rsidRPr="00BE068B" w:rsidRDefault="00BE068B" w:rsidP="00BE068B">
            <w:pPr>
              <w:kinsoku w:val="0"/>
              <w:overflowPunct w:val="0"/>
              <w:autoSpaceDE w:val="0"/>
              <w:autoSpaceDN w:val="0"/>
              <w:adjustRightInd w:val="0"/>
              <w:contextualSpacing/>
              <w:jc w:val="center"/>
              <w:rPr>
                <w:rFonts w:ascii="Gill Sans MT" w:hAnsi="Gill Sans MT" w:cs="Times New Roman"/>
              </w:rPr>
            </w:pPr>
            <w:r w:rsidRPr="00BE068B">
              <w:rPr>
                <w:rFonts w:ascii="Gill Sans MT" w:eastAsia="SimSun" w:hAnsi="Gill Sans MT" w:cs="Times New Roman"/>
                <w:i/>
              </w:rPr>
              <w:t>Refer to codes below</w:t>
            </w:r>
          </w:p>
        </w:tc>
        <w:tc>
          <w:tcPr>
            <w:tcW w:w="1890" w:type="dxa"/>
          </w:tcPr>
          <w:p w14:paraId="33E2DB96" w14:textId="77777777" w:rsidR="00BE068B" w:rsidRPr="00BE068B" w:rsidRDefault="00BE068B" w:rsidP="00BE068B">
            <w:pPr>
              <w:kinsoku w:val="0"/>
              <w:overflowPunct w:val="0"/>
              <w:autoSpaceDE w:val="0"/>
              <w:autoSpaceDN w:val="0"/>
              <w:adjustRightInd w:val="0"/>
              <w:contextualSpacing/>
              <w:jc w:val="center"/>
              <w:rPr>
                <w:rFonts w:ascii="Gill Sans MT" w:eastAsia="SimSun" w:hAnsi="Gill Sans MT" w:cs="Times New Roman"/>
              </w:rPr>
            </w:pPr>
            <w:r w:rsidRPr="00BE068B">
              <w:rPr>
                <w:rFonts w:ascii="Gill Sans MT" w:eastAsia="SimSun" w:hAnsi="Gill Sans MT" w:cs="Times New Roman"/>
              </w:rPr>
              <w:t>During the last 5 years, has there been any change in the thickness/amount of trees in the forest?</w:t>
            </w:r>
          </w:p>
          <w:p w14:paraId="210ECD28" w14:textId="77777777" w:rsidR="00BE068B" w:rsidRPr="00BE068B" w:rsidRDefault="00BE068B" w:rsidP="00BE068B">
            <w:pPr>
              <w:kinsoku w:val="0"/>
              <w:overflowPunct w:val="0"/>
              <w:autoSpaceDE w:val="0"/>
              <w:autoSpaceDN w:val="0"/>
              <w:adjustRightInd w:val="0"/>
              <w:contextualSpacing/>
              <w:jc w:val="center"/>
              <w:rPr>
                <w:rFonts w:ascii="Gill Sans MT" w:eastAsia="SimSun" w:hAnsi="Gill Sans MT" w:cs="Times New Roman"/>
              </w:rPr>
            </w:pPr>
          </w:p>
          <w:p w14:paraId="4FE12BD5" w14:textId="77777777" w:rsidR="00BE068B" w:rsidRPr="00BE068B" w:rsidRDefault="00BE068B" w:rsidP="00BE068B">
            <w:pPr>
              <w:kinsoku w:val="0"/>
              <w:overflowPunct w:val="0"/>
              <w:autoSpaceDE w:val="0"/>
              <w:autoSpaceDN w:val="0"/>
              <w:adjustRightInd w:val="0"/>
              <w:contextualSpacing/>
              <w:jc w:val="center"/>
              <w:rPr>
                <w:rFonts w:ascii="Gill Sans MT" w:eastAsia="SimSun" w:hAnsi="Gill Sans MT" w:cs="Times New Roman"/>
              </w:rPr>
            </w:pPr>
            <w:r w:rsidRPr="00BE068B">
              <w:rPr>
                <w:rFonts w:ascii="Gill Sans MT" w:eastAsia="SimSun" w:hAnsi="Gill Sans MT" w:cs="Times New Roman"/>
              </w:rPr>
              <w:t>1=Increased greatly</w:t>
            </w:r>
          </w:p>
          <w:p w14:paraId="0C5B5BFB" w14:textId="77777777" w:rsidR="00BE068B" w:rsidRPr="00BE068B" w:rsidRDefault="00BE068B" w:rsidP="00BE068B">
            <w:pPr>
              <w:kinsoku w:val="0"/>
              <w:overflowPunct w:val="0"/>
              <w:autoSpaceDE w:val="0"/>
              <w:autoSpaceDN w:val="0"/>
              <w:adjustRightInd w:val="0"/>
              <w:contextualSpacing/>
              <w:jc w:val="center"/>
              <w:rPr>
                <w:rFonts w:ascii="Gill Sans MT" w:eastAsia="SimSun" w:hAnsi="Gill Sans MT" w:cs="Times New Roman"/>
              </w:rPr>
            </w:pPr>
            <w:r w:rsidRPr="00BE068B">
              <w:rPr>
                <w:rFonts w:ascii="Gill Sans MT" w:eastAsia="SimSun" w:hAnsi="Gill Sans MT" w:cs="Times New Roman"/>
              </w:rPr>
              <w:t>2=Increased slightly</w:t>
            </w:r>
          </w:p>
          <w:p w14:paraId="27E4583E" w14:textId="77777777" w:rsidR="00BE068B" w:rsidRPr="00BE068B" w:rsidRDefault="00BE068B" w:rsidP="00BE068B">
            <w:pPr>
              <w:kinsoku w:val="0"/>
              <w:overflowPunct w:val="0"/>
              <w:autoSpaceDE w:val="0"/>
              <w:autoSpaceDN w:val="0"/>
              <w:adjustRightInd w:val="0"/>
              <w:contextualSpacing/>
              <w:jc w:val="center"/>
              <w:rPr>
                <w:rFonts w:ascii="Gill Sans MT" w:eastAsia="SimSun" w:hAnsi="Gill Sans MT" w:cs="Times New Roman"/>
              </w:rPr>
            </w:pPr>
            <w:r w:rsidRPr="00BE068B">
              <w:rPr>
                <w:rFonts w:ascii="Gill Sans MT" w:eastAsia="SimSun" w:hAnsi="Gill Sans MT" w:cs="Times New Roman"/>
              </w:rPr>
              <w:t>3=Stayed the same</w:t>
            </w:r>
          </w:p>
          <w:p w14:paraId="7E1A14DE" w14:textId="77777777" w:rsidR="00BE068B" w:rsidRPr="00BE068B" w:rsidRDefault="00BE068B" w:rsidP="00BE068B">
            <w:pPr>
              <w:kinsoku w:val="0"/>
              <w:overflowPunct w:val="0"/>
              <w:autoSpaceDE w:val="0"/>
              <w:autoSpaceDN w:val="0"/>
              <w:adjustRightInd w:val="0"/>
              <w:contextualSpacing/>
              <w:jc w:val="center"/>
              <w:rPr>
                <w:rFonts w:ascii="Gill Sans MT" w:hAnsi="Gill Sans MT" w:cs="Times New Roman"/>
              </w:rPr>
            </w:pPr>
            <w:r w:rsidRPr="00BE068B">
              <w:rPr>
                <w:rFonts w:ascii="Gill Sans MT" w:hAnsi="Gill Sans MT" w:cs="Times New Roman"/>
              </w:rPr>
              <w:t>4=Decreased slightly</w:t>
            </w:r>
          </w:p>
          <w:p w14:paraId="499F7A64" w14:textId="77777777" w:rsidR="00BE068B" w:rsidRPr="00BE068B" w:rsidRDefault="00BE068B" w:rsidP="00BE068B">
            <w:pPr>
              <w:kinsoku w:val="0"/>
              <w:overflowPunct w:val="0"/>
              <w:autoSpaceDE w:val="0"/>
              <w:autoSpaceDN w:val="0"/>
              <w:adjustRightInd w:val="0"/>
              <w:contextualSpacing/>
              <w:jc w:val="center"/>
              <w:rPr>
                <w:rFonts w:ascii="Gill Sans MT" w:eastAsia="SimSun" w:hAnsi="Gill Sans MT" w:cs="Times New Roman"/>
              </w:rPr>
            </w:pPr>
            <w:r w:rsidRPr="00BE068B">
              <w:rPr>
                <w:rFonts w:ascii="Gill Sans MT" w:hAnsi="Gill Sans MT" w:cs="Times New Roman"/>
              </w:rPr>
              <w:t>5=Decreased greatly</w:t>
            </w:r>
          </w:p>
        </w:tc>
        <w:tc>
          <w:tcPr>
            <w:tcW w:w="1890" w:type="dxa"/>
          </w:tcPr>
          <w:p w14:paraId="06271DFB" w14:textId="77777777" w:rsidR="00BE068B" w:rsidRPr="00BE068B" w:rsidRDefault="00BE068B" w:rsidP="00BE068B">
            <w:pPr>
              <w:kinsoku w:val="0"/>
              <w:overflowPunct w:val="0"/>
              <w:autoSpaceDE w:val="0"/>
              <w:autoSpaceDN w:val="0"/>
              <w:adjustRightInd w:val="0"/>
              <w:contextualSpacing/>
              <w:jc w:val="center"/>
              <w:rPr>
                <w:rFonts w:ascii="Gill Sans MT" w:hAnsi="Gill Sans MT" w:cs="Times New Roman"/>
              </w:rPr>
            </w:pPr>
            <w:r w:rsidRPr="00BE068B">
              <w:rPr>
                <w:rFonts w:ascii="Gill Sans MT" w:hAnsi="Gill Sans MT" w:cs="Times New Roman"/>
              </w:rPr>
              <w:t>If it’s increased or decreased, tell me why?</w:t>
            </w:r>
          </w:p>
          <w:p w14:paraId="25B5DCE2" w14:textId="77777777" w:rsidR="00BE068B" w:rsidRPr="00BE068B" w:rsidRDefault="00BE068B" w:rsidP="00BE068B">
            <w:pPr>
              <w:kinsoku w:val="0"/>
              <w:overflowPunct w:val="0"/>
              <w:autoSpaceDE w:val="0"/>
              <w:autoSpaceDN w:val="0"/>
              <w:adjustRightInd w:val="0"/>
              <w:contextualSpacing/>
              <w:jc w:val="center"/>
              <w:rPr>
                <w:rFonts w:ascii="Gill Sans MT" w:hAnsi="Gill Sans MT" w:cs="Times New Roman"/>
              </w:rPr>
            </w:pPr>
          </w:p>
          <w:p w14:paraId="4CE79481" w14:textId="77777777" w:rsidR="00BE068B" w:rsidRPr="00BE068B" w:rsidRDefault="00BE068B" w:rsidP="00BE068B">
            <w:pPr>
              <w:kinsoku w:val="0"/>
              <w:overflowPunct w:val="0"/>
              <w:autoSpaceDE w:val="0"/>
              <w:autoSpaceDN w:val="0"/>
              <w:adjustRightInd w:val="0"/>
              <w:contextualSpacing/>
              <w:jc w:val="center"/>
              <w:rPr>
                <w:rFonts w:ascii="Gill Sans MT" w:hAnsi="Gill Sans MT" w:cs="Times New Roman"/>
              </w:rPr>
            </w:pPr>
            <w:r w:rsidRPr="00BE068B">
              <w:rPr>
                <w:rFonts w:ascii="Gill Sans MT" w:hAnsi="Gill Sans MT" w:cs="Times New Roman"/>
              </w:rPr>
              <w:t xml:space="preserve">PROBE AND CODE </w:t>
            </w:r>
          </w:p>
          <w:p w14:paraId="6B3900DD" w14:textId="77777777" w:rsidR="00BE068B" w:rsidRPr="00BE068B" w:rsidRDefault="00BE068B" w:rsidP="00BE068B">
            <w:pPr>
              <w:kinsoku w:val="0"/>
              <w:overflowPunct w:val="0"/>
              <w:autoSpaceDE w:val="0"/>
              <w:autoSpaceDN w:val="0"/>
              <w:adjustRightInd w:val="0"/>
              <w:contextualSpacing/>
              <w:jc w:val="center"/>
              <w:rPr>
                <w:rFonts w:ascii="Gill Sans MT" w:hAnsi="Gill Sans MT" w:cs="Times New Roman"/>
              </w:rPr>
            </w:pPr>
          </w:p>
          <w:p w14:paraId="04E2FCA0" w14:textId="77777777" w:rsidR="00BE068B" w:rsidRPr="00BE068B" w:rsidRDefault="00BE068B" w:rsidP="00BE068B">
            <w:pPr>
              <w:kinsoku w:val="0"/>
              <w:overflowPunct w:val="0"/>
              <w:autoSpaceDE w:val="0"/>
              <w:autoSpaceDN w:val="0"/>
              <w:adjustRightInd w:val="0"/>
              <w:contextualSpacing/>
              <w:jc w:val="center"/>
              <w:rPr>
                <w:rFonts w:ascii="Gill Sans MT" w:hAnsi="Gill Sans MT" w:cs="Times New Roman"/>
              </w:rPr>
            </w:pPr>
            <w:r w:rsidRPr="00BE068B">
              <w:rPr>
                <w:rFonts w:ascii="Gill Sans MT" w:eastAsia="SimSun" w:hAnsi="Gill Sans MT" w:cs="Times New Roman"/>
                <w:i/>
              </w:rPr>
              <w:t>Refer to codes below</w:t>
            </w:r>
          </w:p>
        </w:tc>
      </w:tr>
      <w:tr w:rsidR="00BE068B" w:rsidRPr="00BE068B" w14:paraId="562618CE" w14:textId="77777777" w:rsidTr="00BE068B">
        <w:trPr>
          <w:trHeight w:val="20"/>
        </w:trPr>
        <w:tc>
          <w:tcPr>
            <w:tcW w:w="714" w:type="dxa"/>
          </w:tcPr>
          <w:p w14:paraId="559CAF4F" w14:textId="77777777" w:rsidR="00BE068B" w:rsidRPr="00BE068B" w:rsidRDefault="00BE068B" w:rsidP="00BE068B">
            <w:pPr>
              <w:kinsoku w:val="0"/>
              <w:overflowPunct w:val="0"/>
              <w:autoSpaceDE w:val="0"/>
              <w:autoSpaceDN w:val="0"/>
              <w:adjustRightInd w:val="0"/>
              <w:contextualSpacing/>
              <w:jc w:val="center"/>
              <w:rPr>
                <w:rFonts w:ascii="Gill Sans MT" w:hAnsi="Gill Sans MT" w:cs="Times New Roman"/>
                <w:b/>
              </w:rPr>
            </w:pPr>
          </w:p>
        </w:tc>
        <w:tc>
          <w:tcPr>
            <w:tcW w:w="906" w:type="dxa"/>
          </w:tcPr>
          <w:p w14:paraId="76FE4A47" w14:textId="77777777" w:rsidR="00BE068B" w:rsidRPr="00BE068B" w:rsidRDefault="00BE068B" w:rsidP="00BE068B">
            <w:pPr>
              <w:kinsoku w:val="0"/>
              <w:overflowPunct w:val="0"/>
              <w:autoSpaceDE w:val="0"/>
              <w:autoSpaceDN w:val="0"/>
              <w:adjustRightInd w:val="0"/>
              <w:contextualSpacing/>
              <w:jc w:val="center"/>
              <w:rPr>
                <w:rFonts w:ascii="Gill Sans MT" w:hAnsi="Gill Sans MT" w:cs="Times New Roman"/>
              </w:rPr>
            </w:pPr>
          </w:p>
        </w:tc>
        <w:tc>
          <w:tcPr>
            <w:tcW w:w="1530" w:type="dxa"/>
          </w:tcPr>
          <w:p w14:paraId="14748B2B" w14:textId="77777777" w:rsidR="00BE068B" w:rsidRPr="00BE068B" w:rsidRDefault="00BE068B" w:rsidP="00BE068B">
            <w:pPr>
              <w:kinsoku w:val="0"/>
              <w:overflowPunct w:val="0"/>
              <w:autoSpaceDE w:val="0"/>
              <w:autoSpaceDN w:val="0"/>
              <w:adjustRightInd w:val="0"/>
              <w:contextualSpacing/>
              <w:jc w:val="center"/>
              <w:rPr>
                <w:rFonts w:ascii="Gill Sans MT" w:hAnsi="Gill Sans MT" w:cs="Times New Roman"/>
              </w:rPr>
            </w:pPr>
          </w:p>
        </w:tc>
        <w:tc>
          <w:tcPr>
            <w:tcW w:w="1980" w:type="dxa"/>
          </w:tcPr>
          <w:p w14:paraId="560BB062" w14:textId="77777777" w:rsidR="00BE068B" w:rsidRPr="00BE068B" w:rsidRDefault="00BE068B" w:rsidP="00BE068B">
            <w:pPr>
              <w:kinsoku w:val="0"/>
              <w:overflowPunct w:val="0"/>
              <w:autoSpaceDE w:val="0"/>
              <w:autoSpaceDN w:val="0"/>
              <w:adjustRightInd w:val="0"/>
              <w:contextualSpacing/>
              <w:jc w:val="center"/>
              <w:rPr>
                <w:rFonts w:ascii="Gill Sans MT" w:hAnsi="Gill Sans MT" w:cs="Times New Roman"/>
              </w:rPr>
            </w:pPr>
          </w:p>
        </w:tc>
        <w:tc>
          <w:tcPr>
            <w:tcW w:w="1710" w:type="dxa"/>
          </w:tcPr>
          <w:p w14:paraId="197A8F8C" w14:textId="77777777" w:rsidR="00BE068B" w:rsidRPr="00BE068B" w:rsidRDefault="00BE068B" w:rsidP="00BE068B">
            <w:pPr>
              <w:kinsoku w:val="0"/>
              <w:overflowPunct w:val="0"/>
              <w:autoSpaceDE w:val="0"/>
              <w:autoSpaceDN w:val="0"/>
              <w:adjustRightInd w:val="0"/>
              <w:contextualSpacing/>
              <w:jc w:val="center"/>
              <w:rPr>
                <w:rFonts w:ascii="Gill Sans MT" w:hAnsi="Gill Sans MT" w:cs="Times New Roman"/>
              </w:rPr>
            </w:pPr>
          </w:p>
        </w:tc>
        <w:tc>
          <w:tcPr>
            <w:tcW w:w="1350" w:type="dxa"/>
          </w:tcPr>
          <w:p w14:paraId="0DE1AF93" w14:textId="77777777" w:rsidR="00BE068B" w:rsidRPr="00BE068B" w:rsidRDefault="00BE068B" w:rsidP="00BE068B">
            <w:pPr>
              <w:kinsoku w:val="0"/>
              <w:overflowPunct w:val="0"/>
              <w:autoSpaceDE w:val="0"/>
              <w:autoSpaceDN w:val="0"/>
              <w:adjustRightInd w:val="0"/>
              <w:contextualSpacing/>
              <w:jc w:val="center"/>
              <w:rPr>
                <w:rFonts w:ascii="Gill Sans MT" w:hAnsi="Gill Sans MT" w:cs="Times New Roman"/>
              </w:rPr>
            </w:pPr>
          </w:p>
        </w:tc>
        <w:tc>
          <w:tcPr>
            <w:tcW w:w="1890" w:type="dxa"/>
          </w:tcPr>
          <w:p w14:paraId="26195958" w14:textId="77777777" w:rsidR="00BE068B" w:rsidRPr="00BE068B" w:rsidRDefault="00BE068B" w:rsidP="00BE068B">
            <w:pPr>
              <w:kinsoku w:val="0"/>
              <w:overflowPunct w:val="0"/>
              <w:autoSpaceDE w:val="0"/>
              <w:autoSpaceDN w:val="0"/>
              <w:adjustRightInd w:val="0"/>
              <w:contextualSpacing/>
              <w:jc w:val="center"/>
              <w:rPr>
                <w:rFonts w:ascii="Gill Sans MT" w:hAnsi="Gill Sans MT" w:cs="Times New Roman"/>
              </w:rPr>
            </w:pPr>
          </w:p>
        </w:tc>
        <w:tc>
          <w:tcPr>
            <w:tcW w:w="1890" w:type="dxa"/>
          </w:tcPr>
          <w:p w14:paraId="35854EA0" w14:textId="77777777" w:rsidR="00BE068B" w:rsidRPr="00BE068B" w:rsidRDefault="00BE068B" w:rsidP="00BE068B">
            <w:pPr>
              <w:kinsoku w:val="0"/>
              <w:overflowPunct w:val="0"/>
              <w:autoSpaceDE w:val="0"/>
              <w:autoSpaceDN w:val="0"/>
              <w:adjustRightInd w:val="0"/>
              <w:contextualSpacing/>
              <w:jc w:val="center"/>
              <w:rPr>
                <w:rFonts w:ascii="Gill Sans MT" w:hAnsi="Gill Sans MT" w:cs="Times New Roman"/>
              </w:rPr>
            </w:pPr>
          </w:p>
        </w:tc>
      </w:tr>
      <w:tr w:rsidR="00BE068B" w:rsidRPr="00BE068B" w14:paraId="19EA916A" w14:textId="77777777" w:rsidTr="00BE068B">
        <w:trPr>
          <w:trHeight w:val="20"/>
        </w:trPr>
        <w:tc>
          <w:tcPr>
            <w:tcW w:w="714" w:type="dxa"/>
          </w:tcPr>
          <w:p w14:paraId="0E927805" w14:textId="77777777" w:rsidR="00BE068B" w:rsidRPr="00BE068B" w:rsidRDefault="00BE068B" w:rsidP="00BE068B">
            <w:pPr>
              <w:kinsoku w:val="0"/>
              <w:overflowPunct w:val="0"/>
              <w:autoSpaceDE w:val="0"/>
              <w:autoSpaceDN w:val="0"/>
              <w:adjustRightInd w:val="0"/>
              <w:contextualSpacing/>
              <w:jc w:val="center"/>
              <w:rPr>
                <w:rFonts w:ascii="Gill Sans MT" w:hAnsi="Gill Sans MT" w:cs="Times New Roman"/>
                <w:b/>
              </w:rPr>
            </w:pPr>
            <w:r w:rsidRPr="00BE068B">
              <w:rPr>
                <w:rFonts w:ascii="Gill Sans MT" w:hAnsi="Gill Sans MT" w:cs="Times New Roman"/>
                <w:b/>
              </w:rPr>
              <w:t>1</w:t>
            </w:r>
          </w:p>
        </w:tc>
        <w:tc>
          <w:tcPr>
            <w:tcW w:w="906" w:type="dxa"/>
          </w:tcPr>
          <w:p w14:paraId="241321D9" w14:textId="77777777" w:rsidR="00BE068B" w:rsidRPr="00BE068B" w:rsidRDefault="00BE068B" w:rsidP="00BE068B">
            <w:pPr>
              <w:kinsoku w:val="0"/>
              <w:overflowPunct w:val="0"/>
              <w:autoSpaceDE w:val="0"/>
              <w:autoSpaceDN w:val="0"/>
              <w:adjustRightInd w:val="0"/>
              <w:contextualSpacing/>
              <w:jc w:val="center"/>
              <w:rPr>
                <w:rFonts w:ascii="Gill Sans MT" w:hAnsi="Gill Sans MT" w:cs="Times New Roman"/>
              </w:rPr>
            </w:pPr>
          </w:p>
        </w:tc>
        <w:tc>
          <w:tcPr>
            <w:tcW w:w="1530" w:type="dxa"/>
          </w:tcPr>
          <w:p w14:paraId="0D0646FF" w14:textId="77777777" w:rsidR="00BE068B" w:rsidRPr="00BE068B" w:rsidRDefault="00BE068B" w:rsidP="00BE068B">
            <w:pPr>
              <w:kinsoku w:val="0"/>
              <w:overflowPunct w:val="0"/>
              <w:autoSpaceDE w:val="0"/>
              <w:autoSpaceDN w:val="0"/>
              <w:adjustRightInd w:val="0"/>
              <w:contextualSpacing/>
              <w:jc w:val="center"/>
              <w:rPr>
                <w:rFonts w:ascii="Gill Sans MT" w:hAnsi="Gill Sans MT" w:cs="Times New Roman"/>
              </w:rPr>
            </w:pPr>
          </w:p>
        </w:tc>
        <w:tc>
          <w:tcPr>
            <w:tcW w:w="1980" w:type="dxa"/>
          </w:tcPr>
          <w:p w14:paraId="44DE4ADA" w14:textId="77777777" w:rsidR="00BE068B" w:rsidRPr="00BE068B" w:rsidRDefault="00BE068B" w:rsidP="00BE068B">
            <w:pPr>
              <w:kinsoku w:val="0"/>
              <w:overflowPunct w:val="0"/>
              <w:autoSpaceDE w:val="0"/>
              <w:autoSpaceDN w:val="0"/>
              <w:adjustRightInd w:val="0"/>
              <w:contextualSpacing/>
              <w:jc w:val="center"/>
              <w:rPr>
                <w:rFonts w:ascii="Gill Sans MT" w:hAnsi="Gill Sans MT" w:cs="Times New Roman"/>
              </w:rPr>
            </w:pPr>
          </w:p>
        </w:tc>
        <w:tc>
          <w:tcPr>
            <w:tcW w:w="1710" w:type="dxa"/>
          </w:tcPr>
          <w:p w14:paraId="1EEA591A" w14:textId="77777777" w:rsidR="00BE068B" w:rsidRPr="00BE068B" w:rsidRDefault="00BE068B" w:rsidP="00BE068B">
            <w:pPr>
              <w:kinsoku w:val="0"/>
              <w:overflowPunct w:val="0"/>
              <w:autoSpaceDE w:val="0"/>
              <w:autoSpaceDN w:val="0"/>
              <w:adjustRightInd w:val="0"/>
              <w:contextualSpacing/>
              <w:jc w:val="center"/>
              <w:rPr>
                <w:rFonts w:ascii="Gill Sans MT" w:hAnsi="Gill Sans MT" w:cs="Times New Roman"/>
              </w:rPr>
            </w:pPr>
          </w:p>
        </w:tc>
        <w:tc>
          <w:tcPr>
            <w:tcW w:w="1350" w:type="dxa"/>
          </w:tcPr>
          <w:p w14:paraId="1F68EE00" w14:textId="77777777" w:rsidR="00BE068B" w:rsidRPr="00BE068B" w:rsidRDefault="00BE068B" w:rsidP="00BE068B">
            <w:pPr>
              <w:kinsoku w:val="0"/>
              <w:overflowPunct w:val="0"/>
              <w:autoSpaceDE w:val="0"/>
              <w:autoSpaceDN w:val="0"/>
              <w:adjustRightInd w:val="0"/>
              <w:contextualSpacing/>
              <w:jc w:val="center"/>
              <w:rPr>
                <w:rFonts w:ascii="Gill Sans MT" w:hAnsi="Gill Sans MT" w:cs="Times New Roman"/>
              </w:rPr>
            </w:pPr>
          </w:p>
        </w:tc>
        <w:tc>
          <w:tcPr>
            <w:tcW w:w="1890" w:type="dxa"/>
          </w:tcPr>
          <w:p w14:paraId="177F2848" w14:textId="77777777" w:rsidR="00BE068B" w:rsidRPr="00BE068B" w:rsidRDefault="00BE068B" w:rsidP="00BE068B">
            <w:pPr>
              <w:kinsoku w:val="0"/>
              <w:overflowPunct w:val="0"/>
              <w:autoSpaceDE w:val="0"/>
              <w:autoSpaceDN w:val="0"/>
              <w:adjustRightInd w:val="0"/>
              <w:contextualSpacing/>
              <w:jc w:val="center"/>
              <w:rPr>
                <w:rFonts w:ascii="Gill Sans MT" w:hAnsi="Gill Sans MT" w:cs="Times New Roman"/>
              </w:rPr>
            </w:pPr>
          </w:p>
        </w:tc>
        <w:tc>
          <w:tcPr>
            <w:tcW w:w="1890" w:type="dxa"/>
          </w:tcPr>
          <w:p w14:paraId="04390111" w14:textId="77777777" w:rsidR="00BE068B" w:rsidRPr="00BE068B" w:rsidRDefault="00BE068B" w:rsidP="00BE068B">
            <w:pPr>
              <w:kinsoku w:val="0"/>
              <w:overflowPunct w:val="0"/>
              <w:autoSpaceDE w:val="0"/>
              <w:autoSpaceDN w:val="0"/>
              <w:adjustRightInd w:val="0"/>
              <w:contextualSpacing/>
              <w:jc w:val="center"/>
              <w:rPr>
                <w:rFonts w:ascii="Gill Sans MT" w:hAnsi="Gill Sans MT" w:cs="Times New Roman"/>
              </w:rPr>
            </w:pPr>
          </w:p>
        </w:tc>
      </w:tr>
      <w:tr w:rsidR="00BE068B" w:rsidRPr="00BE068B" w14:paraId="181FB0CC" w14:textId="77777777" w:rsidTr="00BE068B">
        <w:trPr>
          <w:trHeight w:val="20"/>
        </w:trPr>
        <w:tc>
          <w:tcPr>
            <w:tcW w:w="714" w:type="dxa"/>
          </w:tcPr>
          <w:p w14:paraId="56D957BD" w14:textId="77777777" w:rsidR="00BE068B" w:rsidRPr="00BE068B" w:rsidRDefault="00BE068B" w:rsidP="00BE068B">
            <w:pPr>
              <w:kinsoku w:val="0"/>
              <w:overflowPunct w:val="0"/>
              <w:autoSpaceDE w:val="0"/>
              <w:autoSpaceDN w:val="0"/>
              <w:adjustRightInd w:val="0"/>
              <w:contextualSpacing/>
              <w:jc w:val="center"/>
              <w:rPr>
                <w:rFonts w:ascii="Gill Sans MT" w:hAnsi="Gill Sans MT" w:cs="Times New Roman"/>
                <w:b/>
              </w:rPr>
            </w:pPr>
            <w:r w:rsidRPr="00BE068B">
              <w:rPr>
                <w:rFonts w:ascii="Gill Sans MT" w:hAnsi="Gill Sans MT" w:cs="Times New Roman"/>
                <w:b/>
              </w:rPr>
              <w:t>2</w:t>
            </w:r>
          </w:p>
        </w:tc>
        <w:tc>
          <w:tcPr>
            <w:tcW w:w="906" w:type="dxa"/>
          </w:tcPr>
          <w:p w14:paraId="6B07CB65" w14:textId="77777777" w:rsidR="00BE068B" w:rsidRPr="00BE068B" w:rsidRDefault="00BE068B" w:rsidP="00BE068B">
            <w:pPr>
              <w:kinsoku w:val="0"/>
              <w:overflowPunct w:val="0"/>
              <w:autoSpaceDE w:val="0"/>
              <w:autoSpaceDN w:val="0"/>
              <w:adjustRightInd w:val="0"/>
              <w:contextualSpacing/>
              <w:jc w:val="center"/>
              <w:rPr>
                <w:rFonts w:ascii="Gill Sans MT" w:hAnsi="Gill Sans MT" w:cs="Times New Roman"/>
              </w:rPr>
            </w:pPr>
          </w:p>
        </w:tc>
        <w:tc>
          <w:tcPr>
            <w:tcW w:w="1530" w:type="dxa"/>
          </w:tcPr>
          <w:p w14:paraId="2512C473" w14:textId="77777777" w:rsidR="00BE068B" w:rsidRPr="00BE068B" w:rsidRDefault="00BE068B" w:rsidP="00BE068B">
            <w:pPr>
              <w:kinsoku w:val="0"/>
              <w:overflowPunct w:val="0"/>
              <w:autoSpaceDE w:val="0"/>
              <w:autoSpaceDN w:val="0"/>
              <w:adjustRightInd w:val="0"/>
              <w:contextualSpacing/>
              <w:jc w:val="center"/>
              <w:rPr>
                <w:rFonts w:ascii="Gill Sans MT" w:hAnsi="Gill Sans MT" w:cs="Times New Roman"/>
              </w:rPr>
            </w:pPr>
          </w:p>
        </w:tc>
        <w:tc>
          <w:tcPr>
            <w:tcW w:w="1980" w:type="dxa"/>
          </w:tcPr>
          <w:p w14:paraId="5C0732D6" w14:textId="77777777" w:rsidR="00BE068B" w:rsidRPr="00BE068B" w:rsidRDefault="00BE068B" w:rsidP="00BE068B">
            <w:pPr>
              <w:kinsoku w:val="0"/>
              <w:overflowPunct w:val="0"/>
              <w:autoSpaceDE w:val="0"/>
              <w:autoSpaceDN w:val="0"/>
              <w:adjustRightInd w:val="0"/>
              <w:contextualSpacing/>
              <w:jc w:val="center"/>
              <w:rPr>
                <w:rFonts w:ascii="Gill Sans MT" w:hAnsi="Gill Sans MT" w:cs="Times New Roman"/>
              </w:rPr>
            </w:pPr>
          </w:p>
        </w:tc>
        <w:tc>
          <w:tcPr>
            <w:tcW w:w="1710" w:type="dxa"/>
          </w:tcPr>
          <w:p w14:paraId="1B362B63" w14:textId="77777777" w:rsidR="00BE068B" w:rsidRPr="00BE068B" w:rsidRDefault="00BE068B" w:rsidP="00BE068B">
            <w:pPr>
              <w:kinsoku w:val="0"/>
              <w:overflowPunct w:val="0"/>
              <w:autoSpaceDE w:val="0"/>
              <w:autoSpaceDN w:val="0"/>
              <w:adjustRightInd w:val="0"/>
              <w:contextualSpacing/>
              <w:jc w:val="center"/>
              <w:rPr>
                <w:rFonts w:ascii="Gill Sans MT" w:hAnsi="Gill Sans MT" w:cs="Times New Roman"/>
              </w:rPr>
            </w:pPr>
          </w:p>
        </w:tc>
        <w:tc>
          <w:tcPr>
            <w:tcW w:w="1350" w:type="dxa"/>
          </w:tcPr>
          <w:p w14:paraId="082B412C" w14:textId="77777777" w:rsidR="00BE068B" w:rsidRPr="00BE068B" w:rsidRDefault="00BE068B" w:rsidP="00BE068B">
            <w:pPr>
              <w:kinsoku w:val="0"/>
              <w:overflowPunct w:val="0"/>
              <w:autoSpaceDE w:val="0"/>
              <w:autoSpaceDN w:val="0"/>
              <w:adjustRightInd w:val="0"/>
              <w:contextualSpacing/>
              <w:jc w:val="center"/>
              <w:rPr>
                <w:rFonts w:ascii="Gill Sans MT" w:hAnsi="Gill Sans MT" w:cs="Times New Roman"/>
              </w:rPr>
            </w:pPr>
          </w:p>
        </w:tc>
        <w:tc>
          <w:tcPr>
            <w:tcW w:w="1890" w:type="dxa"/>
          </w:tcPr>
          <w:p w14:paraId="7E6FDE0B" w14:textId="77777777" w:rsidR="00BE068B" w:rsidRPr="00BE068B" w:rsidRDefault="00BE068B" w:rsidP="00BE068B">
            <w:pPr>
              <w:kinsoku w:val="0"/>
              <w:overflowPunct w:val="0"/>
              <w:autoSpaceDE w:val="0"/>
              <w:autoSpaceDN w:val="0"/>
              <w:adjustRightInd w:val="0"/>
              <w:contextualSpacing/>
              <w:jc w:val="center"/>
              <w:rPr>
                <w:rFonts w:ascii="Gill Sans MT" w:hAnsi="Gill Sans MT" w:cs="Times New Roman"/>
              </w:rPr>
            </w:pPr>
          </w:p>
        </w:tc>
        <w:tc>
          <w:tcPr>
            <w:tcW w:w="1890" w:type="dxa"/>
          </w:tcPr>
          <w:p w14:paraId="24A63A84" w14:textId="77777777" w:rsidR="00BE068B" w:rsidRPr="00BE068B" w:rsidRDefault="00BE068B" w:rsidP="00BE068B">
            <w:pPr>
              <w:kinsoku w:val="0"/>
              <w:overflowPunct w:val="0"/>
              <w:autoSpaceDE w:val="0"/>
              <w:autoSpaceDN w:val="0"/>
              <w:adjustRightInd w:val="0"/>
              <w:contextualSpacing/>
              <w:jc w:val="center"/>
              <w:rPr>
                <w:rFonts w:ascii="Gill Sans MT" w:hAnsi="Gill Sans MT" w:cs="Times New Roman"/>
              </w:rPr>
            </w:pPr>
          </w:p>
        </w:tc>
      </w:tr>
      <w:tr w:rsidR="00BE068B" w:rsidRPr="00BE068B" w14:paraId="7993542F" w14:textId="77777777" w:rsidTr="00BE068B">
        <w:trPr>
          <w:trHeight w:val="20"/>
        </w:trPr>
        <w:tc>
          <w:tcPr>
            <w:tcW w:w="714" w:type="dxa"/>
          </w:tcPr>
          <w:p w14:paraId="12CE4998" w14:textId="77777777" w:rsidR="00BE068B" w:rsidRPr="00BE068B" w:rsidRDefault="00BE068B" w:rsidP="00BE068B">
            <w:pPr>
              <w:kinsoku w:val="0"/>
              <w:overflowPunct w:val="0"/>
              <w:autoSpaceDE w:val="0"/>
              <w:autoSpaceDN w:val="0"/>
              <w:adjustRightInd w:val="0"/>
              <w:contextualSpacing/>
              <w:jc w:val="center"/>
              <w:rPr>
                <w:rFonts w:ascii="Gill Sans MT" w:hAnsi="Gill Sans MT" w:cs="Times New Roman"/>
                <w:b/>
              </w:rPr>
            </w:pPr>
            <w:r w:rsidRPr="00BE068B">
              <w:rPr>
                <w:rFonts w:ascii="Gill Sans MT" w:hAnsi="Gill Sans MT" w:cs="Times New Roman"/>
                <w:b/>
              </w:rPr>
              <w:t>3</w:t>
            </w:r>
          </w:p>
        </w:tc>
        <w:tc>
          <w:tcPr>
            <w:tcW w:w="906" w:type="dxa"/>
          </w:tcPr>
          <w:p w14:paraId="0EEA0AA3" w14:textId="77777777" w:rsidR="00BE068B" w:rsidRPr="00BE068B" w:rsidRDefault="00BE068B" w:rsidP="00BE068B">
            <w:pPr>
              <w:kinsoku w:val="0"/>
              <w:overflowPunct w:val="0"/>
              <w:autoSpaceDE w:val="0"/>
              <w:autoSpaceDN w:val="0"/>
              <w:adjustRightInd w:val="0"/>
              <w:contextualSpacing/>
              <w:jc w:val="center"/>
              <w:rPr>
                <w:rFonts w:ascii="Gill Sans MT" w:hAnsi="Gill Sans MT" w:cs="Times New Roman"/>
              </w:rPr>
            </w:pPr>
          </w:p>
        </w:tc>
        <w:tc>
          <w:tcPr>
            <w:tcW w:w="1530" w:type="dxa"/>
          </w:tcPr>
          <w:p w14:paraId="43A6CE74" w14:textId="77777777" w:rsidR="00BE068B" w:rsidRPr="00BE068B" w:rsidRDefault="00BE068B" w:rsidP="00BE068B">
            <w:pPr>
              <w:kinsoku w:val="0"/>
              <w:overflowPunct w:val="0"/>
              <w:autoSpaceDE w:val="0"/>
              <w:autoSpaceDN w:val="0"/>
              <w:adjustRightInd w:val="0"/>
              <w:contextualSpacing/>
              <w:jc w:val="center"/>
              <w:rPr>
                <w:rFonts w:ascii="Gill Sans MT" w:hAnsi="Gill Sans MT" w:cs="Times New Roman"/>
              </w:rPr>
            </w:pPr>
          </w:p>
        </w:tc>
        <w:tc>
          <w:tcPr>
            <w:tcW w:w="1980" w:type="dxa"/>
          </w:tcPr>
          <w:p w14:paraId="714B1DAA" w14:textId="77777777" w:rsidR="00BE068B" w:rsidRPr="00BE068B" w:rsidRDefault="00BE068B" w:rsidP="00BE068B">
            <w:pPr>
              <w:kinsoku w:val="0"/>
              <w:overflowPunct w:val="0"/>
              <w:autoSpaceDE w:val="0"/>
              <w:autoSpaceDN w:val="0"/>
              <w:adjustRightInd w:val="0"/>
              <w:contextualSpacing/>
              <w:jc w:val="center"/>
              <w:rPr>
                <w:rFonts w:ascii="Gill Sans MT" w:hAnsi="Gill Sans MT" w:cs="Times New Roman"/>
              </w:rPr>
            </w:pPr>
          </w:p>
        </w:tc>
        <w:tc>
          <w:tcPr>
            <w:tcW w:w="1710" w:type="dxa"/>
          </w:tcPr>
          <w:p w14:paraId="69BE07AE" w14:textId="77777777" w:rsidR="00BE068B" w:rsidRPr="00BE068B" w:rsidRDefault="00BE068B" w:rsidP="00BE068B">
            <w:pPr>
              <w:kinsoku w:val="0"/>
              <w:overflowPunct w:val="0"/>
              <w:autoSpaceDE w:val="0"/>
              <w:autoSpaceDN w:val="0"/>
              <w:adjustRightInd w:val="0"/>
              <w:contextualSpacing/>
              <w:jc w:val="center"/>
              <w:rPr>
                <w:rFonts w:ascii="Gill Sans MT" w:hAnsi="Gill Sans MT" w:cs="Times New Roman"/>
              </w:rPr>
            </w:pPr>
          </w:p>
        </w:tc>
        <w:tc>
          <w:tcPr>
            <w:tcW w:w="1350" w:type="dxa"/>
          </w:tcPr>
          <w:p w14:paraId="3A39810B" w14:textId="77777777" w:rsidR="00BE068B" w:rsidRPr="00BE068B" w:rsidRDefault="00BE068B" w:rsidP="00BE068B">
            <w:pPr>
              <w:kinsoku w:val="0"/>
              <w:overflowPunct w:val="0"/>
              <w:autoSpaceDE w:val="0"/>
              <w:autoSpaceDN w:val="0"/>
              <w:adjustRightInd w:val="0"/>
              <w:contextualSpacing/>
              <w:jc w:val="center"/>
              <w:rPr>
                <w:rFonts w:ascii="Gill Sans MT" w:hAnsi="Gill Sans MT" w:cs="Times New Roman"/>
              </w:rPr>
            </w:pPr>
          </w:p>
        </w:tc>
        <w:tc>
          <w:tcPr>
            <w:tcW w:w="1890" w:type="dxa"/>
          </w:tcPr>
          <w:p w14:paraId="4B184CE0" w14:textId="77777777" w:rsidR="00BE068B" w:rsidRPr="00BE068B" w:rsidRDefault="00BE068B" w:rsidP="00BE068B">
            <w:pPr>
              <w:kinsoku w:val="0"/>
              <w:overflowPunct w:val="0"/>
              <w:autoSpaceDE w:val="0"/>
              <w:autoSpaceDN w:val="0"/>
              <w:adjustRightInd w:val="0"/>
              <w:contextualSpacing/>
              <w:jc w:val="center"/>
              <w:rPr>
                <w:rFonts w:ascii="Gill Sans MT" w:hAnsi="Gill Sans MT" w:cs="Times New Roman"/>
              </w:rPr>
            </w:pPr>
          </w:p>
        </w:tc>
        <w:tc>
          <w:tcPr>
            <w:tcW w:w="1890" w:type="dxa"/>
          </w:tcPr>
          <w:p w14:paraId="7E4A0AF5" w14:textId="77777777" w:rsidR="00BE068B" w:rsidRPr="00BE068B" w:rsidRDefault="00BE068B" w:rsidP="00BE068B">
            <w:pPr>
              <w:kinsoku w:val="0"/>
              <w:overflowPunct w:val="0"/>
              <w:autoSpaceDE w:val="0"/>
              <w:autoSpaceDN w:val="0"/>
              <w:adjustRightInd w:val="0"/>
              <w:contextualSpacing/>
              <w:jc w:val="center"/>
              <w:rPr>
                <w:rFonts w:ascii="Gill Sans MT" w:hAnsi="Gill Sans MT" w:cs="Times New Roman"/>
              </w:rPr>
            </w:pPr>
          </w:p>
        </w:tc>
      </w:tr>
    </w:tbl>
    <w:tbl>
      <w:tblPr>
        <w:tblStyle w:val="TableGrid"/>
        <w:tblpPr w:leftFromText="180" w:rightFromText="180" w:vertAnchor="text" w:horzAnchor="page" w:tblpX="1549" w:tblpY="281"/>
        <w:tblW w:w="13176" w:type="dxa"/>
        <w:tblLook w:val="04A0" w:firstRow="1" w:lastRow="0" w:firstColumn="1" w:lastColumn="0" w:noHBand="0" w:noVBand="1"/>
      </w:tblPr>
      <w:tblGrid>
        <w:gridCol w:w="3294"/>
        <w:gridCol w:w="3294"/>
        <w:gridCol w:w="3294"/>
        <w:gridCol w:w="3294"/>
      </w:tblGrid>
      <w:tr w:rsidR="00BE068B" w:rsidRPr="00BE068B" w14:paraId="1203F0E2" w14:textId="77777777" w:rsidTr="00BE068B">
        <w:tc>
          <w:tcPr>
            <w:tcW w:w="6588" w:type="dxa"/>
            <w:gridSpan w:val="2"/>
          </w:tcPr>
          <w:p w14:paraId="50696A77" w14:textId="77777777" w:rsidR="00BE068B" w:rsidRPr="00BE068B" w:rsidRDefault="00BE068B" w:rsidP="00BE068B">
            <w:pPr>
              <w:rPr>
                <w:rFonts w:ascii="Gill Sans MT" w:hAnsi="Gill Sans MT"/>
                <w:b/>
                <w:sz w:val="18"/>
                <w:szCs w:val="18"/>
              </w:rPr>
            </w:pPr>
            <w:r w:rsidRPr="00BE068B">
              <w:rPr>
                <w:rFonts w:ascii="Gill Sans MT" w:hAnsi="Gill Sans MT"/>
                <w:b/>
                <w:sz w:val="18"/>
                <w:szCs w:val="18"/>
              </w:rPr>
              <w:t>105- Reasons for increase area/increase thickness</w:t>
            </w:r>
          </w:p>
        </w:tc>
        <w:tc>
          <w:tcPr>
            <w:tcW w:w="6588" w:type="dxa"/>
            <w:gridSpan w:val="2"/>
          </w:tcPr>
          <w:p w14:paraId="772643CC" w14:textId="77777777" w:rsidR="00BE068B" w:rsidRPr="00BE068B" w:rsidRDefault="00BE068B" w:rsidP="00BE068B">
            <w:pPr>
              <w:rPr>
                <w:rFonts w:ascii="Gill Sans MT" w:hAnsi="Gill Sans MT"/>
                <w:b/>
                <w:sz w:val="18"/>
                <w:szCs w:val="18"/>
              </w:rPr>
            </w:pPr>
            <w:r w:rsidRPr="00BE068B">
              <w:rPr>
                <w:rFonts w:ascii="Gill Sans MT" w:hAnsi="Gill Sans MT"/>
                <w:b/>
                <w:sz w:val="18"/>
                <w:szCs w:val="18"/>
              </w:rPr>
              <w:t xml:space="preserve">106- Reasons for decrease area/ decrease thickness </w:t>
            </w:r>
          </w:p>
        </w:tc>
      </w:tr>
      <w:tr w:rsidR="00BE068B" w:rsidRPr="00BE068B" w14:paraId="02FA8AE7" w14:textId="77777777" w:rsidTr="00BE068B">
        <w:trPr>
          <w:trHeight w:val="2827"/>
        </w:trPr>
        <w:tc>
          <w:tcPr>
            <w:tcW w:w="3294" w:type="dxa"/>
          </w:tcPr>
          <w:p w14:paraId="3C3CC6AC" w14:textId="77777777" w:rsidR="00BE068B" w:rsidRPr="00BE068B" w:rsidRDefault="00BE068B" w:rsidP="00BE068B">
            <w:pPr>
              <w:rPr>
                <w:rFonts w:ascii="Gill Sans MT" w:hAnsi="Gill Sans MT"/>
                <w:sz w:val="18"/>
                <w:szCs w:val="18"/>
              </w:rPr>
            </w:pPr>
            <w:r w:rsidRPr="00BE068B">
              <w:rPr>
                <w:rFonts w:ascii="Gill Sans MT" w:hAnsi="Gill Sans MT"/>
                <w:sz w:val="18"/>
                <w:szCs w:val="18"/>
              </w:rPr>
              <w:t>1= land left to regenerate</w:t>
            </w:r>
          </w:p>
          <w:p w14:paraId="029E93A6" w14:textId="77777777" w:rsidR="00BE068B" w:rsidRPr="00BE068B" w:rsidRDefault="00BE068B" w:rsidP="00BE068B">
            <w:pPr>
              <w:rPr>
                <w:rFonts w:ascii="Gill Sans MT" w:hAnsi="Gill Sans MT"/>
                <w:sz w:val="18"/>
                <w:szCs w:val="18"/>
              </w:rPr>
            </w:pPr>
            <w:r w:rsidRPr="00BE068B">
              <w:rPr>
                <w:rFonts w:ascii="Gill Sans MT" w:hAnsi="Gill Sans MT"/>
                <w:sz w:val="18"/>
                <w:szCs w:val="18"/>
              </w:rPr>
              <w:t>2= planting trees</w:t>
            </w:r>
          </w:p>
          <w:p w14:paraId="1892EEA5" w14:textId="77777777" w:rsidR="00BE068B" w:rsidRPr="00BE068B" w:rsidRDefault="00BE068B" w:rsidP="00BE068B">
            <w:pPr>
              <w:rPr>
                <w:rFonts w:ascii="Gill Sans MT" w:hAnsi="Gill Sans MT"/>
                <w:sz w:val="18"/>
                <w:szCs w:val="18"/>
              </w:rPr>
            </w:pPr>
            <w:r w:rsidRPr="00BE068B">
              <w:rPr>
                <w:rFonts w:ascii="Gill Sans MT" w:hAnsi="Gill Sans MT"/>
                <w:sz w:val="18"/>
                <w:szCs w:val="18"/>
              </w:rPr>
              <w:t>3= conservational activities/sustainable harvest practices</w:t>
            </w:r>
          </w:p>
          <w:p w14:paraId="57D9F148" w14:textId="77777777" w:rsidR="00BE068B" w:rsidRPr="00BE068B" w:rsidRDefault="00BE068B" w:rsidP="00BE068B">
            <w:pPr>
              <w:rPr>
                <w:rFonts w:ascii="Gill Sans MT" w:hAnsi="Gill Sans MT"/>
                <w:sz w:val="18"/>
                <w:szCs w:val="18"/>
              </w:rPr>
            </w:pPr>
            <w:r w:rsidRPr="00BE068B">
              <w:rPr>
                <w:rFonts w:ascii="Gill Sans MT" w:hAnsi="Gill Sans MT"/>
                <w:sz w:val="18"/>
                <w:szCs w:val="18"/>
              </w:rPr>
              <w:t xml:space="preserve">4= reduced use from large-scale commercial users </w:t>
            </w:r>
          </w:p>
          <w:p w14:paraId="5F0A309E" w14:textId="77777777" w:rsidR="00BE068B" w:rsidRPr="00BE068B" w:rsidRDefault="00BE068B" w:rsidP="00BE068B">
            <w:pPr>
              <w:rPr>
                <w:rFonts w:ascii="Gill Sans MT" w:hAnsi="Gill Sans MT"/>
                <w:sz w:val="18"/>
                <w:szCs w:val="18"/>
              </w:rPr>
            </w:pPr>
            <w:r w:rsidRPr="00BE068B">
              <w:rPr>
                <w:rFonts w:ascii="Gill Sans MT" w:hAnsi="Gill Sans MT"/>
                <w:sz w:val="18"/>
                <w:szCs w:val="18"/>
              </w:rPr>
              <w:t xml:space="preserve">5= reduced local/small scale commercial use </w:t>
            </w:r>
          </w:p>
        </w:tc>
        <w:tc>
          <w:tcPr>
            <w:tcW w:w="3294" w:type="dxa"/>
          </w:tcPr>
          <w:p w14:paraId="24F818F5" w14:textId="77777777" w:rsidR="00BE068B" w:rsidRPr="00BE068B" w:rsidRDefault="00BE068B" w:rsidP="00BE068B">
            <w:pPr>
              <w:rPr>
                <w:rFonts w:ascii="Gill Sans MT" w:hAnsi="Gill Sans MT"/>
                <w:sz w:val="18"/>
                <w:szCs w:val="18"/>
              </w:rPr>
            </w:pPr>
            <w:r w:rsidRPr="00BE068B">
              <w:rPr>
                <w:rFonts w:ascii="Gill Sans MT" w:hAnsi="Gill Sans MT"/>
                <w:sz w:val="18"/>
                <w:szCs w:val="18"/>
              </w:rPr>
              <w:t>6=climate change (increase rainfall, change in temp)</w:t>
            </w:r>
          </w:p>
          <w:p w14:paraId="5CE236A2" w14:textId="77777777" w:rsidR="00BE068B" w:rsidRPr="00BE068B" w:rsidRDefault="00BE068B" w:rsidP="00BE068B">
            <w:pPr>
              <w:rPr>
                <w:rFonts w:ascii="Gill Sans MT" w:hAnsi="Gill Sans MT"/>
                <w:sz w:val="18"/>
                <w:szCs w:val="18"/>
              </w:rPr>
            </w:pPr>
            <w:r w:rsidRPr="00BE068B">
              <w:rPr>
                <w:rFonts w:ascii="Gill Sans MT" w:hAnsi="Gill Sans MT"/>
                <w:sz w:val="18"/>
                <w:szCs w:val="18"/>
              </w:rPr>
              <w:t>7=reduced roads/transport to the area</w:t>
            </w:r>
          </w:p>
          <w:p w14:paraId="6D56D790" w14:textId="77777777" w:rsidR="00BE068B" w:rsidRPr="00BE068B" w:rsidRDefault="00BE068B" w:rsidP="00BE068B">
            <w:pPr>
              <w:rPr>
                <w:rFonts w:ascii="Gill Sans MT" w:hAnsi="Gill Sans MT"/>
                <w:sz w:val="18"/>
                <w:szCs w:val="18"/>
              </w:rPr>
            </w:pPr>
            <w:r w:rsidRPr="00BE068B">
              <w:rPr>
                <w:rFonts w:ascii="Gill Sans MT" w:hAnsi="Gill Sans MT"/>
                <w:sz w:val="18"/>
                <w:szCs w:val="18"/>
              </w:rPr>
              <w:t>8=reduced charcoal production</w:t>
            </w:r>
          </w:p>
          <w:p w14:paraId="3798B30A" w14:textId="77777777" w:rsidR="00BE068B" w:rsidRPr="00BE068B" w:rsidRDefault="00BE068B" w:rsidP="00BE068B">
            <w:pPr>
              <w:rPr>
                <w:rFonts w:ascii="Gill Sans MT" w:hAnsi="Gill Sans MT"/>
                <w:sz w:val="18"/>
                <w:szCs w:val="18"/>
              </w:rPr>
            </w:pPr>
            <w:r w:rsidRPr="00BE068B">
              <w:rPr>
                <w:rFonts w:ascii="Gill Sans MT" w:hAnsi="Gill Sans MT"/>
                <w:sz w:val="18"/>
                <w:szCs w:val="18"/>
              </w:rPr>
              <w:t xml:space="preserve">9=reduced timber harvesting </w:t>
            </w:r>
          </w:p>
          <w:p w14:paraId="781946B2" w14:textId="77777777" w:rsidR="00BE068B" w:rsidRPr="00BE068B" w:rsidRDefault="00BE068B" w:rsidP="00BE068B">
            <w:pPr>
              <w:rPr>
                <w:rFonts w:ascii="Gill Sans MT" w:hAnsi="Gill Sans MT"/>
                <w:sz w:val="18"/>
                <w:szCs w:val="18"/>
              </w:rPr>
            </w:pPr>
            <w:r w:rsidRPr="00BE068B">
              <w:rPr>
                <w:rFonts w:ascii="Gill Sans MT" w:hAnsi="Gill Sans MT"/>
                <w:sz w:val="18"/>
                <w:szCs w:val="18"/>
              </w:rPr>
              <w:t>10=Reduced fires</w:t>
            </w:r>
          </w:p>
          <w:p w14:paraId="7CBA001D" w14:textId="77777777" w:rsidR="00BE068B" w:rsidRPr="00BE068B" w:rsidRDefault="00BE068B" w:rsidP="00BE068B">
            <w:pPr>
              <w:rPr>
                <w:rFonts w:ascii="Gill Sans MT" w:hAnsi="Gill Sans MT"/>
                <w:sz w:val="18"/>
                <w:szCs w:val="18"/>
              </w:rPr>
            </w:pPr>
            <w:r w:rsidRPr="00BE068B">
              <w:rPr>
                <w:rFonts w:ascii="Gill Sans MT" w:hAnsi="Gill Sans MT"/>
                <w:sz w:val="18"/>
                <w:szCs w:val="18"/>
              </w:rPr>
              <w:t>11=People from outside restricting access</w:t>
            </w:r>
          </w:p>
          <w:p w14:paraId="06A356A5" w14:textId="77777777" w:rsidR="00BE068B" w:rsidRPr="00BE068B" w:rsidRDefault="00BE068B" w:rsidP="00BE068B">
            <w:pPr>
              <w:rPr>
                <w:rFonts w:ascii="Gill Sans MT" w:hAnsi="Gill Sans MT"/>
                <w:sz w:val="18"/>
                <w:szCs w:val="18"/>
              </w:rPr>
            </w:pPr>
            <w:r w:rsidRPr="00BE068B">
              <w:rPr>
                <w:rFonts w:ascii="Gill Sans MT" w:hAnsi="Gill Sans MT"/>
                <w:sz w:val="18"/>
                <w:szCs w:val="18"/>
              </w:rPr>
              <w:t>12=State or local authorities restricting access</w:t>
            </w:r>
          </w:p>
          <w:p w14:paraId="433FA007" w14:textId="77777777" w:rsidR="00BE068B" w:rsidRPr="00BE068B" w:rsidRDefault="00BE068B" w:rsidP="00BE068B">
            <w:pPr>
              <w:rPr>
                <w:rFonts w:ascii="Gill Sans MT" w:hAnsi="Gill Sans MT"/>
                <w:sz w:val="18"/>
                <w:szCs w:val="18"/>
              </w:rPr>
            </w:pPr>
            <w:r w:rsidRPr="00BE068B">
              <w:rPr>
                <w:rFonts w:ascii="Gill Sans MT" w:hAnsi="Gill Sans MT"/>
                <w:sz w:val="18"/>
                <w:szCs w:val="18"/>
              </w:rPr>
              <w:t xml:space="preserve">13=Customary/community restrictions on access </w:t>
            </w:r>
          </w:p>
          <w:p w14:paraId="7AEB0D32" w14:textId="77777777" w:rsidR="00BE068B" w:rsidRPr="00BE068B" w:rsidRDefault="00BE068B" w:rsidP="00BE068B">
            <w:pPr>
              <w:rPr>
                <w:rFonts w:ascii="Gill Sans MT" w:hAnsi="Gill Sans MT"/>
                <w:sz w:val="18"/>
                <w:szCs w:val="18"/>
              </w:rPr>
            </w:pPr>
            <w:r w:rsidRPr="00BE068B">
              <w:rPr>
                <w:rFonts w:ascii="Gill Sans MT" w:hAnsi="Gill Sans MT"/>
                <w:sz w:val="18"/>
                <w:szCs w:val="18"/>
              </w:rPr>
              <w:t xml:space="preserve">14=Some other restriction in access, specify </w:t>
            </w:r>
          </w:p>
          <w:p w14:paraId="26664382" w14:textId="77777777" w:rsidR="00BE068B" w:rsidRPr="00BE068B" w:rsidRDefault="00BE068B" w:rsidP="00BE068B">
            <w:pPr>
              <w:rPr>
                <w:rFonts w:ascii="Gill Sans MT" w:hAnsi="Gill Sans MT"/>
                <w:sz w:val="18"/>
                <w:szCs w:val="18"/>
              </w:rPr>
            </w:pPr>
          </w:p>
          <w:p w14:paraId="3C388DF2" w14:textId="77777777" w:rsidR="00BE068B" w:rsidRPr="00BE068B" w:rsidRDefault="00BE068B" w:rsidP="00BE068B">
            <w:pPr>
              <w:rPr>
                <w:rFonts w:ascii="Gill Sans MT" w:hAnsi="Gill Sans MT"/>
                <w:sz w:val="18"/>
                <w:szCs w:val="18"/>
              </w:rPr>
            </w:pPr>
            <w:r w:rsidRPr="00BE068B">
              <w:rPr>
                <w:rFonts w:ascii="Gill Sans MT" w:hAnsi="Gill Sans MT"/>
                <w:sz w:val="18"/>
                <w:szCs w:val="18"/>
              </w:rPr>
              <w:t xml:space="preserve">97=Other, specify </w:t>
            </w:r>
          </w:p>
        </w:tc>
        <w:tc>
          <w:tcPr>
            <w:tcW w:w="3294" w:type="dxa"/>
          </w:tcPr>
          <w:p w14:paraId="60AA4DD6" w14:textId="77777777" w:rsidR="00BE068B" w:rsidRPr="00BE068B" w:rsidRDefault="00BE068B" w:rsidP="00BE068B">
            <w:pPr>
              <w:rPr>
                <w:rFonts w:ascii="Gill Sans MT" w:hAnsi="Gill Sans MT"/>
                <w:sz w:val="18"/>
                <w:szCs w:val="18"/>
              </w:rPr>
            </w:pPr>
            <w:r w:rsidRPr="00BE068B">
              <w:rPr>
                <w:rFonts w:ascii="Gill Sans MT" w:hAnsi="Gill Sans MT"/>
                <w:sz w:val="18"/>
                <w:szCs w:val="18"/>
              </w:rPr>
              <w:t>1= small-scale clearing for agriculture</w:t>
            </w:r>
          </w:p>
          <w:p w14:paraId="0078EB2E" w14:textId="77777777" w:rsidR="00BE068B" w:rsidRPr="00BE068B" w:rsidRDefault="00BE068B" w:rsidP="00BE068B">
            <w:pPr>
              <w:rPr>
                <w:rFonts w:ascii="Gill Sans MT" w:hAnsi="Gill Sans MT"/>
                <w:sz w:val="18"/>
                <w:szCs w:val="18"/>
              </w:rPr>
            </w:pPr>
            <w:r w:rsidRPr="00BE068B">
              <w:rPr>
                <w:rFonts w:ascii="Gill Sans MT" w:hAnsi="Gill Sans MT"/>
                <w:sz w:val="18"/>
                <w:szCs w:val="18"/>
              </w:rPr>
              <w:t xml:space="preserve">2= large-scale projects (plantations, new settlements, mining, </w:t>
            </w:r>
            <w:proofErr w:type="spellStart"/>
            <w:r w:rsidRPr="00BE068B">
              <w:rPr>
                <w:rFonts w:ascii="Gill Sans MT" w:hAnsi="Gill Sans MT"/>
                <w:sz w:val="18"/>
                <w:szCs w:val="18"/>
              </w:rPr>
              <w:t>etc</w:t>
            </w:r>
            <w:proofErr w:type="spellEnd"/>
            <w:r w:rsidRPr="00BE068B">
              <w:rPr>
                <w:rFonts w:ascii="Gill Sans MT" w:hAnsi="Gill Sans MT"/>
                <w:sz w:val="18"/>
                <w:szCs w:val="18"/>
              </w:rPr>
              <w:t>)</w:t>
            </w:r>
          </w:p>
          <w:p w14:paraId="39E2EE6C" w14:textId="77777777" w:rsidR="00BE068B" w:rsidRPr="00BE068B" w:rsidRDefault="00BE068B" w:rsidP="00BE068B">
            <w:pPr>
              <w:rPr>
                <w:rFonts w:ascii="Gill Sans MT" w:hAnsi="Gill Sans MT"/>
                <w:sz w:val="18"/>
                <w:szCs w:val="18"/>
              </w:rPr>
            </w:pPr>
            <w:r w:rsidRPr="00BE068B">
              <w:rPr>
                <w:rFonts w:ascii="Gill Sans MT" w:hAnsi="Gill Sans MT"/>
                <w:sz w:val="18"/>
                <w:szCs w:val="18"/>
              </w:rPr>
              <w:t>3=</w:t>
            </w:r>
            <w:proofErr w:type="gramStart"/>
            <w:r w:rsidRPr="00BE068B">
              <w:rPr>
                <w:rFonts w:ascii="Gill Sans MT" w:hAnsi="Gill Sans MT"/>
                <w:sz w:val="18"/>
                <w:szCs w:val="18"/>
              </w:rPr>
              <w:t>increased  charcoal</w:t>
            </w:r>
            <w:proofErr w:type="gramEnd"/>
            <w:r w:rsidRPr="00BE068B">
              <w:rPr>
                <w:rFonts w:ascii="Gill Sans MT" w:hAnsi="Gill Sans MT"/>
                <w:sz w:val="18"/>
                <w:szCs w:val="18"/>
              </w:rPr>
              <w:t xml:space="preserve"> production</w:t>
            </w:r>
          </w:p>
          <w:p w14:paraId="51E16D3E" w14:textId="77777777" w:rsidR="00BE068B" w:rsidRPr="00BE068B" w:rsidRDefault="00BE068B" w:rsidP="00BE068B">
            <w:pPr>
              <w:rPr>
                <w:rFonts w:ascii="Gill Sans MT" w:hAnsi="Gill Sans MT"/>
                <w:sz w:val="18"/>
                <w:szCs w:val="18"/>
              </w:rPr>
            </w:pPr>
            <w:r w:rsidRPr="00BE068B">
              <w:rPr>
                <w:rFonts w:ascii="Gill Sans MT" w:hAnsi="Gill Sans MT"/>
                <w:sz w:val="18"/>
                <w:szCs w:val="18"/>
              </w:rPr>
              <w:t>4=increase timber harvesting</w:t>
            </w:r>
          </w:p>
          <w:p w14:paraId="5028B7D1" w14:textId="77777777" w:rsidR="00BE068B" w:rsidRPr="00BE068B" w:rsidRDefault="00BE068B" w:rsidP="00BE068B">
            <w:pPr>
              <w:rPr>
                <w:rFonts w:ascii="Gill Sans MT" w:hAnsi="Gill Sans MT"/>
                <w:sz w:val="18"/>
                <w:szCs w:val="18"/>
              </w:rPr>
            </w:pPr>
            <w:r w:rsidRPr="00BE068B">
              <w:rPr>
                <w:rFonts w:ascii="Gill Sans MT" w:hAnsi="Gill Sans MT"/>
                <w:sz w:val="18"/>
                <w:szCs w:val="18"/>
              </w:rPr>
              <w:t>5=</w:t>
            </w:r>
            <w:proofErr w:type="gramStart"/>
            <w:r w:rsidRPr="00BE068B">
              <w:rPr>
                <w:rFonts w:ascii="Gill Sans MT" w:hAnsi="Gill Sans MT"/>
                <w:sz w:val="18"/>
                <w:szCs w:val="18"/>
              </w:rPr>
              <w:t>increase  brick</w:t>
            </w:r>
            <w:proofErr w:type="gramEnd"/>
            <w:r w:rsidRPr="00BE068B">
              <w:rPr>
                <w:rFonts w:ascii="Gill Sans MT" w:hAnsi="Gill Sans MT"/>
                <w:sz w:val="18"/>
                <w:szCs w:val="18"/>
              </w:rPr>
              <w:t xml:space="preserve"> burning </w:t>
            </w:r>
          </w:p>
          <w:p w14:paraId="4520B407" w14:textId="77777777" w:rsidR="00BE068B" w:rsidRPr="00BE068B" w:rsidRDefault="00BE068B" w:rsidP="00BE068B">
            <w:pPr>
              <w:rPr>
                <w:rFonts w:ascii="Gill Sans MT" w:hAnsi="Gill Sans MT"/>
                <w:sz w:val="18"/>
                <w:szCs w:val="18"/>
              </w:rPr>
            </w:pPr>
            <w:r w:rsidRPr="00BE068B">
              <w:rPr>
                <w:rFonts w:ascii="Gill Sans MT" w:hAnsi="Gill Sans MT"/>
                <w:sz w:val="18"/>
                <w:szCs w:val="18"/>
              </w:rPr>
              <w:t>6= poor harvesting practices</w:t>
            </w:r>
          </w:p>
          <w:p w14:paraId="12A747FD" w14:textId="77777777" w:rsidR="00BE068B" w:rsidRPr="00BE068B" w:rsidRDefault="00BE068B" w:rsidP="00BE068B">
            <w:pPr>
              <w:rPr>
                <w:rFonts w:ascii="Gill Sans MT" w:hAnsi="Gill Sans MT"/>
                <w:sz w:val="18"/>
                <w:szCs w:val="18"/>
              </w:rPr>
            </w:pPr>
            <w:r w:rsidRPr="00BE068B">
              <w:rPr>
                <w:rFonts w:ascii="Gill Sans MT" w:hAnsi="Gill Sans MT"/>
                <w:sz w:val="18"/>
                <w:szCs w:val="18"/>
              </w:rPr>
              <w:t xml:space="preserve">7= bush burning </w:t>
            </w:r>
          </w:p>
          <w:p w14:paraId="3681676A" w14:textId="77777777" w:rsidR="00BE068B" w:rsidRPr="00BE068B" w:rsidRDefault="00BE068B" w:rsidP="00BE068B">
            <w:pPr>
              <w:rPr>
                <w:rFonts w:ascii="Gill Sans MT" w:hAnsi="Gill Sans MT"/>
                <w:sz w:val="18"/>
                <w:szCs w:val="18"/>
              </w:rPr>
            </w:pPr>
          </w:p>
        </w:tc>
        <w:tc>
          <w:tcPr>
            <w:tcW w:w="3294" w:type="dxa"/>
          </w:tcPr>
          <w:p w14:paraId="1D691152" w14:textId="77777777" w:rsidR="00BE068B" w:rsidRPr="00BE068B" w:rsidRDefault="00BE068B" w:rsidP="00BE068B">
            <w:pPr>
              <w:rPr>
                <w:rFonts w:ascii="Gill Sans MT" w:hAnsi="Gill Sans MT"/>
                <w:sz w:val="18"/>
                <w:szCs w:val="18"/>
              </w:rPr>
            </w:pPr>
            <w:r w:rsidRPr="00BE068B">
              <w:rPr>
                <w:rFonts w:ascii="Gill Sans MT" w:hAnsi="Gill Sans MT"/>
                <w:sz w:val="18"/>
                <w:szCs w:val="18"/>
              </w:rPr>
              <w:t>8= natural disasters or pest</w:t>
            </w:r>
          </w:p>
          <w:p w14:paraId="62CA3906" w14:textId="77777777" w:rsidR="00BE068B" w:rsidRPr="00BE068B" w:rsidRDefault="00BE068B" w:rsidP="00BE068B">
            <w:pPr>
              <w:rPr>
                <w:rFonts w:ascii="Gill Sans MT" w:hAnsi="Gill Sans MT"/>
                <w:sz w:val="18"/>
                <w:szCs w:val="18"/>
              </w:rPr>
            </w:pPr>
            <w:r w:rsidRPr="00BE068B">
              <w:rPr>
                <w:rFonts w:ascii="Gill Sans MT" w:hAnsi="Gill Sans MT"/>
                <w:sz w:val="18"/>
                <w:szCs w:val="18"/>
              </w:rPr>
              <w:t xml:space="preserve">97=Other reason, </w:t>
            </w:r>
            <w:proofErr w:type="gramStart"/>
            <w:r w:rsidRPr="00BE068B">
              <w:rPr>
                <w:rFonts w:ascii="Gill Sans MT" w:hAnsi="Gill Sans MT"/>
                <w:sz w:val="18"/>
                <w:szCs w:val="18"/>
              </w:rPr>
              <w:t xml:space="preserve">specify  </w:t>
            </w:r>
            <w:proofErr w:type="gramEnd"/>
          </w:p>
        </w:tc>
      </w:tr>
    </w:tbl>
    <w:p w14:paraId="66BAF71A" w14:textId="01EAFAD4" w:rsidR="00657266" w:rsidRPr="00BE068B" w:rsidRDefault="00BE068B" w:rsidP="00657266">
      <w:pPr>
        <w:spacing w:after="0" w:line="240" w:lineRule="auto"/>
        <w:contextualSpacing/>
        <w:rPr>
          <w:rFonts w:ascii="Gill Sans MT" w:hAnsi="Gill Sans MT"/>
          <w:b/>
        </w:rPr>
      </w:pPr>
      <w:r w:rsidRPr="00BE068B">
        <w:rPr>
          <w:rFonts w:ascii="Gill Sans MT" w:hAnsi="Gill Sans MT"/>
          <w:b/>
        </w:rPr>
        <w:br w:type="page"/>
      </w:r>
      <w:r w:rsidR="00657266" w:rsidRPr="00BE068B">
        <w:rPr>
          <w:rFonts w:ascii="Gill Sans MT" w:hAnsi="Gill Sans MT"/>
          <w:b/>
        </w:rPr>
        <w:lastRenderedPageBreak/>
        <w:t>SECTION D: FOREST CONSERVATION AND RESOURCE VALUATION</w:t>
      </w:r>
    </w:p>
    <w:tbl>
      <w:tblPr>
        <w:tblStyle w:val="TableGrid"/>
        <w:tblW w:w="11564" w:type="dxa"/>
        <w:jc w:val="center"/>
        <w:tblInd w:w="-2994" w:type="dxa"/>
        <w:tblLayout w:type="fixed"/>
        <w:tblCellMar>
          <w:left w:w="29" w:type="dxa"/>
          <w:right w:w="29" w:type="dxa"/>
        </w:tblCellMar>
        <w:tblLook w:val="04A0" w:firstRow="1" w:lastRow="0" w:firstColumn="1" w:lastColumn="0" w:noHBand="0" w:noVBand="1"/>
      </w:tblPr>
      <w:tblGrid>
        <w:gridCol w:w="714"/>
        <w:gridCol w:w="1081"/>
        <w:gridCol w:w="1533"/>
        <w:gridCol w:w="1440"/>
        <w:gridCol w:w="1080"/>
        <w:gridCol w:w="1396"/>
        <w:gridCol w:w="1440"/>
        <w:gridCol w:w="1080"/>
        <w:gridCol w:w="1800"/>
      </w:tblGrid>
      <w:tr w:rsidR="0093061D" w:rsidRPr="00BE068B" w14:paraId="49EA3E81" w14:textId="77777777" w:rsidTr="00657266">
        <w:trPr>
          <w:trHeight w:val="20"/>
          <w:jc w:val="center"/>
        </w:trPr>
        <w:tc>
          <w:tcPr>
            <w:tcW w:w="714" w:type="dxa"/>
          </w:tcPr>
          <w:p w14:paraId="6787423C" w14:textId="77777777" w:rsidR="0093061D" w:rsidRPr="00BE068B" w:rsidRDefault="0093061D" w:rsidP="00F71CC4">
            <w:pPr>
              <w:contextualSpacing/>
              <w:jc w:val="center"/>
              <w:rPr>
                <w:rFonts w:ascii="Gill Sans MT" w:hAnsi="Gill Sans MT"/>
                <w:b/>
              </w:rPr>
            </w:pPr>
          </w:p>
        </w:tc>
        <w:tc>
          <w:tcPr>
            <w:tcW w:w="1081" w:type="dxa"/>
          </w:tcPr>
          <w:p w14:paraId="4B04E2CB" w14:textId="77777777" w:rsidR="0093061D" w:rsidRPr="00BE068B" w:rsidRDefault="0093061D" w:rsidP="00F71CC4">
            <w:pPr>
              <w:contextualSpacing/>
              <w:jc w:val="center"/>
              <w:rPr>
                <w:rFonts w:ascii="Gill Sans MT" w:hAnsi="Gill Sans MT"/>
              </w:rPr>
            </w:pPr>
          </w:p>
        </w:tc>
        <w:tc>
          <w:tcPr>
            <w:tcW w:w="1533" w:type="dxa"/>
          </w:tcPr>
          <w:p w14:paraId="157D6E46" w14:textId="06139633" w:rsidR="0093061D" w:rsidRPr="00BE068B" w:rsidRDefault="00657266" w:rsidP="00BE5610">
            <w:pPr>
              <w:contextualSpacing/>
              <w:rPr>
                <w:rFonts w:ascii="Gill Sans MT" w:eastAsia="Calibri" w:hAnsi="Gill Sans MT" w:cs="Arial"/>
              </w:rPr>
            </w:pPr>
            <w:r w:rsidRPr="00BE068B">
              <w:rPr>
                <w:rFonts w:ascii="Gill Sans MT" w:eastAsia="Calibri" w:hAnsi="Gill Sans MT" w:cs="Arial"/>
              </w:rPr>
              <w:t xml:space="preserve">D.12 </w:t>
            </w:r>
          </w:p>
        </w:tc>
        <w:tc>
          <w:tcPr>
            <w:tcW w:w="1440" w:type="dxa"/>
          </w:tcPr>
          <w:p w14:paraId="07FC35D2" w14:textId="3875C525" w:rsidR="0093061D" w:rsidRPr="00BE068B" w:rsidRDefault="00657266" w:rsidP="00BE5610">
            <w:pPr>
              <w:ind w:left="-26" w:firstLine="26"/>
              <w:contextualSpacing/>
              <w:rPr>
                <w:rFonts w:ascii="Gill Sans MT" w:eastAsia="Calibri" w:hAnsi="Gill Sans MT" w:cs="Times New Roman"/>
              </w:rPr>
            </w:pPr>
            <w:r w:rsidRPr="00BE068B">
              <w:rPr>
                <w:rFonts w:ascii="Gill Sans MT" w:eastAsia="Calibri" w:hAnsi="Gill Sans MT" w:cs="Times New Roman"/>
              </w:rPr>
              <w:t>D.13</w:t>
            </w:r>
          </w:p>
        </w:tc>
        <w:tc>
          <w:tcPr>
            <w:tcW w:w="1080" w:type="dxa"/>
          </w:tcPr>
          <w:p w14:paraId="71A96A37" w14:textId="1918F323" w:rsidR="0093061D" w:rsidRPr="00BE068B" w:rsidRDefault="00657266" w:rsidP="00BE5610">
            <w:pPr>
              <w:contextualSpacing/>
              <w:rPr>
                <w:rFonts w:ascii="Gill Sans MT" w:eastAsia="Calibri" w:hAnsi="Gill Sans MT" w:cs="Times New Roman"/>
              </w:rPr>
            </w:pPr>
            <w:r w:rsidRPr="00BE068B">
              <w:rPr>
                <w:rFonts w:ascii="Gill Sans MT" w:eastAsia="Calibri" w:hAnsi="Gill Sans MT" w:cs="Times New Roman"/>
              </w:rPr>
              <w:t>D.14</w:t>
            </w:r>
          </w:p>
        </w:tc>
        <w:tc>
          <w:tcPr>
            <w:tcW w:w="1396" w:type="dxa"/>
          </w:tcPr>
          <w:p w14:paraId="0B5CB147" w14:textId="6D343F42" w:rsidR="0093061D" w:rsidRPr="00BE068B" w:rsidRDefault="00657266" w:rsidP="00BE5610">
            <w:pPr>
              <w:contextualSpacing/>
              <w:rPr>
                <w:rFonts w:ascii="Gill Sans MT" w:eastAsia="Calibri" w:hAnsi="Gill Sans MT" w:cs="Times New Roman"/>
              </w:rPr>
            </w:pPr>
            <w:r w:rsidRPr="00BE068B">
              <w:rPr>
                <w:rFonts w:ascii="Gill Sans MT" w:eastAsia="Calibri" w:hAnsi="Gill Sans MT" w:cs="Times New Roman"/>
              </w:rPr>
              <w:t>D.15</w:t>
            </w:r>
          </w:p>
        </w:tc>
        <w:tc>
          <w:tcPr>
            <w:tcW w:w="1440" w:type="dxa"/>
          </w:tcPr>
          <w:p w14:paraId="7E09967A" w14:textId="086BB400" w:rsidR="0093061D" w:rsidRPr="00BE068B" w:rsidRDefault="00657266" w:rsidP="00BE5610">
            <w:pPr>
              <w:contextualSpacing/>
              <w:rPr>
                <w:rFonts w:ascii="Gill Sans MT" w:eastAsia="Calibri" w:hAnsi="Gill Sans MT" w:cs="Times New Roman"/>
              </w:rPr>
            </w:pPr>
            <w:r w:rsidRPr="00BE068B">
              <w:rPr>
                <w:rFonts w:ascii="Gill Sans MT" w:eastAsia="Calibri" w:hAnsi="Gill Sans MT" w:cs="Times New Roman"/>
              </w:rPr>
              <w:t>D.16</w:t>
            </w:r>
          </w:p>
        </w:tc>
        <w:tc>
          <w:tcPr>
            <w:tcW w:w="1080" w:type="dxa"/>
          </w:tcPr>
          <w:p w14:paraId="50DED489" w14:textId="26E52291" w:rsidR="0093061D" w:rsidRPr="00BE068B" w:rsidRDefault="00657266" w:rsidP="0093061D">
            <w:pPr>
              <w:ind w:left="39" w:hanging="39"/>
              <w:contextualSpacing/>
              <w:rPr>
                <w:rFonts w:ascii="Gill Sans MT" w:eastAsia="Calibri" w:hAnsi="Gill Sans MT" w:cs="Times New Roman"/>
              </w:rPr>
            </w:pPr>
            <w:r w:rsidRPr="00BE068B">
              <w:rPr>
                <w:rFonts w:ascii="Gill Sans MT" w:eastAsia="Calibri" w:hAnsi="Gill Sans MT" w:cs="Times New Roman"/>
              </w:rPr>
              <w:t>D.17</w:t>
            </w:r>
          </w:p>
        </w:tc>
        <w:tc>
          <w:tcPr>
            <w:tcW w:w="1800" w:type="dxa"/>
          </w:tcPr>
          <w:p w14:paraId="0F8C5C52" w14:textId="3F6BE1DA" w:rsidR="0093061D" w:rsidRPr="00BE068B" w:rsidRDefault="00657266" w:rsidP="00BE5610">
            <w:pPr>
              <w:contextualSpacing/>
              <w:rPr>
                <w:rFonts w:ascii="Gill Sans MT" w:eastAsia="Calibri" w:hAnsi="Gill Sans MT" w:cs="Times New Roman"/>
              </w:rPr>
            </w:pPr>
            <w:r w:rsidRPr="00BE068B">
              <w:rPr>
                <w:rFonts w:ascii="Gill Sans MT" w:eastAsia="Calibri" w:hAnsi="Gill Sans MT" w:cs="Times New Roman"/>
              </w:rPr>
              <w:t>D.18</w:t>
            </w:r>
          </w:p>
        </w:tc>
      </w:tr>
      <w:tr w:rsidR="0093061D" w:rsidRPr="00BE068B" w14:paraId="51D7DE9A" w14:textId="3ECC77BD" w:rsidTr="00657266">
        <w:trPr>
          <w:trHeight w:val="20"/>
          <w:jc w:val="center"/>
        </w:trPr>
        <w:tc>
          <w:tcPr>
            <w:tcW w:w="714" w:type="dxa"/>
          </w:tcPr>
          <w:p w14:paraId="11F98ED6" w14:textId="77777777" w:rsidR="0093061D" w:rsidRPr="00BE068B" w:rsidRDefault="0093061D" w:rsidP="00F71CC4">
            <w:pPr>
              <w:contextualSpacing/>
              <w:jc w:val="center"/>
              <w:rPr>
                <w:rFonts w:ascii="Gill Sans MT" w:hAnsi="Gill Sans MT"/>
                <w:b/>
              </w:rPr>
            </w:pPr>
            <w:r w:rsidRPr="00BE068B">
              <w:rPr>
                <w:rFonts w:ascii="Gill Sans MT" w:hAnsi="Gill Sans MT"/>
                <w:b/>
              </w:rPr>
              <w:t>Forest</w:t>
            </w:r>
          </w:p>
          <w:p w14:paraId="2DE96928" w14:textId="77777777" w:rsidR="0093061D" w:rsidRPr="00BE068B" w:rsidRDefault="0093061D" w:rsidP="00F71CC4">
            <w:pPr>
              <w:contextualSpacing/>
              <w:jc w:val="center"/>
              <w:rPr>
                <w:rFonts w:ascii="Gill Sans MT" w:hAnsi="Gill Sans MT"/>
                <w:b/>
              </w:rPr>
            </w:pPr>
            <w:proofErr w:type="gramStart"/>
            <w:r w:rsidRPr="00BE068B">
              <w:rPr>
                <w:rFonts w:ascii="Gill Sans MT" w:hAnsi="Gill Sans MT"/>
                <w:b/>
              </w:rPr>
              <w:t>code</w:t>
            </w:r>
            <w:proofErr w:type="gramEnd"/>
          </w:p>
        </w:tc>
        <w:tc>
          <w:tcPr>
            <w:tcW w:w="1081" w:type="dxa"/>
          </w:tcPr>
          <w:p w14:paraId="6E73ECF5" w14:textId="77777777" w:rsidR="0093061D" w:rsidRPr="00BE068B" w:rsidRDefault="0093061D" w:rsidP="00F71CC4">
            <w:pPr>
              <w:contextualSpacing/>
              <w:jc w:val="center"/>
              <w:rPr>
                <w:rFonts w:ascii="Gill Sans MT" w:hAnsi="Gill Sans MT"/>
              </w:rPr>
            </w:pPr>
            <w:r w:rsidRPr="00BE068B">
              <w:rPr>
                <w:rFonts w:ascii="Gill Sans MT" w:hAnsi="Gill Sans MT"/>
              </w:rPr>
              <w:t>Name of the forest</w:t>
            </w:r>
          </w:p>
        </w:tc>
        <w:tc>
          <w:tcPr>
            <w:tcW w:w="1533" w:type="dxa"/>
          </w:tcPr>
          <w:p w14:paraId="668B0AA6" w14:textId="77777777" w:rsidR="0093061D" w:rsidRPr="00BE068B" w:rsidRDefault="0093061D" w:rsidP="00BE5610">
            <w:pPr>
              <w:contextualSpacing/>
              <w:rPr>
                <w:rFonts w:ascii="Gill Sans MT" w:eastAsia="Calibri" w:hAnsi="Gill Sans MT" w:cs="Arial"/>
              </w:rPr>
            </w:pPr>
            <w:r w:rsidRPr="00BE068B">
              <w:rPr>
                <w:rFonts w:ascii="Gill Sans MT" w:eastAsia="Calibri" w:hAnsi="Gill Sans MT" w:cs="Arial"/>
              </w:rPr>
              <w:t>How often do you see people from your community here cutting more log/wood than they need and letting it rot/spoiled?</w:t>
            </w:r>
          </w:p>
          <w:p w14:paraId="7F247D1C" w14:textId="77777777" w:rsidR="0093061D" w:rsidRPr="00BE068B" w:rsidRDefault="0093061D" w:rsidP="00BE5610">
            <w:pPr>
              <w:contextualSpacing/>
              <w:rPr>
                <w:rFonts w:ascii="Gill Sans MT" w:eastAsia="Calibri" w:hAnsi="Gill Sans MT" w:cs="Arial"/>
              </w:rPr>
            </w:pPr>
          </w:p>
          <w:p w14:paraId="52B55C0D" w14:textId="77777777" w:rsidR="0093061D" w:rsidRPr="00BE068B" w:rsidRDefault="0093061D" w:rsidP="00BE5610">
            <w:pPr>
              <w:contextualSpacing/>
              <w:rPr>
                <w:rFonts w:ascii="Gill Sans MT" w:eastAsia="Calibri" w:hAnsi="Gill Sans MT" w:cs="Arial"/>
              </w:rPr>
            </w:pPr>
            <w:r w:rsidRPr="00BE068B">
              <w:rPr>
                <w:rFonts w:ascii="Gill Sans MT" w:eastAsia="Calibri" w:hAnsi="Gill Sans MT" w:cs="Arial"/>
              </w:rPr>
              <w:t>1=Always</w:t>
            </w:r>
          </w:p>
          <w:p w14:paraId="10E9B20F" w14:textId="77777777" w:rsidR="0093061D" w:rsidRPr="00BE068B" w:rsidRDefault="0093061D" w:rsidP="00BE5610">
            <w:pPr>
              <w:contextualSpacing/>
              <w:rPr>
                <w:rFonts w:ascii="Gill Sans MT" w:eastAsia="Calibri" w:hAnsi="Gill Sans MT" w:cs="Arial"/>
              </w:rPr>
            </w:pPr>
            <w:r w:rsidRPr="00BE068B">
              <w:rPr>
                <w:rFonts w:ascii="Gill Sans MT" w:eastAsia="Calibri" w:hAnsi="Gill Sans MT" w:cs="Arial"/>
              </w:rPr>
              <w:t>2=Frequently</w:t>
            </w:r>
          </w:p>
          <w:p w14:paraId="217CFDE6" w14:textId="77777777" w:rsidR="0093061D" w:rsidRPr="00BE068B" w:rsidRDefault="0093061D" w:rsidP="00BE5610">
            <w:pPr>
              <w:contextualSpacing/>
              <w:rPr>
                <w:rFonts w:ascii="Gill Sans MT" w:eastAsia="Calibri" w:hAnsi="Gill Sans MT" w:cs="Arial"/>
              </w:rPr>
            </w:pPr>
            <w:r w:rsidRPr="00BE068B">
              <w:rPr>
                <w:rFonts w:ascii="Gill Sans MT" w:eastAsia="Calibri" w:hAnsi="Gill Sans MT" w:cs="Arial"/>
              </w:rPr>
              <w:t>3=Sometimes</w:t>
            </w:r>
          </w:p>
          <w:p w14:paraId="5304EF8E" w14:textId="77777777" w:rsidR="0093061D" w:rsidRPr="00BE068B" w:rsidRDefault="0093061D" w:rsidP="00BE5610">
            <w:pPr>
              <w:contextualSpacing/>
              <w:rPr>
                <w:rFonts w:ascii="Gill Sans MT" w:eastAsia="Calibri" w:hAnsi="Gill Sans MT" w:cs="Arial"/>
              </w:rPr>
            </w:pPr>
            <w:r w:rsidRPr="00BE068B">
              <w:rPr>
                <w:rFonts w:ascii="Gill Sans MT" w:eastAsia="Calibri" w:hAnsi="Gill Sans MT" w:cs="Arial"/>
              </w:rPr>
              <w:t>4=Rarely</w:t>
            </w:r>
          </w:p>
          <w:p w14:paraId="33C55330" w14:textId="2754020F" w:rsidR="0093061D" w:rsidRPr="00BE068B" w:rsidRDefault="0093061D" w:rsidP="00BE5610">
            <w:pPr>
              <w:contextualSpacing/>
              <w:rPr>
                <w:rFonts w:ascii="Gill Sans MT" w:hAnsi="Gill Sans MT"/>
              </w:rPr>
            </w:pPr>
            <w:r w:rsidRPr="00BE068B">
              <w:rPr>
                <w:rFonts w:ascii="Gill Sans MT" w:eastAsia="Calibri" w:hAnsi="Gill Sans MT" w:cs="Arial"/>
              </w:rPr>
              <w:t>5=Never</w:t>
            </w:r>
          </w:p>
        </w:tc>
        <w:tc>
          <w:tcPr>
            <w:tcW w:w="1440" w:type="dxa"/>
          </w:tcPr>
          <w:p w14:paraId="103C5E9A" w14:textId="77777777" w:rsidR="0093061D" w:rsidRPr="00BE068B" w:rsidRDefault="0093061D" w:rsidP="00BE5610">
            <w:pPr>
              <w:ind w:left="-26" w:firstLine="26"/>
              <w:contextualSpacing/>
              <w:rPr>
                <w:rFonts w:ascii="Gill Sans MT" w:eastAsia="Calibri" w:hAnsi="Gill Sans MT" w:cs="Times New Roman"/>
              </w:rPr>
            </w:pPr>
            <w:r w:rsidRPr="00BE068B">
              <w:rPr>
                <w:rFonts w:ascii="Gill Sans MT" w:eastAsia="Calibri" w:hAnsi="Gill Sans MT" w:cs="Times New Roman"/>
              </w:rPr>
              <w:t>Are there some kinds of trees that you used to see here 5 years ago that you no longer see?</w:t>
            </w:r>
          </w:p>
          <w:p w14:paraId="7705FEE0" w14:textId="77777777" w:rsidR="0093061D" w:rsidRPr="00BE068B" w:rsidRDefault="0093061D" w:rsidP="00BE5610">
            <w:pPr>
              <w:contextualSpacing/>
              <w:rPr>
                <w:rFonts w:ascii="Gill Sans MT" w:eastAsia="Calibri" w:hAnsi="Gill Sans MT" w:cs="Times New Roman"/>
              </w:rPr>
            </w:pPr>
          </w:p>
          <w:p w14:paraId="3C0FDBC6" w14:textId="2B1AD91D" w:rsidR="0093061D" w:rsidRPr="00BE068B" w:rsidRDefault="00657266" w:rsidP="00BE5610">
            <w:pPr>
              <w:rPr>
                <w:rFonts w:ascii="Gill Sans MT" w:hAnsi="Gill Sans MT"/>
              </w:rPr>
            </w:pPr>
            <w:r w:rsidRPr="00BE068B">
              <w:rPr>
                <w:rFonts w:ascii="Gill Sans MT" w:hAnsi="Gill Sans MT"/>
              </w:rPr>
              <w:t>0</w:t>
            </w:r>
            <w:r w:rsidR="0093061D" w:rsidRPr="00BE068B">
              <w:rPr>
                <w:rFonts w:ascii="Gill Sans MT" w:hAnsi="Gill Sans MT"/>
              </w:rPr>
              <w:t>=No</w:t>
            </w:r>
          </w:p>
          <w:p w14:paraId="476F1345" w14:textId="0E046B94" w:rsidR="0093061D" w:rsidRPr="00BE068B" w:rsidRDefault="00657266" w:rsidP="00BE5610">
            <w:pPr>
              <w:rPr>
                <w:rFonts w:ascii="Gill Sans MT" w:hAnsi="Gill Sans MT"/>
              </w:rPr>
            </w:pPr>
            <w:r w:rsidRPr="00BE068B">
              <w:rPr>
                <w:rFonts w:ascii="Gill Sans MT" w:hAnsi="Gill Sans MT"/>
              </w:rPr>
              <w:t>1</w:t>
            </w:r>
            <w:r w:rsidR="0093061D" w:rsidRPr="00BE068B">
              <w:rPr>
                <w:rFonts w:ascii="Gill Sans MT" w:hAnsi="Gill Sans MT"/>
              </w:rPr>
              <w:t>=Yes</w:t>
            </w:r>
            <w:r w:rsidR="0093061D" w:rsidRPr="00BE068B" w:rsidDel="00226116">
              <w:rPr>
                <w:rFonts w:ascii="Gill Sans MT" w:hAnsi="Gill Sans MT"/>
              </w:rPr>
              <w:t xml:space="preserve"> </w:t>
            </w:r>
          </w:p>
          <w:p w14:paraId="0B431DD4" w14:textId="77777777" w:rsidR="0093061D" w:rsidRPr="00BE068B" w:rsidRDefault="0093061D" w:rsidP="00BE5610">
            <w:pPr>
              <w:rPr>
                <w:rFonts w:ascii="Gill Sans MT" w:hAnsi="Gill Sans MT"/>
              </w:rPr>
            </w:pPr>
            <w:r w:rsidRPr="00BE068B">
              <w:rPr>
                <w:rFonts w:ascii="Gill Sans MT" w:hAnsi="Gill Sans MT"/>
              </w:rPr>
              <w:t>888=Don’t know</w:t>
            </w:r>
          </w:p>
          <w:p w14:paraId="44855421" w14:textId="28DC06BD" w:rsidR="0093061D" w:rsidRPr="00BE068B" w:rsidRDefault="0093061D" w:rsidP="00BE5610">
            <w:pPr>
              <w:contextualSpacing/>
              <w:rPr>
                <w:rFonts w:ascii="Gill Sans MT" w:hAnsi="Gill Sans MT"/>
              </w:rPr>
            </w:pPr>
            <w:r w:rsidRPr="00BE068B">
              <w:rPr>
                <w:rFonts w:ascii="Gill Sans MT" w:hAnsi="Gill Sans MT"/>
              </w:rPr>
              <w:t>999=Prefer not to respond</w:t>
            </w:r>
          </w:p>
        </w:tc>
        <w:tc>
          <w:tcPr>
            <w:tcW w:w="1080" w:type="dxa"/>
          </w:tcPr>
          <w:p w14:paraId="13DAEC47" w14:textId="0D5BA142" w:rsidR="0093061D" w:rsidRPr="00BE068B" w:rsidRDefault="0093061D" w:rsidP="00BE5610">
            <w:pPr>
              <w:contextualSpacing/>
              <w:rPr>
                <w:rFonts w:ascii="Gill Sans MT" w:hAnsi="Gill Sans MT"/>
              </w:rPr>
            </w:pPr>
            <w:r w:rsidRPr="00BE068B">
              <w:rPr>
                <w:rFonts w:ascii="Gill Sans MT" w:eastAsia="Calibri" w:hAnsi="Gill Sans MT" w:cs="Times New Roman"/>
              </w:rPr>
              <w:t xml:space="preserve">If yes, can you </w:t>
            </w:r>
            <w:commentRangeStart w:id="119"/>
            <w:commentRangeStart w:id="120"/>
            <w:r w:rsidRPr="00BE068B">
              <w:rPr>
                <w:rFonts w:ascii="Gill Sans MT" w:eastAsia="Calibri" w:hAnsi="Gill Sans MT" w:cs="Times New Roman"/>
              </w:rPr>
              <w:t xml:space="preserve">list </w:t>
            </w:r>
            <w:commentRangeEnd w:id="119"/>
            <w:r w:rsidR="00A01CEB">
              <w:rPr>
                <w:rStyle w:val="CommentReference"/>
              </w:rPr>
              <w:commentReference w:id="119"/>
            </w:r>
            <w:commentRangeEnd w:id="120"/>
            <w:r w:rsidR="006964F6">
              <w:rPr>
                <w:rStyle w:val="CommentReference"/>
              </w:rPr>
              <w:commentReference w:id="120"/>
            </w:r>
            <w:r w:rsidRPr="00BE068B">
              <w:rPr>
                <w:rFonts w:ascii="Gill Sans MT" w:eastAsia="Calibri" w:hAnsi="Gill Sans MT" w:cs="Times New Roman"/>
              </w:rPr>
              <w:t>these types of trees?</w:t>
            </w:r>
          </w:p>
        </w:tc>
        <w:tc>
          <w:tcPr>
            <w:tcW w:w="1396" w:type="dxa"/>
          </w:tcPr>
          <w:p w14:paraId="240D1AF7" w14:textId="77777777" w:rsidR="0093061D" w:rsidRPr="00BE068B" w:rsidRDefault="0093061D" w:rsidP="00BE5610">
            <w:pPr>
              <w:contextualSpacing/>
              <w:rPr>
                <w:rFonts w:ascii="Gill Sans MT" w:eastAsia="Calibri" w:hAnsi="Gill Sans MT" w:cs="Times New Roman"/>
              </w:rPr>
            </w:pPr>
            <w:r w:rsidRPr="00BE068B">
              <w:rPr>
                <w:rFonts w:ascii="Gill Sans MT" w:eastAsia="Calibri" w:hAnsi="Gill Sans MT" w:cs="Times New Roman"/>
              </w:rPr>
              <w:t>Are there some types of trees that you see in this forest that you did not see 5 years ago?</w:t>
            </w:r>
          </w:p>
          <w:p w14:paraId="25D04A54" w14:textId="77777777" w:rsidR="0093061D" w:rsidRPr="00BE068B" w:rsidRDefault="0093061D" w:rsidP="00BE5610">
            <w:pPr>
              <w:contextualSpacing/>
              <w:rPr>
                <w:rFonts w:ascii="Gill Sans MT" w:eastAsia="Calibri" w:hAnsi="Gill Sans MT" w:cs="Times New Roman"/>
              </w:rPr>
            </w:pPr>
          </w:p>
          <w:p w14:paraId="42C02EC4" w14:textId="77777777" w:rsidR="0093061D" w:rsidRPr="00BE068B" w:rsidRDefault="0093061D" w:rsidP="00BE5610">
            <w:pPr>
              <w:contextualSpacing/>
              <w:rPr>
                <w:rFonts w:ascii="Gill Sans MT" w:eastAsia="Calibri" w:hAnsi="Gill Sans MT" w:cs="Times New Roman"/>
              </w:rPr>
            </w:pPr>
          </w:p>
          <w:p w14:paraId="61CEDC29" w14:textId="6938A0E0" w:rsidR="0093061D" w:rsidRPr="00BE068B" w:rsidRDefault="00657266" w:rsidP="00BE5610">
            <w:pPr>
              <w:rPr>
                <w:rFonts w:ascii="Gill Sans MT" w:hAnsi="Gill Sans MT"/>
              </w:rPr>
            </w:pPr>
            <w:r w:rsidRPr="00BE068B">
              <w:rPr>
                <w:rFonts w:ascii="Gill Sans MT" w:hAnsi="Gill Sans MT"/>
              </w:rPr>
              <w:t>0</w:t>
            </w:r>
            <w:r w:rsidR="0093061D" w:rsidRPr="00BE068B">
              <w:rPr>
                <w:rFonts w:ascii="Gill Sans MT" w:hAnsi="Gill Sans MT"/>
              </w:rPr>
              <w:t>=No</w:t>
            </w:r>
          </w:p>
          <w:p w14:paraId="57E0EB42" w14:textId="2DD08778" w:rsidR="0093061D" w:rsidRPr="00BE068B" w:rsidRDefault="00657266" w:rsidP="00BE5610">
            <w:pPr>
              <w:rPr>
                <w:rFonts w:ascii="Gill Sans MT" w:hAnsi="Gill Sans MT"/>
              </w:rPr>
            </w:pPr>
            <w:r w:rsidRPr="00BE068B">
              <w:rPr>
                <w:rFonts w:ascii="Gill Sans MT" w:hAnsi="Gill Sans MT"/>
              </w:rPr>
              <w:t>1</w:t>
            </w:r>
            <w:r w:rsidR="0093061D" w:rsidRPr="00BE068B">
              <w:rPr>
                <w:rFonts w:ascii="Gill Sans MT" w:hAnsi="Gill Sans MT"/>
              </w:rPr>
              <w:t>=Yes</w:t>
            </w:r>
            <w:r w:rsidR="0093061D" w:rsidRPr="00BE068B" w:rsidDel="00226116">
              <w:rPr>
                <w:rFonts w:ascii="Gill Sans MT" w:hAnsi="Gill Sans MT"/>
              </w:rPr>
              <w:t xml:space="preserve"> </w:t>
            </w:r>
          </w:p>
          <w:p w14:paraId="6AAE1F10" w14:textId="77777777" w:rsidR="0093061D" w:rsidRPr="00BE068B" w:rsidRDefault="0093061D" w:rsidP="00BE5610">
            <w:pPr>
              <w:rPr>
                <w:rFonts w:ascii="Gill Sans MT" w:hAnsi="Gill Sans MT"/>
              </w:rPr>
            </w:pPr>
            <w:r w:rsidRPr="00BE068B">
              <w:rPr>
                <w:rFonts w:ascii="Gill Sans MT" w:hAnsi="Gill Sans MT"/>
              </w:rPr>
              <w:t>888=Don’t know</w:t>
            </w:r>
          </w:p>
          <w:p w14:paraId="6F90B641" w14:textId="34EA8BB8" w:rsidR="0093061D" w:rsidRPr="00BE068B" w:rsidRDefault="0093061D" w:rsidP="00BE5610">
            <w:pPr>
              <w:contextualSpacing/>
              <w:rPr>
                <w:rFonts w:ascii="Gill Sans MT" w:hAnsi="Gill Sans MT"/>
              </w:rPr>
            </w:pPr>
            <w:r w:rsidRPr="00BE068B">
              <w:rPr>
                <w:rFonts w:ascii="Gill Sans MT" w:hAnsi="Gill Sans MT"/>
              </w:rPr>
              <w:t>999=Prefer not to respond</w:t>
            </w:r>
          </w:p>
        </w:tc>
        <w:tc>
          <w:tcPr>
            <w:tcW w:w="1440" w:type="dxa"/>
          </w:tcPr>
          <w:p w14:paraId="6F6FC158" w14:textId="77777777" w:rsidR="0093061D" w:rsidRPr="00BE068B" w:rsidRDefault="0093061D" w:rsidP="00BE5610">
            <w:pPr>
              <w:contextualSpacing/>
              <w:rPr>
                <w:rFonts w:ascii="Gill Sans MT" w:eastAsia="Calibri" w:hAnsi="Gill Sans MT" w:cs="Times New Roman"/>
              </w:rPr>
            </w:pPr>
            <w:r w:rsidRPr="00BE068B">
              <w:rPr>
                <w:rFonts w:ascii="Gill Sans MT" w:eastAsia="Calibri" w:hAnsi="Gill Sans MT" w:cs="Times New Roman"/>
              </w:rPr>
              <w:t>Are there new types of trees that are growing?</w:t>
            </w:r>
          </w:p>
          <w:p w14:paraId="2D5951BE" w14:textId="77777777" w:rsidR="0093061D" w:rsidRPr="00BE068B" w:rsidRDefault="0093061D" w:rsidP="00BE5610">
            <w:pPr>
              <w:contextualSpacing/>
              <w:rPr>
                <w:rFonts w:ascii="Gill Sans MT" w:eastAsia="Calibri" w:hAnsi="Gill Sans MT" w:cs="Times New Roman"/>
              </w:rPr>
            </w:pPr>
          </w:p>
          <w:p w14:paraId="56A1BAC4" w14:textId="77777777" w:rsidR="0093061D" w:rsidRPr="00BE068B" w:rsidRDefault="0093061D" w:rsidP="00BE5610">
            <w:pPr>
              <w:contextualSpacing/>
              <w:rPr>
                <w:rFonts w:ascii="Gill Sans MT" w:eastAsia="Calibri" w:hAnsi="Gill Sans MT" w:cs="Times New Roman"/>
              </w:rPr>
            </w:pPr>
          </w:p>
          <w:p w14:paraId="1586DBC1" w14:textId="2A322100" w:rsidR="0093061D" w:rsidRPr="00BE068B" w:rsidRDefault="00657266" w:rsidP="00BE5610">
            <w:pPr>
              <w:rPr>
                <w:rFonts w:ascii="Gill Sans MT" w:hAnsi="Gill Sans MT"/>
              </w:rPr>
            </w:pPr>
            <w:r w:rsidRPr="00BE068B">
              <w:rPr>
                <w:rFonts w:ascii="Gill Sans MT" w:hAnsi="Gill Sans MT"/>
              </w:rPr>
              <w:t>0</w:t>
            </w:r>
            <w:r w:rsidR="0093061D" w:rsidRPr="00BE068B">
              <w:rPr>
                <w:rFonts w:ascii="Gill Sans MT" w:hAnsi="Gill Sans MT"/>
              </w:rPr>
              <w:t>=No</w:t>
            </w:r>
          </w:p>
          <w:p w14:paraId="71A939D3" w14:textId="16D88989" w:rsidR="0093061D" w:rsidRPr="00BE068B" w:rsidRDefault="00657266" w:rsidP="00BE5610">
            <w:pPr>
              <w:rPr>
                <w:rFonts w:ascii="Gill Sans MT" w:hAnsi="Gill Sans MT"/>
              </w:rPr>
            </w:pPr>
            <w:r w:rsidRPr="00BE068B">
              <w:rPr>
                <w:rFonts w:ascii="Gill Sans MT" w:hAnsi="Gill Sans MT"/>
              </w:rPr>
              <w:t>1</w:t>
            </w:r>
            <w:r w:rsidR="0093061D" w:rsidRPr="00BE068B">
              <w:rPr>
                <w:rFonts w:ascii="Gill Sans MT" w:hAnsi="Gill Sans MT"/>
              </w:rPr>
              <w:t>=Yes</w:t>
            </w:r>
            <w:r w:rsidR="0093061D" w:rsidRPr="00BE068B" w:rsidDel="00226116">
              <w:rPr>
                <w:rFonts w:ascii="Gill Sans MT" w:hAnsi="Gill Sans MT"/>
              </w:rPr>
              <w:t xml:space="preserve"> </w:t>
            </w:r>
          </w:p>
          <w:p w14:paraId="041C5522" w14:textId="77777777" w:rsidR="0093061D" w:rsidRPr="00BE068B" w:rsidRDefault="0093061D" w:rsidP="00BE5610">
            <w:pPr>
              <w:rPr>
                <w:rFonts w:ascii="Gill Sans MT" w:hAnsi="Gill Sans MT"/>
              </w:rPr>
            </w:pPr>
            <w:r w:rsidRPr="00BE068B">
              <w:rPr>
                <w:rFonts w:ascii="Gill Sans MT" w:hAnsi="Gill Sans MT"/>
              </w:rPr>
              <w:t>888=Don’t know</w:t>
            </w:r>
          </w:p>
          <w:p w14:paraId="11992604" w14:textId="77777777" w:rsidR="0093061D" w:rsidRPr="00BE068B" w:rsidRDefault="0093061D" w:rsidP="00BE5610">
            <w:pPr>
              <w:contextualSpacing/>
              <w:rPr>
                <w:rFonts w:ascii="Gill Sans MT" w:hAnsi="Gill Sans MT"/>
              </w:rPr>
            </w:pPr>
            <w:r w:rsidRPr="00BE068B">
              <w:rPr>
                <w:rFonts w:ascii="Gill Sans MT" w:hAnsi="Gill Sans MT"/>
              </w:rPr>
              <w:t>999=Prefer not to respond</w:t>
            </w:r>
          </w:p>
          <w:p w14:paraId="00CFCC94" w14:textId="76CFF02A" w:rsidR="00657266" w:rsidRPr="00BE068B" w:rsidRDefault="00657266" w:rsidP="00BE5610">
            <w:pPr>
              <w:contextualSpacing/>
              <w:rPr>
                <w:rFonts w:ascii="Gill Sans MT" w:hAnsi="Gill Sans MT"/>
                <w:i/>
              </w:rPr>
            </w:pPr>
            <w:r w:rsidRPr="00BE068B">
              <w:rPr>
                <w:rFonts w:ascii="Gill Sans MT" w:hAnsi="Gill Sans MT"/>
                <w:i/>
              </w:rPr>
              <w:t>If 0, skip D.17</w:t>
            </w:r>
          </w:p>
        </w:tc>
        <w:tc>
          <w:tcPr>
            <w:tcW w:w="1080" w:type="dxa"/>
          </w:tcPr>
          <w:p w14:paraId="3EE7F2C0" w14:textId="5B10D887" w:rsidR="0093061D" w:rsidRPr="00BE068B" w:rsidRDefault="0093061D" w:rsidP="0093061D">
            <w:pPr>
              <w:ind w:left="39" w:hanging="39"/>
              <w:contextualSpacing/>
              <w:rPr>
                <w:rFonts w:ascii="Gill Sans MT" w:hAnsi="Gill Sans MT"/>
              </w:rPr>
            </w:pPr>
            <w:r w:rsidRPr="00BE068B">
              <w:rPr>
                <w:rFonts w:ascii="Gill Sans MT" w:eastAsia="Calibri" w:hAnsi="Gill Sans MT" w:cs="Times New Roman"/>
              </w:rPr>
              <w:t xml:space="preserve">If yes, can you </w:t>
            </w:r>
            <w:commentRangeStart w:id="121"/>
            <w:r w:rsidRPr="00BE068B">
              <w:rPr>
                <w:rFonts w:ascii="Gill Sans MT" w:eastAsia="Calibri" w:hAnsi="Gill Sans MT" w:cs="Times New Roman"/>
              </w:rPr>
              <w:t xml:space="preserve">list </w:t>
            </w:r>
            <w:commentRangeEnd w:id="121"/>
            <w:r w:rsidR="00A01CEB">
              <w:rPr>
                <w:rStyle w:val="CommentReference"/>
              </w:rPr>
              <w:commentReference w:id="121"/>
            </w:r>
            <w:r w:rsidRPr="00BE068B">
              <w:rPr>
                <w:rFonts w:ascii="Gill Sans MT" w:eastAsia="Calibri" w:hAnsi="Gill Sans MT" w:cs="Times New Roman"/>
              </w:rPr>
              <w:t>these types of trees?</w:t>
            </w:r>
          </w:p>
        </w:tc>
        <w:tc>
          <w:tcPr>
            <w:tcW w:w="1800" w:type="dxa"/>
          </w:tcPr>
          <w:p w14:paraId="6C2292E9" w14:textId="77777777" w:rsidR="0093061D" w:rsidRPr="00BE068B" w:rsidRDefault="0093061D" w:rsidP="00BE5610">
            <w:pPr>
              <w:contextualSpacing/>
              <w:rPr>
                <w:rFonts w:ascii="Gill Sans MT" w:eastAsia="Calibri" w:hAnsi="Gill Sans MT" w:cs="Times New Roman"/>
              </w:rPr>
            </w:pPr>
            <w:r w:rsidRPr="00BE068B">
              <w:rPr>
                <w:rFonts w:ascii="Gill Sans MT" w:eastAsia="Calibri" w:hAnsi="Gill Sans MT" w:cs="Times New Roman"/>
              </w:rPr>
              <w:t xml:space="preserve">In your view, during the past 5 years, have the number of wildlife in this </w:t>
            </w:r>
            <w:proofErr w:type="gramStart"/>
            <w:r w:rsidRPr="00BE068B">
              <w:rPr>
                <w:rFonts w:ascii="Gill Sans MT" w:eastAsia="Calibri" w:hAnsi="Gill Sans MT" w:cs="Times New Roman"/>
              </w:rPr>
              <w:t>forest….?</w:t>
            </w:r>
            <w:proofErr w:type="gramEnd"/>
          </w:p>
          <w:p w14:paraId="056AE69D" w14:textId="77777777" w:rsidR="0093061D" w:rsidRPr="00BE068B" w:rsidRDefault="0093061D" w:rsidP="00BE5610">
            <w:pPr>
              <w:contextualSpacing/>
              <w:rPr>
                <w:rFonts w:ascii="Gill Sans MT" w:eastAsia="Calibri" w:hAnsi="Gill Sans MT" w:cs="Times New Roman"/>
              </w:rPr>
            </w:pPr>
          </w:p>
          <w:p w14:paraId="711DD326" w14:textId="77777777" w:rsidR="0093061D" w:rsidRPr="00BE068B" w:rsidRDefault="0093061D" w:rsidP="00BE5610">
            <w:pPr>
              <w:contextualSpacing/>
              <w:rPr>
                <w:rFonts w:ascii="Gill Sans MT" w:eastAsia="Calibri" w:hAnsi="Gill Sans MT" w:cs="Arial"/>
              </w:rPr>
            </w:pPr>
            <w:r w:rsidRPr="00BE068B">
              <w:rPr>
                <w:rFonts w:ascii="Gill Sans MT" w:eastAsia="Calibri" w:hAnsi="Gill Sans MT" w:cs="Arial"/>
              </w:rPr>
              <w:t>1=Increased greatly</w:t>
            </w:r>
          </w:p>
          <w:p w14:paraId="203A48E6" w14:textId="77777777" w:rsidR="0093061D" w:rsidRPr="00BE068B" w:rsidRDefault="0093061D" w:rsidP="00BE5610">
            <w:pPr>
              <w:contextualSpacing/>
              <w:rPr>
                <w:rFonts w:ascii="Gill Sans MT" w:eastAsia="Calibri" w:hAnsi="Gill Sans MT" w:cs="Arial"/>
              </w:rPr>
            </w:pPr>
            <w:r w:rsidRPr="00BE068B">
              <w:rPr>
                <w:rFonts w:ascii="Gill Sans MT" w:eastAsia="Calibri" w:hAnsi="Gill Sans MT" w:cs="Arial"/>
              </w:rPr>
              <w:t>2=Increased slightly</w:t>
            </w:r>
          </w:p>
          <w:p w14:paraId="770B6F33" w14:textId="77777777" w:rsidR="0093061D" w:rsidRPr="00BE068B" w:rsidRDefault="0093061D" w:rsidP="00BE5610">
            <w:pPr>
              <w:contextualSpacing/>
              <w:rPr>
                <w:rFonts w:ascii="Gill Sans MT" w:eastAsia="Calibri" w:hAnsi="Gill Sans MT" w:cs="Arial"/>
              </w:rPr>
            </w:pPr>
            <w:r w:rsidRPr="00BE068B">
              <w:rPr>
                <w:rFonts w:ascii="Gill Sans MT" w:eastAsia="Calibri" w:hAnsi="Gill Sans MT" w:cs="Arial"/>
              </w:rPr>
              <w:t>3=Stayed the same</w:t>
            </w:r>
          </w:p>
          <w:p w14:paraId="0CB5FAF4" w14:textId="77777777" w:rsidR="0093061D" w:rsidRPr="00BE068B" w:rsidRDefault="0093061D" w:rsidP="00BE5610">
            <w:pPr>
              <w:contextualSpacing/>
              <w:rPr>
                <w:rFonts w:ascii="Gill Sans MT" w:hAnsi="Gill Sans MT"/>
              </w:rPr>
            </w:pPr>
            <w:r w:rsidRPr="00BE068B">
              <w:rPr>
                <w:rFonts w:ascii="Gill Sans MT" w:hAnsi="Gill Sans MT"/>
              </w:rPr>
              <w:t>4=Decreased slightly</w:t>
            </w:r>
          </w:p>
          <w:p w14:paraId="5FA980F1" w14:textId="3C692D32" w:rsidR="0093061D" w:rsidRPr="00BE068B" w:rsidRDefault="0093061D" w:rsidP="00BE5610">
            <w:pPr>
              <w:contextualSpacing/>
              <w:rPr>
                <w:rFonts w:ascii="Gill Sans MT" w:hAnsi="Gill Sans MT"/>
              </w:rPr>
            </w:pPr>
            <w:r w:rsidRPr="00BE068B">
              <w:rPr>
                <w:rFonts w:ascii="Gill Sans MT" w:hAnsi="Gill Sans MT"/>
              </w:rPr>
              <w:t>5=Decreased greatly</w:t>
            </w:r>
          </w:p>
        </w:tc>
      </w:tr>
      <w:tr w:rsidR="0093061D" w:rsidRPr="00BE068B" w14:paraId="39BE12CD" w14:textId="2D4A5F8B" w:rsidTr="00657266">
        <w:trPr>
          <w:trHeight w:val="20"/>
          <w:jc w:val="center"/>
        </w:trPr>
        <w:tc>
          <w:tcPr>
            <w:tcW w:w="714" w:type="dxa"/>
          </w:tcPr>
          <w:p w14:paraId="61838852" w14:textId="77777777" w:rsidR="0093061D" w:rsidRPr="00BE068B" w:rsidRDefault="0093061D" w:rsidP="00F71CC4">
            <w:pPr>
              <w:contextualSpacing/>
              <w:jc w:val="center"/>
              <w:rPr>
                <w:rFonts w:ascii="Gill Sans MT" w:hAnsi="Gill Sans MT"/>
                <w:b/>
              </w:rPr>
            </w:pPr>
          </w:p>
        </w:tc>
        <w:tc>
          <w:tcPr>
            <w:tcW w:w="1081" w:type="dxa"/>
          </w:tcPr>
          <w:p w14:paraId="0E118B7B" w14:textId="77777777" w:rsidR="0093061D" w:rsidRPr="00BE068B" w:rsidRDefault="0093061D" w:rsidP="00F71CC4">
            <w:pPr>
              <w:contextualSpacing/>
              <w:jc w:val="center"/>
              <w:rPr>
                <w:rFonts w:ascii="Gill Sans MT" w:hAnsi="Gill Sans MT"/>
              </w:rPr>
            </w:pPr>
          </w:p>
        </w:tc>
        <w:tc>
          <w:tcPr>
            <w:tcW w:w="1533" w:type="dxa"/>
          </w:tcPr>
          <w:p w14:paraId="5220B16B" w14:textId="77777777" w:rsidR="0093061D" w:rsidRPr="00BE068B" w:rsidRDefault="0093061D" w:rsidP="00F71CC4">
            <w:pPr>
              <w:contextualSpacing/>
              <w:jc w:val="center"/>
              <w:rPr>
                <w:rFonts w:ascii="Gill Sans MT" w:hAnsi="Gill Sans MT"/>
              </w:rPr>
            </w:pPr>
          </w:p>
        </w:tc>
        <w:tc>
          <w:tcPr>
            <w:tcW w:w="1440" w:type="dxa"/>
          </w:tcPr>
          <w:p w14:paraId="4B433781" w14:textId="77777777" w:rsidR="0093061D" w:rsidRPr="00BE068B" w:rsidRDefault="0093061D" w:rsidP="00F71CC4">
            <w:pPr>
              <w:contextualSpacing/>
              <w:jc w:val="center"/>
              <w:rPr>
                <w:rFonts w:ascii="Gill Sans MT" w:hAnsi="Gill Sans MT"/>
              </w:rPr>
            </w:pPr>
          </w:p>
        </w:tc>
        <w:tc>
          <w:tcPr>
            <w:tcW w:w="1080" w:type="dxa"/>
          </w:tcPr>
          <w:p w14:paraId="6CB51D56" w14:textId="77777777" w:rsidR="0093061D" w:rsidRPr="00BE068B" w:rsidRDefault="0093061D" w:rsidP="00F71CC4">
            <w:pPr>
              <w:contextualSpacing/>
              <w:jc w:val="center"/>
              <w:rPr>
                <w:rFonts w:ascii="Gill Sans MT" w:hAnsi="Gill Sans MT"/>
              </w:rPr>
            </w:pPr>
          </w:p>
        </w:tc>
        <w:tc>
          <w:tcPr>
            <w:tcW w:w="1396" w:type="dxa"/>
          </w:tcPr>
          <w:p w14:paraId="7B336566" w14:textId="77777777" w:rsidR="0093061D" w:rsidRPr="00BE068B" w:rsidRDefault="0093061D" w:rsidP="00F71CC4">
            <w:pPr>
              <w:contextualSpacing/>
              <w:jc w:val="center"/>
              <w:rPr>
                <w:rFonts w:ascii="Gill Sans MT" w:hAnsi="Gill Sans MT"/>
              </w:rPr>
            </w:pPr>
          </w:p>
        </w:tc>
        <w:tc>
          <w:tcPr>
            <w:tcW w:w="1440" w:type="dxa"/>
          </w:tcPr>
          <w:p w14:paraId="7DC5EF50" w14:textId="77777777" w:rsidR="0093061D" w:rsidRPr="00BE068B" w:rsidRDefault="0093061D" w:rsidP="00F71CC4">
            <w:pPr>
              <w:contextualSpacing/>
              <w:jc w:val="center"/>
              <w:rPr>
                <w:rFonts w:ascii="Gill Sans MT" w:hAnsi="Gill Sans MT"/>
              </w:rPr>
            </w:pPr>
          </w:p>
        </w:tc>
        <w:tc>
          <w:tcPr>
            <w:tcW w:w="1080" w:type="dxa"/>
          </w:tcPr>
          <w:p w14:paraId="2D7ADA9B" w14:textId="77777777" w:rsidR="0093061D" w:rsidRPr="00BE068B" w:rsidRDefault="0093061D" w:rsidP="00F71CC4">
            <w:pPr>
              <w:contextualSpacing/>
              <w:jc w:val="center"/>
              <w:rPr>
                <w:rFonts w:ascii="Gill Sans MT" w:hAnsi="Gill Sans MT"/>
              </w:rPr>
            </w:pPr>
          </w:p>
        </w:tc>
        <w:tc>
          <w:tcPr>
            <w:tcW w:w="1800" w:type="dxa"/>
          </w:tcPr>
          <w:p w14:paraId="5D21409A" w14:textId="77777777" w:rsidR="0093061D" w:rsidRPr="00BE068B" w:rsidRDefault="0093061D" w:rsidP="00F71CC4">
            <w:pPr>
              <w:contextualSpacing/>
              <w:jc w:val="center"/>
              <w:rPr>
                <w:rFonts w:ascii="Gill Sans MT" w:hAnsi="Gill Sans MT"/>
              </w:rPr>
            </w:pPr>
          </w:p>
        </w:tc>
      </w:tr>
      <w:tr w:rsidR="0093061D" w:rsidRPr="00BE068B" w14:paraId="497255B4" w14:textId="2D18BE32" w:rsidTr="00657266">
        <w:trPr>
          <w:trHeight w:val="20"/>
          <w:jc w:val="center"/>
        </w:trPr>
        <w:tc>
          <w:tcPr>
            <w:tcW w:w="714" w:type="dxa"/>
          </w:tcPr>
          <w:p w14:paraId="4BE41B56" w14:textId="77777777" w:rsidR="0093061D" w:rsidRPr="00BE068B" w:rsidRDefault="0093061D" w:rsidP="00F71CC4">
            <w:pPr>
              <w:contextualSpacing/>
              <w:jc w:val="center"/>
              <w:rPr>
                <w:rFonts w:ascii="Gill Sans MT" w:hAnsi="Gill Sans MT"/>
                <w:b/>
              </w:rPr>
            </w:pPr>
            <w:r w:rsidRPr="00BE068B">
              <w:rPr>
                <w:rFonts w:ascii="Gill Sans MT" w:hAnsi="Gill Sans MT"/>
                <w:b/>
              </w:rPr>
              <w:t>1</w:t>
            </w:r>
          </w:p>
        </w:tc>
        <w:tc>
          <w:tcPr>
            <w:tcW w:w="1081" w:type="dxa"/>
          </w:tcPr>
          <w:p w14:paraId="08F99C6B" w14:textId="77777777" w:rsidR="0093061D" w:rsidRPr="00BE068B" w:rsidRDefault="0093061D" w:rsidP="00F71CC4">
            <w:pPr>
              <w:contextualSpacing/>
              <w:jc w:val="center"/>
              <w:rPr>
                <w:rFonts w:ascii="Gill Sans MT" w:hAnsi="Gill Sans MT"/>
              </w:rPr>
            </w:pPr>
          </w:p>
        </w:tc>
        <w:tc>
          <w:tcPr>
            <w:tcW w:w="1533" w:type="dxa"/>
          </w:tcPr>
          <w:p w14:paraId="6AF2771B" w14:textId="77777777" w:rsidR="0093061D" w:rsidRPr="00BE068B" w:rsidRDefault="0093061D" w:rsidP="00F71CC4">
            <w:pPr>
              <w:contextualSpacing/>
              <w:jc w:val="center"/>
              <w:rPr>
                <w:rFonts w:ascii="Gill Sans MT" w:hAnsi="Gill Sans MT"/>
              </w:rPr>
            </w:pPr>
          </w:p>
        </w:tc>
        <w:tc>
          <w:tcPr>
            <w:tcW w:w="1440" w:type="dxa"/>
          </w:tcPr>
          <w:p w14:paraId="72D03686" w14:textId="77777777" w:rsidR="0093061D" w:rsidRPr="00BE068B" w:rsidRDefault="0093061D" w:rsidP="00F71CC4">
            <w:pPr>
              <w:contextualSpacing/>
              <w:jc w:val="center"/>
              <w:rPr>
                <w:rFonts w:ascii="Gill Sans MT" w:hAnsi="Gill Sans MT"/>
              </w:rPr>
            </w:pPr>
          </w:p>
        </w:tc>
        <w:tc>
          <w:tcPr>
            <w:tcW w:w="1080" w:type="dxa"/>
          </w:tcPr>
          <w:p w14:paraId="38C8AC4A" w14:textId="77777777" w:rsidR="0093061D" w:rsidRPr="00BE068B" w:rsidRDefault="0093061D" w:rsidP="00F71CC4">
            <w:pPr>
              <w:contextualSpacing/>
              <w:jc w:val="center"/>
              <w:rPr>
                <w:rFonts w:ascii="Gill Sans MT" w:hAnsi="Gill Sans MT"/>
              </w:rPr>
            </w:pPr>
          </w:p>
        </w:tc>
        <w:tc>
          <w:tcPr>
            <w:tcW w:w="1396" w:type="dxa"/>
          </w:tcPr>
          <w:p w14:paraId="0586653C" w14:textId="77777777" w:rsidR="0093061D" w:rsidRPr="00BE068B" w:rsidRDefault="0093061D" w:rsidP="00F71CC4">
            <w:pPr>
              <w:contextualSpacing/>
              <w:jc w:val="center"/>
              <w:rPr>
                <w:rFonts w:ascii="Gill Sans MT" w:hAnsi="Gill Sans MT"/>
              </w:rPr>
            </w:pPr>
          </w:p>
        </w:tc>
        <w:tc>
          <w:tcPr>
            <w:tcW w:w="1440" w:type="dxa"/>
          </w:tcPr>
          <w:p w14:paraId="0FE653D1" w14:textId="77777777" w:rsidR="0093061D" w:rsidRPr="00BE068B" w:rsidRDefault="0093061D" w:rsidP="00F71CC4">
            <w:pPr>
              <w:contextualSpacing/>
              <w:jc w:val="center"/>
              <w:rPr>
                <w:rFonts w:ascii="Gill Sans MT" w:hAnsi="Gill Sans MT"/>
              </w:rPr>
            </w:pPr>
          </w:p>
        </w:tc>
        <w:tc>
          <w:tcPr>
            <w:tcW w:w="1080" w:type="dxa"/>
          </w:tcPr>
          <w:p w14:paraId="122A2211" w14:textId="77777777" w:rsidR="0093061D" w:rsidRPr="00BE068B" w:rsidRDefault="0093061D" w:rsidP="00F71CC4">
            <w:pPr>
              <w:contextualSpacing/>
              <w:jc w:val="center"/>
              <w:rPr>
                <w:rFonts w:ascii="Gill Sans MT" w:hAnsi="Gill Sans MT"/>
              </w:rPr>
            </w:pPr>
          </w:p>
        </w:tc>
        <w:tc>
          <w:tcPr>
            <w:tcW w:w="1800" w:type="dxa"/>
          </w:tcPr>
          <w:p w14:paraId="75698EEF" w14:textId="77777777" w:rsidR="0093061D" w:rsidRPr="00BE068B" w:rsidRDefault="0093061D" w:rsidP="00F71CC4">
            <w:pPr>
              <w:contextualSpacing/>
              <w:jc w:val="center"/>
              <w:rPr>
                <w:rFonts w:ascii="Gill Sans MT" w:hAnsi="Gill Sans MT"/>
              </w:rPr>
            </w:pPr>
          </w:p>
        </w:tc>
      </w:tr>
      <w:tr w:rsidR="0093061D" w:rsidRPr="00BE068B" w14:paraId="6DC571B5" w14:textId="3580EDAB" w:rsidTr="00657266">
        <w:trPr>
          <w:trHeight w:val="20"/>
          <w:jc w:val="center"/>
        </w:trPr>
        <w:tc>
          <w:tcPr>
            <w:tcW w:w="714" w:type="dxa"/>
          </w:tcPr>
          <w:p w14:paraId="424EC6D0" w14:textId="77777777" w:rsidR="0093061D" w:rsidRPr="00BE068B" w:rsidRDefault="0093061D" w:rsidP="00F71CC4">
            <w:pPr>
              <w:contextualSpacing/>
              <w:jc w:val="center"/>
              <w:rPr>
                <w:rFonts w:ascii="Gill Sans MT" w:hAnsi="Gill Sans MT"/>
                <w:b/>
              </w:rPr>
            </w:pPr>
            <w:r w:rsidRPr="00BE068B">
              <w:rPr>
                <w:rFonts w:ascii="Gill Sans MT" w:hAnsi="Gill Sans MT"/>
                <w:b/>
              </w:rPr>
              <w:t>2</w:t>
            </w:r>
          </w:p>
        </w:tc>
        <w:tc>
          <w:tcPr>
            <w:tcW w:w="1081" w:type="dxa"/>
          </w:tcPr>
          <w:p w14:paraId="632DED08" w14:textId="77777777" w:rsidR="0093061D" w:rsidRPr="00BE068B" w:rsidRDefault="0093061D" w:rsidP="00F71CC4">
            <w:pPr>
              <w:contextualSpacing/>
              <w:jc w:val="center"/>
              <w:rPr>
                <w:rFonts w:ascii="Gill Sans MT" w:hAnsi="Gill Sans MT"/>
              </w:rPr>
            </w:pPr>
          </w:p>
        </w:tc>
        <w:tc>
          <w:tcPr>
            <w:tcW w:w="1533" w:type="dxa"/>
          </w:tcPr>
          <w:p w14:paraId="73EB3314" w14:textId="77777777" w:rsidR="0093061D" w:rsidRPr="00BE068B" w:rsidRDefault="0093061D" w:rsidP="00F71CC4">
            <w:pPr>
              <w:contextualSpacing/>
              <w:jc w:val="center"/>
              <w:rPr>
                <w:rFonts w:ascii="Gill Sans MT" w:hAnsi="Gill Sans MT"/>
              </w:rPr>
            </w:pPr>
          </w:p>
        </w:tc>
        <w:tc>
          <w:tcPr>
            <w:tcW w:w="1440" w:type="dxa"/>
          </w:tcPr>
          <w:p w14:paraId="21138B0A" w14:textId="77777777" w:rsidR="0093061D" w:rsidRPr="00BE068B" w:rsidRDefault="0093061D" w:rsidP="00F71CC4">
            <w:pPr>
              <w:contextualSpacing/>
              <w:jc w:val="center"/>
              <w:rPr>
                <w:rFonts w:ascii="Gill Sans MT" w:hAnsi="Gill Sans MT"/>
              </w:rPr>
            </w:pPr>
          </w:p>
        </w:tc>
        <w:tc>
          <w:tcPr>
            <w:tcW w:w="1080" w:type="dxa"/>
          </w:tcPr>
          <w:p w14:paraId="05C9D361" w14:textId="77777777" w:rsidR="0093061D" w:rsidRPr="00BE068B" w:rsidRDefault="0093061D" w:rsidP="00F71CC4">
            <w:pPr>
              <w:contextualSpacing/>
              <w:jc w:val="center"/>
              <w:rPr>
                <w:rFonts w:ascii="Gill Sans MT" w:hAnsi="Gill Sans MT"/>
              </w:rPr>
            </w:pPr>
          </w:p>
        </w:tc>
        <w:tc>
          <w:tcPr>
            <w:tcW w:w="1396" w:type="dxa"/>
          </w:tcPr>
          <w:p w14:paraId="2ABEF46D" w14:textId="77777777" w:rsidR="0093061D" w:rsidRPr="00BE068B" w:rsidRDefault="0093061D" w:rsidP="00F71CC4">
            <w:pPr>
              <w:contextualSpacing/>
              <w:jc w:val="center"/>
              <w:rPr>
                <w:rFonts w:ascii="Gill Sans MT" w:hAnsi="Gill Sans MT"/>
              </w:rPr>
            </w:pPr>
          </w:p>
        </w:tc>
        <w:tc>
          <w:tcPr>
            <w:tcW w:w="1440" w:type="dxa"/>
          </w:tcPr>
          <w:p w14:paraId="7AB3B84F" w14:textId="77777777" w:rsidR="0093061D" w:rsidRPr="00BE068B" w:rsidRDefault="0093061D" w:rsidP="00F71CC4">
            <w:pPr>
              <w:contextualSpacing/>
              <w:jc w:val="center"/>
              <w:rPr>
                <w:rFonts w:ascii="Gill Sans MT" w:hAnsi="Gill Sans MT"/>
              </w:rPr>
            </w:pPr>
          </w:p>
        </w:tc>
        <w:tc>
          <w:tcPr>
            <w:tcW w:w="1080" w:type="dxa"/>
          </w:tcPr>
          <w:p w14:paraId="5BB2B02D" w14:textId="77777777" w:rsidR="0093061D" w:rsidRPr="00BE068B" w:rsidRDefault="0093061D" w:rsidP="00F71CC4">
            <w:pPr>
              <w:contextualSpacing/>
              <w:jc w:val="center"/>
              <w:rPr>
                <w:rFonts w:ascii="Gill Sans MT" w:hAnsi="Gill Sans MT"/>
              </w:rPr>
            </w:pPr>
          </w:p>
        </w:tc>
        <w:tc>
          <w:tcPr>
            <w:tcW w:w="1800" w:type="dxa"/>
          </w:tcPr>
          <w:p w14:paraId="711D8363" w14:textId="77777777" w:rsidR="0093061D" w:rsidRPr="00BE068B" w:rsidRDefault="0093061D" w:rsidP="00F71CC4">
            <w:pPr>
              <w:contextualSpacing/>
              <w:jc w:val="center"/>
              <w:rPr>
                <w:rFonts w:ascii="Gill Sans MT" w:hAnsi="Gill Sans MT"/>
              </w:rPr>
            </w:pPr>
          </w:p>
        </w:tc>
      </w:tr>
      <w:tr w:rsidR="0093061D" w:rsidRPr="00BE068B" w14:paraId="749728A7" w14:textId="4EA02A0A" w:rsidTr="00657266">
        <w:trPr>
          <w:trHeight w:val="20"/>
          <w:jc w:val="center"/>
        </w:trPr>
        <w:tc>
          <w:tcPr>
            <w:tcW w:w="714" w:type="dxa"/>
          </w:tcPr>
          <w:p w14:paraId="4AA8174D" w14:textId="77777777" w:rsidR="0093061D" w:rsidRPr="00BE068B" w:rsidRDefault="0093061D" w:rsidP="00F71CC4">
            <w:pPr>
              <w:contextualSpacing/>
              <w:jc w:val="center"/>
              <w:rPr>
                <w:rFonts w:ascii="Gill Sans MT" w:hAnsi="Gill Sans MT"/>
                <w:b/>
              </w:rPr>
            </w:pPr>
            <w:r w:rsidRPr="00BE068B">
              <w:rPr>
                <w:rFonts w:ascii="Gill Sans MT" w:hAnsi="Gill Sans MT"/>
                <w:b/>
              </w:rPr>
              <w:t>3</w:t>
            </w:r>
          </w:p>
        </w:tc>
        <w:tc>
          <w:tcPr>
            <w:tcW w:w="1081" w:type="dxa"/>
          </w:tcPr>
          <w:p w14:paraId="2D92CA34" w14:textId="77777777" w:rsidR="0093061D" w:rsidRPr="00BE068B" w:rsidRDefault="0093061D" w:rsidP="00F71CC4">
            <w:pPr>
              <w:contextualSpacing/>
              <w:jc w:val="center"/>
              <w:rPr>
                <w:rFonts w:ascii="Gill Sans MT" w:hAnsi="Gill Sans MT"/>
              </w:rPr>
            </w:pPr>
          </w:p>
        </w:tc>
        <w:tc>
          <w:tcPr>
            <w:tcW w:w="1533" w:type="dxa"/>
          </w:tcPr>
          <w:p w14:paraId="7363EF93" w14:textId="77777777" w:rsidR="0093061D" w:rsidRPr="00BE068B" w:rsidRDefault="0093061D" w:rsidP="00F71CC4">
            <w:pPr>
              <w:contextualSpacing/>
              <w:jc w:val="center"/>
              <w:rPr>
                <w:rFonts w:ascii="Gill Sans MT" w:hAnsi="Gill Sans MT"/>
              </w:rPr>
            </w:pPr>
          </w:p>
        </w:tc>
        <w:tc>
          <w:tcPr>
            <w:tcW w:w="1440" w:type="dxa"/>
          </w:tcPr>
          <w:p w14:paraId="5BEACD91" w14:textId="77777777" w:rsidR="0093061D" w:rsidRPr="00BE068B" w:rsidRDefault="0093061D" w:rsidP="00F71CC4">
            <w:pPr>
              <w:contextualSpacing/>
              <w:jc w:val="center"/>
              <w:rPr>
                <w:rFonts w:ascii="Gill Sans MT" w:hAnsi="Gill Sans MT"/>
              </w:rPr>
            </w:pPr>
          </w:p>
        </w:tc>
        <w:tc>
          <w:tcPr>
            <w:tcW w:w="1080" w:type="dxa"/>
          </w:tcPr>
          <w:p w14:paraId="59DD148F" w14:textId="77777777" w:rsidR="0093061D" w:rsidRPr="00BE068B" w:rsidRDefault="0093061D" w:rsidP="00F71CC4">
            <w:pPr>
              <w:contextualSpacing/>
              <w:jc w:val="center"/>
              <w:rPr>
                <w:rFonts w:ascii="Gill Sans MT" w:hAnsi="Gill Sans MT"/>
              </w:rPr>
            </w:pPr>
          </w:p>
        </w:tc>
        <w:tc>
          <w:tcPr>
            <w:tcW w:w="1396" w:type="dxa"/>
          </w:tcPr>
          <w:p w14:paraId="116A8679" w14:textId="77777777" w:rsidR="0093061D" w:rsidRPr="00BE068B" w:rsidRDefault="0093061D" w:rsidP="00F71CC4">
            <w:pPr>
              <w:contextualSpacing/>
              <w:jc w:val="center"/>
              <w:rPr>
                <w:rFonts w:ascii="Gill Sans MT" w:hAnsi="Gill Sans MT"/>
              </w:rPr>
            </w:pPr>
          </w:p>
        </w:tc>
        <w:tc>
          <w:tcPr>
            <w:tcW w:w="1440" w:type="dxa"/>
          </w:tcPr>
          <w:p w14:paraId="3EB57F3D" w14:textId="77777777" w:rsidR="0093061D" w:rsidRPr="00BE068B" w:rsidRDefault="0093061D" w:rsidP="00F71CC4">
            <w:pPr>
              <w:contextualSpacing/>
              <w:jc w:val="center"/>
              <w:rPr>
                <w:rFonts w:ascii="Gill Sans MT" w:hAnsi="Gill Sans MT"/>
              </w:rPr>
            </w:pPr>
          </w:p>
        </w:tc>
        <w:tc>
          <w:tcPr>
            <w:tcW w:w="1080" w:type="dxa"/>
          </w:tcPr>
          <w:p w14:paraId="53DF123D" w14:textId="77777777" w:rsidR="0093061D" w:rsidRPr="00BE068B" w:rsidRDefault="0093061D" w:rsidP="00F71CC4">
            <w:pPr>
              <w:contextualSpacing/>
              <w:jc w:val="center"/>
              <w:rPr>
                <w:rFonts w:ascii="Gill Sans MT" w:hAnsi="Gill Sans MT"/>
              </w:rPr>
            </w:pPr>
          </w:p>
        </w:tc>
        <w:tc>
          <w:tcPr>
            <w:tcW w:w="1800" w:type="dxa"/>
          </w:tcPr>
          <w:p w14:paraId="2FCB8826" w14:textId="77777777" w:rsidR="0093061D" w:rsidRPr="00BE068B" w:rsidRDefault="0093061D" w:rsidP="00F71CC4">
            <w:pPr>
              <w:contextualSpacing/>
              <w:jc w:val="center"/>
              <w:rPr>
                <w:rFonts w:ascii="Gill Sans MT" w:hAnsi="Gill Sans MT"/>
              </w:rPr>
            </w:pPr>
          </w:p>
        </w:tc>
      </w:tr>
      <w:tr w:rsidR="0093061D" w:rsidRPr="00BE068B" w14:paraId="181CC05D" w14:textId="35B30311" w:rsidTr="00657266">
        <w:trPr>
          <w:trHeight w:val="20"/>
          <w:jc w:val="center"/>
        </w:trPr>
        <w:tc>
          <w:tcPr>
            <w:tcW w:w="714" w:type="dxa"/>
          </w:tcPr>
          <w:p w14:paraId="65FF8401" w14:textId="77777777" w:rsidR="0093061D" w:rsidRPr="00BE068B" w:rsidRDefault="0093061D" w:rsidP="00F71CC4">
            <w:pPr>
              <w:contextualSpacing/>
              <w:jc w:val="center"/>
              <w:rPr>
                <w:rFonts w:ascii="Gill Sans MT" w:hAnsi="Gill Sans MT"/>
                <w:b/>
              </w:rPr>
            </w:pPr>
            <w:r w:rsidRPr="00BE068B">
              <w:rPr>
                <w:rFonts w:ascii="Gill Sans MT" w:hAnsi="Gill Sans MT"/>
                <w:b/>
              </w:rPr>
              <w:t>4</w:t>
            </w:r>
          </w:p>
        </w:tc>
        <w:tc>
          <w:tcPr>
            <w:tcW w:w="1081" w:type="dxa"/>
          </w:tcPr>
          <w:p w14:paraId="16780597" w14:textId="77777777" w:rsidR="0093061D" w:rsidRPr="00BE068B" w:rsidRDefault="0093061D" w:rsidP="00F71CC4">
            <w:pPr>
              <w:contextualSpacing/>
              <w:jc w:val="center"/>
              <w:rPr>
                <w:rFonts w:ascii="Gill Sans MT" w:hAnsi="Gill Sans MT"/>
              </w:rPr>
            </w:pPr>
          </w:p>
        </w:tc>
        <w:tc>
          <w:tcPr>
            <w:tcW w:w="1533" w:type="dxa"/>
          </w:tcPr>
          <w:p w14:paraId="157B2290" w14:textId="77777777" w:rsidR="0093061D" w:rsidRPr="00BE068B" w:rsidRDefault="0093061D" w:rsidP="00F71CC4">
            <w:pPr>
              <w:contextualSpacing/>
              <w:jc w:val="center"/>
              <w:rPr>
                <w:rFonts w:ascii="Gill Sans MT" w:hAnsi="Gill Sans MT"/>
              </w:rPr>
            </w:pPr>
          </w:p>
        </w:tc>
        <w:tc>
          <w:tcPr>
            <w:tcW w:w="1440" w:type="dxa"/>
          </w:tcPr>
          <w:p w14:paraId="2FE9A456" w14:textId="77777777" w:rsidR="0093061D" w:rsidRPr="00BE068B" w:rsidRDefault="0093061D" w:rsidP="00F71CC4">
            <w:pPr>
              <w:contextualSpacing/>
              <w:jc w:val="center"/>
              <w:rPr>
                <w:rFonts w:ascii="Gill Sans MT" w:hAnsi="Gill Sans MT"/>
              </w:rPr>
            </w:pPr>
          </w:p>
        </w:tc>
        <w:tc>
          <w:tcPr>
            <w:tcW w:w="1080" w:type="dxa"/>
          </w:tcPr>
          <w:p w14:paraId="31524FA9" w14:textId="77777777" w:rsidR="0093061D" w:rsidRPr="00BE068B" w:rsidRDefault="0093061D" w:rsidP="00F71CC4">
            <w:pPr>
              <w:contextualSpacing/>
              <w:jc w:val="center"/>
              <w:rPr>
                <w:rFonts w:ascii="Gill Sans MT" w:hAnsi="Gill Sans MT"/>
              </w:rPr>
            </w:pPr>
          </w:p>
        </w:tc>
        <w:tc>
          <w:tcPr>
            <w:tcW w:w="1396" w:type="dxa"/>
          </w:tcPr>
          <w:p w14:paraId="3DC6C6C2" w14:textId="77777777" w:rsidR="0093061D" w:rsidRPr="00BE068B" w:rsidRDefault="0093061D" w:rsidP="00F71CC4">
            <w:pPr>
              <w:contextualSpacing/>
              <w:jc w:val="center"/>
              <w:rPr>
                <w:rFonts w:ascii="Gill Sans MT" w:hAnsi="Gill Sans MT"/>
              </w:rPr>
            </w:pPr>
          </w:p>
        </w:tc>
        <w:tc>
          <w:tcPr>
            <w:tcW w:w="1440" w:type="dxa"/>
          </w:tcPr>
          <w:p w14:paraId="0DC3DB71" w14:textId="77777777" w:rsidR="0093061D" w:rsidRPr="00BE068B" w:rsidRDefault="0093061D" w:rsidP="00F71CC4">
            <w:pPr>
              <w:contextualSpacing/>
              <w:jc w:val="center"/>
              <w:rPr>
                <w:rFonts w:ascii="Gill Sans MT" w:hAnsi="Gill Sans MT"/>
              </w:rPr>
            </w:pPr>
          </w:p>
        </w:tc>
        <w:tc>
          <w:tcPr>
            <w:tcW w:w="1080" w:type="dxa"/>
          </w:tcPr>
          <w:p w14:paraId="2DC64529" w14:textId="77777777" w:rsidR="0093061D" w:rsidRPr="00BE068B" w:rsidRDefault="0093061D" w:rsidP="00F71CC4">
            <w:pPr>
              <w:contextualSpacing/>
              <w:jc w:val="center"/>
              <w:rPr>
                <w:rFonts w:ascii="Gill Sans MT" w:hAnsi="Gill Sans MT"/>
              </w:rPr>
            </w:pPr>
          </w:p>
        </w:tc>
        <w:tc>
          <w:tcPr>
            <w:tcW w:w="1800" w:type="dxa"/>
          </w:tcPr>
          <w:p w14:paraId="2A57F7D5" w14:textId="77777777" w:rsidR="0093061D" w:rsidRPr="00BE068B" w:rsidRDefault="0093061D" w:rsidP="00F71CC4">
            <w:pPr>
              <w:contextualSpacing/>
              <w:jc w:val="center"/>
              <w:rPr>
                <w:rFonts w:ascii="Gill Sans MT" w:hAnsi="Gill Sans MT"/>
              </w:rPr>
            </w:pPr>
          </w:p>
        </w:tc>
      </w:tr>
      <w:tr w:rsidR="0093061D" w:rsidRPr="00BE068B" w14:paraId="51AED0BB" w14:textId="72D28754" w:rsidTr="00657266">
        <w:trPr>
          <w:trHeight w:val="20"/>
          <w:jc w:val="center"/>
        </w:trPr>
        <w:tc>
          <w:tcPr>
            <w:tcW w:w="714" w:type="dxa"/>
          </w:tcPr>
          <w:p w14:paraId="220C7997" w14:textId="77777777" w:rsidR="0093061D" w:rsidRPr="00BE068B" w:rsidRDefault="0093061D" w:rsidP="00F71CC4">
            <w:pPr>
              <w:contextualSpacing/>
              <w:jc w:val="center"/>
              <w:rPr>
                <w:rFonts w:ascii="Gill Sans MT" w:hAnsi="Gill Sans MT"/>
                <w:b/>
              </w:rPr>
            </w:pPr>
            <w:r w:rsidRPr="00BE068B">
              <w:rPr>
                <w:rFonts w:ascii="Gill Sans MT" w:hAnsi="Gill Sans MT"/>
                <w:b/>
              </w:rPr>
              <w:t>5</w:t>
            </w:r>
          </w:p>
        </w:tc>
        <w:tc>
          <w:tcPr>
            <w:tcW w:w="1081" w:type="dxa"/>
          </w:tcPr>
          <w:p w14:paraId="53A16C79" w14:textId="77777777" w:rsidR="0093061D" w:rsidRPr="00BE068B" w:rsidRDefault="0093061D" w:rsidP="00F71CC4">
            <w:pPr>
              <w:contextualSpacing/>
              <w:jc w:val="center"/>
              <w:rPr>
                <w:rFonts w:ascii="Gill Sans MT" w:hAnsi="Gill Sans MT"/>
              </w:rPr>
            </w:pPr>
          </w:p>
        </w:tc>
        <w:tc>
          <w:tcPr>
            <w:tcW w:w="1533" w:type="dxa"/>
          </w:tcPr>
          <w:p w14:paraId="72CB36E5" w14:textId="77777777" w:rsidR="0093061D" w:rsidRPr="00BE068B" w:rsidRDefault="0093061D" w:rsidP="00F71CC4">
            <w:pPr>
              <w:contextualSpacing/>
              <w:jc w:val="center"/>
              <w:rPr>
                <w:rFonts w:ascii="Gill Sans MT" w:hAnsi="Gill Sans MT"/>
              </w:rPr>
            </w:pPr>
          </w:p>
        </w:tc>
        <w:tc>
          <w:tcPr>
            <w:tcW w:w="1440" w:type="dxa"/>
          </w:tcPr>
          <w:p w14:paraId="7905E054" w14:textId="77777777" w:rsidR="0093061D" w:rsidRPr="00BE068B" w:rsidRDefault="0093061D" w:rsidP="00F71CC4">
            <w:pPr>
              <w:contextualSpacing/>
              <w:jc w:val="center"/>
              <w:rPr>
                <w:rFonts w:ascii="Gill Sans MT" w:hAnsi="Gill Sans MT"/>
              </w:rPr>
            </w:pPr>
          </w:p>
        </w:tc>
        <w:tc>
          <w:tcPr>
            <w:tcW w:w="1080" w:type="dxa"/>
          </w:tcPr>
          <w:p w14:paraId="717C0181" w14:textId="77777777" w:rsidR="0093061D" w:rsidRPr="00BE068B" w:rsidRDefault="0093061D" w:rsidP="00F71CC4">
            <w:pPr>
              <w:contextualSpacing/>
              <w:jc w:val="center"/>
              <w:rPr>
                <w:rFonts w:ascii="Gill Sans MT" w:hAnsi="Gill Sans MT"/>
              </w:rPr>
            </w:pPr>
          </w:p>
        </w:tc>
        <w:tc>
          <w:tcPr>
            <w:tcW w:w="1396" w:type="dxa"/>
          </w:tcPr>
          <w:p w14:paraId="3D52AFF8" w14:textId="77777777" w:rsidR="0093061D" w:rsidRPr="00BE068B" w:rsidRDefault="0093061D" w:rsidP="00F71CC4">
            <w:pPr>
              <w:contextualSpacing/>
              <w:jc w:val="center"/>
              <w:rPr>
                <w:rFonts w:ascii="Gill Sans MT" w:hAnsi="Gill Sans MT"/>
              </w:rPr>
            </w:pPr>
          </w:p>
        </w:tc>
        <w:tc>
          <w:tcPr>
            <w:tcW w:w="1440" w:type="dxa"/>
          </w:tcPr>
          <w:p w14:paraId="28358B8C" w14:textId="77777777" w:rsidR="0093061D" w:rsidRPr="00BE068B" w:rsidRDefault="0093061D" w:rsidP="00F71CC4">
            <w:pPr>
              <w:contextualSpacing/>
              <w:jc w:val="center"/>
              <w:rPr>
                <w:rFonts w:ascii="Gill Sans MT" w:hAnsi="Gill Sans MT"/>
              </w:rPr>
            </w:pPr>
          </w:p>
        </w:tc>
        <w:tc>
          <w:tcPr>
            <w:tcW w:w="1080" w:type="dxa"/>
          </w:tcPr>
          <w:p w14:paraId="29373428" w14:textId="77777777" w:rsidR="0093061D" w:rsidRPr="00BE068B" w:rsidRDefault="0093061D" w:rsidP="00F71CC4">
            <w:pPr>
              <w:contextualSpacing/>
              <w:jc w:val="center"/>
              <w:rPr>
                <w:rFonts w:ascii="Gill Sans MT" w:hAnsi="Gill Sans MT"/>
              </w:rPr>
            </w:pPr>
          </w:p>
        </w:tc>
        <w:tc>
          <w:tcPr>
            <w:tcW w:w="1800" w:type="dxa"/>
          </w:tcPr>
          <w:p w14:paraId="45D8A225" w14:textId="77777777" w:rsidR="0093061D" w:rsidRPr="00BE068B" w:rsidRDefault="0093061D" w:rsidP="00F71CC4">
            <w:pPr>
              <w:contextualSpacing/>
              <w:jc w:val="center"/>
              <w:rPr>
                <w:rFonts w:ascii="Gill Sans MT" w:hAnsi="Gill Sans MT"/>
              </w:rPr>
            </w:pPr>
          </w:p>
        </w:tc>
      </w:tr>
    </w:tbl>
    <w:p w14:paraId="1B5B2079" w14:textId="77777777" w:rsidR="006A5FEF" w:rsidRPr="00BE068B" w:rsidRDefault="006A5FEF" w:rsidP="001512DD">
      <w:pPr>
        <w:spacing w:after="0" w:line="240" w:lineRule="auto"/>
        <w:contextualSpacing/>
        <w:rPr>
          <w:rFonts w:ascii="Gill Sans MT" w:hAnsi="Gill Sans MT"/>
        </w:rPr>
      </w:pPr>
    </w:p>
    <w:p w14:paraId="55B7AC6B" w14:textId="0244F933" w:rsidR="00F71CC4" w:rsidRPr="00BE068B" w:rsidRDefault="00F71CC4">
      <w:pPr>
        <w:rPr>
          <w:rFonts w:ascii="Gill Sans MT" w:hAnsi="Gill Sans MT"/>
        </w:rPr>
      </w:pPr>
      <w:r w:rsidRPr="00BE068B">
        <w:rPr>
          <w:rFonts w:ascii="Gill Sans MT" w:hAnsi="Gill Sans MT"/>
        </w:rPr>
        <w:br w:type="page"/>
      </w:r>
    </w:p>
    <w:p w14:paraId="700E80C4" w14:textId="70868CAB" w:rsidR="00657266" w:rsidRPr="00BE068B" w:rsidRDefault="00657266" w:rsidP="00657266">
      <w:pPr>
        <w:spacing w:after="0" w:line="240" w:lineRule="auto"/>
        <w:contextualSpacing/>
        <w:rPr>
          <w:rFonts w:ascii="Gill Sans MT" w:hAnsi="Gill Sans MT"/>
          <w:b/>
        </w:rPr>
      </w:pPr>
      <w:r w:rsidRPr="00BE068B">
        <w:rPr>
          <w:rFonts w:ascii="Gill Sans MT" w:hAnsi="Gill Sans MT"/>
          <w:b/>
        </w:rPr>
        <w:lastRenderedPageBreak/>
        <w:t>SECTION D: FOREST CONSERVATION AND RESOURCE VALUATION</w:t>
      </w:r>
    </w:p>
    <w:tbl>
      <w:tblPr>
        <w:tblStyle w:val="TableGrid"/>
        <w:tblW w:w="13567" w:type="dxa"/>
        <w:jc w:val="center"/>
        <w:tblInd w:w="-539" w:type="dxa"/>
        <w:tblLayout w:type="fixed"/>
        <w:tblCellMar>
          <w:left w:w="29" w:type="dxa"/>
          <w:right w:w="29" w:type="dxa"/>
        </w:tblCellMar>
        <w:tblLook w:val="04A0" w:firstRow="1" w:lastRow="0" w:firstColumn="1" w:lastColumn="0" w:noHBand="0" w:noVBand="1"/>
        <w:tblPrChange w:id="122" w:author="Heather Huntington" w:date="2014-11-17T19:47:00Z">
          <w:tblPr>
            <w:tblStyle w:val="TableGrid"/>
            <w:tblW w:w="13567" w:type="dxa"/>
            <w:jc w:val="center"/>
            <w:tblInd w:w="-539" w:type="dxa"/>
            <w:tblLayout w:type="fixed"/>
            <w:tblCellMar>
              <w:left w:w="29" w:type="dxa"/>
              <w:right w:w="29" w:type="dxa"/>
            </w:tblCellMar>
            <w:tblLook w:val="04A0" w:firstRow="1" w:lastRow="0" w:firstColumn="1" w:lastColumn="0" w:noHBand="0" w:noVBand="1"/>
          </w:tblPr>
        </w:tblPrChange>
      </w:tblPr>
      <w:tblGrid>
        <w:gridCol w:w="843"/>
        <w:gridCol w:w="917"/>
        <w:gridCol w:w="1514"/>
        <w:gridCol w:w="1080"/>
        <w:gridCol w:w="1530"/>
        <w:gridCol w:w="1170"/>
        <w:gridCol w:w="1440"/>
        <w:gridCol w:w="1530"/>
        <w:gridCol w:w="1350"/>
        <w:gridCol w:w="990"/>
        <w:gridCol w:w="1203"/>
        <w:tblGridChange w:id="123">
          <w:tblGrid>
            <w:gridCol w:w="843"/>
            <w:gridCol w:w="917"/>
            <w:gridCol w:w="1514"/>
            <w:gridCol w:w="1080"/>
            <w:gridCol w:w="1530"/>
            <w:gridCol w:w="1170"/>
            <w:gridCol w:w="1440"/>
            <w:gridCol w:w="1890"/>
            <w:gridCol w:w="1080"/>
            <w:gridCol w:w="900"/>
            <w:gridCol w:w="1203"/>
          </w:tblGrid>
        </w:tblGridChange>
      </w:tblGrid>
      <w:tr w:rsidR="00297833" w:rsidRPr="00BE068B" w14:paraId="381A27E5" w14:textId="77777777" w:rsidTr="004C2C17">
        <w:trPr>
          <w:trHeight w:val="20"/>
          <w:jc w:val="center"/>
          <w:trPrChange w:id="124" w:author="Heather Huntington" w:date="2014-11-17T19:47:00Z">
            <w:trPr>
              <w:trHeight w:val="20"/>
              <w:jc w:val="center"/>
            </w:trPr>
          </w:trPrChange>
        </w:trPr>
        <w:tc>
          <w:tcPr>
            <w:tcW w:w="843" w:type="dxa"/>
            <w:tcPrChange w:id="125" w:author="Heather Huntington" w:date="2014-11-17T19:47:00Z">
              <w:tcPr>
                <w:tcW w:w="843" w:type="dxa"/>
              </w:tcPr>
            </w:tcPrChange>
          </w:tcPr>
          <w:p w14:paraId="6A41780B" w14:textId="77777777" w:rsidR="00257924" w:rsidRPr="00BE068B" w:rsidRDefault="00257924" w:rsidP="00F71CC4">
            <w:pPr>
              <w:contextualSpacing/>
              <w:jc w:val="center"/>
              <w:rPr>
                <w:rFonts w:ascii="Gill Sans MT" w:hAnsi="Gill Sans MT"/>
                <w:b/>
              </w:rPr>
            </w:pPr>
          </w:p>
        </w:tc>
        <w:tc>
          <w:tcPr>
            <w:tcW w:w="917" w:type="dxa"/>
            <w:tcPrChange w:id="126" w:author="Heather Huntington" w:date="2014-11-17T19:47:00Z">
              <w:tcPr>
                <w:tcW w:w="917" w:type="dxa"/>
              </w:tcPr>
            </w:tcPrChange>
          </w:tcPr>
          <w:p w14:paraId="6CA7386D" w14:textId="77777777" w:rsidR="00257924" w:rsidRPr="00BE068B" w:rsidRDefault="00257924" w:rsidP="00657266">
            <w:pPr>
              <w:contextualSpacing/>
              <w:rPr>
                <w:rFonts w:ascii="Gill Sans MT" w:hAnsi="Gill Sans MT"/>
              </w:rPr>
            </w:pPr>
          </w:p>
        </w:tc>
        <w:tc>
          <w:tcPr>
            <w:tcW w:w="1514" w:type="dxa"/>
            <w:tcPrChange w:id="127" w:author="Heather Huntington" w:date="2014-11-17T19:47:00Z">
              <w:tcPr>
                <w:tcW w:w="1514" w:type="dxa"/>
              </w:tcPr>
            </w:tcPrChange>
          </w:tcPr>
          <w:p w14:paraId="662CA628" w14:textId="3A730B3B" w:rsidR="00257924" w:rsidRPr="00BE068B" w:rsidRDefault="00257924" w:rsidP="00657266">
            <w:pPr>
              <w:contextualSpacing/>
              <w:rPr>
                <w:rFonts w:ascii="Gill Sans MT" w:eastAsia="Calibri" w:hAnsi="Gill Sans MT" w:cs="Times New Roman"/>
              </w:rPr>
            </w:pPr>
            <w:r w:rsidRPr="00BE068B">
              <w:rPr>
                <w:rFonts w:ascii="Gill Sans MT" w:eastAsia="Calibri" w:hAnsi="Gill Sans MT" w:cs="Times New Roman"/>
              </w:rPr>
              <w:t>D.19</w:t>
            </w:r>
          </w:p>
        </w:tc>
        <w:tc>
          <w:tcPr>
            <w:tcW w:w="1080" w:type="dxa"/>
            <w:tcPrChange w:id="128" w:author="Heather Huntington" w:date="2014-11-17T19:47:00Z">
              <w:tcPr>
                <w:tcW w:w="1080" w:type="dxa"/>
              </w:tcPr>
            </w:tcPrChange>
          </w:tcPr>
          <w:p w14:paraId="59EF3069" w14:textId="6A829A51" w:rsidR="00257924" w:rsidRPr="00BE068B" w:rsidRDefault="00257924" w:rsidP="00657266">
            <w:pPr>
              <w:contextualSpacing/>
              <w:rPr>
                <w:rFonts w:ascii="Gill Sans MT" w:eastAsia="Calibri" w:hAnsi="Gill Sans MT" w:cs="Times New Roman"/>
              </w:rPr>
            </w:pPr>
            <w:r w:rsidRPr="00BE068B">
              <w:rPr>
                <w:rFonts w:ascii="Gill Sans MT" w:eastAsia="Calibri" w:hAnsi="Gill Sans MT" w:cs="Times New Roman"/>
              </w:rPr>
              <w:t>D.20</w:t>
            </w:r>
          </w:p>
        </w:tc>
        <w:tc>
          <w:tcPr>
            <w:tcW w:w="1530" w:type="dxa"/>
            <w:tcPrChange w:id="129" w:author="Heather Huntington" w:date="2014-11-17T19:47:00Z">
              <w:tcPr>
                <w:tcW w:w="1530" w:type="dxa"/>
              </w:tcPr>
            </w:tcPrChange>
          </w:tcPr>
          <w:p w14:paraId="48210ADB" w14:textId="2F6704FF" w:rsidR="00257924" w:rsidRPr="00BE068B" w:rsidRDefault="00257924" w:rsidP="00657266">
            <w:pPr>
              <w:contextualSpacing/>
              <w:rPr>
                <w:rFonts w:ascii="Gill Sans MT" w:eastAsia="Calibri" w:hAnsi="Gill Sans MT" w:cs="Arial"/>
              </w:rPr>
            </w:pPr>
            <w:r w:rsidRPr="00BE068B">
              <w:rPr>
                <w:rFonts w:ascii="Gill Sans MT" w:eastAsia="Calibri" w:hAnsi="Gill Sans MT" w:cs="Arial"/>
              </w:rPr>
              <w:t>D.21</w:t>
            </w:r>
          </w:p>
        </w:tc>
        <w:tc>
          <w:tcPr>
            <w:tcW w:w="1170" w:type="dxa"/>
            <w:tcPrChange w:id="130" w:author="Heather Huntington" w:date="2014-11-17T19:47:00Z">
              <w:tcPr>
                <w:tcW w:w="1170" w:type="dxa"/>
              </w:tcPr>
            </w:tcPrChange>
          </w:tcPr>
          <w:p w14:paraId="36AA3DD0" w14:textId="1E376FDF" w:rsidR="00257924" w:rsidRPr="00BE068B" w:rsidRDefault="00257924" w:rsidP="00657266">
            <w:pPr>
              <w:contextualSpacing/>
              <w:rPr>
                <w:rFonts w:ascii="Gill Sans MT" w:eastAsia="Calibri" w:hAnsi="Gill Sans MT" w:cs="Arial"/>
              </w:rPr>
            </w:pPr>
            <w:r w:rsidRPr="00BE068B">
              <w:rPr>
                <w:rFonts w:ascii="Gill Sans MT" w:eastAsia="Calibri" w:hAnsi="Gill Sans MT" w:cs="Arial"/>
              </w:rPr>
              <w:t>D.22</w:t>
            </w:r>
          </w:p>
        </w:tc>
        <w:tc>
          <w:tcPr>
            <w:tcW w:w="1440" w:type="dxa"/>
            <w:tcPrChange w:id="131" w:author="Heather Huntington" w:date="2014-11-17T19:47:00Z">
              <w:tcPr>
                <w:tcW w:w="1440" w:type="dxa"/>
              </w:tcPr>
            </w:tcPrChange>
          </w:tcPr>
          <w:p w14:paraId="3C122EA0" w14:textId="4FCB918E" w:rsidR="00257924" w:rsidRPr="00BE068B" w:rsidRDefault="00257924" w:rsidP="00657266">
            <w:pPr>
              <w:contextualSpacing/>
              <w:rPr>
                <w:rFonts w:ascii="Gill Sans MT" w:eastAsia="Calibri" w:hAnsi="Gill Sans MT" w:cs="Arial"/>
              </w:rPr>
            </w:pPr>
            <w:r w:rsidRPr="00BE068B">
              <w:rPr>
                <w:rFonts w:ascii="Gill Sans MT" w:eastAsia="Calibri" w:hAnsi="Gill Sans MT" w:cs="Arial"/>
              </w:rPr>
              <w:t>D.23</w:t>
            </w:r>
          </w:p>
        </w:tc>
        <w:tc>
          <w:tcPr>
            <w:tcW w:w="1530" w:type="dxa"/>
            <w:tcPrChange w:id="132" w:author="Heather Huntington" w:date="2014-11-17T19:47:00Z">
              <w:tcPr>
                <w:tcW w:w="1890" w:type="dxa"/>
              </w:tcPr>
            </w:tcPrChange>
          </w:tcPr>
          <w:p w14:paraId="209396B4" w14:textId="4F9BE2BB" w:rsidR="00257924" w:rsidRPr="00BE068B" w:rsidRDefault="00257924" w:rsidP="00657266">
            <w:pPr>
              <w:contextualSpacing/>
              <w:rPr>
                <w:rFonts w:ascii="Gill Sans MT" w:eastAsia="Calibri" w:hAnsi="Gill Sans MT" w:cs="Arial"/>
              </w:rPr>
            </w:pPr>
            <w:r w:rsidRPr="00BE068B">
              <w:rPr>
                <w:rFonts w:ascii="Gill Sans MT" w:eastAsia="Calibri" w:hAnsi="Gill Sans MT" w:cs="Arial"/>
              </w:rPr>
              <w:t>D.24</w:t>
            </w:r>
          </w:p>
        </w:tc>
        <w:tc>
          <w:tcPr>
            <w:tcW w:w="1350" w:type="dxa"/>
            <w:tcPrChange w:id="133" w:author="Heather Huntington" w:date="2014-11-17T19:47:00Z">
              <w:tcPr>
                <w:tcW w:w="1080" w:type="dxa"/>
              </w:tcPr>
            </w:tcPrChange>
          </w:tcPr>
          <w:p w14:paraId="5909446A" w14:textId="2A55FA39" w:rsidR="00257924" w:rsidRPr="00BE068B" w:rsidRDefault="00257924" w:rsidP="00657266">
            <w:pPr>
              <w:contextualSpacing/>
              <w:rPr>
                <w:rFonts w:ascii="Gill Sans MT" w:eastAsia="Calibri" w:hAnsi="Gill Sans MT" w:cs="Arial"/>
              </w:rPr>
            </w:pPr>
            <w:r w:rsidRPr="00BE068B">
              <w:rPr>
                <w:rFonts w:ascii="Gill Sans MT" w:eastAsia="Calibri" w:hAnsi="Gill Sans MT" w:cs="Arial"/>
              </w:rPr>
              <w:t>D.25</w:t>
            </w:r>
          </w:p>
        </w:tc>
        <w:tc>
          <w:tcPr>
            <w:tcW w:w="990" w:type="dxa"/>
            <w:tcPrChange w:id="134" w:author="Heather Huntington" w:date="2014-11-17T19:47:00Z">
              <w:tcPr>
                <w:tcW w:w="900" w:type="dxa"/>
              </w:tcPr>
            </w:tcPrChange>
          </w:tcPr>
          <w:p w14:paraId="6601654C" w14:textId="77777777" w:rsidR="00257924" w:rsidRPr="00BE068B" w:rsidRDefault="00257924" w:rsidP="00657266">
            <w:pPr>
              <w:ind w:left="-26" w:right="60" w:firstLine="26"/>
              <w:contextualSpacing/>
              <w:rPr>
                <w:rFonts w:ascii="Gill Sans MT" w:eastAsia="Calibri" w:hAnsi="Gill Sans MT" w:cs="Arial"/>
              </w:rPr>
            </w:pPr>
          </w:p>
        </w:tc>
        <w:tc>
          <w:tcPr>
            <w:tcW w:w="1203" w:type="dxa"/>
            <w:tcPrChange w:id="135" w:author="Heather Huntington" w:date="2014-11-17T19:47:00Z">
              <w:tcPr>
                <w:tcW w:w="1203" w:type="dxa"/>
              </w:tcPr>
            </w:tcPrChange>
          </w:tcPr>
          <w:p w14:paraId="53928C38" w14:textId="2A3FA09D" w:rsidR="00257924" w:rsidRPr="00BE068B" w:rsidRDefault="00257924" w:rsidP="00657266">
            <w:pPr>
              <w:ind w:left="-26" w:right="60" w:firstLine="26"/>
              <w:contextualSpacing/>
              <w:rPr>
                <w:rFonts w:ascii="Gill Sans MT" w:eastAsia="Calibri" w:hAnsi="Gill Sans MT" w:cs="Arial"/>
              </w:rPr>
            </w:pPr>
            <w:r w:rsidRPr="00BE068B">
              <w:rPr>
                <w:rFonts w:ascii="Gill Sans MT" w:eastAsia="Calibri" w:hAnsi="Gill Sans MT" w:cs="Arial"/>
              </w:rPr>
              <w:t>D.26</w:t>
            </w:r>
          </w:p>
        </w:tc>
      </w:tr>
      <w:tr w:rsidR="00297833" w:rsidRPr="00BE068B" w14:paraId="2C658184" w14:textId="006CBE40" w:rsidTr="004C2C17">
        <w:trPr>
          <w:trHeight w:val="20"/>
          <w:jc w:val="center"/>
          <w:trPrChange w:id="136" w:author="Heather Huntington" w:date="2014-11-17T19:47:00Z">
            <w:trPr>
              <w:trHeight w:val="20"/>
              <w:jc w:val="center"/>
            </w:trPr>
          </w:trPrChange>
        </w:trPr>
        <w:tc>
          <w:tcPr>
            <w:tcW w:w="843" w:type="dxa"/>
            <w:tcPrChange w:id="137" w:author="Heather Huntington" w:date="2014-11-17T19:47:00Z">
              <w:tcPr>
                <w:tcW w:w="843" w:type="dxa"/>
              </w:tcPr>
            </w:tcPrChange>
          </w:tcPr>
          <w:p w14:paraId="6F7AE82F" w14:textId="77777777" w:rsidR="00257924" w:rsidRPr="00BE068B" w:rsidRDefault="00257924" w:rsidP="00F71CC4">
            <w:pPr>
              <w:contextualSpacing/>
              <w:jc w:val="center"/>
              <w:rPr>
                <w:rFonts w:ascii="Gill Sans MT" w:hAnsi="Gill Sans MT"/>
                <w:b/>
              </w:rPr>
            </w:pPr>
            <w:r w:rsidRPr="00BE068B">
              <w:rPr>
                <w:rFonts w:ascii="Gill Sans MT" w:hAnsi="Gill Sans MT"/>
                <w:b/>
              </w:rPr>
              <w:t>Forest</w:t>
            </w:r>
          </w:p>
          <w:p w14:paraId="592A4C3B" w14:textId="77777777" w:rsidR="00257924" w:rsidRPr="00BE068B" w:rsidRDefault="00257924" w:rsidP="00F71CC4">
            <w:pPr>
              <w:contextualSpacing/>
              <w:jc w:val="center"/>
              <w:rPr>
                <w:rFonts w:ascii="Gill Sans MT" w:hAnsi="Gill Sans MT"/>
                <w:b/>
              </w:rPr>
            </w:pPr>
            <w:proofErr w:type="gramStart"/>
            <w:r w:rsidRPr="00BE068B">
              <w:rPr>
                <w:rFonts w:ascii="Gill Sans MT" w:hAnsi="Gill Sans MT"/>
                <w:b/>
              </w:rPr>
              <w:t>code</w:t>
            </w:r>
            <w:proofErr w:type="gramEnd"/>
          </w:p>
        </w:tc>
        <w:tc>
          <w:tcPr>
            <w:tcW w:w="917" w:type="dxa"/>
            <w:tcPrChange w:id="138" w:author="Heather Huntington" w:date="2014-11-17T19:47:00Z">
              <w:tcPr>
                <w:tcW w:w="917" w:type="dxa"/>
              </w:tcPr>
            </w:tcPrChange>
          </w:tcPr>
          <w:p w14:paraId="46BB68B2" w14:textId="77777777" w:rsidR="00257924" w:rsidRPr="00BE068B" w:rsidRDefault="00257924" w:rsidP="00657266">
            <w:pPr>
              <w:contextualSpacing/>
              <w:rPr>
                <w:rFonts w:ascii="Gill Sans MT" w:hAnsi="Gill Sans MT"/>
              </w:rPr>
            </w:pPr>
            <w:r w:rsidRPr="00BE068B">
              <w:rPr>
                <w:rFonts w:ascii="Gill Sans MT" w:hAnsi="Gill Sans MT"/>
              </w:rPr>
              <w:t>Name of the forest</w:t>
            </w:r>
          </w:p>
        </w:tc>
        <w:tc>
          <w:tcPr>
            <w:tcW w:w="1514" w:type="dxa"/>
            <w:tcPrChange w:id="139" w:author="Heather Huntington" w:date="2014-11-17T19:47:00Z">
              <w:tcPr>
                <w:tcW w:w="1514" w:type="dxa"/>
              </w:tcPr>
            </w:tcPrChange>
          </w:tcPr>
          <w:p w14:paraId="602D966E" w14:textId="77777777" w:rsidR="00257924" w:rsidRPr="00BE068B" w:rsidRDefault="00257924" w:rsidP="00657266">
            <w:pPr>
              <w:contextualSpacing/>
              <w:rPr>
                <w:rFonts w:ascii="Gill Sans MT" w:eastAsia="Calibri" w:hAnsi="Gill Sans MT" w:cs="Times New Roman"/>
              </w:rPr>
            </w:pPr>
            <w:r w:rsidRPr="00BE068B">
              <w:rPr>
                <w:rFonts w:ascii="Gill Sans MT" w:eastAsia="Calibri" w:hAnsi="Gill Sans MT" w:cs="Times New Roman"/>
              </w:rPr>
              <w:t>Are there some kinds of animals that you see in this forest that you did not see 5 years ago?</w:t>
            </w:r>
          </w:p>
          <w:p w14:paraId="4FF0EC9A" w14:textId="77777777" w:rsidR="00257924" w:rsidRPr="00BE068B" w:rsidRDefault="00257924" w:rsidP="00657266">
            <w:pPr>
              <w:contextualSpacing/>
              <w:rPr>
                <w:rFonts w:ascii="Gill Sans MT" w:eastAsia="Calibri" w:hAnsi="Gill Sans MT" w:cs="Times New Roman"/>
              </w:rPr>
            </w:pPr>
            <w:r w:rsidRPr="00BE068B">
              <w:rPr>
                <w:rFonts w:ascii="Gill Sans MT" w:eastAsia="Calibri" w:hAnsi="Gill Sans MT" w:cs="Times New Roman"/>
              </w:rPr>
              <w:t>0=No</w:t>
            </w:r>
          </w:p>
          <w:p w14:paraId="7CFC39B7" w14:textId="77777777" w:rsidR="00257924" w:rsidRPr="00BE068B" w:rsidRDefault="00257924" w:rsidP="00657266">
            <w:pPr>
              <w:contextualSpacing/>
              <w:rPr>
                <w:rFonts w:ascii="Gill Sans MT" w:eastAsia="Calibri" w:hAnsi="Gill Sans MT" w:cs="Times New Roman"/>
              </w:rPr>
            </w:pPr>
            <w:r w:rsidRPr="00BE068B">
              <w:rPr>
                <w:rFonts w:ascii="Gill Sans MT" w:eastAsia="Calibri" w:hAnsi="Gill Sans MT" w:cs="Times New Roman"/>
              </w:rPr>
              <w:t>1=Yes</w:t>
            </w:r>
          </w:p>
          <w:p w14:paraId="3CD2A1B2" w14:textId="733F2B33" w:rsidR="00257924" w:rsidRPr="00BE068B" w:rsidRDefault="00257924" w:rsidP="00657266">
            <w:pPr>
              <w:contextualSpacing/>
              <w:rPr>
                <w:rFonts w:ascii="Gill Sans MT" w:hAnsi="Gill Sans MT"/>
                <w:i/>
              </w:rPr>
            </w:pPr>
            <w:r w:rsidRPr="00BE068B">
              <w:rPr>
                <w:rFonts w:ascii="Gill Sans MT" w:eastAsia="Calibri" w:hAnsi="Gill Sans MT" w:cs="Times New Roman"/>
                <w:i/>
              </w:rPr>
              <w:t xml:space="preserve">If 0, skip </w:t>
            </w:r>
          </w:p>
        </w:tc>
        <w:tc>
          <w:tcPr>
            <w:tcW w:w="1080" w:type="dxa"/>
            <w:tcPrChange w:id="140" w:author="Heather Huntington" w:date="2014-11-17T19:47:00Z">
              <w:tcPr>
                <w:tcW w:w="1080" w:type="dxa"/>
              </w:tcPr>
            </w:tcPrChange>
          </w:tcPr>
          <w:p w14:paraId="5DF48D8D" w14:textId="327FA313" w:rsidR="00257924" w:rsidRPr="00BE068B" w:rsidRDefault="00257924" w:rsidP="00657266">
            <w:pPr>
              <w:contextualSpacing/>
              <w:rPr>
                <w:rFonts w:ascii="Gill Sans MT" w:hAnsi="Gill Sans MT"/>
              </w:rPr>
            </w:pPr>
            <w:r w:rsidRPr="00BE068B">
              <w:rPr>
                <w:rFonts w:ascii="Gill Sans MT" w:eastAsia="Calibri" w:hAnsi="Gill Sans MT" w:cs="Times New Roman"/>
              </w:rPr>
              <w:t>If yes, can you</w:t>
            </w:r>
            <w:commentRangeStart w:id="141"/>
            <w:r w:rsidRPr="00BE068B">
              <w:rPr>
                <w:rFonts w:ascii="Gill Sans MT" w:eastAsia="Calibri" w:hAnsi="Gill Sans MT" w:cs="Times New Roman"/>
              </w:rPr>
              <w:t xml:space="preserve"> </w:t>
            </w:r>
            <w:commentRangeStart w:id="142"/>
            <w:r w:rsidRPr="00BE068B">
              <w:rPr>
                <w:rFonts w:ascii="Gill Sans MT" w:eastAsia="Calibri" w:hAnsi="Gill Sans MT" w:cs="Times New Roman"/>
              </w:rPr>
              <w:t xml:space="preserve">list </w:t>
            </w:r>
            <w:commentRangeEnd w:id="142"/>
            <w:r w:rsidR="001B0130">
              <w:rPr>
                <w:rStyle w:val="CommentReference"/>
              </w:rPr>
              <w:commentReference w:id="142"/>
            </w:r>
            <w:commentRangeEnd w:id="141"/>
            <w:r w:rsidR="004C2C17">
              <w:rPr>
                <w:rStyle w:val="CommentReference"/>
              </w:rPr>
              <w:commentReference w:id="141"/>
            </w:r>
            <w:r w:rsidRPr="00BE068B">
              <w:rPr>
                <w:rFonts w:ascii="Gill Sans MT" w:eastAsia="Calibri" w:hAnsi="Gill Sans MT" w:cs="Times New Roman"/>
              </w:rPr>
              <w:t>these types of animals?</w:t>
            </w:r>
          </w:p>
        </w:tc>
        <w:tc>
          <w:tcPr>
            <w:tcW w:w="1530" w:type="dxa"/>
            <w:tcPrChange w:id="143" w:author="Heather Huntington" w:date="2014-11-17T19:47:00Z">
              <w:tcPr>
                <w:tcW w:w="1530" w:type="dxa"/>
              </w:tcPr>
            </w:tcPrChange>
          </w:tcPr>
          <w:p w14:paraId="4B2DD390" w14:textId="10EFF242" w:rsidR="00257924" w:rsidRPr="00BE068B" w:rsidRDefault="00257924" w:rsidP="00657266">
            <w:pPr>
              <w:contextualSpacing/>
              <w:rPr>
                <w:rFonts w:ascii="Gill Sans MT" w:hAnsi="Gill Sans MT"/>
              </w:rPr>
            </w:pPr>
            <w:r w:rsidRPr="00BE068B">
              <w:rPr>
                <w:rFonts w:ascii="Gill Sans MT" w:eastAsia="Calibri" w:hAnsi="Gill Sans MT" w:cs="Arial"/>
              </w:rPr>
              <w:t>How many km is it from your home to the edge of the forest/wooded area?</w:t>
            </w:r>
          </w:p>
        </w:tc>
        <w:tc>
          <w:tcPr>
            <w:tcW w:w="1170" w:type="dxa"/>
            <w:tcPrChange w:id="144" w:author="Heather Huntington" w:date="2014-11-17T19:47:00Z">
              <w:tcPr>
                <w:tcW w:w="1170" w:type="dxa"/>
              </w:tcPr>
            </w:tcPrChange>
          </w:tcPr>
          <w:p w14:paraId="5C22111B" w14:textId="77777777" w:rsidR="00257924" w:rsidRPr="00BE068B" w:rsidRDefault="00257924" w:rsidP="00657266">
            <w:pPr>
              <w:contextualSpacing/>
              <w:rPr>
                <w:rFonts w:ascii="Gill Sans MT" w:eastAsia="Calibri" w:hAnsi="Gill Sans MT" w:cs="Arial"/>
              </w:rPr>
            </w:pPr>
            <w:r w:rsidRPr="00BE068B">
              <w:rPr>
                <w:rFonts w:ascii="Gill Sans MT" w:eastAsia="Calibri" w:hAnsi="Gill Sans MT" w:cs="Arial"/>
              </w:rPr>
              <w:t>How does your HH access this forest?</w:t>
            </w:r>
          </w:p>
          <w:p w14:paraId="208E50A3" w14:textId="77777777" w:rsidR="00257924" w:rsidRPr="00BE068B" w:rsidRDefault="00257924" w:rsidP="00657266">
            <w:pPr>
              <w:contextualSpacing/>
              <w:rPr>
                <w:rFonts w:ascii="Gill Sans MT" w:eastAsia="Calibri" w:hAnsi="Gill Sans MT" w:cs="Arial"/>
              </w:rPr>
            </w:pPr>
          </w:p>
          <w:p w14:paraId="6E41F5A6" w14:textId="77777777" w:rsidR="00257924" w:rsidRPr="00BE068B" w:rsidRDefault="00257924" w:rsidP="00657266">
            <w:pPr>
              <w:contextualSpacing/>
              <w:rPr>
                <w:rFonts w:ascii="Gill Sans MT" w:eastAsia="Calibri" w:hAnsi="Gill Sans MT" w:cs="Arial"/>
              </w:rPr>
            </w:pPr>
            <w:commentRangeStart w:id="145"/>
            <w:commentRangeStart w:id="146"/>
            <w:r w:rsidRPr="00BE068B">
              <w:rPr>
                <w:rFonts w:ascii="Gill Sans MT" w:eastAsia="Calibri" w:hAnsi="Gill Sans MT" w:cs="Arial"/>
              </w:rPr>
              <w:t>1=Walk</w:t>
            </w:r>
          </w:p>
          <w:p w14:paraId="50174CE1" w14:textId="77777777" w:rsidR="00257924" w:rsidRPr="00BE068B" w:rsidRDefault="00257924" w:rsidP="00657266">
            <w:pPr>
              <w:contextualSpacing/>
              <w:rPr>
                <w:rFonts w:ascii="Gill Sans MT" w:eastAsia="Calibri" w:hAnsi="Gill Sans MT" w:cs="Arial"/>
              </w:rPr>
            </w:pPr>
            <w:r w:rsidRPr="00BE068B">
              <w:rPr>
                <w:rFonts w:ascii="Gill Sans MT" w:eastAsia="Calibri" w:hAnsi="Gill Sans MT" w:cs="Arial"/>
              </w:rPr>
              <w:t>2=Bike</w:t>
            </w:r>
          </w:p>
          <w:p w14:paraId="381A0C9C" w14:textId="7208902F" w:rsidR="00257924" w:rsidRPr="00BE068B" w:rsidRDefault="00257924" w:rsidP="00657266">
            <w:pPr>
              <w:contextualSpacing/>
              <w:rPr>
                <w:rFonts w:ascii="Gill Sans MT" w:hAnsi="Gill Sans MT"/>
              </w:rPr>
            </w:pPr>
            <w:r w:rsidRPr="00BE068B">
              <w:rPr>
                <w:rFonts w:ascii="Gill Sans MT" w:eastAsia="Calibri" w:hAnsi="Gill Sans MT" w:cs="Arial"/>
              </w:rPr>
              <w:t>3=Car</w:t>
            </w:r>
            <w:commentRangeEnd w:id="145"/>
            <w:r w:rsidR="00116982">
              <w:rPr>
                <w:rStyle w:val="CommentReference"/>
              </w:rPr>
              <w:commentReference w:id="145"/>
            </w:r>
            <w:commentRangeEnd w:id="146"/>
            <w:r w:rsidR="004C2C17">
              <w:rPr>
                <w:rStyle w:val="CommentReference"/>
              </w:rPr>
              <w:commentReference w:id="146"/>
            </w:r>
          </w:p>
        </w:tc>
        <w:tc>
          <w:tcPr>
            <w:tcW w:w="1440" w:type="dxa"/>
            <w:tcPrChange w:id="147" w:author="Heather Huntington" w:date="2014-11-17T19:47:00Z">
              <w:tcPr>
                <w:tcW w:w="1440" w:type="dxa"/>
              </w:tcPr>
            </w:tcPrChange>
          </w:tcPr>
          <w:p w14:paraId="661FF172" w14:textId="3B1AF4BF" w:rsidR="00257924" w:rsidRPr="00BE068B" w:rsidRDefault="00257924" w:rsidP="009122C5">
            <w:pPr>
              <w:contextualSpacing/>
              <w:rPr>
                <w:rFonts w:ascii="Gill Sans MT" w:hAnsi="Gill Sans MT"/>
              </w:rPr>
            </w:pPr>
            <w:r w:rsidRPr="00BE068B">
              <w:rPr>
                <w:rFonts w:ascii="Gill Sans MT" w:eastAsia="Calibri" w:hAnsi="Gill Sans MT" w:cs="Arial"/>
              </w:rPr>
              <w:t xml:space="preserve">How </w:t>
            </w:r>
            <w:del w:id="148" w:author="Aleta Haflett" w:date="2014-11-18T12:11:00Z">
              <w:r w:rsidRPr="00BE068B" w:rsidDel="009122C5">
                <w:rPr>
                  <w:rFonts w:ascii="Gill Sans MT" w:eastAsia="Calibri" w:hAnsi="Gill Sans MT" w:cs="Arial"/>
                </w:rPr>
                <w:delText xml:space="preserve">long (minutes/hours) </w:delText>
              </w:r>
            </w:del>
            <w:ins w:id="149" w:author="Aleta Haflett" w:date="2014-11-18T12:11:00Z">
              <w:r w:rsidR="009122C5">
                <w:rPr>
                  <w:rFonts w:ascii="Gill Sans MT" w:eastAsia="Calibri" w:hAnsi="Gill Sans MT" w:cs="Arial"/>
                </w:rPr>
                <w:t xml:space="preserve">many minutes </w:t>
              </w:r>
            </w:ins>
            <w:r w:rsidRPr="00BE068B">
              <w:rPr>
                <w:rFonts w:ascii="Gill Sans MT" w:eastAsia="Calibri" w:hAnsi="Gill Sans MT" w:cs="Arial"/>
              </w:rPr>
              <w:t>does it take your HH to access this forest?</w:t>
            </w:r>
          </w:p>
        </w:tc>
        <w:tc>
          <w:tcPr>
            <w:tcW w:w="1530" w:type="dxa"/>
            <w:tcPrChange w:id="150" w:author="Heather Huntington" w:date="2014-11-17T19:47:00Z">
              <w:tcPr>
                <w:tcW w:w="1890" w:type="dxa"/>
              </w:tcPr>
            </w:tcPrChange>
          </w:tcPr>
          <w:p w14:paraId="457FD9AD" w14:textId="77777777" w:rsidR="00257924" w:rsidRPr="00BE068B" w:rsidRDefault="00257924" w:rsidP="00657266">
            <w:pPr>
              <w:contextualSpacing/>
              <w:rPr>
                <w:rFonts w:ascii="Gill Sans MT" w:eastAsia="Calibri" w:hAnsi="Gill Sans MT" w:cs="Arial"/>
              </w:rPr>
            </w:pPr>
            <w:r w:rsidRPr="00BE068B">
              <w:rPr>
                <w:rFonts w:ascii="Gill Sans MT" w:eastAsia="Calibri" w:hAnsi="Gill Sans MT" w:cs="Arial"/>
              </w:rPr>
              <w:t>Have there been any restrictions on your HH’s access to this forest?</w:t>
            </w:r>
          </w:p>
          <w:p w14:paraId="54CEA547" w14:textId="77777777" w:rsidR="00257924" w:rsidRPr="00BE068B" w:rsidRDefault="00257924" w:rsidP="00657266">
            <w:pPr>
              <w:contextualSpacing/>
              <w:rPr>
                <w:rFonts w:ascii="Gill Sans MT" w:eastAsia="Calibri" w:hAnsi="Gill Sans MT" w:cs="Times New Roman"/>
              </w:rPr>
            </w:pPr>
          </w:p>
          <w:p w14:paraId="16A7700F" w14:textId="6F5B2ABF" w:rsidR="00257924" w:rsidRPr="00BE068B" w:rsidRDefault="00257924" w:rsidP="00657266">
            <w:pPr>
              <w:rPr>
                <w:rFonts w:ascii="Gill Sans MT" w:hAnsi="Gill Sans MT"/>
              </w:rPr>
            </w:pPr>
            <w:r w:rsidRPr="00BE068B">
              <w:rPr>
                <w:rFonts w:ascii="Gill Sans MT" w:hAnsi="Gill Sans MT"/>
              </w:rPr>
              <w:t>0=No</w:t>
            </w:r>
          </w:p>
          <w:p w14:paraId="3082AC11" w14:textId="366FD243" w:rsidR="00257924" w:rsidRPr="00BE068B" w:rsidRDefault="00257924" w:rsidP="00657266">
            <w:pPr>
              <w:rPr>
                <w:rFonts w:ascii="Gill Sans MT" w:hAnsi="Gill Sans MT"/>
              </w:rPr>
            </w:pPr>
            <w:r w:rsidRPr="00BE068B">
              <w:rPr>
                <w:rFonts w:ascii="Gill Sans MT" w:hAnsi="Gill Sans MT"/>
              </w:rPr>
              <w:t>1=Yes</w:t>
            </w:r>
            <w:r w:rsidRPr="00BE068B" w:rsidDel="00226116">
              <w:rPr>
                <w:rFonts w:ascii="Gill Sans MT" w:hAnsi="Gill Sans MT"/>
              </w:rPr>
              <w:t xml:space="preserve"> </w:t>
            </w:r>
          </w:p>
          <w:p w14:paraId="26BFEFF6" w14:textId="0EF9ADB0" w:rsidR="00257924" w:rsidRPr="00BE068B" w:rsidRDefault="00257924" w:rsidP="00657266">
            <w:pPr>
              <w:contextualSpacing/>
              <w:rPr>
                <w:rFonts w:ascii="Gill Sans MT" w:hAnsi="Gill Sans MT"/>
                <w:i/>
              </w:rPr>
            </w:pPr>
            <w:r w:rsidRPr="00BE068B">
              <w:rPr>
                <w:rFonts w:ascii="Gill Sans MT" w:hAnsi="Gill Sans MT"/>
                <w:i/>
              </w:rPr>
              <w:t>If 0, skip to D.27</w:t>
            </w:r>
          </w:p>
        </w:tc>
        <w:tc>
          <w:tcPr>
            <w:tcW w:w="1350" w:type="dxa"/>
            <w:tcPrChange w:id="151" w:author="Heather Huntington" w:date="2014-11-17T19:47:00Z">
              <w:tcPr>
                <w:tcW w:w="1080" w:type="dxa"/>
              </w:tcPr>
            </w:tcPrChange>
          </w:tcPr>
          <w:p w14:paraId="20174391" w14:textId="77777777" w:rsidR="00257924" w:rsidRDefault="00257924" w:rsidP="00657266">
            <w:pPr>
              <w:contextualSpacing/>
              <w:rPr>
                <w:rFonts w:ascii="Gill Sans MT" w:eastAsia="Calibri" w:hAnsi="Gill Sans MT" w:cs="Arial"/>
              </w:rPr>
            </w:pPr>
            <w:r w:rsidRPr="00BE068B">
              <w:rPr>
                <w:rFonts w:ascii="Gill Sans MT" w:eastAsia="Calibri" w:hAnsi="Gill Sans MT" w:cs="Arial"/>
              </w:rPr>
              <w:t xml:space="preserve">By </w:t>
            </w:r>
            <w:commentRangeStart w:id="152"/>
            <w:r w:rsidRPr="00BE068B">
              <w:rPr>
                <w:rFonts w:ascii="Gill Sans MT" w:eastAsia="Calibri" w:hAnsi="Gill Sans MT" w:cs="Arial"/>
              </w:rPr>
              <w:t>whom</w:t>
            </w:r>
            <w:commentRangeEnd w:id="152"/>
            <w:r w:rsidR="001B0130">
              <w:rPr>
                <w:rStyle w:val="CommentReference"/>
              </w:rPr>
              <w:commentReference w:id="152"/>
            </w:r>
            <w:r w:rsidRPr="00BE068B">
              <w:rPr>
                <w:rFonts w:ascii="Gill Sans MT" w:eastAsia="Calibri" w:hAnsi="Gill Sans MT" w:cs="Arial"/>
              </w:rPr>
              <w:t>?</w:t>
            </w:r>
          </w:p>
          <w:p w14:paraId="3787CBBF" w14:textId="7C399370" w:rsidR="00257924" w:rsidRDefault="004C2C17" w:rsidP="004C2C17">
            <w:pPr>
              <w:contextualSpacing/>
              <w:rPr>
                <w:ins w:id="153" w:author="Heather Huntington" w:date="2014-11-17T19:46:00Z"/>
              </w:rPr>
            </w:pPr>
            <w:ins w:id="154" w:author="Heather Huntington" w:date="2014-11-17T19:46:00Z">
              <w:r>
                <w:t>1.</w:t>
              </w:r>
            </w:ins>
            <w:ins w:id="155" w:author="Heather Huntington" w:date="2014-11-17T19:45:00Z">
              <w:r w:rsidRPr="004C2C17">
                <w:t>Headperson</w:t>
              </w:r>
            </w:ins>
          </w:p>
          <w:p w14:paraId="47DA367C" w14:textId="77777777" w:rsidR="004C2C17" w:rsidRDefault="004C2C17" w:rsidP="004C2C17">
            <w:pPr>
              <w:contextualSpacing/>
              <w:rPr>
                <w:ins w:id="156" w:author="Heather Huntington" w:date="2014-11-17T19:46:00Z"/>
              </w:rPr>
            </w:pPr>
          </w:p>
          <w:p w14:paraId="2C5053B9" w14:textId="77777777" w:rsidR="004C2C17" w:rsidRDefault="004C2C17" w:rsidP="004C2C17">
            <w:pPr>
              <w:contextualSpacing/>
              <w:rPr>
                <w:ins w:id="157" w:author="Heather Huntington" w:date="2014-11-17T19:46:00Z"/>
              </w:rPr>
            </w:pPr>
            <w:ins w:id="158" w:author="Heather Huntington" w:date="2014-11-17T19:46:00Z">
              <w:r>
                <w:t>2.Chief</w:t>
              </w:r>
            </w:ins>
          </w:p>
          <w:p w14:paraId="04D94530" w14:textId="77777777" w:rsidR="004C2C17" w:rsidRDefault="004C2C17" w:rsidP="004C2C17">
            <w:pPr>
              <w:contextualSpacing/>
              <w:rPr>
                <w:ins w:id="159" w:author="Heather Huntington" w:date="2014-11-17T19:46:00Z"/>
              </w:rPr>
            </w:pPr>
            <w:ins w:id="160" w:author="Heather Huntington" w:date="2014-11-17T19:46:00Z">
              <w:r>
                <w:t>3. DFO officials</w:t>
              </w:r>
            </w:ins>
          </w:p>
          <w:p w14:paraId="77113D2F" w14:textId="77777777" w:rsidR="004C2C17" w:rsidRDefault="004C2C17" w:rsidP="004C2C17">
            <w:pPr>
              <w:contextualSpacing/>
              <w:rPr>
                <w:ins w:id="161" w:author="Heather Huntington" w:date="2014-11-17T19:46:00Z"/>
              </w:rPr>
            </w:pPr>
            <w:ins w:id="162" w:author="Heather Huntington" w:date="2014-11-17T19:46:00Z">
              <w:r>
                <w:t>4.ZAWA officials</w:t>
              </w:r>
            </w:ins>
          </w:p>
          <w:p w14:paraId="08DF5819" w14:textId="36C4FA05" w:rsidR="004C2C17" w:rsidRDefault="004C2C17" w:rsidP="004C2C17">
            <w:pPr>
              <w:contextualSpacing/>
              <w:rPr>
                <w:ins w:id="163" w:author="Heather Huntington" w:date="2014-11-17T19:47:00Z"/>
              </w:rPr>
            </w:pPr>
            <w:ins w:id="164" w:author="Heather Huntington" w:date="2014-11-17T19:46:00Z">
              <w:r>
                <w:t>5.</w:t>
              </w:r>
            </w:ins>
            <w:ins w:id="165" w:author="Heather Huntington" w:date="2014-11-17T19:47:00Z">
              <w:r>
                <w:t xml:space="preserve"> Private landowner</w:t>
              </w:r>
            </w:ins>
          </w:p>
          <w:p w14:paraId="03B37542" w14:textId="77777777" w:rsidR="004C2C17" w:rsidRDefault="004C2C17" w:rsidP="004C2C17">
            <w:pPr>
              <w:contextualSpacing/>
              <w:rPr>
                <w:ins w:id="166" w:author="Heather Huntington" w:date="2014-11-17T19:47:00Z"/>
              </w:rPr>
            </w:pPr>
            <w:ins w:id="167" w:author="Heather Huntington" w:date="2014-11-17T19:47:00Z">
              <w:r>
                <w:t>6. Company</w:t>
              </w:r>
            </w:ins>
          </w:p>
          <w:p w14:paraId="6CD7E7C3" w14:textId="0548B680" w:rsidR="004C2C17" w:rsidRPr="004C2C17" w:rsidRDefault="004C2C17" w:rsidP="004C2C17">
            <w:pPr>
              <w:contextualSpacing/>
              <w:rPr>
                <w:ins w:id="168" w:author="Heather Huntington" w:date="2014-11-17T19:45:00Z"/>
              </w:rPr>
            </w:pPr>
            <w:ins w:id="169" w:author="Heather Huntington" w:date="2014-11-17T19:47:00Z">
              <w:r>
                <w:t>97. Other</w:t>
              </w:r>
            </w:ins>
          </w:p>
          <w:p w14:paraId="034C5D9A" w14:textId="77777777" w:rsidR="004C2C17" w:rsidRPr="004C2C17" w:rsidRDefault="004C2C17" w:rsidP="004C2C17">
            <w:pPr>
              <w:contextualSpacing/>
            </w:pPr>
          </w:p>
          <w:p w14:paraId="6F5A8521" w14:textId="666344F9" w:rsidR="00257924" w:rsidRPr="00BE068B" w:rsidRDefault="00257924" w:rsidP="00657266">
            <w:pPr>
              <w:contextualSpacing/>
              <w:rPr>
                <w:rFonts w:ascii="Gill Sans MT" w:eastAsia="Calibri" w:hAnsi="Gill Sans MT" w:cs="Arial"/>
              </w:rPr>
            </w:pPr>
          </w:p>
        </w:tc>
        <w:tc>
          <w:tcPr>
            <w:tcW w:w="990" w:type="dxa"/>
            <w:tcPrChange w:id="170" w:author="Heather Huntington" w:date="2014-11-17T19:47:00Z">
              <w:tcPr>
                <w:tcW w:w="900" w:type="dxa"/>
              </w:tcPr>
            </w:tcPrChange>
          </w:tcPr>
          <w:p w14:paraId="518DF7BC" w14:textId="77777777" w:rsidR="00257924" w:rsidRDefault="00257924" w:rsidP="00657266">
            <w:pPr>
              <w:ind w:left="-26" w:right="60" w:firstLine="26"/>
              <w:contextualSpacing/>
              <w:rPr>
                <w:ins w:id="171" w:author="Heather Huntington" w:date="2014-11-17T19:49:00Z"/>
                <w:rFonts w:ascii="Gill Sans MT" w:eastAsia="Calibri" w:hAnsi="Gill Sans MT" w:cs="Arial"/>
              </w:rPr>
            </w:pPr>
            <w:r w:rsidRPr="00BE068B">
              <w:rPr>
                <w:rFonts w:ascii="Gill Sans MT" w:eastAsia="Calibri" w:hAnsi="Gill Sans MT" w:cs="Arial"/>
              </w:rPr>
              <w:t xml:space="preserve">For what </w:t>
            </w:r>
            <w:commentRangeStart w:id="172"/>
            <w:r w:rsidRPr="00BE068B">
              <w:rPr>
                <w:rFonts w:ascii="Gill Sans MT" w:eastAsia="Calibri" w:hAnsi="Gill Sans MT" w:cs="Arial"/>
              </w:rPr>
              <w:t>reason</w:t>
            </w:r>
            <w:commentRangeEnd w:id="172"/>
            <w:r w:rsidR="001B0130">
              <w:rPr>
                <w:rStyle w:val="CommentReference"/>
              </w:rPr>
              <w:commentReference w:id="172"/>
            </w:r>
            <w:r w:rsidRPr="00BE068B">
              <w:rPr>
                <w:rFonts w:ascii="Gill Sans MT" w:eastAsia="Calibri" w:hAnsi="Gill Sans MT" w:cs="Arial"/>
              </w:rPr>
              <w:t xml:space="preserve">? </w:t>
            </w:r>
            <w:ins w:id="173" w:author="McGee, Heather" w:date="2014-09-10T13:50:00Z">
              <w:r w:rsidRPr="00BE068B">
                <w:rPr>
                  <w:rFonts w:ascii="Gill Sans MT" w:eastAsia="Calibri" w:hAnsi="Gill Sans MT" w:cs="Arial"/>
                </w:rPr>
                <w:t xml:space="preserve"> </w:t>
              </w:r>
            </w:ins>
          </w:p>
          <w:p w14:paraId="32C21DE0" w14:textId="77777777" w:rsidR="004C2C17" w:rsidRDefault="004C2C17" w:rsidP="00657266">
            <w:pPr>
              <w:ind w:left="-26" w:right="60" w:firstLine="26"/>
              <w:contextualSpacing/>
              <w:rPr>
                <w:ins w:id="174" w:author="Heather Huntington" w:date="2014-11-17T19:49:00Z"/>
                <w:rFonts w:ascii="Gill Sans MT" w:eastAsia="Calibri" w:hAnsi="Gill Sans MT" w:cs="Arial"/>
              </w:rPr>
            </w:pPr>
          </w:p>
          <w:p w14:paraId="2EB92E43" w14:textId="77777777" w:rsidR="004C2C17" w:rsidRDefault="004C2C17" w:rsidP="00657266">
            <w:pPr>
              <w:ind w:left="-26" w:right="60" w:firstLine="26"/>
              <w:contextualSpacing/>
              <w:rPr>
                <w:ins w:id="175" w:author="Heather Huntington" w:date="2014-11-17T19:49:00Z"/>
                <w:rFonts w:ascii="Gill Sans MT" w:eastAsia="Calibri" w:hAnsi="Gill Sans MT" w:cs="Arial"/>
              </w:rPr>
            </w:pPr>
            <w:ins w:id="176" w:author="Heather Huntington" w:date="2014-11-17T19:49:00Z">
              <w:r>
                <w:rPr>
                  <w:rFonts w:ascii="Gill Sans MT" w:eastAsia="Calibri" w:hAnsi="Gill Sans MT" w:cs="Arial"/>
                </w:rPr>
                <w:t>1.Must pay a fee for entry</w:t>
              </w:r>
            </w:ins>
          </w:p>
          <w:p w14:paraId="167311D6" w14:textId="77777777" w:rsidR="004C2C17" w:rsidRDefault="004C2C17" w:rsidP="00657266">
            <w:pPr>
              <w:ind w:left="-26" w:right="60" w:firstLine="26"/>
              <w:contextualSpacing/>
              <w:rPr>
                <w:ins w:id="177" w:author="Heather Huntington" w:date="2014-11-17T19:49:00Z"/>
                <w:rFonts w:ascii="Gill Sans MT" w:eastAsia="Calibri" w:hAnsi="Gill Sans MT" w:cs="Arial"/>
              </w:rPr>
            </w:pPr>
            <w:ins w:id="178" w:author="Heather Huntington" w:date="2014-11-17T19:49:00Z">
              <w:r>
                <w:rPr>
                  <w:rFonts w:ascii="Gill Sans MT" w:eastAsia="Calibri" w:hAnsi="Gill Sans MT" w:cs="Arial"/>
                </w:rPr>
                <w:t>2.No one is allowed entry – strict restrictions</w:t>
              </w:r>
            </w:ins>
          </w:p>
          <w:p w14:paraId="0B0FE4FD" w14:textId="7F25EE98" w:rsidR="004C2C17" w:rsidRPr="00BE068B" w:rsidRDefault="004C2C17" w:rsidP="00657266">
            <w:pPr>
              <w:ind w:left="-26" w:right="60" w:firstLine="26"/>
              <w:contextualSpacing/>
              <w:rPr>
                <w:rFonts w:ascii="Gill Sans MT" w:eastAsia="Calibri" w:hAnsi="Gill Sans MT" w:cs="Arial"/>
              </w:rPr>
            </w:pPr>
            <w:ins w:id="179" w:author="Heather Huntington" w:date="2014-11-17T19:49:00Z">
              <w:r>
                <w:rPr>
                  <w:rFonts w:ascii="Gill Sans MT" w:eastAsia="Calibri" w:hAnsi="Gill Sans MT" w:cs="Arial"/>
                </w:rPr>
                <w:t>888- Don</w:t>
              </w:r>
            </w:ins>
            <w:ins w:id="180" w:author="Heather Huntington" w:date="2014-11-17T19:50:00Z">
              <w:r>
                <w:rPr>
                  <w:rFonts w:ascii="Gill Sans MT" w:eastAsia="Calibri" w:hAnsi="Gill Sans MT" w:cs="Arial"/>
                </w:rPr>
                <w:t>’t know</w:t>
              </w:r>
            </w:ins>
          </w:p>
        </w:tc>
        <w:tc>
          <w:tcPr>
            <w:tcW w:w="1203" w:type="dxa"/>
            <w:tcPrChange w:id="181" w:author="Heather Huntington" w:date="2014-11-17T19:47:00Z">
              <w:tcPr>
                <w:tcW w:w="1203" w:type="dxa"/>
              </w:tcPr>
            </w:tcPrChange>
          </w:tcPr>
          <w:p w14:paraId="66CB525F" w14:textId="0959F574" w:rsidR="00257924" w:rsidRPr="00BE068B" w:rsidRDefault="00257924" w:rsidP="00657266">
            <w:pPr>
              <w:ind w:left="-26" w:right="60" w:firstLine="26"/>
              <w:contextualSpacing/>
              <w:rPr>
                <w:rFonts w:ascii="Gill Sans MT" w:eastAsia="Calibri" w:hAnsi="Gill Sans MT" w:cs="Arial"/>
              </w:rPr>
            </w:pPr>
            <w:r>
              <w:rPr>
                <w:rFonts w:ascii="Gill Sans MT" w:hAnsi="Gill Sans MT"/>
                <w:sz w:val="20"/>
                <w:szCs w:val="20"/>
              </w:rPr>
              <w:t>If yes, h</w:t>
            </w:r>
            <w:r w:rsidRPr="00BE068B">
              <w:rPr>
                <w:rFonts w:ascii="Gill Sans MT" w:hAnsi="Gill Sans MT"/>
                <w:sz w:val="20"/>
                <w:szCs w:val="20"/>
              </w:rPr>
              <w:t xml:space="preserve">as your HH compensated </w:t>
            </w:r>
            <w:proofErr w:type="gramStart"/>
            <w:r w:rsidRPr="00BE068B">
              <w:rPr>
                <w:rFonts w:ascii="Gill Sans MT" w:hAnsi="Gill Sans MT"/>
                <w:sz w:val="20"/>
                <w:szCs w:val="20"/>
              </w:rPr>
              <w:t xml:space="preserve">by </w:t>
            </w:r>
            <w:ins w:id="182" w:author="Stephanie Fenner" w:date="2014-11-04T15:00:00Z">
              <w:r w:rsidRPr="00BE068B">
                <w:rPr>
                  <w:rFonts w:ascii="Gill Sans MT" w:hAnsi="Gill Sans MT"/>
                  <w:sz w:val="20"/>
                  <w:szCs w:val="20"/>
                </w:rPr>
                <w:t xml:space="preserve"> </w:t>
              </w:r>
            </w:ins>
            <w:r w:rsidRPr="00BE068B">
              <w:rPr>
                <w:rFonts w:ascii="Gill Sans MT" w:hAnsi="Gill Sans MT"/>
                <w:sz w:val="20"/>
                <w:szCs w:val="20"/>
              </w:rPr>
              <w:t>harvesting</w:t>
            </w:r>
            <w:proofErr w:type="gramEnd"/>
            <w:r w:rsidRPr="00BE068B">
              <w:rPr>
                <w:rFonts w:ascii="Gill Sans MT" w:hAnsi="Gill Sans MT"/>
                <w:sz w:val="20"/>
                <w:szCs w:val="20"/>
              </w:rPr>
              <w:t xml:space="preserve"> forest </w:t>
            </w:r>
            <w:r w:rsidRPr="00BE068B">
              <w:rPr>
                <w:rFonts w:ascii="Gill Sans MT" w:hAnsi="Gill Sans MT" w:cs="TimesNewRomanPSMT"/>
                <w:sz w:val="20"/>
                <w:szCs w:val="20"/>
              </w:rPr>
              <w:t>products from other communal or government forests?</w:t>
            </w:r>
          </w:p>
        </w:tc>
      </w:tr>
      <w:tr w:rsidR="00297833" w:rsidRPr="00BE068B" w14:paraId="3852333C" w14:textId="2123FE66" w:rsidTr="004C2C17">
        <w:trPr>
          <w:trHeight w:val="20"/>
          <w:jc w:val="center"/>
          <w:trPrChange w:id="183" w:author="Heather Huntington" w:date="2014-11-17T19:47:00Z">
            <w:trPr>
              <w:trHeight w:val="20"/>
              <w:jc w:val="center"/>
            </w:trPr>
          </w:trPrChange>
        </w:trPr>
        <w:tc>
          <w:tcPr>
            <w:tcW w:w="843" w:type="dxa"/>
            <w:tcPrChange w:id="184" w:author="Heather Huntington" w:date="2014-11-17T19:47:00Z">
              <w:tcPr>
                <w:tcW w:w="843" w:type="dxa"/>
              </w:tcPr>
            </w:tcPrChange>
          </w:tcPr>
          <w:p w14:paraId="4D2673ED" w14:textId="577FF9EF" w:rsidR="00257924" w:rsidRPr="00BE068B" w:rsidRDefault="00257924" w:rsidP="00F71CC4">
            <w:pPr>
              <w:contextualSpacing/>
              <w:jc w:val="center"/>
              <w:rPr>
                <w:rFonts w:ascii="Gill Sans MT" w:hAnsi="Gill Sans MT"/>
                <w:b/>
              </w:rPr>
            </w:pPr>
          </w:p>
        </w:tc>
        <w:tc>
          <w:tcPr>
            <w:tcW w:w="917" w:type="dxa"/>
            <w:tcPrChange w:id="185" w:author="Heather Huntington" w:date="2014-11-17T19:47:00Z">
              <w:tcPr>
                <w:tcW w:w="917" w:type="dxa"/>
              </w:tcPr>
            </w:tcPrChange>
          </w:tcPr>
          <w:p w14:paraId="573A362B" w14:textId="77777777" w:rsidR="00257924" w:rsidRPr="00BE068B" w:rsidRDefault="00257924" w:rsidP="00F71CC4">
            <w:pPr>
              <w:contextualSpacing/>
              <w:jc w:val="center"/>
              <w:rPr>
                <w:rFonts w:ascii="Gill Sans MT" w:hAnsi="Gill Sans MT"/>
              </w:rPr>
            </w:pPr>
          </w:p>
        </w:tc>
        <w:tc>
          <w:tcPr>
            <w:tcW w:w="1514" w:type="dxa"/>
            <w:tcPrChange w:id="186" w:author="Heather Huntington" w:date="2014-11-17T19:47:00Z">
              <w:tcPr>
                <w:tcW w:w="1514" w:type="dxa"/>
              </w:tcPr>
            </w:tcPrChange>
          </w:tcPr>
          <w:p w14:paraId="1F8B8300" w14:textId="77777777" w:rsidR="00257924" w:rsidRPr="00BE068B" w:rsidRDefault="00257924" w:rsidP="00F71CC4">
            <w:pPr>
              <w:contextualSpacing/>
              <w:jc w:val="center"/>
              <w:rPr>
                <w:rFonts w:ascii="Gill Sans MT" w:hAnsi="Gill Sans MT"/>
              </w:rPr>
            </w:pPr>
          </w:p>
        </w:tc>
        <w:tc>
          <w:tcPr>
            <w:tcW w:w="1080" w:type="dxa"/>
            <w:tcPrChange w:id="187" w:author="Heather Huntington" w:date="2014-11-17T19:47:00Z">
              <w:tcPr>
                <w:tcW w:w="1080" w:type="dxa"/>
              </w:tcPr>
            </w:tcPrChange>
          </w:tcPr>
          <w:p w14:paraId="462D6560" w14:textId="77777777" w:rsidR="00257924" w:rsidRPr="00BE068B" w:rsidRDefault="00257924" w:rsidP="00F71CC4">
            <w:pPr>
              <w:contextualSpacing/>
              <w:jc w:val="center"/>
              <w:rPr>
                <w:rFonts w:ascii="Gill Sans MT" w:hAnsi="Gill Sans MT"/>
              </w:rPr>
            </w:pPr>
          </w:p>
        </w:tc>
        <w:tc>
          <w:tcPr>
            <w:tcW w:w="1530" w:type="dxa"/>
            <w:tcPrChange w:id="188" w:author="Heather Huntington" w:date="2014-11-17T19:47:00Z">
              <w:tcPr>
                <w:tcW w:w="1530" w:type="dxa"/>
              </w:tcPr>
            </w:tcPrChange>
          </w:tcPr>
          <w:p w14:paraId="5696ED90" w14:textId="77777777" w:rsidR="00257924" w:rsidRPr="00BE068B" w:rsidRDefault="00257924" w:rsidP="00F71CC4">
            <w:pPr>
              <w:contextualSpacing/>
              <w:jc w:val="center"/>
              <w:rPr>
                <w:rFonts w:ascii="Gill Sans MT" w:hAnsi="Gill Sans MT"/>
              </w:rPr>
            </w:pPr>
          </w:p>
        </w:tc>
        <w:tc>
          <w:tcPr>
            <w:tcW w:w="1170" w:type="dxa"/>
            <w:tcPrChange w:id="189" w:author="Heather Huntington" w:date="2014-11-17T19:47:00Z">
              <w:tcPr>
                <w:tcW w:w="1170" w:type="dxa"/>
              </w:tcPr>
            </w:tcPrChange>
          </w:tcPr>
          <w:p w14:paraId="77249768" w14:textId="77777777" w:rsidR="00257924" w:rsidRPr="00BE068B" w:rsidRDefault="00257924" w:rsidP="00F71CC4">
            <w:pPr>
              <w:contextualSpacing/>
              <w:jc w:val="center"/>
              <w:rPr>
                <w:rFonts w:ascii="Gill Sans MT" w:hAnsi="Gill Sans MT"/>
              </w:rPr>
            </w:pPr>
          </w:p>
        </w:tc>
        <w:tc>
          <w:tcPr>
            <w:tcW w:w="1440" w:type="dxa"/>
            <w:tcPrChange w:id="190" w:author="Heather Huntington" w:date="2014-11-17T19:47:00Z">
              <w:tcPr>
                <w:tcW w:w="1440" w:type="dxa"/>
              </w:tcPr>
            </w:tcPrChange>
          </w:tcPr>
          <w:p w14:paraId="51D178C6" w14:textId="77777777" w:rsidR="00257924" w:rsidRPr="00BE068B" w:rsidRDefault="00257924" w:rsidP="00657266">
            <w:pPr>
              <w:ind w:left="-95" w:firstLine="95"/>
              <w:contextualSpacing/>
              <w:jc w:val="center"/>
              <w:rPr>
                <w:rFonts w:ascii="Gill Sans MT" w:hAnsi="Gill Sans MT"/>
              </w:rPr>
            </w:pPr>
          </w:p>
        </w:tc>
        <w:tc>
          <w:tcPr>
            <w:tcW w:w="1530" w:type="dxa"/>
            <w:tcPrChange w:id="191" w:author="Heather Huntington" w:date="2014-11-17T19:47:00Z">
              <w:tcPr>
                <w:tcW w:w="1890" w:type="dxa"/>
              </w:tcPr>
            </w:tcPrChange>
          </w:tcPr>
          <w:p w14:paraId="6C1337D7" w14:textId="77777777" w:rsidR="00257924" w:rsidRPr="00BE068B" w:rsidRDefault="00257924" w:rsidP="00F71CC4">
            <w:pPr>
              <w:contextualSpacing/>
              <w:jc w:val="center"/>
              <w:rPr>
                <w:rFonts w:ascii="Gill Sans MT" w:hAnsi="Gill Sans MT"/>
              </w:rPr>
            </w:pPr>
          </w:p>
        </w:tc>
        <w:tc>
          <w:tcPr>
            <w:tcW w:w="1350" w:type="dxa"/>
            <w:tcPrChange w:id="192" w:author="Heather Huntington" w:date="2014-11-17T19:47:00Z">
              <w:tcPr>
                <w:tcW w:w="1080" w:type="dxa"/>
              </w:tcPr>
            </w:tcPrChange>
          </w:tcPr>
          <w:p w14:paraId="149B0513" w14:textId="77777777" w:rsidR="00257924" w:rsidRPr="00BE068B" w:rsidRDefault="00257924" w:rsidP="00F71CC4">
            <w:pPr>
              <w:contextualSpacing/>
              <w:jc w:val="center"/>
              <w:rPr>
                <w:rFonts w:ascii="Gill Sans MT" w:hAnsi="Gill Sans MT"/>
              </w:rPr>
            </w:pPr>
          </w:p>
        </w:tc>
        <w:tc>
          <w:tcPr>
            <w:tcW w:w="990" w:type="dxa"/>
            <w:tcPrChange w:id="193" w:author="Heather Huntington" w:date="2014-11-17T19:47:00Z">
              <w:tcPr>
                <w:tcW w:w="900" w:type="dxa"/>
              </w:tcPr>
            </w:tcPrChange>
          </w:tcPr>
          <w:p w14:paraId="07330DC9" w14:textId="77777777" w:rsidR="00257924" w:rsidRPr="00BE068B" w:rsidRDefault="00257924" w:rsidP="00F71CC4">
            <w:pPr>
              <w:contextualSpacing/>
              <w:jc w:val="center"/>
              <w:rPr>
                <w:rFonts w:ascii="Gill Sans MT" w:hAnsi="Gill Sans MT"/>
              </w:rPr>
            </w:pPr>
          </w:p>
        </w:tc>
        <w:tc>
          <w:tcPr>
            <w:tcW w:w="1203" w:type="dxa"/>
            <w:tcPrChange w:id="194" w:author="Heather Huntington" w:date="2014-11-17T19:47:00Z">
              <w:tcPr>
                <w:tcW w:w="1203" w:type="dxa"/>
              </w:tcPr>
            </w:tcPrChange>
          </w:tcPr>
          <w:p w14:paraId="7CE365F8" w14:textId="7BD0755B" w:rsidR="00257924" w:rsidRPr="00BE068B" w:rsidRDefault="00257924" w:rsidP="00F71CC4">
            <w:pPr>
              <w:contextualSpacing/>
              <w:jc w:val="center"/>
              <w:rPr>
                <w:rFonts w:ascii="Gill Sans MT" w:hAnsi="Gill Sans MT"/>
              </w:rPr>
            </w:pPr>
          </w:p>
        </w:tc>
      </w:tr>
      <w:tr w:rsidR="00297833" w:rsidRPr="00BE068B" w14:paraId="326D4B77" w14:textId="3ACBCFE8" w:rsidTr="004C2C17">
        <w:trPr>
          <w:trHeight w:val="20"/>
          <w:jc w:val="center"/>
          <w:trPrChange w:id="195" w:author="Heather Huntington" w:date="2014-11-17T19:47:00Z">
            <w:trPr>
              <w:trHeight w:val="20"/>
              <w:jc w:val="center"/>
            </w:trPr>
          </w:trPrChange>
        </w:trPr>
        <w:tc>
          <w:tcPr>
            <w:tcW w:w="843" w:type="dxa"/>
            <w:tcPrChange w:id="196" w:author="Heather Huntington" w:date="2014-11-17T19:47:00Z">
              <w:tcPr>
                <w:tcW w:w="843" w:type="dxa"/>
              </w:tcPr>
            </w:tcPrChange>
          </w:tcPr>
          <w:p w14:paraId="44844FA6" w14:textId="77777777" w:rsidR="00257924" w:rsidRPr="00BE068B" w:rsidRDefault="00257924" w:rsidP="00F71CC4">
            <w:pPr>
              <w:contextualSpacing/>
              <w:jc w:val="center"/>
              <w:rPr>
                <w:rFonts w:ascii="Gill Sans MT" w:hAnsi="Gill Sans MT"/>
                <w:b/>
              </w:rPr>
            </w:pPr>
            <w:r w:rsidRPr="00BE068B">
              <w:rPr>
                <w:rFonts w:ascii="Gill Sans MT" w:hAnsi="Gill Sans MT"/>
                <w:b/>
              </w:rPr>
              <w:t>1</w:t>
            </w:r>
          </w:p>
        </w:tc>
        <w:tc>
          <w:tcPr>
            <w:tcW w:w="917" w:type="dxa"/>
            <w:tcPrChange w:id="197" w:author="Heather Huntington" w:date="2014-11-17T19:47:00Z">
              <w:tcPr>
                <w:tcW w:w="917" w:type="dxa"/>
              </w:tcPr>
            </w:tcPrChange>
          </w:tcPr>
          <w:p w14:paraId="22F07EC1" w14:textId="77777777" w:rsidR="00257924" w:rsidRPr="00BE068B" w:rsidRDefault="00257924" w:rsidP="00F71CC4">
            <w:pPr>
              <w:contextualSpacing/>
              <w:jc w:val="center"/>
              <w:rPr>
                <w:rFonts w:ascii="Gill Sans MT" w:hAnsi="Gill Sans MT"/>
              </w:rPr>
            </w:pPr>
          </w:p>
        </w:tc>
        <w:tc>
          <w:tcPr>
            <w:tcW w:w="1514" w:type="dxa"/>
            <w:tcPrChange w:id="198" w:author="Heather Huntington" w:date="2014-11-17T19:47:00Z">
              <w:tcPr>
                <w:tcW w:w="1514" w:type="dxa"/>
              </w:tcPr>
            </w:tcPrChange>
          </w:tcPr>
          <w:p w14:paraId="12B0E4FA" w14:textId="77777777" w:rsidR="00257924" w:rsidRPr="00BE068B" w:rsidRDefault="00257924" w:rsidP="00F71CC4">
            <w:pPr>
              <w:contextualSpacing/>
              <w:jc w:val="center"/>
              <w:rPr>
                <w:rFonts w:ascii="Gill Sans MT" w:hAnsi="Gill Sans MT"/>
              </w:rPr>
            </w:pPr>
          </w:p>
        </w:tc>
        <w:tc>
          <w:tcPr>
            <w:tcW w:w="1080" w:type="dxa"/>
            <w:tcPrChange w:id="199" w:author="Heather Huntington" w:date="2014-11-17T19:47:00Z">
              <w:tcPr>
                <w:tcW w:w="1080" w:type="dxa"/>
              </w:tcPr>
            </w:tcPrChange>
          </w:tcPr>
          <w:p w14:paraId="274D009F" w14:textId="77777777" w:rsidR="00257924" w:rsidRPr="00BE068B" w:rsidRDefault="00257924" w:rsidP="00F71CC4">
            <w:pPr>
              <w:contextualSpacing/>
              <w:jc w:val="center"/>
              <w:rPr>
                <w:rFonts w:ascii="Gill Sans MT" w:hAnsi="Gill Sans MT"/>
              </w:rPr>
            </w:pPr>
          </w:p>
        </w:tc>
        <w:tc>
          <w:tcPr>
            <w:tcW w:w="1530" w:type="dxa"/>
            <w:tcPrChange w:id="200" w:author="Heather Huntington" w:date="2014-11-17T19:47:00Z">
              <w:tcPr>
                <w:tcW w:w="1530" w:type="dxa"/>
              </w:tcPr>
            </w:tcPrChange>
          </w:tcPr>
          <w:p w14:paraId="501D9745" w14:textId="77777777" w:rsidR="00257924" w:rsidRPr="00BE068B" w:rsidRDefault="00257924" w:rsidP="00F71CC4">
            <w:pPr>
              <w:contextualSpacing/>
              <w:jc w:val="center"/>
              <w:rPr>
                <w:rFonts w:ascii="Gill Sans MT" w:hAnsi="Gill Sans MT"/>
              </w:rPr>
            </w:pPr>
          </w:p>
        </w:tc>
        <w:tc>
          <w:tcPr>
            <w:tcW w:w="1170" w:type="dxa"/>
            <w:tcPrChange w:id="201" w:author="Heather Huntington" w:date="2014-11-17T19:47:00Z">
              <w:tcPr>
                <w:tcW w:w="1170" w:type="dxa"/>
              </w:tcPr>
            </w:tcPrChange>
          </w:tcPr>
          <w:p w14:paraId="1A412529" w14:textId="77777777" w:rsidR="00257924" w:rsidRPr="00BE068B" w:rsidRDefault="00257924" w:rsidP="00F71CC4">
            <w:pPr>
              <w:contextualSpacing/>
              <w:jc w:val="center"/>
              <w:rPr>
                <w:rFonts w:ascii="Gill Sans MT" w:hAnsi="Gill Sans MT"/>
              </w:rPr>
            </w:pPr>
          </w:p>
        </w:tc>
        <w:tc>
          <w:tcPr>
            <w:tcW w:w="1440" w:type="dxa"/>
            <w:tcPrChange w:id="202" w:author="Heather Huntington" w:date="2014-11-17T19:47:00Z">
              <w:tcPr>
                <w:tcW w:w="1440" w:type="dxa"/>
              </w:tcPr>
            </w:tcPrChange>
          </w:tcPr>
          <w:p w14:paraId="503B495F" w14:textId="77777777" w:rsidR="00257924" w:rsidRPr="00BE068B" w:rsidRDefault="00257924" w:rsidP="00F71CC4">
            <w:pPr>
              <w:contextualSpacing/>
              <w:jc w:val="center"/>
              <w:rPr>
                <w:rFonts w:ascii="Gill Sans MT" w:hAnsi="Gill Sans MT"/>
              </w:rPr>
            </w:pPr>
          </w:p>
        </w:tc>
        <w:tc>
          <w:tcPr>
            <w:tcW w:w="1530" w:type="dxa"/>
            <w:tcPrChange w:id="203" w:author="Heather Huntington" w:date="2014-11-17T19:47:00Z">
              <w:tcPr>
                <w:tcW w:w="1890" w:type="dxa"/>
              </w:tcPr>
            </w:tcPrChange>
          </w:tcPr>
          <w:p w14:paraId="0D7A9330" w14:textId="77777777" w:rsidR="00257924" w:rsidRPr="00BE068B" w:rsidRDefault="00257924" w:rsidP="00F71CC4">
            <w:pPr>
              <w:contextualSpacing/>
              <w:jc w:val="center"/>
              <w:rPr>
                <w:rFonts w:ascii="Gill Sans MT" w:hAnsi="Gill Sans MT"/>
              </w:rPr>
            </w:pPr>
          </w:p>
        </w:tc>
        <w:tc>
          <w:tcPr>
            <w:tcW w:w="1350" w:type="dxa"/>
            <w:tcPrChange w:id="204" w:author="Heather Huntington" w:date="2014-11-17T19:47:00Z">
              <w:tcPr>
                <w:tcW w:w="1080" w:type="dxa"/>
              </w:tcPr>
            </w:tcPrChange>
          </w:tcPr>
          <w:p w14:paraId="1C300A0C" w14:textId="77777777" w:rsidR="00257924" w:rsidRPr="00BE068B" w:rsidRDefault="00257924" w:rsidP="00F71CC4">
            <w:pPr>
              <w:contextualSpacing/>
              <w:jc w:val="center"/>
              <w:rPr>
                <w:rFonts w:ascii="Gill Sans MT" w:hAnsi="Gill Sans MT"/>
              </w:rPr>
            </w:pPr>
          </w:p>
        </w:tc>
        <w:tc>
          <w:tcPr>
            <w:tcW w:w="990" w:type="dxa"/>
            <w:tcPrChange w:id="205" w:author="Heather Huntington" w:date="2014-11-17T19:47:00Z">
              <w:tcPr>
                <w:tcW w:w="900" w:type="dxa"/>
              </w:tcPr>
            </w:tcPrChange>
          </w:tcPr>
          <w:p w14:paraId="613D4526" w14:textId="77777777" w:rsidR="00257924" w:rsidRPr="00BE068B" w:rsidRDefault="00257924" w:rsidP="00F71CC4">
            <w:pPr>
              <w:contextualSpacing/>
              <w:jc w:val="center"/>
              <w:rPr>
                <w:rFonts w:ascii="Gill Sans MT" w:hAnsi="Gill Sans MT"/>
              </w:rPr>
            </w:pPr>
          </w:p>
        </w:tc>
        <w:tc>
          <w:tcPr>
            <w:tcW w:w="1203" w:type="dxa"/>
            <w:tcPrChange w:id="206" w:author="Heather Huntington" w:date="2014-11-17T19:47:00Z">
              <w:tcPr>
                <w:tcW w:w="1203" w:type="dxa"/>
              </w:tcPr>
            </w:tcPrChange>
          </w:tcPr>
          <w:p w14:paraId="37F3D804" w14:textId="4CA496E2" w:rsidR="00257924" w:rsidRPr="00BE068B" w:rsidRDefault="00257924" w:rsidP="00F71CC4">
            <w:pPr>
              <w:contextualSpacing/>
              <w:jc w:val="center"/>
              <w:rPr>
                <w:rFonts w:ascii="Gill Sans MT" w:hAnsi="Gill Sans MT"/>
              </w:rPr>
            </w:pPr>
          </w:p>
        </w:tc>
      </w:tr>
      <w:tr w:rsidR="00297833" w:rsidRPr="00BE068B" w14:paraId="6F45C2AC" w14:textId="20B2D80A" w:rsidTr="004C2C17">
        <w:trPr>
          <w:trHeight w:val="20"/>
          <w:jc w:val="center"/>
          <w:trPrChange w:id="207" w:author="Heather Huntington" w:date="2014-11-17T19:47:00Z">
            <w:trPr>
              <w:trHeight w:val="20"/>
              <w:jc w:val="center"/>
            </w:trPr>
          </w:trPrChange>
        </w:trPr>
        <w:tc>
          <w:tcPr>
            <w:tcW w:w="843" w:type="dxa"/>
            <w:tcPrChange w:id="208" w:author="Heather Huntington" w:date="2014-11-17T19:47:00Z">
              <w:tcPr>
                <w:tcW w:w="843" w:type="dxa"/>
              </w:tcPr>
            </w:tcPrChange>
          </w:tcPr>
          <w:p w14:paraId="25F4E275" w14:textId="77777777" w:rsidR="00257924" w:rsidRPr="00BE068B" w:rsidRDefault="00257924" w:rsidP="00F71CC4">
            <w:pPr>
              <w:contextualSpacing/>
              <w:jc w:val="center"/>
              <w:rPr>
                <w:rFonts w:ascii="Gill Sans MT" w:hAnsi="Gill Sans MT"/>
                <w:b/>
              </w:rPr>
            </w:pPr>
            <w:r w:rsidRPr="00BE068B">
              <w:rPr>
                <w:rFonts w:ascii="Gill Sans MT" w:hAnsi="Gill Sans MT"/>
                <w:b/>
              </w:rPr>
              <w:t>2</w:t>
            </w:r>
          </w:p>
        </w:tc>
        <w:tc>
          <w:tcPr>
            <w:tcW w:w="917" w:type="dxa"/>
            <w:tcPrChange w:id="209" w:author="Heather Huntington" w:date="2014-11-17T19:47:00Z">
              <w:tcPr>
                <w:tcW w:w="917" w:type="dxa"/>
              </w:tcPr>
            </w:tcPrChange>
          </w:tcPr>
          <w:p w14:paraId="3EA06E42" w14:textId="77777777" w:rsidR="00257924" w:rsidRPr="00BE068B" w:rsidRDefault="00257924" w:rsidP="00F71CC4">
            <w:pPr>
              <w:contextualSpacing/>
              <w:jc w:val="center"/>
              <w:rPr>
                <w:rFonts w:ascii="Gill Sans MT" w:hAnsi="Gill Sans MT"/>
              </w:rPr>
            </w:pPr>
          </w:p>
        </w:tc>
        <w:tc>
          <w:tcPr>
            <w:tcW w:w="1514" w:type="dxa"/>
            <w:tcPrChange w:id="210" w:author="Heather Huntington" w:date="2014-11-17T19:47:00Z">
              <w:tcPr>
                <w:tcW w:w="1514" w:type="dxa"/>
              </w:tcPr>
            </w:tcPrChange>
          </w:tcPr>
          <w:p w14:paraId="20F18333" w14:textId="77777777" w:rsidR="00257924" w:rsidRPr="00BE068B" w:rsidRDefault="00257924" w:rsidP="00F71CC4">
            <w:pPr>
              <w:contextualSpacing/>
              <w:jc w:val="center"/>
              <w:rPr>
                <w:rFonts w:ascii="Gill Sans MT" w:hAnsi="Gill Sans MT"/>
              </w:rPr>
            </w:pPr>
          </w:p>
        </w:tc>
        <w:tc>
          <w:tcPr>
            <w:tcW w:w="1080" w:type="dxa"/>
            <w:tcPrChange w:id="211" w:author="Heather Huntington" w:date="2014-11-17T19:47:00Z">
              <w:tcPr>
                <w:tcW w:w="1080" w:type="dxa"/>
              </w:tcPr>
            </w:tcPrChange>
          </w:tcPr>
          <w:p w14:paraId="6C43112B" w14:textId="77777777" w:rsidR="00257924" w:rsidRPr="00BE068B" w:rsidRDefault="00257924" w:rsidP="00F71CC4">
            <w:pPr>
              <w:contextualSpacing/>
              <w:jc w:val="center"/>
              <w:rPr>
                <w:rFonts w:ascii="Gill Sans MT" w:hAnsi="Gill Sans MT"/>
              </w:rPr>
            </w:pPr>
          </w:p>
        </w:tc>
        <w:tc>
          <w:tcPr>
            <w:tcW w:w="1530" w:type="dxa"/>
            <w:tcPrChange w:id="212" w:author="Heather Huntington" w:date="2014-11-17T19:47:00Z">
              <w:tcPr>
                <w:tcW w:w="1530" w:type="dxa"/>
              </w:tcPr>
            </w:tcPrChange>
          </w:tcPr>
          <w:p w14:paraId="63F69010" w14:textId="77777777" w:rsidR="00257924" w:rsidRPr="00BE068B" w:rsidRDefault="00257924" w:rsidP="00F71CC4">
            <w:pPr>
              <w:contextualSpacing/>
              <w:jc w:val="center"/>
              <w:rPr>
                <w:rFonts w:ascii="Gill Sans MT" w:hAnsi="Gill Sans MT"/>
              </w:rPr>
            </w:pPr>
          </w:p>
        </w:tc>
        <w:tc>
          <w:tcPr>
            <w:tcW w:w="1170" w:type="dxa"/>
            <w:tcPrChange w:id="213" w:author="Heather Huntington" w:date="2014-11-17T19:47:00Z">
              <w:tcPr>
                <w:tcW w:w="1170" w:type="dxa"/>
              </w:tcPr>
            </w:tcPrChange>
          </w:tcPr>
          <w:p w14:paraId="05018FF5" w14:textId="77777777" w:rsidR="00257924" w:rsidRPr="00BE068B" w:rsidRDefault="00257924" w:rsidP="00F71CC4">
            <w:pPr>
              <w:contextualSpacing/>
              <w:jc w:val="center"/>
              <w:rPr>
                <w:rFonts w:ascii="Gill Sans MT" w:hAnsi="Gill Sans MT"/>
              </w:rPr>
            </w:pPr>
          </w:p>
        </w:tc>
        <w:tc>
          <w:tcPr>
            <w:tcW w:w="1440" w:type="dxa"/>
            <w:tcPrChange w:id="214" w:author="Heather Huntington" w:date="2014-11-17T19:47:00Z">
              <w:tcPr>
                <w:tcW w:w="1440" w:type="dxa"/>
              </w:tcPr>
            </w:tcPrChange>
          </w:tcPr>
          <w:p w14:paraId="27FC4AD3" w14:textId="77777777" w:rsidR="00257924" w:rsidRPr="00BE068B" w:rsidRDefault="00257924" w:rsidP="00F71CC4">
            <w:pPr>
              <w:contextualSpacing/>
              <w:jc w:val="center"/>
              <w:rPr>
                <w:rFonts w:ascii="Gill Sans MT" w:hAnsi="Gill Sans MT"/>
              </w:rPr>
            </w:pPr>
          </w:p>
        </w:tc>
        <w:tc>
          <w:tcPr>
            <w:tcW w:w="1530" w:type="dxa"/>
            <w:tcPrChange w:id="215" w:author="Heather Huntington" w:date="2014-11-17T19:47:00Z">
              <w:tcPr>
                <w:tcW w:w="1890" w:type="dxa"/>
              </w:tcPr>
            </w:tcPrChange>
          </w:tcPr>
          <w:p w14:paraId="14CF498F" w14:textId="77777777" w:rsidR="00257924" w:rsidRPr="00BE068B" w:rsidRDefault="00257924" w:rsidP="00F71CC4">
            <w:pPr>
              <w:contextualSpacing/>
              <w:jc w:val="center"/>
              <w:rPr>
                <w:rFonts w:ascii="Gill Sans MT" w:hAnsi="Gill Sans MT"/>
              </w:rPr>
            </w:pPr>
          </w:p>
        </w:tc>
        <w:tc>
          <w:tcPr>
            <w:tcW w:w="1350" w:type="dxa"/>
            <w:tcPrChange w:id="216" w:author="Heather Huntington" w:date="2014-11-17T19:47:00Z">
              <w:tcPr>
                <w:tcW w:w="1080" w:type="dxa"/>
              </w:tcPr>
            </w:tcPrChange>
          </w:tcPr>
          <w:p w14:paraId="284A7F0D" w14:textId="77777777" w:rsidR="00257924" w:rsidRPr="00BE068B" w:rsidRDefault="00257924" w:rsidP="00F71CC4">
            <w:pPr>
              <w:contextualSpacing/>
              <w:jc w:val="center"/>
              <w:rPr>
                <w:rFonts w:ascii="Gill Sans MT" w:hAnsi="Gill Sans MT"/>
              </w:rPr>
            </w:pPr>
          </w:p>
        </w:tc>
        <w:tc>
          <w:tcPr>
            <w:tcW w:w="990" w:type="dxa"/>
            <w:tcPrChange w:id="217" w:author="Heather Huntington" w:date="2014-11-17T19:47:00Z">
              <w:tcPr>
                <w:tcW w:w="900" w:type="dxa"/>
              </w:tcPr>
            </w:tcPrChange>
          </w:tcPr>
          <w:p w14:paraId="455BCBE7" w14:textId="77777777" w:rsidR="00257924" w:rsidRPr="00BE068B" w:rsidRDefault="00257924" w:rsidP="00F71CC4">
            <w:pPr>
              <w:contextualSpacing/>
              <w:jc w:val="center"/>
              <w:rPr>
                <w:rFonts w:ascii="Gill Sans MT" w:hAnsi="Gill Sans MT"/>
              </w:rPr>
            </w:pPr>
          </w:p>
        </w:tc>
        <w:tc>
          <w:tcPr>
            <w:tcW w:w="1203" w:type="dxa"/>
            <w:tcPrChange w:id="218" w:author="Heather Huntington" w:date="2014-11-17T19:47:00Z">
              <w:tcPr>
                <w:tcW w:w="1203" w:type="dxa"/>
              </w:tcPr>
            </w:tcPrChange>
          </w:tcPr>
          <w:p w14:paraId="0816AF29" w14:textId="0692B5F9" w:rsidR="00257924" w:rsidRPr="00BE068B" w:rsidRDefault="00257924" w:rsidP="00F71CC4">
            <w:pPr>
              <w:contextualSpacing/>
              <w:jc w:val="center"/>
              <w:rPr>
                <w:rFonts w:ascii="Gill Sans MT" w:hAnsi="Gill Sans MT"/>
              </w:rPr>
            </w:pPr>
          </w:p>
        </w:tc>
      </w:tr>
      <w:tr w:rsidR="00297833" w:rsidRPr="00BE068B" w14:paraId="549DA057" w14:textId="694A5BDC" w:rsidTr="004C2C17">
        <w:trPr>
          <w:trHeight w:val="20"/>
          <w:jc w:val="center"/>
          <w:trPrChange w:id="219" w:author="Heather Huntington" w:date="2014-11-17T19:47:00Z">
            <w:trPr>
              <w:trHeight w:val="20"/>
              <w:jc w:val="center"/>
            </w:trPr>
          </w:trPrChange>
        </w:trPr>
        <w:tc>
          <w:tcPr>
            <w:tcW w:w="843" w:type="dxa"/>
            <w:tcPrChange w:id="220" w:author="Heather Huntington" w:date="2014-11-17T19:47:00Z">
              <w:tcPr>
                <w:tcW w:w="843" w:type="dxa"/>
              </w:tcPr>
            </w:tcPrChange>
          </w:tcPr>
          <w:p w14:paraId="624A2483" w14:textId="77777777" w:rsidR="00257924" w:rsidRPr="00BE068B" w:rsidRDefault="00257924" w:rsidP="00F71CC4">
            <w:pPr>
              <w:contextualSpacing/>
              <w:jc w:val="center"/>
              <w:rPr>
                <w:rFonts w:ascii="Gill Sans MT" w:hAnsi="Gill Sans MT"/>
                <w:b/>
              </w:rPr>
            </w:pPr>
            <w:r w:rsidRPr="00BE068B">
              <w:rPr>
                <w:rFonts w:ascii="Gill Sans MT" w:hAnsi="Gill Sans MT"/>
                <w:b/>
              </w:rPr>
              <w:t>3</w:t>
            </w:r>
          </w:p>
        </w:tc>
        <w:tc>
          <w:tcPr>
            <w:tcW w:w="917" w:type="dxa"/>
            <w:tcPrChange w:id="221" w:author="Heather Huntington" w:date="2014-11-17T19:47:00Z">
              <w:tcPr>
                <w:tcW w:w="917" w:type="dxa"/>
              </w:tcPr>
            </w:tcPrChange>
          </w:tcPr>
          <w:p w14:paraId="5167A24F" w14:textId="77777777" w:rsidR="00257924" w:rsidRPr="00BE068B" w:rsidRDefault="00257924" w:rsidP="00F71CC4">
            <w:pPr>
              <w:contextualSpacing/>
              <w:jc w:val="center"/>
              <w:rPr>
                <w:rFonts w:ascii="Gill Sans MT" w:hAnsi="Gill Sans MT"/>
              </w:rPr>
            </w:pPr>
          </w:p>
        </w:tc>
        <w:tc>
          <w:tcPr>
            <w:tcW w:w="1514" w:type="dxa"/>
            <w:tcPrChange w:id="222" w:author="Heather Huntington" w:date="2014-11-17T19:47:00Z">
              <w:tcPr>
                <w:tcW w:w="1514" w:type="dxa"/>
              </w:tcPr>
            </w:tcPrChange>
          </w:tcPr>
          <w:p w14:paraId="7409EBD8" w14:textId="77777777" w:rsidR="00257924" w:rsidRPr="00BE068B" w:rsidRDefault="00257924" w:rsidP="00F71CC4">
            <w:pPr>
              <w:contextualSpacing/>
              <w:jc w:val="center"/>
              <w:rPr>
                <w:rFonts w:ascii="Gill Sans MT" w:hAnsi="Gill Sans MT"/>
              </w:rPr>
            </w:pPr>
          </w:p>
        </w:tc>
        <w:tc>
          <w:tcPr>
            <w:tcW w:w="1080" w:type="dxa"/>
            <w:tcPrChange w:id="223" w:author="Heather Huntington" w:date="2014-11-17T19:47:00Z">
              <w:tcPr>
                <w:tcW w:w="1080" w:type="dxa"/>
              </w:tcPr>
            </w:tcPrChange>
          </w:tcPr>
          <w:p w14:paraId="3BA9AA7D" w14:textId="77777777" w:rsidR="00257924" w:rsidRPr="00BE068B" w:rsidRDefault="00257924" w:rsidP="00F71CC4">
            <w:pPr>
              <w:contextualSpacing/>
              <w:jc w:val="center"/>
              <w:rPr>
                <w:rFonts w:ascii="Gill Sans MT" w:hAnsi="Gill Sans MT"/>
              </w:rPr>
            </w:pPr>
          </w:p>
        </w:tc>
        <w:tc>
          <w:tcPr>
            <w:tcW w:w="1530" w:type="dxa"/>
            <w:tcPrChange w:id="224" w:author="Heather Huntington" w:date="2014-11-17T19:47:00Z">
              <w:tcPr>
                <w:tcW w:w="1530" w:type="dxa"/>
              </w:tcPr>
            </w:tcPrChange>
          </w:tcPr>
          <w:p w14:paraId="76FE6256" w14:textId="77777777" w:rsidR="00257924" w:rsidRPr="00BE068B" w:rsidRDefault="00257924" w:rsidP="00F71CC4">
            <w:pPr>
              <w:contextualSpacing/>
              <w:jc w:val="center"/>
              <w:rPr>
                <w:rFonts w:ascii="Gill Sans MT" w:hAnsi="Gill Sans MT"/>
              </w:rPr>
            </w:pPr>
          </w:p>
        </w:tc>
        <w:tc>
          <w:tcPr>
            <w:tcW w:w="1170" w:type="dxa"/>
            <w:tcPrChange w:id="225" w:author="Heather Huntington" w:date="2014-11-17T19:47:00Z">
              <w:tcPr>
                <w:tcW w:w="1170" w:type="dxa"/>
              </w:tcPr>
            </w:tcPrChange>
          </w:tcPr>
          <w:p w14:paraId="180F70C9" w14:textId="77777777" w:rsidR="00257924" w:rsidRPr="00BE068B" w:rsidRDefault="00257924" w:rsidP="00F71CC4">
            <w:pPr>
              <w:contextualSpacing/>
              <w:jc w:val="center"/>
              <w:rPr>
                <w:rFonts w:ascii="Gill Sans MT" w:hAnsi="Gill Sans MT"/>
              </w:rPr>
            </w:pPr>
          </w:p>
        </w:tc>
        <w:tc>
          <w:tcPr>
            <w:tcW w:w="1440" w:type="dxa"/>
            <w:tcPrChange w:id="226" w:author="Heather Huntington" w:date="2014-11-17T19:47:00Z">
              <w:tcPr>
                <w:tcW w:w="1440" w:type="dxa"/>
              </w:tcPr>
            </w:tcPrChange>
          </w:tcPr>
          <w:p w14:paraId="23668618" w14:textId="77777777" w:rsidR="00257924" w:rsidRPr="00BE068B" w:rsidRDefault="00257924" w:rsidP="00F71CC4">
            <w:pPr>
              <w:contextualSpacing/>
              <w:jc w:val="center"/>
              <w:rPr>
                <w:rFonts w:ascii="Gill Sans MT" w:hAnsi="Gill Sans MT"/>
              </w:rPr>
            </w:pPr>
          </w:p>
        </w:tc>
        <w:tc>
          <w:tcPr>
            <w:tcW w:w="1530" w:type="dxa"/>
            <w:tcPrChange w:id="227" w:author="Heather Huntington" w:date="2014-11-17T19:47:00Z">
              <w:tcPr>
                <w:tcW w:w="1890" w:type="dxa"/>
              </w:tcPr>
            </w:tcPrChange>
          </w:tcPr>
          <w:p w14:paraId="2F330D9A" w14:textId="77777777" w:rsidR="00257924" w:rsidRPr="00BE068B" w:rsidRDefault="00257924" w:rsidP="00F71CC4">
            <w:pPr>
              <w:contextualSpacing/>
              <w:jc w:val="center"/>
              <w:rPr>
                <w:rFonts w:ascii="Gill Sans MT" w:hAnsi="Gill Sans MT"/>
              </w:rPr>
            </w:pPr>
          </w:p>
        </w:tc>
        <w:tc>
          <w:tcPr>
            <w:tcW w:w="1350" w:type="dxa"/>
            <w:tcPrChange w:id="228" w:author="Heather Huntington" w:date="2014-11-17T19:47:00Z">
              <w:tcPr>
                <w:tcW w:w="1080" w:type="dxa"/>
              </w:tcPr>
            </w:tcPrChange>
          </w:tcPr>
          <w:p w14:paraId="00DDE919" w14:textId="77777777" w:rsidR="00257924" w:rsidRPr="00BE068B" w:rsidRDefault="00257924" w:rsidP="00F71CC4">
            <w:pPr>
              <w:contextualSpacing/>
              <w:jc w:val="center"/>
              <w:rPr>
                <w:rFonts w:ascii="Gill Sans MT" w:hAnsi="Gill Sans MT"/>
              </w:rPr>
            </w:pPr>
          </w:p>
        </w:tc>
        <w:tc>
          <w:tcPr>
            <w:tcW w:w="990" w:type="dxa"/>
            <w:tcPrChange w:id="229" w:author="Heather Huntington" w:date="2014-11-17T19:47:00Z">
              <w:tcPr>
                <w:tcW w:w="900" w:type="dxa"/>
              </w:tcPr>
            </w:tcPrChange>
          </w:tcPr>
          <w:p w14:paraId="342C175C" w14:textId="77777777" w:rsidR="00257924" w:rsidRPr="00BE068B" w:rsidRDefault="00257924" w:rsidP="00F71CC4">
            <w:pPr>
              <w:contextualSpacing/>
              <w:jc w:val="center"/>
              <w:rPr>
                <w:rFonts w:ascii="Gill Sans MT" w:hAnsi="Gill Sans MT"/>
              </w:rPr>
            </w:pPr>
          </w:p>
        </w:tc>
        <w:tc>
          <w:tcPr>
            <w:tcW w:w="1203" w:type="dxa"/>
            <w:tcPrChange w:id="230" w:author="Heather Huntington" w:date="2014-11-17T19:47:00Z">
              <w:tcPr>
                <w:tcW w:w="1203" w:type="dxa"/>
              </w:tcPr>
            </w:tcPrChange>
          </w:tcPr>
          <w:p w14:paraId="64B2E7F4" w14:textId="6DAA2A77" w:rsidR="00257924" w:rsidRPr="00BE068B" w:rsidRDefault="00257924" w:rsidP="00F71CC4">
            <w:pPr>
              <w:contextualSpacing/>
              <w:jc w:val="center"/>
              <w:rPr>
                <w:rFonts w:ascii="Gill Sans MT" w:hAnsi="Gill Sans MT"/>
              </w:rPr>
            </w:pPr>
          </w:p>
        </w:tc>
      </w:tr>
    </w:tbl>
    <w:p w14:paraId="2B18BF98" w14:textId="77777777" w:rsidR="006A5FEF" w:rsidRPr="00BE068B" w:rsidRDefault="006A5FEF" w:rsidP="001512DD">
      <w:pPr>
        <w:spacing w:after="0" w:line="240" w:lineRule="auto"/>
        <w:contextualSpacing/>
        <w:rPr>
          <w:rFonts w:ascii="Gill Sans MT" w:hAnsi="Gill Sans MT"/>
        </w:rPr>
      </w:pPr>
    </w:p>
    <w:tbl>
      <w:tblPr>
        <w:tblStyle w:val="TableGrid"/>
        <w:tblW w:w="13050" w:type="dxa"/>
        <w:tblInd w:w="209" w:type="dxa"/>
        <w:tblLayout w:type="fixed"/>
        <w:tblCellMar>
          <w:left w:w="29" w:type="dxa"/>
          <w:right w:w="29" w:type="dxa"/>
        </w:tblCellMar>
        <w:tblLook w:val="04A0" w:firstRow="1" w:lastRow="0" w:firstColumn="1" w:lastColumn="0" w:noHBand="0" w:noVBand="1"/>
        <w:tblPrChange w:id="231" w:author="Aleta Haflett" w:date="2014-11-18T12:12:00Z">
          <w:tblPr>
            <w:tblStyle w:val="TableGrid"/>
            <w:tblW w:w="13050" w:type="dxa"/>
            <w:tblInd w:w="209" w:type="dxa"/>
            <w:tblLayout w:type="fixed"/>
            <w:tblCellMar>
              <w:left w:w="29" w:type="dxa"/>
              <w:right w:w="29" w:type="dxa"/>
            </w:tblCellMar>
            <w:tblLook w:val="04A0" w:firstRow="1" w:lastRow="0" w:firstColumn="1" w:lastColumn="0" w:noHBand="0" w:noVBand="1"/>
          </w:tblPr>
        </w:tblPrChange>
      </w:tblPr>
      <w:tblGrid>
        <w:gridCol w:w="720"/>
        <w:gridCol w:w="990"/>
        <w:gridCol w:w="2250"/>
        <w:gridCol w:w="1710"/>
        <w:gridCol w:w="1710"/>
        <w:gridCol w:w="2790"/>
        <w:gridCol w:w="1530"/>
        <w:gridCol w:w="1350"/>
        <w:tblGridChange w:id="232">
          <w:tblGrid>
            <w:gridCol w:w="720"/>
            <w:gridCol w:w="990"/>
            <w:gridCol w:w="2250"/>
            <w:gridCol w:w="1710"/>
            <w:gridCol w:w="1710"/>
            <w:gridCol w:w="2340"/>
            <w:gridCol w:w="450"/>
            <w:gridCol w:w="1800"/>
            <w:gridCol w:w="1080"/>
          </w:tblGrid>
        </w:tblGridChange>
      </w:tblGrid>
      <w:tr w:rsidR="00517BC7" w:rsidRPr="00BE068B" w14:paraId="2CEE507E" w14:textId="77777777" w:rsidTr="009122C5">
        <w:trPr>
          <w:trHeight w:val="20"/>
          <w:trPrChange w:id="233" w:author="Aleta Haflett" w:date="2014-11-18T12:12:00Z">
            <w:trPr>
              <w:trHeight w:val="20"/>
            </w:trPr>
          </w:trPrChange>
        </w:trPr>
        <w:tc>
          <w:tcPr>
            <w:tcW w:w="720" w:type="dxa"/>
            <w:tcPrChange w:id="234" w:author="Aleta Haflett" w:date="2014-11-18T12:12:00Z">
              <w:tcPr>
                <w:tcW w:w="720" w:type="dxa"/>
              </w:tcPr>
            </w:tcPrChange>
          </w:tcPr>
          <w:p w14:paraId="4FDB3CB3" w14:textId="77777777" w:rsidR="00517BC7" w:rsidRPr="00BE068B" w:rsidRDefault="00517BC7" w:rsidP="00B30EB2">
            <w:pPr>
              <w:contextualSpacing/>
              <w:jc w:val="center"/>
              <w:rPr>
                <w:rFonts w:ascii="Gill Sans MT" w:hAnsi="Gill Sans MT"/>
                <w:b/>
                <w:sz w:val="20"/>
                <w:szCs w:val="20"/>
              </w:rPr>
            </w:pPr>
          </w:p>
        </w:tc>
        <w:tc>
          <w:tcPr>
            <w:tcW w:w="990" w:type="dxa"/>
            <w:tcPrChange w:id="235" w:author="Aleta Haflett" w:date="2014-11-18T12:12:00Z">
              <w:tcPr>
                <w:tcW w:w="990" w:type="dxa"/>
              </w:tcPr>
            </w:tcPrChange>
          </w:tcPr>
          <w:p w14:paraId="28B485C1" w14:textId="77777777" w:rsidR="00517BC7" w:rsidRPr="00BE068B" w:rsidRDefault="00517BC7" w:rsidP="00B30EB2">
            <w:pPr>
              <w:contextualSpacing/>
              <w:jc w:val="center"/>
              <w:rPr>
                <w:rFonts w:ascii="Gill Sans MT" w:hAnsi="Gill Sans MT"/>
                <w:sz w:val="20"/>
                <w:szCs w:val="20"/>
              </w:rPr>
            </w:pPr>
          </w:p>
        </w:tc>
        <w:tc>
          <w:tcPr>
            <w:tcW w:w="2250" w:type="dxa"/>
            <w:tcPrChange w:id="236" w:author="Aleta Haflett" w:date="2014-11-18T12:12:00Z">
              <w:tcPr>
                <w:tcW w:w="2250" w:type="dxa"/>
              </w:tcPr>
            </w:tcPrChange>
          </w:tcPr>
          <w:p w14:paraId="307C1814" w14:textId="4D92C864" w:rsidR="00517BC7" w:rsidRPr="00BE068B" w:rsidRDefault="00517BC7" w:rsidP="00B30EB2">
            <w:pPr>
              <w:contextualSpacing/>
              <w:jc w:val="center"/>
              <w:rPr>
                <w:rFonts w:ascii="Gill Sans MT" w:eastAsia="Calibri" w:hAnsi="Gill Sans MT" w:cs="Times New Roman"/>
                <w:sz w:val="20"/>
                <w:szCs w:val="20"/>
              </w:rPr>
            </w:pPr>
            <w:r w:rsidRPr="00BE068B">
              <w:rPr>
                <w:rFonts w:ascii="Gill Sans MT" w:eastAsia="Calibri" w:hAnsi="Gill Sans MT" w:cs="Times New Roman"/>
                <w:sz w:val="20"/>
                <w:szCs w:val="20"/>
              </w:rPr>
              <w:t>D.27</w:t>
            </w:r>
          </w:p>
        </w:tc>
        <w:tc>
          <w:tcPr>
            <w:tcW w:w="1710" w:type="dxa"/>
            <w:tcPrChange w:id="237" w:author="Aleta Haflett" w:date="2014-11-18T12:12:00Z">
              <w:tcPr>
                <w:tcW w:w="1710" w:type="dxa"/>
              </w:tcPr>
            </w:tcPrChange>
          </w:tcPr>
          <w:p w14:paraId="3F4C784A" w14:textId="72156D45" w:rsidR="00517BC7" w:rsidRPr="00BE068B" w:rsidRDefault="009122C5" w:rsidP="00B30EB2">
            <w:pPr>
              <w:contextualSpacing/>
              <w:jc w:val="center"/>
              <w:rPr>
                <w:rFonts w:ascii="Gill Sans MT" w:eastAsia="Calibri" w:hAnsi="Gill Sans MT" w:cs="Times New Roman"/>
                <w:sz w:val="20"/>
                <w:szCs w:val="20"/>
              </w:rPr>
            </w:pPr>
            <w:ins w:id="238" w:author="Aleta Haflett" w:date="2014-11-18T12:10:00Z">
              <w:r>
                <w:rPr>
                  <w:rFonts w:ascii="Gill Sans MT" w:eastAsia="Calibri" w:hAnsi="Gill Sans MT" w:cs="Times New Roman"/>
                  <w:sz w:val="20"/>
                  <w:szCs w:val="20"/>
                </w:rPr>
                <w:t>D.28</w:t>
              </w:r>
            </w:ins>
          </w:p>
        </w:tc>
        <w:tc>
          <w:tcPr>
            <w:tcW w:w="1710" w:type="dxa"/>
            <w:tcPrChange w:id="239" w:author="Aleta Haflett" w:date="2014-11-18T12:12:00Z">
              <w:tcPr>
                <w:tcW w:w="1710" w:type="dxa"/>
              </w:tcPr>
            </w:tcPrChange>
          </w:tcPr>
          <w:p w14:paraId="23B47E60" w14:textId="60E1537B" w:rsidR="00517BC7" w:rsidRPr="00BE068B" w:rsidRDefault="00517BC7" w:rsidP="00B30EB2">
            <w:pPr>
              <w:contextualSpacing/>
              <w:jc w:val="center"/>
              <w:rPr>
                <w:rFonts w:ascii="Gill Sans MT" w:eastAsia="Calibri" w:hAnsi="Gill Sans MT" w:cs="Times New Roman"/>
                <w:sz w:val="20"/>
                <w:szCs w:val="20"/>
              </w:rPr>
            </w:pPr>
            <w:r w:rsidRPr="00BE068B">
              <w:rPr>
                <w:rFonts w:ascii="Gill Sans MT" w:eastAsia="Calibri" w:hAnsi="Gill Sans MT" w:cs="Times New Roman"/>
                <w:sz w:val="20"/>
                <w:szCs w:val="20"/>
              </w:rPr>
              <w:t>D.28</w:t>
            </w:r>
          </w:p>
        </w:tc>
        <w:tc>
          <w:tcPr>
            <w:tcW w:w="2790" w:type="dxa"/>
            <w:tcPrChange w:id="240" w:author="Aleta Haflett" w:date="2014-11-18T12:12:00Z">
              <w:tcPr>
                <w:tcW w:w="2340" w:type="dxa"/>
              </w:tcPr>
            </w:tcPrChange>
          </w:tcPr>
          <w:p w14:paraId="5E60EACF" w14:textId="13B88AD9" w:rsidR="00517BC7" w:rsidRPr="00BE068B" w:rsidRDefault="00517BC7" w:rsidP="00B30EB2">
            <w:pPr>
              <w:contextualSpacing/>
              <w:jc w:val="center"/>
              <w:rPr>
                <w:rFonts w:ascii="Gill Sans MT" w:eastAsia="Calibri" w:hAnsi="Gill Sans MT" w:cs="Arial"/>
                <w:sz w:val="20"/>
                <w:szCs w:val="20"/>
              </w:rPr>
            </w:pPr>
            <w:r w:rsidRPr="00BE068B">
              <w:rPr>
                <w:rFonts w:ascii="Gill Sans MT" w:eastAsia="Calibri" w:hAnsi="Gill Sans MT" w:cs="Arial"/>
                <w:sz w:val="20"/>
                <w:szCs w:val="20"/>
              </w:rPr>
              <w:t>D.29</w:t>
            </w:r>
          </w:p>
        </w:tc>
        <w:tc>
          <w:tcPr>
            <w:tcW w:w="1530" w:type="dxa"/>
            <w:tcPrChange w:id="241" w:author="Aleta Haflett" w:date="2014-11-18T12:12:00Z">
              <w:tcPr>
                <w:tcW w:w="2250" w:type="dxa"/>
                <w:gridSpan w:val="2"/>
              </w:tcPr>
            </w:tcPrChange>
          </w:tcPr>
          <w:p w14:paraId="471D0168" w14:textId="29B364F3" w:rsidR="00517BC7" w:rsidRPr="00BE068B" w:rsidRDefault="00517BC7" w:rsidP="00B30EB2">
            <w:pPr>
              <w:contextualSpacing/>
              <w:jc w:val="center"/>
              <w:rPr>
                <w:rFonts w:ascii="Gill Sans MT" w:eastAsia="Calibri" w:hAnsi="Gill Sans MT" w:cs="Arial"/>
                <w:sz w:val="20"/>
                <w:szCs w:val="20"/>
              </w:rPr>
            </w:pPr>
            <w:r w:rsidRPr="00BE068B">
              <w:rPr>
                <w:rFonts w:ascii="Gill Sans MT" w:eastAsia="Calibri" w:hAnsi="Gill Sans MT" w:cs="Arial"/>
                <w:sz w:val="20"/>
                <w:szCs w:val="20"/>
              </w:rPr>
              <w:t>D.30</w:t>
            </w:r>
          </w:p>
        </w:tc>
        <w:tc>
          <w:tcPr>
            <w:tcW w:w="1350" w:type="dxa"/>
            <w:tcPrChange w:id="242" w:author="Aleta Haflett" w:date="2014-11-18T12:12:00Z">
              <w:tcPr>
                <w:tcW w:w="1080" w:type="dxa"/>
              </w:tcPr>
            </w:tcPrChange>
          </w:tcPr>
          <w:p w14:paraId="3ECBD670" w14:textId="62348801" w:rsidR="00517BC7" w:rsidRPr="00BE068B" w:rsidRDefault="00517BC7" w:rsidP="00B30EB2">
            <w:pPr>
              <w:contextualSpacing/>
              <w:jc w:val="center"/>
              <w:rPr>
                <w:rFonts w:ascii="Gill Sans MT" w:eastAsia="Calibri" w:hAnsi="Gill Sans MT" w:cs="Arial"/>
                <w:sz w:val="20"/>
                <w:szCs w:val="20"/>
              </w:rPr>
            </w:pPr>
            <w:r w:rsidRPr="00BE068B">
              <w:rPr>
                <w:rFonts w:ascii="Gill Sans MT" w:eastAsia="Calibri" w:hAnsi="Gill Sans MT" w:cs="Arial"/>
                <w:sz w:val="20"/>
                <w:szCs w:val="20"/>
              </w:rPr>
              <w:t>D.31</w:t>
            </w:r>
          </w:p>
        </w:tc>
      </w:tr>
      <w:tr w:rsidR="00517BC7" w:rsidRPr="00BE068B" w14:paraId="26E13ABA" w14:textId="77777777" w:rsidTr="009122C5">
        <w:trPr>
          <w:trHeight w:val="20"/>
          <w:trPrChange w:id="243" w:author="Aleta Haflett" w:date="2014-11-18T12:12:00Z">
            <w:trPr>
              <w:trHeight w:val="20"/>
            </w:trPr>
          </w:trPrChange>
        </w:trPr>
        <w:tc>
          <w:tcPr>
            <w:tcW w:w="720" w:type="dxa"/>
            <w:tcPrChange w:id="244" w:author="Aleta Haflett" w:date="2014-11-18T12:12:00Z">
              <w:tcPr>
                <w:tcW w:w="720" w:type="dxa"/>
              </w:tcPr>
            </w:tcPrChange>
          </w:tcPr>
          <w:p w14:paraId="7E1B69B0" w14:textId="77777777" w:rsidR="00517BC7" w:rsidRPr="00BE068B" w:rsidRDefault="00517BC7" w:rsidP="00B30EB2">
            <w:pPr>
              <w:contextualSpacing/>
              <w:jc w:val="center"/>
              <w:rPr>
                <w:rFonts w:ascii="Gill Sans MT" w:hAnsi="Gill Sans MT"/>
                <w:b/>
                <w:sz w:val="20"/>
                <w:szCs w:val="20"/>
              </w:rPr>
            </w:pPr>
            <w:r w:rsidRPr="00BE068B">
              <w:rPr>
                <w:rFonts w:ascii="Gill Sans MT" w:hAnsi="Gill Sans MT"/>
                <w:b/>
                <w:sz w:val="20"/>
                <w:szCs w:val="20"/>
              </w:rPr>
              <w:t>Forest</w:t>
            </w:r>
          </w:p>
          <w:p w14:paraId="7CB27FBE" w14:textId="77777777" w:rsidR="00517BC7" w:rsidRPr="00BE068B" w:rsidRDefault="00517BC7" w:rsidP="00B30EB2">
            <w:pPr>
              <w:contextualSpacing/>
              <w:jc w:val="center"/>
              <w:rPr>
                <w:rFonts w:ascii="Gill Sans MT" w:hAnsi="Gill Sans MT"/>
                <w:b/>
                <w:sz w:val="20"/>
                <w:szCs w:val="20"/>
              </w:rPr>
            </w:pPr>
            <w:proofErr w:type="gramStart"/>
            <w:r w:rsidRPr="00BE068B">
              <w:rPr>
                <w:rFonts w:ascii="Gill Sans MT" w:hAnsi="Gill Sans MT"/>
                <w:b/>
                <w:sz w:val="20"/>
                <w:szCs w:val="20"/>
              </w:rPr>
              <w:t>code</w:t>
            </w:r>
            <w:proofErr w:type="gramEnd"/>
          </w:p>
        </w:tc>
        <w:tc>
          <w:tcPr>
            <w:tcW w:w="990" w:type="dxa"/>
            <w:tcPrChange w:id="245" w:author="Aleta Haflett" w:date="2014-11-18T12:12:00Z">
              <w:tcPr>
                <w:tcW w:w="990" w:type="dxa"/>
              </w:tcPr>
            </w:tcPrChange>
          </w:tcPr>
          <w:p w14:paraId="66DB9122" w14:textId="77777777" w:rsidR="00517BC7" w:rsidRPr="00BE068B" w:rsidRDefault="00517BC7" w:rsidP="00CE542E">
            <w:pPr>
              <w:contextualSpacing/>
              <w:rPr>
                <w:rFonts w:ascii="Gill Sans MT" w:hAnsi="Gill Sans MT"/>
                <w:sz w:val="20"/>
                <w:szCs w:val="20"/>
              </w:rPr>
            </w:pPr>
            <w:r w:rsidRPr="00BE068B">
              <w:rPr>
                <w:rFonts w:ascii="Gill Sans MT" w:hAnsi="Gill Sans MT"/>
                <w:sz w:val="20"/>
                <w:szCs w:val="20"/>
              </w:rPr>
              <w:t>Name of the forest</w:t>
            </w:r>
          </w:p>
        </w:tc>
        <w:tc>
          <w:tcPr>
            <w:tcW w:w="2250" w:type="dxa"/>
            <w:tcPrChange w:id="246" w:author="Aleta Haflett" w:date="2014-11-18T12:12:00Z">
              <w:tcPr>
                <w:tcW w:w="2250" w:type="dxa"/>
              </w:tcPr>
            </w:tcPrChange>
          </w:tcPr>
          <w:p w14:paraId="11B6D6BC" w14:textId="77777777" w:rsidR="00517BC7" w:rsidRPr="00BE068B" w:rsidRDefault="00517BC7" w:rsidP="00CE542E">
            <w:pPr>
              <w:contextualSpacing/>
              <w:rPr>
                <w:rFonts w:ascii="Gill Sans MT" w:eastAsia="Calibri" w:hAnsi="Gill Sans MT" w:cs="Times New Roman"/>
                <w:sz w:val="20"/>
                <w:szCs w:val="20"/>
              </w:rPr>
            </w:pPr>
            <w:commentRangeStart w:id="247"/>
            <w:r w:rsidRPr="00BE068B">
              <w:rPr>
                <w:rFonts w:ascii="Gill Sans MT" w:eastAsia="Calibri" w:hAnsi="Gill Sans MT" w:cs="Times New Roman"/>
                <w:sz w:val="20"/>
                <w:szCs w:val="20"/>
              </w:rPr>
              <w:t>Do you need a permit to collect wood or non-wood forest products?</w:t>
            </w:r>
            <w:commentRangeEnd w:id="247"/>
            <w:r>
              <w:rPr>
                <w:rStyle w:val="CommentReference"/>
              </w:rPr>
              <w:commentReference w:id="247"/>
            </w:r>
          </w:p>
          <w:p w14:paraId="558A3D7F" w14:textId="6DF09CC8" w:rsidR="00517BC7" w:rsidRPr="00BE068B" w:rsidRDefault="00517BC7" w:rsidP="00CE542E">
            <w:pPr>
              <w:contextualSpacing/>
              <w:rPr>
                <w:rFonts w:ascii="Gill Sans MT" w:eastAsia="Calibri" w:hAnsi="Gill Sans MT" w:cs="Times New Roman"/>
                <w:sz w:val="20"/>
                <w:szCs w:val="20"/>
              </w:rPr>
            </w:pPr>
            <w:r w:rsidRPr="00BE068B">
              <w:rPr>
                <w:rFonts w:ascii="Gill Sans MT" w:eastAsia="Calibri" w:hAnsi="Gill Sans MT" w:cs="Times New Roman"/>
                <w:sz w:val="20"/>
                <w:szCs w:val="20"/>
              </w:rPr>
              <w:t>1=Yes</w:t>
            </w:r>
          </w:p>
          <w:p w14:paraId="42BB9593" w14:textId="77777777" w:rsidR="00517BC7" w:rsidRPr="00BE068B" w:rsidRDefault="00517BC7" w:rsidP="00CE542E">
            <w:pPr>
              <w:contextualSpacing/>
              <w:rPr>
                <w:rFonts w:ascii="Gill Sans MT" w:eastAsia="Calibri" w:hAnsi="Gill Sans MT" w:cs="Times New Roman"/>
                <w:sz w:val="20"/>
                <w:szCs w:val="20"/>
              </w:rPr>
            </w:pPr>
            <w:r w:rsidRPr="00BE068B">
              <w:rPr>
                <w:rFonts w:ascii="Gill Sans MT" w:eastAsia="Calibri" w:hAnsi="Gill Sans MT" w:cs="Times New Roman"/>
                <w:sz w:val="20"/>
                <w:szCs w:val="20"/>
              </w:rPr>
              <w:t>2=Yes, for some products</w:t>
            </w:r>
          </w:p>
          <w:p w14:paraId="2FE9E7C9" w14:textId="7F7B1B3B" w:rsidR="00517BC7" w:rsidRPr="00BE068B" w:rsidRDefault="00517BC7" w:rsidP="00CE542E">
            <w:pPr>
              <w:contextualSpacing/>
              <w:rPr>
                <w:rFonts w:ascii="Gill Sans MT" w:eastAsia="Calibri" w:hAnsi="Gill Sans MT" w:cs="Times New Roman"/>
                <w:sz w:val="20"/>
                <w:szCs w:val="20"/>
              </w:rPr>
            </w:pPr>
            <w:r w:rsidRPr="00BE068B">
              <w:rPr>
                <w:rFonts w:ascii="Gill Sans MT" w:eastAsia="Calibri" w:hAnsi="Gill Sans MT" w:cs="Times New Roman"/>
                <w:sz w:val="20"/>
                <w:szCs w:val="20"/>
              </w:rPr>
              <w:t>3=No</w:t>
            </w:r>
          </w:p>
          <w:p w14:paraId="30D0AB22" w14:textId="6C96B91D" w:rsidR="00517BC7" w:rsidRDefault="00517BC7" w:rsidP="00CE542E">
            <w:pPr>
              <w:contextualSpacing/>
              <w:rPr>
                <w:ins w:id="248" w:author="Aleta Haflett" w:date="2014-11-18T12:04:00Z"/>
                <w:rFonts w:ascii="Gill Sans MT" w:eastAsia="Calibri" w:hAnsi="Gill Sans MT" w:cs="Times New Roman"/>
                <w:sz w:val="20"/>
                <w:szCs w:val="20"/>
              </w:rPr>
            </w:pPr>
            <w:r w:rsidRPr="00BE068B">
              <w:rPr>
                <w:rFonts w:ascii="Gill Sans MT" w:eastAsia="Calibri" w:hAnsi="Gill Sans MT" w:cs="Times New Roman"/>
                <w:sz w:val="20"/>
                <w:szCs w:val="20"/>
              </w:rPr>
              <w:t>888=Don’t know</w:t>
            </w:r>
          </w:p>
          <w:p w14:paraId="4F767607" w14:textId="77777777" w:rsidR="00517BC7" w:rsidRDefault="00517BC7" w:rsidP="00CE542E">
            <w:pPr>
              <w:contextualSpacing/>
              <w:rPr>
                <w:ins w:id="249" w:author="Aleta Haflett" w:date="2014-11-18T12:04:00Z"/>
                <w:rFonts w:ascii="Gill Sans MT" w:eastAsia="Calibri" w:hAnsi="Gill Sans MT" w:cs="Times New Roman"/>
                <w:sz w:val="20"/>
                <w:szCs w:val="20"/>
              </w:rPr>
            </w:pPr>
          </w:p>
          <w:p w14:paraId="6969A430" w14:textId="6B18E36A" w:rsidR="00517BC7" w:rsidRPr="00517BC7" w:rsidRDefault="00517BC7" w:rsidP="00CE542E">
            <w:pPr>
              <w:contextualSpacing/>
              <w:rPr>
                <w:rFonts w:ascii="Gill Sans MT" w:eastAsia="Calibri" w:hAnsi="Gill Sans MT" w:cs="Times New Roman"/>
                <w:i/>
                <w:sz w:val="20"/>
                <w:szCs w:val="20"/>
                <w:rPrChange w:id="250" w:author="Aleta Haflett" w:date="2014-11-18T12:04:00Z">
                  <w:rPr>
                    <w:rFonts w:ascii="Gill Sans MT" w:eastAsia="Calibri" w:hAnsi="Gill Sans MT" w:cs="Times New Roman"/>
                    <w:sz w:val="20"/>
                    <w:szCs w:val="20"/>
                  </w:rPr>
                </w:rPrChange>
              </w:rPr>
            </w:pPr>
            <w:ins w:id="251" w:author="Aleta Haflett" w:date="2014-11-18T12:04:00Z">
              <w:r>
                <w:rPr>
                  <w:rFonts w:ascii="Gill Sans MT" w:eastAsia="Calibri" w:hAnsi="Gill Sans MT" w:cs="Times New Roman"/>
                  <w:i/>
                  <w:sz w:val="20"/>
                  <w:szCs w:val="20"/>
                </w:rPr>
                <w:t>If 3, skip to D.29</w:t>
              </w:r>
            </w:ins>
          </w:p>
          <w:p w14:paraId="105BC1F6" w14:textId="4FE9C07C" w:rsidR="00517BC7" w:rsidRPr="00BE068B" w:rsidRDefault="00517BC7" w:rsidP="00CE542E">
            <w:pPr>
              <w:contextualSpacing/>
              <w:rPr>
                <w:rFonts w:ascii="Gill Sans MT" w:hAnsi="Gill Sans MT"/>
                <w:sz w:val="20"/>
                <w:szCs w:val="20"/>
              </w:rPr>
            </w:pPr>
          </w:p>
        </w:tc>
        <w:tc>
          <w:tcPr>
            <w:tcW w:w="1710" w:type="dxa"/>
            <w:tcPrChange w:id="252" w:author="Aleta Haflett" w:date="2014-11-18T12:12:00Z">
              <w:tcPr>
                <w:tcW w:w="1710" w:type="dxa"/>
              </w:tcPr>
            </w:tcPrChange>
          </w:tcPr>
          <w:p w14:paraId="275FC89C" w14:textId="77777777" w:rsidR="00517BC7" w:rsidRDefault="00517BC7" w:rsidP="00CE542E">
            <w:pPr>
              <w:contextualSpacing/>
              <w:rPr>
                <w:ins w:id="253" w:author="Aleta Haflett" w:date="2014-11-18T12:03:00Z"/>
                <w:rFonts w:ascii="Gill Sans MT" w:eastAsia="Calibri" w:hAnsi="Gill Sans MT" w:cs="Times New Roman"/>
                <w:sz w:val="20"/>
                <w:szCs w:val="20"/>
              </w:rPr>
            </w:pPr>
            <w:ins w:id="254" w:author="Aleta Haflett" w:date="2014-11-18T12:03:00Z">
              <w:r>
                <w:rPr>
                  <w:rFonts w:ascii="Gill Sans MT" w:eastAsia="Calibri" w:hAnsi="Gill Sans MT" w:cs="Times New Roman"/>
                  <w:sz w:val="20"/>
                  <w:szCs w:val="20"/>
                </w:rPr>
                <w:t xml:space="preserve">What wood or non-forest products require permits? </w:t>
              </w:r>
            </w:ins>
          </w:p>
          <w:p w14:paraId="5E079797" w14:textId="75D1856E" w:rsidR="00517BC7" w:rsidRDefault="009122C5" w:rsidP="00CE542E">
            <w:pPr>
              <w:contextualSpacing/>
              <w:rPr>
                <w:ins w:id="255" w:author="Aleta Haflett" w:date="2014-11-18T12:04:00Z"/>
                <w:rFonts w:ascii="Gill Sans MT" w:eastAsia="Calibri" w:hAnsi="Gill Sans MT" w:cs="Times New Roman"/>
                <w:i/>
                <w:sz w:val="20"/>
                <w:szCs w:val="20"/>
              </w:rPr>
            </w:pPr>
            <w:ins w:id="256" w:author="Aleta Haflett" w:date="2014-11-18T12:07:00Z">
              <w:r>
                <w:rPr>
                  <w:rFonts w:ascii="Gill Sans MT" w:eastAsia="Calibri" w:hAnsi="Gill Sans MT" w:cs="Times New Roman"/>
                  <w:i/>
                  <w:sz w:val="20"/>
                  <w:szCs w:val="20"/>
                </w:rPr>
                <w:t xml:space="preserve">See codes below. </w:t>
              </w:r>
            </w:ins>
            <w:ins w:id="257" w:author="Aleta Haflett" w:date="2014-11-18T12:04:00Z">
              <w:r w:rsidR="00517BC7">
                <w:rPr>
                  <w:rFonts w:ascii="Gill Sans MT" w:eastAsia="Calibri" w:hAnsi="Gill Sans MT" w:cs="Times New Roman"/>
                  <w:i/>
                  <w:sz w:val="20"/>
                  <w:szCs w:val="20"/>
                </w:rPr>
                <w:t xml:space="preserve">Probe and code. </w:t>
              </w:r>
            </w:ins>
          </w:p>
          <w:p w14:paraId="3056704B" w14:textId="246F5473" w:rsidR="00517BC7" w:rsidRPr="00517BC7" w:rsidRDefault="00517BC7" w:rsidP="00CE542E">
            <w:pPr>
              <w:contextualSpacing/>
              <w:rPr>
                <w:rFonts w:ascii="Gill Sans MT" w:eastAsia="Calibri" w:hAnsi="Gill Sans MT" w:cs="Times New Roman"/>
                <w:i/>
                <w:sz w:val="20"/>
                <w:szCs w:val="20"/>
                <w:rPrChange w:id="258" w:author="Aleta Haflett" w:date="2014-11-18T12:04:00Z">
                  <w:rPr>
                    <w:rFonts w:ascii="Gill Sans MT" w:eastAsia="Calibri" w:hAnsi="Gill Sans MT" w:cs="Times New Roman"/>
                    <w:sz w:val="20"/>
                    <w:szCs w:val="20"/>
                  </w:rPr>
                </w:rPrChange>
              </w:rPr>
            </w:pPr>
            <w:ins w:id="259" w:author="Aleta Haflett" w:date="2014-11-18T12:04:00Z">
              <w:r>
                <w:rPr>
                  <w:rFonts w:ascii="Gill Sans MT" w:eastAsia="Calibri" w:hAnsi="Gill Sans MT" w:cs="Times New Roman"/>
                  <w:i/>
                  <w:sz w:val="20"/>
                  <w:szCs w:val="20"/>
                </w:rPr>
                <w:t xml:space="preserve">Select all that apply </w:t>
              </w:r>
            </w:ins>
          </w:p>
        </w:tc>
        <w:tc>
          <w:tcPr>
            <w:tcW w:w="1710" w:type="dxa"/>
            <w:tcPrChange w:id="260" w:author="Aleta Haflett" w:date="2014-11-18T12:12:00Z">
              <w:tcPr>
                <w:tcW w:w="1710" w:type="dxa"/>
              </w:tcPr>
            </w:tcPrChange>
          </w:tcPr>
          <w:p w14:paraId="2B2CB078" w14:textId="73AF8A38" w:rsidR="00517BC7" w:rsidRDefault="00517BC7" w:rsidP="00CE542E">
            <w:pPr>
              <w:contextualSpacing/>
              <w:rPr>
                <w:ins w:id="261" w:author="Heather Huntington" w:date="2014-11-17T19:34:00Z"/>
                <w:rFonts w:ascii="Gill Sans MT" w:eastAsia="Calibri" w:hAnsi="Gill Sans MT" w:cs="Times New Roman"/>
                <w:sz w:val="20"/>
                <w:szCs w:val="20"/>
              </w:rPr>
            </w:pPr>
            <w:r w:rsidRPr="00BE068B">
              <w:rPr>
                <w:rFonts w:ascii="Gill Sans MT" w:eastAsia="Calibri" w:hAnsi="Gill Sans MT" w:cs="Times New Roman"/>
                <w:sz w:val="20"/>
                <w:szCs w:val="20"/>
              </w:rPr>
              <w:t xml:space="preserve">In your opinion, is the permit granting process open and </w:t>
            </w:r>
            <w:commentRangeStart w:id="262"/>
            <w:r w:rsidRPr="00BE068B">
              <w:rPr>
                <w:rFonts w:ascii="Gill Sans MT" w:eastAsia="Calibri" w:hAnsi="Gill Sans MT" w:cs="Times New Roman"/>
                <w:sz w:val="20"/>
                <w:szCs w:val="20"/>
              </w:rPr>
              <w:t>tran</w:t>
            </w:r>
            <w:ins w:id="263" w:author="Heather Huntington" w:date="2014-11-17T19:38:00Z">
              <w:r>
                <w:rPr>
                  <w:rFonts w:ascii="Gill Sans MT" w:eastAsia="Calibri" w:hAnsi="Gill Sans MT" w:cs="Times New Roman"/>
                  <w:sz w:val="20"/>
                  <w:szCs w:val="20"/>
                </w:rPr>
                <w:t xml:space="preserve">sparent? </w:t>
              </w:r>
            </w:ins>
            <w:del w:id="264" w:author="Heather Huntington" w:date="2014-11-17T19:35:00Z">
              <w:r w:rsidRPr="00BE068B" w:rsidDel="006964F6">
                <w:rPr>
                  <w:rFonts w:ascii="Gill Sans MT" w:eastAsia="Calibri" w:hAnsi="Gill Sans MT" w:cs="Times New Roman"/>
                  <w:sz w:val="20"/>
                  <w:szCs w:val="20"/>
                </w:rPr>
                <w:delText>sparent</w:delText>
              </w:r>
              <w:commentRangeEnd w:id="262"/>
              <w:r w:rsidDel="006964F6">
                <w:rPr>
                  <w:rStyle w:val="CommentReference"/>
                </w:rPr>
                <w:commentReference w:id="262"/>
              </w:r>
              <w:r w:rsidRPr="00BE068B" w:rsidDel="006964F6">
                <w:rPr>
                  <w:rFonts w:ascii="Gill Sans MT" w:eastAsia="Calibri" w:hAnsi="Gill Sans MT" w:cs="Times New Roman"/>
                  <w:sz w:val="20"/>
                  <w:szCs w:val="20"/>
                </w:rPr>
                <w:delText>?</w:delText>
              </w:r>
            </w:del>
          </w:p>
          <w:p w14:paraId="5439611B" w14:textId="77777777" w:rsidR="00517BC7" w:rsidRDefault="00517BC7" w:rsidP="00CE542E">
            <w:pPr>
              <w:contextualSpacing/>
              <w:rPr>
                <w:ins w:id="265" w:author="Heather Huntington" w:date="2014-11-17T19:34:00Z"/>
                <w:rFonts w:ascii="Gill Sans MT" w:eastAsia="Calibri" w:hAnsi="Gill Sans MT" w:cs="Times New Roman"/>
                <w:sz w:val="20"/>
                <w:szCs w:val="20"/>
              </w:rPr>
            </w:pPr>
          </w:p>
          <w:p w14:paraId="5442164E" w14:textId="0CBAD43C" w:rsidR="00517BC7" w:rsidRDefault="00517BC7" w:rsidP="00CE542E">
            <w:pPr>
              <w:contextualSpacing/>
              <w:rPr>
                <w:ins w:id="266" w:author="Heather Huntington" w:date="2014-11-17T19:38:00Z"/>
                <w:rFonts w:ascii="Gill Sans MT" w:eastAsia="Calibri" w:hAnsi="Gill Sans MT" w:cs="Times New Roman"/>
                <w:sz w:val="20"/>
                <w:szCs w:val="20"/>
              </w:rPr>
            </w:pPr>
            <w:ins w:id="267" w:author="Heather Huntington" w:date="2014-11-17T19:38:00Z">
              <w:r>
                <w:rPr>
                  <w:rFonts w:ascii="Gill Sans MT" w:eastAsia="Calibri" w:hAnsi="Gill Sans MT" w:cs="Times New Roman"/>
                  <w:sz w:val="20"/>
                  <w:szCs w:val="20"/>
                </w:rPr>
                <w:t>0-No</w:t>
              </w:r>
            </w:ins>
          </w:p>
          <w:p w14:paraId="0D6C3574" w14:textId="77777777" w:rsidR="00517BC7" w:rsidRDefault="00517BC7" w:rsidP="00CE542E">
            <w:pPr>
              <w:contextualSpacing/>
              <w:rPr>
                <w:ins w:id="268" w:author="Heather Huntington" w:date="2014-11-17T19:38:00Z"/>
                <w:rFonts w:ascii="Gill Sans MT" w:eastAsia="Calibri" w:hAnsi="Gill Sans MT" w:cs="Times New Roman"/>
                <w:sz w:val="20"/>
                <w:szCs w:val="20"/>
              </w:rPr>
            </w:pPr>
            <w:ins w:id="269" w:author="Heather Huntington" w:date="2014-11-17T19:38:00Z">
              <w:r>
                <w:rPr>
                  <w:rFonts w:ascii="Gill Sans MT" w:eastAsia="Calibri" w:hAnsi="Gill Sans MT" w:cs="Times New Roman"/>
                  <w:sz w:val="20"/>
                  <w:szCs w:val="20"/>
                </w:rPr>
                <w:t>1-Yes</w:t>
              </w:r>
            </w:ins>
          </w:p>
          <w:p w14:paraId="54D9436C" w14:textId="2C46E402" w:rsidR="00517BC7" w:rsidRDefault="00517BC7" w:rsidP="00CE542E">
            <w:pPr>
              <w:contextualSpacing/>
              <w:rPr>
                <w:ins w:id="270" w:author="Heather Huntington" w:date="2014-11-17T19:38:00Z"/>
                <w:rFonts w:ascii="Gill Sans MT" w:eastAsia="Calibri" w:hAnsi="Gill Sans MT" w:cs="Times New Roman"/>
                <w:sz w:val="20"/>
                <w:szCs w:val="20"/>
              </w:rPr>
            </w:pPr>
            <w:ins w:id="271" w:author="Heather Huntington" w:date="2014-11-17T19:38:00Z">
              <w:r>
                <w:rPr>
                  <w:rFonts w:ascii="Gill Sans MT" w:eastAsia="Calibri" w:hAnsi="Gill Sans MT" w:cs="Times New Roman"/>
                  <w:sz w:val="20"/>
                  <w:szCs w:val="20"/>
                </w:rPr>
                <w:t>888-Don’t know</w:t>
              </w:r>
            </w:ins>
          </w:p>
          <w:p w14:paraId="36A5E789" w14:textId="5B28730D" w:rsidR="00517BC7" w:rsidRPr="006964F6" w:rsidRDefault="00517BC7" w:rsidP="00CE542E">
            <w:pPr>
              <w:keepNext/>
              <w:kinsoku w:val="0"/>
              <w:overflowPunct w:val="0"/>
              <w:spacing w:afterLines="20" w:after="48" w:line="276" w:lineRule="auto"/>
              <w:ind w:left="119"/>
              <w:contextualSpacing/>
              <w:outlineLvl w:val="8"/>
              <w:rPr>
                <w:ins w:id="272" w:author="Heather Huntington" w:date="2014-11-17T19:34:00Z"/>
                <w:rFonts w:ascii="Gill Sans MT" w:eastAsia="Calibri" w:hAnsi="Gill Sans MT" w:cs="Times New Roman"/>
                <w:sz w:val="20"/>
                <w:szCs w:val="20"/>
                <w:rPrChange w:id="273" w:author="Heather Huntington" w:date="2014-11-17T19:35:00Z">
                  <w:rPr>
                    <w:ins w:id="274" w:author="Heather Huntington" w:date="2014-11-17T19:34:00Z"/>
                    <w:rFonts w:ascii="Gill Sans MT" w:eastAsia="SimSun" w:hAnsi="Gill Sans MT"/>
                    <w:b/>
                    <w:w w:val="105"/>
                    <w:sz w:val="20"/>
                    <w:szCs w:val="20"/>
                  </w:rPr>
                </w:rPrChange>
              </w:rPr>
            </w:pPr>
            <w:ins w:id="275" w:author="Heather Huntington" w:date="2014-11-17T19:38:00Z">
              <w:r>
                <w:rPr>
                  <w:rFonts w:ascii="Gill Sans MT" w:eastAsia="Calibri" w:hAnsi="Gill Sans MT" w:cs="Times New Roman"/>
                  <w:sz w:val="20"/>
                  <w:szCs w:val="20"/>
                </w:rPr>
                <w:t>999-Prefer not to respond</w:t>
              </w:r>
            </w:ins>
          </w:p>
          <w:p w14:paraId="591D29A7" w14:textId="4ED3C821" w:rsidR="00517BC7" w:rsidRDefault="00517BC7" w:rsidP="006964F6">
            <w:pPr>
              <w:rPr>
                <w:ins w:id="276" w:author="Heather Huntington" w:date="2014-11-17T19:34:00Z"/>
                <w:rFonts w:ascii="Gill Sans MT" w:hAnsi="Gill Sans MT"/>
                <w:sz w:val="20"/>
                <w:szCs w:val="20"/>
              </w:rPr>
            </w:pPr>
          </w:p>
          <w:p w14:paraId="2DB17960" w14:textId="77777777" w:rsidR="00517BC7" w:rsidRPr="006964F6" w:rsidRDefault="00517BC7">
            <w:pPr>
              <w:jc w:val="center"/>
              <w:rPr>
                <w:rFonts w:ascii="Gill Sans MT" w:hAnsi="Gill Sans MT"/>
                <w:sz w:val="20"/>
                <w:szCs w:val="20"/>
              </w:rPr>
              <w:pPrChange w:id="277" w:author="Heather Huntington" w:date="2014-11-17T19:34:00Z">
                <w:pPr>
                  <w:spacing w:after="200" w:line="276" w:lineRule="auto"/>
                  <w:contextualSpacing/>
                </w:pPr>
              </w:pPrChange>
            </w:pPr>
          </w:p>
        </w:tc>
        <w:tc>
          <w:tcPr>
            <w:tcW w:w="2790" w:type="dxa"/>
            <w:tcPrChange w:id="278" w:author="Aleta Haflett" w:date="2014-11-18T12:12:00Z">
              <w:tcPr>
                <w:tcW w:w="2790" w:type="dxa"/>
                <w:gridSpan w:val="2"/>
              </w:tcPr>
            </w:tcPrChange>
          </w:tcPr>
          <w:p w14:paraId="40CEB5CF" w14:textId="77777777" w:rsidR="00517BC7" w:rsidRDefault="00517BC7" w:rsidP="00CE542E">
            <w:pPr>
              <w:contextualSpacing/>
              <w:rPr>
                <w:ins w:id="279" w:author="Heather Huntington" w:date="2014-11-17T19:39:00Z"/>
                <w:rFonts w:ascii="Gill Sans MT" w:eastAsia="Calibri" w:hAnsi="Gill Sans MT" w:cs="Arial"/>
                <w:sz w:val="20"/>
                <w:szCs w:val="20"/>
              </w:rPr>
            </w:pPr>
            <w:r w:rsidRPr="00BE068B">
              <w:rPr>
                <w:rFonts w:ascii="Gill Sans MT" w:eastAsia="Calibri" w:hAnsi="Gill Sans MT" w:cs="Arial"/>
                <w:sz w:val="20"/>
                <w:szCs w:val="20"/>
              </w:rPr>
              <w:t xml:space="preserve">Are there now more/less different wood and non-wood forest products available in that forest/wooded area than 3 years </w:t>
            </w:r>
            <w:commentRangeStart w:id="280"/>
            <w:r w:rsidRPr="00BE068B">
              <w:rPr>
                <w:rFonts w:ascii="Gill Sans MT" w:eastAsia="Calibri" w:hAnsi="Gill Sans MT" w:cs="Arial"/>
                <w:sz w:val="20"/>
                <w:szCs w:val="20"/>
              </w:rPr>
              <w:t>ago</w:t>
            </w:r>
            <w:commentRangeEnd w:id="280"/>
            <w:r>
              <w:rPr>
                <w:rStyle w:val="CommentReference"/>
              </w:rPr>
              <w:commentReference w:id="280"/>
            </w:r>
            <w:r w:rsidRPr="00BE068B">
              <w:rPr>
                <w:rFonts w:ascii="Gill Sans MT" w:eastAsia="Calibri" w:hAnsi="Gill Sans MT" w:cs="Arial"/>
                <w:sz w:val="20"/>
                <w:szCs w:val="20"/>
              </w:rPr>
              <w:t xml:space="preserve">? </w:t>
            </w:r>
          </w:p>
          <w:p w14:paraId="75FFD59C" w14:textId="77777777" w:rsidR="00517BC7" w:rsidRDefault="00517BC7" w:rsidP="00CE542E">
            <w:pPr>
              <w:contextualSpacing/>
              <w:rPr>
                <w:ins w:id="281" w:author="Heather Huntington" w:date="2014-11-17T19:39:00Z"/>
                <w:rFonts w:ascii="Gill Sans MT" w:eastAsia="Calibri" w:hAnsi="Gill Sans MT" w:cs="Arial"/>
                <w:sz w:val="20"/>
                <w:szCs w:val="20"/>
              </w:rPr>
            </w:pPr>
          </w:p>
          <w:p w14:paraId="7C2B0E1B" w14:textId="5FCB1EDA" w:rsidR="00517BC7" w:rsidRDefault="00517BC7" w:rsidP="00CE542E">
            <w:pPr>
              <w:contextualSpacing/>
              <w:rPr>
                <w:ins w:id="282" w:author="Heather Huntington" w:date="2014-11-17T19:51:00Z"/>
                <w:rFonts w:ascii="Gill Sans MT" w:eastAsia="Calibri" w:hAnsi="Gill Sans MT" w:cs="Arial"/>
                <w:sz w:val="20"/>
                <w:szCs w:val="20"/>
              </w:rPr>
            </w:pPr>
            <w:ins w:id="283" w:author="Heather Huntington" w:date="2014-11-17T19:39:00Z">
              <w:r>
                <w:rPr>
                  <w:rFonts w:ascii="Gill Sans MT" w:eastAsia="Calibri" w:hAnsi="Gill Sans MT" w:cs="Arial"/>
                  <w:sz w:val="20"/>
                  <w:szCs w:val="20"/>
                </w:rPr>
                <w:t xml:space="preserve">1- </w:t>
              </w:r>
            </w:ins>
            <w:ins w:id="284" w:author="Heather Huntington" w:date="2014-11-17T19:51:00Z">
              <w:r>
                <w:rPr>
                  <w:rFonts w:ascii="Gill Sans MT" w:eastAsia="Calibri" w:hAnsi="Gill Sans MT" w:cs="Arial"/>
                  <w:sz w:val="20"/>
                  <w:szCs w:val="20"/>
                </w:rPr>
                <w:t>Much more available</w:t>
              </w:r>
            </w:ins>
          </w:p>
          <w:p w14:paraId="0E6B881C" w14:textId="13B9143D" w:rsidR="00517BC7" w:rsidRDefault="00517BC7" w:rsidP="00CE542E">
            <w:pPr>
              <w:contextualSpacing/>
              <w:rPr>
                <w:ins w:id="285" w:author="Heather Huntington" w:date="2014-11-17T19:51:00Z"/>
                <w:rFonts w:ascii="Gill Sans MT" w:eastAsia="Calibri" w:hAnsi="Gill Sans MT" w:cs="Arial"/>
                <w:sz w:val="20"/>
                <w:szCs w:val="20"/>
              </w:rPr>
            </w:pPr>
            <w:ins w:id="286" w:author="Heather Huntington" w:date="2014-11-17T19:51:00Z">
              <w:r>
                <w:rPr>
                  <w:rFonts w:ascii="Gill Sans MT" w:eastAsia="Calibri" w:hAnsi="Gill Sans MT" w:cs="Arial"/>
                  <w:sz w:val="20"/>
                  <w:szCs w:val="20"/>
                </w:rPr>
                <w:t>2. A little more availability</w:t>
              </w:r>
            </w:ins>
          </w:p>
          <w:p w14:paraId="63779B76" w14:textId="77777777" w:rsidR="00517BC7" w:rsidRDefault="00517BC7" w:rsidP="00CE542E">
            <w:pPr>
              <w:contextualSpacing/>
              <w:rPr>
                <w:ins w:id="287" w:author="Heather Huntington" w:date="2014-11-17T19:51:00Z"/>
                <w:rFonts w:ascii="Gill Sans MT" w:eastAsia="Calibri" w:hAnsi="Gill Sans MT" w:cs="Arial"/>
                <w:sz w:val="20"/>
                <w:szCs w:val="20"/>
              </w:rPr>
            </w:pPr>
            <w:ins w:id="288" w:author="Heather Huntington" w:date="2014-11-17T19:51:00Z">
              <w:r>
                <w:rPr>
                  <w:rFonts w:ascii="Gill Sans MT" w:eastAsia="Calibri" w:hAnsi="Gill Sans MT" w:cs="Arial"/>
                  <w:sz w:val="20"/>
                  <w:szCs w:val="20"/>
                </w:rPr>
                <w:t>3. About the same</w:t>
              </w:r>
            </w:ins>
          </w:p>
          <w:p w14:paraId="0C3A3FD4" w14:textId="708F1338" w:rsidR="00517BC7" w:rsidRDefault="00517BC7" w:rsidP="00CE542E">
            <w:pPr>
              <w:contextualSpacing/>
              <w:rPr>
                <w:ins w:id="289" w:author="Heather Huntington" w:date="2014-11-17T19:51:00Z"/>
                <w:rFonts w:ascii="Gill Sans MT" w:eastAsia="Calibri" w:hAnsi="Gill Sans MT" w:cs="Arial"/>
                <w:sz w:val="20"/>
                <w:szCs w:val="20"/>
              </w:rPr>
            </w:pPr>
            <w:ins w:id="290" w:author="Heather Huntington" w:date="2014-11-17T19:51:00Z">
              <w:r>
                <w:rPr>
                  <w:rFonts w:ascii="Gill Sans MT" w:eastAsia="Calibri" w:hAnsi="Gill Sans MT" w:cs="Arial"/>
                  <w:sz w:val="20"/>
                  <w:szCs w:val="20"/>
                </w:rPr>
                <w:t>4. A little less</w:t>
              </w:r>
            </w:ins>
          </w:p>
          <w:p w14:paraId="3BE14C72" w14:textId="3E4A2AD9" w:rsidR="00517BC7" w:rsidRDefault="00517BC7" w:rsidP="00CE542E">
            <w:pPr>
              <w:contextualSpacing/>
              <w:rPr>
                <w:ins w:id="291" w:author="Heather Huntington" w:date="2014-11-17T19:51:00Z"/>
                <w:rFonts w:ascii="Gill Sans MT" w:eastAsia="Calibri" w:hAnsi="Gill Sans MT" w:cs="Arial"/>
                <w:sz w:val="20"/>
                <w:szCs w:val="20"/>
              </w:rPr>
            </w:pPr>
            <w:ins w:id="292" w:author="Heather Huntington" w:date="2014-11-17T19:51:00Z">
              <w:r>
                <w:rPr>
                  <w:rFonts w:ascii="Gill Sans MT" w:eastAsia="Calibri" w:hAnsi="Gill Sans MT" w:cs="Arial"/>
                  <w:sz w:val="20"/>
                  <w:szCs w:val="20"/>
                </w:rPr>
                <w:t>5. Mu</w:t>
              </w:r>
            </w:ins>
            <w:ins w:id="293" w:author="Heather Huntington" w:date="2014-11-17T19:52:00Z">
              <w:r>
                <w:rPr>
                  <w:rFonts w:ascii="Gill Sans MT" w:eastAsia="Calibri" w:hAnsi="Gill Sans MT" w:cs="Arial"/>
                  <w:sz w:val="20"/>
                  <w:szCs w:val="20"/>
                </w:rPr>
                <w:t>ch less availability</w:t>
              </w:r>
            </w:ins>
          </w:p>
          <w:p w14:paraId="6C7AA49D" w14:textId="3705FF97" w:rsidR="00517BC7" w:rsidRPr="00BE068B" w:rsidRDefault="00517BC7" w:rsidP="00CE542E">
            <w:pPr>
              <w:contextualSpacing/>
              <w:rPr>
                <w:rFonts w:ascii="Gill Sans MT" w:hAnsi="Gill Sans MT"/>
                <w:sz w:val="20"/>
                <w:szCs w:val="20"/>
              </w:rPr>
            </w:pPr>
          </w:p>
        </w:tc>
        <w:tc>
          <w:tcPr>
            <w:tcW w:w="1530" w:type="dxa"/>
            <w:tcPrChange w:id="294" w:author="Aleta Haflett" w:date="2014-11-18T12:12:00Z">
              <w:tcPr>
                <w:tcW w:w="1800" w:type="dxa"/>
              </w:tcPr>
            </w:tcPrChange>
          </w:tcPr>
          <w:p w14:paraId="5AF0D6EF" w14:textId="078B583D" w:rsidR="00517BC7" w:rsidRPr="00BE068B" w:rsidRDefault="00517BC7" w:rsidP="00672FD9">
            <w:pPr>
              <w:contextualSpacing/>
              <w:rPr>
                <w:rFonts w:ascii="Gill Sans MT" w:eastAsia="Calibri" w:hAnsi="Gill Sans MT" w:cs="Arial"/>
                <w:sz w:val="20"/>
                <w:szCs w:val="20"/>
              </w:rPr>
            </w:pPr>
            <w:r w:rsidRPr="00BE068B">
              <w:rPr>
                <w:rFonts w:ascii="Gill Sans MT" w:eastAsia="Calibri" w:hAnsi="Gill Sans MT" w:cs="Arial"/>
                <w:sz w:val="20"/>
                <w:szCs w:val="20"/>
              </w:rPr>
              <w:t>Did you</w:t>
            </w:r>
            <w:ins w:id="295" w:author="Heather Huntington" w:date="2014-11-17T19:40:00Z">
              <w:r>
                <w:rPr>
                  <w:rFonts w:ascii="Gill Sans MT" w:eastAsia="Calibri" w:hAnsi="Gill Sans MT" w:cs="Arial"/>
                  <w:sz w:val="20"/>
                  <w:szCs w:val="20"/>
                </w:rPr>
                <w:t>r household</w:t>
              </w:r>
            </w:ins>
            <w:r w:rsidRPr="00BE068B">
              <w:rPr>
                <w:rFonts w:ascii="Gill Sans MT" w:eastAsia="Calibri" w:hAnsi="Gill Sans MT" w:cs="Arial"/>
                <w:sz w:val="20"/>
                <w:szCs w:val="20"/>
              </w:rPr>
              <w:t xml:space="preserve"> open up new land on this forest in the past three years? </w:t>
            </w:r>
          </w:p>
          <w:p w14:paraId="6741CDEC" w14:textId="77777777" w:rsidR="00517BC7" w:rsidRPr="00BE068B" w:rsidRDefault="00517BC7" w:rsidP="00672FD9">
            <w:pPr>
              <w:contextualSpacing/>
              <w:rPr>
                <w:rFonts w:ascii="Gill Sans MT" w:eastAsia="Calibri" w:hAnsi="Gill Sans MT" w:cs="Arial"/>
                <w:sz w:val="20"/>
                <w:szCs w:val="20"/>
              </w:rPr>
            </w:pPr>
          </w:p>
          <w:p w14:paraId="2F518DDA" w14:textId="77777777" w:rsidR="00517BC7" w:rsidRDefault="00517BC7" w:rsidP="004A7491">
            <w:pPr>
              <w:contextualSpacing/>
              <w:rPr>
                <w:ins w:id="296" w:author="Heather Huntington" w:date="2014-11-17T19:40:00Z"/>
                <w:rFonts w:ascii="Gill Sans MT" w:eastAsia="Calibri" w:hAnsi="Gill Sans MT" w:cs="Arial"/>
                <w:sz w:val="20"/>
                <w:szCs w:val="20"/>
              </w:rPr>
            </w:pPr>
            <w:r>
              <w:rPr>
                <w:rStyle w:val="CommentReference"/>
              </w:rPr>
              <w:commentReference w:id="297"/>
            </w:r>
            <w:ins w:id="298" w:author="Heather Huntington" w:date="2014-11-17T19:40:00Z">
              <w:r>
                <w:rPr>
                  <w:rFonts w:ascii="Gill Sans MT" w:eastAsia="Calibri" w:hAnsi="Gill Sans MT" w:cs="Arial"/>
                  <w:sz w:val="20"/>
                  <w:szCs w:val="20"/>
                </w:rPr>
                <w:t>0-No</w:t>
              </w:r>
            </w:ins>
          </w:p>
          <w:p w14:paraId="378E0756" w14:textId="77777777" w:rsidR="00517BC7" w:rsidRDefault="00517BC7" w:rsidP="004A7491">
            <w:pPr>
              <w:contextualSpacing/>
              <w:rPr>
                <w:ins w:id="299" w:author="Heather Huntington" w:date="2014-11-17T19:40:00Z"/>
                <w:rFonts w:ascii="Gill Sans MT" w:eastAsia="Calibri" w:hAnsi="Gill Sans MT" w:cs="Arial"/>
                <w:sz w:val="20"/>
                <w:szCs w:val="20"/>
              </w:rPr>
            </w:pPr>
            <w:ins w:id="300" w:author="Heather Huntington" w:date="2014-11-17T19:40:00Z">
              <w:r>
                <w:rPr>
                  <w:rFonts w:ascii="Gill Sans MT" w:eastAsia="Calibri" w:hAnsi="Gill Sans MT" w:cs="Arial"/>
                  <w:sz w:val="20"/>
                  <w:szCs w:val="20"/>
                </w:rPr>
                <w:t>1-Yes</w:t>
              </w:r>
            </w:ins>
          </w:p>
          <w:p w14:paraId="7CD07F5F" w14:textId="77777777" w:rsidR="00517BC7" w:rsidRDefault="00517BC7" w:rsidP="004A7491">
            <w:pPr>
              <w:contextualSpacing/>
              <w:rPr>
                <w:ins w:id="301" w:author="Heather Huntington" w:date="2014-11-17T19:41:00Z"/>
                <w:rFonts w:ascii="Gill Sans MT" w:eastAsia="Calibri" w:hAnsi="Gill Sans MT" w:cs="Arial"/>
                <w:sz w:val="20"/>
                <w:szCs w:val="20"/>
              </w:rPr>
            </w:pPr>
            <w:ins w:id="302" w:author="Heather Huntington" w:date="2014-11-17T19:40:00Z">
              <w:r>
                <w:rPr>
                  <w:rFonts w:ascii="Gill Sans MT" w:eastAsia="Calibri" w:hAnsi="Gill Sans MT" w:cs="Arial"/>
                  <w:sz w:val="20"/>
                  <w:szCs w:val="20"/>
                </w:rPr>
                <w:t xml:space="preserve">888 </w:t>
              </w:r>
            </w:ins>
            <w:ins w:id="303" w:author="Heather Huntington" w:date="2014-11-17T19:41:00Z">
              <w:r>
                <w:rPr>
                  <w:rFonts w:ascii="Gill Sans MT" w:eastAsia="Calibri" w:hAnsi="Gill Sans MT" w:cs="Arial"/>
                  <w:sz w:val="20"/>
                  <w:szCs w:val="20"/>
                </w:rPr>
                <w:t>–</w:t>
              </w:r>
            </w:ins>
            <w:ins w:id="304" w:author="Heather Huntington" w:date="2014-11-17T19:40:00Z">
              <w:r>
                <w:rPr>
                  <w:rFonts w:ascii="Gill Sans MT" w:eastAsia="Calibri" w:hAnsi="Gill Sans MT" w:cs="Arial"/>
                  <w:sz w:val="20"/>
                  <w:szCs w:val="20"/>
                </w:rPr>
                <w:t xml:space="preserve"> Don</w:t>
              </w:r>
            </w:ins>
            <w:ins w:id="305" w:author="Heather Huntington" w:date="2014-11-17T19:41:00Z">
              <w:r>
                <w:rPr>
                  <w:rFonts w:ascii="Gill Sans MT" w:eastAsia="Calibri" w:hAnsi="Gill Sans MT" w:cs="Arial"/>
                  <w:sz w:val="20"/>
                  <w:szCs w:val="20"/>
                </w:rPr>
                <w:t xml:space="preserve">’t know </w:t>
              </w:r>
            </w:ins>
          </w:p>
          <w:p w14:paraId="7583877C" w14:textId="113EC0EC" w:rsidR="00517BC7" w:rsidRPr="00BE068B" w:rsidRDefault="00517BC7" w:rsidP="004A7491">
            <w:pPr>
              <w:contextualSpacing/>
              <w:rPr>
                <w:rFonts w:ascii="Gill Sans MT" w:eastAsia="Calibri" w:hAnsi="Gill Sans MT" w:cs="Arial"/>
                <w:sz w:val="20"/>
                <w:szCs w:val="20"/>
              </w:rPr>
            </w:pPr>
            <w:ins w:id="306" w:author="Heather Huntington" w:date="2014-11-17T19:41:00Z">
              <w:r>
                <w:rPr>
                  <w:rFonts w:ascii="Gill Sans MT" w:eastAsia="Calibri" w:hAnsi="Gill Sans MT" w:cs="Arial"/>
                  <w:sz w:val="20"/>
                  <w:szCs w:val="20"/>
                </w:rPr>
                <w:t xml:space="preserve">999 – Prefer not to respond </w:t>
              </w:r>
            </w:ins>
          </w:p>
        </w:tc>
        <w:tc>
          <w:tcPr>
            <w:tcW w:w="1350" w:type="dxa"/>
            <w:tcPrChange w:id="307" w:author="Aleta Haflett" w:date="2014-11-18T12:12:00Z">
              <w:tcPr>
                <w:tcW w:w="1080" w:type="dxa"/>
              </w:tcPr>
            </w:tcPrChange>
          </w:tcPr>
          <w:p w14:paraId="3AB23A8B" w14:textId="77777777" w:rsidR="00517BC7" w:rsidRPr="00BE068B" w:rsidRDefault="00517BC7" w:rsidP="004A7491">
            <w:pPr>
              <w:contextualSpacing/>
              <w:rPr>
                <w:rFonts w:ascii="Gill Sans MT" w:eastAsia="Calibri" w:hAnsi="Gill Sans MT" w:cs="Arial"/>
                <w:sz w:val="20"/>
                <w:szCs w:val="20"/>
              </w:rPr>
            </w:pPr>
            <w:r w:rsidRPr="00BE068B">
              <w:rPr>
                <w:rFonts w:ascii="Gill Sans MT" w:eastAsia="Calibri" w:hAnsi="Gill Sans MT" w:cs="Arial"/>
                <w:sz w:val="20"/>
                <w:szCs w:val="20"/>
              </w:rPr>
              <w:t xml:space="preserve">IF YES to D.30, how much forest did you clear? </w:t>
            </w:r>
          </w:p>
          <w:p w14:paraId="627CAA3B" w14:textId="77777777" w:rsidR="00517BC7" w:rsidRPr="00BE068B" w:rsidRDefault="00517BC7" w:rsidP="004A7491">
            <w:pPr>
              <w:contextualSpacing/>
              <w:rPr>
                <w:rFonts w:ascii="Gill Sans MT" w:eastAsia="Calibri" w:hAnsi="Gill Sans MT" w:cs="Arial"/>
                <w:sz w:val="20"/>
                <w:szCs w:val="20"/>
              </w:rPr>
            </w:pPr>
          </w:p>
          <w:p w14:paraId="031B5E44" w14:textId="611681DB" w:rsidR="00517BC7" w:rsidRDefault="00517BC7" w:rsidP="004A7491">
            <w:pPr>
              <w:contextualSpacing/>
              <w:rPr>
                <w:ins w:id="308" w:author="Aleta Haflett" w:date="2014-11-18T12:02:00Z"/>
                <w:rFonts w:ascii="Gill Sans MT" w:eastAsia="Calibri" w:hAnsi="Gill Sans MT" w:cs="Arial"/>
                <w:sz w:val="20"/>
                <w:szCs w:val="20"/>
              </w:rPr>
            </w:pPr>
            <w:commentRangeStart w:id="309"/>
            <w:r w:rsidRPr="00BE068B">
              <w:rPr>
                <w:rFonts w:ascii="Gill Sans MT" w:eastAsia="Calibri" w:hAnsi="Gill Sans MT" w:cs="Arial"/>
                <w:sz w:val="20"/>
                <w:szCs w:val="20"/>
              </w:rPr>
              <w:t xml:space="preserve">Unit </w:t>
            </w:r>
            <w:del w:id="310" w:author="Aleta Haflett" w:date="2014-11-18T12:02:00Z">
              <w:r w:rsidRPr="00BE068B" w:rsidDel="00517BC7">
                <w:rPr>
                  <w:rFonts w:ascii="Gill Sans MT" w:eastAsia="Calibri" w:hAnsi="Gill Sans MT" w:cs="Arial"/>
                  <w:sz w:val="20"/>
                  <w:szCs w:val="20"/>
                </w:rPr>
                <w:delText>-</w:delText>
              </w:r>
            </w:del>
            <w:ins w:id="311" w:author="Aleta Haflett" w:date="2014-11-18T12:02:00Z">
              <w:r>
                <w:rPr>
                  <w:rFonts w:ascii="Gill Sans MT" w:eastAsia="Calibri" w:hAnsi="Gill Sans MT" w:cs="Arial"/>
                  <w:sz w:val="20"/>
                  <w:szCs w:val="20"/>
                </w:rPr>
                <w:t>–</w:t>
              </w:r>
            </w:ins>
            <w:r w:rsidRPr="00BE068B">
              <w:rPr>
                <w:rFonts w:ascii="Gill Sans MT" w:eastAsia="Calibri" w:hAnsi="Gill Sans MT" w:cs="Arial"/>
                <w:sz w:val="20"/>
                <w:szCs w:val="20"/>
              </w:rPr>
              <w:t xml:space="preserve"> </w:t>
            </w:r>
          </w:p>
          <w:p w14:paraId="639B7B10" w14:textId="00CA496B" w:rsidR="00517BC7" w:rsidRDefault="00517BC7" w:rsidP="004A7491">
            <w:pPr>
              <w:contextualSpacing/>
              <w:rPr>
                <w:ins w:id="312" w:author="Aleta Haflett" w:date="2014-11-18T12:02:00Z"/>
                <w:rFonts w:ascii="Gill Sans MT" w:eastAsia="Calibri" w:hAnsi="Gill Sans MT" w:cs="Arial"/>
                <w:sz w:val="20"/>
                <w:szCs w:val="20"/>
              </w:rPr>
            </w:pPr>
            <w:ins w:id="313" w:author="Aleta Haflett" w:date="2014-11-18T12:02:00Z">
              <w:r>
                <w:rPr>
                  <w:rFonts w:ascii="Gill Sans MT" w:eastAsia="Calibri" w:hAnsi="Gill Sans MT" w:cs="Arial"/>
                  <w:sz w:val="20"/>
                  <w:szCs w:val="20"/>
                </w:rPr>
                <w:t>1-</w:t>
              </w:r>
            </w:ins>
            <w:r w:rsidRPr="00BE068B">
              <w:rPr>
                <w:rFonts w:ascii="Gill Sans MT" w:eastAsia="Calibri" w:hAnsi="Gill Sans MT" w:cs="Arial"/>
                <w:sz w:val="20"/>
                <w:szCs w:val="20"/>
              </w:rPr>
              <w:t xml:space="preserve"> </w:t>
            </w:r>
            <w:commentRangeEnd w:id="309"/>
            <w:r>
              <w:rPr>
                <w:rStyle w:val="CommentReference"/>
              </w:rPr>
              <w:commentReference w:id="309"/>
            </w:r>
            <w:ins w:id="314" w:author="Aleta Haflett" w:date="2014-11-18T12:01:00Z">
              <w:r>
                <w:rPr>
                  <w:rFonts w:ascii="Gill Sans MT" w:eastAsia="Calibri" w:hAnsi="Gill Sans MT" w:cs="Arial"/>
                  <w:sz w:val="20"/>
                  <w:szCs w:val="20"/>
                </w:rPr>
                <w:t>Hectare</w:t>
              </w:r>
            </w:ins>
          </w:p>
          <w:p w14:paraId="37809D4E" w14:textId="20A31596" w:rsidR="00517BC7" w:rsidRDefault="00517BC7" w:rsidP="004A7491">
            <w:pPr>
              <w:contextualSpacing/>
              <w:rPr>
                <w:ins w:id="315" w:author="Aleta Haflett" w:date="2014-11-18T12:02:00Z"/>
                <w:rFonts w:ascii="Gill Sans MT" w:eastAsia="Calibri" w:hAnsi="Gill Sans MT" w:cs="Arial"/>
                <w:sz w:val="20"/>
                <w:szCs w:val="20"/>
              </w:rPr>
            </w:pPr>
            <w:ins w:id="316" w:author="Aleta Haflett" w:date="2014-11-18T12:02:00Z">
              <w:r>
                <w:rPr>
                  <w:rFonts w:ascii="Gill Sans MT" w:eastAsia="Calibri" w:hAnsi="Gill Sans MT" w:cs="Arial"/>
                  <w:sz w:val="20"/>
                  <w:szCs w:val="20"/>
                </w:rPr>
                <w:t>2- Acre</w:t>
              </w:r>
            </w:ins>
          </w:p>
          <w:p w14:paraId="5E247D0C" w14:textId="77777777" w:rsidR="009122C5" w:rsidRDefault="00517BC7" w:rsidP="004A7491">
            <w:pPr>
              <w:contextualSpacing/>
              <w:rPr>
                <w:ins w:id="317" w:author="Aleta Haflett" w:date="2014-11-18T12:11:00Z"/>
                <w:rFonts w:ascii="Gill Sans MT" w:eastAsia="Calibri" w:hAnsi="Gill Sans MT" w:cs="Arial"/>
                <w:sz w:val="20"/>
                <w:szCs w:val="20"/>
              </w:rPr>
            </w:pPr>
            <w:ins w:id="318" w:author="Aleta Haflett" w:date="2014-11-18T12:02:00Z">
              <w:r>
                <w:rPr>
                  <w:rFonts w:ascii="Gill Sans MT" w:eastAsia="Calibri" w:hAnsi="Gill Sans MT" w:cs="Arial"/>
                  <w:sz w:val="20"/>
                  <w:szCs w:val="20"/>
                </w:rPr>
                <w:t>3- Lima</w:t>
              </w:r>
            </w:ins>
          </w:p>
          <w:p w14:paraId="6892E6DC" w14:textId="5EC03146" w:rsidR="00517BC7" w:rsidRPr="00BE068B" w:rsidRDefault="009122C5" w:rsidP="004A7491">
            <w:pPr>
              <w:contextualSpacing/>
              <w:rPr>
                <w:rFonts w:ascii="Gill Sans MT" w:eastAsia="Calibri" w:hAnsi="Gill Sans MT" w:cs="Arial"/>
                <w:sz w:val="20"/>
                <w:szCs w:val="20"/>
              </w:rPr>
            </w:pPr>
            <w:ins w:id="319" w:author="Aleta Haflett" w:date="2014-11-18T12:11:00Z">
              <w:r>
                <w:rPr>
                  <w:rFonts w:ascii="Gill Sans MT" w:eastAsia="Calibri" w:hAnsi="Gill Sans MT" w:cs="Arial"/>
                  <w:sz w:val="20"/>
                  <w:szCs w:val="20"/>
                </w:rPr>
                <w:t>4-Square meter</w:t>
              </w:r>
            </w:ins>
            <w:ins w:id="320" w:author="Aleta Haflett" w:date="2014-11-18T12:02:00Z">
              <w:r w:rsidR="00517BC7">
                <w:rPr>
                  <w:rFonts w:ascii="Gill Sans MT" w:eastAsia="Calibri" w:hAnsi="Gill Sans MT" w:cs="Arial"/>
                  <w:sz w:val="20"/>
                  <w:szCs w:val="20"/>
                </w:rPr>
                <w:t xml:space="preserve"> </w:t>
              </w:r>
            </w:ins>
          </w:p>
          <w:p w14:paraId="51F19037" w14:textId="41D8F35B" w:rsidR="00517BC7" w:rsidRPr="00BE068B" w:rsidRDefault="00517BC7" w:rsidP="004A7491">
            <w:pPr>
              <w:contextualSpacing/>
              <w:rPr>
                <w:rFonts w:ascii="Gill Sans MT" w:hAnsi="Gill Sans MT"/>
                <w:sz w:val="20"/>
                <w:szCs w:val="20"/>
              </w:rPr>
            </w:pPr>
          </w:p>
        </w:tc>
      </w:tr>
      <w:tr w:rsidR="00517BC7" w:rsidRPr="00BE068B" w14:paraId="7FB37CA8" w14:textId="77777777" w:rsidTr="009122C5">
        <w:trPr>
          <w:trHeight w:val="20"/>
          <w:trPrChange w:id="321" w:author="Aleta Haflett" w:date="2014-11-18T12:12:00Z">
            <w:trPr>
              <w:trHeight w:val="20"/>
            </w:trPr>
          </w:trPrChange>
        </w:trPr>
        <w:tc>
          <w:tcPr>
            <w:tcW w:w="720" w:type="dxa"/>
            <w:tcPrChange w:id="322" w:author="Aleta Haflett" w:date="2014-11-18T12:12:00Z">
              <w:tcPr>
                <w:tcW w:w="720" w:type="dxa"/>
              </w:tcPr>
            </w:tcPrChange>
          </w:tcPr>
          <w:p w14:paraId="2996B010" w14:textId="644F778F" w:rsidR="00517BC7" w:rsidRPr="00BE068B" w:rsidRDefault="00517BC7" w:rsidP="00B30EB2">
            <w:pPr>
              <w:contextualSpacing/>
              <w:jc w:val="center"/>
              <w:rPr>
                <w:rFonts w:ascii="Gill Sans MT" w:hAnsi="Gill Sans MT"/>
                <w:b/>
              </w:rPr>
            </w:pPr>
          </w:p>
        </w:tc>
        <w:tc>
          <w:tcPr>
            <w:tcW w:w="990" w:type="dxa"/>
            <w:tcPrChange w:id="323" w:author="Aleta Haflett" w:date="2014-11-18T12:12:00Z">
              <w:tcPr>
                <w:tcW w:w="990" w:type="dxa"/>
              </w:tcPr>
            </w:tcPrChange>
          </w:tcPr>
          <w:p w14:paraId="14ED1C06" w14:textId="77777777" w:rsidR="00517BC7" w:rsidRPr="00BE068B" w:rsidRDefault="00517BC7" w:rsidP="00B30EB2">
            <w:pPr>
              <w:contextualSpacing/>
              <w:jc w:val="center"/>
              <w:rPr>
                <w:rFonts w:ascii="Gill Sans MT" w:hAnsi="Gill Sans MT"/>
              </w:rPr>
            </w:pPr>
          </w:p>
        </w:tc>
        <w:tc>
          <w:tcPr>
            <w:tcW w:w="2250" w:type="dxa"/>
            <w:tcPrChange w:id="324" w:author="Aleta Haflett" w:date="2014-11-18T12:12:00Z">
              <w:tcPr>
                <w:tcW w:w="2250" w:type="dxa"/>
              </w:tcPr>
            </w:tcPrChange>
          </w:tcPr>
          <w:p w14:paraId="6758CD39" w14:textId="77777777" w:rsidR="00517BC7" w:rsidRPr="00BE068B" w:rsidRDefault="00517BC7" w:rsidP="00B30EB2">
            <w:pPr>
              <w:contextualSpacing/>
              <w:jc w:val="center"/>
              <w:rPr>
                <w:rFonts w:ascii="Gill Sans MT" w:hAnsi="Gill Sans MT"/>
              </w:rPr>
            </w:pPr>
          </w:p>
        </w:tc>
        <w:tc>
          <w:tcPr>
            <w:tcW w:w="1710" w:type="dxa"/>
            <w:tcPrChange w:id="325" w:author="Aleta Haflett" w:date="2014-11-18T12:12:00Z">
              <w:tcPr>
                <w:tcW w:w="1710" w:type="dxa"/>
              </w:tcPr>
            </w:tcPrChange>
          </w:tcPr>
          <w:p w14:paraId="59E27302" w14:textId="77777777" w:rsidR="00517BC7" w:rsidRPr="00BE068B" w:rsidRDefault="00517BC7" w:rsidP="00B30EB2">
            <w:pPr>
              <w:contextualSpacing/>
              <w:jc w:val="center"/>
              <w:rPr>
                <w:rFonts w:ascii="Gill Sans MT" w:hAnsi="Gill Sans MT"/>
              </w:rPr>
            </w:pPr>
          </w:p>
        </w:tc>
        <w:tc>
          <w:tcPr>
            <w:tcW w:w="1710" w:type="dxa"/>
            <w:tcPrChange w:id="326" w:author="Aleta Haflett" w:date="2014-11-18T12:12:00Z">
              <w:tcPr>
                <w:tcW w:w="1710" w:type="dxa"/>
              </w:tcPr>
            </w:tcPrChange>
          </w:tcPr>
          <w:p w14:paraId="54C5E2A4" w14:textId="7F1EC116" w:rsidR="00517BC7" w:rsidRPr="00BE068B" w:rsidRDefault="00517BC7" w:rsidP="00B30EB2">
            <w:pPr>
              <w:contextualSpacing/>
              <w:jc w:val="center"/>
              <w:rPr>
                <w:rFonts w:ascii="Gill Sans MT" w:hAnsi="Gill Sans MT"/>
              </w:rPr>
            </w:pPr>
          </w:p>
        </w:tc>
        <w:tc>
          <w:tcPr>
            <w:tcW w:w="2790" w:type="dxa"/>
            <w:tcPrChange w:id="327" w:author="Aleta Haflett" w:date="2014-11-18T12:12:00Z">
              <w:tcPr>
                <w:tcW w:w="2790" w:type="dxa"/>
                <w:gridSpan w:val="2"/>
              </w:tcPr>
            </w:tcPrChange>
          </w:tcPr>
          <w:p w14:paraId="46948CBD" w14:textId="77777777" w:rsidR="00517BC7" w:rsidRPr="00BE068B" w:rsidRDefault="00517BC7" w:rsidP="00B30EB2">
            <w:pPr>
              <w:contextualSpacing/>
              <w:jc w:val="center"/>
              <w:rPr>
                <w:rFonts w:ascii="Gill Sans MT" w:hAnsi="Gill Sans MT"/>
              </w:rPr>
            </w:pPr>
          </w:p>
        </w:tc>
        <w:tc>
          <w:tcPr>
            <w:tcW w:w="1530" w:type="dxa"/>
            <w:tcPrChange w:id="328" w:author="Aleta Haflett" w:date="2014-11-18T12:12:00Z">
              <w:tcPr>
                <w:tcW w:w="1800" w:type="dxa"/>
              </w:tcPr>
            </w:tcPrChange>
          </w:tcPr>
          <w:p w14:paraId="4BE7FC5C" w14:textId="77777777" w:rsidR="00517BC7" w:rsidRPr="00BE068B" w:rsidRDefault="00517BC7" w:rsidP="00B30EB2">
            <w:pPr>
              <w:contextualSpacing/>
              <w:jc w:val="center"/>
              <w:rPr>
                <w:rFonts w:ascii="Gill Sans MT" w:hAnsi="Gill Sans MT"/>
              </w:rPr>
            </w:pPr>
          </w:p>
        </w:tc>
        <w:tc>
          <w:tcPr>
            <w:tcW w:w="1350" w:type="dxa"/>
            <w:tcPrChange w:id="329" w:author="Aleta Haflett" w:date="2014-11-18T12:12:00Z">
              <w:tcPr>
                <w:tcW w:w="1080" w:type="dxa"/>
              </w:tcPr>
            </w:tcPrChange>
          </w:tcPr>
          <w:p w14:paraId="1DC93D20" w14:textId="77777777" w:rsidR="00517BC7" w:rsidRPr="00BE068B" w:rsidRDefault="00517BC7" w:rsidP="00B30EB2">
            <w:pPr>
              <w:contextualSpacing/>
              <w:jc w:val="center"/>
              <w:rPr>
                <w:rFonts w:ascii="Gill Sans MT" w:hAnsi="Gill Sans MT"/>
              </w:rPr>
            </w:pPr>
          </w:p>
        </w:tc>
      </w:tr>
      <w:tr w:rsidR="00517BC7" w:rsidRPr="00BE068B" w14:paraId="376F45EE" w14:textId="77777777" w:rsidTr="009122C5">
        <w:trPr>
          <w:trHeight w:val="20"/>
          <w:trPrChange w:id="330" w:author="Aleta Haflett" w:date="2014-11-18T12:12:00Z">
            <w:trPr>
              <w:trHeight w:val="20"/>
            </w:trPr>
          </w:trPrChange>
        </w:trPr>
        <w:tc>
          <w:tcPr>
            <w:tcW w:w="720" w:type="dxa"/>
            <w:tcPrChange w:id="331" w:author="Aleta Haflett" w:date="2014-11-18T12:12:00Z">
              <w:tcPr>
                <w:tcW w:w="720" w:type="dxa"/>
              </w:tcPr>
            </w:tcPrChange>
          </w:tcPr>
          <w:p w14:paraId="23C243BA" w14:textId="77777777" w:rsidR="00517BC7" w:rsidRPr="00BE068B" w:rsidRDefault="00517BC7" w:rsidP="00B30EB2">
            <w:pPr>
              <w:contextualSpacing/>
              <w:jc w:val="center"/>
              <w:rPr>
                <w:rFonts w:ascii="Gill Sans MT" w:hAnsi="Gill Sans MT"/>
                <w:b/>
              </w:rPr>
            </w:pPr>
            <w:r w:rsidRPr="00BE068B">
              <w:rPr>
                <w:rFonts w:ascii="Gill Sans MT" w:hAnsi="Gill Sans MT"/>
                <w:b/>
              </w:rPr>
              <w:t>1</w:t>
            </w:r>
          </w:p>
        </w:tc>
        <w:tc>
          <w:tcPr>
            <w:tcW w:w="990" w:type="dxa"/>
            <w:tcPrChange w:id="332" w:author="Aleta Haflett" w:date="2014-11-18T12:12:00Z">
              <w:tcPr>
                <w:tcW w:w="990" w:type="dxa"/>
              </w:tcPr>
            </w:tcPrChange>
          </w:tcPr>
          <w:p w14:paraId="6EACF26F" w14:textId="77777777" w:rsidR="00517BC7" w:rsidRPr="00BE068B" w:rsidRDefault="00517BC7" w:rsidP="00B30EB2">
            <w:pPr>
              <w:contextualSpacing/>
              <w:jc w:val="center"/>
              <w:rPr>
                <w:rFonts w:ascii="Gill Sans MT" w:hAnsi="Gill Sans MT"/>
              </w:rPr>
            </w:pPr>
          </w:p>
        </w:tc>
        <w:tc>
          <w:tcPr>
            <w:tcW w:w="2250" w:type="dxa"/>
            <w:tcPrChange w:id="333" w:author="Aleta Haflett" w:date="2014-11-18T12:12:00Z">
              <w:tcPr>
                <w:tcW w:w="2250" w:type="dxa"/>
              </w:tcPr>
            </w:tcPrChange>
          </w:tcPr>
          <w:p w14:paraId="7BDD918B" w14:textId="77777777" w:rsidR="00517BC7" w:rsidRPr="00BE068B" w:rsidRDefault="00517BC7" w:rsidP="00B30EB2">
            <w:pPr>
              <w:contextualSpacing/>
              <w:jc w:val="center"/>
              <w:rPr>
                <w:rFonts w:ascii="Gill Sans MT" w:hAnsi="Gill Sans MT"/>
              </w:rPr>
            </w:pPr>
          </w:p>
        </w:tc>
        <w:tc>
          <w:tcPr>
            <w:tcW w:w="1710" w:type="dxa"/>
            <w:tcPrChange w:id="334" w:author="Aleta Haflett" w:date="2014-11-18T12:12:00Z">
              <w:tcPr>
                <w:tcW w:w="1710" w:type="dxa"/>
              </w:tcPr>
            </w:tcPrChange>
          </w:tcPr>
          <w:p w14:paraId="749EFE8C" w14:textId="77777777" w:rsidR="00517BC7" w:rsidRPr="00BE068B" w:rsidRDefault="00517BC7" w:rsidP="00B30EB2">
            <w:pPr>
              <w:contextualSpacing/>
              <w:jc w:val="center"/>
              <w:rPr>
                <w:rFonts w:ascii="Gill Sans MT" w:hAnsi="Gill Sans MT"/>
              </w:rPr>
            </w:pPr>
          </w:p>
        </w:tc>
        <w:tc>
          <w:tcPr>
            <w:tcW w:w="1710" w:type="dxa"/>
            <w:tcPrChange w:id="335" w:author="Aleta Haflett" w:date="2014-11-18T12:12:00Z">
              <w:tcPr>
                <w:tcW w:w="1710" w:type="dxa"/>
              </w:tcPr>
            </w:tcPrChange>
          </w:tcPr>
          <w:p w14:paraId="7E258032" w14:textId="5F63040B" w:rsidR="00517BC7" w:rsidRPr="00BE068B" w:rsidRDefault="00517BC7" w:rsidP="00B30EB2">
            <w:pPr>
              <w:contextualSpacing/>
              <w:jc w:val="center"/>
              <w:rPr>
                <w:rFonts w:ascii="Gill Sans MT" w:hAnsi="Gill Sans MT"/>
              </w:rPr>
            </w:pPr>
          </w:p>
        </w:tc>
        <w:tc>
          <w:tcPr>
            <w:tcW w:w="2790" w:type="dxa"/>
            <w:tcPrChange w:id="336" w:author="Aleta Haflett" w:date="2014-11-18T12:12:00Z">
              <w:tcPr>
                <w:tcW w:w="2790" w:type="dxa"/>
                <w:gridSpan w:val="2"/>
              </w:tcPr>
            </w:tcPrChange>
          </w:tcPr>
          <w:p w14:paraId="7FB4045B" w14:textId="77777777" w:rsidR="00517BC7" w:rsidRPr="00BE068B" w:rsidRDefault="00517BC7" w:rsidP="00B30EB2">
            <w:pPr>
              <w:contextualSpacing/>
              <w:jc w:val="center"/>
              <w:rPr>
                <w:rFonts w:ascii="Gill Sans MT" w:hAnsi="Gill Sans MT"/>
              </w:rPr>
            </w:pPr>
          </w:p>
        </w:tc>
        <w:tc>
          <w:tcPr>
            <w:tcW w:w="1530" w:type="dxa"/>
            <w:tcPrChange w:id="337" w:author="Aleta Haflett" w:date="2014-11-18T12:12:00Z">
              <w:tcPr>
                <w:tcW w:w="1800" w:type="dxa"/>
              </w:tcPr>
            </w:tcPrChange>
          </w:tcPr>
          <w:p w14:paraId="3818238D" w14:textId="77777777" w:rsidR="00517BC7" w:rsidRPr="00BE068B" w:rsidRDefault="00517BC7" w:rsidP="00B30EB2">
            <w:pPr>
              <w:contextualSpacing/>
              <w:jc w:val="center"/>
              <w:rPr>
                <w:rFonts w:ascii="Gill Sans MT" w:hAnsi="Gill Sans MT"/>
              </w:rPr>
            </w:pPr>
          </w:p>
        </w:tc>
        <w:tc>
          <w:tcPr>
            <w:tcW w:w="1350" w:type="dxa"/>
            <w:tcPrChange w:id="338" w:author="Aleta Haflett" w:date="2014-11-18T12:12:00Z">
              <w:tcPr>
                <w:tcW w:w="1080" w:type="dxa"/>
              </w:tcPr>
            </w:tcPrChange>
          </w:tcPr>
          <w:p w14:paraId="1118A1E1" w14:textId="77777777" w:rsidR="00517BC7" w:rsidRPr="00BE068B" w:rsidRDefault="00517BC7" w:rsidP="00B30EB2">
            <w:pPr>
              <w:contextualSpacing/>
              <w:jc w:val="center"/>
              <w:rPr>
                <w:rFonts w:ascii="Gill Sans MT" w:hAnsi="Gill Sans MT"/>
              </w:rPr>
            </w:pPr>
          </w:p>
        </w:tc>
      </w:tr>
      <w:tr w:rsidR="00517BC7" w:rsidRPr="00BE068B" w14:paraId="6E31F4FE" w14:textId="77777777" w:rsidTr="009122C5">
        <w:trPr>
          <w:trHeight w:val="20"/>
          <w:trPrChange w:id="339" w:author="Aleta Haflett" w:date="2014-11-18T12:12:00Z">
            <w:trPr>
              <w:trHeight w:val="20"/>
            </w:trPr>
          </w:trPrChange>
        </w:trPr>
        <w:tc>
          <w:tcPr>
            <w:tcW w:w="720" w:type="dxa"/>
            <w:tcPrChange w:id="340" w:author="Aleta Haflett" w:date="2014-11-18T12:12:00Z">
              <w:tcPr>
                <w:tcW w:w="720" w:type="dxa"/>
              </w:tcPr>
            </w:tcPrChange>
          </w:tcPr>
          <w:p w14:paraId="42DA83EB" w14:textId="77777777" w:rsidR="00517BC7" w:rsidRPr="00BE068B" w:rsidRDefault="00517BC7" w:rsidP="00B30EB2">
            <w:pPr>
              <w:contextualSpacing/>
              <w:jc w:val="center"/>
              <w:rPr>
                <w:rFonts w:ascii="Gill Sans MT" w:hAnsi="Gill Sans MT"/>
                <w:b/>
              </w:rPr>
            </w:pPr>
            <w:r w:rsidRPr="00BE068B">
              <w:rPr>
                <w:rFonts w:ascii="Gill Sans MT" w:hAnsi="Gill Sans MT"/>
                <w:b/>
              </w:rPr>
              <w:lastRenderedPageBreak/>
              <w:t>2</w:t>
            </w:r>
          </w:p>
        </w:tc>
        <w:tc>
          <w:tcPr>
            <w:tcW w:w="990" w:type="dxa"/>
            <w:tcPrChange w:id="341" w:author="Aleta Haflett" w:date="2014-11-18T12:12:00Z">
              <w:tcPr>
                <w:tcW w:w="990" w:type="dxa"/>
              </w:tcPr>
            </w:tcPrChange>
          </w:tcPr>
          <w:p w14:paraId="54039AA6" w14:textId="77777777" w:rsidR="00517BC7" w:rsidRPr="00BE068B" w:rsidRDefault="00517BC7" w:rsidP="00B30EB2">
            <w:pPr>
              <w:contextualSpacing/>
              <w:jc w:val="center"/>
              <w:rPr>
                <w:rFonts w:ascii="Gill Sans MT" w:hAnsi="Gill Sans MT"/>
              </w:rPr>
            </w:pPr>
          </w:p>
        </w:tc>
        <w:tc>
          <w:tcPr>
            <w:tcW w:w="2250" w:type="dxa"/>
            <w:tcPrChange w:id="342" w:author="Aleta Haflett" w:date="2014-11-18T12:12:00Z">
              <w:tcPr>
                <w:tcW w:w="2250" w:type="dxa"/>
              </w:tcPr>
            </w:tcPrChange>
          </w:tcPr>
          <w:p w14:paraId="2950A8B3" w14:textId="77777777" w:rsidR="00517BC7" w:rsidRPr="00BE068B" w:rsidRDefault="00517BC7" w:rsidP="00B30EB2">
            <w:pPr>
              <w:contextualSpacing/>
              <w:jc w:val="center"/>
              <w:rPr>
                <w:rFonts w:ascii="Gill Sans MT" w:hAnsi="Gill Sans MT"/>
              </w:rPr>
            </w:pPr>
          </w:p>
        </w:tc>
        <w:tc>
          <w:tcPr>
            <w:tcW w:w="1710" w:type="dxa"/>
            <w:tcPrChange w:id="343" w:author="Aleta Haflett" w:date="2014-11-18T12:12:00Z">
              <w:tcPr>
                <w:tcW w:w="1710" w:type="dxa"/>
              </w:tcPr>
            </w:tcPrChange>
          </w:tcPr>
          <w:p w14:paraId="74A62456" w14:textId="77777777" w:rsidR="00517BC7" w:rsidRPr="00BE068B" w:rsidRDefault="00517BC7" w:rsidP="00B30EB2">
            <w:pPr>
              <w:contextualSpacing/>
              <w:jc w:val="center"/>
              <w:rPr>
                <w:rFonts w:ascii="Gill Sans MT" w:hAnsi="Gill Sans MT"/>
              </w:rPr>
            </w:pPr>
          </w:p>
        </w:tc>
        <w:tc>
          <w:tcPr>
            <w:tcW w:w="1710" w:type="dxa"/>
            <w:tcPrChange w:id="344" w:author="Aleta Haflett" w:date="2014-11-18T12:12:00Z">
              <w:tcPr>
                <w:tcW w:w="1710" w:type="dxa"/>
              </w:tcPr>
            </w:tcPrChange>
          </w:tcPr>
          <w:p w14:paraId="16649F11" w14:textId="129837EC" w:rsidR="00517BC7" w:rsidRPr="00BE068B" w:rsidRDefault="00517BC7" w:rsidP="00B30EB2">
            <w:pPr>
              <w:contextualSpacing/>
              <w:jc w:val="center"/>
              <w:rPr>
                <w:rFonts w:ascii="Gill Sans MT" w:hAnsi="Gill Sans MT"/>
              </w:rPr>
            </w:pPr>
          </w:p>
        </w:tc>
        <w:tc>
          <w:tcPr>
            <w:tcW w:w="2790" w:type="dxa"/>
            <w:tcPrChange w:id="345" w:author="Aleta Haflett" w:date="2014-11-18T12:12:00Z">
              <w:tcPr>
                <w:tcW w:w="2790" w:type="dxa"/>
                <w:gridSpan w:val="2"/>
              </w:tcPr>
            </w:tcPrChange>
          </w:tcPr>
          <w:p w14:paraId="2D36FFF5" w14:textId="77777777" w:rsidR="00517BC7" w:rsidRPr="00BE068B" w:rsidRDefault="00517BC7" w:rsidP="00B30EB2">
            <w:pPr>
              <w:contextualSpacing/>
              <w:jc w:val="center"/>
              <w:rPr>
                <w:rFonts w:ascii="Gill Sans MT" w:hAnsi="Gill Sans MT"/>
              </w:rPr>
            </w:pPr>
          </w:p>
        </w:tc>
        <w:tc>
          <w:tcPr>
            <w:tcW w:w="1530" w:type="dxa"/>
            <w:tcPrChange w:id="346" w:author="Aleta Haflett" w:date="2014-11-18T12:12:00Z">
              <w:tcPr>
                <w:tcW w:w="1800" w:type="dxa"/>
              </w:tcPr>
            </w:tcPrChange>
          </w:tcPr>
          <w:p w14:paraId="320616FF" w14:textId="77777777" w:rsidR="00517BC7" w:rsidRPr="00BE068B" w:rsidRDefault="00517BC7" w:rsidP="00B30EB2">
            <w:pPr>
              <w:contextualSpacing/>
              <w:jc w:val="center"/>
              <w:rPr>
                <w:rFonts w:ascii="Gill Sans MT" w:hAnsi="Gill Sans MT"/>
              </w:rPr>
            </w:pPr>
          </w:p>
        </w:tc>
        <w:tc>
          <w:tcPr>
            <w:tcW w:w="1350" w:type="dxa"/>
            <w:tcPrChange w:id="347" w:author="Aleta Haflett" w:date="2014-11-18T12:12:00Z">
              <w:tcPr>
                <w:tcW w:w="1080" w:type="dxa"/>
              </w:tcPr>
            </w:tcPrChange>
          </w:tcPr>
          <w:p w14:paraId="2EAD08EF" w14:textId="77777777" w:rsidR="00517BC7" w:rsidRPr="00BE068B" w:rsidRDefault="00517BC7" w:rsidP="00B30EB2">
            <w:pPr>
              <w:contextualSpacing/>
              <w:jc w:val="center"/>
              <w:rPr>
                <w:rFonts w:ascii="Gill Sans MT" w:hAnsi="Gill Sans MT"/>
              </w:rPr>
            </w:pPr>
          </w:p>
        </w:tc>
      </w:tr>
      <w:tr w:rsidR="00517BC7" w:rsidRPr="00BE068B" w14:paraId="3AF00AEA" w14:textId="77777777" w:rsidTr="009122C5">
        <w:trPr>
          <w:trHeight w:val="20"/>
          <w:trPrChange w:id="348" w:author="Aleta Haflett" w:date="2014-11-18T12:12:00Z">
            <w:trPr>
              <w:trHeight w:val="20"/>
            </w:trPr>
          </w:trPrChange>
        </w:trPr>
        <w:tc>
          <w:tcPr>
            <w:tcW w:w="720" w:type="dxa"/>
            <w:tcPrChange w:id="349" w:author="Aleta Haflett" w:date="2014-11-18T12:12:00Z">
              <w:tcPr>
                <w:tcW w:w="720" w:type="dxa"/>
              </w:tcPr>
            </w:tcPrChange>
          </w:tcPr>
          <w:p w14:paraId="0D909CE0" w14:textId="77777777" w:rsidR="00517BC7" w:rsidRPr="00BE068B" w:rsidRDefault="00517BC7" w:rsidP="00B30EB2">
            <w:pPr>
              <w:contextualSpacing/>
              <w:jc w:val="center"/>
              <w:rPr>
                <w:rFonts w:ascii="Gill Sans MT" w:hAnsi="Gill Sans MT"/>
                <w:b/>
              </w:rPr>
            </w:pPr>
            <w:r w:rsidRPr="00BE068B">
              <w:rPr>
                <w:rFonts w:ascii="Gill Sans MT" w:hAnsi="Gill Sans MT"/>
                <w:b/>
              </w:rPr>
              <w:t>3</w:t>
            </w:r>
          </w:p>
        </w:tc>
        <w:tc>
          <w:tcPr>
            <w:tcW w:w="990" w:type="dxa"/>
            <w:tcPrChange w:id="350" w:author="Aleta Haflett" w:date="2014-11-18T12:12:00Z">
              <w:tcPr>
                <w:tcW w:w="990" w:type="dxa"/>
              </w:tcPr>
            </w:tcPrChange>
          </w:tcPr>
          <w:p w14:paraId="7FDF06BA" w14:textId="77777777" w:rsidR="00517BC7" w:rsidRPr="00BE068B" w:rsidRDefault="00517BC7" w:rsidP="00B30EB2">
            <w:pPr>
              <w:contextualSpacing/>
              <w:jc w:val="center"/>
              <w:rPr>
                <w:rFonts w:ascii="Gill Sans MT" w:hAnsi="Gill Sans MT"/>
              </w:rPr>
            </w:pPr>
          </w:p>
        </w:tc>
        <w:tc>
          <w:tcPr>
            <w:tcW w:w="2250" w:type="dxa"/>
            <w:tcPrChange w:id="351" w:author="Aleta Haflett" w:date="2014-11-18T12:12:00Z">
              <w:tcPr>
                <w:tcW w:w="2250" w:type="dxa"/>
              </w:tcPr>
            </w:tcPrChange>
          </w:tcPr>
          <w:p w14:paraId="2A12071B" w14:textId="77777777" w:rsidR="00517BC7" w:rsidRPr="00BE068B" w:rsidRDefault="00517BC7" w:rsidP="00B30EB2">
            <w:pPr>
              <w:contextualSpacing/>
              <w:jc w:val="center"/>
              <w:rPr>
                <w:rFonts w:ascii="Gill Sans MT" w:hAnsi="Gill Sans MT"/>
              </w:rPr>
            </w:pPr>
          </w:p>
        </w:tc>
        <w:tc>
          <w:tcPr>
            <w:tcW w:w="1710" w:type="dxa"/>
            <w:tcPrChange w:id="352" w:author="Aleta Haflett" w:date="2014-11-18T12:12:00Z">
              <w:tcPr>
                <w:tcW w:w="1710" w:type="dxa"/>
              </w:tcPr>
            </w:tcPrChange>
          </w:tcPr>
          <w:p w14:paraId="62133210" w14:textId="77777777" w:rsidR="00517BC7" w:rsidRPr="00BE068B" w:rsidRDefault="00517BC7" w:rsidP="00B30EB2">
            <w:pPr>
              <w:contextualSpacing/>
              <w:jc w:val="center"/>
              <w:rPr>
                <w:rFonts w:ascii="Gill Sans MT" w:hAnsi="Gill Sans MT"/>
              </w:rPr>
            </w:pPr>
          </w:p>
        </w:tc>
        <w:tc>
          <w:tcPr>
            <w:tcW w:w="1710" w:type="dxa"/>
            <w:tcPrChange w:id="353" w:author="Aleta Haflett" w:date="2014-11-18T12:12:00Z">
              <w:tcPr>
                <w:tcW w:w="1710" w:type="dxa"/>
              </w:tcPr>
            </w:tcPrChange>
          </w:tcPr>
          <w:p w14:paraId="10A76244" w14:textId="24CCDBA6" w:rsidR="00517BC7" w:rsidRPr="00BE068B" w:rsidRDefault="00517BC7" w:rsidP="00B30EB2">
            <w:pPr>
              <w:contextualSpacing/>
              <w:jc w:val="center"/>
              <w:rPr>
                <w:rFonts w:ascii="Gill Sans MT" w:hAnsi="Gill Sans MT"/>
              </w:rPr>
            </w:pPr>
          </w:p>
        </w:tc>
        <w:tc>
          <w:tcPr>
            <w:tcW w:w="2790" w:type="dxa"/>
            <w:tcPrChange w:id="354" w:author="Aleta Haflett" w:date="2014-11-18T12:12:00Z">
              <w:tcPr>
                <w:tcW w:w="2790" w:type="dxa"/>
                <w:gridSpan w:val="2"/>
              </w:tcPr>
            </w:tcPrChange>
          </w:tcPr>
          <w:p w14:paraId="00717AD0" w14:textId="77777777" w:rsidR="00517BC7" w:rsidRPr="00BE068B" w:rsidRDefault="00517BC7" w:rsidP="00B30EB2">
            <w:pPr>
              <w:contextualSpacing/>
              <w:jc w:val="center"/>
              <w:rPr>
                <w:rFonts w:ascii="Gill Sans MT" w:hAnsi="Gill Sans MT"/>
              </w:rPr>
            </w:pPr>
          </w:p>
        </w:tc>
        <w:tc>
          <w:tcPr>
            <w:tcW w:w="1530" w:type="dxa"/>
            <w:tcPrChange w:id="355" w:author="Aleta Haflett" w:date="2014-11-18T12:12:00Z">
              <w:tcPr>
                <w:tcW w:w="1800" w:type="dxa"/>
              </w:tcPr>
            </w:tcPrChange>
          </w:tcPr>
          <w:p w14:paraId="1C812234" w14:textId="77777777" w:rsidR="00517BC7" w:rsidRPr="00BE068B" w:rsidRDefault="00517BC7" w:rsidP="00B30EB2">
            <w:pPr>
              <w:contextualSpacing/>
              <w:jc w:val="center"/>
              <w:rPr>
                <w:rFonts w:ascii="Gill Sans MT" w:hAnsi="Gill Sans MT"/>
              </w:rPr>
            </w:pPr>
          </w:p>
        </w:tc>
        <w:tc>
          <w:tcPr>
            <w:tcW w:w="1350" w:type="dxa"/>
            <w:tcPrChange w:id="356" w:author="Aleta Haflett" w:date="2014-11-18T12:12:00Z">
              <w:tcPr>
                <w:tcW w:w="1080" w:type="dxa"/>
              </w:tcPr>
            </w:tcPrChange>
          </w:tcPr>
          <w:p w14:paraId="2109F7EA" w14:textId="77777777" w:rsidR="00517BC7" w:rsidRPr="00BE068B" w:rsidRDefault="00517BC7" w:rsidP="00B30EB2">
            <w:pPr>
              <w:contextualSpacing/>
              <w:jc w:val="center"/>
              <w:rPr>
                <w:rFonts w:ascii="Gill Sans MT" w:hAnsi="Gill Sans MT"/>
              </w:rPr>
            </w:pPr>
          </w:p>
        </w:tc>
      </w:tr>
    </w:tbl>
    <w:p w14:paraId="294227CB" w14:textId="77777777" w:rsidR="006E365E" w:rsidRPr="00BE068B" w:rsidRDefault="006E365E">
      <w:pPr>
        <w:rPr>
          <w:rFonts w:ascii="Gill Sans MT" w:hAnsi="Gill Sans MT"/>
        </w:rPr>
        <w:sectPr w:rsidR="006E365E" w:rsidRPr="00BE068B" w:rsidSect="00A667B3">
          <w:pgSz w:w="15840" w:h="12240" w:orient="landscape"/>
          <w:pgMar w:top="1080" w:right="1440" w:bottom="1080" w:left="1440" w:header="720" w:footer="720" w:gutter="0"/>
          <w:cols w:space="720"/>
          <w:docGrid w:linePitch="360"/>
        </w:sectPr>
      </w:pPr>
    </w:p>
    <w:p w14:paraId="71A73923" w14:textId="1829E5DE" w:rsidR="00020B58" w:rsidDel="009122C5" w:rsidRDefault="00020B58">
      <w:pPr>
        <w:rPr>
          <w:del w:id="357" w:author="Aleta Haflett" w:date="2014-11-18T12:12:00Z"/>
          <w:rFonts w:ascii="Gill Sans MT" w:hAnsi="Gill Sans MT"/>
        </w:rPr>
      </w:pPr>
    </w:p>
    <w:p w14:paraId="182758B5" w14:textId="77777777" w:rsidR="004A7491" w:rsidDel="009122C5" w:rsidRDefault="004A7491">
      <w:pPr>
        <w:rPr>
          <w:del w:id="358" w:author="Aleta Haflett" w:date="2014-11-18T12:12:00Z"/>
          <w:rFonts w:ascii="Gill Sans MT" w:hAnsi="Gill Sans MT"/>
        </w:rPr>
      </w:pPr>
    </w:p>
    <w:p w14:paraId="1B0CC3AE" w14:textId="62D3799D" w:rsidR="009122C5" w:rsidRDefault="009122C5">
      <w:pPr>
        <w:rPr>
          <w:ins w:id="359" w:author="Aleta Haflett" w:date="2014-11-18T12:08:00Z"/>
          <w:rFonts w:ascii="Gill Sans MT" w:hAnsi="Gill Sans MT"/>
        </w:rPr>
      </w:pPr>
    </w:p>
    <w:tbl>
      <w:tblPr>
        <w:tblStyle w:val="TableGrid"/>
        <w:tblW w:w="0" w:type="auto"/>
        <w:tblLook w:val="04A0" w:firstRow="1" w:lastRow="0" w:firstColumn="1" w:lastColumn="0" w:noHBand="0" w:noVBand="1"/>
      </w:tblPr>
      <w:tblGrid>
        <w:gridCol w:w="3528"/>
        <w:gridCol w:w="1800"/>
        <w:gridCol w:w="3420"/>
        <w:tblGridChange w:id="360">
          <w:tblGrid>
            <w:gridCol w:w="3528"/>
            <w:gridCol w:w="1800"/>
            <w:gridCol w:w="3420"/>
            <w:gridCol w:w="810"/>
          </w:tblGrid>
        </w:tblGridChange>
      </w:tblGrid>
      <w:tr w:rsidR="009122C5" w14:paraId="41155497" w14:textId="77777777" w:rsidTr="009122C5">
        <w:trPr>
          <w:ins w:id="361" w:author="Aleta Haflett" w:date="2014-11-18T12:09:00Z"/>
        </w:trPr>
        <w:tc>
          <w:tcPr>
            <w:tcW w:w="5328" w:type="dxa"/>
            <w:gridSpan w:val="2"/>
          </w:tcPr>
          <w:p w14:paraId="56895A55" w14:textId="75DF0A82" w:rsidR="009122C5" w:rsidRPr="009122C5" w:rsidRDefault="009122C5" w:rsidP="009122C5">
            <w:pPr>
              <w:rPr>
                <w:ins w:id="362" w:author="Aleta Haflett" w:date="2014-11-18T12:09:00Z"/>
                <w:rFonts w:ascii="Gill Sans MT" w:hAnsi="Gill Sans MT"/>
                <w:b/>
                <w:rPrChange w:id="363" w:author="Aleta Haflett" w:date="2014-11-18T12:10:00Z">
                  <w:rPr>
                    <w:ins w:id="364" w:author="Aleta Haflett" w:date="2014-11-18T12:09:00Z"/>
                    <w:rFonts w:ascii="Gill Sans MT" w:hAnsi="Gill Sans MT"/>
                  </w:rPr>
                </w:rPrChange>
              </w:rPr>
            </w:pPr>
            <w:ins w:id="365" w:author="Aleta Haflett" w:date="2014-11-18T12:10:00Z">
              <w:r w:rsidRPr="009122C5">
                <w:rPr>
                  <w:rFonts w:ascii="Gill Sans MT" w:hAnsi="Gill Sans MT"/>
                  <w:b/>
                  <w:rPrChange w:id="366" w:author="Aleta Haflett" w:date="2014-11-18T12:10:00Z">
                    <w:rPr>
                      <w:rFonts w:ascii="Gill Sans MT" w:hAnsi="Gill Sans MT"/>
                    </w:rPr>
                  </w:rPrChange>
                </w:rPr>
                <w:t>D.28 – Wood/Non wood forest products</w:t>
              </w:r>
            </w:ins>
          </w:p>
        </w:tc>
        <w:tc>
          <w:tcPr>
            <w:tcW w:w="3420" w:type="dxa"/>
          </w:tcPr>
          <w:p w14:paraId="6E5B5694" w14:textId="77777777" w:rsidR="009122C5" w:rsidRPr="00BE068B" w:rsidRDefault="009122C5" w:rsidP="009122C5">
            <w:pPr>
              <w:rPr>
                <w:ins w:id="367" w:author="Aleta Haflett" w:date="2014-11-18T12:09:00Z"/>
                <w:rFonts w:ascii="Gill Sans MT" w:hAnsi="Gill Sans MT"/>
              </w:rPr>
            </w:pPr>
          </w:p>
        </w:tc>
      </w:tr>
      <w:tr w:rsidR="009122C5" w14:paraId="177D2214" w14:textId="23F8573A" w:rsidTr="009122C5">
        <w:tblPrEx>
          <w:tblW w:w="0" w:type="auto"/>
          <w:tblPrExChange w:id="368" w:author="Aleta Haflett" w:date="2014-11-18T12:09:00Z">
            <w:tblPrEx>
              <w:tblW w:w="0" w:type="auto"/>
            </w:tblPrEx>
          </w:tblPrExChange>
        </w:tblPrEx>
        <w:trPr>
          <w:ins w:id="369" w:author="Aleta Haflett" w:date="2014-11-18T12:08:00Z"/>
        </w:trPr>
        <w:tc>
          <w:tcPr>
            <w:tcW w:w="3528" w:type="dxa"/>
            <w:tcPrChange w:id="370" w:author="Aleta Haflett" w:date="2014-11-18T12:09:00Z">
              <w:tcPr>
                <w:tcW w:w="3528" w:type="dxa"/>
              </w:tcPr>
            </w:tcPrChange>
          </w:tcPr>
          <w:p w14:paraId="63ED08F2" w14:textId="3D868F0F" w:rsidR="009122C5" w:rsidRDefault="009122C5" w:rsidP="009122C5">
            <w:pPr>
              <w:rPr>
                <w:ins w:id="371" w:author="Aleta Haflett" w:date="2014-11-18T12:08:00Z"/>
                <w:rFonts w:ascii="Gill Sans MT" w:hAnsi="Gill Sans MT"/>
              </w:rPr>
            </w:pPr>
            <w:ins w:id="372" w:author="Aleta Haflett" w:date="2014-11-18T12:08:00Z">
              <w:r>
                <w:rPr>
                  <w:rFonts w:ascii="Gill Sans MT" w:hAnsi="Gill Sans MT"/>
                </w:rPr>
                <w:t>Timber</w:t>
              </w:r>
            </w:ins>
          </w:p>
        </w:tc>
        <w:tc>
          <w:tcPr>
            <w:tcW w:w="1800" w:type="dxa"/>
            <w:tcPrChange w:id="373" w:author="Aleta Haflett" w:date="2014-11-18T12:09:00Z">
              <w:tcPr>
                <w:tcW w:w="1800" w:type="dxa"/>
              </w:tcPr>
            </w:tcPrChange>
          </w:tcPr>
          <w:p w14:paraId="7781FCC7" w14:textId="46EC9C8E" w:rsidR="009122C5" w:rsidRDefault="009122C5" w:rsidP="009122C5">
            <w:pPr>
              <w:rPr>
                <w:ins w:id="374" w:author="Aleta Haflett" w:date="2014-11-18T12:08:00Z"/>
                <w:rFonts w:ascii="Gill Sans MT" w:hAnsi="Gill Sans MT"/>
              </w:rPr>
            </w:pPr>
            <w:ins w:id="375" w:author="Aleta Haflett" w:date="2014-11-18T12:09:00Z">
              <w:r w:rsidRPr="00BE068B">
                <w:rPr>
                  <w:rFonts w:ascii="Gill Sans MT" w:hAnsi="Gill Sans MT"/>
                </w:rPr>
                <w:t>Mushrooms</w:t>
              </w:r>
            </w:ins>
          </w:p>
        </w:tc>
        <w:tc>
          <w:tcPr>
            <w:tcW w:w="3420" w:type="dxa"/>
            <w:tcPrChange w:id="376" w:author="Aleta Haflett" w:date="2014-11-18T12:09:00Z">
              <w:tcPr>
                <w:tcW w:w="4230" w:type="dxa"/>
                <w:gridSpan w:val="2"/>
              </w:tcPr>
            </w:tcPrChange>
          </w:tcPr>
          <w:p w14:paraId="09371CEC" w14:textId="24B5D2B7" w:rsidR="009122C5" w:rsidRPr="00BE068B" w:rsidRDefault="009122C5" w:rsidP="009122C5">
            <w:pPr>
              <w:rPr>
                <w:ins w:id="377" w:author="Aleta Haflett" w:date="2014-11-18T12:09:00Z"/>
                <w:rFonts w:ascii="Gill Sans MT" w:hAnsi="Gill Sans MT"/>
              </w:rPr>
            </w:pPr>
            <w:ins w:id="378" w:author="Aleta Haflett" w:date="2014-11-18T12:09:00Z">
              <w:r w:rsidRPr="00BE068B">
                <w:rPr>
                  <w:rFonts w:ascii="Gill Sans MT" w:hAnsi="Gill Sans MT"/>
                </w:rPr>
                <w:t>Seeds (for regeneration purposes)</w:t>
              </w:r>
            </w:ins>
          </w:p>
        </w:tc>
      </w:tr>
      <w:tr w:rsidR="009122C5" w14:paraId="160C3920" w14:textId="225D3CD6" w:rsidTr="009122C5">
        <w:tblPrEx>
          <w:tblW w:w="0" w:type="auto"/>
          <w:tblPrExChange w:id="379" w:author="Aleta Haflett" w:date="2014-11-18T12:09:00Z">
            <w:tblPrEx>
              <w:tblW w:w="0" w:type="auto"/>
            </w:tblPrEx>
          </w:tblPrExChange>
        </w:tblPrEx>
        <w:trPr>
          <w:ins w:id="380" w:author="Aleta Haflett" w:date="2014-11-18T12:08:00Z"/>
        </w:trPr>
        <w:tc>
          <w:tcPr>
            <w:tcW w:w="3528" w:type="dxa"/>
            <w:tcPrChange w:id="381" w:author="Aleta Haflett" w:date="2014-11-18T12:09:00Z">
              <w:tcPr>
                <w:tcW w:w="3528" w:type="dxa"/>
              </w:tcPr>
            </w:tcPrChange>
          </w:tcPr>
          <w:p w14:paraId="01362A95" w14:textId="6DF82D6E" w:rsidR="009122C5" w:rsidRDefault="009122C5" w:rsidP="009122C5">
            <w:pPr>
              <w:rPr>
                <w:ins w:id="382" w:author="Aleta Haflett" w:date="2014-11-18T12:08:00Z"/>
                <w:rFonts w:ascii="Gill Sans MT" w:hAnsi="Gill Sans MT"/>
              </w:rPr>
            </w:pPr>
            <w:ins w:id="383" w:author="Aleta Haflett" w:date="2014-11-18T12:08:00Z">
              <w:r w:rsidRPr="00BE068B">
                <w:rPr>
                  <w:rFonts w:ascii="Gill Sans MT" w:hAnsi="Gill Sans MT"/>
                </w:rPr>
                <w:t>Fuel wood</w:t>
              </w:r>
            </w:ins>
          </w:p>
        </w:tc>
        <w:tc>
          <w:tcPr>
            <w:tcW w:w="1800" w:type="dxa"/>
            <w:tcPrChange w:id="384" w:author="Aleta Haflett" w:date="2014-11-18T12:09:00Z">
              <w:tcPr>
                <w:tcW w:w="1800" w:type="dxa"/>
              </w:tcPr>
            </w:tcPrChange>
          </w:tcPr>
          <w:p w14:paraId="22CFF883" w14:textId="7E3EE04E" w:rsidR="009122C5" w:rsidRPr="00BE068B" w:rsidRDefault="009122C5" w:rsidP="009122C5">
            <w:pPr>
              <w:rPr>
                <w:ins w:id="385" w:author="Aleta Haflett" w:date="2014-11-18T12:08:00Z"/>
                <w:rFonts w:ascii="Gill Sans MT" w:hAnsi="Gill Sans MT"/>
              </w:rPr>
            </w:pPr>
            <w:ins w:id="386" w:author="Aleta Haflett" w:date="2014-11-18T12:09:00Z">
              <w:r w:rsidRPr="00BE068B">
                <w:rPr>
                  <w:rFonts w:ascii="Gill Sans MT" w:hAnsi="Gill Sans MT"/>
                </w:rPr>
                <w:t>Fodder</w:t>
              </w:r>
            </w:ins>
          </w:p>
        </w:tc>
        <w:tc>
          <w:tcPr>
            <w:tcW w:w="3420" w:type="dxa"/>
            <w:tcPrChange w:id="387" w:author="Aleta Haflett" w:date="2014-11-18T12:09:00Z">
              <w:tcPr>
                <w:tcW w:w="4230" w:type="dxa"/>
                <w:gridSpan w:val="2"/>
              </w:tcPr>
            </w:tcPrChange>
          </w:tcPr>
          <w:p w14:paraId="6DF3B2EF" w14:textId="6E61738B" w:rsidR="009122C5" w:rsidRPr="00BE068B" w:rsidRDefault="009122C5" w:rsidP="009122C5">
            <w:pPr>
              <w:rPr>
                <w:ins w:id="388" w:author="Aleta Haflett" w:date="2014-11-18T12:09:00Z"/>
                <w:rFonts w:ascii="Gill Sans MT" w:hAnsi="Gill Sans MT"/>
              </w:rPr>
            </w:pPr>
            <w:proofErr w:type="spellStart"/>
            <w:ins w:id="389" w:author="Aleta Haflett" w:date="2014-11-18T12:09:00Z">
              <w:r w:rsidRPr="00BE068B">
                <w:rPr>
                  <w:rFonts w:ascii="Gill Sans MT" w:hAnsi="Gill Sans MT"/>
                </w:rPr>
                <w:t>Fibres</w:t>
              </w:r>
              <w:proofErr w:type="spellEnd"/>
              <w:r w:rsidRPr="00BE068B">
                <w:rPr>
                  <w:rFonts w:ascii="Gill Sans MT" w:hAnsi="Gill Sans MT"/>
                </w:rPr>
                <w:t xml:space="preserve"> (for rope, </w:t>
              </w:r>
              <w:proofErr w:type="spellStart"/>
              <w:r w:rsidRPr="00BE068B">
                <w:rPr>
                  <w:rFonts w:ascii="Gill Sans MT" w:hAnsi="Gill Sans MT"/>
                </w:rPr>
                <w:t>etc</w:t>
              </w:r>
              <w:proofErr w:type="spellEnd"/>
              <w:r w:rsidRPr="00BE068B">
                <w:rPr>
                  <w:rFonts w:ascii="Gill Sans MT" w:hAnsi="Gill Sans MT"/>
                </w:rPr>
                <w:t>)</w:t>
              </w:r>
            </w:ins>
          </w:p>
        </w:tc>
      </w:tr>
      <w:tr w:rsidR="009122C5" w14:paraId="07DD7C17" w14:textId="392468D2" w:rsidTr="009122C5">
        <w:tblPrEx>
          <w:tblW w:w="0" w:type="auto"/>
          <w:tblPrExChange w:id="390" w:author="Aleta Haflett" w:date="2014-11-18T12:09:00Z">
            <w:tblPrEx>
              <w:tblW w:w="0" w:type="auto"/>
            </w:tblPrEx>
          </w:tblPrExChange>
        </w:tblPrEx>
        <w:trPr>
          <w:ins w:id="391" w:author="Aleta Haflett" w:date="2014-11-18T12:08:00Z"/>
        </w:trPr>
        <w:tc>
          <w:tcPr>
            <w:tcW w:w="3528" w:type="dxa"/>
            <w:tcPrChange w:id="392" w:author="Aleta Haflett" w:date="2014-11-18T12:09:00Z">
              <w:tcPr>
                <w:tcW w:w="3528" w:type="dxa"/>
              </w:tcPr>
            </w:tcPrChange>
          </w:tcPr>
          <w:p w14:paraId="78D11347" w14:textId="56EE240B" w:rsidR="009122C5" w:rsidRPr="00BE068B" w:rsidRDefault="009122C5" w:rsidP="009122C5">
            <w:pPr>
              <w:rPr>
                <w:ins w:id="393" w:author="Aleta Haflett" w:date="2014-11-18T12:08:00Z"/>
                <w:rFonts w:ascii="Gill Sans MT" w:hAnsi="Gill Sans MT"/>
              </w:rPr>
            </w:pPr>
            <w:ins w:id="394" w:author="Aleta Haflett" w:date="2014-11-18T12:08:00Z">
              <w:r w:rsidRPr="00BE068B">
                <w:rPr>
                  <w:rFonts w:ascii="Gill Sans MT" w:hAnsi="Gill Sans MT"/>
                </w:rPr>
                <w:t>Charcoal</w:t>
              </w:r>
            </w:ins>
          </w:p>
        </w:tc>
        <w:tc>
          <w:tcPr>
            <w:tcW w:w="1800" w:type="dxa"/>
            <w:tcPrChange w:id="395" w:author="Aleta Haflett" w:date="2014-11-18T12:09:00Z">
              <w:tcPr>
                <w:tcW w:w="1800" w:type="dxa"/>
              </w:tcPr>
            </w:tcPrChange>
          </w:tcPr>
          <w:p w14:paraId="2CB6755B" w14:textId="4D2FFFAE" w:rsidR="009122C5" w:rsidRPr="00BE068B" w:rsidRDefault="009122C5" w:rsidP="009122C5">
            <w:pPr>
              <w:rPr>
                <w:ins w:id="396" w:author="Aleta Haflett" w:date="2014-11-18T12:08:00Z"/>
                <w:rFonts w:ascii="Gill Sans MT" w:hAnsi="Gill Sans MT"/>
              </w:rPr>
            </w:pPr>
            <w:ins w:id="397" w:author="Aleta Haflett" w:date="2014-11-18T12:09:00Z">
              <w:r w:rsidRPr="00BE068B">
                <w:rPr>
                  <w:rFonts w:ascii="Gill Sans MT" w:hAnsi="Gill Sans MT"/>
                </w:rPr>
                <w:t>Rattan</w:t>
              </w:r>
            </w:ins>
          </w:p>
        </w:tc>
        <w:tc>
          <w:tcPr>
            <w:tcW w:w="3420" w:type="dxa"/>
            <w:tcPrChange w:id="398" w:author="Aleta Haflett" w:date="2014-11-18T12:09:00Z">
              <w:tcPr>
                <w:tcW w:w="4230" w:type="dxa"/>
                <w:gridSpan w:val="2"/>
              </w:tcPr>
            </w:tcPrChange>
          </w:tcPr>
          <w:p w14:paraId="44D60CA4" w14:textId="2B9A9D20" w:rsidR="009122C5" w:rsidRPr="00BE068B" w:rsidRDefault="009122C5" w:rsidP="009122C5">
            <w:pPr>
              <w:rPr>
                <w:ins w:id="399" w:author="Aleta Haflett" w:date="2014-11-18T12:09:00Z"/>
                <w:rFonts w:ascii="Gill Sans MT" w:hAnsi="Gill Sans MT"/>
              </w:rPr>
            </w:pPr>
            <w:ins w:id="400" w:author="Aleta Haflett" w:date="2014-11-18T12:09:00Z">
              <w:r w:rsidRPr="00BE068B">
                <w:rPr>
                  <w:rFonts w:ascii="Gill Sans MT" w:hAnsi="Gill Sans MT"/>
                </w:rPr>
                <w:t>Other plant products</w:t>
              </w:r>
            </w:ins>
          </w:p>
        </w:tc>
      </w:tr>
      <w:tr w:rsidR="009122C5" w14:paraId="4F77F773" w14:textId="62AFCCF0" w:rsidTr="009122C5">
        <w:tblPrEx>
          <w:tblW w:w="0" w:type="auto"/>
          <w:tblPrExChange w:id="401" w:author="Aleta Haflett" w:date="2014-11-18T12:09:00Z">
            <w:tblPrEx>
              <w:tblW w:w="0" w:type="auto"/>
            </w:tblPrEx>
          </w:tblPrExChange>
        </w:tblPrEx>
        <w:trPr>
          <w:ins w:id="402" w:author="Aleta Haflett" w:date="2014-11-18T12:08:00Z"/>
        </w:trPr>
        <w:tc>
          <w:tcPr>
            <w:tcW w:w="3528" w:type="dxa"/>
            <w:tcPrChange w:id="403" w:author="Aleta Haflett" w:date="2014-11-18T12:09:00Z">
              <w:tcPr>
                <w:tcW w:w="3528" w:type="dxa"/>
              </w:tcPr>
            </w:tcPrChange>
          </w:tcPr>
          <w:p w14:paraId="05F2D23C" w14:textId="485CE4B2" w:rsidR="009122C5" w:rsidRPr="00BE068B" w:rsidRDefault="009122C5" w:rsidP="009122C5">
            <w:pPr>
              <w:rPr>
                <w:ins w:id="404" w:author="Aleta Haflett" w:date="2014-11-18T12:08:00Z"/>
                <w:rFonts w:ascii="Gill Sans MT" w:hAnsi="Gill Sans MT"/>
              </w:rPr>
            </w:pPr>
            <w:ins w:id="405" w:author="Aleta Haflett" w:date="2014-11-18T12:08:00Z">
              <w:r w:rsidRPr="00BE068B">
                <w:rPr>
                  <w:rFonts w:ascii="Gill Sans MT" w:hAnsi="Gill Sans MT"/>
                </w:rPr>
                <w:t>Wood for wood carving</w:t>
              </w:r>
            </w:ins>
          </w:p>
        </w:tc>
        <w:tc>
          <w:tcPr>
            <w:tcW w:w="1800" w:type="dxa"/>
            <w:tcPrChange w:id="406" w:author="Aleta Haflett" w:date="2014-11-18T12:09:00Z">
              <w:tcPr>
                <w:tcW w:w="1800" w:type="dxa"/>
              </w:tcPr>
            </w:tcPrChange>
          </w:tcPr>
          <w:p w14:paraId="780DC972" w14:textId="45708D0E" w:rsidR="009122C5" w:rsidRPr="00BE068B" w:rsidRDefault="009122C5" w:rsidP="009122C5">
            <w:pPr>
              <w:rPr>
                <w:ins w:id="407" w:author="Aleta Haflett" w:date="2014-11-18T12:08:00Z"/>
                <w:rFonts w:ascii="Gill Sans MT" w:hAnsi="Gill Sans MT"/>
              </w:rPr>
            </w:pPr>
            <w:ins w:id="408" w:author="Aleta Haflett" w:date="2014-11-18T12:09:00Z">
              <w:r w:rsidRPr="00BE068B">
                <w:rPr>
                  <w:rFonts w:ascii="Gill Sans MT" w:hAnsi="Gill Sans MT"/>
                </w:rPr>
                <w:t>Plant medicines</w:t>
              </w:r>
            </w:ins>
          </w:p>
        </w:tc>
        <w:tc>
          <w:tcPr>
            <w:tcW w:w="3420" w:type="dxa"/>
            <w:tcPrChange w:id="409" w:author="Aleta Haflett" w:date="2014-11-18T12:09:00Z">
              <w:tcPr>
                <w:tcW w:w="4230" w:type="dxa"/>
                <w:gridSpan w:val="2"/>
              </w:tcPr>
            </w:tcPrChange>
          </w:tcPr>
          <w:p w14:paraId="0D55F978" w14:textId="658A9164" w:rsidR="009122C5" w:rsidRPr="00BE068B" w:rsidRDefault="009122C5" w:rsidP="009122C5">
            <w:pPr>
              <w:rPr>
                <w:ins w:id="410" w:author="Aleta Haflett" w:date="2014-11-18T12:09:00Z"/>
                <w:rFonts w:ascii="Gill Sans MT" w:hAnsi="Gill Sans MT"/>
              </w:rPr>
            </w:pPr>
            <w:ins w:id="411" w:author="Aleta Haflett" w:date="2014-11-18T12:09:00Z">
              <w:r w:rsidRPr="00BE068B">
                <w:rPr>
                  <w:rFonts w:ascii="Gill Sans MT" w:hAnsi="Gill Sans MT"/>
                </w:rPr>
                <w:t xml:space="preserve">Wildlife (including </w:t>
              </w:r>
              <w:proofErr w:type="spellStart"/>
              <w:r w:rsidRPr="00BE068B">
                <w:rPr>
                  <w:rFonts w:ascii="Gill Sans MT" w:hAnsi="Gill Sans MT"/>
                </w:rPr>
                <w:t>bushmeat</w:t>
              </w:r>
              <w:proofErr w:type="spellEnd"/>
              <w:r w:rsidRPr="00BE068B">
                <w:rPr>
                  <w:rFonts w:ascii="Gill Sans MT" w:hAnsi="Gill Sans MT"/>
                </w:rPr>
                <w:t>)</w:t>
              </w:r>
            </w:ins>
          </w:p>
        </w:tc>
      </w:tr>
      <w:tr w:rsidR="009122C5" w14:paraId="1116B508" w14:textId="365021BF" w:rsidTr="009122C5">
        <w:tblPrEx>
          <w:tblW w:w="0" w:type="auto"/>
          <w:tblPrExChange w:id="412" w:author="Aleta Haflett" w:date="2014-11-18T12:09:00Z">
            <w:tblPrEx>
              <w:tblW w:w="0" w:type="auto"/>
            </w:tblPrEx>
          </w:tblPrExChange>
        </w:tblPrEx>
        <w:trPr>
          <w:ins w:id="413" w:author="Aleta Haflett" w:date="2014-11-18T12:08:00Z"/>
        </w:trPr>
        <w:tc>
          <w:tcPr>
            <w:tcW w:w="3528" w:type="dxa"/>
            <w:tcPrChange w:id="414" w:author="Aleta Haflett" w:date="2014-11-18T12:09:00Z">
              <w:tcPr>
                <w:tcW w:w="3528" w:type="dxa"/>
              </w:tcPr>
            </w:tcPrChange>
          </w:tcPr>
          <w:p w14:paraId="5A51D9A0" w14:textId="2F2BA895" w:rsidR="009122C5" w:rsidRPr="00BE068B" w:rsidRDefault="009122C5" w:rsidP="009122C5">
            <w:pPr>
              <w:rPr>
                <w:ins w:id="415" w:author="Aleta Haflett" w:date="2014-11-18T12:08:00Z"/>
                <w:rFonts w:ascii="Gill Sans MT" w:hAnsi="Gill Sans MT"/>
              </w:rPr>
            </w:pPr>
            <w:ins w:id="416" w:author="Aleta Haflett" w:date="2014-11-18T12:08:00Z">
              <w:r w:rsidRPr="00BE068B">
                <w:rPr>
                  <w:rFonts w:ascii="Gill Sans MT" w:hAnsi="Gill Sans MT"/>
                </w:rPr>
                <w:t>Wood for poles</w:t>
              </w:r>
            </w:ins>
          </w:p>
        </w:tc>
        <w:tc>
          <w:tcPr>
            <w:tcW w:w="1800" w:type="dxa"/>
            <w:tcPrChange w:id="417" w:author="Aleta Haflett" w:date="2014-11-18T12:09:00Z">
              <w:tcPr>
                <w:tcW w:w="1800" w:type="dxa"/>
              </w:tcPr>
            </w:tcPrChange>
          </w:tcPr>
          <w:p w14:paraId="5298FA75" w14:textId="09E01992" w:rsidR="009122C5" w:rsidRPr="00BE068B" w:rsidRDefault="009122C5" w:rsidP="009122C5">
            <w:pPr>
              <w:rPr>
                <w:ins w:id="418" w:author="Aleta Haflett" w:date="2014-11-18T12:08:00Z"/>
                <w:rFonts w:ascii="Gill Sans MT" w:hAnsi="Gill Sans MT"/>
              </w:rPr>
            </w:pPr>
            <w:ins w:id="419" w:author="Aleta Haflett" w:date="2014-11-18T12:09:00Z">
              <w:r w:rsidRPr="00BE068B">
                <w:rPr>
                  <w:rFonts w:ascii="Gill Sans MT" w:hAnsi="Gill Sans MT"/>
                </w:rPr>
                <w:t>Herbs and spices</w:t>
              </w:r>
            </w:ins>
          </w:p>
        </w:tc>
        <w:tc>
          <w:tcPr>
            <w:tcW w:w="3420" w:type="dxa"/>
            <w:tcPrChange w:id="420" w:author="Aleta Haflett" w:date="2014-11-18T12:09:00Z">
              <w:tcPr>
                <w:tcW w:w="4230" w:type="dxa"/>
                <w:gridSpan w:val="2"/>
              </w:tcPr>
            </w:tcPrChange>
          </w:tcPr>
          <w:p w14:paraId="3B2B7C38" w14:textId="0FF88F16" w:rsidR="009122C5" w:rsidRPr="00BE068B" w:rsidRDefault="009122C5" w:rsidP="009122C5">
            <w:pPr>
              <w:rPr>
                <w:ins w:id="421" w:author="Aleta Haflett" w:date="2014-11-18T12:09:00Z"/>
                <w:rFonts w:ascii="Gill Sans MT" w:hAnsi="Gill Sans MT"/>
              </w:rPr>
            </w:pPr>
            <w:ins w:id="422" w:author="Aleta Haflett" w:date="2014-11-18T12:09:00Z">
              <w:r w:rsidRPr="00BE068B">
                <w:rPr>
                  <w:rFonts w:ascii="Gill Sans MT" w:hAnsi="Gill Sans MT"/>
                </w:rPr>
                <w:t xml:space="preserve">Beekeeping activities (e.g. honey) </w:t>
              </w:r>
            </w:ins>
          </w:p>
        </w:tc>
      </w:tr>
      <w:tr w:rsidR="009122C5" w14:paraId="1F5713C3" w14:textId="0E495666" w:rsidTr="009122C5">
        <w:tblPrEx>
          <w:tblW w:w="0" w:type="auto"/>
          <w:tblPrExChange w:id="423" w:author="Aleta Haflett" w:date="2014-11-18T12:09:00Z">
            <w:tblPrEx>
              <w:tblW w:w="0" w:type="auto"/>
            </w:tblPrEx>
          </w:tblPrExChange>
        </w:tblPrEx>
        <w:trPr>
          <w:ins w:id="424" w:author="Aleta Haflett" w:date="2014-11-18T12:08:00Z"/>
        </w:trPr>
        <w:tc>
          <w:tcPr>
            <w:tcW w:w="3528" w:type="dxa"/>
            <w:tcPrChange w:id="425" w:author="Aleta Haflett" w:date="2014-11-18T12:09:00Z">
              <w:tcPr>
                <w:tcW w:w="3528" w:type="dxa"/>
              </w:tcPr>
            </w:tcPrChange>
          </w:tcPr>
          <w:p w14:paraId="4A32F112" w14:textId="6A9DD99B" w:rsidR="009122C5" w:rsidRPr="00BE068B" w:rsidRDefault="009122C5" w:rsidP="009122C5">
            <w:pPr>
              <w:rPr>
                <w:ins w:id="426" w:author="Aleta Haflett" w:date="2014-11-18T12:08:00Z"/>
                <w:rFonts w:ascii="Gill Sans MT" w:hAnsi="Gill Sans MT"/>
              </w:rPr>
            </w:pPr>
            <w:ins w:id="427" w:author="Aleta Haflett" w:date="2014-11-18T12:08:00Z">
              <w:r w:rsidRPr="00BE068B">
                <w:rPr>
                  <w:rFonts w:ascii="Gill Sans MT" w:hAnsi="Gill Sans MT"/>
                </w:rPr>
                <w:t xml:space="preserve">Fruit, nuts, seeds, roots, berries, etc. </w:t>
              </w:r>
            </w:ins>
          </w:p>
        </w:tc>
        <w:tc>
          <w:tcPr>
            <w:tcW w:w="1800" w:type="dxa"/>
            <w:tcPrChange w:id="428" w:author="Aleta Haflett" w:date="2014-11-18T12:09:00Z">
              <w:tcPr>
                <w:tcW w:w="1800" w:type="dxa"/>
              </w:tcPr>
            </w:tcPrChange>
          </w:tcPr>
          <w:p w14:paraId="47D10BFA" w14:textId="7541B474" w:rsidR="009122C5" w:rsidRPr="00BE068B" w:rsidRDefault="009122C5" w:rsidP="009122C5">
            <w:pPr>
              <w:rPr>
                <w:ins w:id="429" w:author="Aleta Haflett" w:date="2014-11-18T12:08:00Z"/>
                <w:rFonts w:ascii="Gill Sans MT" w:hAnsi="Gill Sans MT"/>
              </w:rPr>
            </w:pPr>
            <w:ins w:id="430" w:author="Aleta Haflett" w:date="2014-11-18T12:09:00Z">
              <w:r w:rsidRPr="00BE068B">
                <w:rPr>
                  <w:rFonts w:ascii="Gill Sans MT" w:hAnsi="Gill Sans MT"/>
                </w:rPr>
                <w:t>Dying/tanning</w:t>
              </w:r>
            </w:ins>
          </w:p>
        </w:tc>
        <w:tc>
          <w:tcPr>
            <w:tcW w:w="3420" w:type="dxa"/>
            <w:tcPrChange w:id="431" w:author="Aleta Haflett" w:date="2014-11-18T12:09:00Z">
              <w:tcPr>
                <w:tcW w:w="4230" w:type="dxa"/>
                <w:gridSpan w:val="2"/>
              </w:tcPr>
            </w:tcPrChange>
          </w:tcPr>
          <w:p w14:paraId="2E8449AB" w14:textId="4D95E5BB" w:rsidR="009122C5" w:rsidRPr="00BE068B" w:rsidRDefault="009122C5" w:rsidP="009122C5">
            <w:pPr>
              <w:rPr>
                <w:ins w:id="432" w:author="Aleta Haflett" w:date="2014-11-18T12:09:00Z"/>
                <w:rFonts w:ascii="Gill Sans MT" w:hAnsi="Gill Sans MT"/>
              </w:rPr>
            </w:pPr>
            <w:ins w:id="433" w:author="Aleta Haflett" w:date="2014-11-18T12:09:00Z">
              <w:r w:rsidRPr="00BE068B">
                <w:rPr>
                  <w:rFonts w:ascii="Gill Sans MT" w:hAnsi="Gill Sans MT"/>
                </w:rPr>
                <w:t>Caterpillar</w:t>
              </w:r>
            </w:ins>
          </w:p>
        </w:tc>
      </w:tr>
      <w:tr w:rsidR="009122C5" w14:paraId="4526F537" w14:textId="240AEAF5" w:rsidTr="009122C5">
        <w:tblPrEx>
          <w:tblW w:w="0" w:type="auto"/>
          <w:tblPrExChange w:id="434" w:author="Aleta Haflett" w:date="2014-11-18T12:09:00Z">
            <w:tblPrEx>
              <w:tblW w:w="0" w:type="auto"/>
            </w:tblPrEx>
          </w:tblPrExChange>
        </w:tblPrEx>
        <w:trPr>
          <w:ins w:id="435" w:author="Aleta Haflett" w:date="2014-11-18T12:08:00Z"/>
        </w:trPr>
        <w:tc>
          <w:tcPr>
            <w:tcW w:w="3528" w:type="dxa"/>
            <w:tcPrChange w:id="436" w:author="Aleta Haflett" w:date="2014-11-18T12:09:00Z">
              <w:tcPr>
                <w:tcW w:w="3528" w:type="dxa"/>
              </w:tcPr>
            </w:tcPrChange>
          </w:tcPr>
          <w:p w14:paraId="7E4C0349" w14:textId="3ADEB9A5" w:rsidR="009122C5" w:rsidRPr="00BE068B" w:rsidRDefault="009122C5" w:rsidP="009122C5">
            <w:pPr>
              <w:rPr>
                <w:ins w:id="437" w:author="Aleta Haflett" w:date="2014-11-18T12:08:00Z"/>
                <w:rFonts w:ascii="Gill Sans MT" w:hAnsi="Gill Sans MT"/>
              </w:rPr>
            </w:pPr>
          </w:p>
        </w:tc>
        <w:tc>
          <w:tcPr>
            <w:tcW w:w="1800" w:type="dxa"/>
            <w:tcPrChange w:id="438" w:author="Aleta Haflett" w:date="2014-11-18T12:09:00Z">
              <w:tcPr>
                <w:tcW w:w="1800" w:type="dxa"/>
              </w:tcPr>
            </w:tcPrChange>
          </w:tcPr>
          <w:p w14:paraId="6300A762" w14:textId="77777777" w:rsidR="009122C5" w:rsidRPr="00BE068B" w:rsidRDefault="009122C5" w:rsidP="009122C5">
            <w:pPr>
              <w:rPr>
                <w:ins w:id="439" w:author="Aleta Haflett" w:date="2014-11-18T12:08:00Z"/>
                <w:rFonts w:ascii="Gill Sans MT" w:hAnsi="Gill Sans MT"/>
              </w:rPr>
            </w:pPr>
          </w:p>
        </w:tc>
        <w:tc>
          <w:tcPr>
            <w:tcW w:w="3420" w:type="dxa"/>
            <w:tcPrChange w:id="440" w:author="Aleta Haflett" w:date="2014-11-18T12:09:00Z">
              <w:tcPr>
                <w:tcW w:w="4230" w:type="dxa"/>
                <w:gridSpan w:val="2"/>
              </w:tcPr>
            </w:tcPrChange>
          </w:tcPr>
          <w:p w14:paraId="51E47791" w14:textId="0A9B0D41" w:rsidR="009122C5" w:rsidRPr="00BE068B" w:rsidRDefault="009122C5" w:rsidP="009122C5">
            <w:pPr>
              <w:rPr>
                <w:ins w:id="441" w:author="Aleta Haflett" w:date="2014-11-18T12:09:00Z"/>
                <w:rFonts w:ascii="Gill Sans MT" w:hAnsi="Gill Sans MT"/>
              </w:rPr>
            </w:pPr>
            <w:ins w:id="442" w:author="Aleta Haflett" w:date="2014-11-18T12:09:00Z">
              <w:r w:rsidRPr="00BE068B">
                <w:rPr>
                  <w:rFonts w:ascii="Gill Sans MT" w:hAnsi="Gill Sans MT"/>
                </w:rPr>
                <w:t xml:space="preserve">Other, specify </w:t>
              </w:r>
            </w:ins>
          </w:p>
        </w:tc>
      </w:tr>
    </w:tbl>
    <w:p w14:paraId="5BF7C10E" w14:textId="0BA38407" w:rsidR="004A7491" w:rsidDel="009122C5" w:rsidRDefault="004A7491">
      <w:pPr>
        <w:rPr>
          <w:del w:id="443" w:author="Aleta Haflett" w:date="2014-11-18T12:10:00Z"/>
          <w:rFonts w:ascii="Gill Sans MT" w:hAnsi="Gill Sans MT"/>
        </w:rPr>
      </w:pPr>
    </w:p>
    <w:p w14:paraId="4AB61339" w14:textId="77777777" w:rsidR="004A7491" w:rsidDel="009122C5" w:rsidRDefault="004A7491">
      <w:pPr>
        <w:rPr>
          <w:del w:id="444" w:author="Aleta Haflett" w:date="2014-11-18T12:10:00Z"/>
          <w:rFonts w:ascii="Gill Sans MT" w:hAnsi="Gill Sans MT"/>
        </w:rPr>
      </w:pPr>
    </w:p>
    <w:p w14:paraId="460C4314" w14:textId="77777777" w:rsidR="004A7491" w:rsidRDefault="004A7491">
      <w:pPr>
        <w:rPr>
          <w:rFonts w:ascii="Gill Sans MT" w:hAnsi="Gill Sans MT"/>
        </w:rPr>
      </w:pPr>
    </w:p>
    <w:tbl>
      <w:tblPr>
        <w:tblStyle w:val="TableGrid"/>
        <w:tblW w:w="13500" w:type="dxa"/>
        <w:tblInd w:w="929" w:type="dxa"/>
        <w:tblLayout w:type="fixed"/>
        <w:tblCellMar>
          <w:left w:w="29" w:type="dxa"/>
          <w:right w:w="29" w:type="dxa"/>
        </w:tblCellMar>
        <w:tblLook w:val="04A0" w:firstRow="1" w:lastRow="0" w:firstColumn="1" w:lastColumn="0" w:noHBand="0" w:noVBand="1"/>
      </w:tblPr>
      <w:tblGrid>
        <w:gridCol w:w="990"/>
        <w:gridCol w:w="1025"/>
        <w:gridCol w:w="4050"/>
        <w:gridCol w:w="3385"/>
        <w:gridCol w:w="4050"/>
      </w:tblGrid>
      <w:tr w:rsidR="004A7491" w:rsidRPr="00BE068B" w14:paraId="1955F54A" w14:textId="77777777" w:rsidTr="004A7491">
        <w:trPr>
          <w:trHeight w:val="20"/>
        </w:trPr>
        <w:tc>
          <w:tcPr>
            <w:tcW w:w="990" w:type="dxa"/>
          </w:tcPr>
          <w:p w14:paraId="320898D3" w14:textId="77777777" w:rsidR="004A7491" w:rsidRPr="00BE068B" w:rsidRDefault="004A7491" w:rsidP="004A7491">
            <w:pPr>
              <w:contextualSpacing/>
              <w:jc w:val="center"/>
              <w:rPr>
                <w:rFonts w:ascii="Gill Sans MT" w:hAnsi="Gill Sans MT"/>
                <w:b/>
                <w:sz w:val="20"/>
                <w:szCs w:val="20"/>
              </w:rPr>
            </w:pPr>
          </w:p>
        </w:tc>
        <w:tc>
          <w:tcPr>
            <w:tcW w:w="1025" w:type="dxa"/>
          </w:tcPr>
          <w:p w14:paraId="0EDB9991" w14:textId="77777777" w:rsidR="004A7491" w:rsidRPr="00BE068B" w:rsidRDefault="004A7491" w:rsidP="004A7491">
            <w:pPr>
              <w:contextualSpacing/>
              <w:jc w:val="center"/>
              <w:rPr>
                <w:rFonts w:ascii="Gill Sans MT" w:hAnsi="Gill Sans MT"/>
                <w:sz w:val="20"/>
                <w:szCs w:val="20"/>
              </w:rPr>
            </w:pPr>
          </w:p>
        </w:tc>
        <w:tc>
          <w:tcPr>
            <w:tcW w:w="4050" w:type="dxa"/>
          </w:tcPr>
          <w:p w14:paraId="3C622E40" w14:textId="77777777" w:rsidR="004A7491" w:rsidRPr="00BE068B" w:rsidRDefault="004A7491" w:rsidP="004A7491">
            <w:pPr>
              <w:contextualSpacing/>
              <w:jc w:val="center"/>
              <w:rPr>
                <w:rFonts w:ascii="Gill Sans MT" w:eastAsia="Calibri" w:hAnsi="Gill Sans MT" w:cs="Arial"/>
                <w:sz w:val="20"/>
                <w:szCs w:val="20"/>
              </w:rPr>
            </w:pPr>
          </w:p>
        </w:tc>
        <w:tc>
          <w:tcPr>
            <w:tcW w:w="3385" w:type="dxa"/>
          </w:tcPr>
          <w:p w14:paraId="6E6B8A69" w14:textId="3C73AA89" w:rsidR="004A7491" w:rsidRPr="00BE068B" w:rsidRDefault="004A7491" w:rsidP="004A7491">
            <w:pPr>
              <w:contextualSpacing/>
              <w:jc w:val="center"/>
              <w:rPr>
                <w:rFonts w:ascii="Gill Sans MT" w:eastAsia="Calibri" w:hAnsi="Gill Sans MT" w:cs="Arial"/>
                <w:sz w:val="20"/>
                <w:szCs w:val="20"/>
              </w:rPr>
            </w:pPr>
          </w:p>
        </w:tc>
        <w:tc>
          <w:tcPr>
            <w:tcW w:w="4050" w:type="dxa"/>
          </w:tcPr>
          <w:p w14:paraId="5DC2E848" w14:textId="6AC04D8A" w:rsidR="004A7491" w:rsidRPr="00BE068B" w:rsidRDefault="004A7491" w:rsidP="004A7491">
            <w:pPr>
              <w:contextualSpacing/>
              <w:jc w:val="center"/>
              <w:rPr>
                <w:rFonts w:ascii="Gill Sans MT" w:eastAsia="Calibri" w:hAnsi="Gill Sans MT" w:cs="Arial"/>
                <w:sz w:val="20"/>
                <w:szCs w:val="20"/>
              </w:rPr>
            </w:pPr>
            <w:r w:rsidRPr="00BE068B">
              <w:rPr>
                <w:rFonts w:ascii="Gill Sans MT" w:eastAsia="Calibri" w:hAnsi="Gill Sans MT" w:cs="Arial"/>
                <w:sz w:val="20"/>
                <w:szCs w:val="20"/>
              </w:rPr>
              <w:t>D.31</w:t>
            </w:r>
          </w:p>
        </w:tc>
      </w:tr>
      <w:tr w:rsidR="004A7491" w:rsidRPr="00BE068B" w14:paraId="1A88A228" w14:textId="77777777" w:rsidTr="004A7491">
        <w:trPr>
          <w:trHeight w:val="20"/>
        </w:trPr>
        <w:tc>
          <w:tcPr>
            <w:tcW w:w="990" w:type="dxa"/>
          </w:tcPr>
          <w:p w14:paraId="11AFD746" w14:textId="77777777" w:rsidR="004A7491" w:rsidRPr="00BE068B" w:rsidRDefault="004A7491" w:rsidP="004A7491">
            <w:pPr>
              <w:contextualSpacing/>
              <w:jc w:val="center"/>
              <w:rPr>
                <w:rFonts w:ascii="Gill Sans MT" w:hAnsi="Gill Sans MT"/>
                <w:b/>
                <w:sz w:val="20"/>
                <w:szCs w:val="20"/>
              </w:rPr>
            </w:pPr>
            <w:r w:rsidRPr="00BE068B">
              <w:rPr>
                <w:rFonts w:ascii="Gill Sans MT" w:hAnsi="Gill Sans MT"/>
                <w:b/>
                <w:sz w:val="20"/>
                <w:szCs w:val="20"/>
              </w:rPr>
              <w:t>Forest</w:t>
            </w:r>
          </w:p>
          <w:p w14:paraId="21E26588" w14:textId="77777777" w:rsidR="004A7491" w:rsidRPr="00BE068B" w:rsidRDefault="004A7491" w:rsidP="004A7491">
            <w:pPr>
              <w:contextualSpacing/>
              <w:jc w:val="center"/>
              <w:rPr>
                <w:rFonts w:ascii="Gill Sans MT" w:hAnsi="Gill Sans MT"/>
                <w:b/>
                <w:sz w:val="20"/>
                <w:szCs w:val="20"/>
              </w:rPr>
            </w:pPr>
            <w:proofErr w:type="gramStart"/>
            <w:r w:rsidRPr="00BE068B">
              <w:rPr>
                <w:rFonts w:ascii="Gill Sans MT" w:hAnsi="Gill Sans MT"/>
                <w:b/>
                <w:sz w:val="20"/>
                <w:szCs w:val="20"/>
              </w:rPr>
              <w:t>code</w:t>
            </w:r>
            <w:proofErr w:type="gramEnd"/>
          </w:p>
        </w:tc>
        <w:tc>
          <w:tcPr>
            <w:tcW w:w="1025" w:type="dxa"/>
          </w:tcPr>
          <w:p w14:paraId="055DE8BA" w14:textId="77777777" w:rsidR="004A7491" w:rsidRPr="00BE068B" w:rsidRDefault="004A7491" w:rsidP="004A7491">
            <w:pPr>
              <w:contextualSpacing/>
              <w:rPr>
                <w:rFonts w:ascii="Gill Sans MT" w:hAnsi="Gill Sans MT"/>
                <w:sz w:val="20"/>
                <w:szCs w:val="20"/>
              </w:rPr>
            </w:pPr>
            <w:r w:rsidRPr="00BE068B">
              <w:rPr>
                <w:rFonts w:ascii="Gill Sans MT" w:hAnsi="Gill Sans MT"/>
                <w:sz w:val="20"/>
                <w:szCs w:val="20"/>
              </w:rPr>
              <w:t>Name of the forest</w:t>
            </w:r>
          </w:p>
        </w:tc>
        <w:tc>
          <w:tcPr>
            <w:tcW w:w="4050" w:type="dxa"/>
          </w:tcPr>
          <w:p w14:paraId="6FCB670B" w14:textId="77777777" w:rsidR="004A7491" w:rsidRPr="00BE068B" w:rsidRDefault="004A7491" w:rsidP="004A7491">
            <w:pPr>
              <w:contextualSpacing/>
              <w:rPr>
                <w:rFonts w:ascii="Gill Sans MT" w:eastAsia="Calibri" w:hAnsi="Gill Sans MT" w:cs="Arial"/>
                <w:sz w:val="20"/>
                <w:szCs w:val="20"/>
              </w:rPr>
            </w:pPr>
            <w:r w:rsidRPr="00BE068B">
              <w:rPr>
                <w:rFonts w:ascii="Gill Sans MT" w:eastAsia="Calibri" w:hAnsi="Gill Sans MT" w:cs="Arial"/>
                <w:sz w:val="20"/>
                <w:szCs w:val="20"/>
              </w:rPr>
              <w:t xml:space="preserve">         If YES to D.30, did you apply for per</w:t>
            </w:r>
            <w:r>
              <w:rPr>
                <w:rFonts w:ascii="Gill Sans MT" w:eastAsia="Calibri" w:hAnsi="Gill Sans MT" w:cs="Arial"/>
                <w:sz w:val="20"/>
                <w:szCs w:val="20"/>
              </w:rPr>
              <w:t xml:space="preserve">mission to open up the new </w:t>
            </w:r>
            <w:r w:rsidRPr="00BE068B">
              <w:rPr>
                <w:rFonts w:ascii="Gill Sans MT" w:eastAsia="Calibri" w:hAnsi="Gill Sans MT" w:cs="Arial"/>
                <w:sz w:val="20"/>
                <w:szCs w:val="20"/>
              </w:rPr>
              <w:t>land?</w:t>
            </w:r>
          </w:p>
          <w:p w14:paraId="693D038F" w14:textId="77777777" w:rsidR="004A7491" w:rsidRPr="00BE068B" w:rsidRDefault="004A7491" w:rsidP="004A7491">
            <w:pPr>
              <w:contextualSpacing/>
              <w:rPr>
                <w:rFonts w:ascii="Gill Sans MT" w:eastAsia="Calibri" w:hAnsi="Gill Sans MT" w:cs="Arial"/>
                <w:sz w:val="20"/>
                <w:szCs w:val="20"/>
              </w:rPr>
            </w:pPr>
          </w:p>
          <w:p w14:paraId="64BE7ACF" w14:textId="0E856BA7" w:rsidR="004A7491" w:rsidRPr="00BE068B" w:rsidRDefault="004A7491" w:rsidP="004A7491">
            <w:pPr>
              <w:contextualSpacing/>
              <w:rPr>
                <w:rFonts w:ascii="Gill Sans MT" w:eastAsia="Calibri" w:hAnsi="Gill Sans MT" w:cs="Arial"/>
                <w:sz w:val="20"/>
                <w:szCs w:val="20"/>
              </w:rPr>
            </w:pPr>
            <w:r w:rsidRPr="00BE068B">
              <w:rPr>
                <w:rFonts w:ascii="Gill Sans MT" w:eastAsia="Calibri" w:hAnsi="Gill Sans MT" w:cs="Arial"/>
                <w:sz w:val="20"/>
                <w:szCs w:val="20"/>
              </w:rPr>
              <w:t>IF YES to D31, from who</w:t>
            </w:r>
            <w:ins w:id="445" w:author="usaiduser" w:date="2014-11-09T10:42:00Z">
              <w:r w:rsidR="000450B6">
                <w:rPr>
                  <w:rFonts w:ascii="Gill Sans MT" w:eastAsia="Calibri" w:hAnsi="Gill Sans MT" w:cs="Arial"/>
                  <w:sz w:val="20"/>
                  <w:szCs w:val="20"/>
                </w:rPr>
                <w:t>m</w:t>
              </w:r>
            </w:ins>
            <w:r w:rsidRPr="00BE068B">
              <w:rPr>
                <w:rFonts w:ascii="Gill Sans MT" w:eastAsia="Calibri" w:hAnsi="Gill Sans MT" w:cs="Arial"/>
                <w:sz w:val="20"/>
                <w:szCs w:val="20"/>
              </w:rPr>
              <w:t xml:space="preserve">? </w:t>
            </w:r>
          </w:p>
          <w:p w14:paraId="7A7A4CAF" w14:textId="77777777" w:rsidR="004A7491" w:rsidRPr="00BE068B" w:rsidRDefault="004A7491" w:rsidP="004A7491">
            <w:pPr>
              <w:contextualSpacing/>
              <w:rPr>
                <w:rFonts w:ascii="Gill Sans MT" w:eastAsia="Calibri" w:hAnsi="Gill Sans MT" w:cs="Arial"/>
                <w:sz w:val="20"/>
                <w:szCs w:val="20"/>
              </w:rPr>
            </w:pPr>
            <w:r w:rsidRPr="00BE068B">
              <w:rPr>
                <w:rFonts w:ascii="Gill Sans MT" w:eastAsia="Calibri" w:hAnsi="Gill Sans MT" w:cs="Arial"/>
                <w:sz w:val="20"/>
                <w:szCs w:val="20"/>
              </w:rPr>
              <w:t>1=Yes, from customary chief</w:t>
            </w:r>
          </w:p>
          <w:p w14:paraId="40DCCE95" w14:textId="77777777" w:rsidR="004A7491" w:rsidRPr="00BE068B" w:rsidRDefault="004A7491" w:rsidP="004A7491">
            <w:pPr>
              <w:contextualSpacing/>
              <w:rPr>
                <w:rFonts w:ascii="Gill Sans MT" w:eastAsia="Calibri" w:hAnsi="Gill Sans MT" w:cs="Arial"/>
                <w:sz w:val="20"/>
                <w:szCs w:val="20"/>
              </w:rPr>
            </w:pPr>
            <w:r w:rsidRPr="00BE068B">
              <w:rPr>
                <w:rFonts w:ascii="Gill Sans MT" w:eastAsia="Calibri" w:hAnsi="Gill Sans MT" w:cs="Arial"/>
                <w:sz w:val="20"/>
                <w:szCs w:val="20"/>
              </w:rPr>
              <w:t xml:space="preserve">2=Yes, from state authority </w:t>
            </w:r>
          </w:p>
          <w:p w14:paraId="71EE1174" w14:textId="77777777" w:rsidR="004A7491" w:rsidRPr="00BE068B" w:rsidRDefault="004A7491" w:rsidP="004A7491">
            <w:pPr>
              <w:contextualSpacing/>
              <w:rPr>
                <w:rFonts w:ascii="Gill Sans MT" w:eastAsia="Calibri" w:hAnsi="Gill Sans MT" w:cs="Arial"/>
                <w:sz w:val="20"/>
                <w:szCs w:val="20"/>
              </w:rPr>
            </w:pPr>
            <w:r w:rsidRPr="00BE068B">
              <w:rPr>
                <w:rFonts w:ascii="Gill Sans MT" w:eastAsia="Calibri" w:hAnsi="Gill Sans MT" w:cs="Arial"/>
                <w:sz w:val="20"/>
                <w:szCs w:val="20"/>
              </w:rPr>
              <w:t>3=Yes, from elsewhere</w:t>
            </w:r>
          </w:p>
          <w:p w14:paraId="55207B7C" w14:textId="77777777" w:rsidR="004A7491" w:rsidRPr="00BE068B" w:rsidRDefault="004A7491" w:rsidP="004A7491">
            <w:pPr>
              <w:contextualSpacing/>
              <w:rPr>
                <w:rFonts w:ascii="Gill Sans MT" w:eastAsia="Calibri" w:hAnsi="Gill Sans MT" w:cs="Arial"/>
                <w:sz w:val="20"/>
                <w:szCs w:val="20"/>
              </w:rPr>
            </w:pPr>
            <w:r w:rsidRPr="00BE068B">
              <w:rPr>
                <w:rFonts w:ascii="Gill Sans MT" w:eastAsia="Calibri" w:hAnsi="Gill Sans MT" w:cs="Arial"/>
                <w:sz w:val="20"/>
                <w:szCs w:val="20"/>
              </w:rPr>
              <w:t>4=No, permission is usually not requested and land is opened up on informal basis</w:t>
            </w:r>
          </w:p>
          <w:p w14:paraId="5A2E370F" w14:textId="77777777" w:rsidR="004A7491" w:rsidRPr="00BE068B" w:rsidRDefault="004A7491" w:rsidP="004A7491">
            <w:pPr>
              <w:contextualSpacing/>
              <w:rPr>
                <w:rFonts w:ascii="Gill Sans MT" w:eastAsia="Calibri" w:hAnsi="Gill Sans MT" w:cs="Arial"/>
                <w:sz w:val="20"/>
                <w:szCs w:val="20"/>
              </w:rPr>
            </w:pPr>
            <w:r w:rsidRPr="00BE068B">
              <w:rPr>
                <w:rFonts w:ascii="Gill Sans MT" w:eastAsia="Calibri" w:hAnsi="Gill Sans MT" w:cs="Arial"/>
                <w:sz w:val="20"/>
                <w:szCs w:val="20"/>
              </w:rPr>
              <w:t>97=Other</w:t>
            </w:r>
          </w:p>
          <w:p w14:paraId="7B9F6AD4" w14:textId="77777777" w:rsidR="004A7491" w:rsidRPr="00BE068B" w:rsidRDefault="004A7491" w:rsidP="004A7491">
            <w:pPr>
              <w:contextualSpacing/>
              <w:rPr>
                <w:rFonts w:ascii="Gill Sans MT" w:eastAsia="Calibri" w:hAnsi="Gill Sans MT" w:cs="Arial"/>
                <w:sz w:val="20"/>
                <w:szCs w:val="20"/>
              </w:rPr>
            </w:pPr>
          </w:p>
        </w:tc>
        <w:tc>
          <w:tcPr>
            <w:tcW w:w="3385" w:type="dxa"/>
          </w:tcPr>
          <w:p w14:paraId="245A86BF" w14:textId="77777777" w:rsidR="004A7491" w:rsidRPr="00BE068B" w:rsidRDefault="004A7491" w:rsidP="004A7491">
            <w:pPr>
              <w:contextualSpacing/>
              <w:rPr>
                <w:rFonts w:ascii="Gill Sans MT" w:eastAsia="Calibri" w:hAnsi="Gill Sans MT" w:cs="Arial"/>
                <w:sz w:val="20"/>
                <w:szCs w:val="20"/>
              </w:rPr>
            </w:pPr>
            <w:r w:rsidRPr="00BE068B">
              <w:rPr>
                <w:rFonts w:ascii="Gill Sans MT" w:eastAsia="Calibri" w:hAnsi="Gill Sans MT" w:cs="Arial"/>
                <w:sz w:val="20"/>
                <w:szCs w:val="20"/>
              </w:rPr>
              <w:t xml:space="preserve">What was the land used for after clearing? </w:t>
            </w:r>
          </w:p>
          <w:p w14:paraId="3FF00EA6" w14:textId="77777777" w:rsidR="004A7491" w:rsidRPr="00BE068B" w:rsidRDefault="004A7491" w:rsidP="004A7491">
            <w:pPr>
              <w:rPr>
                <w:rFonts w:ascii="Gill Sans MT" w:hAnsi="Gill Sans MT" w:cs="Arial"/>
              </w:rPr>
            </w:pPr>
            <w:r w:rsidRPr="00BE068B">
              <w:rPr>
                <w:rFonts w:ascii="Gill Sans MT" w:hAnsi="Gill Sans MT" w:cs="Arial"/>
              </w:rPr>
              <w:t>1=Cropping</w:t>
            </w:r>
          </w:p>
          <w:p w14:paraId="776ED828" w14:textId="77777777" w:rsidR="004A7491" w:rsidRPr="00BE068B" w:rsidRDefault="004A7491" w:rsidP="004A7491">
            <w:pPr>
              <w:rPr>
                <w:rFonts w:ascii="Gill Sans MT" w:hAnsi="Gill Sans MT" w:cs="Arial"/>
              </w:rPr>
            </w:pPr>
            <w:r w:rsidRPr="00BE068B">
              <w:rPr>
                <w:rFonts w:ascii="Gill Sans MT" w:hAnsi="Gill Sans MT" w:cs="Arial"/>
              </w:rPr>
              <w:t>2=Tree plantation</w:t>
            </w:r>
          </w:p>
          <w:p w14:paraId="72677F46" w14:textId="77777777" w:rsidR="004A7491" w:rsidRPr="00BE068B" w:rsidRDefault="004A7491" w:rsidP="004A7491">
            <w:pPr>
              <w:rPr>
                <w:rFonts w:ascii="Gill Sans MT" w:hAnsi="Gill Sans MT" w:cs="Arial"/>
              </w:rPr>
            </w:pPr>
            <w:r w:rsidRPr="00BE068B">
              <w:rPr>
                <w:rFonts w:ascii="Gill Sans MT" w:hAnsi="Gill Sans MT" w:cs="Arial"/>
              </w:rPr>
              <w:t>3=Livestock</w:t>
            </w:r>
          </w:p>
          <w:p w14:paraId="078A8D4E" w14:textId="77777777" w:rsidR="004A7491" w:rsidRPr="00BE068B" w:rsidRDefault="004A7491" w:rsidP="004A7491">
            <w:pPr>
              <w:rPr>
                <w:rFonts w:ascii="Gill Sans MT" w:hAnsi="Gill Sans MT" w:cs="Arial"/>
              </w:rPr>
            </w:pPr>
            <w:r w:rsidRPr="00BE068B">
              <w:rPr>
                <w:rFonts w:ascii="Gill Sans MT" w:hAnsi="Gill Sans MT" w:cs="Arial"/>
              </w:rPr>
              <w:t>4=Infrastructure/settlements</w:t>
            </w:r>
          </w:p>
          <w:p w14:paraId="695B99F6" w14:textId="77777777" w:rsidR="004A7491" w:rsidRPr="00BE068B" w:rsidRDefault="004A7491" w:rsidP="004A7491">
            <w:pPr>
              <w:rPr>
                <w:rFonts w:ascii="Gill Sans MT" w:hAnsi="Gill Sans MT" w:cs="Arial"/>
              </w:rPr>
            </w:pPr>
            <w:r w:rsidRPr="00BE068B">
              <w:rPr>
                <w:rFonts w:ascii="Gill Sans MT" w:hAnsi="Gill Sans MT" w:cs="Arial"/>
              </w:rPr>
              <w:t>5=Producing ash for fertilizer</w:t>
            </w:r>
          </w:p>
          <w:p w14:paraId="7A2E6E25" w14:textId="77777777" w:rsidR="004A7491" w:rsidRPr="00BE068B" w:rsidRDefault="004A7491" w:rsidP="004A7491">
            <w:pPr>
              <w:rPr>
                <w:rFonts w:ascii="Gill Sans MT" w:hAnsi="Gill Sans MT" w:cs="Arial"/>
              </w:rPr>
            </w:pPr>
            <w:r w:rsidRPr="00BE068B">
              <w:rPr>
                <w:rFonts w:ascii="Gill Sans MT" w:hAnsi="Gill Sans MT" w:cs="Arial"/>
              </w:rPr>
              <w:t>6=Not used</w:t>
            </w:r>
          </w:p>
          <w:p w14:paraId="62448457" w14:textId="77777777" w:rsidR="004A7491" w:rsidRPr="00BE068B" w:rsidRDefault="004A7491" w:rsidP="004A7491">
            <w:pPr>
              <w:rPr>
                <w:rFonts w:ascii="Gill Sans MT" w:hAnsi="Gill Sans MT" w:cs="Arial"/>
              </w:rPr>
            </w:pPr>
            <w:r w:rsidRPr="00BE068B">
              <w:rPr>
                <w:rFonts w:ascii="Gill Sans MT" w:hAnsi="Gill Sans MT" w:cs="Arial"/>
              </w:rPr>
              <w:t>7=Left to regenerate (e.g. after charcoal production)</w:t>
            </w:r>
          </w:p>
          <w:p w14:paraId="7995E407" w14:textId="77777777" w:rsidR="004A7491" w:rsidRPr="00BE068B" w:rsidRDefault="004A7491" w:rsidP="004A7491">
            <w:pPr>
              <w:contextualSpacing/>
              <w:rPr>
                <w:rFonts w:ascii="Gill Sans MT" w:eastAsia="Calibri" w:hAnsi="Gill Sans MT" w:cs="Arial"/>
                <w:sz w:val="20"/>
                <w:szCs w:val="20"/>
              </w:rPr>
            </w:pPr>
            <w:r w:rsidRPr="00BE068B">
              <w:rPr>
                <w:rFonts w:ascii="Gill Sans MT" w:hAnsi="Gill Sans MT" w:cs="Arial"/>
              </w:rPr>
              <w:t>97=Other, specify</w:t>
            </w:r>
          </w:p>
          <w:p w14:paraId="43E3C39A" w14:textId="1D9516FB" w:rsidR="004A7491" w:rsidRPr="00BE068B" w:rsidRDefault="004A7491" w:rsidP="004A7491">
            <w:pPr>
              <w:contextualSpacing/>
              <w:rPr>
                <w:rFonts w:ascii="Gill Sans MT" w:eastAsia="Calibri" w:hAnsi="Gill Sans MT" w:cs="Arial"/>
                <w:sz w:val="20"/>
                <w:szCs w:val="20"/>
              </w:rPr>
            </w:pPr>
          </w:p>
        </w:tc>
        <w:tc>
          <w:tcPr>
            <w:tcW w:w="4050" w:type="dxa"/>
          </w:tcPr>
          <w:p w14:paraId="54BA743B" w14:textId="77777777" w:rsidR="004A7491" w:rsidRPr="00BE068B" w:rsidRDefault="004A7491" w:rsidP="004A7491">
            <w:pPr>
              <w:contextualSpacing/>
              <w:rPr>
                <w:rFonts w:ascii="Gill Sans MT" w:eastAsia="Calibri" w:hAnsi="Gill Sans MT" w:cs="Arial"/>
                <w:sz w:val="20"/>
                <w:szCs w:val="20"/>
              </w:rPr>
            </w:pPr>
          </w:p>
          <w:p w14:paraId="07CDA9B4" w14:textId="77777777" w:rsidR="004A7491" w:rsidRPr="004A7491" w:rsidRDefault="004A7491" w:rsidP="004A7491">
            <w:pPr>
              <w:contextualSpacing/>
              <w:rPr>
                <w:rFonts w:ascii="Gill Sans MT" w:eastAsia="Times New Roman" w:hAnsi="Gill Sans MT" w:cs="Times New Roman"/>
              </w:rPr>
            </w:pPr>
            <w:commentRangeStart w:id="446"/>
            <w:r w:rsidRPr="004A7491">
              <w:rPr>
                <w:rFonts w:ascii="Gill Sans MT" w:eastAsia="Times New Roman" w:hAnsi="Gill Sans MT" w:cs="Times New Roman"/>
              </w:rPr>
              <w:t>Why did you have to open up new land?</w:t>
            </w:r>
            <w:commentRangeEnd w:id="446"/>
            <w:r w:rsidR="000450B6">
              <w:rPr>
                <w:rStyle w:val="CommentReference"/>
              </w:rPr>
              <w:commentReference w:id="446"/>
            </w:r>
          </w:p>
          <w:tbl>
            <w:tblPr>
              <w:tblW w:w="4110" w:type="dxa"/>
              <w:tblLayout w:type="fixed"/>
              <w:tblLook w:val="04A0" w:firstRow="1" w:lastRow="0" w:firstColumn="1" w:lastColumn="0" w:noHBand="0" w:noVBand="1"/>
            </w:tblPr>
            <w:tblGrid>
              <w:gridCol w:w="4110"/>
            </w:tblGrid>
            <w:tr w:rsidR="004A7491" w:rsidRPr="004A7491" w14:paraId="69E27D5E" w14:textId="77777777" w:rsidTr="004A7491">
              <w:trPr>
                <w:trHeight w:val="300"/>
              </w:trPr>
              <w:tc>
                <w:tcPr>
                  <w:tcW w:w="4110" w:type="dxa"/>
                  <w:tcBorders>
                    <w:top w:val="nil"/>
                    <w:left w:val="nil"/>
                    <w:bottom w:val="nil"/>
                    <w:right w:val="nil"/>
                  </w:tcBorders>
                  <w:shd w:val="clear" w:color="auto" w:fill="auto"/>
                  <w:noWrap/>
                  <w:vAlign w:val="bottom"/>
                  <w:hideMark/>
                </w:tcPr>
                <w:p w14:paraId="77F4154F" w14:textId="612D98E9" w:rsidR="004A7491" w:rsidRPr="004A7491" w:rsidRDefault="004A7491" w:rsidP="004A7491">
                  <w:pPr>
                    <w:spacing w:after="0" w:line="240" w:lineRule="auto"/>
                    <w:rPr>
                      <w:rFonts w:ascii="Gill Sans MT" w:eastAsia="Times New Roman" w:hAnsi="Gill Sans MT" w:cs="Times New Roman"/>
                      <w:lang w:val="en-ZW"/>
                    </w:rPr>
                  </w:pPr>
                  <w:r>
                    <w:rPr>
                      <w:rFonts w:ascii="Gill Sans MT" w:eastAsia="Times New Roman" w:hAnsi="Gill Sans MT" w:cs="Times New Roman"/>
                      <w:lang w:val="en-ZW"/>
                    </w:rPr>
                    <w:t>1=</w:t>
                  </w:r>
                  <w:r w:rsidRPr="004A7491">
                    <w:rPr>
                      <w:rFonts w:ascii="Gill Sans MT" w:eastAsia="Times New Roman" w:hAnsi="Gill Sans MT" w:cs="Times New Roman"/>
                      <w:lang w:val="en-ZW"/>
                    </w:rPr>
                    <w:t>Previous Land was small</w:t>
                  </w:r>
                </w:p>
              </w:tc>
            </w:tr>
            <w:tr w:rsidR="004A7491" w:rsidRPr="004A7491" w14:paraId="15976E44" w14:textId="77777777" w:rsidTr="004A7491">
              <w:trPr>
                <w:trHeight w:val="300"/>
              </w:trPr>
              <w:tc>
                <w:tcPr>
                  <w:tcW w:w="4110" w:type="dxa"/>
                  <w:tcBorders>
                    <w:top w:val="nil"/>
                    <w:left w:val="nil"/>
                    <w:bottom w:val="nil"/>
                    <w:right w:val="nil"/>
                  </w:tcBorders>
                  <w:shd w:val="clear" w:color="auto" w:fill="auto"/>
                  <w:noWrap/>
                  <w:vAlign w:val="bottom"/>
                  <w:hideMark/>
                </w:tcPr>
                <w:p w14:paraId="30F08126" w14:textId="2D5013A3" w:rsidR="004A7491" w:rsidRPr="004A7491" w:rsidRDefault="004A7491" w:rsidP="004A7491">
                  <w:pPr>
                    <w:spacing w:after="0" w:line="240" w:lineRule="auto"/>
                    <w:rPr>
                      <w:rFonts w:ascii="Gill Sans MT" w:eastAsia="Times New Roman" w:hAnsi="Gill Sans MT" w:cs="Times New Roman"/>
                      <w:lang w:val="en-ZW"/>
                    </w:rPr>
                  </w:pPr>
                  <w:r>
                    <w:rPr>
                      <w:rFonts w:ascii="Gill Sans MT" w:eastAsia="Times New Roman" w:hAnsi="Gill Sans MT" w:cs="Times New Roman"/>
                      <w:lang w:val="en-ZW"/>
                    </w:rPr>
                    <w:t>2=</w:t>
                  </w:r>
                  <w:r w:rsidRPr="004A7491">
                    <w:rPr>
                      <w:rFonts w:ascii="Gill Sans MT" w:eastAsia="Times New Roman" w:hAnsi="Gill Sans MT" w:cs="Times New Roman"/>
                      <w:lang w:val="en-ZW"/>
                    </w:rPr>
                    <w:t>Previous land lost fertility</w:t>
                  </w:r>
                </w:p>
              </w:tc>
            </w:tr>
            <w:tr w:rsidR="004A7491" w:rsidRPr="004A7491" w14:paraId="2CB38D3A" w14:textId="77777777" w:rsidTr="004A7491">
              <w:trPr>
                <w:trHeight w:val="300"/>
              </w:trPr>
              <w:tc>
                <w:tcPr>
                  <w:tcW w:w="4110" w:type="dxa"/>
                  <w:tcBorders>
                    <w:top w:val="nil"/>
                    <w:left w:val="nil"/>
                    <w:bottom w:val="nil"/>
                    <w:right w:val="nil"/>
                  </w:tcBorders>
                  <w:shd w:val="clear" w:color="auto" w:fill="auto"/>
                  <w:noWrap/>
                  <w:vAlign w:val="bottom"/>
                  <w:hideMark/>
                </w:tcPr>
                <w:p w14:paraId="6D6DE9E9" w14:textId="740E2AC1" w:rsidR="004A7491" w:rsidRPr="004A7491" w:rsidRDefault="004A7491" w:rsidP="004A7491">
                  <w:pPr>
                    <w:spacing w:after="0" w:line="240" w:lineRule="auto"/>
                    <w:rPr>
                      <w:rFonts w:ascii="Gill Sans MT" w:eastAsia="Times New Roman" w:hAnsi="Gill Sans MT" w:cs="Times New Roman"/>
                      <w:lang w:val="en-ZW"/>
                    </w:rPr>
                  </w:pPr>
                  <w:r>
                    <w:rPr>
                      <w:rFonts w:ascii="Gill Sans MT" w:eastAsia="Times New Roman" w:hAnsi="Gill Sans MT" w:cs="Times New Roman"/>
                      <w:lang w:val="en-ZW"/>
                    </w:rPr>
                    <w:t>3=</w:t>
                  </w:r>
                  <w:r w:rsidRPr="004A7491">
                    <w:rPr>
                      <w:rFonts w:ascii="Gill Sans MT" w:eastAsia="Times New Roman" w:hAnsi="Gill Sans MT" w:cs="Times New Roman"/>
                      <w:lang w:val="en-ZW"/>
                    </w:rPr>
                    <w:t>Wanted to have my own piece of land</w:t>
                  </w:r>
                </w:p>
              </w:tc>
            </w:tr>
            <w:tr w:rsidR="004A7491" w:rsidRPr="004A7491" w14:paraId="7C4A3914" w14:textId="77777777" w:rsidTr="004A7491">
              <w:trPr>
                <w:trHeight w:val="300"/>
              </w:trPr>
              <w:tc>
                <w:tcPr>
                  <w:tcW w:w="4110" w:type="dxa"/>
                  <w:tcBorders>
                    <w:top w:val="nil"/>
                    <w:left w:val="nil"/>
                    <w:bottom w:val="nil"/>
                    <w:right w:val="nil"/>
                  </w:tcBorders>
                  <w:shd w:val="clear" w:color="auto" w:fill="auto"/>
                  <w:noWrap/>
                  <w:vAlign w:val="bottom"/>
                  <w:hideMark/>
                </w:tcPr>
                <w:p w14:paraId="7F3DAE07" w14:textId="5E8B2672" w:rsidR="004A7491" w:rsidRPr="004A7491" w:rsidRDefault="004A7491" w:rsidP="004A7491">
                  <w:pPr>
                    <w:spacing w:after="0" w:line="240" w:lineRule="auto"/>
                    <w:rPr>
                      <w:rFonts w:ascii="Gill Sans MT" w:eastAsia="Times New Roman" w:hAnsi="Gill Sans MT" w:cs="Times New Roman"/>
                      <w:lang w:val="en-ZW"/>
                    </w:rPr>
                  </w:pPr>
                  <w:r>
                    <w:rPr>
                      <w:rFonts w:ascii="Gill Sans MT" w:eastAsia="Times New Roman" w:hAnsi="Gill Sans MT" w:cs="Times New Roman"/>
                      <w:lang w:val="en-ZW"/>
                    </w:rPr>
                    <w:t>4=</w:t>
                  </w:r>
                  <w:r w:rsidRPr="004A7491">
                    <w:rPr>
                      <w:rFonts w:ascii="Gill Sans MT" w:eastAsia="Times New Roman" w:hAnsi="Gill Sans MT" w:cs="Times New Roman"/>
                      <w:lang w:val="en-ZW"/>
                    </w:rPr>
                    <w:t>Previous land was taken away</w:t>
                  </w:r>
                </w:p>
              </w:tc>
            </w:tr>
            <w:tr w:rsidR="004A7491" w:rsidRPr="004A7491" w14:paraId="35755BC3" w14:textId="77777777" w:rsidTr="004A7491">
              <w:trPr>
                <w:trHeight w:val="300"/>
              </w:trPr>
              <w:tc>
                <w:tcPr>
                  <w:tcW w:w="4110" w:type="dxa"/>
                  <w:tcBorders>
                    <w:top w:val="nil"/>
                    <w:left w:val="nil"/>
                    <w:bottom w:val="nil"/>
                    <w:right w:val="nil"/>
                  </w:tcBorders>
                  <w:shd w:val="clear" w:color="auto" w:fill="auto"/>
                  <w:noWrap/>
                  <w:vAlign w:val="bottom"/>
                  <w:hideMark/>
                </w:tcPr>
                <w:p w14:paraId="467C9BE4" w14:textId="1B4ED8D4" w:rsidR="004A7491" w:rsidRPr="004A7491" w:rsidRDefault="004A7491" w:rsidP="004A7491">
                  <w:pPr>
                    <w:spacing w:after="0" w:line="240" w:lineRule="auto"/>
                    <w:rPr>
                      <w:rFonts w:ascii="Gill Sans MT" w:eastAsia="Times New Roman" w:hAnsi="Gill Sans MT" w:cs="Times New Roman"/>
                      <w:lang w:val="en-ZW"/>
                    </w:rPr>
                  </w:pPr>
                  <w:r>
                    <w:rPr>
                      <w:rFonts w:ascii="Gill Sans MT" w:eastAsia="Times New Roman" w:hAnsi="Gill Sans MT" w:cs="Times New Roman"/>
                      <w:lang w:val="en-ZW"/>
                    </w:rPr>
                    <w:t>5=</w:t>
                  </w:r>
                  <w:r w:rsidRPr="004A7491">
                    <w:rPr>
                      <w:rFonts w:ascii="Gill Sans MT" w:eastAsia="Times New Roman" w:hAnsi="Gill Sans MT" w:cs="Times New Roman"/>
                      <w:lang w:val="en-ZW"/>
                    </w:rPr>
                    <w:t>Wanted to be away from livestock</w:t>
                  </w:r>
                </w:p>
              </w:tc>
            </w:tr>
            <w:tr w:rsidR="004A7491" w:rsidRPr="004A7491" w14:paraId="37022954" w14:textId="77777777" w:rsidTr="004A7491">
              <w:trPr>
                <w:trHeight w:val="300"/>
              </w:trPr>
              <w:tc>
                <w:tcPr>
                  <w:tcW w:w="4110" w:type="dxa"/>
                  <w:tcBorders>
                    <w:top w:val="nil"/>
                    <w:left w:val="nil"/>
                    <w:bottom w:val="nil"/>
                    <w:right w:val="nil"/>
                  </w:tcBorders>
                  <w:shd w:val="clear" w:color="auto" w:fill="auto"/>
                  <w:noWrap/>
                  <w:vAlign w:val="bottom"/>
                  <w:hideMark/>
                </w:tcPr>
                <w:p w14:paraId="724E0AD3" w14:textId="3AE108B2" w:rsidR="004A7491" w:rsidRPr="004A7491" w:rsidRDefault="004A7491" w:rsidP="004A7491">
                  <w:pPr>
                    <w:spacing w:after="0" w:line="240" w:lineRule="auto"/>
                    <w:rPr>
                      <w:rFonts w:ascii="Gill Sans MT" w:eastAsia="Times New Roman" w:hAnsi="Gill Sans MT" w:cs="Times New Roman"/>
                      <w:lang w:val="en-ZW"/>
                    </w:rPr>
                  </w:pPr>
                  <w:r>
                    <w:rPr>
                      <w:rFonts w:ascii="Gill Sans MT" w:eastAsia="Times New Roman" w:hAnsi="Gill Sans MT" w:cs="Times New Roman"/>
                      <w:lang w:val="en-ZW"/>
                    </w:rPr>
                    <w:t>6=</w:t>
                  </w:r>
                  <w:r w:rsidRPr="004A7491">
                    <w:rPr>
                      <w:rFonts w:ascii="Gill Sans MT" w:eastAsia="Times New Roman" w:hAnsi="Gill Sans MT" w:cs="Times New Roman"/>
                      <w:lang w:val="en-ZW"/>
                    </w:rPr>
                    <w:t>Wanted to be closer to forests</w:t>
                  </w:r>
                </w:p>
              </w:tc>
            </w:tr>
            <w:tr w:rsidR="004A7491" w:rsidRPr="004A7491" w14:paraId="18852607" w14:textId="77777777" w:rsidTr="004A7491">
              <w:trPr>
                <w:trHeight w:val="300"/>
              </w:trPr>
              <w:tc>
                <w:tcPr>
                  <w:tcW w:w="4110" w:type="dxa"/>
                  <w:tcBorders>
                    <w:top w:val="nil"/>
                    <w:left w:val="nil"/>
                    <w:bottom w:val="nil"/>
                    <w:right w:val="nil"/>
                  </w:tcBorders>
                  <w:shd w:val="clear" w:color="auto" w:fill="auto"/>
                  <w:noWrap/>
                  <w:vAlign w:val="bottom"/>
                </w:tcPr>
                <w:p w14:paraId="68F84BE9" w14:textId="661759AC" w:rsidR="004A7491" w:rsidRPr="004A7491" w:rsidRDefault="004A7491" w:rsidP="004A7491">
                  <w:pPr>
                    <w:spacing w:after="0" w:line="240" w:lineRule="auto"/>
                    <w:rPr>
                      <w:rFonts w:ascii="Gill Sans MT" w:eastAsia="Times New Roman" w:hAnsi="Gill Sans MT" w:cs="Times New Roman"/>
                      <w:lang w:val="en-ZW"/>
                    </w:rPr>
                  </w:pPr>
                  <w:r>
                    <w:rPr>
                      <w:rFonts w:ascii="Gill Sans MT" w:eastAsia="Times New Roman" w:hAnsi="Gill Sans MT" w:cs="Times New Roman"/>
                      <w:lang w:val="en-ZW"/>
                    </w:rPr>
                    <w:t>7=</w:t>
                  </w:r>
                  <w:r w:rsidRPr="004A7491">
                    <w:rPr>
                      <w:rFonts w:ascii="Gill Sans MT" w:eastAsia="Times New Roman" w:hAnsi="Gill Sans MT" w:cs="Times New Roman"/>
                      <w:lang w:val="en-ZW"/>
                    </w:rPr>
                    <w:t>Shifted to this community recently</w:t>
                  </w:r>
                </w:p>
              </w:tc>
            </w:tr>
            <w:tr w:rsidR="004A7491" w:rsidRPr="004A7491" w14:paraId="642784D4" w14:textId="77777777" w:rsidTr="004A7491">
              <w:trPr>
                <w:trHeight w:val="300"/>
              </w:trPr>
              <w:tc>
                <w:tcPr>
                  <w:tcW w:w="4110" w:type="dxa"/>
                  <w:tcBorders>
                    <w:top w:val="nil"/>
                    <w:left w:val="nil"/>
                    <w:bottom w:val="nil"/>
                    <w:right w:val="nil"/>
                  </w:tcBorders>
                  <w:shd w:val="clear" w:color="auto" w:fill="auto"/>
                  <w:noWrap/>
                  <w:vAlign w:val="bottom"/>
                </w:tcPr>
                <w:p w14:paraId="4710A219" w14:textId="1196CC70" w:rsidR="004A7491" w:rsidRPr="004A7491" w:rsidRDefault="004A7491" w:rsidP="004A7491">
                  <w:pPr>
                    <w:spacing w:after="0" w:line="240" w:lineRule="auto"/>
                    <w:rPr>
                      <w:rFonts w:ascii="Gill Sans MT" w:eastAsia="Times New Roman" w:hAnsi="Gill Sans MT" w:cs="Times New Roman"/>
                      <w:lang w:val="en-ZW"/>
                    </w:rPr>
                  </w:pPr>
                  <w:r>
                    <w:rPr>
                      <w:rFonts w:ascii="Gill Sans MT" w:eastAsia="Times New Roman" w:hAnsi="Gill Sans MT" w:cs="Times New Roman"/>
                      <w:lang w:val="en-ZW"/>
                    </w:rPr>
                    <w:t>8=</w:t>
                  </w:r>
                  <w:r w:rsidRPr="004A7491">
                    <w:rPr>
                      <w:rFonts w:ascii="Gill Sans MT" w:eastAsia="Times New Roman" w:hAnsi="Gill Sans MT" w:cs="Times New Roman"/>
                      <w:lang w:val="en-ZW"/>
                    </w:rPr>
                    <w:t>Running away from land disputes</w:t>
                  </w:r>
                </w:p>
              </w:tc>
            </w:tr>
            <w:tr w:rsidR="004A7491" w:rsidRPr="004A7491" w14:paraId="6676E00A" w14:textId="77777777" w:rsidTr="004A7491">
              <w:trPr>
                <w:trHeight w:val="300"/>
              </w:trPr>
              <w:tc>
                <w:tcPr>
                  <w:tcW w:w="4110" w:type="dxa"/>
                  <w:tcBorders>
                    <w:top w:val="nil"/>
                    <w:left w:val="nil"/>
                    <w:bottom w:val="nil"/>
                    <w:right w:val="nil"/>
                  </w:tcBorders>
                  <w:shd w:val="clear" w:color="auto" w:fill="auto"/>
                  <w:noWrap/>
                  <w:vAlign w:val="bottom"/>
                </w:tcPr>
                <w:p w14:paraId="5B1F9A7F" w14:textId="6089628E" w:rsidR="004A7491" w:rsidRPr="004A7491" w:rsidRDefault="004A7491" w:rsidP="004A7491">
                  <w:pPr>
                    <w:spacing w:after="0" w:line="240" w:lineRule="auto"/>
                    <w:rPr>
                      <w:rFonts w:ascii="Gill Sans MT" w:eastAsia="Times New Roman" w:hAnsi="Gill Sans MT" w:cs="Times New Roman"/>
                      <w:lang w:val="en-ZW"/>
                    </w:rPr>
                  </w:pPr>
                  <w:r>
                    <w:rPr>
                      <w:rFonts w:ascii="Gill Sans MT" w:eastAsia="Times New Roman" w:hAnsi="Gill Sans MT" w:cs="Times New Roman"/>
                      <w:lang w:val="en-ZW"/>
                    </w:rPr>
                    <w:t>9=</w:t>
                  </w:r>
                  <w:r w:rsidRPr="004A7491">
                    <w:rPr>
                      <w:rFonts w:ascii="Gill Sans MT" w:eastAsia="Times New Roman" w:hAnsi="Gill Sans MT" w:cs="Times New Roman"/>
                      <w:lang w:val="en-ZW"/>
                    </w:rPr>
                    <w:t>I was displaced</w:t>
                  </w:r>
                </w:p>
              </w:tc>
            </w:tr>
            <w:tr w:rsidR="004A7491" w:rsidRPr="004A7491" w14:paraId="676F268F" w14:textId="77777777" w:rsidTr="004A7491">
              <w:trPr>
                <w:trHeight w:val="300"/>
              </w:trPr>
              <w:tc>
                <w:tcPr>
                  <w:tcW w:w="4110" w:type="dxa"/>
                  <w:tcBorders>
                    <w:top w:val="nil"/>
                    <w:left w:val="nil"/>
                    <w:bottom w:val="nil"/>
                    <w:right w:val="nil"/>
                  </w:tcBorders>
                  <w:shd w:val="clear" w:color="auto" w:fill="auto"/>
                  <w:noWrap/>
                  <w:vAlign w:val="bottom"/>
                </w:tcPr>
                <w:p w14:paraId="797DBAAB" w14:textId="0028AA94" w:rsidR="004A7491" w:rsidRPr="004A7491" w:rsidRDefault="004A7491" w:rsidP="004A7491">
                  <w:pPr>
                    <w:spacing w:after="0" w:line="240" w:lineRule="auto"/>
                    <w:rPr>
                      <w:rFonts w:ascii="Gill Sans MT" w:eastAsia="Times New Roman" w:hAnsi="Gill Sans MT" w:cs="Times New Roman"/>
                      <w:lang w:val="en-ZW"/>
                    </w:rPr>
                  </w:pPr>
                  <w:r>
                    <w:rPr>
                      <w:rFonts w:ascii="Gill Sans MT" w:eastAsia="Times New Roman" w:hAnsi="Gill Sans MT" w:cs="Times New Roman"/>
                      <w:lang w:val="en-ZW"/>
                    </w:rPr>
                    <w:t>97=</w:t>
                  </w:r>
                  <w:r w:rsidRPr="004A7491">
                    <w:rPr>
                      <w:rFonts w:ascii="Gill Sans MT" w:eastAsia="Times New Roman" w:hAnsi="Gill Sans MT" w:cs="Times New Roman"/>
                      <w:lang w:val="en-ZW"/>
                    </w:rPr>
                    <w:t>Others</w:t>
                  </w:r>
                </w:p>
              </w:tc>
            </w:tr>
          </w:tbl>
          <w:p w14:paraId="6C0F1AEB" w14:textId="55A17C26" w:rsidR="004A7491" w:rsidRPr="00BE068B" w:rsidRDefault="004A7491" w:rsidP="004A7491">
            <w:pPr>
              <w:contextualSpacing/>
              <w:rPr>
                <w:rFonts w:ascii="Gill Sans MT" w:hAnsi="Gill Sans MT"/>
                <w:sz w:val="20"/>
                <w:szCs w:val="20"/>
              </w:rPr>
            </w:pPr>
          </w:p>
        </w:tc>
      </w:tr>
      <w:tr w:rsidR="004A7491" w:rsidRPr="00BE068B" w14:paraId="06E1B0F2" w14:textId="77777777" w:rsidTr="004A7491">
        <w:trPr>
          <w:trHeight w:val="20"/>
        </w:trPr>
        <w:tc>
          <w:tcPr>
            <w:tcW w:w="990" w:type="dxa"/>
          </w:tcPr>
          <w:p w14:paraId="06C1AAE2" w14:textId="77777777" w:rsidR="004A7491" w:rsidRPr="00BE068B" w:rsidRDefault="004A7491" w:rsidP="004A7491">
            <w:pPr>
              <w:contextualSpacing/>
              <w:jc w:val="center"/>
              <w:rPr>
                <w:rFonts w:ascii="Gill Sans MT" w:hAnsi="Gill Sans MT"/>
                <w:b/>
              </w:rPr>
            </w:pPr>
          </w:p>
        </w:tc>
        <w:tc>
          <w:tcPr>
            <w:tcW w:w="1025" w:type="dxa"/>
          </w:tcPr>
          <w:p w14:paraId="4EC5451E" w14:textId="77777777" w:rsidR="004A7491" w:rsidRPr="00BE068B" w:rsidRDefault="004A7491" w:rsidP="004A7491">
            <w:pPr>
              <w:contextualSpacing/>
              <w:jc w:val="center"/>
              <w:rPr>
                <w:rFonts w:ascii="Gill Sans MT" w:hAnsi="Gill Sans MT"/>
              </w:rPr>
            </w:pPr>
          </w:p>
        </w:tc>
        <w:tc>
          <w:tcPr>
            <w:tcW w:w="4050" w:type="dxa"/>
          </w:tcPr>
          <w:p w14:paraId="777E9B9A" w14:textId="77777777" w:rsidR="004A7491" w:rsidRPr="00BE068B" w:rsidRDefault="004A7491" w:rsidP="004A7491">
            <w:pPr>
              <w:contextualSpacing/>
              <w:jc w:val="center"/>
              <w:rPr>
                <w:rFonts w:ascii="Gill Sans MT" w:hAnsi="Gill Sans MT"/>
              </w:rPr>
            </w:pPr>
          </w:p>
        </w:tc>
        <w:tc>
          <w:tcPr>
            <w:tcW w:w="3385" w:type="dxa"/>
          </w:tcPr>
          <w:p w14:paraId="3DC6C97A" w14:textId="2DD24A71" w:rsidR="004A7491" w:rsidRPr="00BE068B" w:rsidRDefault="004A7491" w:rsidP="004A7491">
            <w:pPr>
              <w:contextualSpacing/>
              <w:jc w:val="center"/>
              <w:rPr>
                <w:rFonts w:ascii="Gill Sans MT" w:hAnsi="Gill Sans MT"/>
              </w:rPr>
            </w:pPr>
          </w:p>
        </w:tc>
        <w:tc>
          <w:tcPr>
            <w:tcW w:w="4050" w:type="dxa"/>
          </w:tcPr>
          <w:p w14:paraId="02A82009" w14:textId="13D3C204" w:rsidR="004A7491" w:rsidRPr="00BE068B" w:rsidRDefault="004A7491" w:rsidP="004A7491">
            <w:pPr>
              <w:contextualSpacing/>
              <w:jc w:val="center"/>
              <w:rPr>
                <w:rFonts w:ascii="Gill Sans MT" w:hAnsi="Gill Sans MT"/>
              </w:rPr>
            </w:pPr>
          </w:p>
        </w:tc>
      </w:tr>
      <w:tr w:rsidR="004A7491" w:rsidRPr="00BE068B" w14:paraId="64A59D16" w14:textId="77777777" w:rsidTr="004A7491">
        <w:trPr>
          <w:trHeight w:val="20"/>
        </w:trPr>
        <w:tc>
          <w:tcPr>
            <w:tcW w:w="990" w:type="dxa"/>
          </w:tcPr>
          <w:p w14:paraId="1B4DE5D2" w14:textId="77777777" w:rsidR="004A7491" w:rsidRPr="00BE068B" w:rsidRDefault="004A7491" w:rsidP="004A7491">
            <w:pPr>
              <w:contextualSpacing/>
              <w:jc w:val="center"/>
              <w:rPr>
                <w:rFonts w:ascii="Gill Sans MT" w:hAnsi="Gill Sans MT"/>
                <w:b/>
              </w:rPr>
            </w:pPr>
            <w:r w:rsidRPr="00BE068B">
              <w:rPr>
                <w:rFonts w:ascii="Gill Sans MT" w:hAnsi="Gill Sans MT"/>
                <w:b/>
              </w:rPr>
              <w:lastRenderedPageBreak/>
              <w:t>1</w:t>
            </w:r>
          </w:p>
        </w:tc>
        <w:tc>
          <w:tcPr>
            <w:tcW w:w="1025" w:type="dxa"/>
          </w:tcPr>
          <w:p w14:paraId="167672B6" w14:textId="77777777" w:rsidR="004A7491" w:rsidRPr="00BE068B" w:rsidRDefault="004A7491" w:rsidP="004A7491">
            <w:pPr>
              <w:contextualSpacing/>
              <w:jc w:val="center"/>
              <w:rPr>
                <w:rFonts w:ascii="Gill Sans MT" w:hAnsi="Gill Sans MT"/>
              </w:rPr>
            </w:pPr>
          </w:p>
        </w:tc>
        <w:tc>
          <w:tcPr>
            <w:tcW w:w="4050" w:type="dxa"/>
          </w:tcPr>
          <w:p w14:paraId="4072AC58" w14:textId="77777777" w:rsidR="004A7491" w:rsidRPr="00BE068B" w:rsidRDefault="004A7491" w:rsidP="004A7491">
            <w:pPr>
              <w:contextualSpacing/>
              <w:jc w:val="center"/>
              <w:rPr>
                <w:rFonts w:ascii="Gill Sans MT" w:hAnsi="Gill Sans MT"/>
              </w:rPr>
            </w:pPr>
          </w:p>
        </w:tc>
        <w:tc>
          <w:tcPr>
            <w:tcW w:w="3385" w:type="dxa"/>
          </w:tcPr>
          <w:p w14:paraId="4EB08406" w14:textId="4F2458E2" w:rsidR="004A7491" w:rsidRPr="00BE068B" w:rsidRDefault="004A7491" w:rsidP="004A7491">
            <w:pPr>
              <w:contextualSpacing/>
              <w:jc w:val="center"/>
              <w:rPr>
                <w:rFonts w:ascii="Gill Sans MT" w:hAnsi="Gill Sans MT"/>
              </w:rPr>
            </w:pPr>
          </w:p>
        </w:tc>
        <w:tc>
          <w:tcPr>
            <w:tcW w:w="4050" w:type="dxa"/>
          </w:tcPr>
          <w:p w14:paraId="323CE18D" w14:textId="0E2C25BD" w:rsidR="004A7491" w:rsidRPr="00BE068B" w:rsidRDefault="004A7491" w:rsidP="004A7491">
            <w:pPr>
              <w:contextualSpacing/>
              <w:jc w:val="center"/>
              <w:rPr>
                <w:rFonts w:ascii="Gill Sans MT" w:hAnsi="Gill Sans MT"/>
              </w:rPr>
            </w:pPr>
          </w:p>
        </w:tc>
      </w:tr>
      <w:tr w:rsidR="004A7491" w:rsidRPr="00BE068B" w14:paraId="387DDF45" w14:textId="77777777" w:rsidTr="004A7491">
        <w:trPr>
          <w:trHeight w:val="20"/>
        </w:trPr>
        <w:tc>
          <w:tcPr>
            <w:tcW w:w="990" w:type="dxa"/>
          </w:tcPr>
          <w:p w14:paraId="40883E0B" w14:textId="77777777" w:rsidR="004A7491" w:rsidRPr="00BE068B" w:rsidRDefault="004A7491" w:rsidP="004A7491">
            <w:pPr>
              <w:contextualSpacing/>
              <w:jc w:val="center"/>
              <w:rPr>
                <w:rFonts w:ascii="Gill Sans MT" w:hAnsi="Gill Sans MT"/>
                <w:b/>
              </w:rPr>
            </w:pPr>
            <w:r w:rsidRPr="00BE068B">
              <w:rPr>
                <w:rFonts w:ascii="Gill Sans MT" w:hAnsi="Gill Sans MT"/>
                <w:b/>
              </w:rPr>
              <w:t>2</w:t>
            </w:r>
          </w:p>
        </w:tc>
        <w:tc>
          <w:tcPr>
            <w:tcW w:w="1025" w:type="dxa"/>
          </w:tcPr>
          <w:p w14:paraId="45C0F8CC" w14:textId="77777777" w:rsidR="004A7491" w:rsidRPr="00BE068B" w:rsidRDefault="004A7491" w:rsidP="004A7491">
            <w:pPr>
              <w:contextualSpacing/>
              <w:jc w:val="center"/>
              <w:rPr>
                <w:rFonts w:ascii="Gill Sans MT" w:hAnsi="Gill Sans MT"/>
              </w:rPr>
            </w:pPr>
          </w:p>
        </w:tc>
        <w:tc>
          <w:tcPr>
            <w:tcW w:w="4050" w:type="dxa"/>
          </w:tcPr>
          <w:p w14:paraId="6860C358" w14:textId="77777777" w:rsidR="004A7491" w:rsidRPr="00BE068B" w:rsidRDefault="004A7491" w:rsidP="004A7491">
            <w:pPr>
              <w:contextualSpacing/>
              <w:jc w:val="center"/>
              <w:rPr>
                <w:rFonts w:ascii="Gill Sans MT" w:hAnsi="Gill Sans MT"/>
              </w:rPr>
            </w:pPr>
          </w:p>
        </w:tc>
        <w:tc>
          <w:tcPr>
            <w:tcW w:w="3385" w:type="dxa"/>
          </w:tcPr>
          <w:p w14:paraId="0FC3138D" w14:textId="0A4A886F" w:rsidR="004A7491" w:rsidRPr="00BE068B" w:rsidRDefault="004A7491" w:rsidP="004A7491">
            <w:pPr>
              <w:contextualSpacing/>
              <w:jc w:val="center"/>
              <w:rPr>
                <w:rFonts w:ascii="Gill Sans MT" w:hAnsi="Gill Sans MT"/>
              </w:rPr>
            </w:pPr>
          </w:p>
        </w:tc>
        <w:tc>
          <w:tcPr>
            <w:tcW w:w="4050" w:type="dxa"/>
          </w:tcPr>
          <w:p w14:paraId="494A0A67" w14:textId="64C5B524" w:rsidR="004A7491" w:rsidRPr="00BE068B" w:rsidRDefault="004A7491" w:rsidP="004A7491">
            <w:pPr>
              <w:contextualSpacing/>
              <w:jc w:val="center"/>
              <w:rPr>
                <w:rFonts w:ascii="Gill Sans MT" w:hAnsi="Gill Sans MT"/>
              </w:rPr>
            </w:pPr>
          </w:p>
        </w:tc>
      </w:tr>
      <w:tr w:rsidR="004A7491" w:rsidRPr="00BE068B" w14:paraId="1E2A9D10" w14:textId="77777777" w:rsidTr="004A7491">
        <w:trPr>
          <w:trHeight w:val="20"/>
        </w:trPr>
        <w:tc>
          <w:tcPr>
            <w:tcW w:w="990" w:type="dxa"/>
          </w:tcPr>
          <w:p w14:paraId="4FEB2957" w14:textId="77777777" w:rsidR="004A7491" w:rsidRPr="00BE068B" w:rsidRDefault="004A7491" w:rsidP="004A7491">
            <w:pPr>
              <w:contextualSpacing/>
              <w:jc w:val="center"/>
              <w:rPr>
                <w:rFonts w:ascii="Gill Sans MT" w:hAnsi="Gill Sans MT"/>
                <w:b/>
              </w:rPr>
            </w:pPr>
            <w:r w:rsidRPr="00BE068B">
              <w:rPr>
                <w:rFonts w:ascii="Gill Sans MT" w:hAnsi="Gill Sans MT"/>
                <w:b/>
              </w:rPr>
              <w:t>3</w:t>
            </w:r>
          </w:p>
        </w:tc>
        <w:tc>
          <w:tcPr>
            <w:tcW w:w="1025" w:type="dxa"/>
          </w:tcPr>
          <w:p w14:paraId="0B9DCF31" w14:textId="77777777" w:rsidR="004A7491" w:rsidRPr="00BE068B" w:rsidRDefault="004A7491" w:rsidP="004A7491">
            <w:pPr>
              <w:contextualSpacing/>
              <w:jc w:val="center"/>
              <w:rPr>
                <w:rFonts w:ascii="Gill Sans MT" w:hAnsi="Gill Sans MT"/>
              </w:rPr>
            </w:pPr>
          </w:p>
        </w:tc>
        <w:tc>
          <w:tcPr>
            <w:tcW w:w="4050" w:type="dxa"/>
          </w:tcPr>
          <w:p w14:paraId="333787BE" w14:textId="77777777" w:rsidR="004A7491" w:rsidRPr="00BE068B" w:rsidRDefault="004A7491" w:rsidP="004A7491">
            <w:pPr>
              <w:contextualSpacing/>
              <w:jc w:val="center"/>
              <w:rPr>
                <w:rFonts w:ascii="Gill Sans MT" w:hAnsi="Gill Sans MT"/>
              </w:rPr>
            </w:pPr>
          </w:p>
        </w:tc>
        <w:tc>
          <w:tcPr>
            <w:tcW w:w="3385" w:type="dxa"/>
          </w:tcPr>
          <w:p w14:paraId="10455ABE" w14:textId="6332E993" w:rsidR="004A7491" w:rsidRPr="00BE068B" w:rsidRDefault="004A7491" w:rsidP="004A7491">
            <w:pPr>
              <w:contextualSpacing/>
              <w:jc w:val="center"/>
              <w:rPr>
                <w:rFonts w:ascii="Gill Sans MT" w:hAnsi="Gill Sans MT"/>
              </w:rPr>
            </w:pPr>
          </w:p>
        </w:tc>
        <w:tc>
          <w:tcPr>
            <w:tcW w:w="4050" w:type="dxa"/>
          </w:tcPr>
          <w:p w14:paraId="211783DE" w14:textId="49D1CA29" w:rsidR="004A7491" w:rsidRPr="00BE068B" w:rsidRDefault="004A7491" w:rsidP="004A7491">
            <w:pPr>
              <w:contextualSpacing/>
              <w:jc w:val="center"/>
              <w:rPr>
                <w:rFonts w:ascii="Gill Sans MT" w:hAnsi="Gill Sans MT"/>
              </w:rPr>
            </w:pPr>
          </w:p>
        </w:tc>
      </w:tr>
    </w:tbl>
    <w:p w14:paraId="17830D96" w14:textId="77777777" w:rsidR="00474D3E" w:rsidRDefault="00474D3E">
      <w:pPr>
        <w:rPr>
          <w:rFonts w:ascii="Gill Sans MT" w:hAnsi="Gill Sans MT"/>
        </w:rPr>
      </w:pPr>
    </w:p>
    <w:p w14:paraId="26459708" w14:textId="56BFC7AD" w:rsidR="00474D3E" w:rsidRDefault="00474D3E">
      <w:pPr>
        <w:rPr>
          <w:rFonts w:ascii="Gill Sans MT" w:hAnsi="Gill Sans MT"/>
        </w:rPr>
      </w:pPr>
      <w:r>
        <w:rPr>
          <w:rFonts w:ascii="Gill Sans MT" w:hAnsi="Gill Sans MT"/>
        </w:rPr>
        <w:br w:type="page"/>
      </w:r>
    </w:p>
    <w:p w14:paraId="65617BA2" w14:textId="77777777" w:rsidR="00474D3E" w:rsidRPr="00F71A9A" w:rsidRDefault="00474D3E" w:rsidP="00474D3E">
      <w:pPr>
        <w:spacing w:after="0" w:line="240" w:lineRule="auto"/>
        <w:contextualSpacing/>
        <w:rPr>
          <w:rFonts w:ascii="Gill Sans MT" w:hAnsi="Gill Sans MT"/>
          <w:color w:val="000000"/>
          <w:sz w:val="20"/>
          <w:szCs w:val="20"/>
        </w:rPr>
      </w:pPr>
      <w:r w:rsidRPr="00F71A9A">
        <w:rPr>
          <w:rFonts w:ascii="Gill Sans MT" w:hAnsi="Gill Sans MT"/>
          <w:color w:val="000000"/>
          <w:sz w:val="20"/>
          <w:szCs w:val="20"/>
        </w:rPr>
        <w:lastRenderedPageBreak/>
        <w:t>Now I am going ask you some questions about events that could happen in your village. Please tell me how likely you think the following events are.</w:t>
      </w:r>
    </w:p>
    <w:tbl>
      <w:tblPr>
        <w:tblW w:w="10114" w:type="dxa"/>
        <w:tblInd w:w="-29" w:type="dxa"/>
        <w:tblLayout w:type="fixed"/>
        <w:tblCellMar>
          <w:left w:w="0" w:type="dxa"/>
          <w:right w:w="0" w:type="dxa"/>
        </w:tblCellMar>
        <w:tblLook w:val="0000" w:firstRow="0" w:lastRow="0" w:firstColumn="0" w:lastColumn="0" w:noHBand="0" w:noVBand="0"/>
      </w:tblPr>
      <w:tblGrid>
        <w:gridCol w:w="551"/>
        <w:gridCol w:w="5142"/>
        <w:gridCol w:w="3687"/>
        <w:gridCol w:w="734"/>
      </w:tblGrid>
      <w:tr w:rsidR="00474D3E" w:rsidRPr="00F71A9A" w14:paraId="2D8E2888" w14:textId="77777777" w:rsidTr="00474D3E">
        <w:trPr>
          <w:trHeight w:val="20"/>
        </w:trPr>
        <w:tc>
          <w:tcPr>
            <w:tcW w:w="550" w:type="dxa"/>
            <w:tcBorders>
              <w:top w:val="single" w:sz="4" w:space="0" w:color="000000"/>
              <w:left w:val="single" w:sz="4" w:space="0" w:color="000000"/>
              <w:bottom w:val="single" w:sz="4" w:space="0" w:color="000000"/>
              <w:right w:val="single" w:sz="4" w:space="0" w:color="000000"/>
            </w:tcBorders>
          </w:tcPr>
          <w:p w14:paraId="67D0E38B" w14:textId="77777777" w:rsidR="00474D3E" w:rsidRPr="00F71A9A" w:rsidRDefault="00474D3E" w:rsidP="00474D3E">
            <w:pPr>
              <w:spacing w:after="0" w:line="240" w:lineRule="auto"/>
              <w:contextualSpacing/>
              <w:rPr>
                <w:rFonts w:ascii="Gill Sans MT" w:eastAsia="Calibri" w:hAnsi="Gill Sans MT" w:cs="Times New Roman"/>
                <w:sz w:val="20"/>
                <w:szCs w:val="20"/>
              </w:rPr>
            </w:pPr>
            <w:r w:rsidRPr="00F71A9A">
              <w:rPr>
                <w:rFonts w:ascii="Gill Sans MT" w:eastAsia="Calibri" w:hAnsi="Gill Sans MT" w:cs="Times New Roman"/>
                <w:sz w:val="20"/>
                <w:szCs w:val="20"/>
              </w:rPr>
              <w:t>D14</w:t>
            </w:r>
          </w:p>
        </w:tc>
        <w:tc>
          <w:tcPr>
            <w:tcW w:w="5130" w:type="dxa"/>
            <w:tcBorders>
              <w:top w:val="single" w:sz="4" w:space="0" w:color="000000"/>
              <w:left w:val="single" w:sz="4" w:space="0" w:color="000000"/>
              <w:bottom w:val="single" w:sz="4" w:space="0" w:color="000000"/>
            </w:tcBorders>
          </w:tcPr>
          <w:p w14:paraId="53B648B3" w14:textId="77777777" w:rsidR="00474D3E" w:rsidRPr="00F71A9A" w:rsidRDefault="00474D3E" w:rsidP="00474D3E">
            <w:pPr>
              <w:spacing w:after="0" w:line="240" w:lineRule="auto"/>
              <w:contextualSpacing/>
              <w:rPr>
                <w:rFonts w:ascii="Gill Sans MT" w:hAnsi="Gill Sans MT"/>
                <w:color w:val="000000"/>
                <w:sz w:val="20"/>
                <w:szCs w:val="20"/>
              </w:rPr>
            </w:pPr>
            <w:r w:rsidRPr="00F71A9A">
              <w:rPr>
                <w:rFonts w:ascii="Gill Sans MT" w:hAnsi="Gill Sans MT"/>
                <w:color w:val="000000"/>
                <w:sz w:val="20"/>
                <w:szCs w:val="20"/>
              </w:rPr>
              <w:t xml:space="preserve">How likely is it that </w:t>
            </w:r>
            <w:commentRangeStart w:id="447"/>
            <w:r w:rsidRPr="00F71A9A">
              <w:rPr>
                <w:rFonts w:ascii="Gill Sans MT" w:hAnsi="Gill Sans MT"/>
                <w:color w:val="000000"/>
                <w:sz w:val="20"/>
                <w:szCs w:val="20"/>
              </w:rPr>
              <w:t>elites</w:t>
            </w:r>
            <w:del w:id="448" w:author="Heather Huntington" w:date="2014-11-17T19:59:00Z">
              <w:r w:rsidRPr="00F71A9A" w:rsidDel="00B933AD">
                <w:rPr>
                  <w:rFonts w:ascii="Gill Sans MT" w:hAnsi="Gill Sans MT"/>
                  <w:color w:val="000000"/>
                  <w:sz w:val="20"/>
                  <w:szCs w:val="20"/>
                </w:rPr>
                <w:delText xml:space="preserve"> from Lusaka</w:delText>
              </w:r>
            </w:del>
            <w:r w:rsidRPr="00F71A9A">
              <w:rPr>
                <w:rFonts w:ascii="Gill Sans MT" w:hAnsi="Gill Sans MT"/>
                <w:color w:val="000000"/>
                <w:sz w:val="20"/>
                <w:szCs w:val="20"/>
              </w:rPr>
              <w:t xml:space="preserve"> </w:t>
            </w:r>
            <w:commentRangeEnd w:id="447"/>
            <w:r w:rsidR="00116982">
              <w:rPr>
                <w:rStyle w:val="CommentReference"/>
              </w:rPr>
              <w:commentReference w:id="447"/>
            </w:r>
            <w:r w:rsidRPr="00F71A9A">
              <w:rPr>
                <w:rFonts w:ascii="Gill Sans MT" w:hAnsi="Gill Sans MT"/>
                <w:color w:val="000000"/>
                <w:sz w:val="20"/>
                <w:szCs w:val="20"/>
              </w:rPr>
              <w:t xml:space="preserve">will take some of the customary </w:t>
            </w:r>
            <w:proofErr w:type="gramStart"/>
            <w:r w:rsidRPr="00F71A9A">
              <w:rPr>
                <w:rFonts w:ascii="Gill Sans MT" w:hAnsi="Gill Sans MT"/>
                <w:color w:val="000000"/>
                <w:sz w:val="20"/>
                <w:szCs w:val="20"/>
              </w:rPr>
              <w:t>forest land</w:t>
            </w:r>
            <w:proofErr w:type="gramEnd"/>
            <w:r w:rsidRPr="00F71A9A">
              <w:rPr>
                <w:rFonts w:ascii="Gill Sans MT" w:hAnsi="Gill Sans MT"/>
                <w:color w:val="000000"/>
                <w:sz w:val="20"/>
                <w:szCs w:val="20"/>
              </w:rPr>
              <w:t xml:space="preserve"> used by your village w</w:t>
            </w:r>
            <w:r>
              <w:rPr>
                <w:rFonts w:ascii="Gill Sans MT" w:hAnsi="Gill Sans MT"/>
                <w:color w:val="000000"/>
                <w:sz w:val="20"/>
                <w:szCs w:val="20"/>
              </w:rPr>
              <w:t>ithout authorization from the community</w:t>
            </w:r>
            <w:r w:rsidRPr="00F71A9A">
              <w:rPr>
                <w:rFonts w:ascii="Gill Sans MT" w:hAnsi="Gill Sans MT"/>
                <w:color w:val="000000"/>
                <w:sz w:val="20"/>
                <w:szCs w:val="20"/>
              </w:rPr>
              <w:t xml:space="preserve"> in the next 1 to 3 years?   </w:t>
            </w:r>
            <w:r w:rsidRPr="00F71A9A">
              <w:rPr>
                <w:rFonts w:ascii="Gill Sans MT" w:hAnsi="Gill Sans MT"/>
                <w:b/>
                <w:color w:val="000000"/>
                <w:sz w:val="20"/>
                <w:szCs w:val="20"/>
              </w:rPr>
              <w:t>(</w:t>
            </w:r>
            <w:proofErr w:type="gramStart"/>
            <w:r w:rsidRPr="00F71A9A">
              <w:rPr>
                <w:rFonts w:ascii="Gill Sans MT" w:hAnsi="Gill Sans MT"/>
                <w:b/>
                <w:color w:val="000000"/>
                <w:sz w:val="20"/>
                <w:szCs w:val="20"/>
              </w:rPr>
              <w:t>helite1</w:t>
            </w:r>
            <w:proofErr w:type="gramEnd"/>
            <w:r w:rsidRPr="00F71A9A">
              <w:rPr>
                <w:rFonts w:ascii="Gill Sans MT" w:hAnsi="Gill Sans MT"/>
                <w:b/>
                <w:color w:val="000000"/>
                <w:sz w:val="20"/>
                <w:szCs w:val="20"/>
              </w:rPr>
              <w:t>)</w:t>
            </w:r>
          </w:p>
        </w:tc>
        <w:tc>
          <w:tcPr>
            <w:tcW w:w="3678" w:type="dxa"/>
            <w:tcBorders>
              <w:top w:val="single" w:sz="4" w:space="0" w:color="000000"/>
              <w:bottom w:val="single" w:sz="4" w:space="0" w:color="000000"/>
              <w:right w:val="single" w:sz="18" w:space="0" w:color="000000"/>
            </w:tcBorders>
          </w:tcPr>
          <w:p w14:paraId="130FE8E0" w14:textId="77777777" w:rsidR="00474D3E" w:rsidRPr="00F71A9A" w:rsidRDefault="00474D3E" w:rsidP="00474D3E">
            <w:pPr>
              <w:spacing w:after="0" w:line="240" w:lineRule="auto"/>
              <w:contextualSpacing/>
              <w:rPr>
                <w:rFonts w:ascii="Gill Sans MT" w:hAnsi="Gill Sans MT" w:cs="Times New Roman"/>
                <w:w w:val="105"/>
                <w:sz w:val="20"/>
                <w:szCs w:val="20"/>
              </w:rPr>
            </w:pPr>
            <w:r w:rsidRPr="00F71A9A">
              <w:rPr>
                <w:rFonts w:ascii="Gill Sans MT" w:hAnsi="Gill Sans MT" w:cs="Times New Roman"/>
                <w:w w:val="105"/>
                <w:sz w:val="20"/>
                <w:szCs w:val="20"/>
              </w:rPr>
              <w:t>1=Impossible/would never happen</w:t>
            </w:r>
          </w:p>
          <w:p w14:paraId="646597CA" w14:textId="77777777" w:rsidR="00474D3E" w:rsidRPr="00F71A9A" w:rsidRDefault="00474D3E" w:rsidP="00474D3E">
            <w:pPr>
              <w:spacing w:after="0" w:line="240" w:lineRule="auto"/>
              <w:contextualSpacing/>
              <w:rPr>
                <w:rFonts w:ascii="Gill Sans MT" w:hAnsi="Gill Sans MT" w:cs="Times New Roman"/>
                <w:w w:val="105"/>
                <w:sz w:val="20"/>
                <w:szCs w:val="20"/>
              </w:rPr>
            </w:pPr>
            <w:r w:rsidRPr="00F71A9A">
              <w:rPr>
                <w:rFonts w:ascii="Gill Sans MT" w:hAnsi="Gill Sans MT" w:cs="Times New Roman"/>
                <w:w w:val="105"/>
                <w:sz w:val="20"/>
                <w:szCs w:val="20"/>
              </w:rPr>
              <w:t>2=Highly Unlikely</w:t>
            </w:r>
          </w:p>
          <w:p w14:paraId="287D05FD" w14:textId="77777777" w:rsidR="00474D3E" w:rsidRPr="00F71A9A" w:rsidRDefault="00474D3E" w:rsidP="00474D3E">
            <w:pPr>
              <w:spacing w:after="0" w:line="240" w:lineRule="auto"/>
              <w:contextualSpacing/>
              <w:rPr>
                <w:rFonts w:ascii="Gill Sans MT" w:hAnsi="Gill Sans MT" w:cs="Times New Roman"/>
                <w:w w:val="105"/>
                <w:sz w:val="20"/>
                <w:szCs w:val="20"/>
              </w:rPr>
            </w:pPr>
            <w:r w:rsidRPr="00F71A9A">
              <w:rPr>
                <w:rFonts w:ascii="Gill Sans MT" w:hAnsi="Gill Sans MT" w:cs="Times New Roman"/>
                <w:w w:val="105"/>
                <w:sz w:val="20"/>
                <w:szCs w:val="20"/>
              </w:rPr>
              <w:t xml:space="preserve">3=Unlikely  </w:t>
            </w:r>
          </w:p>
          <w:p w14:paraId="5F5B7A13" w14:textId="77777777" w:rsidR="00474D3E" w:rsidRPr="00F71A9A" w:rsidRDefault="00474D3E" w:rsidP="00474D3E">
            <w:pPr>
              <w:spacing w:after="0" w:line="240" w:lineRule="auto"/>
              <w:contextualSpacing/>
              <w:rPr>
                <w:rFonts w:ascii="Gill Sans MT" w:hAnsi="Gill Sans MT" w:cs="Times New Roman"/>
                <w:w w:val="105"/>
                <w:sz w:val="20"/>
                <w:szCs w:val="20"/>
              </w:rPr>
            </w:pPr>
            <w:r w:rsidRPr="00F71A9A">
              <w:rPr>
                <w:rFonts w:ascii="Gill Sans MT" w:hAnsi="Gill Sans MT" w:cs="Times New Roman"/>
                <w:w w:val="105"/>
                <w:sz w:val="20"/>
                <w:szCs w:val="20"/>
              </w:rPr>
              <w:t>4=Unsure/Don't know</w:t>
            </w:r>
          </w:p>
          <w:p w14:paraId="53670976" w14:textId="77777777" w:rsidR="00474D3E" w:rsidRPr="00F71A9A" w:rsidRDefault="00474D3E" w:rsidP="00474D3E">
            <w:pPr>
              <w:spacing w:after="0" w:line="240" w:lineRule="auto"/>
              <w:contextualSpacing/>
              <w:rPr>
                <w:rFonts w:ascii="Gill Sans MT" w:hAnsi="Gill Sans MT" w:cs="Times New Roman"/>
                <w:w w:val="105"/>
                <w:sz w:val="20"/>
                <w:szCs w:val="20"/>
              </w:rPr>
            </w:pPr>
            <w:r w:rsidRPr="00F71A9A">
              <w:rPr>
                <w:rFonts w:ascii="Gill Sans MT" w:hAnsi="Gill Sans MT" w:cs="Times New Roman"/>
                <w:w w:val="105"/>
                <w:sz w:val="20"/>
                <w:szCs w:val="20"/>
              </w:rPr>
              <w:t>5=Likely</w:t>
            </w:r>
          </w:p>
          <w:p w14:paraId="32E2D68D" w14:textId="77777777" w:rsidR="00474D3E" w:rsidRPr="00F71A9A" w:rsidRDefault="00474D3E" w:rsidP="00474D3E">
            <w:pPr>
              <w:spacing w:after="0" w:line="240" w:lineRule="auto"/>
              <w:contextualSpacing/>
              <w:rPr>
                <w:rFonts w:ascii="Gill Sans MT" w:hAnsi="Gill Sans MT" w:cs="Times New Roman"/>
                <w:w w:val="105"/>
                <w:sz w:val="20"/>
                <w:szCs w:val="20"/>
              </w:rPr>
            </w:pPr>
            <w:r w:rsidRPr="00F71A9A">
              <w:rPr>
                <w:rFonts w:ascii="Gill Sans MT" w:hAnsi="Gill Sans MT" w:cs="Times New Roman"/>
                <w:w w:val="105"/>
                <w:sz w:val="20"/>
                <w:szCs w:val="20"/>
              </w:rPr>
              <w:t xml:space="preserve">6=Highly Likely </w:t>
            </w:r>
          </w:p>
          <w:p w14:paraId="434D9B2A" w14:textId="77777777" w:rsidR="00474D3E" w:rsidRPr="00F71A9A" w:rsidRDefault="00474D3E" w:rsidP="00474D3E">
            <w:pPr>
              <w:spacing w:after="0" w:line="240" w:lineRule="auto"/>
              <w:contextualSpacing/>
              <w:rPr>
                <w:rFonts w:ascii="Gill Sans MT" w:hAnsi="Gill Sans MT" w:cs="Times New Roman"/>
                <w:w w:val="105"/>
                <w:sz w:val="20"/>
                <w:szCs w:val="20"/>
              </w:rPr>
            </w:pPr>
            <w:r w:rsidRPr="00F71A9A">
              <w:rPr>
                <w:rFonts w:ascii="Gill Sans MT" w:hAnsi="Gill Sans MT" w:cs="Times New Roman"/>
                <w:w w:val="105"/>
                <w:sz w:val="20"/>
                <w:szCs w:val="20"/>
              </w:rPr>
              <w:t xml:space="preserve">7=Happening right now </w:t>
            </w:r>
          </w:p>
          <w:p w14:paraId="13468017" w14:textId="77777777" w:rsidR="00474D3E" w:rsidRPr="00F71A9A" w:rsidRDefault="00474D3E" w:rsidP="00474D3E">
            <w:pPr>
              <w:spacing w:after="0" w:line="240" w:lineRule="auto"/>
              <w:contextualSpacing/>
              <w:rPr>
                <w:rFonts w:ascii="Gill Sans MT" w:hAnsi="Gill Sans MT" w:cs="Times New Roman"/>
                <w:w w:val="105"/>
                <w:sz w:val="20"/>
                <w:szCs w:val="20"/>
              </w:rPr>
            </w:pPr>
            <w:r w:rsidRPr="00F71A9A">
              <w:rPr>
                <w:rFonts w:ascii="Gill Sans MT" w:hAnsi="Gill Sans MT" w:cs="Times New Roman"/>
                <w:w w:val="105"/>
                <w:sz w:val="20"/>
                <w:szCs w:val="20"/>
              </w:rPr>
              <w:t>888=Don't know</w:t>
            </w:r>
          </w:p>
          <w:p w14:paraId="12ACA011" w14:textId="77777777" w:rsidR="00474D3E" w:rsidRPr="00F71A9A" w:rsidRDefault="00474D3E" w:rsidP="00474D3E">
            <w:pPr>
              <w:spacing w:after="0" w:line="240" w:lineRule="auto"/>
              <w:contextualSpacing/>
              <w:rPr>
                <w:rFonts w:ascii="Gill Sans MT" w:hAnsi="Gill Sans MT" w:cs="Times New Roman"/>
                <w:i/>
                <w:w w:val="105"/>
                <w:sz w:val="20"/>
                <w:szCs w:val="20"/>
              </w:rPr>
            </w:pPr>
            <w:r w:rsidRPr="00F71A9A">
              <w:rPr>
                <w:rFonts w:ascii="Gill Sans MT" w:hAnsi="Gill Sans MT" w:cs="Times New Roman"/>
                <w:w w:val="105"/>
                <w:sz w:val="20"/>
                <w:szCs w:val="20"/>
              </w:rPr>
              <w:t>999=Prefer not to respond</w:t>
            </w:r>
          </w:p>
        </w:tc>
        <w:tc>
          <w:tcPr>
            <w:tcW w:w="732" w:type="dxa"/>
            <w:tcBorders>
              <w:top w:val="single" w:sz="18" w:space="0" w:color="000000"/>
              <w:left w:val="single" w:sz="18" w:space="0" w:color="000000"/>
              <w:bottom w:val="single" w:sz="18" w:space="0" w:color="000000"/>
              <w:right w:val="single" w:sz="18" w:space="0" w:color="000000"/>
            </w:tcBorders>
          </w:tcPr>
          <w:p w14:paraId="03855803" w14:textId="77777777" w:rsidR="00474D3E" w:rsidRPr="00F71A9A" w:rsidRDefault="00474D3E" w:rsidP="00474D3E">
            <w:pPr>
              <w:spacing w:after="0" w:line="240" w:lineRule="auto"/>
              <w:contextualSpacing/>
              <w:rPr>
                <w:rFonts w:ascii="Gill Sans MT" w:eastAsia="Calibri" w:hAnsi="Gill Sans MT" w:cs="Times New Roman"/>
                <w:i/>
                <w:color w:val="A6A6A6"/>
                <w:sz w:val="20"/>
                <w:szCs w:val="20"/>
              </w:rPr>
            </w:pPr>
            <w:r w:rsidRPr="00F71A9A">
              <w:rPr>
                <w:rFonts w:ascii="Gill Sans MT" w:eastAsia="Calibri" w:hAnsi="Gill Sans MT" w:cs="Times New Roman"/>
                <w:i/>
                <w:color w:val="A6A6A6"/>
                <w:sz w:val="20"/>
                <w:szCs w:val="20"/>
              </w:rPr>
              <w:t>(Code)</w:t>
            </w:r>
          </w:p>
        </w:tc>
      </w:tr>
      <w:tr w:rsidR="00474D3E" w:rsidRPr="00F71A9A" w14:paraId="5AAEFAEE" w14:textId="77777777" w:rsidTr="00474D3E">
        <w:trPr>
          <w:trHeight w:val="20"/>
        </w:trPr>
        <w:tc>
          <w:tcPr>
            <w:tcW w:w="550" w:type="dxa"/>
            <w:tcBorders>
              <w:top w:val="single" w:sz="4" w:space="0" w:color="000000"/>
              <w:left w:val="single" w:sz="4" w:space="0" w:color="000000"/>
              <w:bottom w:val="single" w:sz="4" w:space="0" w:color="000000"/>
              <w:right w:val="single" w:sz="4" w:space="0" w:color="000000"/>
            </w:tcBorders>
          </w:tcPr>
          <w:p w14:paraId="41B5C126" w14:textId="77777777" w:rsidR="00474D3E" w:rsidRPr="00F71A9A" w:rsidRDefault="00474D3E" w:rsidP="00474D3E">
            <w:pPr>
              <w:spacing w:after="0" w:line="240" w:lineRule="auto"/>
              <w:contextualSpacing/>
              <w:rPr>
                <w:rFonts w:ascii="Gill Sans MT" w:eastAsia="Calibri" w:hAnsi="Gill Sans MT" w:cs="Times New Roman"/>
                <w:sz w:val="20"/>
                <w:szCs w:val="20"/>
              </w:rPr>
            </w:pPr>
            <w:r w:rsidRPr="00F71A9A">
              <w:rPr>
                <w:rFonts w:ascii="Gill Sans MT" w:eastAsia="Calibri" w:hAnsi="Gill Sans MT" w:cs="Times New Roman"/>
                <w:sz w:val="20"/>
                <w:szCs w:val="20"/>
              </w:rPr>
              <w:t>D15</w:t>
            </w:r>
          </w:p>
        </w:tc>
        <w:tc>
          <w:tcPr>
            <w:tcW w:w="5130" w:type="dxa"/>
            <w:tcBorders>
              <w:top w:val="single" w:sz="4" w:space="0" w:color="000000"/>
              <w:left w:val="single" w:sz="4" w:space="0" w:color="000000"/>
              <w:bottom w:val="single" w:sz="4" w:space="0" w:color="000000"/>
            </w:tcBorders>
          </w:tcPr>
          <w:p w14:paraId="74BF9D2D" w14:textId="77777777" w:rsidR="00474D3E" w:rsidRPr="00F71A9A" w:rsidRDefault="00474D3E" w:rsidP="00474D3E">
            <w:pPr>
              <w:spacing w:after="0" w:line="240" w:lineRule="auto"/>
              <w:contextualSpacing/>
              <w:rPr>
                <w:rFonts w:ascii="Gill Sans MT" w:hAnsi="Gill Sans MT"/>
                <w:color w:val="000000"/>
                <w:sz w:val="20"/>
                <w:szCs w:val="20"/>
              </w:rPr>
            </w:pPr>
            <w:r w:rsidRPr="00F71A9A">
              <w:rPr>
                <w:rFonts w:ascii="Gill Sans MT" w:hAnsi="Gill Sans MT"/>
                <w:color w:val="000000"/>
                <w:sz w:val="20"/>
                <w:szCs w:val="20"/>
              </w:rPr>
              <w:t xml:space="preserve">How likely is it that elites </w:t>
            </w:r>
            <w:del w:id="449" w:author="Heather Huntington" w:date="2014-11-17T19:59:00Z">
              <w:r w:rsidRPr="00F71A9A" w:rsidDel="00B933AD">
                <w:rPr>
                  <w:rFonts w:ascii="Gill Sans MT" w:hAnsi="Gill Sans MT"/>
                  <w:color w:val="000000"/>
                  <w:sz w:val="20"/>
                  <w:szCs w:val="20"/>
                </w:rPr>
                <w:delText>from Lusaka</w:delText>
              </w:r>
            </w:del>
            <w:r w:rsidRPr="00F71A9A">
              <w:rPr>
                <w:rFonts w:ascii="Gill Sans MT" w:hAnsi="Gill Sans MT"/>
                <w:color w:val="000000"/>
                <w:sz w:val="20"/>
                <w:szCs w:val="20"/>
              </w:rPr>
              <w:t xml:space="preserve"> will take some of the customary </w:t>
            </w:r>
            <w:proofErr w:type="gramStart"/>
            <w:r w:rsidRPr="00F71A9A">
              <w:rPr>
                <w:rFonts w:ascii="Gill Sans MT" w:hAnsi="Gill Sans MT"/>
                <w:color w:val="000000"/>
                <w:sz w:val="20"/>
                <w:szCs w:val="20"/>
              </w:rPr>
              <w:t>forest land</w:t>
            </w:r>
            <w:proofErr w:type="gramEnd"/>
            <w:r w:rsidRPr="00F71A9A">
              <w:rPr>
                <w:rFonts w:ascii="Gill Sans MT" w:hAnsi="Gill Sans MT"/>
                <w:color w:val="000000"/>
                <w:sz w:val="20"/>
                <w:szCs w:val="20"/>
              </w:rPr>
              <w:t xml:space="preserve"> used by your village</w:t>
            </w:r>
            <w:r>
              <w:rPr>
                <w:rFonts w:ascii="Gill Sans MT" w:hAnsi="Gill Sans MT"/>
                <w:color w:val="000000"/>
                <w:sz w:val="20"/>
                <w:szCs w:val="20"/>
              </w:rPr>
              <w:t xml:space="preserve"> without authorization from the community</w:t>
            </w:r>
            <w:r w:rsidRPr="00F71A9A">
              <w:rPr>
                <w:rFonts w:ascii="Gill Sans MT" w:hAnsi="Gill Sans MT"/>
                <w:color w:val="000000"/>
                <w:sz w:val="20"/>
                <w:szCs w:val="20"/>
              </w:rPr>
              <w:t xml:space="preserve"> more than 3 years into the future? </w:t>
            </w:r>
            <w:r w:rsidRPr="00F71A9A">
              <w:rPr>
                <w:rFonts w:ascii="Gill Sans MT" w:hAnsi="Gill Sans MT"/>
                <w:b/>
                <w:color w:val="000000"/>
                <w:sz w:val="20"/>
                <w:szCs w:val="20"/>
              </w:rPr>
              <w:t>(</w:t>
            </w:r>
            <w:proofErr w:type="gramStart"/>
            <w:r w:rsidRPr="00F71A9A">
              <w:rPr>
                <w:rFonts w:ascii="Gill Sans MT" w:hAnsi="Gill Sans MT"/>
                <w:b/>
                <w:color w:val="000000"/>
                <w:sz w:val="20"/>
                <w:szCs w:val="20"/>
              </w:rPr>
              <w:t>helite3</w:t>
            </w:r>
            <w:proofErr w:type="gramEnd"/>
            <w:r w:rsidRPr="00F71A9A">
              <w:rPr>
                <w:rFonts w:ascii="Gill Sans MT" w:hAnsi="Gill Sans MT"/>
                <w:b/>
                <w:color w:val="000000"/>
                <w:sz w:val="20"/>
                <w:szCs w:val="20"/>
              </w:rPr>
              <w:t>)</w:t>
            </w:r>
          </w:p>
        </w:tc>
        <w:tc>
          <w:tcPr>
            <w:tcW w:w="3678" w:type="dxa"/>
            <w:tcBorders>
              <w:top w:val="single" w:sz="4" w:space="0" w:color="000000"/>
              <w:bottom w:val="single" w:sz="4" w:space="0" w:color="000000"/>
              <w:right w:val="single" w:sz="18" w:space="0" w:color="000000"/>
            </w:tcBorders>
          </w:tcPr>
          <w:p w14:paraId="75FDC766" w14:textId="77777777" w:rsidR="00474D3E" w:rsidRPr="00F71A9A" w:rsidRDefault="00474D3E" w:rsidP="00474D3E">
            <w:pPr>
              <w:spacing w:after="0" w:line="240" w:lineRule="auto"/>
              <w:contextualSpacing/>
              <w:rPr>
                <w:rFonts w:ascii="Gill Sans MT" w:hAnsi="Gill Sans MT" w:cs="Times New Roman"/>
                <w:w w:val="105"/>
                <w:sz w:val="20"/>
                <w:szCs w:val="20"/>
              </w:rPr>
            </w:pPr>
            <w:r w:rsidRPr="00F71A9A">
              <w:rPr>
                <w:rFonts w:ascii="Gill Sans MT" w:hAnsi="Gill Sans MT" w:cs="Times New Roman"/>
                <w:w w:val="105"/>
                <w:sz w:val="20"/>
                <w:szCs w:val="20"/>
              </w:rPr>
              <w:t>1=Impossible/would never happen</w:t>
            </w:r>
          </w:p>
          <w:p w14:paraId="23D77E3B" w14:textId="77777777" w:rsidR="00474D3E" w:rsidRPr="00F71A9A" w:rsidRDefault="00474D3E" w:rsidP="00474D3E">
            <w:pPr>
              <w:spacing w:after="0" w:line="240" w:lineRule="auto"/>
              <w:contextualSpacing/>
              <w:rPr>
                <w:rFonts w:ascii="Gill Sans MT" w:hAnsi="Gill Sans MT" w:cs="Times New Roman"/>
                <w:w w:val="105"/>
                <w:sz w:val="20"/>
                <w:szCs w:val="20"/>
              </w:rPr>
            </w:pPr>
            <w:r w:rsidRPr="00F71A9A">
              <w:rPr>
                <w:rFonts w:ascii="Gill Sans MT" w:hAnsi="Gill Sans MT" w:cs="Times New Roman"/>
                <w:w w:val="105"/>
                <w:sz w:val="20"/>
                <w:szCs w:val="20"/>
              </w:rPr>
              <w:t>2=Highly Unlikely</w:t>
            </w:r>
          </w:p>
          <w:p w14:paraId="1D125FBF" w14:textId="77777777" w:rsidR="00474D3E" w:rsidRPr="00F71A9A" w:rsidRDefault="00474D3E" w:rsidP="00474D3E">
            <w:pPr>
              <w:spacing w:after="0" w:line="240" w:lineRule="auto"/>
              <w:contextualSpacing/>
              <w:rPr>
                <w:rFonts w:ascii="Gill Sans MT" w:hAnsi="Gill Sans MT" w:cs="Times New Roman"/>
                <w:w w:val="105"/>
                <w:sz w:val="20"/>
                <w:szCs w:val="20"/>
              </w:rPr>
            </w:pPr>
            <w:r w:rsidRPr="00F71A9A">
              <w:rPr>
                <w:rFonts w:ascii="Gill Sans MT" w:hAnsi="Gill Sans MT" w:cs="Times New Roman"/>
                <w:w w:val="105"/>
                <w:sz w:val="20"/>
                <w:szCs w:val="20"/>
              </w:rPr>
              <w:t xml:space="preserve">3=Unlikely  </w:t>
            </w:r>
          </w:p>
          <w:p w14:paraId="64EFF2B5" w14:textId="77777777" w:rsidR="00474D3E" w:rsidRPr="00F71A9A" w:rsidRDefault="00474D3E" w:rsidP="00474D3E">
            <w:pPr>
              <w:spacing w:after="0" w:line="240" w:lineRule="auto"/>
              <w:contextualSpacing/>
              <w:rPr>
                <w:rFonts w:ascii="Gill Sans MT" w:hAnsi="Gill Sans MT" w:cs="Times New Roman"/>
                <w:w w:val="105"/>
                <w:sz w:val="20"/>
                <w:szCs w:val="20"/>
              </w:rPr>
            </w:pPr>
            <w:r w:rsidRPr="00F71A9A">
              <w:rPr>
                <w:rFonts w:ascii="Gill Sans MT" w:hAnsi="Gill Sans MT" w:cs="Times New Roman"/>
                <w:w w:val="105"/>
                <w:sz w:val="20"/>
                <w:szCs w:val="20"/>
              </w:rPr>
              <w:t>4=Unsure/Don't know</w:t>
            </w:r>
          </w:p>
          <w:p w14:paraId="643EFF2A" w14:textId="77777777" w:rsidR="00474D3E" w:rsidRPr="00F71A9A" w:rsidRDefault="00474D3E" w:rsidP="00474D3E">
            <w:pPr>
              <w:spacing w:after="0" w:line="240" w:lineRule="auto"/>
              <w:contextualSpacing/>
              <w:rPr>
                <w:rFonts w:ascii="Gill Sans MT" w:hAnsi="Gill Sans MT" w:cs="Times New Roman"/>
                <w:w w:val="105"/>
                <w:sz w:val="20"/>
                <w:szCs w:val="20"/>
              </w:rPr>
            </w:pPr>
            <w:r w:rsidRPr="00F71A9A">
              <w:rPr>
                <w:rFonts w:ascii="Gill Sans MT" w:hAnsi="Gill Sans MT" w:cs="Times New Roman"/>
                <w:w w:val="105"/>
                <w:sz w:val="20"/>
                <w:szCs w:val="20"/>
              </w:rPr>
              <w:t>5=Likely</w:t>
            </w:r>
          </w:p>
          <w:p w14:paraId="5FCFE04C" w14:textId="77777777" w:rsidR="00474D3E" w:rsidRPr="00F71A9A" w:rsidRDefault="00474D3E" w:rsidP="00474D3E">
            <w:pPr>
              <w:spacing w:after="0" w:line="240" w:lineRule="auto"/>
              <w:contextualSpacing/>
              <w:rPr>
                <w:rFonts w:ascii="Gill Sans MT" w:hAnsi="Gill Sans MT" w:cs="Times New Roman"/>
                <w:w w:val="105"/>
                <w:sz w:val="20"/>
                <w:szCs w:val="20"/>
              </w:rPr>
            </w:pPr>
            <w:r w:rsidRPr="00F71A9A">
              <w:rPr>
                <w:rFonts w:ascii="Gill Sans MT" w:hAnsi="Gill Sans MT" w:cs="Times New Roman"/>
                <w:w w:val="105"/>
                <w:sz w:val="20"/>
                <w:szCs w:val="20"/>
              </w:rPr>
              <w:t xml:space="preserve">6=Highly Likely </w:t>
            </w:r>
          </w:p>
          <w:p w14:paraId="44DCAEFB" w14:textId="77777777" w:rsidR="00474D3E" w:rsidRPr="00F71A9A" w:rsidRDefault="00474D3E" w:rsidP="00474D3E">
            <w:pPr>
              <w:spacing w:after="0" w:line="240" w:lineRule="auto"/>
              <w:contextualSpacing/>
              <w:rPr>
                <w:rFonts w:ascii="Gill Sans MT" w:hAnsi="Gill Sans MT" w:cs="Times New Roman"/>
                <w:w w:val="105"/>
                <w:sz w:val="20"/>
                <w:szCs w:val="20"/>
              </w:rPr>
            </w:pPr>
            <w:r w:rsidRPr="00F71A9A">
              <w:rPr>
                <w:rFonts w:ascii="Gill Sans MT" w:hAnsi="Gill Sans MT" w:cs="Times New Roman"/>
                <w:w w:val="105"/>
                <w:sz w:val="20"/>
                <w:szCs w:val="20"/>
              </w:rPr>
              <w:t xml:space="preserve">7=Happening right now </w:t>
            </w:r>
          </w:p>
          <w:p w14:paraId="6131B82F" w14:textId="77777777" w:rsidR="00474D3E" w:rsidRPr="00F71A9A" w:rsidRDefault="00474D3E" w:rsidP="00474D3E">
            <w:pPr>
              <w:spacing w:after="0" w:line="240" w:lineRule="auto"/>
              <w:contextualSpacing/>
              <w:rPr>
                <w:rFonts w:ascii="Gill Sans MT" w:hAnsi="Gill Sans MT" w:cs="Times New Roman"/>
                <w:w w:val="105"/>
                <w:sz w:val="20"/>
                <w:szCs w:val="20"/>
              </w:rPr>
            </w:pPr>
            <w:r w:rsidRPr="00F71A9A">
              <w:rPr>
                <w:rFonts w:ascii="Gill Sans MT" w:hAnsi="Gill Sans MT" w:cs="Times New Roman"/>
                <w:w w:val="105"/>
                <w:sz w:val="20"/>
                <w:szCs w:val="20"/>
              </w:rPr>
              <w:t>888=Don't know</w:t>
            </w:r>
          </w:p>
          <w:p w14:paraId="4B73DD95" w14:textId="77777777" w:rsidR="00474D3E" w:rsidRPr="00F71A9A" w:rsidRDefault="00474D3E" w:rsidP="00474D3E">
            <w:pPr>
              <w:spacing w:after="0" w:line="240" w:lineRule="auto"/>
              <w:contextualSpacing/>
              <w:rPr>
                <w:rFonts w:ascii="Gill Sans MT" w:hAnsi="Gill Sans MT" w:cs="Times New Roman"/>
                <w:w w:val="105"/>
                <w:sz w:val="20"/>
                <w:szCs w:val="20"/>
              </w:rPr>
            </w:pPr>
            <w:r w:rsidRPr="00F71A9A">
              <w:rPr>
                <w:rFonts w:ascii="Gill Sans MT" w:hAnsi="Gill Sans MT" w:cs="Times New Roman"/>
                <w:w w:val="105"/>
                <w:sz w:val="20"/>
                <w:szCs w:val="20"/>
              </w:rPr>
              <w:t>999=Prefer not to respond</w:t>
            </w:r>
          </w:p>
        </w:tc>
        <w:tc>
          <w:tcPr>
            <w:tcW w:w="732" w:type="dxa"/>
            <w:tcBorders>
              <w:top w:val="single" w:sz="18" w:space="0" w:color="000000"/>
              <w:left w:val="single" w:sz="18" w:space="0" w:color="000000"/>
              <w:bottom w:val="single" w:sz="18" w:space="0" w:color="000000"/>
              <w:right w:val="single" w:sz="18" w:space="0" w:color="000000"/>
            </w:tcBorders>
          </w:tcPr>
          <w:p w14:paraId="3708764B" w14:textId="77777777" w:rsidR="00474D3E" w:rsidRPr="00F71A9A" w:rsidRDefault="00474D3E" w:rsidP="00474D3E">
            <w:pPr>
              <w:spacing w:after="0" w:line="240" w:lineRule="auto"/>
              <w:contextualSpacing/>
              <w:rPr>
                <w:rFonts w:ascii="Gill Sans MT" w:eastAsia="Calibri" w:hAnsi="Gill Sans MT" w:cs="Times New Roman"/>
                <w:i/>
                <w:color w:val="A6A6A6"/>
                <w:sz w:val="20"/>
                <w:szCs w:val="20"/>
              </w:rPr>
            </w:pPr>
            <w:r w:rsidRPr="00F71A9A">
              <w:rPr>
                <w:rFonts w:ascii="Gill Sans MT" w:eastAsia="Calibri" w:hAnsi="Gill Sans MT" w:cs="Times New Roman"/>
                <w:i/>
                <w:color w:val="A6A6A6"/>
                <w:sz w:val="20"/>
                <w:szCs w:val="20"/>
              </w:rPr>
              <w:t>(Code)</w:t>
            </w:r>
          </w:p>
        </w:tc>
      </w:tr>
      <w:tr w:rsidR="00474D3E" w:rsidRPr="00F71A9A" w14:paraId="249AC299" w14:textId="77777777" w:rsidTr="00474D3E">
        <w:trPr>
          <w:trHeight w:val="20"/>
        </w:trPr>
        <w:tc>
          <w:tcPr>
            <w:tcW w:w="550" w:type="dxa"/>
            <w:tcBorders>
              <w:top w:val="single" w:sz="4" w:space="0" w:color="000000"/>
              <w:left w:val="single" w:sz="4" w:space="0" w:color="000000"/>
              <w:bottom w:val="single" w:sz="4" w:space="0" w:color="000000"/>
              <w:right w:val="single" w:sz="4" w:space="0" w:color="000000"/>
            </w:tcBorders>
          </w:tcPr>
          <w:p w14:paraId="05DD5495" w14:textId="77777777" w:rsidR="00474D3E" w:rsidRPr="00F71A9A" w:rsidRDefault="00474D3E" w:rsidP="00474D3E">
            <w:pPr>
              <w:spacing w:after="0" w:line="240" w:lineRule="auto"/>
              <w:contextualSpacing/>
              <w:rPr>
                <w:rFonts w:ascii="Gill Sans MT" w:eastAsia="Calibri" w:hAnsi="Gill Sans MT" w:cs="Times New Roman"/>
                <w:sz w:val="20"/>
                <w:szCs w:val="20"/>
              </w:rPr>
            </w:pPr>
            <w:r w:rsidRPr="00F71A9A">
              <w:rPr>
                <w:rFonts w:ascii="Gill Sans MT" w:eastAsia="Calibri" w:hAnsi="Gill Sans MT" w:cs="Times New Roman"/>
                <w:sz w:val="20"/>
                <w:szCs w:val="20"/>
              </w:rPr>
              <w:t>D16</w:t>
            </w:r>
          </w:p>
        </w:tc>
        <w:tc>
          <w:tcPr>
            <w:tcW w:w="5130" w:type="dxa"/>
            <w:tcBorders>
              <w:top w:val="single" w:sz="4" w:space="0" w:color="000000"/>
              <w:left w:val="single" w:sz="4" w:space="0" w:color="000000"/>
              <w:bottom w:val="single" w:sz="4" w:space="0" w:color="000000"/>
            </w:tcBorders>
          </w:tcPr>
          <w:p w14:paraId="17027C9F" w14:textId="77777777" w:rsidR="00474D3E" w:rsidRPr="00F71A9A" w:rsidRDefault="00474D3E" w:rsidP="00474D3E">
            <w:pPr>
              <w:spacing w:after="0" w:line="240" w:lineRule="auto"/>
              <w:contextualSpacing/>
              <w:rPr>
                <w:rFonts w:ascii="Gill Sans MT" w:hAnsi="Gill Sans MT"/>
                <w:color w:val="000000"/>
                <w:sz w:val="20"/>
                <w:szCs w:val="20"/>
              </w:rPr>
            </w:pPr>
            <w:r w:rsidRPr="00F71A9A">
              <w:rPr>
                <w:rFonts w:ascii="Gill Sans MT" w:hAnsi="Gill Sans MT"/>
                <w:color w:val="000000"/>
                <w:sz w:val="20"/>
                <w:szCs w:val="20"/>
              </w:rPr>
              <w:t xml:space="preserve">How likely is it that a chief will sell or give away customary forestland used by this village for investment purposes in the next 1-3 years without authorization from the community? </w:t>
            </w:r>
            <w:r w:rsidRPr="00F71A9A">
              <w:rPr>
                <w:rFonts w:ascii="Gill Sans MT" w:hAnsi="Gill Sans MT"/>
                <w:b/>
                <w:color w:val="000000"/>
                <w:sz w:val="20"/>
                <w:szCs w:val="20"/>
              </w:rPr>
              <w:t>(</w:t>
            </w:r>
            <w:proofErr w:type="gramStart"/>
            <w:r w:rsidRPr="00F71A9A">
              <w:rPr>
                <w:rFonts w:ascii="Gill Sans MT" w:hAnsi="Gill Sans MT"/>
                <w:b/>
                <w:color w:val="000000"/>
                <w:sz w:val="20"/>
                <w:szCs w:val="20"/>
              </w:rPr>
              <w:t>hchiefsell1</w:t>
            </w:r>
            <w:proofErr w:type="gramEnd"/>
            <w:r w:rsidRPr="00F71A9A">
              <w:rPr>
                <w:rFonts w:ascii="Gill Sans MT" w:hAnsi="Gill Sans MT"/>
                <w:b/>
                <w:color w:val="000000"/>
                <w:sz w:val="20"/>
                <w:szCs w:val="20"/>
              </w:rPr>
              <w:t>)</w:t>
            </w:r>
          </w:p>
        </w:tc>
        <w:tc>
          <w:tcPr>
            <w:tcW w:w="3678" w:type="dxa"/>
            <w:tcBorders>
              <w:top w:val="single" w:sz="4" w:space="0" w:color="000000"/>
              <w:bottom w:val="single" w:sz="4" w:space="0" w:color="000000"/>
              <w:right w:val="single" w:sz="18" w:space="0" w:color="000000"/>
            </w:tcBorders>
          </w:tcPr>
          <w:p w14:paraId="5573A4D8" w14:textId="77777777" w:rsidR="00474D3E" w:rsidRPr="00F71A9A" w:rsidRDefault="00474D3E" w:rsidP="00474D3E">
            <w:pPr>
              <w:spacing w:after="0" w:line="240" w:lineRule="auto"/>
              <w:contextualSpacing/>
              <w:rPr>
                <w:rFonts w:ascii="Gill Sans MT" w:hAnsi="Gill Sans MT" w:cs="Times New Roman"/>
                <w:w w:val="105"/>
                <w:sz w:val="20"/>
                <w:szCs w:val="20"/>
              </w:rPr>
            </w:pPr>
            <w:r w:rsidRPr="00F71A9A">
              <w:rPr>
                <w:rFonts w:ascii="Gill Sans MT" w:hAnsi="Gill Sans MT" w:cs="Times New Roman"/>
                <w:w w:val="105"/>
                <w:sz w:val="20"/>
                <w:szCs w:val="20"/>
              </w:rPr>
              <w:t>1=Impossible/would never happen</w:t>
            </w:r>
          </w:p>
          <w:p w14:paraId="5087DE71" w14:textId="77777777" w:rsidR="00474D3E" w:rsidRPr="00F71A9A" w:rsidRDefault="00474D3E" w:rsidP="00474D3E">
            <w:pPr>
              <w:spacing w:after="0" w:line="240" w:lineRule="auto"/>
              <w:contextualSpacing/>
              <w:rPr>
                <w:rFonts w:ascii="Gill Sans MT" w:hAnsi="Gill Sans MT" w:cs="Times New Roman"/>
                <w:w w:val="105"/>
                <w:sz w:val="20"/>
                <w:szCs w:val="20"/>
              </w:rPr>
            </w:pPr>
            <w:r w:rsidRPr="00F71A9A">
              <w:rPr>
                <w:rFonts w:ascii="Gill Sans MT" w:hAnsi="Gill Sans MT" w:cs="Times New Roman"/>
                <w:w w:val="105"/>
                <w:sz w:val="20"/>
                <w:szCs w:val="20"/>
              </w:rPr>
              <w:t>2=Highly Unlikely</w:t>
            </w:r>
          </w:p>
          <w:p w14:paraId="076D6514" w14:textId="77777777" w:rsidR="00474D3E" w:rsidRPr="00F71A9A" w:rsidRDefault="00474D3E" w:rsidP="00474D3E">
            <w:pPr>
              <w:spacing w:after="0" w:line="240" w:lineRule="auto"/>
              <w:contextualSpacing/>
              <w:rPr>
                <w:rFonts w:ascii="Gill Sans MT" w:hAnsi="Gill Sans MT" w:cs="Times New Roman"/>
                <w:w w:val="105"/>
                <w:sz w:val="20"/>
                <w:szCs w:val="20"/>
              </w:rPr>
            </w:pPr>
            <w:r w:rsidRPr="00F71A9A">
              <w:rPr>
                <w:rFonts w:ascii="Gill Sans MT" w:hAnsi="Gill Sans MT" w:cs="Times New Roman"/>
                <w:w w:val="105"/>
                <w:sz w:val="20"/>
                <w:szCs w:val="20"/>
              </w:rPr>
              <w:t xml:space="preserve">3=Unlikely  </w:t>
            </w:r>
          </w:p>
          <w:p w14:paraId="0ACB6372" w14:textId="77777777" w:rsidR="00474D3E" w:rsidRPr="00F71A9A" w:rsidRDefault="00474D3E" w:rsidP="00474D3E">
            <w:pPr>
              <w:spacing w:after="0" w:line="240" w:lineRule="auto"/>
              <w:contextualSpacing/>
              <w:rPr>
                <w:rFonts w:ascii="Gill Sans MT" w:hAnsi="Gill Sans MT" w:cs="Times New Roman"/>
                <w:w w:val="105"/>
                <w:sz w:val="20"/>
                <w:szCs w:val="20"/>
              </w:rPr>
            </w:pPr>
            <w:r w:rsidRPr="00F71A9A">
              <w:rPr>
                <w:rFonts w:ascii="Gill Sans MT" w:hAnsi="Gill Sans MT" w:cs="Times New Roman"/>
                <w:w w:val="105"/>
                <w:sz w:val="20"/>
                <w:szCs w:val="20"/>
              </w:rPr>
              <w:t>4=Unsure/Don't know</w:t>
            </w:r>
          </w:p>
          <w:p w14:paraId="37B2C237" w14:textId="77777777" w:rsidR="00474D3E" w:rsidRPr="00F71A9A" w:rsidRDefault="00474D3E" w:rsidP="00474D3E">
            <w:pPr>
              <w:spacing w:after="0" w:line="240" w:lineRule="auto"/>
              <w:contextualSpacing/>
              <w:rPr>
                <w:rFonts w:ascii="Gill Sans MT" w:hAnsi="Gill Sans MT" w:cs="Times New Roman"/>
                <w:w w:val="105"/>
                <w:sz w:val="20"/>
                <w:szCs w:val="20"/>
              </w:rPr>
            </w:pPr>
            <w:r w:rsidRPr="00F71A9A">
              <w:rPr>
                <w:rFonts w:ascii="Gill Sans MT" w:hAnsi="Gill Sans MT" w:cs="Times New Roman"/>
                <w:w w:val="105"/>
                <w:sz w:val="20"/>
                <w:szCs w:val="20"/>
              </w:rPr>
              <w:t>5=Likely</w:t>
            </w:r>
          </w:p>
          <w:p w14:paraId="5FD17B7D" w14:textId="77777777" w:rsidR="00474D3E" w:rsidRPr="00F71A9A" w:rsidRDefault="00474D3E" w:rsidP="00474D3E">
            <w:pPr>
              <w:spacing w:after="0" w:line="240" w:lineRule="auto"/>
              <w:contextualSpacing/>
              <w:rPr>
                <w:rFonts w:ascii="Gill Sans MT" w:hAnsi="Gill Sans MT" w:cs="Times New Roman"/>
                <w:w w:val="105"/>
                <w:sz w:val="20"/>
                <w:szCs w:val="20"/>
              </w:rPr>
            </w:pPr>
            <w:r w:rsidRPr="00F71A9A">
              <w:rPr>
                <w:rFonts w:ascii="Gill Sans MT" w:hAnsi="Gill Sans MT" w:cs="Times New Roman"/>
                <w:w w:val="105"/>
                <w:sz w:val="20"/>
                <w:szCs w:val="20"/>
              </w:rPr>
              <w:t xml:space="preserve">6=Highly Likely </w:t>
            </w:r>
          </w:p>
          <w:p w14:paraId="027B5D81" w14:textId="77777777" w:rsidR="00474D3E" w:rsidRPr="00F71A9A" w:rsidRDefault="00474D3E" w:rsidP="00474D3E">
            <w:pPr>
              <w:spacing w:after="0" w:line="240" w:lineRule="auto"/>
              <w:contextualSpacing/>
              <w:rPr>
                <w:rFonts w:ascii="Gill Sans MT" w:hAnsi="Gill Sans MT" w:cs="Times New Roman"/>
                <w:w w:val="105"/>
                <w:sz w:val="20"/>
                <w:szCs w:val="20"/>
              </w:rPr>
            </w:pPr>
            <w:r w:rsidRPr="00F71A9A">
              <w:rPr>
                <w:rFonts w:ascii="Gill Sans MT" w:hAnsi="Gill Sans MT" w:cs="Times New Roman"/>
                <w:w w:val="105"/>
                <w:sz w:val="20"/>
                <w:szCs w:val="20"/>
              </w:rPr>
              <w:t xml:space="preserve">7=Happening right now </w:t>
            </w:r>
          </w:p>
          <w:p w14:paraId="51BED157" w14:textId="77777777" w:rsidR="00474D3E" w:rsidRPr="00F71A9A" w:rsidRDefault="00474D3E" w:rsidP="00474D3E">
            <w:pPr>
              <w:spacing w:after="0" w:line="240" w:lineRule="auto"/>
              <w:contextualSpacing/>
              <w:rPr>
                <w:rFonts w:ascii="Gill Sans MT" w:hAnsi="Gill Sans MT" w:cs="Times New Roman"/>
                <w:w w:val="105"/>
                <w:sz w:val="20"/>
                <w:szCs w:val="20"/>
              </w:rPr>
            </w:pPr>
            <w:r w:rsidRPr="00F71A9A">
              <w:rPr>
                <w:rFonts w:ascii="Gill Sans MT" w:hAnsi="Gill Sans MT" w:cs="Times New Roman"/>
                <w:w w:val="105"/>
                <w:sz w:val="20"/>
                <w:szCs w:val="20"/>
              </w:rPr>
              <w:t>888=Don't know</w:t>
            </w:r>
          </w:p>
          <w:p w14:paraId="2071C848" w14:textId="77777777" w:rsidR="00474D3E" w:rsidRPr="00F71A9A" w:rsidRDefault="00474D3E" w:rsidP="00474D3E">
            <w:pPr>
              <w:spacing w:after="0" w:line="240" w:lineRule="auto"/>
              <w:contextualSpacing/>
              <w:rPr>
                <w:rFonts w:ascii="Gill Sans MT" w:hAnsi="Gill Sans MT" w:cs="Times New Roman"/>
                <w:w w:val="105"/>
                <w:sz w:val="20"/>
                <w:szCs w:val="20"/>
              </w:rPr>
            </w:pPr>
            <w:r w:rsidRPr="00F71A9A">
              <w:rPr>
                <w:rFonts w:ascii="Gill Sans MT" w:hAnsi="Gill Sans MT" w:cs="Times New Roman"/>
                <w:w w:val="105"/>
                <w:sz w:val="20"/>
                <w:szCs w:val="20"/>
              </w:rPr>
              <w:t>999=Prefer not to respond</w:t>
            </w:r>
          </w:p>
        </w:tc>
        <w:tc>
          <w:tcPr>
            <w:tcW w:w="732" w:type="dxa"/>
            <w:tcBorders>
              <w:top w:val="single" w:sz="18" w:space="0" w:color="000000"/>
              <w:left w:val="single" w:sz="18" w:space="0" w:color="000000"/>
              <w:bottom w:val="single" w:sz="18" w:space="0" w:color="000000"/>
              <w:right w:val="single" w:sz="18" w:space="0" w:color="000000"/>
            </w:tcBorders>
          </w:tcPr>
          <w:p w14:paraId="481D3C2F" w14:textId="77777777" w:rsidR="00474D3E" w:rsidRPr="00F71A9A" w:rsidRDefault="00474D3E" w:rsidP="00474D3E">
            <w:pPr>
              <w:spacing w:after="0" w:line="240" w:lineRule="auto"/>
              <w:contextualSpacing/>
              <w:rPr>
                <w:rFonts w:ascii="Gill Sans MT" w:eastAsia="Calibri" w:hAnsi="Gill Sans MT" w:cs="Times New Roman"/>
                <w:i/>
                <w:color w:val="A6A6A6"/>
                <w:sz w:val="20"/>
                <w:szCs w:val="20"/>
              </w:rPr>
            </w:pPr>
            <w:r w:rsidRPr="00F71A9A">
              <w:rPr>
                <w:rFonts w:ascii="Gill Sans MT" w:eastAsia="Calibri" w:hAnsi="Gill Sans MT" w:cs="Times New Roman"/>
                <w:i/>
                <w:color w:val="A6A6A6"/>
                <w:sz w:val="20"/>
                <w:szCs w:val="20"/>
              </w:rPr>
              <w:t>(Code)</w:t>
            </w:r>
          </w:p>
        </w:tc>
      </w:tr>
      <w:tr w:rsidR="00474D3E" w:rsidRPr="00F71A9A" w14:paraId="0A216E74" w14:textId="77777777" w:rsidTr="00474D3E">
        <w:trPr>
          <w:trHeight w:val="20"/>
        </w:trPr>
        <w:tc>
          <w:tcPr>
            <w:tcW w:w="550" w:type="dxa"/>
            <w:tcBorders>
              <w:top w:val="single" w:sz="4" w:space="0" w:color="000000"/>
              <w:left w:val="single" w:sz="4" w:space="0" w:color="000000"/>
              <w:bottom w:val="single" w:sz="4" w:space="0" w:color="000000"/>
              <w:right w:val="single" w:sz="4" w:space="0" w:color="000000"/>
            </w:tcBorders>
          </w:tcPr>
          <w:p w14:paraId="60283428" w14:textId="77777777" w:rsidR="00474D3E" w:rsidRPr="00F71A9A" w:rsidRDefault="00474D3E" w:rsidP="00474D3E">
            <w:pPr>
              <w:spacing w:after="0" w:line="240" w:lineRule="auto"/>
              <w:contextualSpacing/>
              <w:rPr>
                <w:rFonts w:ascii="Gill Sans MT" w:eastAsia="Calibri" w:hAnsi="Gill Sans MT" w:cs="Times New Roman"/>
                <w:sz w:val="20"/>
                <w:szCs w:val="20"/>
              </w:rPr>
            </w:pPr>
            <w:r w:rsidRPr="00F71A9A">
              <w:rPr>
                <w:rFonts w:ascii="Gill Sans MT" w:eastAsia="Calibri" w:hAnsi="Gill Sans MT" w:cs="Times New Roman"/>
                <w:sz w:val="20"/>
                <w:szCs w:val="20"/>
              </w:rPr>
              <w:t>D17</w:t>
            </w:r>
          </w:p>
        </w:tc>
        <w:tc>
          <w:tcPr>
            <w:tcW w:w="5130" w:type="dxa"/>
            <w:tcBorders>
              <w:top w:val="single" w:sz="4" w:space="0" w:color="000000"/>
              <w:left w:val="single" w:sz="4" w:space="0" w:color="000000"/>
              <w:bottom w:val="single" w:sz="4" w:space="0" w:color="000000"/>
            </w:tcBorders>
          </w:tcPr>
          <w:p w14:paraId="0165D4CD" w14:textId="77777777" w:rsidR="00474D3E" w:rsidRPr="00F71A9A" w:rsidRDefault="00474D3E" w:rsidP="00474D3E">
            <w:pPr>
              <w:spacing w:after="0" w:line="240" w:lineRule="auto"/>
              <w:contextualSpacing/>
              <w:rPr>
                <w:rFonts w:ascii="Gill Sans MT" w:hAnsi="Gill Sans MT"/>
                <w:color w:val="000000"/>
                <w:sz w:val="20"/>
                <w:szCs w:val="20"/>
              </w:rPr>
            </w:pPr>
            <w:r w:rsidRPr="00F71A9A">
              <w:rPr>
                <w:rFonts w:ascii="Gill Sans MT" w:hAnsi="Gill Sans MT"/>
                <w:color w:val="000000"/>
                <w:sz w:val="20"/>
                <w:szCs w:val="20"/>
              </w:rPr>
              <w:t xml:space="preserve">How likely </w:t>
            </w:r>
            <w:proofErr w:type="gramStart"/>
            <w:r w:rsidRPr="00F71A9A">
              <w:rPr>
                <w:rFonts w:ascii="Gill Sans MT" w:hAnsi="Gill Sans MT"/>
                <w:color w:val="000000"/>
                <w:sz w:val="20"/>
                <w:szCs w:val="20"/>
              </w:rPr>
              <w:t>is it that a chief will sell or give away the customary forestland used by this village for investment purposes</w:t>
            </w:r>
            <w:proofErr w:type="gramEnd"/>
            <w:r w:rsidRPr="00F71A9A">
              <w:rPr>
                <w:rFonts w:ascii="Gill Sans MT" w:hAnsi="Gill Sans MT"/>
                <w:color w:val="000000"/>
                <w:sz w:val="20"/>
                <w:szCs w:val="20"/>
              </w:rPr>
              <w:t xml:space="preserve"> more than 3 years into the future without authorization from the community?</w:t>
            </w:r>
            <w:r w:rsidRPr="00F71A9A">
              <w:rPr>
                <w:rFonts w:ascii="Gill Sans MT" w:hAnsi="Gill Sans MT"/>
                <w:sz w:val="20"/>
                <w:szCs w:val="20"/>
              </w:rPr>
              <w:t xml:space="preserve"> </w:t>
            </w:r>
            <w:r w:rsidRPr="00F71A9A">
              <w:rPr>
                <w:rFonts w:ascii="Gill Sans MT" w:hAnsi="Gill Sans MT"/>
                <w:b/>
                <w:sz w:val="20"/>
                <w:szCs w:val="20"/>
              </w:rPr>
              <w:t>(</w:t>
            </w:r>
            <w:proofErr w:type="gramStart"/>
            <w:r w:rsidRPr="00F71A9A">
              <w:rPr>
                <w:rFonts w:ascii="Gill Sans MT" w:hAnsi="Gill Sans MT"/>
                <w:b/>
                <w:color w:val="000000"/>
                <w:sz w:val="20"/>
                <w:szCs w:val="20"/>
              </w:rPr>
              <w:t>hchiefsell3</w:t>
            </w:r>
            <w:proofErr w:type="gramEnd"/>
            <w:r w:rsidRPr="00F71A9A">
              <w:rPr>
                <w:rFonts w:ascii="Gill Sans MT" w:hAnsi="Gill Sans MT"/>
                <w:b/>
                <w:color w:val="000000"/>
                <w:sz w:val="20"/>
                <w:szCs w:val="20"/>
              </w:rPr>
              <w:t>)</w:t>
            </w:r>
          </w:p>
        </w:tc>
        <w:tc>
          <w:tcPr>
            <w:tcW w:w="3678" w:type="dxa"/>
            <w:tcBorders>
              <w:top w:val="single" w:sz="4" w:space="0" w:color="000000"/>
              <w:bottom w:val="single" w:sz="4" w:space="0" w:color="000000"/>
              <w:right w:val="single" w:sz="18" w:space="0" w:color="000000"/>
            </w:tcBorders>
          </w:tcPr>
          <w:p w14:paraId="3AA17006" w14:textId="77777777" w:rsidR="00474D3E" w:rsidRPr="00F71A9A" w:rsidRDefault="00474D3E" w:rsidP="00474D3E">
            <w:pPr>
              <w:spacing w:after="0" w:line="240" w:lineRule="auto"/>
              <w:contextualSpacing/>
              <w:rPr>
                <w:rFonts w:ascii="Gill Sans MT" w:hAnsi="Gill Sans MT" w:cs="Times New Roman"/>
                <w:w w:val="105"/>
                <w:sz w:val="20"/>
                <w:szCs w:val="20"/>
              </w:rPr>
            </w:pPr>
            <w:r w:rsidRPr="00F71A9A">
              <w:rPr>
                <w:rFonts w:ascii="Gill Sans MT" w:hAnsi="Gill Sans MT" w:cs="Times New Roman"/>
                <w:w w:val="105"/>
                <w:sz w:val="20"/>
                <w:szCs w:val="20"/>
              </w:rPr>
              <w:t>1=Impossible/would never happen</w:t>
            </w:r>
          </w:p>
          <w:p w14:paraId="5E536ED2" w14:textId="77777777" w:rsidR="00474D3E" w:rsidRPr="00F71A9A" w:rsidRDefault="00474D3E" w:rsidP="00474D3E">
            <w:pPr>
              <w:spacing w:after="0" w:line="240" w:lineRule="auto"/>
              <w:contextualSpacing/>
              <w:rPr>
                <w:rFonts w:ascii="Gill Sans MT" w:hAnsi="Gill Sans MT" w:cs="Times New Roman"/>
                <w:w w:val="105"/>
                <w:sz w:val="20"/>
                <w:szCs w:val="20"/>
              </w:rPr>
            </w:pPr>
            <w:r w:rsidRPr="00F71A9A">
              <w:rPr>
                <w:rFonts w:ascii="Gill Sans MT" w:hAnsi="Gill Sans MT" w:cs="Times New Roman"/>
                <w:w w:val="105"/>
                <w:sz w:val="20"/>
                <w:szCs w:val="20"/>
              </w:rPr>
              <w:t>2=Highly Unlikely</w:t>
            </w:r>
          </w:p>
          <w:p w14:paraId="41CF4F06" w14:textId="77777777" w:rsidR="00474D3E" w:rsidRPr="00F71A9A" w:rsidRDefault="00474D3E" w:rsidP="00474D3E">
            <w:pPr>
              <w:spacing w:after="0" w:line="240" w:lineRule="auto"/>
              <w:contextualSpacing/>
              <w:rPr>
                <w:rFonts w:ascii="Gill Sans MT" w:hAnsi="Gill Sans MT" w:cs="Times New Roman"/>
                <w:w w:val="105"/>
                <w:sz w:val="20"/>
                <w:szCs w:val="20"/>
              </w:rPr>
            </w:pPr>
            <w:r w:rsidRPr="00F71A9A">
              <w:rPr>
                <w:rFonts w:ascii="Gill Sans MT" w:hAnsi="Gill Sans MT" w:cs="Times New Roman"/>
                <w:w w:val="105"/>
                <w:sz w:val="20"/>
                <w:szCs w:val="20"/>
              </w:rPr>
              <w:t xml:space="preserve">3=Unlikely  </w:t>
            </w:r>
          </w:p>
          <w:p w14:paraId="49175FC3" w14:textId="77777777" w:rsidR="00474D3E" w:rsidRPr="00F71A9A" w:rsidRDefault="00474D3E" w:rsidP="00474D3E">
            <w:pPr>
              <w:spacing w:after="0" w:line="240" w:lineRule="auto"/>
              <w:contextualSpacing/>
              <w:rPr>
                <w:rFonts w:ascii="Gill Sans MT" w:hAnsi="Gill Sans MT" w:cs="Times New Roman"/>
                <w:w w:val="105"/>
                <w:sz w:val="20"/>
                <w:szCs w:val="20"/>
              </w:rPr>
            </w:pPr>
            <w:r w:rsidRPr="00F71A9A">
              <w:rPr>
                <w:rFonts w:ascii="Gill Sans MT" w:hAnsi="Gill Sans MT" w:cs="Times New Roman"/>
                <w:w w:val="105"/>
                <w:sz w:val="20"/>
                <w:szCs w:val="20"/>
              </w:rPr>
              <w:t>4=Unsure/Don't know</w:t>
            </w:r>
          </w:p>
          <w:p w14:paraId="20C199BA" w14:textId="77777777" w:rsidR="00474D3E" w:rsidRPr="00F71A9A" w:rsidRDefault="00474D3E" w:rsidP="00474D3E">
            <w:pPr>
              <w:spacing w:after="0" w:line="240" w:lineRule="auto"/>
              <w:contextualSpacing/>
              <w:rPr>
                <w:rFonts w:ascii="Gill Sans MT" w:hAnsi="Gill Sans MT" w:cs="Times New Roman"/>
                <w:w w:val="105"/>
                <w:sz w:val="20"/>
                <w:szCs w:val="20"/>
              </w:rPr>
            </w:pPr>
            <w:r w:rsidRPr="00F71A9A">
              <w:rPr>
                <w:rFonts w:ascii="Gill Sans MT" w:hAnsi="Gill Sans MT" w:cs="Times New Roman"/>
                <w:w w:val="105"/>
                <w:sz w:val="20"/>
                <w:szCs w:val="20"/>
              </w:rPr>
              <w:t>5=Likely</w:t>
            </w:r>
          </w:p>
          <w:p w14:paraId="3E333EE6" w14:textId="77777777" w:rsidR="00474D3E" w:rsidRPr="00F71A9A" w:rsidRDefault="00474D3E" w:rsidP="00474D3E">
            <w:pPr>
              <w:spacing w:after="0" w:line="240" w:lineRule="auto"/>
              <w:contextualSpacing/>
              <w:rPr>
                <w:rFonts w:ascii="Gill Sans MT" w:hAnsi="Gill Sans MT" w:cs="Times New Roman"/>
                <w:w w:val="105"/>
                <w:sz w:val="20"/>
                <w:szCs w:val="20"/>
              </w:rPr>
            </w:pPr>
            <w:r w:rsidRPr="00F71A9A">
              <w:rPr>
                <w:rFonts w:ascii="Gill Sans MT" w:hAnsi="Gill Sans MT" w:cs="Times New Roman"/>
                <w:w w:val="105"/>
                <w:sz w:val="20"/>
                <w:szCs w:val="20"/>
              </w:rPr>
              <w:t xml:space="preserve">6=Highly Likely </w:t>
            </w:r>
          </w:p>
          <w:p w14:paraId="4F00DE96" w14:textId="77777777" w:rsidR="00474D3E" w:rsidRPr="00F71A9A" w:rsidRDefault="00474D3E" w:rsidP="00474D3E">
            <w:pPr>
              <w:spacing w:after="0" w:line="240" w:lineRule="auto"/>
              <w:contextualSpacing/>
              <w:rPr>
                <w:rFonts w:ascii="Gill Sans MT" w:hAnsi="Gill Sans MT" w:cs="Times New Roman"/>
                <w:w w:val="105"/>
                <w:sz w:val="20"/>
                <w:szCs w:val="20"/>
              </w:rPr>
            </w:pPr>
            <w:r w:rsidRPr="00F71A9A">
              <w:rPr>
                <w:rFonts w:ascii="Gill Sans MT" w:hAnsi="Gill Sans MT" w:cs="Times New Roman"/>
                <w:w w:val="105"/>
                <w:sz w:val="20"/>
                <w:szCs w:val="20"/>
              </w:rPr>
              <w:t xml:space="preserve">7=Happening right now </w:t>
            </w:r>
          </w:p>
          <w:p w14:paraId="6F6802F2" w14:textId="77777777" w:rsidR="00474D3E" w:rsidRPr="00F71A9A" w:rsidRDefault="00474D3E" w:rsidP="00474D3E">
            <w:pPr>
              <w:spacing w:after="0" w:line="240" w:lineRule="auto"/>
              <w:contextualSpacing/>
              <w:rPr>
                <w:rFonts w:ascii="Gill Sans MT" w:hAnsi="Gill Sans MT" w:cs="Times New Roman"/>
                <w:w w:val="105"/>
                <w:sz w:val="20"/>
                <w:szCs w:val="20"/>
              </w:rPr>
            </w:pPr>
            <w:r w:rsidRPr="00F71A9A">
              <w:rPr>
                <w:rFonts w:ascii="Gill Sans MT" w:hAnsi="Gill Sans MT" w:cs="Times New Roman"/>
                <w:w w:val="105"/>
                <w:sz w:val="20"/>
                <w:szCs w:val="20"/>
              </w:rPr>
              <w:t>888=Don't know</w:t>
            </w:r>
          </w:p>
          <w:p w14:paraId="0445F1AF" w14:textId="77777777" w:rsidR="00474D3E" w:rsidRPr="00F71A9A" w:rsidRDefault="00474D3E" w:rsidP="00474D3E">
            <w:pPr>
              <w:spacing w:after="0" w:line="240" w:lineRule="auto"/>
              <w:contextualSpacing/>
              <w:rPr>
                <w:rFonts w:ascii="Gill Sans MT" w:hAnsi="Gill Sans MT" w:cs="Times New Roman"/>
                <w:w w:val="105"/>
                <w:sz w:val="20"/>
                <w:szCs w:val="20"/>
              </w:rPr>
            </w:pPr>
            <w:r w:rsidRPr="00F71A9A">
              <w:rPr>
                <w:rFonts w:ascii="Gill Sans MT" w:hAnsi="Gill Sans MT" w:cs="Times New Roman"/>
                <w:w w:val="105"/>
                <w:sz w:val="20"/>
                <w:szCs w:val="20"/>
              </w:rPr>
              <w:t>999=Prefer not to respond</w:t>
            </w:r>
          </w:p>
        </w:tc>
        <w:tc>
          <w:tcPr>
            <w:tcW w:w="732" w:type="dxa"/>
            <w:tcBorders>
              <w:top w:val="single" w:sz="18" w:space="0" w:color="000000"/>
              <w:left w:val="single" w:sz="18" w:space="0" w:color="000000"/>
              <w:bottom w:val="single" w:sz="18" w:space="0" w:color="000000"/>
              <w:right w:val="single" w:sz="18" w:space="0" w:color="000000"/>
            </w:tcBorders>
          </w:tcPr>
          <w:p w14:paraId="0A556C1E" w14:textId="77777777" w:rsidR="00474D3E" w:rsidRPr="00F71A9A" w:rsidRDefault="00474D3E" w:rsidP="00474D3E">
            <w:pPr>
              <w:spacing w:after="0" w:line="240" w:lineRule="auto"/>
              <w:contextualSpacing/>
              <w:rPr>
                <w:rFonts w:ascii="Gill Sans MT" w:eastAsia="Calibri" w:hAnsi="Gill Sans MT" w:cs="Times New Roman"/>
                <w:i/>
                <w:color w:val="A6A6A6"/>
                <w:sz w:val="20"/>
                <w:szCs w:val="20"/>
              </w:rPr>
            </w:pPr>
            <w:r w:rsidRPr="00F71A9A">
              <w:rPr>
                <w:rFonts w:ascii="Gill Sans MT" w:eastAsia="Calibri" w:hAnsi="Gill Sans MT" w:cs="Times New Roman"/>
                <w:i/>
                <w:color w:val="A6A6A6"/>
                <w:sz w:val="20"/>
                <w:szCs w:val="20"/>
              </w:rPr>
              <w:t>(Code)</w:t>
            </w:r>
          </w:p>
        </w:tc>
      </w:tr>
    </w:tbl>
    <w:p w14:paraId="165C136A" w14:textId="77777777" w:rsidR="00474D3E" w:rsidRDefault="00474D3E">
      <w:pPr>
        <w:rPr>
          <w:rFonts w:ascii="Gill Sans MT" w:hAnsi="Gill Sans MT"/>
        </w:rPr>
      </w:pPr>
    </w:p>
    <w:p w14:paraId="19ACE1F4" w14:textId="77777777" w:rsidR="00474D3E" w:rsidRDefault="00474D3E">
      <w:pPr>
        <w:rPr>
          <w:rFonts w:ascii="Gill Sans MT" w:hAnsi="Gill Sans MT"/>
        </w:rPr>
      </w:pPr>
    </w:p>
    <w:p w14:paraId="4A7B5F07" w14:textId="77777777" w:rsidR="00474D3E" w:rsidRDefault="00474D3E">
      <w:pPr>
        <w:rPr>
          <w:rFonts w:ascii="Gill Sans MT" w:hAnsi="Gill Sans MT"/>
        </w:rPr>
      </w:pPr>
    </w:p>
    <w:p w14:paraId="79F9627C" w14:textId="77777777" w:rsidR="00474D3E" w:rsidRDefault="00474D3E">
      <w:pPr>
        <w:rPr>
          <w:rFonts w:ascii="Gill Sans MT" w:hAnsi="Gill Sans MT"/>
        </w:rPr>
      </w:pPr>
    </w:p>
    <w:p w14:paraId="6F44322B" w14:textId="77777777" w:rsidR="00474D3E" w:rsidRDefault="00474D3E">
      <w:pPr>
        <w:rPr>
          <w:rFonts w:ascii="Gill Sans MT" w:hAnsi="Gill Sans MT"/>
        </w:rPr>
      </w:pPr>
    </w:p>
    <w:p w14:paraId="1864FDEF" w14:textId="77777777" w:rsidR="00474D3E" w:rsidRDefault="00474D3E">
      <w:pPr>
        <w:rPr>
          <w:rFonts w:ascii="Gill Sans MT" w:hAnsi="Gill Sans MT"/>
        </w:rPr>
      </w:pPr>
    </w:p>
    <w:tbl>
      <w:tblPr>
        <w:tblpPr w:leftFromText="180" w:rightFromText="180" w:vertAnchor="page" w:horzAnchor="page" w:tblpX="1470" w:tblpY="3241"/>
        <w:tblW w:w="11773" w:type="dxa"/>
        <w:tblLayout w:type="fixed"/>
        <w:tblCellMar>
          <w:left w:w="29" w:type="dxa"/>
          <w:right w:w="29" w:type="dxa"/>
        </w:tblCellMar>
        <w:tblLook w:val="0000" w:firstRow="0" w:lastRow="0" w:firstColumn="0" w:lastColumn="0" w:noHBand="0" w:noVBand="0"/>
      </w:tblPr>
      <w:tblGrid>
        <w:gridCol w:w="1063"/>
        <w:gridCol w:w="4858"/>
        <w:gridCol w:w="4952"/>
        <w:gridCol w:w="900"/>
      </w:tblGrid>
      <w:tr w:rsidR="00F442AD" w:rsidRPr="00BE068B" w14:paraId="6BBB953C" w14:textId="77777777" w:rsidTr="00F442AD">
        <w:trPr>
          <w:trHeight w:val="20"/>
        </w:trPr>
        <w:tc>
          <w:tcPr>
            <w:tcW w:w="1063" w:type="dxa"/>
            <w:tcBorders>
              <w:top w:val="single" w:sz="4" w:space="0" w:color="000000"/>
              <w:left w:val="single" w:sz="4" w:space="0" w:color="000000"/>
              <w:bottom w:val="single" w:sz="4" w:space="0" w:color="000000"/>
              <w:right w:val="single" w:sz="4" w:space="0" w:color="auto"/>
            </w:tcBorders>
          </w:tcPr>
          <w:p w14:paraId="3ACBF45A" w14:textId="77777777" w:rsidR="00F442AD" w:rsidRPr="00297833" w:rsidRDefault="00F442AD" w:rsidP="00F442AD">
            <w:pPr>
              <w:spacing w:after="0"/>
              <w:rPr>
                <w:rFonts w:eastAsia="Calibri" w:cs="Times New Roman"/>
                <w:w w:val="105"/>
              </w:rPr>
            </w:pPr>
          </w:p>
        </w:tc>
        <w:tc>
          <w:tcPr>
            <w:tcW w:w="4858" w:type="dxa"/>
            <w:tcBorders>
              <w:top w:val="single" w:sz="4" w:space="0" w:color="000000"/>
              <w:left w:val="single" w:sz="4" w:space="0" w:color="auto"/>
              <w:bottom w:val="single" w:sz="4" w:space="0" w:color="000000"/>
            </w:tcBorders>
          </w:tcPr>
          <w:p w14:paraId="3D69E7A7" w14:textId="77777777" w:rsidR="00F442AD" w:rsidRPr="00297833" w:rsidRDefault="00F442AD" w:rsidP="00F442AD">
            <w:pPr>
              <w:spacing w:after="0"/>
              <w:rPr>
                <w:rFonts w:cs="Arial"/>
              </w:rPr>
            </w:pPr>
            <w:r w:rsidRPr="00297833">
              <w:rPr>
                <w:rFonts w:cs="Arial"/>
              </w:rPr>
              <w:t>Are there any forests that your household used to access that you are no longer allowed to access?</w:t>
            </w:r>
          </w:p>
          <w:p w14:paraId="22E8CC09" w14:textId="77777777" w:rsidR="00F442AD" w:rsidRPr="00297833" w:rsidRDefault="00F442AD" w:rsidP="00F442AD">
            <w:pPr>
              <w:spacing w:after="0"/>
              <w:rPr>
                <w:rFonts w:eastAsia="Calibri" w:cs="Times New Roman"/>
                <w:w w:val="105"/>
              </w:rPr>
            </w:pPr>
            <w:r w:rsidRPr="00297833">
              <w:rPr>
                <w:rFonts w:cs="Arial"/>
                <w:i/>
              </w:rPr>
              <w:t>If 0, skip to Section G</w:t>
            </w:r>
            <w:r w:rsidRPr="00297833">
              <w:rPr>
                <w:rFonts w:cs="Arial"/>
              </w:rPr>
              <w:t xml:space="preserve"> </w:t>
            </w:r>
          </w:p>
        </w:tc>
        <w:tc>
          <w:tcPr>
            <w:tcW w:w="4952" w:type="dxa"/>
            <w:tcBorders>
              <w:top w:val="single" w:sz="4" w:space="0" w:color="000000"/>
              <w:bottom w:val="single" w:sz="4" w:space="0" w:color="000000"/>
              <w:right w:val="single" w:sz="18" w:space="0" w:color="000000"/>
            </w:tcBorders>
          </w:tcPr>
          <w:p w14:paraId="57E82AFE" w14:textId="77777777" w:rsidR="00F442AD" w:rsidRPr="00BE068B" w:rsidRDefault="00F442AD" w:rsidP="00F442AD">
            <w:pPr>
              <w:spacing w:after="0"/>
              <w:rPr>
                <w:rFonts w:ascii="Gill Sans MT" w:hAnsi="Gill Sans MT"/>
              </w:rPr>
            </w:pPr>
            <w:r w:rsidRPr="00BE068B">
              <w:rPr>
                <w:rFonts w:ascii="Gill Sans MT" w:hAnsi="Gill Sans MT"/>
              </w:rPr>
              <w:t>0=No</w:t>
            </w:r>
          </w:p>
          <w:p w14:paraId="00C6352F" w14:textId="77777777" w:rsidR="00F442AD" w:rsidRPr="00BE068B" w:rsidRDefault="00F442AD" w:rsidP="00F442AD">
            <w:pPr>
              <w:spacing w:after="0"/>
              <w:rPr>
                <w:rFonts w:ascii="Gill Sans MT" w:hAnsi="Gill Sans MT"/>
              </w:rPr>
            </w:pPr>
            <w:r w:rsidRPr="00BE068B">
              <w:rPr>
                <w:rFonts w:ascii="Gill Sans MT" w:hAnsi="Gill Sans MT"/>
              </w:rPr>
              <w:t>1=Yes</w:t>
            </w:r>
            <w:r w:rsidRPr="00BE068B" w:rsidDel="00226116">
              <w:rPr>
                <w:rFonts w:ascii="Gill Sans MT" w:hAnsi="Gill Sans MT"/>
              </w:rPr>
              <w:t xml:space="preserve"> </w:t>
            </w:r>
          </w:p>
          <w:p w14:paraId="4EF2F68F" w14:textId="77777777" w:rsidR="00F442AD" w:rsidRPr="00BE068B" w:rsidRDefault="00F442AD" w:rsidP="00F442AD">
            <w:pPr>
              <w:spacing w:after="0"/>
              <w:rPr>
                <w:rFonts w:ascii="Gill Sans MT" w:hAnsi="Gill Sans MT"/>
              </w:rPr>
            </w:pPr>
            <w:r w:rsidRPr="00BE068B">
              <w:rPr>
                <w:rFonts w:ascii="Gill Sans MT" w:hAnsi="Gill Sans MT"/>
              </w:rPr>
              <w:t>888=Don’t know</w:t>
            </w:r>
          </w:p>
          <w:p w14:paraId="59E9A56A" w14:textId="77777777" w:rsidR="00F442AD" w:rsidRPr="00BE068B" w:rsidRDefault="00F442AD" w:rsidP="00F442AD">
            <w:pPr>
              <w:spacing w:after="0"/>
              <w:rPr>
                <w:rFonts w:ascii="Gill Sans MT" w:hAnsi="Gill Sans MT"/>
              </w:rPr>
            </w:pPr>
            <w:r w:rsidRPr="00BE068B">
              <w:rPr>
                <w:rFonts w:ascii="Gill Sans MT" w:hAnsi="Gill Sans MT"/>
              </w:rPr>
              <w:t>999=Prefer not to respond</w:t>
            </w:r>
          </w:p>
        </w:tc>
        <w:tc>
          <w:tcPr>
            <w:tcW w:w="900" w:type="dxa"/>
            <w:tcBorders>
              <w:top w:val="single" w:sz="18" w:space="0" w:color="000000"/>
              <w:left w:val="single" w:sz="18" w:space="0" w:color="000000"/>
              <w:bottom w:val="single" w:sz="18" w:space="0" w:color="000000"/>
              <w:right w:val="single" w:sz="18" w:space="0" w:color="000000"/>
            </w:tcBorders>
          </w:tcPr>
          <w:p w14:paraId="737BB42A" w14:textId="77777777" w:rsidR="00F442AD" w:rsidRPr="00BE068B" w:rsidRDefault="00F442AD" w:rsidP="00F442AD">
            <w:pPr>
              <w:spacing w:after="0"/>
              <w:rPr>
                <w:rFonts w:ascii="Gill Sans MT" w:eastAsia="Calibri" w:hAnsi="Gill Sans MT" w:cs="Times New Roman"/>
                <w:i/>
                <w:color w:val="A6A6A6"/>
              </w:rPr>
            </w:pPr>
            <w:r w:rsidRPr="00BE068B">
              <w:rPr>
                <w:rFonts w:ascii="Gill Sans MT" w:eastAsia="Calibri" w:hAnsi="Gill Sans MT" w:cs="Times New Roman"/>
                <w:i/>
                <w:color w:val="A6A6A6"/>
              </w:rPr>
              <w:t>(Code)</w:t>
            </w:r>
          </w:p>
        </w:tc>
      </w:tr>
      <w:tr w:rsidR="00F442AD" w:rsidRPr="00BE068B" w14:paraId="33934EFB" w14:textId="77777777" w:rsidTr="00F442AD">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1063" w:type="dxa"/>
            <w:tcBorders>
              <w:right w:val="single" w:sz="4" w:space="0" w:color="auto"/>
            </w:tcBorders>
          </w:tcPr>
          <w:p w14:paraId="165900E2" w14:textId="77777777" w:rsidR="00F442AD" w:rsidRPr="00297833" w:rsidRDefault="00F442AD" w:rsidP="00F442AD">
            <w:pPr>
              <w:keepNext/>
              <w:spacing w:after="0" w:line="259" w:lineRule="auto"/>
              <w:outlineLvl w:val="7"/>
              <w:rPr>
                <w:rFonts w:eastAsia="SimSun"/>
                <w:b/>
              </w:rPr>
            </w:pPr>
          </w:p>
        </w:tc>
        <w:tc>
          <w:tcPr>
            <w:tcW w:w="4858" w:type="dxa"/>
            <w:tcBorders>
              <w:left w:val="single" w:sz="4" w:space="0" w:color="auto"/>
              <w:right w:val="single" w:sz="18" w:space="0" w:color="000000"/>
            </w:tcBorders>
          </w:tcPr>
          <w:p w14:paraId="6F8388BC" w14:textId="77777777" w:rsidR="00F442AD" w:rsidRPr="00297833" w:rsidRDefault="00F442AD" w:rsidP="00F442AD">
            <w:pPr>
              <w:spacing w:after="0"/>
              <w:rPr>
                <w:w w:val="105"/>
              </w:rPr>
            </w:pPr>
            <w:r w:rsidRPr="00297833">
              <w:rPr>
                <w:rFonts w:cs="Arial"/>
              </w:rPr>
              <w:t xml:space="preserve">What are the names of the forests where your household lost access? </w:t>
            </w:r>
          </w:p>
        </w:tc>
        <w:tc>
          <w:tcPr>
            <w:tcW w:w="5852" w:type="dxa"/>
            <w:gridSpan w:val="2"/>
            <w:tcBorders>
              <w:top w:val="single" w:sz="18" w:space="0" w:color="000000"/>
              <w:left w:val="single" w:sz="18" w:space="0" w:color="000000"/>
              <w:bottom w:val="single" w:sz="18" w:space="0" w:color="000000"/>
              <w:right w:val="single" w:sz="18" w:space="0" w:color="000000"/>
            </w:tcBorders>
          </w:tcPr>
          <w:p w14:paraId="24217BB3" w14:textId="77777777" w:rsidR="00F442AD" w:rsidRPr="00BE068B" w:rsidRDefault="00F442AD" w:rsidP="00F442AD">
            <w:pPr>
              <w:spacing w:after="0"/>
              <w:rPr>
                <w:rFonts w:ascii="Gill Sans MT" w:hAnsi="Gill Sans MT"/>
                <w:w w:val="105"/>
              </w:rPr>
            </w:pPr>
            <w:r w:rsidRPr="00BE068B">
              <w:rPr>
                <w:rFonts w:ascii="Gill Sans MT" w:hAnsi="Gill Sans MT"/>
                <w:i/>
                <w:color w:val="A6A6A6" w:themeColor="background1" w:themeShade="A6"/>
              </w:rPr>
              <w:t>(Text)</w:t>
            </w:r>
          </w:p>
        </w:tc>
      </w:tr>
      <w:tr w:rsidR="00F442AD" w:rsidRPr="00BE068B" w14:paraId="4C47ED79" w14:textId="77777777" w:rsidTr="00F442AD">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1063" w:type="dxa"/>
            <w:tcBorders>
              <w:top w:val="single" w:sz="4" w:space="0" w:color="000000"/>
              <w:left w:val="single" w:sz="4" w:space="0" w:color="auto"/>
              <w:bottom w:val="single" w:sz="4" w:space="0" w:color="000000"/>
              <w:right w:val="single" w:sz="4" w:space="0" w:color="auto"/>
            </w:tcBorders>
          </w:tcPr>
          <w:p w14:paraId="3549BB91" w14:textId="77777777" w:rsidR="00F442AD" w:rsidRPr="00297833" w:rsidRDefault="00F442AD" w:rsidP="00F442AD">
            <w:pPr>
              <w:keepNext/>
              <w:spacing w:after="0" w:line="259" w:lineRule="auto"/>
              <w:outlineLvl w:val="7"/>
              <w:rPr>
                <w:rFonts w:eastAsia="SimSun"/>
                <w:b/>
              </w:rPr>
            </w:pPr>
          </w:p>
        </w:tc>
        <w:tc>
          <w:tcPr>
            <w:tcW w:w="4858" w:type="dxa"/>
            <w:tcBorders>
              <w:top w:val="single" w:sz="4" w:space="0" w:color="000000"/>
              <w:left w:val="single" w:sz="4" w:space="0" w:color="auto"/>
              <w:bottom w:val="single" w:sz="4" w:space="0" w:color="000000"/>
              <w:right w:val="single" w:sz="18" w:space="0" w:color="000000"/>
            </w:tcBorders>
          </w:tcPr>
          <w:p w14:paraId="68AD6EFB" w14:textId="77777777" w:rsidR="00F442AD" w:rsidRPr="00297833" w:rsidRDefault="00F442AD" w:rsidP="00F442AD">
            <w:pPr>
              <w:spacing w:after="0"/>
              <w:rPr>
                <w:w w:val="105"/>
              </w:rPr>
            </w:pPr>
            <w:r w:rsidRPr="00297833">
              <w:rPr>
                <w:rFonts w:cs="Arial"/>
              </w:rPr>
              <w:t xml:space="preserve">Why did your HH lose access? </w:t>
            </w:r>
          </w:p>
        </w:tc>
        <w:tc>
          <w:tcPr>
            <w:tcW w:w="5852" w:type="dxa"/>
            <w:gridSpan w:val="2"/>
            <w:tcBorders>
              <w:top w:val="single" w:sz="18" w:space="0" w:color="000000"/>
              <w:left w:val="single" w:sz="18" w:space="0" w:color="000000"/>
              <w:bottom w:val="single" w:sz="18" w:space="0" w:color="000000"/>
              <w:right w:val="single" w:sz="18" w:space="0" w:color="000000"/>
            </w:tcBorders>
          </w:tcPr>
          <w:p w14:paraId="6087940F" w14:textId="77777777" w:rsidR="00F442AD" w:rsidRPr="00BE068B" w:rsidRDefault="00F442AD" w:rsidP="00F442AD">
            <w:pPr>
              <w:spacing w:after="0"/>
              <w:rPr>
                <w:rFonts w:ascii="Gill Sans MT" w:hAnsi="Gill Sans MT"/>
                <w:i/>
                <w:color w:val="A6A6A6" w:themeColor="background1" w:themeShade="A6"/>
              </w:rPr>
            </w:pPr>
            <w:r w:rsidRPr="00BE068B">
              <w:rPr>
                <w:rFonts w:ascii="Gill Sans MT" w:hAnsi="Gill Sans MT"/>
                <w:i/>
                <w:color w:val="A6A6A6" w:themeColor="background1" w:themeShade="A6"/>
              </w:rPr>
              <w:t>(Text)</w:t>
            </w:r>
          </w:p>
        </w:tc>
      </w:tr>
      <w:tr w:rsidR="00F442AD" w:rsidRPr="00BE068B" w14:paraId="4EE43609" w14:textId="77777777" w:rsidTr="00F442AD">
        <w:trPr>
          <w:trHeight w:val="20"/>
        </w:trPr>
        <w:tc>
          <w:tcPr>
            <w:tcW w:w="1063" w:type="dxa"/>
            <w:tcBorders>
              <w:top w:val="single" w:sz="4" w:space="0" w:color="000000"/>
              <w:left w:val="single" w:sz="4" w:space="0" w:color="000000"/>
              <w:bottom w:val="single" w:sz="4" w:space="0" w:color="000000"/>
              <w:right w:val="single" w:sz="4" w:space="0" w:color="auto"/>
            </w:tcBorders>
          </w:tcPr>
          <w:p w14:paraId="7E6E159E" w14:textId="77777777" w:rsidR="00F442AD" w:rsidRPr="00297833" w:rsidRDefault="00F442AD" w:rsidP="00F442AD">
            <w:pPr>
              <w:spacing w:after="0"/>
              <w:rPr>
                <w:rFonts w:eastAsia="Calibri" w:cs="Times New Roman"/>
                <w:w w:val="105"/>
              </w:rPr>
            </w:pPr>
          </w:p>
        </w:tc>
        <w:tc>
          <w:tcPr>
            <w:tcW w:w="4858" w:type="dxa"/>
            <w:tcBorders>
              <w:top w:val="single" w:sz="4" w:space="0" w:color="000000"/>
              <w:left w:val="single" w:sz="4" w:space="0" w:color="auto"/>
              <w:bottom w:val="single" w:sz="4" w:space="0" w:color="000000"/>
            </w:tcBorders>
          </w:tcPr>
          <w:p w14:paraId="6040465B" w14:textId="77777777" w:rsidR="00F442AD" w:rsidRPr="00297833" w:rsidRDefault="00F442AD" w:rsidP="00F442AD">
            <w:pPr>
              <w:spacing w:after="0"/>
              <w:rPr>
                <w:rFonts w:eastAsia="Calibri" w:cs="Times New Roman"/>
                <w:w w:val="105"/>
              </w:rPr>
            </w:pPr>
            <w:r w:rsidRPr="00297833">
              <w:rPr>
                <w:rFonts w:cs="Arial"/>
              </w:rPr>
              <w:t>Please describe the impact of loosing access</w:t>
            </w:r>
            <w:r w:rsidRPr="00BE068B">
              <w:rPr>
                <w:rFonts w:ascii="Gill Sans MT" w:hAnsi="Gill Sans MT" w:cs="Arial"/>
                <w:highlight w:val="lightGray"/>
              </w:rPr>
              <w:t xml:space="preserve"> to the forest</w:t>
            </w:r>
            <w:r w:rsidRPr="00297833">
              <w:rPr>
                <w:rFonts w:cs="Arial"/>
              </w:rPr>
              <w:t xml:space="preserve"> on your household.  </w:t>
            </w:r>
          </w:p>
        </w:tc>
        <w:tc>
          <w:tcPr>
            <w:tcW w:w="4952" w:type="dxa"/>
            <w:tcBorders>
              <w:top w:val="single" w:sz="4" w:space="0" w:color="000000"/>
              <w:bottom w:val="single" w:sz="4" w:space="0" w:color="000000"/>
              <w:right w:val="single" w:sz="18" w:space="0" w:color="000000"/>
            </w:tcBorders>
          </w:tcPr>
          <w:p w14:paraId="1CD809EC" w14:textId="77777777" w:rsidR="00F442AD" w:rsidRPr="00BE068B" w:rsidRDefault="00F442AD" w:rsidP="00F442AD">
            <w:pPr>
              <w:spacing w:after="0"/>
              <w:rPr>
                <w:rFonts w:ascii="Gill Sans MT" w:hAnsi="Gill Sans MT"/>
              </w:rPr>
            </w:pPr>
          </w:p>
          <w:p w14:paraId="270155B0" w14:textId="77777777" w:rsidR="00F442AD" w:rsidRPr="00BE068B" w:rsidRDefault="00F442AD" w:rsidP="00F442AD">
            <w:pPr>
              <w:spacing w:after="0"/>
              <w:rPr>
                <w:rFonts w:ascii="Gill Sans MT" w:hAnsi="Gill Sans MT"/>
              </w:rPr>
            </w:pPr>
          </w:p>
        </w:tc>
        <w:tc>
          <w:tcPr>
            <w:tcW w:w="900" w:type="dxa"/>
            <w:tcBorders>
              <w:top w:val="single" w:sz="18" w:space="0" w:color="000000"/>
              <w:left w:val="single" w:sz="18" w:space="0" w:color="000000"/>
              <w:bottom w:val="single" w:sz="18" w:space="0" w:color="000000"/>
              <w:right w:val="single" w:sz="18" w:space="0" w:color="000000"/>
            </w:tcBorders>
          </w:tcPr>
          <w:p w14:paraId="79410831" w14:textId="77777777" w:rsidR="00F442AD" w:rsidRPr="00BE068B" w:rsidRDefault="00F442AD" w:rsidP="00F442AD">
            <w:pPr>
              <w:spacing w:after="0"/>
              <w:rPr>
                <w:rFonts w:ascii="Gill Sans MT" w:eastAsia="Calibri" w:hAnsi="Gill Sans MT" w:cs="Times New Roman"/>
                <w:i/>
                <w:color w:val="A6A6A6"/>
              </w:rPr>
            </w:pPr>
            <w:r w:rsidRPr="00BE068B">
              <w:rPr>
                <w:rFonts w:ascii="Gill Sans MT" w:eastAsia="Calibri" w:hAnsi="Gill Sans MT" w:cs="Times New Roman"/>
                <w:i/>
                <w:color w:val="A6A6A6"/>
              </w:rPr>
              <w:t>(Code)</w:t>
            </w:r>
          </w:p>
        </w:tc>
      </w:tr>
    </w:tbl>
    <w:p w14:paraId="3882DEDD" w14:textId="23F9E963" w:rsidR="004A7491" w:rsidRDefault="00F442AD">
      <w:pPr>
        <w:rPr>
          <w:rFonts w:ascii="Gill Sans MT" w:hAnsi="Gill Sans MT"/>
        </w:rPr>
      </w:pPr>
      <w:ins w:id="450" w:author="Aleta Haflett" w:date="2014-11-18T13:56:00Z">
        <w:r>
          <w:rPr>
            <w:rFonts w:ascii="Gill Sans MT" w:hAnsi="Gill Sans MT"/>
          </w:rPr>
          <w:t xml:space="preserve"> </w:t>
        </w:r>
      </w:ins>
      <w:r w:rsidR="004A7491">
        <w:rPr>
          <w:rFonts w:ascii="Gill Sans MT" w:hAnsi="Gill Sans MT"/>
        </w:rPr>
        <w:br w:type="page"/>
      </w:r>
    </w:p>
    <w:p w14:paraId="00AA120C" w14:textId="77777777" w:rsidR="00474D3E" w:rsidRDefault="00474D3E">
      <w:pPr>
        <w:rPr>
          <w:rFonts w:ascii="Gill Sans MT" w:hAnsi="Gill Sans MT"/>
        </w:rPr>
      </w:pPr>
    </w:p>
    <w:p w14:paraId="582E4D4A" w14:textId="4DF67546" w:rsidR="00CE542E" w:rsidRPr="00BE068B" w:rsidRDefault="006E721F" w:rsidP="001512DD">
      <w:pPr>
        <w:spacing w:after="0" w:line="240" w:lineRule="auto"/>
        <w:contextualSpacing/>
        <w:rPr>
          <w:rFonts w:ascii="Gill Sans MT" w:eastAsia="Calibri" w:hAnsi="Gill Sans MT" w:cs="TimesNewRomanPSMT"/>
        </w:rPr>
      </w:pPr>
      <w:r>
        <w:rPr>
          <w:rFonts w:ascii="Gill Sans MT" w:hAnsi="Gill Sans MT"/>
          <w:b/>
        </w:rPr>
        <w:t xml:space="preserve">FOREST PRODUCTS </w:t>
      </w:r>
    </w:p>
    <w:p w14:paraId="44A2C990" w14:textId="609AD283" w:rsidR="00020B58" w:rsidRPr="00BE068B" w:rsidRDefault="00020B58" w:rsidP="001512DD">
      <w:pPr>
        <w:spacing w:after="0" w:line="240" w:lineRule="auto"/>
        <w:contextualSpacing/>
        <w:rPr>
          <w:rFonts w:ascii="Gill Sans MT" w:eastAsia="Calibri" w:hAnsi="Gill Sans MT" w:cs="TimesNewRomanPSMT"/>
        </w:rPr>
      </w:pPr>
      <w:r w:rsidRPr="00BE068B">
        <w:rPr>
          <w:rFonts w:ascii="Gill Sans MT" w:eastAsia="Calibri" w:hAnsi="Gill Sans MT" w:cs="TimesNewRomanPSMT"/>
        </w:rPr>
        <w:t xml:space="preserve">We would like to ask you about wild products that members of your household </w:t>
      </w:r>
      <w:r w:rsidR="006E721F">
        <w:rPr>
          <w:rFonts w:ascii="Gill Sans MT" w:eastAsia="Calibri" w:hAnsi="Gill Sans MT" w:cs="TimesNewRomanPSMT"/>
        </w:rPr>
        <w:t xml:space="preserve">collect from the forests. </w:t>
      </w:r>
      <w:r w:rsidR="00FA5477" w:rsidRPr="00BE068B">
        <w:rPr>
          <w:rFonts w:ascii="Gill Sans MT" w:eastAsia="Calibri" w:hAnsi="Gill Sans MT" w:cs="TimesNewRomanPSMT"/>
        </w:rPr>
        <w:t xml:space="preserve"> </w:t>
      </w:r>
    </w:p>
    <w:tbl>
      <w:tblPr>
        <w:tblStyle w:val="TableGrid"/>
        <w:tblpPr w:leftFromText="180" w:rightFromText="180" w:vertAnchor="text" w:horzAnchor="page" w:tblpX="1189" w:tblpY="361"/>
        <w:tblOverlap w:val="never"/>
        <w:tblW w:w="12618" w:type="dxa"/>
        <w:tblLook w:val="04A0" w:firstRow="1" w:lastRow="0" w:firstColumn="1" w:lastColumn="0" w:noHBand="0" w:noVBand="1"/>
      </w:tblPr>
      <w:tblGrid>
        <w:gridCol w:w="458"/>
        <w:gridCol w:w="2114"/>
        <w:gridCol w:w="2073"/>
        <w:gridCol w:w="1027"/>
        <w:gridCol w:w="746"/>
        <w:gridCol w:w="1367"/>
        <w:gridCol w:w="1096"/>
        <w:gridCol w:w="771"/>
        <w:gridCol w:w="1423"/>
        <w:gridCol w:w="1543"/>
      </w:tblGrid>
      <w:tr w:rsidR="001D470B" w:rsidRPr="00BE068B" w14:paraId="5D15891C" w14:textId="77777777" w:rsidTr="001D470B">
        <w:tc>
          <w:tcPr>
            <w:tcW w:w="468" w:type="dxa"/>
          </w:tcPr>
          <w:p w14:paraId="5F9E4EEC" w14:textId="77777777" w:rsidR="001D470B" w:rsidRPr="00BE068B" w:rsidRDefault="001D470B" w:rsidP="001D470B">
            <w:pPr>
              <w:rPr>
                <w:rFonts w:ascii="Gill Sans MT" w:hAnsi="Gill Sans MT"/>
                <w:b/>
                <w:sz w:val="20"/>
                <w:szCs w:val="20"/>
              </w:rPr>
            </w:pPr>
          </w:p>
        </w:tc>
        <w:tc>
          <w:tcPr>
            <w:tcW w:w="2204" w:type="dxa"/>
          </w:tcPr>
          <w:p w14:paraId="5746A579" w14:textId="77777777" w:rsidR="001D470B" w:rsidRPr="00BE068B" w:rsidRDefault="001D470B" w:rsidP="001D470B">
            <w:pPr>
              <w:rPr>
                <w:rFonts w:ascii="Gill Sans MT" w:hAnsi="Gill Sans MT"/>
                <w:b/>
                <w:sz w:val="20"/>
                <w:szCs w:val="20"/>
              </w:rPr>
            </w:pPr>
          </w:p>
        </w:tc>
        <w:tc>
          <w:tcPr>
            <w:tcW w:w="2192" w:type="dxa"/>
          </w:tcPr>
          <w:p w14:paraId="4C4708D2" w14:textId="77777777" w:rsidR="001D470B" w:rsidRPr="00BE068B" w:rsidRDefault="001D470B" w:rsidP="001D470B">
            <w:pPr>
              <w:rPr>
                <w:rFonts w:ascii="Gill Sans MT" w:hAnsi="Gill Sans MT"/>
                <w:sz w:val="20"/>
                <w:szCs w:val="20"/>
              </w:rPr>
            </w:pPr>
            <w:r w:rsidRPr="00BE068B">
              <w:rPr>
                <w:rFonts w:ascii="Gill Sans MT" w:hAnsi="Gill Sans MT"/>
                <w:sz w:val="20"/>
                <w:szCs w:val="20"/>
              </w:rPr>
              <w:t xml:space="preserve">K.3 </w:t>
            </w:r>
          </w:p>
        </w:tc>
        <w:tc>
          <w:tcPr>
            <w:tcW w:w="974" w:type="dxa"/>
          </w:tcPr>
          <w:p w14:paraId="5C2A2F69" w14:textId="77777777" w:rsidR="001D470B" w:rsidRPr="00BE068B" w:rsidRDefault="001D470B" w:rsidP="001D470B">
            <w:pPr>
              <w:rPr>
                <w:rFonts w:ascii="Gill Sans MT" w:hAnsi="Gill Sans MT"/>
                <w:sz w:val="20"/>
                <w:szCs w:val="20"/>
              </w:rPr>
            </w:pPr>
            <w:r w:rsidRPr="00BE068B">
              <w:rPr>
                <w:rFonts w:ascii="Gill Sans MT" w:hAnsi="Gill Sans MT"/>
                <w:sz w:val="20"/>
                <w:szCs w:val="20"/>
              </w:rPr>
              <w:t>K.4</w:t>
            </w:r>
          </w:p>
        </w:tc>
        <w:tc>
          <w:tcPr>
            <w:tcW w:w="766" w:type="dxa"/>
          </w:tcPr>
          <w:p w14:paraId="5969C827" w14:textId="77777777" w:rsidR="001D470B" w:rsidRPr="00BE068B" w:rsidRDefault="001D470B" w:rsidP="001D470B">
            <w:pPr>
              <w:rPr>
                <w:rFonts w:ascii="Gill Sans MT" w:hAnsi="Gill Sans MT"/>
                <w:sz w:val="20"/>
                <w:szCs w:val="20"/>
              </w:rPr>
            </w:pPr>
            <w:r w:rsidRPr="00BE068B">
              <w:rPr>
                <w:rFonts w:ascii="Gill Sans MT" w:hAnsi="Gill Sans MT"/>
                <w:sz w:val="20"/>
                <w:szCs w:val="20"/>
              </w:rPr>
              <w:t>K.4b</w:t>
            </w:r>
          </w:p>
        </w:tc>
        <w:tc>
          <w:tcPr>
            <w:tcW w:w="1433" w:type="dxa"/>
          </w:tcPr>
          <w:p w14:paraId="4A30676B" w14:textId="77777777" w:rsidR="001D470B" w:rsidRPr="00BE068B" w:rsidRDefault="001D470B" w:rsidP="001D470B">
            <w:pPr>
              <w:rPr>
                <w:rFonts w:ascii="Gill Sans MT" w:hAnsi="Gill Sans MT"/>
                <w:sz w:val="20"/>
                <w:szCs w:val="20"/>
              </w:rPr>
            </w:pPr>
            <w:r w:rsidRPr="00BE068B">
              <w:rPr>
                <w:rFonts w:ascii="Gill Sans MT" w:hAnsi="Gill Sans MT"/>
                <w:sz w:val="20"/>
                <w:szCs w:val="20"/>
              </w:rPr>
              <w:t>K.5</w:t>
            </w:r>
          </w:p>
        </w:tc>
        <w:tc>
          <w:tcPr>
            <w:tcW w:w="1058" w:type="dxa"/>
          </w:tcPr>
          <w:p w14:paraId="3DFC5940" w14:textId="77777777" w:rsidR="001D470B" w:rsidRPr="00BE068B" w:rsidRDefault="001D470B" w:rsidP="001D470B">
            <w:pPr>
              <w:rPr>
                <w:rFonts w:ascii="Gill Sans MT" w:hAnsi="Gill Sans MT"/>
                <w:sz w:val="20"/>
                <w:szCs w:val="20"/>
              </w:rPr>
            </w:pPr>
            <w:r w:rsidRPr="00BE068B">
              <w:rPr>
                <w:rFonts w:ascii="Gill Sans MT" w:hAnsi="Gill Sans MT"/>
                <w:sz w:val="20"/>
                <w:szCs w:val="20"/>
              </w:rPr>
              <w:t>K.6</w:t>
            </w:r>
          </w:p>
        </w:tc>
        <w:tc>
          <w:tcPr>
            <w:tcW w:w="783" w:type="dxa"/>
          </w:tcPr>
          <w:p w14:paraId="14F8BCE0" w14:textId="77777777" w:rsidR="001D470B" w:rsidRPr="00BE068B" w:rsidRDefault="001D470B" w:rsidP="001D470B">
            <w:pPr>
              <w:rPr>
                <w:rFonts w:ascii="Gill Sans MT" w:hAnsi="Gill Sans MT"/>
                <w:sz w:val="20"/>
                <w:szCs w:val="20"/>
              </w:rPr>
            </w:pPr>
            <w:r w:rsidRPr="00BE068B">
              <w:rPr>
                <w:rFonts w:ascii="Gill Sans MT" w:hAnsi="Gill Sans MT"/>
                <w:sz w:val="20"/>
                <w:szCs w:val="20"/>
              </w:rPr>
              <w:t>K.7</w:t>
            </w:r>
          </w:p>
        </w:tc>
        <w:tc>
          <w:tcPr>
            <w:tcW w:w="1150" w:type="dxa"/>
          </w:tcPr>
          <w:p w14:paraId="2572A1F0" w14:textId="77777777" w:rsidR="001D470B" w:rsidRPr="00BE068B" w:rsidRDefault="001D470B" w:rsidP="001D470B">
            <w:pPr>
              <w:rPr>
                <w:rFonts w:ascii="Gill Sans MT" w:hAnsi="Gill Sans MT"/>
                <w:sz w:val="20"/>
                <w:szCs w:val="20"/>
              </w:rPr>
            </w:pPr>
            <w:r w:rsidRPr="00BE068B">
              <w:rPr>
                <w:rFonts w:ascii="Gill Sans MT" w:hAnsi="Gill Sans MT"/>
                <w:sz w:val="20"/>
                <w:szCs w:val="20"/>
              </w:rPr>
              <w:t>K.8</w:t>
            </w:r>
          </w:p>
        </w:tc>
        <w:tc>
          <w:tcPr>
            <w:tcW w:w="1590" w:type="dxa"/>
          </w:tcPr>
          <w:p w14:paraId="39BB2F62" w14:textId="77777777" w:rsidR="001D470B" w:rsidRPr="00BE068B" w:rsidRDefault="001D470B" w:rsidP="001D470B">
            <w:pPr>
              <w:rPr>
                <w:rFonts w:ascii="Gill Sans MT" w:hAnsi="Gill Sans MT"/>
                <w:sz w:val="20"/>
                <w:szCs w:val="20"/>
              </w:rPr>
            </w:pPr>
            <w:r w:rsidRPr="00BE068B">
              <w:rPr>
                <w:rFonts w:ascii="Gill Sans MT" w:hAnsi="Gill Sans MT"/>
                <w:sz w:val="20"/>
                <w:szCs w:val="20"/>
              </w:rPr>
              <w:t>K.9</w:t>
            </w:r>
          </w:p>
        </w:tc>
      </w:tr>
      <w:tr w:rsidR="001D470B" w:rsidRPr="00BE068B" w14:paraId="3141A48B" w14:textId="77777777" w:rsidTr="001D470B">
        <w:tc>
          <w:tcPr>
            <w:tcW w:w="468" w:type="dxa"/>
          </w:tcPr>
          <w:p w14:paraId="1E39CE17" w14:textId="77777777" w:rsidR="001D470B" w:rsidRPr="00BE068B" w:rsidRDefault="001D470B" w:rsidP="001D470B">
            <w:pPr>
              <w:rPr>
                <w:rFonts w:ascii="Gill Sans MT" w:hAnsi="Gill Sans MT"/>
                <w:b/>
                <w:sz w:val="20"/>
                <w:szCs w:val="20"/>
              </w:rPr>
            </w:pPr>
          </w:p>
        </w:tc>
        <w:tc>
          <w:tcPr>
            <w:tcW w:w="2204" w:type="dxa"/>
          </w:tcPr>
          <w:p w14:paraId="2AA416CF" w14:textId="77777777" w:rsidR="001D470B" w:rsidRPr="00BE068B" w:rsidRDefault="001D470B" w:rsidP="001D470B">
            <w:pPr>
              <w:rPr>
                <w:rFonts w:ascii="Gill Sans MT" w:hAnsi="Gill Sans MT"/>
                <w:b/>
                <w:sz w:val="20"/>
                <w:szCs w:val="20"/>
              </w:rPr>
            </w:pPr>
            <w:r w:rsidRPr="00BE068B">
              <w:rPr>
                <w:rFonts w:ascii="Gill Sans MT" w:hAnsi="Gill Sans MT"/>
                <w:b/>
                <w:sz w:val="20"/>
                <w:szCs w:val="20"/>
              </w:rPr>
              <w:t>Wood/forest product</w:t>
            </w:r>
          </w:p>
        </w:tc>
        <w:tc>
          <w:tcPr>
            <w:tcW w:w="2192" w:type="dxa"/>
          </w:tcPr>
          <w:p w14:paraId="740BBD7E" w14:textId="77777777" w:rsidR="001D470B" w:rsidRPr="00BE068B" w:rsidRDefault="001D470B" w:rsidP="001D470B">
            <w:pPr>
              <w:rPr>
                <w:rFonts w:ascii="Gill Sans MT" w:hAnsi="Gill Sans MT"/>
                <w:sz w:val="20"/>
                <w:szCs w:val="20"/>
              </w:rPr>
            </w:pPr>
            <w:r w:rsidRPr="00BE068B">
              <w:rPr>
                <w:rFonts w:ascii="Gill Sans MT" w:hAnsi="Gill Sans MT"/>
                <w:sz w:val="20"/>
                <w:szCs w:val="20"/>
              </w:rPr>
              <w:t>In the last 12 months, has &lt;product&gt; contributed to your household income?</w:t>
            </w:r>
          </w:p>
          <w:p w14:paraId="017170C1" w14:textId="77777777" w:rsidR="001D470B" w:rsidRPr="00BE068B" w:rsidRDefault="001D470B" w:rsidP="001D470B">
            <w:pPr>
              <w:rPr>
                <w:rFonts w:ascii="Gill Sans MT" w:hAnsi="Gill Sans MT"/>
                <w:sz w:val="20"/>
                <w:szCs w:val="20"/>
              </w:rPr>
            </w:pPr>
            <w:r w:rsidRPr="00BE068B">
              <w:rPr>
                <w:rFonts w:ascii="Gill Sans MT" w:hAnsi="Gill Sans MT"/>
                <w:sz w:val="20"/>
                <w:szCs w:val="20"/>
              </w:rPr>
              <w:t>0=No</w:t>
            </w:r>
          </w:p>
          <w:p w14:paraId="77FF57D4" w14:textId="77777777" w:rsidR="001D470B" w:rsidRPr="00BE068B" w:rsidRDefault="001D470B" w:rsidP="001D470B">
            <w:pPr>
              <w:rPr>
                <w:rFonts w:ascii="Gill Sans MT" w:hAnsi="Gill Sans MT"/>
                <w:sz w:val="20"/>
                <w:szCs w:val="20"/>
              </w:rPr>
            </w:pPr>
            <w:r w:rsidRPr="00BE068B">
              <w:rPr>
                <w:rFonts w:ascii="Gill Sans MT" w:hAnsi="Gill Sans MT"/>
                <w:sz w:val="20"/>
                <w:szCs w:val="20"/>
              </w:rPr>
              <w:t xml:space="preserve"> 1=Yes</w:t>
            </w:r>
          </w:p>
          <w:p w14:paraId="19D9574E" w14:textId="77777777" w:rsidR="001D470B" w:rsidRPr="00BE068B" w:rsidRDefault="001D470B" w:rsidP="001D470B">
            <w:pPr>
              <w:rPr>
                <w:rFonts w:ascii="Gill Sans MT" w:hAnsi="Gill Sans MT"/>
                <w:i/>
                <w:sz w:val="20"/>
                <w:szCs w:val="20"/>
              </w:rPr>
            </w:pPr>
            <w:r w:rsidRPr="00BE068B">
              <w:rPr>
                <w:rFonts w:ascii="Gill Sans MT" w:hAnsi="Gill Sans MT"/>
                <w:i/>
                <w:sz w:val="20"/>
                <w:szCs w:val="20"/>
              </w:rPr>
              <w:t>If 0, skip to next activity</w:t>
            </w:r>
          </w:p>
        </w:tc>
        <w:tc>
          <w:tcPr>
            <w:tcW w:w="974" w:type="dxa"/>
          </w:tcPr>
          <w:p w14:paraId="41F710F2" w14:textId="77777777" w:rsidR="001D470B" w:rsidRPr="00BE068B" w:rsidRDefault="001D470B" w:rsidP="001D470B">
            <w:pPr>
              <w:rPr>
                <w:rFonts w:ascii="Gill Sans MT" w:hAnsi="Gill Sans MT"/>
                <w:sz w:val="20"/>
                <w:szCs w:val="20"/>
              </w:rPr>
            </w:pPr>
            <w:r>
              <w:rPr>
                <w:rFonts w:ascii="Gill Sans MT" w:hAnsi="Gill Sans MT"/>
                <w:sz w:val="20"/>
                <w:szCs w:val="20"/>
              </w:rPr>
              <w:t>On average, w</w:t>
            </w:r>
            <w:r w:rsidRPr="00BE068B">
              <w:rPr>
                <w:rFonts w:ascii="Gill Sans MT" w:hAnsi="Gill Sans MT"/>
                <w:sz w:val="20"/>
                <w:szCs w:val="20"/>
              </w:rPr>
              <w:t>hat quantity do you collect</w:t>
            </w:r>
            <w:r>
              <w:rPr>
                <w:rFonts w:ascii="Gill Sans MT" w:hAnsi="Gill Sans MT"/>
                <w:sz w:val="20"/>
                <w:szCs w:val="20"/>
              </w:rPr>
              <w:t xml:space="preserve"> in a MONTH</w:t>
            </w:r>
            <w:r w:rsidRPr="00BE068B">
              <w:rPr>
                <w:rFonts w:ascii="Gill Sans MT" w:hAnsi="Gill Sans MT"/>
                <w:sz w:val="20"/>
                <w:szCs w:val="20"/>
              </w:rPr>
              <w:t xml:space="preserve">? </w:t>
            </w:r>
          </w:p>
        </w:tc>
        <w:tc>
          <w:tcPr>
            <w:tcW w:w="766" w:type="dxa"/>
          </w:tcPr>
          <w:p w14:paraId="3E51E3F0" w14:textId="77777777" w:rsidR="001D470B" w:rsidRPr="00BE068B" w:rsidRDefault="001D470B" w:rsidP="001D470B">
            <w:pPr>
              <w:rPr>
                <w:rFonts w:ascii="Gill Sans MT" w:hAnsi="Gill Sans MT"/>
                <w:sz w:val="20"/>
                <w:szCs w:val="20"/>
              </w:rPr>
            </w:pPr>
            <w:r w:rsidRPr="00BE068B">
              <w:rPr>
                <w:rFonts w:ascii="Gill Sans MT" w:hAnsi="Gill Sans MT"/>
                <w:sz w:val="20"/>
                <w:szCs w:val="20"/>
              </w:rPr>
              <w:t>Unit</w:t>
            </w:r>
          </w:p>
        </w:tc>
        <w:tc>
          <w:tcPr>
            <w:tcW w:w="1433" w:type="dxa"/>
          </w:tcPr>
          <w:p w14:paraId="66A247BA" w14:textId="77777777" w:rsidR="001D470B" w:rsidRPr="00BE068B" w:rsidRDefault="001D470B" w:rsidP="001D470B">
            <w:pPr>
              <w:rPr>
                <w:rFonts w:ascii="Gill Sans MT" w:hAnsi="Gill Sans MT"/>
                <w:sz w:val="20"/>
                <w:szCs w:val="20"/>
              </w:rPr>
            </w:pPr>
            <w:r>
              <w:rPr>
                <w:rFonts w:ascii="Gill Sans MT" w:hAnsi="Gill Sans MT"/>
                <w:sz w:val="20"/>
                <w:szCs w:val="20"/>
              </w:rPr>
              <w:t>Is this product</w:t>
            </w:r>
            <w:r w:rsidRPr="00BE068B">
              <w:rPr>
                <w:rFonts w:ascii="Gill Sans MT" w:hAnsi="Gill Sans MT"/>
                <w:sz w:val="20"/>
                <w:szCs w:val="20"/>
              </w:rPr>
              <w:t xml:space="preserve"> sold?</w:t>
            </w:r>
          </w:p>
          <w:p w14:paraId="7AA686BB" w14:textId="77777777" w:rsidR="001D470B" w:rsidRPr="00BE068B" w:rsidRDefault="001D470B" w:rsidP="001D470B">
            <w:pPr>
              <w:rPr>
                <w:rFonts w:ascii="Gill Sans MT" w:hAnsi="Gill Sans MT"/>
                <w:sz w:val="20"/>
                <w:szCs w:val="20"/>
              </w:rPr>
            </w:pPr>
            <w:r w:rsidRPr="00BE068B">
              <w:rPr>
                <w:rFonts w:ascii="Gill Sans MT" w:hAnsi="Gill Sans MT"/>
                <w:sz w:val="20"/>
                <w:szCs w:val="20"/>
              </w:rPr>
              <w:t>0=No</w:t>
            </w:r>
          </w:p>
          <w:p w14:paraId="618B9DCE" w14:textId="77777777" w:rsidR="001D470B" w:rsidRPr="00BE068B" w:rsidRDefault="001D470B" w:rsidP="001D470B">
            <w:pPr>
              <w:rPr>
                <w:rFonts w:ascii="Gill Sans MT" w:hAnsi="Gill Sans MT"/>
                <w:sz w:val="20"/>
                <w:szCs w:val="20"/>
              </w:rPr>
            </w:pPr>
            <w:r w:rsidRPr="00BE068B">
              <w:rPr>
                <w:rFonts w:ascii="Gill Sans MT" w:hAnsi="Gill Sans MT"/>
                <w:sz w:val="20"/>
                <w:szCs w:val="20"/>
              </w:rPr>
              <w:t>1=Yes</w:t>
            </w:r>
          </w:p>
          <w:p w14:paraId="4431DB00" w14:textId="77777777" w:rsidR="001D470B" w:rsidRPr="00BE068B" w:rsidRDefault="001D470B" w:rsidP="001D470B">
            <w:pPr>
              <w:rPr>
                <w:rFonts w:ascii="Gill Sans MT" w:hAnsi="Gill Sans MT"/>
                <w:i/>
                <w:sz w:val="20"/>
                <w:szCs w:val="20"/>
              </w:rPr>
            </w:pPr>
            <w:r w:rsidRPr="00BE068B">
              <w:rPr>
                <w:rFonts w:ascii="Gill Sans MT" w:hAnsi="Gill Sans MT"/>
                <w:i/>
                <w:sz w:val="20"/>
                <w:szCs w:val="20"/>
              </w:rPr>
              <w:t>If 0, skip to next product</w:t>
            </w:r>
          </w:p>
        </w:tc>
        <w:tc>
          <w:tcPr>
            <w:tcW w:w="1058" w:type="dxa"/>
          </w:tcPr>
          <w:p w14:paraId="47AB6FCF" w14:textId="77777777" w:rsidR="001D470B" w:rsidRPr="00BE068B" w:rsidRDefault="001D470B" w:rsidP="001D470B">
            <w:pPr>
              <w:rPr>
                <w:rFonts w:ascii="Gill Sans MT" w:hAnsi="Gill Sans MT"/>
                <w:sz w:val="20"/>
                <w:szCs w:val="20"/>
              </w:rPr>
            </w:pPr>
            <w:r w:rsidRPr="00BE068B">
              <w:rPr>
                <w:rFonts w:ascii="Gill Sans MT" w:hAnsi="Gill Sans MT"/>
                <w:sz w:val="20"/>
                <w:szCs w:val="20"/>
              </w:rPr>
              <w:t>Where is &lt;product&gt; sold?</w:t>
            </w:r>
          </w:p>
        </w:tc>
        <w:tc>
          <w:tcPr>
            <w:tcW w:w="783" w:type="dxa"/>
          </w:tcPr>
          <w:p w14:paraId="16ED25C1" w14:textId="77777777" w:rsidR="001D470B" w:rsidRPr="00BE068B" w:rsidRDefault="001D470B" w:rsidP="001D470B">
            <w:pPr>
              <w:rPr>
                <w:rFonts w:ascii="Gill Sans MT" w:hAnsi="Gill Sans MT"/>
                <w:sz w:val="20"/>
                <w:szCs w:val="20"/>
              </w:rPr>
            </w:pPr>
            <w:r w:rsidRPr="00BE068B">
              <w:rPr>
                <w:rFonts w:ascii="Gill Sans MT" w:hAnsi="Gill Sans MT"/>
                <w:sz w:val="20"/>
                <w:szCs w:val="20"/>
              </w:rPr>
              <w:t xml:space="preserve">What is the price per unit sold? </w:t>
            </w:r>
          </w:p>
        </w:tc>
        <w:tc>
          <w:tcPr>
            <w:tcW w:w="1150" w:type="dxa"/>
          </w:tcPr>
          <w:p w14:paraId="22CE1084" w14:textId="77777777" w:rsidR="001D470B" w:rsidRPr="00BE068B" w:rsidRDefault="001D470B" w:rsidP="001D470B">
            <w:pPr>
              <w:rPr>
                <w:rFonts w:ascii="Gill Sans MT" w:hAnsi="Gill Sans MT"/>
                <w:sz w:val="20"/>
                <w:szCs w:val="20"/>
              </w:rPr>
            </w:pPr>
            <w:commentRangeStart w:id="451"/>
            <w:r w:rsidRPr="00BE068B">
              <w:rPr>
                <w:rFonts w:ascii="Gill Sans MT" w:hAnsi="Gill Sans MT"/>
                <w:sz w:val="20"/>
                <w:szCs w:val="20"/>
              </w:rPr>
              <w:t>What is your total income from selling  &lt;product&gt;?</w:t>
            </w:r>
            <w:commentRangeEnd w:id="451"/>
            <w:r w:rsidR="00116982">
              <w:rPr>
                <w:rStyle w:val="CommentReference"/>
              </w:rPr>
              <w:commentReference w:id="451"/>
            </w:r>
          </w:p>
        </w:tc>
        <w:tc>
          <w:tcPr>
            <w:tcW w:w="1590" w:type="dxa"/>
          </w:tcPr>
          <w:p w14:paraId="31399A4A" w14:textId="77777777" w:rsidR="001D470B" w:rsidRDefault="001D470B" w:rsidP="001D470B">
            <w:pPr>
              <w:rPr>
                <w:ins w:id="452" w:author="Heather Huntington" w:date="2014-11-17T20:00:00Z"/>
                <w:rFonts w:ascii="Gill Sans MT" w:hAnsi="Gill Sans MT"/>
                <w:sz w:val="20"/>
                <w:szCs w:val="20"/>
              </w:rPr>
            </w:pPr>
            <w:r w:rsidRPr="00BE068B">
              <w:rPr>
                <w:rFonts w:ascii="Gill Sans MT" w:hAnsi="Gill Sans MT"/>
                <w:sz w:val="20"/>
                <w:szCs w:val="20"/>
              </w:rPr>
              <w:t xml:space="preserve">Which household </w:t>
            </w:r>
            <w:commentRangeStart w:id="453"/>
            <w:r w:rsidRPr="00BE068B">
              <w:rPr>
                <w:rFonts w:ascii="Gill Sans MT" w:hAnsi="Gill Sans MT"/>
                <w:sz w:val="20"/>
                <w:szCs w:val="20"/>
              </w:rPr>
              <w:t xml:space="preserve">member </w:t>
            </w:r>
            <w:commentRangeEnd w:id="453"/>
            <w:r w:rsidR="000450B6">
              <w:rPr>
                <w:rStyle w:val="CommentReference"/>
              </w:rPr>
              <w:commentReference w:id="453"/>
            </w:r>
            <w:r>
              <w:rPr>
                <w:rFonts w:ascii="Gill Sans MT" w:hAnsi="Gill Sans MT"/>
                <w:sz w:val="20"/>
                <w:szCs w:val="20"/>
              </w:rPr>
              <w:t>collects the product?</w:t>
            </w:r>
          </w:p>
          <w:p w14:paraId="09E0E5B9" w14:textId="77777777" w:rsidR="00B933AD" w:rsidRDefault="00B933AD" w:rsidP="001D470B">
            <w:pPr>
              <w:rPr>
                <w:ins w:id="454" w:author="Heather Huntington" w:date="2014-11-17T20:00:00Z"/>
                <w:rFonts w:ascii="Gill Sans MT" w:hAnsi="Gill Sans MT"/>
                <w:sz w:val="20"/>
                <w:szCs w:val="20"/>
              </w:rPr>
            </w:pPr>
          </w:p>
          <w:p w14:paraId="565C62A8" w14:textId="4866C66E" w:rsidR="00B933AD" w:rsidRPr="00BE068B" w:rsidRDefault="00B933AD" w:rsidP="001D470B">
            <w:pPr>
              <w:rPr>
                <w:rFonts w:ascii="Gill Sans MT" w:hAnsi="Gill Sans MT"/>
                <w:sz w:val="20"/>
                <w:szCs w:val="20"/>
              </w:rPr>
            </w:pPr>
            <w:ins w:id="455" w:author="Heather Huntington" w:date="2014-11-17T20:00:00Z">
              <w:r>
                <w:rPr>
                  <w:rFonts w:ascii="Gill Sans MT" w:hAnsi="Gill Sans MT"/>
                  <w:sz w:val="20"/>
                  <w:szCs w:val="20"/>
                </w:rPr>
                <w:t>Enumerator - Please refer to HH roster codes</w:t>
              </w:r>
            </w:ins>
          </w:p>
        </w:tc>
      </w:tr>
      <w:tr w:rsidR="001D470B" w:rsidRPr="00BE068B" w14:paraId="3001056C" w14:textId="77777777" w:rsidTr="001D470B">
        <w:tc>
          <w:tcPr>
            <w:tcW w:w="468" w:type="dxa"/>
          </w:tcPr>
          <w:p w14:paraId="3E523659" w14:textId="77777777" w:rsidR="001D470B" w:rsidRPr="00BE068B" w:rsidRDefault="001D470B" w:rsidP="001D470B">
            <w:pPr>
              <w:rPr>
                <w:rFonts w:ascii="Gill Sans MT" w:hAnsi="Gill Sans MT"/>
              </w:rPr>
            </w:pPr>
            <w:proofErr w:type="gramStart"/>
            <w:r w:rsidRPr="00BE068B">
              <w:rPr>
                <w:rFonts w:ascii="Gill Sans MT" w:hAnsi="Gill Sans MT"/>
              </w:rPr>
              <w:t>a</w:t>
            </w:r>
            <w:proofErr w:type="gramEnd"/>
          </w:p>
        </w:tc>
        <w:tc>
          <w:tcPr>
            <w:tcW w:w="2204" w:type="dxa"/>
          </w:tcPr>
          <w:p w14:paraId="72FBC39A" w14:textId="77777777" w:rsidR="001D470B" w:rsidRPr="00BE068B" w:rsidRDefault="001D470B" w:rsidP="001D470B">
            <w:pPr>
              <w:rPr>
                <w:rFonts w:ascii="Gill Sans MT" w:hAnsi="Gill Sans MT"/>
              </w:rPr>
            </w:pPr>
            <w:r>
              <w:rPr>
                <w:rFonts w:ascii="Gill Sans MT" w:hAnsi="Gill Sans MT"/>
              </w:rPr>
              <w:t>Timber</w:t>
            </w:r>
          </w:p>
        </w:tc>
        <w:tc>
          <w:tcPr>
            <w:tcW w:w="2192" w:type="dxa"/>
          </w:tcPr>
          <w:p w14:paraId="3F8BF1E4" w14:textId="77777777" w:rsidR="001D470B" w:rsidRPr="00BE068B" w:rsidRDefault="001D470B" w:rsidP="001D470B">
            <w:pPr>
              <w:rPr>
                <w:rFonts w:ascii="Gill Sans MT" w:hAnsi="Gill Sans MT"/>
              </w:rPr>
            </w:pPr>
          </w:p>
        </w:tc>
        <w:tc>
          <w:tcPr>
            <w:tcW w:w="974" w:type="dxa"/>
          </w:tcPr>
          <w:p w14:paraId="76CB96E9" w14:textId="77777777" w:rsidR="001D470B" w:rsidRPr="00BE068B" w:rsidRDefault="001D470B" w:rsidP="001D470B">
            <w:pPr>
              <w:rPr>
                <w:rFonts w:ascii="Gill Sans MT" w:hAnsi="Gill Sans MT"/>
              </w:rPr>
            </w:pPr>
          </w:p>
        </w:tc>
        <w:tc>
          <w:tcPr>
            <w:tcW w:w="766" w:type="dxa"/>
          </w:tcPr>
          <w:p w14:paraId="7B6955BD" w14:textId="77777777" w:rsidR="001D470B" w:rsidRPr="00BE068B" w:rsidRDefault="001D470B" w:rsidP="001D470B">
            <w:pPr>
              <w:rPr>
                <w:rFonts w:ascii="Gill Sans MT" w:hAnsi="Gill Sans MT"/>
              </w:rPr>
            </w:pPr>
          </w:p>
        </w:tc>
        <w:tc>
          <w:tcPr>
            <w:tcW w:w="1433" w:type="dxa"/>
          </w:tcPr>
          <w:p w14:paraId="130B1F7C" w14:textId="77777777" w:rsidR="001D470B" w:rsidRPr="00BE068B" w:rsidRDefault="001D470B" w:rsidP="001D470B">
            <w:pPr>
              <w:rPr>
                <w:rFonts w:ascii="Gill Sans MT" w:hAnsi="Gill Sans MT"/>
              </w:rPr>
            </w:pPr>
          </w:p>
        </w:tc>
        <w:tc>
          <w:tcPr>
            <w:tcW w:w="1058" w:type="dxa"/>
          </w:tcPr>
          <w:p w14:paraId="2CC39A36" w14:textId="77777777" w:rsidR="001D470B" w:rsidRPr="00BE068B" w:rsidRDefault="001D470B" w:rsidP="001D470B">
            <w:pPr>
              <w:rPr>
                <w:rFonts w:ascii="Gill Sans MT" w:hAnsi="Gill Sans MT"/>
              </w:rPr>
            </w:pPr>
          </w:p>
        </w:tc>
        <w:tc>
          <w:tcPr>
            <w:tcW w:w="783" w:type="dxa"/>
          </w:tcPr>
          <w:p w14:paraId="66FFCC00" w14:textId="77777777" w:rsidR="001D470B" w:rsidRPr="00BE068B" w:rsidRDefault="001D470B" w:rsidP="001D470B">
            <w:pPr>
              <w:rPr>
                <w:rFonts w:ascii="Gill Sans MT" w:hAnsi="Gill Sans MT"/>
              </w:rPr>
            </w:pPr>
          </w:p>
        </w:tc>
        <w:tc>
          <w:tcPr>
            <w:tcW w:w="1150" w:type="dxa"/>
          </w:tcPr>
          <w:p w14:paraId="7E4219A7" w14:textId="77777777" w:rsidR="001D470B" w:rsidRPr="00BE068B" w:rsidRDefault="001D470B" w:rsidP="001D470B">
            <w:pPr>
              <w:rPr>
                <w:rFonts w:ascii="Gill Sans MT" w:hAnsi="Gill Sans MT"/>
              </w:rPr>
            </w:pPr>
          </w:p>
        </w:tc>
        <w:tc>
          <w:tcPr>
            <w:tcW w:w="1590" w:type="dxa"/>
          </w:tcPr>
          <w:p w14:paraId="48DF0CF6" w14:textId="77777777" w:rsidR="001D470B" w:rsidRPr="00BE068B" w:rsidRDefault="001D470B" w:rsidP="001D470B">
            <w:pPr>
              <w:rPr>
                <w:rFonts w:ascii="Gill Sans MT" w:hAnsi="Gill Sans MT"/>
              </w:rPr>
            </w:pPr>
          </w:p>
        </w:tc>
      </w:tr>
      <w:tr w:rsidR="001D470B" w:rsidRPr="00BE068B" w14:paraId="43E0AC98" w14:textId="77777777" w:rsidTr="001D470B">
        <w:tc>
          <w:tcPr>
            <w:tcW w:w="468" w:type="dxa"/>
          </w:tcPr>
          <w:p w14:paraId="3239C1B9" w14:textId="77777777" w:rsidR="001D470B" w:rsidRPr="00BE068B" w:rsidRDefault="001D470B" w:rsidP="001D470B">
            <w:pPr>
              <w:rPr>
                <w:rFonts w:ascii="Gill Sans MT" w:hAnsi="Gill Sans MT"/>
              </w:rPr>
            </w:pPr>
            <w:proofErr w:type="gramStart"/>
            <w:r w:rsidRPr="00BE068B">
              <w:rPr>
                <w:rFonts w:ascii="Gill Sans MT" w:hAnsi="Gill Sans MT"/>
              </w:rPr>
              <w:t>b</w:t>
            </w:r>
            <w:proofErr w:type="gramEnd"/>
          </w:p>
        </w:tc>
        <w:tc>
          <w:tcPr>
            <w:tcW w:w="2204" w:type="dxa"/>
          </w:tcPr>
          <w:p w14:paraId="6CC9A69A" w14:textId="77777777" w:rsidR="001D470B" w:rsidRPr="00BE068B" w:rsidRDefault="001D470B" w:rsidP="001D470B">
            <w:pPr>
              <w:rPr>
                <w:rFonts w:ascii="Gill Sans MT" w:hAnsi="Gill Sans MT"/>
              </w:rPr>
            </w:pPr>
            <w:r w:rsidRPr="00BE068B">
              <w:rPr>
                <w:rFonts w:ascii="Gill Sans MT" w:hAnsi="Gill Sans MT"/>
              </w:rPr>
              <w:t>Fuel wood</w:t>
            </w:r>
          </w:p>
        </w:tc>
        <w:tc>
          <w:tcPr>
            <w:tcW w:w="2192" w:type="dxa"/>
          </w:tcPr>
          <w:p w14:paraId="0F095E54" w14:textId="77777777" w:rsidR="001D470B" w:rsidRPr="00BE068B" w:rsidRDefault="001D470B" w:rsidP="001D470B">
            <w:pPr>
              <w:rPr>
                <w:rFonts w:ascii="Gill Sans MT" w:hAnsi="Gill Sans MT"/>
              </w:rPr>
            </w:pPr>
          </w:p>
        </w:tc>
        <w:tc>
          <w:tcPr>
            <w:tcW w:w="974" w:type="dxa"/>
          </w:tcPr>
          <w:p w14:paraId="75748412" w14:textId="77777777" w:rsidR="001D470B" w:rsidRPr="00BE068B" w:rsidRDefault="001D470B" w:rsidP="001D470B">
            <w:pPr>
              <w:rPr>
                <w:rFonts w:ascii="Gill Sans MT" w:hAnsi="Gill Sans MT"/>
              </w:rPr>
            </w:pPr>
          </w:p>
        </w:tc>
        <w:tc>
          <w:tcPr>
            <w:tcW w:w="766" w:type="dxa"/>
          </w:tcPr>
          <w:p w14:paraId="11FB924A" w14:textId="77777777" w:rsidR="001D470B" w:rsidRPr="00BE068B" w:rsidRDefault="001D470B" w:rsidP="001D470B">
            <w:pPr>
              <w:rPr>
                <w:rFonts w:ascii="Gill Sans MT" w:hAnsi="Gill Sans MT"/>
              </w:rPr>
            </w:pPr>
          </w:p>
        </w:tc>
        <w:tc>
          <w:tcPr>
            <w:tcW w:w="1433" w:type="dxa"/>
          </w:tcPr>
          <w:p w14:paraId="7B27DC26" w14:textId="77777777" w:rsidR="001D470B" w:rsidRPr="00BE068B" w:rsidRDefault="001D470B" w:rsidP="001D470B">
            <w:pPr>
              <w:rPr>
                <w:rFonts w:ascii="Gill Sans MT" w:hAnsi="Gill Sans MT"/>
              </w:rPr>
            </w:pPr>
          </w:p>
        </w:tc>
        <w:tc>
          <w:tcPr>
            <w:tcW w:w="1058" w:type="dxa"/>
          </w:tcPr>
          <w:p w14:paraId="433591A5" w14:textId="77777777" w:rsidR="001D470B" w:rsidRPr="00BE068B" w:rsidRDefault="001D470B" w:rsidP="001D470B">
            <w:pPr>
              <w:rPr>
                <w:rFonts w:ascii="Gill Sans MT" w:hAnsi="Gill Sans MT"/>
              </w:rPr>
            </w:pPr>
          </w:p>
        </w:tc>
        <w:tc>
          <w:tcPr>
            <w:tcW w:w="783" w:type="dxa"/>
          </w:tcPr>
          <w:p w14:paraId="792139E2" w14:textId="77777777" w:rsidR="001D470B" w:rsidRPr="00BE068B" w:rsidRDefault="001D470B" w:rsidP="001D470B">
            <w:pPr>
              <w:rPr>
                <w:rFonts w:ascii="Gill Sans MT" w:hAnsi="Gill Sans MT"/>
              </w:rPr>
            </w:pPr>
          </w:p>
        </w:tc>
        <w:tc>
          <w:tcPr>
            <w:tcW w:w="1150" w:type="dxa"/>
          </w:tcPr>
          <w:p w14:paraId="0AB6963B" w14:textId="77777777" w:rsidR="001D470B" w:rsidRPr="00BE068B" w:rsidRDefault="001D470B" w:rsidP="001D470B">
            <w:pPr>
              <w:rPr>
                <w:rFonts w:ascii="Gill Sans MT" w:hAnsi="Gill Sans MT"/>
              </w:rPr>
            </w:pPr>
          </w:p>
        </w:tc>
        <w:tc>
          <w:tcPr>
            <w:tcW w:w="1590" w:type="dxa"/>
          </w:tcPr>
          <w:p w14:paraId="19AE041E" w14:textId="77777777" w:rsidR="001D470B" w:rsidRPr="00BE068B" w:rsidRDefault="001D470B" w:rsidP="001D470B">
            <w:pPr>
              <w:rPr>
                <w:rFonts w:ascii="Gill Sans MT" w:hAnsi="Gill Sans MT"/>
              </w:rPr>
            </w:pPr>
          </w:p>
        </w:tc>
      </w:tr>
      <w:tr w:rsidR="001D470B" w:rsidRPr="00BE068B" w14:paraId="7B7C1C8E" w14:textId="77777777" w:rsidTr="001D470B">
        <w:tc>
          <w:tcPr>
            <w:tcW w:w="468" w:type="dxa"/>
          </w:tcPr>
          <w:p w14:paraId="1D4A17D1" w14:textId="77777777" w:rsidR="001D470B" w:rsidRPr="00BE068B" w:rsidRDefault="001D470B" w:rsidP="001D470B">
            <w:pPr>
              <w:rPr>
                <w:rFonts w:ascii="Gill Sans MT" w:hAnsi="Gill Sans MT"/>
              </w:rPr>
            </w:pPr>
            <w:proofErr w:type="gramStart"/>
            <w:r w:rsidRPr="00BE068B">
              <w:rPr>
                <w:rFonts w:ascii="Gill Sans MT" w:hAnsi="Gill Sans MT"/>
              </w:rPr>
              <w:t>c</w:t>
            </w:r>
            <w:proofErr w:type="gramEnd"/>
          </w:p>
        </w:tc>
        <w:tc>
          <w:tcPr>
            <w:tcW w:w="2204" w:type="dxa"/>
          </w:tcPr>
          <w:p w14:paraId="3E80632D" w14:textId="77777777" w:rsidR="001D470B" w:rsidRPr="00BE068B" w:rsidRDefault="001D470B" w:rsidP="001D470B">
            <w:pPr>
              <w:rPr>
                <w:rFonts w:ascii="Gill Sans MT" w:hAnsi="Gill Sans MT"/>
              </w:rPr>
            </w:pPr>
            <w:r w:rsidRPr="00BE068B">
              <w:rPr>
                <w:rFonts w:ascii="Gill Sans MT" w:hAnsi="Gill Sans MT"/>
              </w:rPr>
              <w:t>Charcoal</w:t>
            </w:r>
          </w:p>
        </w:tc>
        <w:tc>
          <w:tcPr>
            <w:tcW w:w="2192" w:type="dxa"/>
          </w:tcPr>
          <w:p w14:paraId="5E697C4E" w14:textId="77777777" w:rsidR="001D470B" w:rsidRPr="00BE068B" w:rsidRDefault="001D470B" w:rsidP="001D470B">
            <w:pPr>
              <w:rPr>
                <w:rFonts w:ascii="Gill Sans MT" w:hAnsi="Gill Sans MT"/>
              </w:rPr>
            </w:pPr>
          </w:p>
        </w:tc>
        <w:tc>
          <w:tcPr>
            <w:tcW w:w="974" w:type="dxa"/>
          </w:tcPr>
          <w:p w14:paraId="0FD296B4" w14:textId="77777777" w:rsidR="001D470B" w:rsidRPr="00BE068B" w:rsidRDefault="001D470B" w:rsidP="001D470B">
            <w:pPr>
              <w:rPr>
                <w:rFonts w:ascii="Gill Sans MT" w:hAnsi="Gill Sans MT"/>
              </w:rPr>
            </w:pPr>
          </w:p>
        </w:tc>
        <w:tc>
          <w:tcPr>
            <w:tcW w:w="766" w:type="dxa"/>
          </w:tcPr>
          <w:p w14:paraId="1CEC2D1E" w14:textId="77777777" w:rsidR="001D470B" w:rsidRPr="00BE068B" w:rsidRDefault="001D470B" w:rsidP="001D470B">
            <w:pPr>
              <w:rPr>
                <w:rFonts w:ascii="Gill Sans MT" w:hAnsi="Gill Sans MT"/>
              </w:rPr>
            </w:pPr>
          </w:p>
        </w:tc>
        <w:tc>
          <w:tcPr>
            <w:tcW w:w="1433" w:type="dxa"/>
          </w:tcPr>
          <w:p w14:paraId="2B8B9471" w14:textId="77777777" w:rsidR="001D470B" w:rsidRPr="00BE068B" w:rsidRDefault="001D470B" w:rsidP="001D470B">
            <w:pPr>
              <w:rPr>
                <w:rFonts w:ascii="Gill Sans MT" w:hAnsi="Gill Sans MT"/>
              </w:rPr>
            </w:pPr>
          </w:p>
        </w:tc>
        <w:tc>
          <w:tcPr>
            <w:tcW w:w="1058" w:type="dxa"/>
          </w:tcPr>
          <w:p w14:paraId="24CA83E7" w14:textId="77777777" w:rsidR="001D470B" w:rsidRPr="00BE068B" w:rsidRDefault="001D470B" w:rsidP="001D470B">
            <w:pPr>
              <w:rPr>
                <w:rFonts w:ascii="Gill Sans MT" w:hAnsi="Gill Sans MT"/>
              </w:rPr>
            </w:pPr>
          </w:p>
        </w:tc>
        <w:tc>
          <w:tcPr>
            <w:tcW w:w="783" w:type="dxa"/>
          </w:tcPr>
          <w:p w14:paraId="0832E806" w14:textId="77777777" w:rsidR="001D470B" w:rsidRPr="00BE068B" w:rsidRDefault="001D470B" w:rsidP="001D470B">
            <w:pPr>
              <w:rPr>
                <w:rFonts w:ascii="Gill Sans MT" w:hAnsi="Gill Sans MT"/>
              </w:rPr>
            </w:pPr>
          </w:p>
        </w:tc>
        <w:tc>
          <w:tcPr>
            <w:tcW w:w="1150" w:type="dxa"/>
          </w:tcPr>
          <w:p w14:paraId="23FBDD03" w14:textId="77777777" w:rsidR="001D470B" w:rsidRPr="00BE068B" w:rsidRDefault="001D470B" w:rsidP="001D470B">
            <w:pPr>
              <w:rPr>
                <w:rFonts w:ascii="Gill Sans MT" w:hAnsi="Gill Sans MT"/>
              </w:rPr>
            </w:pPr>
          </w:p>
        </w:tc>
        <w:tc>
          <w:tcPr>
            <w:tcW w:w="1590" w:type="dxa"/>
          </w:tcPr>
          <w:p w14:paraId="105A83B9" w14:textId="77777777" w:rsidR="001D470B" w:rsidRPr="00BE068B" w:rsidRDefault="001D470B" w:rsidP="001D470B">
            <w:pPr>
              <w:rPr>
                <w:rFonts w:ascii="Gill Sans MT" w:hAnsi="Gill Sans MT"/>
              </w:rPr>
            </w:pPr>
          </w:p>
        </w:tc>
      </w:tr>
      <w:tr w:rsidR="001D470B" w:rsidRPr="00BE068B" w14:paraId="46A02A22" w14:textId="77777777" w:rsidTr="001D470B">
        <w:tc>
          <w:tcPr>
            <w:tcW w:w="468" w:type="dxa"/>
          </w:tcPr>
          <w:p w14:paraId="6360774F" w14:textId="77777777" w:rsidR="001D470B" w:rsidRPr="00BE068B" w:rsidRDefault="001D470B" w:rsidP="001D470B">
            <w:pPr>
              <w:rPr>
                <w:rFonts w:ascii="Gill Sans MT" w:hAnsi="Gill Sans MT"/>
              </w:rPr>
            </w:pPr>
            <w:proofErr w:type="gramStart"/>
            <w:r w:rsidRPr="00BE068B">
              <w:rPr>
                <w:rFonts w:ascii="Gill Sans MT" w:hAnsi="Gill Sans MT"/>
              </w:rPr>
              <w:t>d</w:t>
            </w:r>
            <w:proofErr w:type="gramEnd"/>
          </w:p>
        </w:tc>
        <w:tc>
          <w:tcPr>
            <w:tcW w:w="2204" w:type="dxa"/>
          </w:tcPr>
          <w:p w14:paraId="06CDF821" w14:textId="77777777" w:rsidR="001D470B" w:rsidRPr="00BE068B" w:rsidRDefault="001D470B" w:rsidP="001D470B">
            <w:pPr>
              <w:rPr>
                <w:rFonts w:ascii="Gill Sans MT" w:hAnsi="Gill Sans MT"/>
              </w:rPr>
            </w:pPr>
            <w:r w:rsidRPr="00BE068B">
              <w:rPr>
                <w:rFonts w:ascii="Gill Sans MT" w:hAnsi="Gill Sans MT"/>
              </w:rPr>
              <w:t>Wood for wood carving</w:t>
            </w:r>
          </w:p>
        </w:tc>
        <w:tc>
          <w:tcPr>
            <w:tcW w:w="2192" w:type="dxa"/>
          </w:tcPr>
          <w:p w14:paraId="26B4C914" w14:textId="77777777" w:rsidR="001D470B" w:rsidRPr="00BE068B" w:rsidRDefault="001D470B" w:rsidP="001D470B">
            <w:pPr>
              <w:rPr>
                <w:rFonts w:ascii="Gill Sans MT" w:hAnsi="Gill Sans MT"/>
              </w:rPr>
            </w:pPr>
          </w:p>
        </w:tc>
        <w:tc>
          <w:tcPr>
            <w:tcW w:w="974" w:type="dxa"/>
          </w:tcPr>
          <w:p w14:paraId="0092DBDC" w14:textId="77777777" w:rsidR="001D470B" w:rsidRPr="00BE068B" w:rsidRDefault="001D470B" w:rsidP="001D470B">
            <w:pPr>
              <w:rPr>
                <w:rFonts w:ascii="Gill Sans MT" w:hAnsi="Gill Sans MT"/>
              </w:rPr>
            </w:pPr>
          </w:p>
        </w:tc>
        <w:tc>
          <w:tcPr>
            <w:tcW w:w="766" w:type="dxa"/>
          </w:tcPr>
          <w:p w14:paraId="1D09475D" w14:textId="77777777" w:rsidR="001D470B" w:rsidRPr="00BE068B" w:rsidRDefault="001D470B" w:rsidP="001D470B">
            <w:pPr>
              <w:rPr>
                <w:rFonts w:ascii="Gill Sans MT" w:hAnsi="Gill Sans MT"/>
              </w:rPr>
            </w:pPr>
          </w:p>
        </w:tc>
        <w:tc>
          <w:tcPr>
            <w:tcW w:w="1433" w:type="dxa"/>
          </w:tcPr>
          <w:p w14:paraId="0803765C" w14:textId="77777777" w:rsidR="001D470B" w:rsidRPr="00BE068B" w:rsidRDefault="001D470B" w:rsidP="001D470B">
            <w:pPr>
              <w:rPr>
                <w:rFonts w:ascii="Gill Sans MT" w:hAnsi="Gill Sans MT"/>
              </w:rPr>
            </w:pPr>
          </w:p>
        </w:tc>
        <w:tc>
          <w:tcPr>
            <w:tcW w:w="1058" w:type="dxa"/>
          </w:tcPr>
          <w:p w14:paraId="07E04F8D" w14:textId="77777777" w:rsidR="001D470B" w:rsidRPr="00BE068B" w:rsidRDefault="001D470B" w:rsidP="001D470B">
            <w:pPr>
              <w:rPr>
                <w:rFonts w:ascii="Gill Sans MT" w:hAnsi="Gill Sans MT"/>
              </w:rPr>
            </w:pPr>
          </w:p>
        </w:tc>
        <w:tc>
          <w:tcPr>
            <w:tcW w:w="783" w:type="dxa"/>
          </w:tcPr>
          <w:p w14:paraId="43587ED2" w14:textId="77777777" w:rsidR="001D470B" w:rsidRPr="00BE068B" w:rsidRDefault="001D470B" w:rsidP="001D470B">
            <w:pPr>
              <w:rPr>
                <w:rFonts w:ascii="Gill Sans MT" w:hAnsi="Gill Sans MT"/>
              </w:rPr>
            </w:pPr>
          </w:p>
        </w:tc>
        <w:tc>
          <w:tcPr>
            <w:tcW w:w="1150" w:type="dxa"/>
          </w:tcPr>
          <w:p w14:paraId="35060F06" w14:textId="77777777" w:rsidR="001D470B" w:rsidRPr="00BE068B" w:rsidRDefault="001D470B" w:rsidP="001D470B">
            <w:pPr>
              <w:rPr>
                <w:rFonts w:ascii="Gill Sans MT" w:hAnsi="Gill Sans MT"/>
              </w:rPr>
            </w:pPr>
          </w:p>
        </w:tc>
        <w:tc>
          <w:tcPr>
            <w:tcW w:w="1590" w:type="dxa"/>
          </w:tcPr>
          <w:p w14:paraId="447B3B56" w14:textId="77777777" w:rsidR="001D470B" w:rsidRPr="00BE068B" w:rsidRDefault="001D470B" w:rsidP="001D470B">
            <w:pPr>
              <w:rPr>
                <w:rFonts w:ascii="Gill Sans MT" w:hAnsi="Gill Sans MT"/>
              </w:rPr>
            </w:pPr>
          </w:p>
        </w:tc>
      </w:tr>
      <w:tr w:rsidR="001D470B" w:rsidRPr="00BE068B" w14:paraId="2B3EAF23" w14:textId="77777777" w:rsidTr="001D470B">
        <w:tc>
          <w:tcPr>
            <w:tcW w:w="468" w:type="dxa"/>
          </w:tcPr>
          <w:p w14:paraId="097D36AB" w14:textId="77777777" w:rsidR="001D470B" w:rsidRPr="00BE068B" w:rsidRDefault="001D470B" w:rsidP="001D470B">
            <w:pPr>
              <w:rPr>
                <w:rFonts w:ascii="Gill Sans MT" w:hAnsi="Gill Sans MT"/>
              </w:rPr>
            </w:pPr>
            <w:proofErr w:type="gramStart"/>
            <w:r w:rsidRPr="00BE068B">
              <w:rPr>
                <w:rFonts w:ascii="Gill Sans MT" w:hAnsi="Gill Sans MT"/>
              </w:rPr>
              <w:t>e</w:t>
            </w:r>
            <w:proofErr w:type="gramEnd"/>
          </w:p>
        </w:tc>
        <w:tc>
          <w:tcPr>
            <w:tcW w:w="2204" w:type="dxa"/>
          </w:tcPr>
          <w:p w14:paraId="23A6E935" w14:textId="77777777" w:rsidR="001D470B" w:rsidRPr="00BE068B" w:rsidRDefault="001D470B" w:rsidP="001D470B">
            <w:pPr>
              <w:rPr>
                <w:rFonts w:ascii="Gill Sans MT" w:hAnsi="Gill Sans MT"/>
              </w:rPr>
            </w:pPr>
            <w:r w:rsidRPr="00BE068B">
              <w:rPr>
                <w:rFonts w:ascii="Gill Sans MT" w:hAnsi="Gill Sans MT"/>
              </w:rPr>
              <w:t>Wood for poles</w:t>
            </w:r>
          </w:p>
        </w:tc>
        <w:tc>
          <w:tcPr>
            <w:tcW w:w="2192" w:type="dxa"/>
          </w:tcPr>
          <w:p w14:paraId="554D5ABD" w14:textId="77777777" w:rsidR="001D470B" w:rsidRPr="00BE068B" w:rsidRDefault="001D470B" w:rsidP="001D470B">
            <w:pPr>
              <w:rPr>
                <w:rFonts w:ascii="Gill Sans MT" w:hAnsi="Gill Sans MT"/>
              </w:rPr>
            </w:pPr>
          </w:p>
        </w:tc>
        <w:tc>
          <w:tcPr>
            <w:tcW w:w="974" w:type="dxa"/>
          </w:tcPr>
          <w:p w14:paraId="139EDF40" w14:textId="77777777" w:rsidR="001D470B" w:rsidRPr="00BE068B" w:rsidRDefault="001D470B" w:rsidP="001D470B">
            <w:pPr>
              <w:rPr>
                <w:rFonts w:ascii="Gill Sans MT" w:hAnsi="Gill Sans MT"/>
              </w:rPr>
            </w:pPr>
          </w:p>
        </w:tc>
        <w:tc>
          <w:tcPr>
            <w:tcW w:w="766" w:type="dxa"/>
          </w:tcPr>
          <w:p w14:paraId="50E764E1" w14:textId="77777777" w:rsidR="001D470B" w:rsidRPr="00BE068B" w:rsidRDefault="001D470B" w:rsidP="001D470B">
            <w:pPr>
              <w:rPr>
                <w:rFonts w:ascii="Gill Sans MT" w:hAnsi="Gill Sans MT"/>
              </w:rPr>
            </w:pPr>
          </w:p>
        </w:tc>
        <w:tc>
          <w:tcPr>
            <w:tcW w:w="1433" w:type="dxa"/>
          </w:tcPr>
          <w:p w14:paraId="5815E248" w14:textId="77777777" w:rsidR="001D470B" w:rsidRPr="00BE068B" w:rsidRDefault="001D470B" w:rsidP="001D470B">
            <w:pPr>
              <w:rPr>
                <w:rFonts w:ascii="Gill Sans MT" w:hAnsi="Gill Sans MT"/>
              </w:rPr>
            </w:pPr>
          </w:p>
        </w:tc>
        <w:tc>
          <w:tcPr>
            <w:tcW w:w="1058" w:type="dxa"/>
          </w:tcPr>
          <w:p w14:paraId="5A96B620" w14:textId="77777777" w:rsidR="001D470B" w:rsidRPr="00BE068B" w:rsidRDefault="001D470B" w:rsidP="001D470B">
            <w:pPr>
              <w:rPr>
                <w:rFonts w:ascii="Gill Sans MT" w:hAnsi="Gill Sans MT"/>
              </w:rPr>
            </w:pPr>
          </w:p>
        </w:tc>
        <w:tc>
          <w:tcPr>
            <w:tcW w:w="783" w:type="dxa"/>
          </w:tcPr>
          <w:p w14:paraId="62D5DEE3" w14:textId="77777777" w:rsidR="001D470B" w:rsidRPr="00BE068B" w:rsidRDefault="001D470B" w:rsidP="001D470B">
            <w:pPr>
              <w:rPr>
                <w:rFonts w:ascii="Gill Sans MT" w:hAnsi="Gill Sans MT"/>
              </w:rPr>
            </w:pPr>
          </w:p>
        </w:tc>
        <w:tc>
          <w:tcPr>
            <w:tcW w:w="1150" w:type="dxa"/>
          </w:tcPr>
          <w:p w14:paraId="41D48E92" w14:textId="77777777" w:rsidR="001D470B" w:rsidRPr="00BE068B" w:rsidRDefault="001D470B" w:rsidP="001D470B">
            <w:pPr>
              <w:rPr>
                <w:rFonts w:ascii="Gill Sans MT" w:hAnsi="Gill Sans MT"/>
              </w:rPr>
            </w:pPr>
          </w:p>
        </w:tc>
        <w:tc>
          <w:tcPr>
            <w:tcW w:w="1590" w:type="dxa"/>
          </w:tcPr>
          <w:p w14:paraId="126E444B" w14:textId="77777777" w:rsidR="001D470B" w:rsidRPr="00BE068B" w:rsidRDefault="001D470B" w:rsidP="001D470B">
            <w:pPr>
              <w:rPr>
                <w:rFonts w:ascii="Gill Sans MT" w:hAnsi="Gill Sans MT"/>
              </w:rPr>
            </w:pPr>
          </w:p>
        </w:tc>
      </w:tr>
      <w:tr w:rsidR="001D470B" w:rsidRPr="00BE068B" w14:paraId="5FBCCB00" w14:textId="77777777" w:rsidTr="001D470B">
        <w:trPr>
          <w:trHeight w:val="179"/>
        </w:trPr>
        <w:tc>
          <w:tcPr>
            <w:tcW w:w="468" w:type="dxa"/>
          </w:tcPr>
          <w:p w14:paraId="1ED1ACE8" w14:textId="77777777" w:rsidR="001D470B" w:rsidRPr="00BE068B" w:rsidRDefault="001D470B" w:rsidP="001D470B">
            <w:pPr>
              <w:rPr>
                <w:rFonts w:ascii="Gill Sans MT" w:hAnsi="Gill Sans MT"/>
              </w:rPr>
            </w:pPr>
            <w:proofErr w:type="gramStart"/>
            <w:r w:rsidRPr="00BE068B">
              <w:rPr>
                <w:rFonts w:ascii="Gill Sans MT" w:hAnsi="Gill Sans MT"/>
              </w:rPr>
              <w:t>f</w:t>
            </w:r>
            <w:proofErr w:type="gramEnd"/>
          </w:p>
        </w:tc>
        <w:tc>
          <w:tcPr>
            <w:tcW w:w="2204" w:type="dxa"/>
          </w:tcPr>
          <w:p w14:paraId="6CE2F5ED" w14:textId="77777777" w:rsidR="001D470B" w:rsidRPr="00BE068B" w:rsidRDefault="001D470B" w:rsidP="001D470B">
            <w:pPr>
              <w:rPr>
                <w:rFonts w:ascii="Gill Sans MT" w:hAnsi="Gill Sans MT"/>
              </w:rPr>
            </w:pPr>
            <w:r w:rsidRPr="00BE068B">
              <w:rPr>
                <w:rFonts w:ascii="Gill Sans MT" w:hAnsi="Gill Sans MT"/>
              </w:rPr>
              <w:t xml:space="preserve">Fruit, nuts, seeds, roots, berries, etc. </w:t>
            </w:r>
          </w:p>
        </w:tc>
        <w:tc>
          <w:tcPr>
            <w:tcW w:w="2192" w:type="dxa"/>
          </w:tcPr>
          <w:p w14:paraId="5A018766" w14:textId="77777777" w:rsidR="001D470B" w:rsidRPr="00BE068B" w:rsidRDefault="001D470B" w:rsidP="001D470B">
            <w:pPr>
              <w:rPr>
                <w:rFonts w:ascii="Gill Sans MT" w:hAnsi="Gill Sans MT"/>
              </w:rPr>
            </w:pPr>
          </w:p>
        </w:tc>
        <w:tc>
          <w:tcPr>
            <w:tcW w:w="974" w:type="dxa"/>
          </w:tcPr>
          <w:p w14:paraId="07B4291A" w14:textId="77777777" w:rsidR="001D470B" w:rsidRPr="00BE068B" w:rsidRDefault="001D470B" w:rsidP="001D470B">
            <w:pPr>
              <w:rPr>
                <w:rFonts w:ascii="Gill Sans MT" w:hAnsi="Gill Sans MT"/>
              </w:rPr>
            </w:pPr>
          </w:p>
        </w:tc>
        <w:tc>
          <w:tcPr>
            <w:tcW w:w="766" w:type="dxa"/>
          </w:tcPr>
          <w:p w14:paraId="25998424" w14:textId="77777777" w:rsidR="001D470B" w:rsidRPr="00BE068B" w:rsidRDefault="001D470B" w:rsidP="001D470B">
            <w:pPr>
              <w:rPr>
                <w:rFonts w:ascii="Gill Sans MT" w:hAnsi="Gill Sans MT"/>
              </w:rPr>
            </w:pPr>
          </w:p>
        </w:tc>
        <w:tc>
          <w:tcPr>
            <w:tcW w:w="1433" w:type="dxa"/>
          </w:tcPr>
          <w:p w14:paraId="0D6F2DAD" w14:textId="77777777" w:rsidR="001D470B" w:rsidRPr="00BE068B" w:rsidRDefault="001D470B" w:rsidP="001D470B">
            <w:pPr>
              <w:rPr>
                <w:rFonts w:ascii="Gill Sans MT" w:hAnsi="Gill Sans MT"/>
              </w:rPr>
            </w:pPr>
          </w:p>
        </w:tc>
        <w:tc>
          <w:tcPr>
            <w:tcW w:w="1058" w:type="dxa"/>
          </w:tcPr>
          <w:p w14:paraId="7D37FC18" w14:textId="77777777" w:rsidR="001D470B" w:rsidRPr="00BE068B" w:rsidRDefault="001D470B" w:rsidP="001D470B">
            <w:pPr>
              <w:rPr>
                <w:rFonts w:ascii="Gill Sans MT" w:hAnsi="Gill Sans MT"/>
              </w:rPr>
            </w:pPr>
          </w:p>
        </w:tc>
        <w:tc>
          <w:tcPr>
            <w:tcW w:w="783" w:type="dxa"/>
          </w:tcPr>
          <w:p w14:paraId="67CF1209" w14:textId="77777777" w:rsidR="001D470B" w:rsidRPr="00BE068B" w:rsidRDefault="001D470B" w:rsidP="001D470B">
            <w:pPr>
              <w:rPr>
                <w:rFonts w:ascii="Gill Sans MT" w:hAnsi="Gill Sans MT"/>
              </w:rPr>
            </w:pPr>
          </w:p>
        </w:tc>
        <w:tc>
          <w:tcPr>
            <w:tcW w:w="1150" w:type="dxa"/>
          </w:tcPr>
          <w:p w14:paraId="0DF3E413" w14:textId="77777777" w:rsidR="001D470B" w:rsidRPr="00BE068B" w:rsidRDefault="001D470B" w:rsidP="001D470B">
            <w:pPr>
              <w:rPr>
                <w:rFonts w:ascii="Gill Sans MT" w:hAnsi="Gill Sans MT"/>
              </w:rPr>
            </w:pPr>
          </w:p>
        </w:tc>
        <w:tc>
          <w:tcPr>
            <w:tcW w:w="1590" w:type="dxa"/>
          </w:tcPr>
          <w:p w14:paraId="60816998" w14:textId="77777777" w:rsidR="001D470B" w:rsidRPr="00BE068B" w:rsidRDefault="001D470B" w:rsidP="001D470B">
            <w:pPr>
              <w:rPr>
                <w:rFonts w:ascii="Gill Sans MT" w:hAnsi="Gill Sans MT"/>
              </w:rPr>
            </w:pPr>
          </w:p>
        </w:tc>
      </w:tr>
      <w:tr w:rsidR="001D470B" w:rsidRPr="00BE068B" w14:paraId="2C0427D1" w14:textId="77777777" w:rsidTr="001D470B">
        <w:tc>
          <w:tcPr>
            <w:tcW w:w="468" w:type="dxa"/>
          </w:tcPr>
          <w:p w14:paraId="68C4B695" w14:textId="77777777" w:rsidR="001D470B" w:rsidRPr="00BE068B" w:rsidRDefault="001D470B" w:rsidP="001D470B">
            <w:pPr>
              <w:rPr>
                <w:rFonts w:ascii="Gill Sans MT" w:hAnsi="Gill Sans MT"/>
              </w:rPr>
            </w:pPr>
            <w:proofErr w:type="gramStart"/>
            <w:r w:rsidRPr="00BE068B">
              <w:rPr>
                <w:rFonts w:ascii="Gill Sans MT" w:hAnsi="Gill Sans MT"/>
              </w:rPr>
              <w:t>g</w:t>
            </w:r>
            <w:proofErr w:type="gramEnd"/>
          </w:p>
        </w:tc>
        <w:tc>
          <w:tcPr>
            <w:tcW w:w="2204" w:type="dxa"/>
          </w:tcPr>
          <w:p w14:paraId="5D9D6E6F" w14:textId="77777777" w:rsidR="001D470B" w:rsidRPr="00BE068B" w:rsidRDefault="001D470B" w:rsidP="001D470B">
            <w:pPr>
              <w:rPr>
                <w:rFonts w:ascii="Gill Sans MT" w:hAnsi="Gill Sans MT"/>
              </w:rPr>
            </w:pPr>
            <w:r w:rsidRPr="00BE068B">
              <w:rPr>
                <w:rFonts w:ascii="Gill Sans MT" w:hAnsi="Gill Sans MT"/>
              </w:rPr>
              <w:t>Mushrooms</w:t>
            </w:r>
          </w:p>
        </w:tc>
        <w:tc>
          <w:tcPr>
            <w:tcW w:w="2192" w:type="dxa"/>
          </w:tcPr>
          <w:p w14:paraId="7BA27F46" w14:textId="77777777" w:rsidR="001D470B" w:rsidRPr="00BE068B" w:rsidRDefault="001D470B" w:rsidP="001D470B">
            <w:pPr>
              <w:rPr>
                <w:rFonts w:ascii="Gill Sans MT" w:hAnsi="Gill Sans MT"/>
              </w:rPr>
            </w:pPr>
          </w:p>
        </w:tc>
        <w:tc>
          <w:tcPr>
            <w:tcW w:w="974" w:type="dxa"/>
          </w:tcPr>
          <w:p w14:paraId="23F9904D" w14:textId="77777777" w:rsidR="001D470B" w:rsidRPr="00BE068B" w:rsidRDefault="001D470B" w:rsidP="001D470B">
            <w:pPr>
              <w:rPr>
                <w:rFonts w:ascii="Gill Sans MT" w:hAnsi="Gill Sans MT"/>
              </w:rPr>
            </w:pPr>
          </w:p>
        </w:tc>
        <w:tc>
          <w:tcPr>
            <w:tcW w:w="766" w:type="dxa"/>
          </w:tcPr>
          <w:p w14:paraId="382194CB" w14:textId="77777777" w:rsidR="001D470B" w:rsidRPr="00BE068B" w:rsidRDefault="001D470B" w:rsidP="001D470B">
            <w:pPr>
              <w:rPr>
                <w:rFonts w:ascii="Gill Sans MT" w:hAnsi="Gill Sans MT"/>
              </w:rPr>
            </w:pPr>
          </w:p>
        </w:tc>
        <w:tc>
          <w:tcPr>
            <w:tcW w:w="1433" w:type="dxa"/>
          </w:tcPr>
          <w:p w14:paraId="7B55F9C6" w14:textId="77777777" w:rsidR="001D470B" w:rsidRPr="00BE068B" w:rsidRDefault="001D470B" w:rsidP="001D470B">
            <w:pPr>
              <w:rPr>
                <w:rFonts w:ascii="Gill Sans MT" w:hAnsi="Gill Sans MT"/>
              </w:rPr>
            </w:pPr>
          </w:p>
        </w:tc>
        <w:tc>
          <w:tcPr>
            <w:tcW w:w="1058" w:type="dxa"/>
          </w:tcPr>
          <w:p w14:paraId="2C5C0C74" w14:textId="77777777" w:rsidR="001D470B" w:rsidRPr="00BE068B" w:rsidRDefault="001D470B" w:rsidP="001D470B">
            <w:pPr>
              <w:rPr>
                <w:rFonts w:ascii="Gill Sans MT" w:hAnsi="Gill Sans MT"/>
              </w:rPr>
            </w:pPr>
          </w:p>
        </w:tc>
        <w:tc>
          <w:tcPr>
            <w:tcW w:w="783" w:type="dxa"/>
          </w:tcPr>
          <w:p w14:paraId="62568ACA" w14:textId="77777777" w:rsidR="001D470B" w:rsidRPr="00BE068B" w:rsidRDefault="001D470B" w:rsidP="001D470B">
            <w:pPr>
              <w:rPr>
                <w:rFonts w:ascii="Gill Sans MT" w:hAnsi="Gill Sans MT"/>
              </w:rPr>
            </w:pPr>
          </w:p>
        </w:tc>
        <w:tc>
          <w:tcPr>
            <w:tcW w:w="1150" w:type="dxa"/>
          </w:tcPr>
          <w:p w14:paraId="2D17609E" w14:textId="77777777" w:rsidR="001D470B" w:rsidRPr="00BE068B" w:rsidRDefault="001D470B" w:rsidP="001D470B">
            <w:pPr>
              <w:rPr>
                <w:rFonts w:ascii="Gill Sans MT" w:hAnsi="Gill Sans MT"/>
              </w:rPr>
            </w:pPr>
          </w:p>
        </w:tc>
        <w:tc>
          <w:tcPr>
            <w:tcW w:w="1590" w:type="dxa"/>
          </w:tcPr>
          <w:p w14:paraId="74E26330" w14:textId="77777777" w:rsidR="001D470B" w:rsidRPr="00BE068B" w:rsidRDefault="001D470B" w:rsidP="001D470B">
            <w:pPr>
              <w:rPr>
                <w:rFonts w:ascii="Gill Sans MT" w:hAnsi="Gill Sans MT"/>
              </w:rPr>
            </w:pPr>
          </w:p>
        </w:tc>
      </w:tr>
      <w:tr w:rsidR="001D470B" w:rsidRPr="00BE068B" w14:paraId="05116091" w14:textId="77777777" w:rsidTr="001D470B">
        <w:tc>
          <w:tcPr>
            <w:tcW w:w="468" w:type="dxa"/>
          </w:tcPr>
          <w:p w14:paraId="36784EAC" w14:textId="77777777" w:rsidR="001D470B" w:rsidRPr="00BE068B" w:rsidRDefault="001D470B" w:rsidP="001D470B">
            <w:pPr>
              <w:rPr>
                <w:rFonts w:ascii="Gill Sans MT" w:hAnsi="Gill Sans MT"/>
              </w:rPr>
            </w:pPr>
            <w:proofErr w:type="gramStart"/>
            <w:r w:rsidRPr="00BE068B">
              <w:rPr>
                <w:rFonts w:ascii="Gill Sans MT" w:hAnsi="Gill Sans MT"/>
              </w:rPr>
              <w:t>h</w:t>
            </w:r>
            <w:proofErr w:type="gramEnd"/>
          </w:p>
        </w:tc>
        <w:tc>
          <w:tcPr>
            <w:tcW w:w="2204" w:type="dxa"/>
          </w:tcPr>
          <w:p w14:paraId="406EFCD8" w14:textId="77777777" w:rsidR="001D470B" w:rsidRPr="00BE068B" w:rsidRDefault="001D470B" w:rsidP="001D470B">
            <w:pPr>
              <w:rPr>
                <w:rFonts w:ascii="Gill Sans MT" w:hAnsi="Gill Sans MT"/>
              </w:rPr>
            </w:pPr>
            <w:r w:rsidRPr="00BE068B">
              <w:rPr>
                <w:rFonts w:ascii="Gill Sans MT" w:hAnsi="Gill Sans MT"/>
              </w:rPr>
              <w:t>Fodder</w:t>
            </w:r>
          </w:p>
        </w:tc>
        <w:tc>
          <w:tcPr>
            <w:tcW w:w="2192" w:type="dxa"/>
          </w:tcPr>
          <w:p w14:paraId="7CE6B492" w14:textId="77777777" w:rsidR="001D470B" w:rsidRPr="00BE068B" w:rsidRDefault="001D470B" w:rsidP="001D470B">
            <w:pPr>
              <w:rPr>
                <w:rFonts w:ascii="Gill Sans MT" w:hAnsi="Gill Sans MT"/>
              </w:rPr>
            </w:pPr>
          </w:p>
        </w:tc>
        <w:tc>
          <w:tcPr>
            <w:tcW w:w="974" w:type="dxa"/>
          </w:tcPr>
          <w:p w14:paraId="39AA3788" w14:textId="77777777" w:rsidR="001D470B" w:rsidRPr="00BE068B" w:rsidRDefault="001D470B" w:rsidP="001D470B">
            <w:pPr>
              <w:rPr>
                <w:rFonts w:ascii="Gill Sans MT" w:hAnsi="Gill Sans MT"/>
              </w:rPr>
            </w:pPr>
          </w:p>
        </w:tc>
        <w:tc>
          <w:tcPr>
            <w:tcW w:w="766" w:type="dxa"/>
          </w:tcPr>
          <w:p w14:paraId="522124DC" w14:textId="77777777" w:rsidR="001D470B" w:rsidRPr="00BE068B" w:rsidRDefault="001D470B" w:rsidP="001D470B">
            <w:pPr>
              <w:rPr>
                <w:rFonts w:ascii="Gill Sans MT" w:hAnsi="Gill Sans MT"/>
              </w:rPr>
            </w:pPr>
          </w:p>
        </w:tc>
        <w:tc>
          <w:tcPr>
            <w:tcW w:w="1433" w:type="dxa"/>
          </w:tcPr>
          <w:p w14:paraId="5C8FFE90" w14:textId="77777777" w:rsidR="001D470B" w:rsidRPr="00BE068B" w:rsidRDefault="001D470B" w:rsidP="001D470B">
            <w:pPr>
              <w:rPr>
                <w:rFonts w:ascii="Gill Sans MT" w:hAnsi="Gill Sans MT"/>
              </w:rPr>
            </w:pPr>
          </w:p>
        </w:tc>
        <w:tc>
          <w:tcPr>
            <w:tcW w:w="1058" w:type="dxa"/>
          </w:tcPr>
          <w:p w14:paraId="1B25B0B5" w14:textId="77777777" w:rsidR="001D470B" w:rsidRPr="00BE068B" w:rsidRDefault="001D470B" w:rsidP="001D470B">
            <w:pPr>
              <w:rPr>
                <w:rFonts w:ascii="Gill Sans MT" w:hAnsi="Gill Sans MT"/>
              </w:rPr>
            </w:pPr>
          </w:p>
        </w:tc>
        <w:tc>
          <w:tcPr>
            <w:tcW w:w="783" w:type="dxa"/>
          </w:tcPr>
          <w:p w14:paraId="0FF8D3CB" w14:textId="77777777" w:rsidR="001D470B" w:rsidRPr="00BE068B" w:rsidRDefault="001D470B" w:rsidP="001D470B">
            <w:pPr>
              <w:rPr>
                <w:rFonts w:ascii="Gill Sans MT" w:hAnsi="Gill Sans MT"/>
              </w:rPr>
            </w:pPr>
          </w:p>
        </w:tc>
        <w:tc>
          <w:tcPr>
            <w:tcW w:w="1150" w:type="dxa"/>
          </w:tcPr>
          <w:p w14:paraId="57E1C386" w14:textId="77777777" w:rsidR="001D470B" w:rsidRPr="00BE068B" w:rsidRDefault="001D470B" w:rsidP="001D470B">
            <w:pPr>
              <w:rPr>
                <w:rFonts w:ascii="Gill Sans MT" w:hAnsi="Gill Sans MT"/>
              </w:rPr>
            </w:pPr>
          </w:p>
        </w:tc>
        <w:tc>
          <w:tcPr>
            <w:tcW w:w="1590" w:type="dxa"/>
          </w:tcPr>
          <w:p w14:paraId="0B16CF0A" w14:textId="77777777" w:rsidR="001D470B" w:rsidRPr="00BE068B" w:rsidRDefault="001D470B" w:rsidP="001D470B">
            <w:pPr>
              <w:rPr>
                <w:rFonts w:ascii="Gill Sans MT" w:hAnsi="Gill Sans MT"/>
              </w:rPr>
            </w:pPr>
          </w:p>
        </w:tc>
      </w:tr>
      <w:tr w:rsidR="001D470B" w:rsidRPr="00BE068B" w14:paraId="21CA9312" w14:textId="77777777" w:rsidTr="001D470B">
        <w:tc>
          <w:tcPr>
            <w:tcW w:w="468" w:type="dxa"/>
          </w:tcPr>
          <w:p w14:paraId="06B25B6B" w14:textId="77777777" w:rsidR="001D470B" w:rsidRPr="00BE068B" w:rsidRDefault="001D470B" w:rsidP="001D470B">
            <w:pPr>
              <w:rPr>
                <w:rFonts w:ascii="Gill Sans MT" w:hAnsi="Gill Sans MT"/>
              </w:rPr>
            </w:pPr>
            <w:proofErr w:type="spellStart"/>
            <w:proofErr w:type="gramStart"/>
            <w:r w:rsidRPr="00BE068B">
              <w:rPr>
                <w:rFonts w:ascii="Gill Sans MT" w:hAnsi="Gill Sans MT"/>
              </w:rPr>
              <w:t>i</w:t>
            </w:r>
            <w:proofErr w:type="spellEnd"/>
            <w:proofErr w:type="gramEnd"/>
          </w:p>
        </w:tc>
        <w:tc>
          <w:tcPr>
            <w:tcW w:w="2204" w:type="dxa"/>
          </w:tcPr>
          <w:p w14:paraId="0369C8F4" w14:textId="77777777" w:rsidR="001D470B" w:rsidRPr="00BE068B" w:rsidRDefault="001D470B" w:rsidP="001D470B">
            <w:pPr>
              <w:rPr>
                <w:rFonts w:ascii="Gill Sans MT" w:hAnsi="Gill Sans MT"/>
              </w:rPr>
            </w:pPr>
            <w:r w:rsidRPr="00BE068B">
              <w:rPr>
                <w:rFonts w:ascii="Gill Sans MT" w:hAnsi="Gill Sans MT"/>
              </w:rPr>
              <w:t>Rattan</w:t>
            </w:r>
          </w:p>
        </w:tc>
        <w:tc>
          <w:tcPr>
            <w:tcW w:w="2192" w:type="dxa"/>
          </w:tcPr>
          <w:p w14:paraId="0C4EEB25" w14:textId="77777777" w:rsidR="001D470B" w:rsidRPr="00BE068B" w:rsidRDefault="001D470B" w:rsidP="001D470B">
            <w:pPr>
              <w:rPr>
                <w:rFonts w:ascii="Gill Sans MT" w:hAnsi="Gill Sans MT"/>
              </w:rPr>
            </w:pPr>
          </w:p>
        </w:tc>
        <w:tc>
          <w:tcPr>
            <w:tcW w:w="974" w:type="dxa"/>
          </w:tcPr>
          <w:p w14:paraId="4A9FAE40" w14:textId="77777777" w:rsidR="001D470B" w:rsidRPr="00BE068B" w:rsidRDefault="001D470B" w:rsidP="001D470B">
            <w:pPr>
              <w:rPr>
                <w:rFonts w:ascii="Gill Sans MT" w:hAnsi="Gill Sans MT"/>
              </w:rPr>
            </w:pPr>
          </w:p>
        </w:tc>
        <w:tc>
          <w:tcPr>
            <w:tcW w:w="766" w:type="dxa"/>
          </w:tcPr>
          <w:p w14:paraId="6AECB5D9" w14:textId="77777777" w:rsidR="001D470B" w:rsidRPr="00BE068B" w:rsidRDefault="001D470B" w:rsidP="001D470B">
            <w:pPr>
              <w:rPr>
                <w:rFonts w:ascii="Gill Sans MT" w:hAnsi="Gill Sans MT"/>
              </w:rPr>
            </w:pPr>
          </w:p>
        </w:tc>
        <w:tc>
          <w:tcPr>
            <w:tcW w:w="1433" w:type="dxa"/>
          </w:tcPr>
          <w:p w14:paraId="1609358E" w14:textId="77777777" w:rsidR="001D470B" w:rsidRPr="00BE068B" w:rsidRDefault="001D470B" w:rsidP="001D470B">
            <w:pPr>
              <w:rPr>
                <w:rFonts w:ascii="Gill Sans MT" w:hAnsi="Gill Sans MT"/>
              </w:rPr>
            </w:pPr>
          </w:p>
        </w:tc>
        <w:tc>
          <w:tcPr>
            <w:tcW w:w="1058" w:type="dxa"/>
          </w:tcPr>
          <w:p w14:paraId="7A583577" w14:textId="77777777" w:rsidR="001D470B" w:rsidRPr="00BE068B" w:rsidRDefault="001D470B" w:rsidP="001D470B">
            <w:pPr>
              <w:rPr>
                <w:rFonts w:ascii="Gill Sans MT" w:hAnsi="Gill Sans MT"/>
              </w:rPr>
            </w:pPr>
          </w:p>
        </w:tc>
        <w:tc>
          <w:tcPr>
            <w:tcW w:w="783" w:type="dxa"/>
          </w:tcPr>
          <w:p w14:paraId="25080EDE" w14:textId="77777777" w:rsidR="001D470B" w:rsidRPr="00BE068B" w:rsidRDefault="001D470B" w:rsidP="001D470B">
            <w:pPr>
              <w:rPr>
                <w:rFonts w:ascii="Gill Sans MT" w:hAnsi="Gill Sans MT"/>
              </w:rPr>
            </w:pPr>
          </w:p>
        </w:tc>
        <w:tc>
          <w:tcPr>
            <w:tcW w:w="1150" w:type="dxa"/>
          </w:tcPr>
          <w:p w14:paraId="412F1F35" w14:textId="77777777" w:rsidR="001D470B" w:rsidRPr="00BE068B" w:rsidRDefault="001D470B" w:rsidP="001D470B">
            <w:pPr>
              <w:rPr>
                <w:rFonts w:ascii="Gill Sans MT" w:hAnsi="Gill Sans MT"/>
              </w:rPr>
            </w:pPr>
          </w:p>
        </w:tc>
        <w:tc>
          <w:tcPr>
            <w:tcW w:w="1590" w:type="dxa"/>
          </w:tcPr>
          <w:p w14:paraId="47CD15CF" w14:textId="77777777" w:rsidR="001D470B" w:rsidRPr="00BE068B" w:rsidRDefault="001D470B" w:rsidP="001D470B">
            <w:pPr>
              <w:rPr>
                <w:rFonts w:ascii="Gill Sans MT" w:hAnsi="Gill Sans MT"/>
              </w:rPr>
            </w:pPr>
          </w:p>
        </w:tc>
      </w:tr>
      <w:tr w:rsidR="001D470B" w:rsidRPr="00BE068B" w14:paraId="155DB6C1" w14:textId="77777777" w:rsidTr="001D470B">
        <w:tc>
          <w:tcPr>
            <w:tcW w:w="468" w:type="dxa"/>
          </w:tcPr>
          <w:p w14:paraId="7378F074" w14:textId="77777777" w:rsidR="001D470B" w:rsidRPr="00BE068B" w:rsidRDefault="001D470B" w:rsidP="001D470B">
            <w:pPr>
              <w:rPr>
                <w:rFonts w:ascii="Gill Sans MT" w:hAnsi="Gill Sans MT"/>
              </w:rPr>
            </w:pPr>
            <w:proofErr w:type="gramStart"/>
            <w:r w:rsidRPr="00BE068B">
              <w:rPr>
                <w:rFonts w:ascii="Gill Sans MT" w:hAnsi="Gill Sans MT"/>
              </w:rPr>
              <w:t>j</w:t>
            </w:r>
            <w:proofErr w:type="gramEnd"/>
          </w:p>
        </w:tc>
        <w:tc>
          <w:tcPr>
            <w:tcW w:w="2204" w:type="dxa"/>
          </w:tcPr>
          <w:p w14:paraId="01AD86F5" w14:textId="77777777" w:rsidR="001D470B" w:rsidRPr="00BE068B" w:rsidRDefault="001D470B" w:rsidP="001D470B">
            <w:pPr>
              <w:rPr>
                <w:rFonts w:ascii="Gill Sans MT" w:hAnsi="Gill Sans MT"/>
              </w:rPr>
            </w:pPr>
            <w:r w:rsidRPr="00BE068B">
              <w:rPr>
                <w:rFonts w:ascii="Gill Sans MT" w:hAnsi="Gill Sans MT"/>
              </w:rPr>
              <w:t>Plant medicines</w:t>
            </w:r>
          </w:p>
        </w:tc>
        <w:tc>
          <w:tcPr>
            <w:tcW w:w="2192" w:type="dxa"/>
          </w:tcPr>
          <w:p w14:paraId="791F1F5F" w14:textId="77777777" w:rsidR="001D470B" w:rsidRPr="00BE068B" w:rsidRDefault="001D470B" w:rsidP="001D470B">
            <w:pPr>
              <w:rPr>
                <w:rFonts w:ascii="Gill Sans MT" w:hAnsi="Gill Sans MT"/>
              </w:rPr>
            </w:pPr>
          </w:p>
        </w:tc>
        <w:tc>
          <w:tcPr>
            <w:tcW w:w="974" w:type="dxa"/>
          </w:tcPr>
          <w:p w14:paraId="3A036C76" w14:textId="77777777" w:rsidR="001D470B" w:rsidRPr="00BE068B" w:rsidRDefault="001D470B" w:rsidP="001D470B">
            <w:pPr>
              <w:rPr>
                <w:rFonts w:ascii="Gill Sans MT" w:hAnsi="Gill Sans MT"/>
              </w:rPr>
            </w:pPr>
          </w:p>
        </w:tc>
        <w:tc>
          <w:tcPr>
            <w:tcW w:w="766" w:type="dxa"/>
          </w:tcPr>
          <w:p w14:paraId="3064B978" w14:textId="77777777" w:rsidR="001D470B" w:rsidRPr="00BE068B" w:rsidRDefault="001D470B" w:rsidP="001D470B">
            <w:pPr>
              <w:rPr>
                <w:rFonts w:ascii="Gill Sans MT" w:hAnsi="Gill Sans MT"/>
              </w:rPr>
            </w:pPr>
          </w:p>
        </w:tc>
        <w:tc>
          <w:tcPr>
            <w:tcW w:w="1433" w:type="dxa"/>
          </w:tcPr>
          <w:p w14:paraId="232BF8D4" w14:textId="77777777" w:rsidR="001D470B" w:rsidRPr="00BE068B" w:rsidRDefault="001D470B" w:rsidP="001D470B">
            <w:pPr>
              <w:rPr>
                <w:rFonts w:ascii="Gill Sans MT" w:hAnsi="Gill Sans MT"/>
              </w:rPr>
            </w:pPr>
          </w:p>
        </w:tc>
        <w:tc>
          <w:tcPr>
            <w:tcW w:w="1058" w:type="dxa"/>
          </w:tcPr>
          <w:p w14:paraId="68F59463" w14:textId="77777777" w:rsidR="001D470B" w:rsidRPr="00BE068B" w:rsidRDefault="001D470B" w:rsidP="001D470B">
            <w:pPr>
              <w:rPr>
                <w:rFonts w:ascii="Gill Sans MT" w:hAnsi="Gill Sans MT"/>
              </w:rPr>
            </w:pPr>
          </w:p>
        </w:tc>
        <w:tc>
          <w:tcPr>
            <w:tcW w:w="783" w:type="dxa"/>
          </w:tcPr>
          <w:p w14:paraId="304A7CB9" w14:textId="77777777" w:rsidR="001D470B" w:rsidRPr="00BE068B" w:rsidRDefault="001D470B" w:rsidP="001D470B">
            <w:pPr>
              <w:rPr>
                <w:rFonts w:ascii="Gill Sans MT" w:hAnsi="Gill Sans MT"/>
              </w:rPr>
            </w:pPr>
          </w:p>
        </w:tc>
        <w:tc>
          <w:tcPr>
            <w:tcW w:w="1150" w:type="dxa"/>
          </w:tcPr>
          <w:p w14:paraId="349F881E" w14:textId="77777777" w:rsidR="001D470B" w:rsidRPr="00BE068B" w:rsidRDefault="001D470B" w:rsidP="001D470B">
            <w:pPr>
              <w:rPr>
                <w:rFonts w:ascii="Gill Sans MT" w:hAnsi="Gill Sans MT"/>
              </w:rPr>
            </w:pPr>
          </w:p>
        </w:tc>
        <w:tc>
          <w:tcPr>
            <w:tcW w:w="1590" w:type="dxa"/>
          </w:tcPr>
          <w:p w14:paraId="6735C89A" w14:textId="77777777" w:rsidR="001D470B" w:rsidRPr="00BE068B" w:rsidRDefault="001D470B" w:rsidP="001D470B">
            <w:pPr>
              <w:rPr>
                <w:rFonts w:ascii="Gill Sans MT" w:hAnsi="Gill Sans MT"/>
              </w:rPr>
            </w:pPr>
          </w:p>
        </w:tc>
      </w:tr>
      <w:tr w:rsidR="001D470B" w:rsidRPr="00BE068B" w14:paraId="07569801" w14:textId="77777777" w:rsidTr="001D470B">
        <w:tc>
          <w:tcPr>
            <w:tcW w:w="468" w:type="dxa"/>
          </w:tcPr>
          <w:p w14:paraId="4738D8CA" w14:textId="77777777" w:rsidR="001D470B" w:rsidRPr="00BE068B" w:rsidRDefault="001D470B" w:rsidP="001D470B">
            <w:pPr>
              <w:rPr>
                <w:rFonts w:ascii="Gill Sans MT" w:hAnsi="Gill Sans MT"/>
              </w:rPr>
            </w:pPr>
            <w:proofErr w:type="gramStart"/>
            <w:r w:rsidRPr="00BE068B">
              <w:rPr>
                <w:rFonts w:ascii="Gill Sans MT" w:hAnsi="Gill Sans MT"/>
              </w:rPr>
              <w:t>k</w:t>
            </w:r>
            <w:proofErr w:type="gramEnd"/>
          </w:p>
        </w:tc>
        <w:tc>
          <w:tcPr>
            <w:tcW w:w="2204" w:type="dxa"/>
          </w:tcPr>
          <w:p w14:paraId="6AE18C94" w14:textId="77777777" w:rsidR="001D470B" w:rsidRPr="00BE068B" w:rsidRDefault="001D470B" w:rsidP="001D470B">
            <w:pPr>
              <w:rPr>
                <w:rFonts w:ascii="Gill Sans MT" w:hAnsi="Gill Sans MT"/>
              </w:rPr>
            </w:pPr>
            <w:r w:rsidRPr="00BE068B">
              <w:rPr>
                <w:rFonts w:ascii="Gill Sans MT" w:hAnsi="Gill Sans MT"/>
              </w:rPr>
              <w:t>Herbs and spices</w:t>
            </w:r>
          </w:p>
        </w:tc>
        <w:tc>
          <w:tcPr>
            <w:tcW w:w="2192" w:type="dxa"/>
          </w:tcPr>
          <w:p w14:paraId="69DB09BE" w14:textId="77777777" w:rsidR="001D470B" w:rsidRPr="00BE068B" w:rsidRDefault="001D470B" w:rsidP="001D470B">
            <w:pPr>
              <w:rPr>
                <w:rFonts w:ascii="Gill Sans MT" w:hAnsi="Gill Sans MT"/>
              </w:rPr>
            </w:pPr>
          </w:p>
        </w:tc>
        <w:tc>
          <w:tcPr>
            <w:tcW w:w="974" w:type="dxa"/>
          </w:tcPr>
          <w:p w14:paraId="1311A128" w14:textId="77777777" w:rsidR="001D470B" w:rsidRPr="00BE068B" w:rsidRDefault="001D470B" w:rsidP="001D470B">
            <w:pPr>
              <w:rPr>
                <w:rFonts w:ascii="Gill Sans MT" w:hAnsi="Gill Sans MT"/>
              </w:rPr>
            </w:pPr>
          </w:p>
        </w:tc>
        <w:tc>
          <w:tcPr>
            <w:tcW w:w="766" w:type="dxa"/>
          </w:tcPr>
          <w:p w14:paraId="26603AEC" w14:textId="77777777" w:rsidR="001D470B" w:rsidRPr="00BE068B" w:rsidRDefault="001D470B" w:rsidP="001D470B">
            <w:pPr>
              <w:rPr>
                <w:rFonts w:ascii="Gill Sans MT" w:hAnsi="Gill Sans MT"/>
              </w:rPr>
            </w:pPr>
          </w:p>
        </w:tc>
        <w:tc>
          <w:tcPr>
            <w:tcW w:w="1433" w:type="dxa"/>
          </w:tcPr>
          <w:p w14:paraId="54C13CD6" w14:textId="77777777" w:rsidR="001D470B" w:rsidRPr="00BE068B" w:rsidRDefault="001D470B" w:rsidP="001D470B">
            <w:pPr>
              <w:rPr>
                <w:rFonts w:ascii="Gill Sans MT" w:hAnsi="Gill Sans MT"/>
              </w:rPr>
            </w:pPr>
          </w:p>
        </w:tc>
        <w:tc>
          <w:tcPr>
            <w:tcW w:w="1058" w:type="dxa"/>
          </w:tcPr>
          <w:p w14:paraId="1447B410" w14:textId="77777777" w:rsidR="001D470B" w:rsidRPr="00BE068B" w:rsidRDefault="001D470B" w:rsidP="001D470B">
            <w:pPr>
              <w:rPr>
                <w:rFonts w:ascii="Gill Sans MT" w:hAnsi="Gill Sans MT"/>
              </w:rPr>
            </w:pPr>
          </w:p>
        </w:tc>
        <w:tc>
          <w:tcPr>
            <w:tcW w:w="783" w:type="dxa"/>
          </w:tcPr>
          <w:p w14:paraId="1DD386E2" w14:textId="77777777" w:rsidR="001D470B" w:rsidRPr="00BE068B" w:rsidRDefault="001D470B" w:rsidP="001D470B">
            <w:pPr>
              <w:rPr>
                <w:rFonts w:ascii="Gill Sans MT" w:hAnsi="Gill Sans MT"/>
              </w:rPr>
            </w:pPr>
          </w:p>
        </w:tc>
        <w:tc>
          <w:tcPr>
            <w:tcW w:w="1150" w:type="dxa"/>
          </w:tcPr>
          <w:p w14:paraId="56EA4100" w14:textId="77777777" w:rsidR="001D470B" w:rsidRPr="00BE068B" w:rsidRDefault="001D470B" w:rsidP="001D470B">
            <w:pPr>
              <w:rPr>
                <w:rFonts w:ascii="Gill Sans MT" w:hAnsi="Gill Sans MT"/>
              </w:rPr>
            </w:pPr>
          </w:p>
        </w:tc>
        <w:tc>
          <w:tcPr>
            <w:tcW w:w="1590" w:type="dxa"/>
          </w:tcPr>
          <w:p w14:paraId="73CC7FFA" w14:textId="77777777" w:rsidR="001D470B" w:rsidRPr="00BE068B" w:rsidRDefault="001D470B" w:rsidP="001D470B">
            <w:pPr>
              <w:rPr>
                <w:rFonts w:ascii="Gill Sans MT" w:hAnsi="Gill Sans MT"/>
              </w:rPr>
            </w:pPr>
          </w:p>
        </w:tc>
      </w:tr>
      <w:tr w:rsidR="001D470B" w:rsidRPr="00BE068B" w14:paraId="76BFCAD8" w14:textId="77777777" w:rsidTr="001D470B">
        <w:tc>
          <w:tcPr>
            <w:tcW w:w="468" w:type="dxa"/>
          </w:tcPr>
          <w:p w14:paraId="20120D58" w14:textId="77777777" w:rsidR="001D470B" w:rsidRPr="00BE068B" w:rsidRDefault="001D470B" w:rsidP="001D470B">
            <w:pPr>
              <w:rPr>
                <w:rFonts w:ascii="Gill Sans MT" w:hAnsi="Gill Sans MT"/>
              </w:rPr>
            </w:pPr>
            <w:proofErr w:type="gramStart"/>
            <w:r w:rsidRPr="00BE068B">
              <w:rPr>
                <w:rFonts w:ascii="Gill Sans MT" w:hAnsi="Gill Sans MT"/>
              </w:rPr>
              <w:t>l</w:t>
            </w:r>
            <w:proofErr w:type="gramEnd"/>
          </w:p>
        </w:tc>
        <w:tc>
          <w:tcPr>
            <w:tcW w:w="2204" w:type="dxa"/>
          </w:tcPr>
          <w:p w14:paraId="6F96BE89" w14:textId="77777777" w:rsidR="001D470B" w:rsidRPr="00BE068B" w:rsidRDefault="001D470B" w:rsidP="001D470B">
            <w:pPr>
              <w:rPr>
                <w:rFonts w:ascii="Gill Sans MT" w:hAnsi="Gill Sans MT"/>
              </w:rPr>
            </w:pPr>
            <w:r w:rsidRPr="00BE068B">
              <w:rPr>
                <w:rFonts w:ascii="Gill Sans MT" w:hAnsi="Gill Sans MT"/>
              </w:rPr>
              <w:t>Dying/tanning</w:t>
            </w:r>
          </w:p>
        </w:tc>
        <w:tc>
          <w:tcPr>
            <w:tcW w:w="2192" w:type="dxa"/>
          </w:tcPr>
          <w:p w14:paraId="0518783F" w14:textId="77777777" w:rsidR="001D470B" w:rsidRPr="00BE068B" w:rsidRDefault="001D470B" w:rsidP="001D470B">
            <w:pPr>
              <w:rPr>
                <w:rFonts w:ascii="Gill Sans MT" w:hAnsi="Gill Sans MT"/>
              </w:rPr>
            </w:pPr>
          </w:p>
        </w:tc>
        <w:tc>
          <w:tcPr>
            <w:tcW w:w="974" w:type="dxa"/>
          </w:tcPr>
          <w:p w14:paraId="16C9C0B6" w14:textId="77777777" w:rsidR="001D470B" w:rsidRPr="00BE068B" w:rsidRDefault="001D470B" w:rsidP="001D470B">
            <w:pPr>
              <w:rPr>
                <w:rFonts w:ascii="Gill Sans MT" w:hAnsi="Gill Sans MT"/>
              </w:rPr>
            </w:pPr>
          </w:p>
        </w:tc>
        <w:tc>
          <w:tcPr>
            <w:tcW w:w="766" w:type="dxa"/>
          </w:tcPr>
          <w:p w14:paraId="54F2C5F5" w14:textId="77777777" w:rsidR="001D470B" w:rsidRPr="00BE068B" w:rsidRDefault="001D470B" w:rsidP="001D470B">
            <w:pPr>
              <w:rPr>
                <w:rFonts w:ascii="Gill Sans MT" w:hAnsi="Gill Sans MT"/>
              </w:rPr>
            </w:pPr>
          </w:p>
        </w:tc>
        <w:tc>
          <w:tcPr>
            <w:tcW w:w="1433" w:type="dxa"/>
          </w:tcPr>
          <w:p w14:paraId="00A1188E" w14:textId="77777777" w:rsidR="001D470B" w:rsidRPr="00BE068B" w:rsidRDefault="001D470B" w:rsidP="001D470B">
            <w:pPr>
              <w:rPr>
                <w:rFonts w:ascii="Gill Sans MT" w:hAnsi="Gill Sans MT"/>
              </w:rPr>
            </w:pPr>
          </w:p>
        </w:tc>
        <w:tc>
          <w:tcPr>
            <w:tcW w:w="1058" w:type="dxa"/>
          </w:tcPr>
          <w:p w14:paraId="3F37BD2D" w14:textId="77777777" w:rsidR="001D470B" w:rsidRPr="00BE068B" w:rsidRDefault="001D470B" w:rsidP="001D470B">
            <w:pPr>
              <w:rPr>
                <w:rFonts w:ascii="Gill Sans MT" w:hAnsi="Gill Sans MT"/>
              </w:rPr>
            </w:pPr>
          </w:p>
        </w:tc>
        <w:tc>
          <w:tcPr>
            <w:tcW w:w="783" w:type="dxa"/>
          </w:tcPr>
          <w:p w14:paraId="58614D06" w14:textId="77777777" w:rsidR="001D470B" w:rsidRPr="00BE068B" w:rsidRDefault="001D470B" w:rsidP="001D470B">
            <w:pPr>
              <w:rPr>
                <w:rFonts w:ascii="Gill Sans MT" w:hAnsi="Gill Sans MT"/>
              </w:rPr>
            </w:pPr>
          </w:p>
        </w:tc>
        <w:tc>
          <w:tcPr>
            <w:tcW w:w="1150" w:type="dxa"/>
          </w:tcPr>
          <w:p w14:paraId="27D4D724" w14:textId="77777777" w:rsidR="001D470B" w:rsidRPr="00BE068B" w:rsidRDefault="001D470B" w:rsidP="001D470B">
            <w:pPr>
              <w:rPr>
                <w:rFonts w:ascii="Gill Sans MT" w:hAnsi="Gill Sans MT"/>
              </w:rPr>
            </w:pPr>
          </w:p>
        </w:tc>
        <w:tc>
          <w:tcPr>
            <w:tcW w:w="1590" w:type="dxa"/>
          </w:tcPr>
          <w:p w14:paraId="2B4E5280" w14:textId="77777777" w:rsidR="001D470B" w:rsidRPr="00BE068B" w:rsidRDefault="001D470B" w:rsidP="001D470B">
            <w:pPr>
              <w:rPr>
                <w:rFonts w:ascii="Gill Sans MT" w:hAnsi="Gill Sans MT"/>
              </w:rPr>
            </w:pPr>
          </w:p>
        </w:tc>
      </w:tr>
      <w:tr w:rsidR="001D470B" w:rsidRPr="00BE068B" w14:paraId="5AF4EB84" w14:textId="77777777" w:rsidTr="001D470B">
        <w:tc>
          <w:tcPr>
            <w:tcW w:w="468" w:type="dxa"/>
          </w:tcPr>
          <w:p w14:paraId="36D5B236" w14:textId="77777777" w:rsidR="001D470B" w:rsidRPr="00BE068B" w:rsidRDefault="001D470B" w:rsidP="001D470B">
            <w:pPr>
              <w:rPr>
                <w:rFonts w:ascii="Gill Sans MT" w:hAnsi="Gill Sans MT"/>
              </w:rPr>
            </w:pPr>
            <w:proofErr w:type="gramStart"/>
            <w:r w:rsidRPr="00BE068B">
              <w:rPr>
                <w:rFonts w:ascii="Gill Sans MT" w:hAnsi="Gill Sans MT"/>
              </w:rPr>
              <w:t>m</w:t>
            </w:r>
            <w:proofErr w:type="gramEnd"/>
          </w:p>
        </w:tc>
        <w:tc>
          <w:tcPr>
            <w:tcW w:w="2204" w:type="dxa"/>
          </w:tcPr>
          <w:p w14:paraId="3F229144" w14:textId="77777777" w:rsidR="001D470B" w:rsidRPr="00BE068B" w:rsidRDefault="001D470B" w:rsidP="001D470B">
            <w:pPr>
              <w:rPr>
                <w:rFonts w:ascii="Gill Sans MT" w:hAnsi="Gill Sans MT"/>
              </w:rPr>
            </w:pPr>
            <w:r w:rsidRPr="00BE068B">
              <w:rPr>
                <w:rFonts w:ascii="Gill Sans MT" w:hAnsi="Gill Sans MT"/>
              </w:rPr>
              <w:t>Seeds (for regeneration purposes)</w:t>
            </w:r>
          </w:p>
        </w:tc>
        <w:tc>
          <w:tcPr>
            <w:tcW w:w="2192" w:type="dxa"/>
          </w:tcPr>
          <w:p w14:paraId="2C2BBAC4" w14:textId="77777777" w:rsidR="001D470B" w:rsidRPr="00BE068B" w:rsidRDefault="001D470B" w:rsidP="001D470B">
            <w:pPr>
              <w:rPr>
                <w:rFonts w:ascii="Gill Sans MT" w:hAnsi="Gill Sans MT"/>
              </w:rPr>
            </w:pPr>
          </w:p>
        </w:tc>
        <w:tc>
          <w:tcPr>
            <w:tcW w:w="974" w:type="dxa"/>
          </w:tcPr>
          <w:p w14:paraId="24A8BB9C" w14:textId="77777777" w:rsidR="001D470B" w:rsidRPr="00BE068B" w:rsidRDefault="001D470B" w:rsidP="001D470B">
            <w:pPr>
              <w:rPr>
                <w:rFonts w:ascii="Gill Sans MT" w:hAnsi="Gill Sans MT"/>
              </w:rPr>
            </w:pPr>
          </w:p>
        </w:tc>
        <w:tc>
          <w:tcPr>
            <w:tcW w:w="766" w:type="dxa"/>
          </w:tcPr>
          <w:p w14:paraId="7832114E" w14:textId="77777777" w:rsidR="001D470B" w:rsidRPr="00BE068B" w:rsidRDefault="001D470B" w:rsidP="001D470B">
            <w:pPr>
              <w:rPr>
                <w:rFonts w:ascii="Gill Sans MT" w:hAnsi="Gill Sans MT"/>
              </w:rPr>
            </w:pPr>
          </w:p>
        </w:tc>
        <w:tc>
          <w:tcPr>
            <w:tcW w:w="1433" w:type="dxa"/>
          </w:tcPr>
          <w:p w14:paraId="33CEE209" w14:textId="77777777" w:rsidR="001D470B" w:rsidRPr="00BE068B" w:rsidRDefault="001D470B" w:rsidP="001D470B">
            <w:pPr>
              <w:rPr>
                <w:rFonts w:ascii="Gill Sans MT" w:hAnsi="Gill Sans MT"/>
              </w:rPr>
            </w:pPr>
          </w:p>
        </w:tc>
        <w:tc>
          <w:tcPr>
            <w:tcW w:w="1058" w:type="dxa"/>
          </w:tcPr>
          <w:p w14:paraId="22C2411F" w14:textId="77777777" w:rsidR="001D470B" w:rsidRPr="00BE068B" w:rsidRDefault="001D470B" w:rsidP="001D470B">
            <w:pPr>
              <w:rPr>
                <w:rFonts w:ascii="Gill Sans MT" w:hAnsi="Gill Sans MT"/>
              </w:rPr>
            </w:pPr>
          </w:p>
        </w:tc>
        <w:tc>
          <w:tcPr>
            <w:tcW w:w="783" w:type="dxa"/>
          </w:tcPr>
          <w:p w14:paraId="1149118A" w14:textId="77777777" w:rsidR="001D470B" w:rsidRPr="00BE068B" w:rsidRDefault="001D470B" w:rsidP="001D470B">
            <w:pPr>
              <w:rPr>
                <w:rFonts w:ascii="Gill Sans MT" w:hAnsi="Gill Sans MT"/>
              </w:rPr>
            </w:pPr>
          </w:p>
        </w:tc>
        <w:tc>
          <w:tcPr>
            <w:tcW w:w="1150" w:type="dxa"/>
          </w:tcPr>
          <w:p w14:paraId="3B32955A" w14:textId="77777777" w:rsidR="001D470B" w:rsidRPr="00BE068B" w:rsidRDefault="001D470B" w:rsidP="001D470B">
            <w:pPr>
              <w:rPr>
                <w:rFonts w:ascii="Gill Sans MT" w:hAnsi="Gill Sans MT"/>
              </w:rPr>
            </w:pPr>
          </w:p>
        </w:tc>
        <w:tc>
          <w:tcPr>
            <w:tcW w:w="1590" w:type="dxa"/>
          </w:tcPr>
          <w:p w14:paraId="1E987CB5" w14:textId="77777777" w:rsidR="001D470B" w:rsidRPr="00BE068B" w:rsidRDefault="001D470B" w:rsidP="001D470B">
            <w:pPr>
              <w:rPr>
                <w:rFonts w:ascii="Gill Sans MT" w:hAnsi="Gill Sans MT"/>
              </w:rPr>
            </w:pPr>
          </w:p>
        </w:tc>
      </w:tr>
      <w:tr w:rsidR="001D470B" w:rsidRPr="00BE068B" w14:paraId="261FC84C" w14:textId="77777777" w:rsidTr="001D470B">
        <w:tc>
          <w:tcPr>
            <w:tcW w:w="468" w:type="dxa"/>
          </w:tcPr>
          <w:p w14:paraId="00FC16E6" w14:textId="77777777" w:rsidR="001D470B" w:rsidRPr="00BE068B" w:rsidRDefault="001D470B" w:rsidP="001D470B">
            <w:pPr>
              <w:rPr>
                <w:rFonts w:ascii="Gill Sans MT" w:hAnsi="Gill Sans MT"/>
              </w:rPr>
            </w:pPr>
            <w:proofErr w:type="gramStart"/>
            <w:r w:rsidRPr="00BE068B">
              <w:rPr>
                <w:rFonts w:ascii="Gill Sans MT" w:hAnsi="Gill Sans MT"/>
              </w:rPr>
              <w:t>n</w:t>
            </w:r>
            <w:proofErr w:type="gramEnd"/>
          </w:p>
        </w:tc>
        <w:tc>
          <w:tcPr>
            <w:tcW w:w="2204" w:type="dxa"/>
          </w:tcPr>
          <w:p w14:paraId="62073744" w14:textId="77777777" w:rsidR="001D470B" w:rsidRPr="00BE068B" w:rsidRDefault="001D470B" w:rsidP="001D470B">
            <w:pPr>
              <w:rPr>
                <w:rFonts w:ascii="Gill Sans MT" w:hAnsi="Gill Sans MT"/>
              </w:rPr>
            </w:pPr>
            <w:proofErr w:type="spellStart"/>
            <w:r w:rsidRPr="00BE068B">
              <w:rPr>
                <w:rFonts w:ascii="Gill Sans MT" w:hAnsi="Gill Sans MT"/>
              </w:rPr>
              <w:t>Fibres</w:t>
            </w:r>
            <w:proofErr w:type="spellEnd"/>
            <w:r w:rsidRPr="00BE068B">
              <w:rPr>
                <w:rFonts w:ascii="Gill Sans MT" w:hAnsi="Gill Sans MT"/>
              </w:rPr>
              <w:t xml:space="preserve"> (for rope, </w:t>
            </w:r>
            <w:proofErr w:type="spellStart"/>
            <w:r w:rsidRPr="00BE068B">
              <w:rPr>
                <w:rFonts w:ascii="Gill Sans MT" w:hAnsi="Gill Sans MT"/>
              </w:rPr>
              <w:t>etc</w:t>
            </w:r>
            <w:proofErr w:type="spellEnd"/>
            <w:r w:rsidRPr="00BE068B">
              <w:rPr>
                <w:rFonts w:ascii="Gill Sans MT" w:hAnsi="Gill Sans MT"/>
              </w:rPr>
              <w:t>)</w:t>
            </w:r>
          </w:p>
        </w:tc>
        <w:tc>
          <w:tcPr>
            <w:tcW w:w="2192" w:type="dxa"/>
          </w:tcPr>
          <w:p w14:paraId="49E01102" w14:textId="77777777" w:rsidR="001D470B" w:rsidRPr="00BE068B" w:rsidRDefault="001D470B" w:rsidP="001D470B">
            <w:pPr>
              <w:rPr>
                <w:rFonts w:ascii="Gill Sans MT" w:hAnsi="Gill Sans MT"/>
              </w:rPr>
            </w:pPr>
          </w:p>
        </w:tc>
        <w:tc>
          <w:tcPr>
            <w:tcW w:w="974" w:type="dxa"/>
          </w:tcPr>
          <w:p w14:paraId="33F94ED9" w14:textId="77777777" w:rsidR="001D470B" w:rsidRPr="00BE068B" w:rsidRDefault="001D470B" w:rsidP="001D470B">
            <w:pPr>
              <w:rPr>
                <w:rFonts w:ascii="Gill Sans MT" w:hAnsi="Gill Sans MT"/>
              </w:rPr>
            </w:pPr>
          </w:p>
        </w:tc>
        <w:tc>
          <w:tcPr>
            <w:tcW w:w="766" w:type="dxa"/>
          </w:tcPr>
          <w:p w14:paraId="7E529B7E" w14:textId="77777777" w:rsidR="001D470B" w:rsidRPr="00BE068B" w:rsidRDefault="001D470B" w:rsidP="001D470B">
            <w:pPr>
              <w:rPr>
                <w:rFonts w:ascii="Gill Sans MT" w:hAnsi="Gill Sans MT"/>
              </w:rPr>
            </w:pPr>
          </w:p>
        </w:tc>
        <w:tc>
          <w:tcPr>
            <w:tcW w:w="1433" w:type="dxa"/>
          </w:tcPr>
          <w:p w14:paraId="4224279C" w14:textId="77777777" w:rsidR="001D470B" w:rsidRPr="00BE068B" w:rsidRDefault="001D470B" w:rsidP="001D470B">
            <w:pPr>
              <w:rPr>
                <w:rFonts w:ascii="Gill Sans MT" w:hAnsi="Gill Sans MT"/>
              </w:rPr>
            </w:pPr>
          </w:p>
        </w:tc>
        <w:tc>
          <w:tcPr>
            <w:tcW w:w="1058" w:type="dxa"/>
          </w:tcPr>
          <w:p w14:paraId="001068D0" w14:textId="77777777" w:rsidR="001D470B" w:rsidRPr="00BE068B" w:rsidRDefault="001D470B" w:rsidP="001D470B">
            <w:pPr>
              <w:rPr>
                <w:rFonts w:ascii="Gill Sans MT" w:hAnsi="Gill Sans MT"/>
              </w:rPr>
            </w:pPr>
          </w:p>
        </w:tc>
        <w:tc>
          <w:tcPr>
            <w:tcW w:w="783" w:type="dxa"/>
          </w:tcPr>
          <w:p w14:paraId="10919E93" w14:textId="77777777" w:rsidR="001D470B" w:rsidRPr="00BE068B" w:rsidRDefault="001D470B" w:rsidP="001D470B">
            <w:pPr>
              <w:rPr>
                <w:rFonts w:ascii="Gill Sans MT" w:hAnsi="Gill Sans MT"/>
              </w:rPr>
            </w:pPr>
          </w:p>
        </w:tc>
        <w:tc>
          <w:tcPr>
            <w:tcW w:w="1150" w:type="dxa"/>
          </w:tcPr>
          <w:p w14:paraId="3D7D2AEC" w14:textId="77777777" w:rsidR="001D470B" w:rsidRPr="00BE068B" w:rsidRDefault="001D470B" w:rsidP="001D470B">
            <w:pPr>
              <w:rPr>
                <w:rFonts w:ascii="Gill Sans MT" w:hAnsi="Gill Sans MT"/>
              </w:rPr>
            </w:pPr>
          </w:p>
        </w:tc>
        <w:tc>
          <w:tcPr>
            <w:tcW w:w="1590" w:type="dxa"/>
          </w:tcPr>
          <w:p w14:paraId="05E465BD" w14:textId="77777777" w:rsidR="001D470B" w:rsidRPr="00BE068B" w:rsidRDefault="001D470B" w:rsidP="001D470B">
            <w:pPr>
              <w:rPr>
                <w:rFonts w:ascii="Gill Sans MT" w:hAnsi="Gill Sans MT"/>
              </w:rPr>
            </w:pPr>
          </w:p>
        </w:tc>
      </w:tr>
      <w:tr w:rsidR="001D470B" w:rsidRPr="00BE068B" w14:paraId="3BBEB210" w14:textId="77777777" w:rsidTr="001D470B">
        <w:tc>
          <w:tcPr>
            <w:tcW w:w="468" w:type="dxa"/>
          </w:tcPr>
          <w:p w14:paraId="2C53CDC6" w14:textId="77777777" w:rsidR="001D470B" w:rsidRPr="00BE068B" w:rsidRDefault="001D470B" w:rsidP="001D470B">
            <w:pPr>
              <w:rPr>
                <w:rFonts w:ascii="Gill Sans MT" w:hAnsi="Gill Sans MT"/>
              </w:rPr>
            </w:pPr>
            <w:proofErr w:type="gramStart"/>
            <w:r w:rsidRPr="00BE068B">
              <w:rPr>
                <w:rFonts w:ascii="Gill Sans MT" w:hAnsi="Gill Sans MT"/>
              </w:rPr>
              <w:t>o</w:t>
            </w:r>
            <w:proofErr w:type="gramEnd"/>
          </w:p>
        </w:tc>
        <w:tc>
          <w:tcPr>
            <w:tcW w:w="2204" w:type="dxa"/>
          </w:tcPr>
          <w:p w14:paraId="2609E751" w14:textId="77777777" w:rsidR="001D470B" w:rsidRPr="00BE068B" w:rsidRDefault="001D470B" w:rsidP="001D470B">
            <w:pPr>
              <w:rPr>
                <w:rFonts w:ascii="Gill Sans MT" w:hAnsi="Gill Sans MT"/>
              </w:rPr>
            </w:pPr>
            <w:r w:rsidRPr="00BE068B">
              <w:rPr>
                <w:rFonts w:ascii="Gill Sans MT" w:hAnsi="Gill Sans MT"/>
              </w:rPr>
              <w:t>Other plant products</w:t>
            </w:r>
          </w:p>
        </w:tc>
        <w:tc>
          <w:tcPr>
            <w:tcW w:w="2192" w:type="dxa"/>
          </w:tcPr>
          <w:p w14:paraId="64FBE5B7" w14:textId="77777777" w:rsidR="001D470B" w:rsidRPr="00BE068B" w:rsidRDefault="001D470B" w:rsidP="001D470B">
            <w:pPr>
              <w:rPr>
                <w:rFonts w:ascii="Gill Sans MT" w:hAnsi="Gill Sans MT"/>
              </w:rPr>
            </w:pPr>
          </w:p>
        </w:tc>
        <w:tc>
          <w:tcPr>
            <w:tcW w:w="974" w:type="dxa"/>
          </w:tcPr>
          <w:p w14:paraId="2EA88EC6" w14:textId="77777777" w:rsidR="001D470B" w:rsidRPr="00BE068B" w:rsidRDefault="001D470B" w:rsidP="001D470B">
            <w:pPr>
              <w:rPr>
                <w:rFonts w:ascii="Gill Sans MT" w:hAnsi="Gill Sans MT"/>
              </w:rPr>
            </w:pPr>
          </w:p>
        </w:tc>
        <w:tc>
          <w:tcPr>
            <w:tcW w:w="766" w:type="dxa"/>
          </w:tcPr>
          <w:p w14:paraId="137A0DFC" w14:textId="77777777" w:rsidR="001D470B" w:rsidRPr="00BE068B" w:rsidRDefault="001D470B" w:rsidP="001D470B">
            <w:pPr>
              <w:rPr>
                <w:rFonts w:ascii="Gill Sans MT" w:hAnsi="Gill Sans MT"/>
              </w:rPr>
            </w:pPr>
          </w:p>
        </w:tc>
        <w:tc>
          <w:tcPr>
            <w:tcW w:w="1433" w:type="dxa"/>
          </w:tcPr>
          <w:p w14:paraId="4C773E09" w14:textId="77777777" w:rsidR="001D470B" w:rsidRPr="00BE068B" w:rsidRDefault="001D470B" w:rsidP="001D470B">
            <w:pPr>
              <w:rPr>
                <w:rFonts w:ascii="Gill Sans MT" w:hAnsi="Gill Sans MT"/>
              </w:rPr>
            </w:pPr>
          </w:p>
        </w:tc>
        <w:tc>
          <w:tcPr>
            <w:tcW w:w="1058" w:type="dxa"/>
          </w:tcPr>
          <w:p w14:paraId="1593AFAC" w14:textId="77777777" w:rsidR="001D470B" w:rsidRPr="00BE068B" w:rsidRDefault="001D470B" w:rsidP="001D470B">
            <w:pPr>
              <w:rPr>
                <w:rFonts w:ascii="Gill Sans MT" w:hAnsi="Gill Sans MT"/>
              </w:rPr>
            </w:pPr>
          </w:p>
        </w:tc>
        <w:tc>
          <w:tcPr>
            <w:tcW w:w="783" w:type="dxa"/>
          </w:tcPr>
          <w:p w14:paraId="5DC70923" w14:textId="77777777" w:rsidR="001D470B" w:rsidRPr="00BE068B" w:rsidRDefault="001D470B" w:rsidP="001D470B">
            <w:pPr>
              <w:rPr>
                <w:rFonts w:ascii="Gill Sans MT" w:hAnsi="Gill Sans MT"/>
              </w:rPr>
            </w:pPr>
          </w:p>
        </w:tc>
        <w:tc>
          <w:tcPr>
            <w:tcW w:w="1150" w:type="dxa"/>
          </w:tcPr>
          <w:p w14:paraId="37B671A3" w14:textId="77777777" w:rsidR="001D470B" w:rsidRPr="00BE068B" w:rsidRDefault="001D470B" w:rsidP="001D470B">
            <w:pPr>
              <w:rPr>
                <w:rFonts w:ascii="Gill Sans MT" w:hAnsi="Gill Sans MT"/>
              </w:rPr>
            </w:pPr>
          </w:p>
        </w:tc>
        <w:tc>
          <w:tcPr>
            <w:tcW w:w="1590" w:type="dxa"/>
          </w:tcPr>
          <w:p w14:paraId="6D323F99" w14:textId="77777777" w:rsidR="001D470B" w:rsidRPr="00BE068B" w:rsidRDefault="001D470B" w:rsidP="001D470B">
            <w:pPr>
              <w:rPr>
                <w:rFonts w:ascii="Gill Sans MT" w:hAnsi="Gill Sans MT"/>
              </w:rPr>
            </w:pPr>
          </w:p>
        </w:tc>
      </w:tr>
      <w:tr w:rsidR="001D470B" w:rsidRPr="00BE068B" w14:paraId="6928CC1B" w14:textId="77777777" w:rsidTr="001D470B">
        <w:tc>
          <w:tcPr>
            <w:tcW w:w="468" w:type="dxa"/>
          </w:tcPr>
          <w:p w14:paraId="1DC1F5CB" w14:textId="77777777" w:rsidR="001D470B" w:rsidRPr="00BE068B" w:rsidRDefault="001D470B" w:rsidP="001D470B">
            <w:pPr>
              <w:rPr>
                <w:rFonts w:ascii="Gill Sans MT" w:hAnsi="Gill Sans MT"/>
              </w:rPr>
            </w:pPr>
            <w:proofErr w:type="gramStart"/>
            <w:r w:rsidRPr="00BE068B">
              <w:rPr>
                <w:rFonts w:ascii="Gill Sans MT" w:hAnsi="Gill Sans MT"/>
              </w:rPr>
              <w:t>p</w:t>
            </w:r>
            <w:proofErr w:type="gramEnd"/>
          </w:p>
        </w:tc>
        <w:tc>
          <w:tcPr>
            <w:tcW w:w="2204" w:type="dxa"/>
          </w:tcPr>
          <w:p w14:paraId="34FF2864" w14:textId="77777777" w:rsidR="001D470B" w:rsidRPr="00BE068B" w:rsidRDefault="001D470B" w:rsidP="001D470B">
            <w:pPr>
              <w:rPr>
                <w:rFonts w:ascii="Gill Sans MT" w:hAnsi="Gill Sans MT"/>
              </w:rPr>
            </w:pPr>
            <w:r w:rsidRPr="00BE068B">
              <w:rPr>
                <w:rFonts w:ascii="Gill Sans MT" w:hAnsi="Gill Sans MT"/>
              </w:rPr>
              <w:t xml:space="preserve">Wildlife (including </w:t>
            </w:r>
            <w:proofErr w:type="spellStart"/>
            <w:r w:rsidRPr="00BE068B">
              <w:rPr>
                <w:rFonts w:ascii="Gill Sans MT" w:hAnsi="Gill Sans MT"/>
              </w:rPr>
              <w:t>bushmeat</w:t>
            </w:r>
            <w:proofErr w:type="spellEnd"/>
            <w:r w:rsidRPr="00BE068B">
              <w:rPr>
                <w:rFonts w:ascii="Gill Sans MT" w:hAnsi="Gill Sans MT"/>
              </w:rPr>
              <w:t>)</w:t>
            </w:r>
          </w:p>
        </w:tc>
        <w:tc>
          <w:tcPr>
            <w:tcW w:w="2192" w:type="dxa"/>
          </w:tcPr>
          <w:p w14:paraId="3BBD4E48" w14:textId="77777777" w:rsidR="001D470B" w:rsidRPr="00BE068B" w:rsidRDefault="001D470B" w:rsidP="001D470B">
            <w:pPr>
              <w:rPr>
                <w:rFonts w:ascii="Gill Sans MT" w:hAnsi="Gill Sans MT"/>
              </w:rPr>
            </w:pPr>
          </w:p>
        </w:tc>
        <w:tc>
          <w:tcPr>
            <w:tcW w:w="974" w:type="dxa"/>
          </w:tcPr>
          <w:p w14:paraId="687104B5" w14:textId="77777777" w:rsidR="001D470B" w:rsidRPr="00BE068B" w:rsidRDefault="001D470B" w:rsidP="001D470B">
            <w:pPr>
              <w:rPr>
                <w:rFonts w:ascii="Gill Sans MT" w:hAnsi="Gill Sans MT"/>
              </w:rPr>
            </w:pPr>
          </w:p>
        </w:tc>
        <w:tc>
          <w:tcPr>
            <w:tcW w:w="766" w:type="dxa"/>
          </w:tcPr>
          <w:p w14:paraId="52CE8AD0" w14:textId="77777777" w:rsidR="001D470B" w:rsidRPr="00BE068B" w:rsidRDefault="001D470B" w:rsidP="001D470B">
            <w:pPr>
              <w:rPr>
                <w:rFonts w:ascii="Gill Sans MT" w:hAnsi="Gill Sans MT"/>
              </w:rPr>
            </w:pPr>
          </w:p>
        </w:tc>
        <w:tc>
          <w:tcPr>
            <w:tcW w:w="1433" w:type="dxa"/>
          </w:tcPr>
          <w:p w14:paraId="58B03F74" w14:textId="77777777" w:rsidR="001D470B" w:rsidRPr="00BE068B" w:rsidRDefault="001D470B" w:rsidP="001D470B">
            <w:pPr>
              <w:rPr>
                <w:rFonts w:ascii="Gill Sans MT" w:hAnsi="Gill Sans MT"/>
              </w:rPr>
            </w:pPr>
          </w:p>
        </w:tc>
        <w:tc>
          <w:tcPr>
            <w:tcW w:w="1058" w:type="dxa"/>
          </w:tcPr>
          <w:p w14:paraId="7C7F2293" w14:textId="77777777" w:rsidR="001D470B" w:rsidRPr="00BE068B" w:rsidRDefault="001D470B" w:rsidP="001D470B">
            <w:pPr>
              <w:rPr>
                <w:rFonts w:ascii="Gill Sans MT" w:hAnsi="Gill Sans MT"/>
              </w:rPr>
            </w:pPr>
          </w:p>
        </w:tc>
        <w:tc>
          <w:tcPr>
            <w:tcW w:w="783" w:type="dxa"/>
          </w:tcPr>
          <w:p w14:paraId="345E4EA6" w14:textId="77777777" w:rsidR="001D470B" w:rsidRPr="00BE068B" w:rsidRDefault="001D470B" w:rsidP="001D470B">
            <w:pPr>
              <w:rPr>
                <w:rFonts w:ascii="Gill Sans MT" w:hAnsi="Gill Sans MT"/>
              </w:rPr>
            </w:pPr>
          </w:p>
        </w:tc>
        <w:tc>
          <w:tcPr>
            <w:tcW w:w="1150" w:type="dxa"/>
          </w:tcPr>
          <w:p w14:paraId="20FC09DA" w14:textId="77777777" w:rsidR="001D470B" w:rsidRPr="00BE068B" w:rsidRDefault="001D470B" w:rsidP="001D470B">
            <w:pPr>
              <w:rPr>
                <w:rFonts w:ascii="Gill Sans MT" w:hAnsi="Gill Sans MT"/>
              </w:rPr>
            </w:pPr>
          </w:p>
        </w:tc>
        <w:tc>
          <w:tcPr>
            <w:tcW w:w="1590" w:type="dxa"/>
          </w:tcPr>
          <w:p w14:paraId="0012B7FB" w14:textId="77777777" w:rsidR="001D470B" w:rsidRPr="00BE068B" w:rsidRDefault="001D470B" w:rsidP="001D470B">
            <w:pPr>
              <w:rPr>
                <w:rFonts w:ascii="Gill Sans MT" w:hAnsi="Gill Sans MT"/>
              </w:rPr>
            </w:pPr>
          </w:p>
        </w:tc>
      </w:tr>
      <w:tr w:rsidR="001D470B" w:rsidRPr="00BE068B" w14:paraId="49BA0434" w14:textId="77777777" w:rsidTr="001D470B">
        <w:tc>
          <w:tcPr>
            <w:tcW w:w="468" w:type="dxa"/>
          </w:tcPr>
          <w:p w14:paraId="5D2B234A" w14:textId="77777777" w:rsidR="001D470B" w:rsidRPr="00BE068B" w:rsidRDefault="001D470B" w:rsidP="001D470B">
            <w:pPr>
              <w:rPr>
                <w:rFonts w:ascii="Gill Sans MT" w:hAnsi="Gill Sans MT"/>
              </w:rPr>
            </w:pPr>
            <w:proofErr w:type="gramStart"/>
            <w:r w:rsidRPr="00BE068B">
              <w:rPr>
                <w:rFonts w:ascii="Gill Sans MT" w:hAnsi="Gill Sans MT"/>
              </w:rPr>
              <w:t>q</w:t>
            </w:r>
            <w:proofErr w:type="gramEnd"/>
          </w:p>
        </w:tc>
        <w:tc>
          <w:tcPr>
            <w:tcW w:w="2204" w:type="dxa"/>
          </w:tcPr>
          <w:p w14:paraId="5AF5C28B" w14:textId="77777777" w:rsidR="001D470B" w:rsidRPr="00BE068B" w:rsidRDefault="001D470B" w:rsidP="001D470B">
            <w:pPr>
              <w:rPr>
                <w:rFonts w:ascii="Gill Sans MT" w:hAnsi="Gill Sans MT"/>
              </w:rPr>
            </w:pPr>
            <w:r w:rsidRPr="00BE068B">
              <w:rPr>
                <w:rFonts w:ascii="Gill Sans MT" w:hAnsi="Gill Sans MT"/>
              </w:rPr>
              <w:t xml:space="preserve">Beekeeping activities (e.g. honey) </w:t>
            </w:r>
          </w:p>
        </w:tc>
        <w:tc>
          <w:tcPr>
            <w:tcW w:w="2192" w:type="dxa"/>
          </w:tcPr>
          <w:p w14:paraId="21354795" w14:textId="77777777" w:rsidR="001D470B" w:rsidRPr="00BE068B" w:rsidRDefault="001D470B" w:rsidP="001D470B">
            <w:pPr>
              <w:rPr>
                <w:rFonts w:ascii="Gill Sans MT" w:hAnsi="Gill Sans MT"/>
              </w:rPr>
            </w:pPr>
          </w:p>
        </w:tc>
        <w:tc>
          <w:tcPr>
            <w:tcW w:w="974" w:type="dxa"/>
          </w:tcPr>
          <w:p w14:paraId="1407E6FD" w14:textId="77777777" w:rsidR="001D470B" w:rsidRPr="00BE068B" w:rsidRDefault="001D470B" w:rsidP="001D470B">
            <w:pPr>
              <w:rPr>
                <w:rFonts w:ascii="Gill Sans MT" w:hAnsi="Gill Sans MT"/>
              </w:rPr>
            </w:pPr>
          </w:p>
        </w:tc>
        <w:tc>
          <w:tcPr>
            <w:tcW w:w="766" w:type="dxa"/>
          </w:tcPr>
          <w:p w14:paraId="0E3532CF" w14:textId="77777777" w:rsidR="001D470B" w:rsidRPr="00BE068B" w:rsidRDefault="001D470B" w:rsidP="001D470B">
            <w:pPr>
              <w:rPr>
                <w:rFonts w:ascii="Gill Sans MT" w:hAnsi="Gill Sans MT"/>
              </w:rPr>
            </w:pPr>
          </w:p>
        </w:tc>
        <w:tc>
          <w:tcPr>
            <w:tcW w:w="1433" w:type="dxa"/>
          </w:tcPr>
          <w:p w14:paraId="29EAD9D6" w14:textId="77777777" w:rsidR="001D470B" w:rsidRPr="00BE068B" w:rsidRDefault="001D470B" w:rsidP="001D470B">
            <w:pPr>
              <w:rPr>
                <w:rFonts w:ascii="Gill Sans MT" w:hAnsi="Gill Sans MT"/>
              </w:rPr>
            </w:pPr>
          </w:p>
        </w:tc>
        <w:tc>
          <w:tcPr>
            <w:tcW w:w="1058" w:type="dxa"/>
          </w:tcPr>
          <w:p w14:paraId="31B3A7C8" w14:textId="77777777" w:rsidR="001D470B" w:rsidRPr="00BE068B" w:rsidRDefault="001D470B" w:rsidP="001D470B">
            <w:pPr>
              <w:rPr>
                <w:rFonts w:ascii="Gill Sans MT" w:hAnsi="Gill Sans MT"/>
              </w:rPr>
            </w:pPr>
          </w:p>
        </w:tc>
        <w:tc>
          <w:tcPr>
            <w:tcW w:w="783" w:type="dxa"/>
          </w:tcPr>
          <w:p w14:paraId="5438709B" w14:textId="77777777" w:rsidR="001D470B" w:rsidRPr="00BE068B" w:rsidRDefault="001D470B" w:rsidP="001D470B">
            <w:pPr>
              <w:rPr>
                <w:rFonts w:ascii="Gill Sans MT" w:hAnsi="Gill Sans MT"/>
              </w:rPr>
            </w:pPr>
          </w:p>
        </w:tc>
        <w:tc>
          <w:tcPr>
            <w:tcW w:w="1150" w:type="dxa"/>
          </w:tcPr>
          <w:p w14:paraId="1444D90E" w14:textId="77777777" w:rsidR="001D470B" w:rsidRPr="00BE068B" w:rsidRDefault="001D470B" w:rsidP="001D470B">
            <w:pPr>
              <w:rPr>
                <w:rFonts w:ascii="Gill Sans MT" w:hAnsi="Gill Sans MT"/>
              </w:rPr>
            </w:pPr>
          </w:p>
        </w:tc>
        <w:tc>
          <w:tcPr>
            <w:tcW w:w="1590" w:type="dxa"/>
          </w:tcPr>
          <w:p w14:paraId="3047B365" w14:textId="77777777" w:rsidR="001D470B" w:rsidRPr="00BE068B" w:rsidRDefault="001D470B" w:rsidP="001D470B">
            <w:pPr>
              <w:rPr>
                <w:rFonts w:ascii="Gill Sans MT" w:hAnsi="Gill Sans MT"/>
              </w:rPr>
            </w:pPr>
          </w:p>
        </w:tc>
      </w:tr>
      <w:tr w:rsidR="001D470B" w:rsidRPr="00BE068B" w14:paraId="5638C901" w14:textId="77777777" w:rsidTr="001D470B">
        <w:tc>
          <w:tcPr>
            <w:tcW w:w="468" w:type="dxa"/>
          </w:tcPr>
          <w:p w14:paraId="004028EB" w14:textId="77777777" w:rsidR="001D470B" w:rsidRPr="00BE068B" w:rsidRDefault="001D470B" w:rsidP="001D470B">
            <w:pPr>
              <w:rPr>
                <w:rFonts w:ascii="Gill Sans MT" w:hAnsi="Gill Sans MT"/>
              </w:rPr>
            </w:pPr>
            <w:proofErr w:type="gramStart"/>
            <w:r w:rsidRPr="00BE068B">
              <w:rPr>
                <w:rFonts w:ascii="Gill Sans MT" w:hAnsi="Gill Sans MT"/>
              </w:rPr>
              <w:lastRenderedPageBreak/>
              <w:t>r</w:t>
            </w:r>
            <w:proofErr w:type="gramEnd"/>
          </w:p>
        </w:tc>
        <w:tc>
          <w:tcPr>
            <w:tcW w:w="2204" w:type="dxa"/>
          </w:tcPr>
          <w:p w14:paraId="386E73AC" w14:textId="77777777" w:rsidR="001D470B" w:rsidRPr="00BE068B" w:rsidRDefault="001D470B" w:rsidP="001D470B">
            <w:pPr>
              <w:rPr>
                <w:rFonts w:ascii="Gill Sans MT" w:hAnsi="Gill Sans MT"/>
              </w:rPr>
            </w:pPr>
            <w:r w:rsidRPr="00BE068B">
              <w:rPr>
                <w:rFonts w:ascii="Gill Sans MT" w:hAnsi="Gill Sans MT"/>
              </w:rPr>
              <w:t>Caterpillar</w:t>
            </w:r>
          </w:p>
        </w:tc>
        <w:tc>
          <w:tcPr>
            <w:tcW w:w="2192" w:type="dxa"/>
          </w:tcPr>
          <w:p w14:paraId="00585F16" w14:textId="77777777" w:rsidR="001D470B" w:rsidRPr="00BE068B" w:rsidRDefault="001D470B" w:rsidP="001D470B">
            <w:pPr>
              <w:rPr>
                <w:rFonts w:ascii="Gill Sans MT" w:hAnsi="Gill Sans MT"/>
              </w:rPr>
            </w:pPr>
          </w:p>
        </w:tc>
        <w:tc>
          <w:tcPr>
            <w:tcW w:w="974" w:type="dxa"/>
          </w:tcPr>
          <w:p w14:paraId="5944896F" w14:textId="77777777" w:rsidR="001D470B" w:rsidRPr="00BE068B" w:rsidRDefault="001D470B" w:rsidP="001D470B">
            <w:pPr>
              <w:rPr>
                <w:rFonts w:ascii="Gill Sans MT" w:hAnsi="Gill Sans MT"/>
              </w:rPr>
            </w:pPr>
          </w:p>
        </w:tc>
        <w:tc>
          <w:tcPr>
            <w:tcW w:w="766" w:type="dxa"/>
          </w:tcPr>
          <w:p w14:paraId="35595B3E" w14:textId="77777777" w:rsidR="001D470B" w:rsidRPr="00BE068B" w:rsidRDefault="001D470B" w:rsidP="001D470B">
            <w:pPr>
              <w:rPr>
                <w:rFonts w:ascii="Gill Sans MT" w:hAnsi="Gill Sans MT"/>
              </w:rPr>
            </w:pPr>
          </w:p>
        </w:tc>
        <w:tc>
          <w:tcPr>
            <w:tcW w:w="1433" w:type="dxa"/>
          </w:tcPr>
          <w:p w14:paraId="400E1B50" w14:textId="77777777" w:rsidR="001D470B" w:rsidRPr="00BE068B" w:rsidRDefault="001D470B" w:rsidP="001D470B">
            <w:pPr>
              <w:rPr>
                <w:rFonts w:ascii="Gill Sans MT" w:hAnsi="Gill Sans MT"/>
              </w:rPr>
            </w:pPr>
          </w:p>
        </w:tc>
        <w:tc>
          <w:tcPr>
            <w:tcW w:w="1058" w:type="dxa"/>
          </w:tcPr>
          <w:p w14:paraId="783A91F8" w14:textId="77777777" w:rsidR="001D470B" w:rsidRPr="00BE068B" w:rsidRDefault="001D470B" w:rsidP="001D470B">
            <w:pPr>
              <w:rPr>
                <w:rFonts w:ascii="Gill Sans MT" w:hAnsi="Gill Sans MT"/>
              </w:rPr>
            </w:pPr>
          </w:p>
        </w:tc>
        <w:tc>
          <w:tcPr>
            <w:tcW w:w="783" w:type="dxa"/>
          </w:tcPr>
          <w:p w14:paraId="79FEC2FD" w14:textId="77777777" w:rsidR="001D470B" w:rsidRPr="00BE068B" w:rsidRDefault="001D470B" w:rsidP="001D470B">
            <w:pPr>
              <w:rPr>
                <w:rFonts w:ascii="Gill Sans MT" w:hAnsi="Gill Sans MT"/>
              </w:rPr>
            </w:pPr>
          </w:p>
        </w:tc>
        <w:tc>
          <w:tcPr>
            <w:tcW w:w="1150" w:type="dxa"/>
          </w:tcPr>
          <w:p w14:paraId="3D8B5354" w14:textId="77777777" w:rsidR="001D470B" w:rsidRPr="00BE068B" w:rsidRDefault="001D470B" w:rsidP="001D470B">
            <w:pPr>
              <w:rPr>
                <w:rFonts w:ascii="Gill Sans MT" w:hAnsi="Gill Sans MT"/>
              </w:rPr>
            </w:pPr>
          </w:p>
        </w:tc>
        <w:tc>
          <w:tcPr>
            <w:tcW w:w="1590" w:type="dxa"/>
          </w:tcPr>
          <w:p w14:paraId="25089B41" w14:textId="77777777" w:rsidR="001D470B" w:rsidRPr="00BE068B" w:rsidRDefault="001D470B" w:rsidP="001D470B">
            <w:pPr>
              <w:rPr>
                <w:rFonts w:ascii="Gill Sans MT" w:hAnsi="Gill Sans MT"/>
              </w:rPr>
            </w:pPr>
          </w:p>
        </w:tc>
      </w:tr>
      <w:tr w:rsidR="001D470B" w:rsidRPr="00BE068B" w14:paraId="59E83CEC" w14:textId="77777777" w:rsidTr="001D470B">
        <w:tc>
          <w:tcPr>
            <w:tcW w:w="468" w:type="dxa"/>
          </w:tcPr>
          <w:p w14:paraId="5B8414A3" w14:textId="77777777" w:rsidR="001D470B" w:rsidRPr="00BE068B" w:rsidRDefault="001D470B" w:rsidP="001D470B">
            <w:pPr>
              <w:rPr>
                <w:rFonts w:ascii="Gill Sans MT" w:hAnsi="Gill Sans MT"/>
              </w:rPr>
            </w:pPr>
            <w:proofErr w:type="gramStart"/>
            <w:r w:rsidRPr="00BE068B">
              <w:rPr>
                <w:rFonts w:ascii="Gill Sans MT" w:hAnsi="Gill Sans MT"/>
              </w:rPr>
              <w:t>s</w:t>
            </w:r>
            <w:proofErr w:type="gramEnd"/>
          </w:p>
        </w:tc>
        <w:tc>
          <w:tcPr>
            <w:tcW w:w="2204" w:type="dxa"/>
          </w:tcPr>
          <w:p w14:paraId="751892EB" w14:textId="77777777" w:rsidR="001D470B" w:rsidRPr="00BE068B" w:rsidRDefault="001D470B" w:rsidP="001D470B">
            <w:pPr>
              <w:rPr>
                <w:rFonts w:ascii="Gill Sans MT" w:hAnsi="Gill Sans MT"/>
              </w:rPr>
            </w:pPr>
            <w:r w:rsidRPr="00BE068B">
              <w:rPr>
                <w:rFonts w:ascii="Gill Sans MT" w:hAnsi="Gill Sans MT"/>
              </w:rPr>
              <w:t xml:space="preserve">Other, specify </w:t>
            </w:r>
          </w:p>
        </w:tc>
        <w:tc>
          <w:tcPr>
            <w:tcW w:w="2192" w:type="dxa"/>
          </w:tcPr>
          <w:p w14:paraId="4AC93C2E" w14:textId="77777777" w:rsidR="001D470B" w:rsidRPr="00BE068B" w:rsidRDefault="001D470B" w:rsidP="001D470B">
            <w:pPr>
              <w:rPr>
                <w:rFonts w:ascii="Gill Sans MT" w:hAnsi="Gill Sans MT"/>
              </w:rPr>
            </w:pPr>
          </w:p>
        </w:tc>
        <w:tc>
          <w:tcPr>
            <w:tcW w:w="974" w:type="dxa"/>
          </w:tcPr>
          <w:p w14:paraId="25167F76" w14:textId="77777777" w:rsidR="001D470B" w:rsidRPr="00BE068B" w:rsidRDefault="001D470B" w:rsidP="001D470B">
            <w:pPr>
              <w:rPr>
                <w:rFonts w:ascii="Gill Sans MT" w:hAnsi="Gill Sans MT"/>
              </w:rPr>
            </w:pPr>
          </w:p>
        </w:tc>
        <w:tc>
          <w:tcPr>
            <w:tcW w:w="766" w:type="dxa"/>
          </w:tcPr>
          <w:p w14:paraId="6B24A808" w14:textId="77777777" w:rsidR="001D470B" w:rsidRPr="00BE068B" w:rsidRDefault="001D470B" w:rsidP="001D470B">
            <w:pPr>
              <w:rPr>
                <w:rFonts w:ascii="Gill Sans MT" w:hAnsi="Gill Sans MT"/>
              </w:rPr>
            </w:pPr>
          </w:p>
        </w:tc>
        <w:tc>
          <w:tcPr>
            <w:tcW w:w="1433" w:type="dxa"/>
          </w:tcPr>
          <w:p w14:paraId="784F36C2" w14:textId="77777777" w:rsidR="001D470B" w:rsidRPr="00BE068B" w:rsidRDefault="001D470B" w:rsidP="001D470B">
            <w:pPr>
              <w:rPr>
                <w:rFonts w:ascii="Gill Sans MT" w:hAnsi="Gill Sans MT"/>
              </w:rPr>
            </w:pPr>
          </w:p>
        </w:tc>
        <w:tc>
          <w:tcPr>
            <w:tcW w:w="1058" w:type="dxa"/>
          </w:tcPr>
          <w:p w14:paraId="11F4BA6C" w14:textId="77777777" w:rsidR="001D470B" w:rsidRPr="00BE068B" w:rsidRDefault="001D470B" w:rsidP="001D470B">
            <w:pPr>
              <w:rPr>
                <w:rFonts w:ascii="Gill Sans MT" w:hAnsi="Gill Sans MT"/>
              </w:rPr>
            </w:pPr>
          </w:p>
        </w:tc>
        <w:tc>
          <w:tcPr>
            <w:tcW w:w="783" w:type="dxa"/>
          </w:tcPr>
          <w:p w14:paraId="74A08424" w14:textId="77777777" w:rsidR="001D470B" w:rsidRPr="00BE068B" w:rsidRDefault="001D470B" w:rsidP="001D470B">
            <w:pPr>
              <w:rPr>
                <w:rFonts w:ascii="Gill Sans MT" w:hAnsi="Gill Sans MT"/>
              </w:rPr>
            </w:pPr>
          </w:p>
        </w:tc>
        <w:tc>
          <w:tcPr>
            <w:tcW w:w="1150" w:type="dxa"/>
          </w:tcPr>
          <w:p w14:paraId="4CFA6126" w14:textId="77777777" w:rsidR="001D470B" w:rsidRPr="00BE068B" w:rsidRDefault="001D470B" w:rsidP="001D470B">
            <w:pPr>
              <w:rPr>
                <w:rFonts w:ascii="Gill Sans MT" w:hAnsi="Gill Sans MT"/>
              </w:rPr>
            </w:pPr>
          </w:p>
        </w:tc>
        <w:tc>
          <w:tcPr>
            <w:tcW w:w="1590" w:type="dxa"/>
          </w:tcPr>
          <w:p w14:paraId="3C6DC340" w14:textId="77777777" w:rsidR="001D470B" w:rsidRPr="00BE068B" w:rsidRDefault="001D470B" w:rsidP="001D470B">
            <w:pPr>
              <w:rPr>
                <w:rFonts w:ascii="Gill Sans MT" w:hAnsi="Gill Sans MT"/>
              </w:rPr>
            </w:pPr>
          </w:p>
        </w:tc>
      </w:tr>
    </w:tbl>
    <w:p w14:paraId="3D761F4C" w14:textId="77777777" w:rsidR="001D470B" w:rsidRPr="00BE068B" w:rsidRDefault="001D470B" w:rsidP="001D470B">
      <w:pPr>
        <w:rPr>
          <w:rFonts w:ascii="Gill Sans MT" w:hAnsi="Gill Sans MT"/>
        </w:rPr>
      </w:pPr>
      <w:r w:rsidRPr="00BE068B">
        <w:rPr>
          <w:rFonts w:ascii="Gill Sans MT" w:hAnsi="Gill Sans MT"/>
        </w:rPr>
        <w:br w:type="page"/>
      </w:r>
    </w:p>
    <w:tbl>
      <w:tblPr>
        <w:tblStyle w:val="TableGrid"/>
        <w:tblW w:w="12996" w:type="dxa"/>
        <w:tblLayout w:type="fixed"/>
        <w:tblLook w:val="04A0" w:firstRow="1" w:lastRow="0" w:firstColumn="1" w:lastColumn="0" w:noHBand="0" w:noVBand="1"/>
      </w:tblPr>
      <w:tblGrid>
        <w:gridCol w:w="468"/>
        <w:gridCol w:w="2361"/>
        <w:gridCol w:w="1791"/>
        <w:gridCol w:w="990"/>
        <w:gridCol w:w="810"/>
        <w:gridCol w:w="2346"/>
        <w:gridCol w:w="1350"/>
        <w:gridCol w:w="1170"/>
        <w:gridCol w:w="1710"/>
      </w:tblGrid>
      <w:tr w:rsidR="001D470B" w:rsidRPr="00BE068B" w14:paraId="2D440638" w14:textId="77777777" w:rsidTr="001D470B">
        <w:tc>
          <w:tcPr>
            <w:tcW w:w="468" w:type="dxa"/>
          </w:tcPr>
          <w:p w14:paraId="779B8038" w14:textId="77777777" w:rsidR="001D470B" w:rsidRPr="00BE068B" w:rsidRDefault="001D470B" w:rsidP="001D470B">
            <w:pPr>
              <w:rPr>
                <w:rFonts w:ascii="Gill Sans MT" w:hAnsi="Gill Sans MT"/>
                <w:b/>
                <w:sz w:val="20"/>
                <w:szCs w:val="20"/>
              </w:rPr>
            </w:pPr>
          </w:p>
        </w:tc>
        <w:tc>
          <w:tcPr>
            <w:tcW w:w="2361" w:type="dxa"/>
          </w:tcPr>
          <w:p w14:paraId="2392EDD7" w14:textId="77777777" w:rsidR="001D470B" w:rsidRPr="00BE068B" w:rsidRDefault="001D470B" w:rsidP="001D470B">
            <w:pPr>
              <w:rPr>
                <w:rFonts w:ascii="Gill Sans MT" w:hAnsi="Gill Sans MT"/>
                <w:b/>
                <w:sz w:val="20"/>
                <w:szCs w:val="20"/>
              </w:rPr>
            </w:pPr>
          </w:p>
        </w:tc>
        <w:tc>
          <w:tcPr>
            <w:tcW w:w="1791" w:type="dxa"/>
          </w:tcPr>
          <w:p w14:paraId="56BB1092" w14:textId="77777777" w:rsidR="001D470B" w:rsidRPr="00BE068B" w:rsidRDefault="001D470B" w:rsidP="001D470B">
            <w:pPr>
              <w:rPr>
                <w:rFonts w:ascii="Gill Sans MT" w:hAnsi="Gill Sans MT"/>
                <w:sz w:val="20"/>
                <w:szCs w:val="20"/>
              </w:rPr>
            </w:pPr>
            <w:r w:rsidRPr="00BE068B">
              <w:rPr>
                <w:rFonts w:ascii="Gill Sans MT" w:hAnsi="Gill Sans MT"/>
                <w:sz w:val="20"/>
                <w:szCs w:val="20"/>
              </w:rPr>
              <w:t>K.10</w:t>
            </w:r>
          </w:p>
        </w:tc>
        <w:tc>
          <w:tcPr>
            <w:tcW w:w="990" w:type="dxa"/>
          </w:tcPr>
          <w:p w14:paraId="6177851B" w14:textId="77777777" w:rsidR="001D470B" w:rsidRPr="00BE068B" w:rsidRDefault="001D470B" w:rsidP="001D470B">
            <w:pPr>
              <w:rPr>
                <w:rFonts w:ascii="Gill Sans MT" w:hAnsi="Gill Sans MT"/>
                <w:sz w:val="20"/>
                <w:szCs w:val="20"/>
              </w:rPr>
            </w:pPr>
            <w:r w:rsidRPr="00BE068B">
              <w:rPr>
                <w:rFonts w:ascii="Gill Sans MT" w:hAnsi="Gill Sans MT"/>
                <w:sz w:val="20"/>
                <w:szCs w:val="20"/>
              </w:rPr>
              <w:t>K.11</w:t>
            </w:r>
          </w:p>
        </w:tc>
        <w:tc>
          <w:tcPr>
            <w:tcW w:w="810" w:type="dxa"/>
          </w:tcPr>
          <w:p w14:paraId="413A555E" w14:textId="77777777" w:rsidR="001D470B" w:rsidRPr="00BE068B" w:rsidRDefault="001D470B" w:rsidP="001D470B">
            <w:pPr>
              <w:rPr>
                <w:rFonts w:ascii="Gill Sans MT" w:hAnsi="Gill Sans MT"/>
                <w:sz w:val="20"/>
                <w:szCs w:val="20"/>
              </w:rPr>
            </w:pPr>
            <w:r w:rsidRPr="00BE068B">
              <w:rPr>
                <w:rFonts w:ascii="Gill Sans MT" w:hAnsi="Gill Sans MT"/>
                <w:sz w:val="20"/>
                <w:szCs w:val="20"/>
              </w:rPr>
              <w:t>K.11b</w:t>
            </w:r>
          </w:p>
        </w:tc>
        <w:tc>
          <w:tcPr>
            <w:tcW w:w="2346" w:type="dxa"/>
          </w:tcPr>
          <w:p w14:paraId="75E9DAF3" w14:textId="77777777" w:rsidR="001D470B" w:rsidRPr="00BE068B" w:rsidRDefault="001D470B" w:rsidP="001D470B">
            <w:pPr>
              <w:rPr>
                <w:rFonts w:ascii="Gill Sans MT" w:hAnsi="Gill Sans MT"/>
                <w:sz w:val="20"/>
                <w:szCs w:val="20"/>
              </w:rPr>
            </w:pPr>
            <w:r w:rsidRPr="00BE068B">
              <w:rPr>
                <w:rFonts w:ascii="Gill Sans MT" w:hAnsi="Gill Sans MT"/>
                <w:sz w:val="20"/>
                <w:szCs w:val="20"/>
              </w:rPr>
              <w:t>K.12a</w:t>
            </w:r>
          </w:p>
        </w:tc>
        <w:tc>
          <w:tcPr>
            <w:tcW w:w="1350" w:type="dxa"/>
          </w:tcPr>
          <w:p w14:paraId="27819A62" w14:textId="77777777" w:rsidR="001D470B" w:rsidRPr="00BE068B" w:rsidRDefault="001D470B" w:rsidP="001D470B">
            <w:pPr>
              <w:rPr>
                <w:rFonts w:ascii="Gill Sans MT" w:hAnsi="Gill Sans MT"/>
                <w:i/>
                <w:sz w:val="20"/>
                <w:szCs w:val="20"/>
              </w:rPr>
            </w:pPr>
            <w:r w:rsidRPr="00BE068B">
              <w:rPr>
                <w:rFonts w:ascii="Gill Sans MT" w:hAnsi="Gill Sans MT"/>
                <w:i/>
                <w:sz w:val="20"/>
                <w:szCs w:val="20"/>
              </w:rPr>
              <w:t>K.12b</w:t>
            </w:r>
          </w:p>
        </w:tc>
        <w:tc>
          <w:tcPr>
            <w:tcW w:w="1170" w:type="dxa"/>
          </w:tcPr>
          <w:p w14:paraId="320C700D" w14:textId="77777777" w:rsidR="001D470B" w:rsidRPr="00BE068B" w:rsidRDefault="001D470B" w:rsidP="001D470B">
            <w:pPr>
              <w:rPr>
                <w:rFonts w:ascii="Gill Sans MT" w:hAnsi="Gill Sans MT"/>
                <w:i/>
                <w:sz w:val="20"/>
                <w:szCs w:val="20"/>
              </w:rPr>
            </w:pPr>
            <w:r w:rsidRPr="00BE068B">
              <w:rPr>
                <w:rFonts w:ascii="Gill Sans MT" w:hAnsi="Gill Sans MT"/>
                <w:i/>
                <w:sz w:val="20"/>
                <w:szCs w:val="20"/>
              </w:rPr>
              <w:t>K.12c</w:t>
            </w:r>
          </w:p>
        </w:tc>
        <w:tc>
          <w:tcPr>
            <w:tcW w:w="1710" w:type="dxa"/>
          </w:tcPr>
          <w:p w14:paraId="22338362" w14:textId="77777777" w:rsidR="001D470B" w:rsidRPr="00BE068B" w:rsidRDefault="001D470B" w:rsidP="001D470B">
            <w:pPr>
              <w:rPr>
                <w:rFonts w:ascii="Gill Sans MT" w:hAnsi="Gill Sans MT"/>
                <w:sz w:val="20"/>
                <w:szCs w:val="20"/>
              </w:rPr>
            </w:pPr>
            <w:r w:rsidRPr="00BE068B">
              <w:rPr>
                <w:rFonts w:ascii="Gill Sans MT" w:hAnsi="Gill Sans MT"/>
                <w:sz w:val="20"/>
                <w:szCs w:val="20"/>
              </w:rPr>
              <w:t>K.13</w:t>
            </w:r>
          </w:p>
        </w:tc>
      </w:tr>
      <w:tr w:rsidR="001D470B" w:rsidRPr="00BE068B" w14:paraId="2EC73F7B" w14:textId="77777777" w:rsidTr="001D470B">
        <w:tc>
          <w:tcPr>
            <w:tcW w:w="468" w:type="dxa"/>
          </w:tcPr>
          <w:p w14:paraId="25AF4DFD" w14:textId="77777777" w:rsidR="001D470B" w:rsidRPr="00BE068B" w:rsidRDefault="001D470B" w:rsidP="001D470B">
            <w:pPr>
              <w:rPr>
                <w:rFonts w:ascii="Gill Sans MT" w:hAnsi="Gill Sans MT"/>
                <w:b/>
                <w:sz w:val="20"/>
                <w:szCs w:val="20"/>
              </w:rPr>
            </w:pPr>
          </w:p>
        </w:tc>
        <w:tc>
          <w:tcPr>
            <w:tcW w:w="2361" w:type="dxa"/>
          </w:tcPr>
          <w:p w14:paraId="514FACDD" w14:textId="77777777" w:rsidR="001D470B" w:rsidRPr="00BE068B" w:rsidRDefault="001D470B" w:rsidP="001D470B">
            <w:pPr>
              <w:rPr>
                <w:rFonts w:ascii="Gill Sans MT" w:hAnsi="Gill Sans MT"/>
                <w:b/>
                <w:sz w:val="20"/>
                <w:szCs w:val="20"/>
              </w:rPr>
            </w:pPr>
            <w:r w:rsidRPr="00BE068B">
              <w:rPr>
                <w:rFonts w:ascii="Gill Sans MT" w:hAnsi="Gill Sans MT"/>
                <w:b/>
                <w:sz w:val="20"/>
                <w:szCs w:val="20"/>
              </w:rPr>
              <w:t>Wood/forest product</w:t>
            </w:r>
          </w:p>
        </w:tc>
        <w:tc>
          <w:tcPr>
            <w:tcW w:w="1791" w:type="dxa"/>
          </w:tcPr>
          <w:p w14:paraId="78A77ED6" w14:textId="77777777" w:rsidR="001D470B" w:rsidRPr="00BE068B" w:rsidRDefault="001D470B" w:rsidP="001D470B">
            <w:pPr>
              <w:rPr>
                <w:rFonts w:ascii="Gill Sans MT" w:hAnsi="Gill Sans MT"/>
                <w:i/>
                <w:sz w:val="20"/>
                <w:szCs w:val="20"/>
              </w:rPr>
            </w:pPr>
            <w:r w:rsidRPr="00BE068B">
              <w:rPr>
                <w:rFonts w:ascii="Gill Sans MT" w:hAnsi="Gill Sans MT"/>
                <w:sz w:val="20"/>
                <w:szCs w:val="20"/>
              </w:rPr>
              <w:t xml:space="preserve">Please rank the top three most important products for the household’s own consumption </w:t>
            </w:r>
          </w:p>
        </w:tc>
        <w:tc>
          <w:tcPr>
            <w:tcW w:w="990" w:type="dxa"/>
          </w:tcPr>
          <w:p w14:paraId="4CB9CECE" w14:textId="77777777" w:rsidR="001D470B" w:rsidRPr="00BE068B" w:rsidRDefault="001D470B" w:rsidP="001D470B">
            <w:pPr>
              <w:rPr>
                <w:rFonts w:ascii="Gill Sans MT" w:hAnsi="Gill Sans MT"/>
                <w:sz w:val="20"/>
                <w:szCs w:val="20"/>
              </w:rPr>
            </w:pPr>
            <w:r w:rsidRPr="00BE068B">
              <w:rPr>
                <w:rFonts w:ascii="Gill Sans MT" w:hAnsi="Gill Sans MT"/>
                <w:sz w:val="20"/>
                <w:szCs w:val="20"/>
              </w:rPr>
              <w:t>What quantity do you collect</w:t>
            </w:r>
            <w:r>
              <w:rPr>
                <w:rFonts w:ascii="Gill Sans MT" w:hAnsi="Gill Sans MT"/>
                <w:sz w:val="20"/>
                <w:szCs w:val="20"/>
              </w:rPr>
              <w:t xml:space="preserve"> over the course of a MONTH</w:t>
            </w:r>
            <w:r w:rsidRPr="00BE068B">
              <w:rPr>
                <w:rFonts w:ascii="Gill Sans MT" w:hAnsi="Gill Sans MT"/>
                <w:sz w:val="20"/>
                <w:szCs w:val="20"/>
              </w:rPr>
              <w:t xml:space="preserve">? </w:t>
            </w:r>
          </w:p>
        </w:tc>
        <w:tc>
          <w:tcPr>
            <w:tcW w:w="810" w:type="dxa"/>
          </w:tcPr>
          <w:p w14:paraId="0F3F8071" w14:textId="77777777" w:rsidR="001D470B" w:rsidRPr="00BE068B" w:rsidRDefault="001D470B" w:rsidP="001D470B">
            <w:pPr>
              <w:rPr>
                <w:rFonts w:ascii="Gill Sans MT" w:hAnsi="Gill Sans MT"/>
                <w:sz w:val="20"/>
                <w:szCs w:val="20"/>
              </w:rPr>
            </w:pPr>
            <w:r w:rsidRPr="00BE068B">
              <w:rPr>
                <w:rFonts w:ascii="Gill Sans MT" w:hAnsi="Gill Sans MT"/>
                <w:sz w:val="20"/>
                <w:szCs w:val="20"/>
              </w:rPr>
              <w:t>Unit</w:t>
            </w:r>
          </w:p>
        </w:tc>
        <w:tc>
          <w:tcPr>
            <w:tcW w:w="2346" w:type="dxa"/>
          </w:tcPr>
          <w:p w14:paraId="122F2D18" w14:textId="77777777" w:rsidR="001D470B" w:rsidRPr="00BE068B" w:rsidRDefault="001D470B" w:rsidP="001D470B">
            <w:pPr>
              <w:rPr>
                <w:rFonts w:ascii="Gill Sans MT" w:hAnsi="Gill Sans MT"/>
                <w:sz w:val="20"/>
                <w:szCs w:val="20"/>
              </w:rPr>
            </w:pPr>
            <w:r w:rsidRPr="00BE068B">
              <w:rPr>
                <w:rFonts w:ascii="Gill Sans MT" w:hAnsi="Gill Sans MT"/>
                <w:sz w:val="20"/>
                <w:szCs w:val="20"/>
              </w:rPr>
              <w:t xml:space="preserve">What are the main species you harvest (per product) </w:t>
            </w:r>
          </w:p>
          <w:p w14:paraId="36E1B47B" w14:textId="77777777" w:rsidR="001D470B" w:rsidRPr="00BE068B" w:rsidRDefault="001D470B" w:rsidP="001D470B">
            <w:pPr>
              <w:rPr>
                <w:rFonts w:ascii="Gill Sans MT" w:hAnsi="Gill Sans MT"/>
                <w:sz w:val="20"/>
                <w:szCs w:val="20"/>
              </w:rPr>
            </w:pPr>
            <w:r w:rsidRPr="00BE068B">
              <w:rPr>
                <w:rFonts w:ascii="Gill Sans MT" w:hAnsi="Gill Sans MT"/>
                <w:sz w:val="20"/>
                <w:szCs w:val="20"/>
              </w:rPr>
              <w:t xml:space="preserve"> </w:t>
            </w:r>
            <w:commentRangeStart w:id="456"/>
            <w:r w:rsidRPr="00BE068B">
              <w:rPr>
                <w:rFonts w:ascii="Gill Sans MT" w:hAnsi="Gill Sans MT"/>
                <w:sz w:val="20"/>
                <w:szCs w:val="20"/>
              </w:rPr>
              <w:t xml:space="preserve">List </w:t>
            </w:r>
            <w:commentRangeEnd w:id="456"/>
            <w:r w:rsidR="006A3552">
              <w:rPr>
                <w:rStyle w:val="CommentReference"/>
              </w:rPr>
              <w:commentReference w:id="456"/>
            </w:r>
            <w:r w:rsidRPr="00BE068B">
              <w:rPr>
                <w:rFonts w:ascii="Gill Sans MT" w:hAnsi="Gill Sans MT"/>
                <w:sz w:val="20"/>
                <w:szCs w:val="20"/>
              </w:rPr>
              <w:t>from the most important to the lease important</w:t>
            </w:r>
          </w:p>
          <w:p w14:paraId="0BD5A675" w14:textId="77777777" w:rsidR="001D470B" w:rsidRPr="00BE068B" w:rsidRDefault="001D470B" w:rsidP="001D470B">
            <w:pPr>
              <w:rPr>
                <w:rFonts w:ascii="Gill Sans MT" w:hAnsi="Gill Sans MT"/>
                <w:i/>
                <w:sz w:val="20"/>
                <w:szCs w:val="20"/>
              </w:rPr>
            </w:pPr>
            <w:r w:rsidRPr="00BE068B">
              <w:rPr>
                <w:rFonts w:ascii="Gill Sans MT" w:hAnsi="Gill Sans MT"/>
                <w:i/>
                <w:sz w:val="20"/>
                <w:szCs w:val="20"/>
              </w:rPr>
              <w:t>Species 1</w:t>
            </w:r>
          </w:p>
        </w:tc>
        <w:tc>
          <w:tcPr>
            <w:tcW w:w="1350" w:type="dxa"/>
          </w:tcPr>
          <w:p w14:paraId="1E5F8CD4" w14:textId="77777777" w:rsidR="001D470B" w:rsidRPr="00BE068B" w:rsidRDefault="001D470B" w:rsidP="001D470B">
            <w:pPr>
              <w:rPr>
                <w:rFonts w:ascii="Gill Sans MT" w:hAnsi="Gill Sans MT"/>
                <w:i/>
                <w:sz w:val="20"/>
                <w:szCs w:val="20"/>
              </w:rPr>
            </w:pPr>
            <w:r w:rsidRPr="00BE068B">
              <w:rPr>
                <w:rFonts w:ascii="Gill Sans MT" w:hAnsi="Gill Sans MT"/>
                <w:i/>
                <w:sz w:val="20"/>
                <w:szCs w:val="20"/>
              </w:rPr>
              <w:t>Species 2</w:t>
            </w:r>
          </w:p>
        </w:tc>
        <w:tc>
          <w:tcPr>
            <w:tcW w:w="1170" w:type="dxa"/>
          </w:tcPr>
          <w:p w14:paraId="52AA6EF1" w14:textId="77777777" w:rsidR="001D470B" w:rsidRPr="00BE068B" w:rsidRDefault="001D470B" w:rsidP="001D470B">
            <w:pPr>
              <w:rPr>
                <w:rFonts w:ascii="Gill Sans MT" w:hAnsi="Gill Sans MT"/>
                <w:i/>
                <w:sz w:val="20"/>
                <w:szCs w:val="20"/>
              </w:rPr>
            </w:pPr>
            <w:r w:rsidRPr="00BE068B">
              <w:rPr>
                <w:rFonts w:ascii="Gill Sans MT" w:hAnsi="Gill Sans MT"/>
                <w:i/>
                <w:sz w:val="20"/>
                <w:szCs w:val="20"/>
              </w:rPr>
              <w:t xml:space="preserve">Species 3 </w:t>
            </w:r>
          </w:p>
        </w:tc>
        <w:tc>
          <w:tcPr>
            <w:tcW w:w="1710" w:type="dxa"/>
          </w:tcPr>
          <w:p w14:paraId="6F6EE9CA" w14:textId="19BE3412" w:rsidR="001D470B" w:rsidRPr="00BE068B" w:rsidRDefault="001D470B" w:rsidP="001D470B">
            <w:pPr>
              <w:rPr>
                <w:rFonts w:ascii="Gill Sans MT" w:hAnsi="Gill Sans MT"/>
                <w:sz w:val="20"/>
                <w:szCs w:val="20"/>
              </w:rPr>
            </w:pPr>
            <w:r w:rsidRPr="00BE068B">
              <w:rPr>
                <w:rFonts w:ascii="Gill Sans MT" w:hAnsi="Gill Sans MT"/>
                <w:sz w:val="20"/>
                <w:szCs w:val="20"/>
              </w:rPr>
              <w:t xml:space="preserve">Has the availability of &lt;product&gt; changed over the </w:t>
            </w:r>
            <w:commentRangeStart w:id="457"/>
            <w:r w:rsidRPr="00BE068B">
              <w:rPr>
                <w:rFonts w:ascii="Gill Sans MT" w:hAnsi="Gill Sans MT"/>
                <w:sz w:val="20"/>
                <w:szCs w:val="20"/>
              </w:rPr>
              <w:t xml:space="preserve">past </w:t>
            </w:r>
            <w:ins w:id="458" w:author="Aleta Haflett" w:date="2014-11-18T12:13:00Z">
              <w:r w:rsidR="009122C5">
                <w:rPr>
                  <w:rFonts w:ascii="Gill Sans MT" w:hAnsi="Gill Sans MT"/>
                  <w:sz w:val="20"/>
                  <w:szCs w:val="20"/>
                </w:rPr>
                <w:t>3</w:t>
              </w:r>
            </w:ins>
            <w:commentRangeStart w:id="459"/>
            <w:del w:id="460" w:author="Aleta Haflett" w:date="2014-11-18T12:13:00Z">
              <w:r w:rsidRPr="00BE068B" w:rsidDel="009122C5">
                <w:rPr>
                  <w:rFonts w:ascii="Gill Sans MT" w:hAnsi="Gill Sans MT"/>
                  <w:sz w:val="20"/>
                  <w:szCs w:val="20"/>
                </w:rPr>
                <w:delText>5</w:delText>
              </w:r>
            </w:del>
            <w:r w:rsidRPr="00BE068B">
              <w:rPr>
                <w:rFonts w:ascii="Gill Sans MT" w:hAnsi="Gill Sans MT"/>
                <w:sz w:val="20"/>
                <w:szCs w:val="20"/>
              </w:rPr>
              <w:t xml:space="preserve"> years</w:t>
            </w:r>
            <w:commentRangeEnd w:id="459"/>
            <w:r w:rsidR="00116982">
              <w:rPr>
                <w:rStyle w:val="CommentReference"/>
              </w:rPr>
              <w:commentReference w:id="459"/>
            </w:r>
            <w:r w:rsidRPr="00BE068B">
              <w:rPr>
                <w:rFonts w:ascii="Gill Sans MT" w:hAnsi="Gill Sans MT"/>
                <w:sz w:val="20"/>
                <w:szCs w:val="20"/>
              </w:rPr>
              <w:t>?</w:t>
            </w:r>
            <w:commentRangeEnd w:id="457"/>
            <w:r w:rsidR="00DD18E1">
              <w:rPr>
                <w:rStyle w:val="CommentReference"/>
              </w:rPr>
              <w:commentReference w:id="457"/>
            </w:r>
          </w:p>
          <w:p w14:paraId="0D0BED36" w14:textId="77777777" w:rsidR="001D470B" w:rsidRPr="00BE068B" w:rsidRDefault="001D470B" w:rsidP="001D470B">
            <w:pPr>
              <w:rPr>
                <w:rFonts w:ascii="Gill Sans MT" w:hAnsi="Gill Sans MT"/>
                <w:i/>
                <w:sz w:val="20"/>
                <w:szCs w:val="20"/>
              </w:rPr>
            </w:pPr>
            <w:r w:rsidRPr="00BE068B">
              <w:rPr>
                <w:rFonts w:ascii="Gill Sans MT" w:hAnsi="Gill Sans MT"/>
                <w:i/>
                <w:sz w:val="20"/>
                <w:szCs w:val="20"/>
              </w:rPr>
              <w:t>1= Increase</w:t>
            </w:r>
          </w:p>
          <w:p w14:paraId="1D97E9CA" w14:textId="77777777" w:rsidR="001D470B" w:rsidRPr="00BE068B" w:rsidRDefault="001D470B" w:rsidP="001D470B">
            <w:pPr>
              <w:rPr>
                <w:rFonts w:ascii="Gill Sans MT" w:hAnsi="Gill Sans MT"/>
                <w:i/>
                <w:sz w:val="20"/>
                <w:szCs w:val="20"/>
              </w:rPr>
            </w:pPr>
            <w:r w:rsidRPr="00BE068B">
              <w:rPr>
                <w:rFonts w:ascii="Gill Sans MT" w:hAnsi="Gill Sans MT"/>
                <w:i/>
                <w:sz w:val="20"/>
                <w:szCs w:val="20"/>
              </w:rPr>
              <w:t>2= No change</w:t>
            </w:r>
          </w:p>
          <w:p w14:paraId="67F0B48F" w14:textId="77777777" w:rsidR="001D470B" w:rsidRPr="00BE068B" w:rsidRDefault="001D470B" w:rsidP="001D470B">
            <w:pPr>
              <w:rPr>
                <w:rFonts w:ascii="Gill Sans MT" w:hAnsi="Gill Sans MT"/>
                <w:i/>
                <w:sz w:val="20"/>
                <w:szCs w:val="20"/>
              </w:rPr>
            </w:pPr>
            <w:r w:rsidRPr="00BE068B">
              <w:rPr>
                <w:rFonts w:ascii="Gill Sans MT" w:hAnsi="Gill Sans MT"/>
                <w:i/>
                <w:sz w:val="20"/>
                <w:szCs w:val="20"/>
              </w:rPr>
              <w:t>3=Decline</w:t>
            </w:r>
          </w:p>
          <w:p w14:paraId="184BCB69" w14:textId="77777777" w:rsidR="001D470B" w:rsidRPr="00BE068B" w:rsidRDefault="001D470B" w:rsidP="001D470B">
            <w:pPr>
              <w:rPr>
                <w:rFonts w:ascii="Gill Sans MT" w:hAnsi="Gill Sans MT"/>
                <w:i/>
                <w:sz w:val="20"/>
                <w:szCs w:val="20"/>
              </w:rPr>
            </w:pPr>
            <w:r w:rsidRPr="00BE068B">
              <w:rPr>
                <w:rFonts w:ascii="Gill Sans MT" w:hAnsi="Gill Sans MT"/>
                <w:i/>
                <w:sz w:val="20"/>
                <w:szCs w:val="20"/>
              </w:rPr>
              <w:t>888= Do not know</w:t>
            </w:r>
          </w:p>
        </w:tc>
      </w:tr>
      <w:tr w:rsidR="001D470B" w:rsidRPr="00BE068B" w14:paraId="64345196" w14:textId="77777777" w:rsidTr="001D470B">
        <w:tc>
          <w:tcPr>
            <w:tcW w:w="468" w:type="dxa"/>
          </w:tcPr>
          <w:p w14:paraId="2CDB1E56" w14:textId="77777777" w:rsidR="001D470B" w:rsidRPr="00BE068B" w:rsidRDefault="001D470B" w:rsidP="001D470B">
            <w:pPr>
              <w:rPr>
                <w:rFonts w:ascii="Gill Sans MT" w:hAnsi="Gill Sans MT"/>
              </w:rPr>
            </w:pPr>
            <w:proofErr w:type="gramStart"/>
            <w:r w:rsidRPr="00BE068B">
              <w:rPr>
                <w:rFonts w:ascii="Gill Sans MT" w:hAnsi="Gill Sans MT"/>
              </w:rPr>
              <w:t>a</w:t>
            </w:r>
            <w:proofErr w:type="gramEnd"/>
          </w:p>
        </w:tc>
        <w:tc>
          <w:tcPr>
            <w:tcW w:w="2361" w:type="dxa"/>
          </w:tcPr>
          <w:p w14:paraId="6D279C1C" w14:textId="77777777" w:rsidR="001D470B" w:rsidRPr="00BE068B" w:rsidRDefault="001D470B" w:rsidP="001D470B">
            <w:pPr>
              <w:rPr>
                <w:rFonts w:ascii="Gill Sans MT" w:hAnsi="Gill Sans MT"/>
              </w:rPr>
            </w:pPr>
            <w:r>
              <w:rPr>
                <w:rFonts w:ascii="Gill Sans MT" w:hAnsi="Gill Sans MT"/>
              </w:rPr>
              <w:t>Timber</w:t>
            </w:r>
          </w:p>
        </w:tc>
        <w:tc>
          <w:tcPr>
            <w:tcW w:w="1791" w:type="dxa"/>
          </w:tcPr>
          <w:p w14:paraId="239CDA55" w14:textId="77777777" w:rsidR="001D470B" w:rsidRPr="00BE068B" w:rsidRDefault="001D470B" w:rsidP="001D470B">
            <w:pPr>
              <w:rPr>
                <w:rFonts w:ascii="Gill Sans MT" w:hAnsi="Gill Sans MT"/>
              </w:rPr>
            </w:pPr>
          </w:p>
        </w:tc>
        <w:tc>
          <w:tcPr>
            <w:tcW w:w="990" w:type="dxa"/>
          </w:tcPr>
          <w:p w14:paraId="5370A19B" w14:textId="77777777" w:rsidR="001D470B" w:rsidRPr="00BE068B" w:rsidRDefault="001D470B" w:rsidP="001D470B">
            <w:pPr>
              <w:rPr>
                <w:rFonts w:ascii="Gill Sans MT" w:hAnsi="Gill Sans MT"/>
              </w:rPr>
            </w:pPr>
          </w:p>
        </w:tc>
        <w:tc>
          <w:tcPr>
            <w:tcW w:w="810" w:type="dxa"/>
          </w:tcPr>
          <w:p w14:paraId="22F49007" w14:textId="77777777" w:rsidR="001D470B" w:rsidRPr="00BE068B" w:rsidRDefault="001D470B" w:rsidP="001D470B">
            <w:pPr>
              <w:rPr>
                <w:rFonts w:ascii="Gill Sans MT" w:hAnsi="Gill Sans MT"/>
              </w:rPr>
            </w:pPr>
          </w:p>
        </w:tc>
        <w:tc>
          <w:tcPr>
            <w:tcW w:w="2346" w:type="dxa"/>
          </w:tcPr>
          <w:p w14:paraId="1B46126B" w14:textId="77777777" w:rsidR="001D470B" w:rsidRPr="00BE068B" w:rsidRDefault="001D470B" w:rsidP="001D470B">
            <w:pPr>
              <w:rPr>
                <w:rFonts w:ascii="Gill Sans MT" w:hAnsi="Gill Sans MT"/>
              </w:rPr>
            </w:pPr>
          </w:p>
        </w:tc>
        <w:tc>
          <w:tcPr>
            <w:tcW w:w="1350" w:type="dxa"/>
          </w:tcPr>
          <w:p w14:paraId="6A3D5D59" w14:textId="77777777" w:rsidR="001D470B" w:rsidRPr="00BE068B" w:rsidRDefault="001D470B" w:rsidP="001D470B">
            <w:pPr>
              <w:rPr>
                <w:rFonts w:ascii="Gill Sans MT" w:hAnsi="Gill Sans MT"/>
              </w:rPr>
            </w:pPr>
          </w:p>
        </w:tc>
        <w:tc>
          <w:tcPr>
            <w:tcW w:w="1170" w:type="dxa"/>
          </w:tcPr>
          <w:p w14:paraId="4F330E4D" w14:textId="77777777" w:rsidR="001D470B" w:rsidRPr="00BE068B" w:rsidRDefault="001D470B" w:rsidP="001D470B">
            <w:pPr>
              <w:rPr>
                <w:rFonts w:ascii="Gill Sans MT" w:hAnsi="Gill Sans MT"/>
              </w:rPr>
            </w:pPr>
          </w:p>
        </w:tc>
        <w:tc>
          <w:tcPr>
            <w:tcW w:w="1710" w:type="dxa"/>
          </w:tcPr>
          <w:p w14:paraId="74B87A2F" w14:textId="77777777" w:rsidR="001D470B" w:rsidRPr="00BE068B" w:rsidRDefault="001D470B" w:rsidP="001D470B">
            <w:pPr>
              <w:rPr>
                <w:rFonts w:ascii="Gill Sans MT" w:hAnsi="Gill Sans MT"/>
              </w:rPr>
            </w:pPr>
          </w:p>
        </w:tc>
      </w:tr>
      <w:tr w:rsidR="001D470B" w:rsidRPr="00BE068B" w14:paraId="0CC85194" w14:textId="77777777" w:rsidTr="001D470B">
        <w:tc>
          <w:tcPr>
            <w:tcW w:w="468" w:type="dxa"/>
          </w:tcPr>
          <w:p w14:paraId="462AD2B7" w14:textId="77777777" w:rsidR="001D470B" w:rsidRPr="00BE068B" w:rsidRDefault="001D470B" w:rsidP="001D470B">
            <w:pPr>
              <w:rPr>
                <w:rFonts w:ascii="Gill Sans MT" w:hAnsi="Gill Sans MT"/>
              </w:rPr>
            </w:pPr>
            <w:proofErr w:type="gramStart"/>
            <w:r w:rsidRPr="00BE068B">
              <w:rPr>
                <w:rFonts w:ascii="Gill Sans MT" w:hAnsi="Gill Sans MT"/>
              </w:rPr>
              <w:t>b</w:t>
            </w:r>
            <w:proofErr w:type="gramEnd"/>
          </w:p>
        </w:tc>
        <w:tc>
          <w:tcPr>
            <w:tcW w:w="2361" w:type="dxa"/>
          </w:tcPr>
          <w:p w14:paraId="73E28D8B" w14:textId="77777777" w:rsidR="001D470B" w:rsidRPr="00BE068B" w:rsidRDefault="001D470B" w:rsidP="001D470B">
            <w:pPr>
              <w:rPr>
                <w:rFonts w:ascii="Gill Sans MT" w:hAnsi="Gill Sans MT"/>
              </w:rPr>
            </w:pPr>
            <w:r w:rsidRPr="00BE068B">
              <w:rPr>
                <w:rFonts w:ascii="Gill Sans MT" w:hAnsi="Gill Sans MT"/>
              </w:rPr>
              <w:t>Fuel wood</w:t>
            </w:r>
          </w:p>
        </w:tc>
        <w:tc>
          <w:tcPr>
            <w:tcW w:w="1791" w:type="dxa"/>
          </w:tcPr>
          <w:p w14:paraId="555D103F" w14:textId="77777777" w:rsidR="001D470B" w:rsidRPr="00BE068B" w:rsidRDefault="001D470B" w:rsidP="001D470B">
            <w:pPr>
              <w:rPr>
                <w:rFonts w:ascii="Gill Sans MT" w:hAnsi="Gill Sans MT"/>
              </w:rPr>
            </w:pPr>
          </w:p>
        </w:tc>
        <w:tc>
          <w:tcPr>
            <w:tcW w:w="990" w:type="dxa"/>
          </w:tcPr>
          <w:p w14:paraId="6E451960" w14:textId="77777777" w:rsidR="001D470B" w:rsidRPr="00BE068B" w:rsidRDefault="001D470B" w:rsidP="001D470B">
            <w:pPr>
              <w:rPr>
                <w:rFonts w:ascii="Gill Sans MT" w:hAnsi="Gill Sans MT"/>
              </w:rPr>
            </w:pPr>
          </w:p>
        </w:tc>
        <w:tc>
          <w:tcPr>
            <w:tcW w:w="810" w:type="dxa"/>
          </w:tcPr>
          <w:p w14:paraId="6BEB6591" w14:textId="77777777" w:rsidR="001D470B" w:rsidRPr="00BE068B" w:rsidRDefault="001D470B" w:rsidP="001D470B">
            <w:pPr>
              <w:rPr>
                <w:rFonts w:ascii="Gill Sans MT" w:hAnsi="Gill Sans MT"/>
              </w:rPr>
            </w:pPr>
          </w:p>
        </w:tc>
        <w:tc>
          <w:tcPr>
            <w:tcW w:w="2346" w:type="dxa"/>
          </w:tcPr>
          <w:p w14:paraId="40A468E2" w14:textId="77777777" w:rsidR="001D470B" w:rsidRPr="00BE068B" w:rsidRDefault="001D470B" w:rsidP="001D470B">
            <w:pPr>
              <w:rPr>
                <w:rFonts w:ascii="Gill Sans MT" w:hAnsi="Gill Sans MT"/>
              </w:rPr>
            </w:pPr>
          </w:p>
        </w:tc>
        <w:tc>
          <w:tcPr>
            <w:tcW w:w="1350" w:type="dxa"/>
          </w:tcPr>
          <w:p w14:paraId="7E586DA8" w14:textId="77777777" w:rsidR="001D470B" w:rsidRPr="00BE068B" w:rsidRDefault="001D470B" w:rsidP="001D470B">
            <w:pPr>
              <w:rPr>
                <w:rFonts w:ascii="Gill Sans MT" w:hAnsi="Gill Sans MT"/>
              </w:rPr>
            </w:pPr>
          </w:p>
        </w:tc>
        <w:tc>
          <w:tcPr>
            <w:tcW w:w="1170" w:type="dxa"/>
          </w:tcPr>
          <w:p w14:paraId="2173B1C8" w14:textId="77777777" w:rsidR="001D470B" w:rsidRPr="00BE068B" w:rsidRDefault="001D470B" w:rsidP="001D470B">
            <w:pPr>
              <w:rPr>
                <w:rFonts w:ascii="Gill Sans MT" w:hAnsi="Gill Sans MT"/>
              </w:rPr>
            </w:pPr>
          </w:p>
        </w:tc>
        <w:tc>
          <w:tcPr>
            <w:tcW w:w="1710" w:type="dxa"/>
          </w:tcPr>
          <w:p w14:paraId="6E7800EC" w14:textId="77777777" w:rsidR="001D470B" w:rsidRPr="00BE068B" w:rsidRDefault="001D470B" w:rsidP="001D470B">
            <w:pPr>
              <w:rPr>
                <w:rFonts w:ascii="Gill Sans MT" w:hAnsi="Gill Sans MT"/>
              </w:rPr>
            </w:pPr>
          </w:p>
        </w:tc>
      </w:tr>
      <w:tr w:rsidR="001D470B" w:rsidRPr="00BE068B" w14:paraId="374FF737" w14:textId="77777777" w:rsidTr="001D470B">
        <w:tc>
          <w:tcPr>
            <w:tcW w:w="468" w:type="dxa"/>
          </w:tcPr>
          <w:p w14:paraId="7BEE4758" w14:textId="77777777" w:rsidR="001D470B" w:rsidRPr="00BE068B" w:rsidRDefault="001D470B" w:rsidP="001D470B">
            <w:pPr>
              <w:rPr>
                <w:rFonts w:ascii="Gill Sans MT" w:hAnsi="Gill Sans MT"/>
              </w:rPr>
            </w:pPr>
            <w:proofErr w:type="gramStart"/>
            <w:r w:rsidRPr="00BE068B">
              <w:rPr>
                <w:rFonts w:ascii="Gill Sans MT" w:hAnsi="Gill Sans MT"/>
              </w:rPr>
              <w:t>c</w:t>
            </w:r>
            <w:proofErr w:type="gramEnd"/>
          </w:p>
        </w:tc>
        <w:tc>
          <w:tcPr>
            <w:tcW w:w="2361" w:type="dxa"/>
          </w:tcPr>
          <w:p w14:paraId="7F33FE17" w14:textId="77777777" w:rsidR="001D470B" w:rsidRPr="00BE068B" w:rsidRDefault="001D470B" w:rsidP="001D470B">
            <w:pPr>
              <w:rPr>
                <w:rFonts w:ascii="Gill Sans MT" w:hAnsi="Gill Sans MT"/>
              </w:rPr>
            </w:pPr>
            <w:r w:rsidRPr="00BE068B">
              <w:rPr>
                <w:rFonts w:ascii="Gill Sans MT" w:hAnsi="Gill Sans MT"/>
              </w:rPr>
              <w:t>Charcoal</w:t>
            </w:r>
          </w:p>
        </w:tc>
        <w:tc>
          <w:tcPr>
            <w:tcW w:w="1791" w:type="dxa"/>
          </w:tcPr>
          <w:p w14:paraId="08A7B3C4" w14:textId="77777777" w:rsidR="001D470B" w:rsidRPr="00BE068B" w:rsidRDefault="001D470B" w:rsidP="001D470B">
            <w:pPr>
              <w:rPr>
                <w:rFonts w:ascii="Gill Sans MT" w:hAnsi="Gill Sans MT"/>
              </w:rPr>
            </w:pPr>
          </w:p>
        </w:tc>
        <w:tc>
          <w:tcPr>
            <w:tcW w:w="990" w:type="dxa"/>
          </w:tcPr>
          <w:p w14:paraId="24A81FFA" w14:textId="77777777" w:rsidR="001D470B" w:rsidRPr="00BE068B" w:rsidRDefault="001D470B" w:rsidP="001D470B">
            <w:pPr>
              <w:rPr>
                <w:rFonts w:ascii="Gill Sans MT" w:hAnsi="Gill Sans MT"/>
              </w:rPr>
            </w:pPr>
          </w:p>
        </w:tc>
        <w:tc>
          <w:tcPr>
            <w:tcW w:w="810" w:type="dxa"/>
          </w:tcPr>
          <w:p w14:paraId="60DF6F05" w14:textId="77777777" w:rsidR="001D470B" w:rsidRPr="00BE068B" w:rsidRDefault="001D470B" w:rsidP="001D470B">
            <w:pPr>
              <w:rPr>
                <w:rFonts w:ascii="Gill Sans MT" w:hAnsi="Gill Sans MT"/>
              </w:rPr>
            </w:pPr>
          </w:p>
        </w:tc>
        <w:tc>
          <w:tcPr>
            <w:tcW w:w="2346" w:type="dxa"/>
          </w:tcPr>
          <w:p w14:paraId="76B2EB4E" w14:textId="77777777" w:rsidR="001D470B" w:rsidRPr="00BE068B" w:rsidRDefault="001D470B" w:rsidP="001D470B">
            <w:pPr>
              <w:rPr>
                <w:rFonts w:ascii="Gill Sans MT" w:hAnsi="Gill Sans MT"/>
              </w:rPr>
            </w:pPr>
          </w:p>
        </w:tc>
        <w:tc>
          <w:tcPr>
            <w:tcW w:w="1350" w:type="dxa"/>
          </w:tcPr>
          <w:p w14:paraId="48F9FD08" w14:textId="77777777" w:rsidR="001D470B" w:rsidRPr="00BE068B" w:rsidRDefault="001D470B" w:rsidP="001D470B">
            <w:pPr>
              <w:rPr>
                <w:rFonts w:ascii="Gill Sans MT" w:hAnsi="Gill Sans MT"/>
              </w:rPr>
            </w:pPr>
          </w:p>
        </w:tc>
        <w:tc>
          <w:tcPr>
            <w:tcW w:w="1170" w:type="dxa"/>
          </w:tcPr>
          <w:p w14:paraId="396CF2C0" w14:textId="77777777" w:rsidR="001D470B" w:rsidRPr="00BE068B" w:rsidRDefault="001D470B" w:rsidP="001D470B">
            <w:pPr>
              <w:rPr>
                <w:rFonts w:ascii="Gill Sans MT" w:hAnsi="Gill Sans MT"/>
              </w:rPr>
            </w:pPr>
          </w:p>
        </w:tc>
        <w:tc>
          <w:tcPr>
            <w:tcW w:w="1710" w:type="dxa"/>
          </w:tcPr>
          <w:p w14:paraId="23A9773C" w14:textId="77777777" w:rsidR="001D470B" w:rsidRPr="00BE068B" w:rsidRDefault="001D470B" w:rsidP="001D470B">
            <w:pPr>
              <w:rPr>
                <w:rFonts w:ascii="Gill Sans MT" w:hAnsi="Gill Sans MT"/>
              </w:rPr>
            </w:pPr>
          </w:p>
        </w:tc>
      </w:tr>
      <w:tr w:rsidR="001D470B" w:rsidRPr="00BE068B" w14:paraId="1BD6B8A6" w14:textId="77777777" w:rsidTr="001D470B">
        <w:tc>
          <w:tcPr>
            <w:tcW w:w="468" w:type="dxa"/>
          </w:tcPr>
          <w:p w14:paraId="11CBB839" w14:textId="77777777" w:rsidR="001D470B" w:rsidRPr="00BE068B" w:rsidRDefault="001D470B" w:rsidP="001D470B">
            <w:pPr>
              <w:rPr>
                <w:rFonts w:ascii="Gill Sans MT" w:hAnsi="Gill Sans MT"/>
              </w:rPr>
            </w:pPr>
            <w:proofErr w:type="gramStart"/>
            <w:r w:rsidRPr="00BE068B">
              <w:rPr>
                <w:rFonts w:ascii="Gill Sans MT" w:hAnsi="Gill Sans MT"/>
              </w:rPr>
              <w:t>d</w:t>
            </w:r>
            <w:proofErr w:type="gramEnd"/>
          </w:p>
        </w:tc>
        <w:tc>
          <w:tcPr>
            <w:tcW w:w="2361" w:type="dxa"/>
          </w:tcPr>
          <w:p w14:paraId="4F6721DF" w14:textId="77777777" w:rsidR="001D470B" w:rsidRPr="00BE068B" w:rsidRDefault="001D470B" w:rsidP="001D470B">
            <w:pPr>
              <w:rPr>
                <w:rFonts w:ascii="Gill Sans MT" w:hAnsi="Gill Sans MT"/>
              </w:rPr>
            </w:pPr>
            <w:r w:rsidRPr="00BE068B">
              <w:rPr>
                <w:rFonts w:ascii="Gill Sans MT" w:hAnsi="Gill Sans MT"/>
              </w:rPr>
              <w:t>Wood for wood carving</w:t>
            </w:r>
          </w:p>
        </w:tc>
        <w:tc>
          <w:tcPr>
            <w:tcW w:w="1791" w:type="dxa"/>
          </w:tcPr>
          <w:p w14:paraId="428B4692" w14:textId="77777777" w:rsidR="001D470B" w:rsidRPr="00BE068B" w:rsidRDefault="001D470B" w:rsidP="001D470B">
            <w:pPr>
              <w:rPr>
                <w:rFonts w:ascii="Gill Sans MT" w:hAnsi="Gill Sans MT"/>
              </w:rPr>
            </w:pPr>
          </w:p>
        </w:tc>
        <w:tc>
          <w:tcPr>
            <w:tcW w:w="990" w:type="dxa"/>
          </w:tcPr>
          <w:p w14:paraId="741F31B7" w14:textId="77777777" w:rsidR="001D470B" w:rsidRPr="00BE068B" w:rsidRDefault="001D470B" w:rsidP="001D470B">
            <w:pPr>
              <w:rPr>
                <w:rFonts w:ascii="Gill Sans MT" w:hAnsi="Gill Sans MT"/>
              </w:rPr>
            </w:pPr>
          </w:p>
        </w:tc>
        <w:tc>
          <w:tcPr>
            <w:tcW w:w="810" w:type="dxa"/>
          </w:tcPr>
          <w:p w14:paraId="6BC34226" w14:textId="77777777" w:rsidR="001D470B" w:rsidRPr="00BE068B" w:rsidRDefault="001D470B" w:rsidP="001D470B">
            <w:pPr>
              <w:rPr>
                <w:rFonts w:ascii="Gill Sans MT" w:hAnsi="Gill Sans MT"/>
              </w:rPr>
            </w:pPr>
          </w:p>
        </w:tc>
        <w:tc>
          <w:tcPr>
            <w:tcW w:w="2346" w:type="dxa"/>
          </w:tcPr>
          <w:p w14:paraId="3CCD91A2" w14:textId="77777777" w:rsidR="001D470B" w:rsidRPr="00BE068B" w:rsidRDefault="001D470B" w:rsidP="001D470B">
            <w:pPr>
              <w:rPr>
                <w:rFonts w:ascii="Gill Sans MT" w:hAnsi="Gill Sans MT"/>
              </w:rPr>
            </w:pPr>
          </w:p>
        </w:tc>
        <w:tc>
          <w:tcPr>
            <w:tcW w:w="1350" w:type="dxa"/>
          </w:tcPr>
          <w:p w14:paraId="3558C7FF" w14:textId="77777777" w:rsidR="001D470B" w:rsidRPr="00BE068B" w:rsidRDefault="001D470B" w:rsidP="001D470B">
            <w:pPr>
              <w:rPr>
                <w:rFonts w:ascii="Gill Sans MT" w:hAnsi="Gill Sans MT"/>
              </w:rPr>
            </w:pPr>
          </w:p>
        </w:tc>
        <w:tc>
          <w:tcPr>
            <w:tcW w:w="1170" w:type="dxa"/>
          </w:tcPr>
          <w:p w14:paraId="29FD5ACE" w14:textId="77777777" w:rsidR="001D470B" w:rsidRPr="00BE068B" w:rsidRDefault="001D470B" w:rsidP="001D470B">
            <w:pPr>
              <w:rPr>
                <w:rFonts w:ascii="Gill Sans MT" w:hAnsi="Gill Sans MT"/>
              </w:rPr>
            </w:pPr>
          </w:p>
        </w:tc>
        <w:tc>
          <w:tcPr>
            <w:tcW w:w="1710" w:type="dxa"/>
          </w:tcPr>
          <w:p w14:paraId="77914A27" w14:textId="77777777" w:rsidR="001D470B" w:rsidRPr="00BE068B" w:rsidRDefault="001D470B" w:rsidP="001D470B">
            <w:pPr>
              <w:rPr>
                <w:rFonts w:ascii="Gill Sans MT" w:hAnsi="Gill Sans MT"/>
              </w:rPr>
            </w:pPr>
          </w:p>
        </w:tc>
      </w:tr>
      <w:tr w:rsidR="001D470B" w:rsidRPr="00BE068B" w14:paraId="2668E9A9" w14:textId="77777777" w:rsidTr="001D470B">
        <w:tc>
          <w:tcPr>
            <w:tcW w:w="468" w:type="dxa"/>
          </w:tcPr>
          <w:p w14:paraId="17768329" w14:textId="77777777" w:rsidR="001D470B" w:rsidRPr="00BE068B" w:rsidRDefault="001D470B" w:rsidP="001D470B">
            <w:pPr>
              <w:rPr>
                <w:rFonts w:ascii="Gill Sans MT" w:hAnsi="Gill Sans MT"/>
              </w:rPr>
            </w:pPr>
            <w:proofErr w:type="gramStart"/>
            <w:r w:rsidRPr="00BE068B">
              <w:rPr>
                <w:rFonts w:ascii="Gill Sans MT" w:hAnsi="Gill Sans MT"/>
              </w:rPr>
              <w:t>e</w:t>
            </w:r>
            <w:proofErr w:type="gramEnd"/>
          </w:p>
        </w:tc>
        <w:tc>
          <w:tcPr>
            <w:tcW w:w="2361" w:type="dxa"/>
          </w:tcPr>
          <w:p w14:paraId="389280FB" w14:textId="77777777" w:rsidR="001D470B" w:rsidRPr="00BE068B" w:rsidRDefault="001D470B" w:rsidP="001D470B">
            <w:pPr>
              <w:rPr>
                <w:rFonts w:ascii="Gill Sans MT" w:hAnsi="Gill Sans MT"/>
              </w:rPr>
            </w:pPr>
            <w:r w:rsidRPr="00BE068B">
              <w:rPr>
                <w:rFonts w:ascii="Gill Sans MT" w:hAnsi="Gill Sans MT"/>
              </w:rPr>
              <w:t>Wood for poles</w:t>
            </w:r>
          </w:p>
        </w:tc>
        <w:tc>
          <w:tcPr>
            <w:tcW w:w="1791" w:type="dxa"/>
          </w:tcPr>
          <w:p w14:paraId="676AE2CA" w14:textId="77777777" w:rsidR="001D470B" w:rsidRPr="00BE068B" w:rsidRDefault="001D470B" w:rsidP="001D470B">
            <w:pPr>
              <w:rPr>
                <w:rFonts w:ascii="Gill Sans MT" w:hAnsi="Gill Sans MT"/>
              </w:rPr>
            </w:pPr>
          </w:p>
        </w:tc>
        <w:tc>
          <w:tcPr>
            <w:tcW w:w="990" w:type="dxa"/>
          </w:tcPr>
          <w:p w14:paraId="0A8B55C6" w14:textId="77777777" w:rsidR="001D470B" w:rsidRPr="00BE068B" w:rsidRDefault="001D470B" w:rsidP="001D470B">
            <w:pPr>
              <w:rPr>
                <w:rFonts w:ascii="Gill Sans MT" w:hAnsi="Gill Sans MT"/>
              </w:rPr>
            </w:pPr>
          </w:p>
        </w:tc>
        <w:tc>
          <w:tcPr>
            <w:tcW w:w="810" w:type="dxa"/>
          </w:tcPr>
          <w:p w14:paraId="1E66401C" w14:textId="77777777" w:rsidR="001D470B" w:rsidRPr="00BE068B" w:rsidRDefault="001D470B" w:rsidP="001D470B">
            <w:pPr>
              <w:rPr>
                <w:rFonts w:ascii="Gill Sans MT" w:hAnsi="Gill Sans MT"/>
              </w:rPr>
            </w:pPr>
          </w:p>
        </w:tc>
        <w:tc>
          <w:tcPr>
            <w:tcW w:w="2346" w:type="dxa"/>
          </w:tcPr>
          <w:p w14:paraId="53B627F8" w14:textId="77777777" w:rsidR="001D470B" w:rsidRPr="00BE068B" w:rsidRDefault="001D470B" w:rsidP="001D470B">
            <w:pPr>
              <w:rPr>
                <w:rFonts w:ascii="Gill Sans MT" w:hAnsi="Gill Sans MT"/>
              </w:rPr>
            </w:pPr>
          </w:p>
        </w:tc>
        <w:tc>
          <w:tcPr>
            <w:tcW w:w="1350" w:type="dxa"/>
          </w:tcPr>
          <w:p w14:paraId="0E283EF9" w14:textId="77777777" w:rsidR="001D470B" w:rsidRPr="00BE068B" w:rsidRDefault="001D470B" w:rsidP="001D470B">
            <w:pPr>
              <w:rPr>
                <w:rFonts w:ascii="Gill Sans MT" w:hAnsi="Gill Sans MT"/>
              </w:rPr>
            </w:pPr>
          </w:p>
        </w:tc>
        <w:tc>
          <w:tcPr>
            <w:tcW w:w="1170" w:type="dxa"/>
          </w:tcPr>
          <w:p w14:paraId="39047CD2" w14:textId="77777777" w:rsidR="001D470B" w:rsidRPr="00BE068B" w:rsidRDefault="001D470B" w:rsidP="001D470B">
            <w:pPr>
              <w:rPr>
                <w:rFonts w:ascii="Gill Sans MT" w:hAnsi="Gill Sans MT"/>
              </w:rPr>
            </w:pPr>
          </w:p>
        </w:tc>
        <w:tc>
          <w:tcPr>
            <w:tcW w:w="1710" w:type="dxa"/>
          </w:tcPr>
          <w:p w14:paraId="7C355E20" w14:textId="77777777" w:rsidR="001D470B" w:rsidRPr="00BE068B" w:rsidRDefault="001D470B" w:rsidP="001D470B">
            <w:pPr>
              <w:rPr>
                <w:rFonts w:ascii="Gill Sans MT" w:hAnsi="Gill Sans MT"/>
              </w:rPr>
            </w:pPr>
          </w:p>
        </w:tc>
      </w:tr>
      <w:tr w:rsidR="001D470B" w:rsidRPr="00BE068B" w14:paraId="57231538" w14:textId="77777777" w:rsidTr="001D470B">
        <w:trPr>
          <w:trHeight w:val="179"/>
        </w:trPr>
        <w:tc>
          <w:tcPr>
            <w:tcW w:w="468" w:type="dxa"/>
          </w:tcPr>
          <w:p w14:paraId="21D8D1F0" w14:textId="77777777" w:rsidR="001D470B" w:rsidRPr="00BE068B" w:rsidRDefault="001D470B" w:rsidP="001D470B">
            <w:pPr>
              <w:rPr>
                <w:rFonts w:ascii="Gill Sans MT" w:hAnsi="Gill Sans MT"/>
              </w:rPr>
            </w:pPr>
            <w:proofErr w:type="gramStart"/>
            <w:r w:rsidRPr="00BE068B">
              <w:rPr>
                <w:rFonts w:ascii="Gill Sans MT" w:hAnsi="Gill Sans MT"/>
              </w:rPr>
              <w:t>f</w:t>
            </w:r>
            <w:proofErr w:type="gramEnd"/>
          </w:p>
        </w:tc>
        <w:tc>
          <w:tcPr>
            <w:tcW w:w="2361" w:type="dxa"/>
          </w:tcPr>
          <w:p w14:paraId="15FA99FD" w14:textId="77777777" w:rsidR="001D470B" w:rsidRPr="00BE068B" w:rsidRDefault="001D470B" w:rsidP="001D470B">
            <w:pPr>
              <w:rPr>
                <w:rFonts w:ascii="Gill Sans MT" w:hAnsi="Gill Sans MT"/>
              </w:rPr>
            </w:pPr>
            <w:r w:rsidRPr="00BE068B">
              <w:rPr>
                <w:rFonts w:ascii="Gill Sans MT" w:hAnsi="Gill Sans MT"/>
              </w:rPr>
              <w:t xml:space="preserve">Fruit, nuts, seeds, roots, berries, etc. </w:t>
            </w:r>
          </w:p>
        </w:tc>
        <w:tc>
          <w:tcPr>
            <w:tcW w:w="1791" w:type="dxa"/>
          </w:tcPr>
          <w:p w14:paraId="49F2426C" w14:textId="77777777" w:rsidR="001D470B" w:rsidRPr="00BE068B" w:rsidRDefault="001D470B" w:rsidP="001D470B">
            <w:pPr>
              <w:rPr>
                <w:rFonts w:ascii="Gill Sans MT" w:hAnsi="Gill Sans MT"/>
              </w:rPr>
            </w:pPr>
          </w:p>
        </w:tc>
        <w:tc>
          <w:tcPr>
            <w:tcW w:w="990" w:type="dxa"/>
          </w:tcPr>
          <w:p w14:paraId="6DEAF5F5" w14:textId="77777777" w:rsidR="001D470B" w:rsidRPr="00BE068B" w:rsidRDefault="001D470B" w:rsidP="001D470B">
            <w:pPr>
              <w:rPr>
                <w:rFonts w:ascii="Gill Sans MT" w:hAnsi="Gill Sans MT"/>
              </w:rPr>
            </w:pPr>
          </w:p>
        </w:tc>
        <w:tc>
          <w:tcPr>
            <w:tcW w:w="810" w:type="dxa"/>
          </w:tcPr>
          <w:p w14:paraId="69EAB834" w14:textId="77777777" w:rsidR="001D470B" w:rsidRPr="00BE068B" w:rsidRDefault="001D470B" w:rsidP="001D470B">
            <w:pPr>
              <w:rPr>
                <w:rFonts w:ascii="Gill Sans MT" w:hAnsi="Gill Sans MT"/>
              </w:rPr>
            </w:pPr>
          </w:p>
        </w:tc>
        <w:tc>
          <w:tcPr>
            <w:tcW w:w="2346" w:type="dxa"/>
          </w:tcPr>
          <w:p w14:paraId="6CA99B00" w14:textId="77777777" w:rsidR="001D470B" w:rsidRPr="00BE068B" w:rsidRDefault="001D470B" w:rsidP="001D470B">
            <w:pPr>
              <w:rPr>
                <w:rFonts w:ascii="Gill Sans MT" w:hAnsi="Gill Sans MT"/>
              </w:rPr>
            </w:pPr>
          </w:p>
        </w:tc>
        <w:tc>
          <w:tcPr>
            <w:tcW w:w="1350" w:type="dxa"/>
          </w:tcPr>
          <w:p w14:paraId="41AC2F5C" w14:textId="77777777" w:rsidR="001D470B" w:rsidRPr="00BE068B" w:rsidRDefault="001D470B" w:rsidP="001D470B">
            <w:pPr>
              <w:rPr>
                <w:rFonts w:ascii="Gill Sans MT" w:hAnsi="Gill Sans MT"/>
              </w:rPr>
            </w:pPr>
          </w:p>
        </w:tc>
        <w:tc>
          <w:tcPr>
            <w:tcW w:w="1170" w:type="dxa"/>
          </w:tcPr>
          <w:p w14:paraId="05A1A6AE" w14:textId="77777777" w:rsidR="001D470B" w:rsidRPr="00BE068B" w:rsidRDefault="001D470B" w:rsidP="001D470B">
            <w:pPr>
              <w:rPr>
                <w:rFonts w:ascii="Gill Sans MT" w:hAnsi="Gill Sans MT"/>
              </w:rPr>
            </w:pPr>
          </w:p>
        </w:tc>
        <w:tc>
          <w:tcPr>
            <w:tcW w:w="1710" w:type="dxa"/>
          </w:tcPr>
          <w:p w14:paraId="258414EA" w14:textId="77777777" w:rsidR="001D470B" w:rsidRPr="00BE068B" w:rsidRDefault="001D470B" w:rsidP="001D470B">
            <w:pPr>
              <w:rPr>
                <w:rFonts w:ascii="Gill Sans MT" w:hAnsi="Gill Sans MT"/>
              </w:rPr>
            </w:pPr>
          </w:p>
        </w:tc>
      </w:tr>
      <w:tr w:rsidR="001D470B" w:rsidRPr="00BE068B" w14:paraId="5BD841A9" w14:textId="77777777" w:rsidTr="001D470B">
        <w:tc>
          <w:tcPr>
            <w:tcW w:w="468" w:type="dxa"/>
          </w:tcPr>
          <w:p w14:paraId="77F1F8BB" w14:textId="77777777" w:rsidR="001D470B" w:rsidRPr="00BE068B" w:rsidRDefault="001D470B" w:rsidP="001D470B">
            <w:pPr>
              <w:rPr>
                <w:rFonts w:ascii="Gill Sans MT" w:hAnsi="Gill Sans MT"/>
              </w:rPr>
            </w:pPr>
            <w:proofErr w:type="gramStart"/>
            <w:r w:rsidRPr="00BE068B">
              <w:rPr>
                <w:rFonts w:ascii="Gill Sans MT" w:hAnsi="Gill Sans MT"/>
              </w:rPr>
              <w:t>g</w:t>
            </w:r>
            <w:proofErr w:type="gramEnd"/>
          </w:p>
        </w:tc>
        <w:tc>
          <w:tcPr>
            <w:tcW w:w="2361" w:type="dxa"/>
          </w:tcPr>
          <w:p w14:paraId="18E013A6" w14:textId="77777777" w:rsidR="001D470B" w:rsidRPr="00BE068B" w:rsidRDefault="001D470B" w:rsidP="001D470B">
            <w:pPr>
              <w:rPr>
                <w:rFonts w:ascii="Gill Sans MT" w:hAnsi="Gill Sans MT"/>
              </w:rPr>
            </w:pPr>
            <w:r w:rsidRPr="00BE068B">
              <w:rPr>
                <w:rFonts w:ascii="Gill Sans MT" w:hAnsi="Gill Sans MT"/>
              </w:rPr>
              <w:t>Mushrooms</w:t>
            </w:r>
          </w:p>
        </w:tc>
        <w:tc>
          <w:tcPr>
            <w:tcW w:w="1791" w:type="dxa"/>
          </w:tcPr>
          <w:p w14:paraId="675E8891" w14:textId="77777777" w:rsidR="001D470B" w:rsidRPr="00BE068B" w:rsidRDefault="001D470B" w:rsidP="001D470B">
            <w:pPr>
              <w:rPr>
                <w:rFonts w:ascii="Gill Sans MT" w:hAnsi="Gill Sans MT"/>
              </w:rPr>
            </w:pPr>
          </w:p>
        </w:tc>
        <w:tc>
          <w:tcPr>
            <w:tcW w:w="990" w:type="dxa"/>
          </w:tcPr>
          <w:p w14:paraId="30AA0489" w14:textId="77777777" w:rsidR="001D470B" w:rsidRPr="00BE068B" w:rsidRDefault="001D470B" w:rsidP="001D470B">
            <w:pPr>
              <w:rPr>
                <w:rFonts w:ascii="Gill Sans MT" w:hAnsi="Gill Sans MT"/>
              </w:rPr>
            </w:pPr>
          </w:p>
        </w:tc>
        <w:tc>
          <w:tcPr>
            <w:tcW w:w="810" w:type="dxa"/>
          </w:tcPr>
          <w:p w14:paraId="057CB7CA" w14:textId="77777777" w:rsidR="001D470B" w:rsidRPr="00BE068B" w:rsidRDefault="001D470B" w:rsidP="001D470B">
            <w:pPr>
              <w:rPr>
                <w:rFonts w:ascii="Gill Sans MT" w:hAnsi="Gill Sans MT"/>
              </w:rPr>
            </w:pPr>
          </w:p>
        </w:tc>
        <w:tc>
          <w:tcPr>
            <w:tcW w:w="2346" w:type="dxa"/>
          </w:tcPr>
          <w:p w14:paraId="1CA386D1" w14:textId="77777777" w:rsidR="001D470B" w:rsidRPr="00BE068B" w:rsidRDefault="001D470B" w:rsidP="001D470B">
            <w:pPr>
              <w:rPr>
                <w:rFonts w:ascii="Gill Sans MT" w:hAnsi="Gill Sans MT"/>
              </w:rPr>
            </w:pPr>
          </w:p>
        </w:tc>
        <w:tc>
          <w:tcPr>
            <w:tcW w:w="1350" w:type="dxa"/>
          </w:tcPr>
          <w:p w14:paraId="4877CFE0" w14:textId="77777777" w:rsidR="001D470B" w:rsidRPr="00BE068B" w:rsidRDefault="001D470B" w:rsidP="001D470B">
            <w:pPr>
              <w:rPr>
                <w:rFonts w:ascii="Gill Sans MT" w:hAnsi="Gill Sans MT"/>
              </w:rPr>
            </w:pPr>
          </w:p>
        </w:tc>
        <w:tc>
          <w:tcPr>
            <w:tcW w:w="1170" w:type="dxa"/>
          </w:tcPr>
          <w:p w14:paraId="376E96F2" w14:textId="77777777" w:rsidR="001D470B" w:rsidRPr="00BE068B" w:rsidRDefault="001D470B" w:rsidP="001D470B">
            <w:pPr>
              <w:rPr>
                <w:rFonts w:ascii="Gill Sans MT" w:hAnsi="Gill Sans MT"/>
              </w:rPr>
            </w:pPr>
          </w:p>
        </w:tc>
        <w:tc>
          <w:tcPr>
            <w:tcW w:w="1710" w:type="dxa"/>
          </w:tcPr>
          <w:p w14:paraId="28A1A233" w14:textId="77777777" w:rsidR="001D470B" w:rsidRPr="00BE068B" w:rsidRDefault="001D470B" w:rsidP="001D470B">
            <w:pPr>
              <w:rPr>
                <w:rFonts w:ascii="Gill Sans MT" w:hAnsi="Gill Sans MT"/>
              </w:rPr>
            </w:pPr>
          </w:p>
        </w:tc>
      </w:tr>
      <w:tr w:rsidR="001D470B" w:rsidRPr="00BE068B" w14:paraId="66BB66F7" w14:textId="77777777" w:rsidTr="001D470B">
        <w:tc>
          <w:tcPr>
            <w:tcW w:w="468" w:type="dxa"/>
          </w:tcPr>
          <w:p w14:paraId="125BE702" w14:textId="77777777" w:rsidR="001D470B" w:rsidRPr="00BE068B" w:rsidRDefault="001D470B" w:rsidP="001D470B">
            <w:pPr>
              <w:rPr>
                <w:rFonts w:ascii="Gill Sans MT" w:hAnsi="Gill Sans MT"/>
              </w:rPr>
            </w:pPr>
            <w:proofErr w:type="gramStart"/>
            <w:r w:rsidRPr="00BE068B">
              <w:rPr>
                <w:rFonts w:ascii="Gill Sans MT" w:hAnsi="Gill Sans MT"/>
              </w:rPr>
              <w:t>h</w:t>
            </w:r>
            <w:proofErr w:type="gramEnd"/>
          </w:p>
        </w:tc>
        <w:tc>
          <w:tcPr>
            <w:tcW w:w="2361" w:type="dxa"/>
          </w:tcPr>
          <w:p w14:paraId="6AB9FFCE" w14:textId="77777777" w:rsidR="001D470B" w:rsidRPr="00BE068B" w:rsidRDefault="001D470B" w:rsidP="001D470B">
            <w:pPr>
              <w:rPr>
                <w:rFonts w:ascii="Gill Sans MT" w:hAnsi="Gill Sans MT"/>
              </w:rPr>
            </w:pPr>
            <w:r w:rsidRPr="00BE068B">
              <w:rPr>
                <w:rFonts w:ascii="Gill Sans MT" w:hAnsi="Gill Sans MT"/>
              </w:rPr>
              <w:t>Fodder</w:t>
            </w:r>
          </w:p>
        </w:tc>
        <w:tc>
          <w:tcPr>
            <w:tcW w:w="1791" w:type="dxa"/>
          </w:tcPr>
          <w:p w14:paraId="7C9777FF" w14:textId="77777777" w:rsidR="001D470B" w:rsidRPr="00BE068B" w:rsidRDefault="001D470B" w:rsidP="001D470B">
            <w:pPr>
              <w:rPr>
                <w:rFonts w:ascii="Gill Sans MT" w:hAnsi="Gill Sans MT"/>
              </w:rPr>
            </w:pPr>
          </w:p>
        </w:tc>
        <w:tc>
          <w:tcPr>
            <w:tcW w:w="990" w:type="dxa"/>
          </w:tcPr>
          <w:p w14:paraId="59E35CA2" w14:textId="77777777" w:rsidR="001D470B" w:rsidRPr="00BE068B" w:rsidRDefault="001D470B" w:rsidP="001D470B">
            <w:pPr>
              <w:rPr>
                <w:rFonts w:ascii="Gill Sans MT" w:hAnsi="Gill Sans MT"/>
              </w:rPr>
            </w:pPr>
          </w:p>
        </w:tc>
        <w:tc>
          <w:tcPr>
            <w:tcW w:w="810" w:type="dxa"/>
          </w:tcPr>
          <w:p w14:paraId="02659B61" w14:textId="77777777" w:rsidR="001D470B" w:rsidRPr="00BE068B" w:rsidRDefault="001D470B" w:rsidP="001D470B">
            <w:pPr>
              <w:rPr>
                <w:rFonts w:ascii="Gill Sans MT" w:hAnsi="Gill Sans MT"/>
              </w:rPr>
            </w:pPr>
          </w:p>
        </w:tc>
        <w:tc>
          <w:tcPr>
            <w:tcW w:w="2346" w:type="dxa"/>
          </w:tcPr>
          <w:p w14:paraId="0F069AA1" w14:textId="77777777" w:rsidR="001D470B" w:rsidRPr="00BE068B" w:rsidRDefault="001D470B" w:rsidP="001D470B">
            <w:pPr>
              <w:rPr>
                <w:rFonts w:ascii="Gill Sans MT" w:hAnsi="Gill Sans MT"/>
              </w:rPr>
            </w:pPr>
          </w:p>
        </w:tc>
        <w:tc>
          <w:tcPr>
            <w:tcW w:w="1350" w:type="dxa"/>
          </w:tcPr>
          <w:p w14:paraId="0B66C36C" w14:textId="77777777" w:rsidR="001D470B" w:rsidRPr="00BE068B" w:rsidRDefault="001D470B" w:rsidP="001D470B">
            <w:pPr>
              <w:rPr>
                <w:rFonts w:ascii="Gill Sans MT" w:hAnsi="Gill Sans MT"/>
              </w:rPr>
            </w:pPr>
          </w:p>
        </w:tc>
        <w:tc>
          <w:tcPr>
            <w:tcW w:w="1170" w:type="dxa"/>
          </w:tcPr>
          <w:p w14:paraId="0063C1CE" w14:textId="77777777" w:rsidR="001D470B" w:rsidRPr="00BE068B" w:rsidRDefault="001D470B" w:rsidP="001D470B">
            <w:pPr>
              <w:rPr>
                <w:rFonts w:ascii="Gill Sans MT" w:hAnsi="Gill Sans MT"/>
              </w:rPr>
            </w:pPr>
          </w:p>
        </w:tc>
        <w:tc>
          <w:tcPr>
            <w:tcW w:w="1710" w:type="dxa"/>
          </w:tcPr>
          <w:p w14:paraId="0E0EBED3" w14:textId="77777777" w:rsidR="001D470B" w:rsidRPr="00BE068B" w:rsidRDefault="001D470B" w:rsidP="001D470B">
            <w:pPr>
              <w:rPr>
                <w:rFonts w:ascii="Gill Sans MT" w:hAnsi="Gill Sans MT"/>
              </w:rPr>
            </w:pPr>
          </w:p>
        </w:tc>
      </w:tr>
      <w:tr w:rsidR="001D470B" w:rsidRPr="00BE068B" w14:paraId="6124F92C" w14:textId="77777777" w:rsidTr="001D470B">
        <w:tc>
          <w:tcPr>
            <w:tcW w:w="468" w:type="dxa"/>
          </w:tcPr>
          <w:p w14:paraId="3E69F06C" w14:textId="77777777" w:rsidR="001D470B" w:rsidRPr="00BE068B" w:rsidRDefault="001D470B" w:rsidP="001D470B">
            <w:pPr>
              <w:rPr>
                <w:rFonts w:ascii="Gill Sans MT" w:hAnsi="Gill Sans MT"/>
              </w:rPr>
            </w:pPr>
            <w:proofErr w:type="spellStart"/>
            <w:proofErr w:type="gramStart"/>
            <w:r w:rsidRPr="00BE068B">
              <w:rPr>
                <w:rFonts w:ascii="Gill Sans MT" w:hAnsi="Gill Sans MT"/>
              </w:rPr>
              <w:t>i</w:t>
            </w:r>
            <w:proofErr w:type="spellEnd"/>
            <w:proofErr w:type="gramEnd"/>
          </w:p>
        </w:tc>
        <w:tc>
          <w:tcPr>
            <w:tcW w:w="2361" w:type="dxa"/>
          </w:tcPr>
          <w:p w14:paraId="0139315C" w14:textId="77777777" w:rsidR="001D470B" w:rsidRPr="00BE068B" w:rsidRDefault="001D470B" w:rsidP="001D470B">
            <w:pPr>
              <w:rPr>
                <w:rFonts w:ascii="Gill Sans MT" w:hAnsi="Gill Sans MT"/>
              </w:rPr>
            </w:pPr>
            <w:r w:rsidRPr="00BE068B">
              <w:rPr>
                <w:rFonts w:ascii="Gill Sans MT" w:hAnsi="Gill Sans MT"/>
              </w:rPr>
              <w:t>Rattan</w:t>
            </w:r>
          </w:p>
        </w:tc>
        <w:tc>
          <w:tcPr>
            <w:tcW w:w="1791" w:type="dxa"/>
          </w:tcPr>
          <w:p w14:paraId="0A274CE6" w14:textId="77777777" w:rsidR="001D470B" w:rsidRPr="00BE068B" w:rsidRDefault="001D470B" w:rsidP="001D470B">
            <w:pPr>
              <w:rPr>
                <w:rFonts w:ascii="Gill Sans MT" w:hAnsi="Gill Sans MT"/>
              </w:rPr>
            </w:pPr>
          </w:p>
        </w:tc>
        <w:tc>
          <w:tcPr>
            <w:tcW w:w="990" w:type="dxa"/>
          </w:tcPr>
          <w:p w14:paraId="20BDC90F" w14:textId="77777777" w:rsidR="001D470B" w:rsidRPr="00BE068B" w:rsidRDefault="001D470B" w:rsidP="001D470B">
            <w:pPr>
              <w:rPr>
                <w:rFonts w:ascii="Gill Sans MT" w:hAnsi="Gill Sans MT"/>
              </w:rPr>
            </w:pPr>
          </w:p>
        </w:tc>
        <w:tc>
          <w:tcPr>
            <w:tcW w:w="810" w:type="dxa"/>
          </w:tcPr>
          <w:p w14:paraId="2BD6F797" w14:textId="77777777" w:rsidR="001D470B" w:rsidRPr="00BE068B" w:rsidRDefault="001D470B" w:rsidP="001D470B">
            <w:pPr>
              <w:rPr>
                <w:rFonts w:ascii="Gill Sans MT" w:hAnsi="Gill Sans MT"/>
              </w:rPr>
            </w:pPr>
          </w:p>
        </w:tc>
        <w:tc>
          <w:tcPr>
            <w:tcW w:w="2346" w:type="dxa"/>
          </w:tcPr>
          <w:p w14:paraId="70E52159" w14:textId="77777777" w:rsidR="001D470B" w:rsidRPr="00BE068B" w:rsidRDefault="001D470B" w:rsidP="001D470B">
            <w:pPr>
              <w:rPr>
                <w:rFonts w:ascii="Gill Sans MT" w:hAnsi="Gill Sans MT"/>
              </w:rPr>
            </w:pPr>
          </w:p>
        </w:tc>
        <w:tc>
          <w:tcPr>
            <w:tcW w:w="1350" w:type="dxa"/>
          </w:tcPr>
          <w:p w14:paraId="213D5273" w14:textId="77777777" w:rsidR="001D470B" w:rsidRPr="00BE068B" w:rsidRDefault="001D470B" w:rsidP="001D470B">
            <w:pPr>
              <w:rPr>
                <w:rFonts w:ascii="Gill Sans MT" w:hAnsi="Gill Sans MT"/>
              </w:rPr>
            </w:pPr>
          </w:p>
        </w:tc>
        <w:tc>
          <w:tcPr>
            <w:tcW w:w="1170" w:type="dxa"/>
          </w:tcPr>
          <w:p w14:paraId="4890D26E" w14:textId="77777777" w:rsidR="001D470B" w:rsidRPr="00BE068B" w:rsidRDefault="001D470B" w:rsidP="001D470B">
            <w:pPr>
              <w:rPr>
                <w:rFonts w:ascii="Gill Sans MT" w:hAnsi="Gill Sans MT"/>
              </w:rPr>
            </w:pPr>
          </w:p>
        </w:tc>
        <w:tc>
          <w:tcPr>
            <w:tcW w:w="1710" w:type="dxa"/>
          </w:tcPr>
          <w:p w14:paraId="76E598D4" w14:textId="77777777" w:rsidR="001D470B" w:rsidRPr="00BE068B" w:rsidRDefault="001D470B" w:rsidP="001D470B">
            <w:pPr>
              <w:rPr>
                <w:rFonts w:ascii="Gill Sans MT" w:hAnsi="Gill Sans MT"/>
              </w:rPr>
            </w:pPr>
          </w:p>
        </w:tc>
      </w:tr>
      <w:tr w:rsidR="001D470B" w:rsidRPr="00BE068B" w14:paraId="18160C31" w14:textId="77777777" w:rsidTr="001D470B">
        <w:tc>
          <w:tcPr>
            <w:tcW w:w="468" w:type="dxa"/>
          </w:tcPr>
          <w:p w14:paraId="6277E613" w14:textId="77777777" w:rsidR="001D470B" w:rsidRPr="00BE068B" w:rsidRDefault="001D470B" w:rsidP="001D470B">
            <w:pPr>
              <w:rPr>
                <w:rFonts w:ascii="Gill Sans MT" w:hAnsi="Gill Sans MT"/>
              </w:rPr>
            </w:pPr>
            <w:proofErr w:type="gramStart"/>
            <w:r w:rsidRPr="00BE068B">
              <w:rPr>
                <w:rFonts w:ascii="Gill Sans MT" w:hAnsi="Gill Sans MT"/>
              </w:rPr>
              <w:t>j</w:t>
            </w:r>
            <w:proofErr w:type="gramEnd"/>
          </w:p>
        </w:tc>
        <w:tc>
          <w:tcPr>
            <w:tcW w:w="2361" w:type="dxa"/>
          </w:tcPr>
          <w:p w14:paraId="2CC23F9E" w14:textId="77777777" w:rsidR="001D470B" w:rsidRPr="00BE068B" w:rsidRDefault="001D470B" w:rsidP="001D470B">
            <w:pPr>
              <w:rPr>
                <w:rFonts w:ascii="Gill Sans MT" w:hAnsi="Gill Sans MT"/>
              </w:rPr>
            </w:pPr>
            <w:r w:rsidRPr="00BE068B">
              <w:rPr>
                <w:rFonts w:ascii="Gill Sans MT" w:hAnsi="Gill Sans MT"/>
              </w:rPr>
              <w:t>Plant medicines</w:t>
            </w:r>
          </w:p>
        </w:tc>
        <w:tc>
          <w:tcPr>
            <w:tcW w:w="1791" w:type="dxa"/>
          </w:tcPr>
          <w:p w14:paraId="330F6CA3" w14:textId="77777777" w:rsidR="001D470B" w:rsidRPr="00BE068B" w:rsidRDefault="001D470B" w:rsidP="001D470B">
            <w:pPr>
              <w:rPr>
                <w:rFonts w:ascii="Gill Sans MT" w:hAnsi="Gill Sans MT"/>
              </w:rPr>
            </w:pPr>
          </w:p>
        </w:tc>
        <w:tc>
          <w:tcPr>
            <w:tcW w:w="990" w:type="dxa"/>
          </w:tcPr>
          <w:p w14:paraId="71C773B1" w14:textId="77777777" w:rsidR="001D470B" w:rsidRPr="00BE068B" w:rsidRDefault="001D470B" w:rsidP="001D470B">
            <w:pPr>
              <w:rPr>
                <w:rFonts w:ascii="Gill Sans MT" w:hAnsi="Gill Sans MT"/>
              </w:rPr>
            </w:pPr>
          </w:p>
        </w:tc>
        <w:tc>
          <w:tcPr>
            <w:tcW w:w="810" w:type="dxa"/>
          </w:tcPr>
          <w:p w14:paraId="0BAE3C46" w14:textId="77777777" w:rsidR="001D470B" w:rsidRPr="00BE068B" w:rsidRDefault="001D470B" w:rsidP="001D470B">
            <w:pPr>
              <w:rPr>
                <w:rFonts w:ascii="Gill Sans MT" w:hAnsi="Gill Sans MT"/>
              </w:rPr>
            </w:pPr>
          </w:p>
        </w:tc>
        <w:tc>
          <w:tcPr>
            <w:tcW w:w="2346" w:type="dxa"/>
          </w:tcPr>
          <w:p w14:paraId="364AFD5B" w14:textId="77777777" w:rsidR="001D470B" w:rsidRPr="00BE068B" w:rsidRDefault="001D470B" w:rsidP="001D470B">
            <w:pPr>
              <w:rPr>
                <w:rFonts w:ascii="Gill Sans MT" w:hAnsi="Gill Sans MT"/>
              </w:rPr>
            </w:pPr>
          </w:p>
        </w:tc>
        <w:tc>
          <w:tcPr>
            <w:tcW w:w="1350" w:type="dxa"/>
          </w:tcPr>
          <w:p w14:paraId="75E6612D" w14:textId="77777777" w:rsidR="001D470B" w:rsidRPr="00BE068B" w:rsidRDefault="001D470B" w:rsidP="001D470B">
            <w:pPr>
              <w:rPr>
                <w:rFonts w:ascii="Gill Sans MT" w:hAnsi="Gill Sans MT"/>
              </w:rPr>
            </w:pPr>
          </w:p>
        </w:tc>
        <w:tc>
          <w:tcPr>
            <w:tcW w:w="1170" w:type="dxa"/>
          </w:tcPr>
          <w:p w14:paraId="222AE260" w14:textId="77777777" w:rsidR="001D470B" w:rsidRPr="00BE068B" w:rsidRDefault="001D470B" w:rsidP="001D470B">
            <w:pPr>
              <w:rPr>
                <w:rFonts w:ascii="Gill Sans MT" w:hAnsi="Gill Sans MT"/>
              </w:rPr>
            </w:pPr>
          </w:p>
        </w:tc>
        <w:tc>
          <w:tcPr>
            <w:tcW w:w="1710" w:type="dxa"/>
          </w:tcPr>
          <w:p w14:paraId="623B4D6C" w14:textId="77777777" w:rsidR="001D470B" w:rsidRPr="00BE068B" w:rsidRDefault="001D470B" w:rsidP="001D470B">
            <w:pPr>
              <w:rPr>
                <w:rFonts w:ascii="Gill Sans MT" w:hAnsi="Gill Sans MT"/>
              </w:rPr>
            </w:pPr>
          </w:p>
        </w:tc>
      </w:tr>
      <w:tr w:rsidR="001D470B" w:rsidRPr="00BE068B" w14:paraId="1DFE1D76" w14:textId="77777777" w:rsidTr="001D470B">
        <w:tc>
          <w:tcPr>
            <w:tcW w:w="468" w:type="dxa"/>
          </w:tcPr>
          <w:p w14:paraId="20DE731E" w14:textId="77777777" w:rsidR="001D470B" w:rsidRPr="00BE068B" w:rsidRDefault="001D470B" w:rsidP="001D470B">
            <w:pPr>
              <w:rPr>
                <w:rFonts w:ascii="Gill Sans MT" w:hAnsi="Gill Sans MT"/>
              </w:rPr>
            </w:pPr>
            <w:proofErr w:type="gramStart"/>
            <w:r w:rsidRPr="00BE068B">
              <w:rPr>
                <w:rFonts w:ascii="Gill Sans MT" w:hAnsi="Gill Sans MT"/>
              </w:rPr>
              <w:t>k</w:t>
            </w:r>
            <w:proofErr w:type="gramEnd"/>
          </w:p>
        </w:tc>
        <w:tc>
          <w:tcPr>
            <w:tcW w:w="2361" w:type="dxa"/>
          </w:tcPr>
          <w:p w14:paraId="10F30C09" w14:textId="77777777" w:rsidR="001D470B" w:rsidRPr="00BE068B" w:rsidRDefault="001D470B" w:rsidP="001D470B">
            <w:pPr>
              <w:rPr>
                <w:rFonts w:ascii="Gill Sans MT" w:hAnsi="Gill Sans MT"/>
              </w:rPr>
            </w:pPr>
            <w:r w:rsidRPr="00BE068B">
              <w:rPr>
                <w:rFonts w:ascii="Gill Sans MT" w:hAnsi="Gill Sans MT"/>
              </w:rPr>
              <w:t>Herbs and spices</w:t>
            </w:r>
          </w:p>
        </w:tc>
        <w:tc>
          <w:tcPr>
            <w:tcW w:w="1791" w:type="dxa"/>
          </w:tcPr>
          <w:p w14:paraId="57216958" w14:textId="77777777" w:rsidR="001D470B" w:rsidRPr="00BE068B" w:rsidRDefault="001D470B" w:rsidP="001D470B">
            <w:pPr>
              <w:rPr>
                <w:rFonts w:ascii="Gill Sans MT" w:hAnsi="Gill Sans MT"/>
              </w:rPr>
            </w:pPr>
          </w:p>
        </w:tc>
        <w:tc>
          <w:tcPr>
            <w:tcW w:w="990" w:type="dxa"/>
          </w:tcPr>
          <w:p w14:paraId="37D33806" w14:textId="77777777" w:rsidR="001D470B" w:rsidRPr="00BE068B" w:rsidRDefault="001D470B" w:rsidP="001D470B">
            <w:pPr>
              <w:rPr>
                <w:rFonts w:ascii="Gill Sans MT" w:hAnsi="Gill Sans MT"/>
              </w:rPr>
            </w:pPr>
          </w:p>
        </w:tc>
        <w:tc>
          <w:tcPr>
            <w:tcW w:w="810" w:type="dxa"/>
          </w:tcPr>
          <w:p w14:paraId="3D191CF7" w14:textId="77777777" w:rsidR="001D470B" w:rsidRPr="00BE068B" w:rsidRDefault="001D470B" w:rsidP="001D470B">
            <w:pPr>
              <w:rPr>
                <w:rFonts w:ascii="Gill Sans MT" w:hAnsi="Gill Sans MT"/>
              </w:rPr>
            </w:pPr>
          </w:p>
        </w:tc>
        <w:tc>
          <w:tcPr>
            <w:tcW w:w="2346" w:type="dxa"/>
          </w:tcPr>
          <w:p w14:paraId="077900F5" w14:textId="77777777" w:rsidR="001D470B" w:rsidRPr="00BE068B" w:rsidRDefault="001D470B" w:rsidP="001D470B">
            <w:pPr>
              <w:rPr>
                <w:rFonts w:ascii="Gill Sans MT" w:hAnsi="Gill Sans MT"/>
              </w:rPr>
            </w:pPr>
          </w:p>
        </w:tc>
        <w:tc>
          <w:tcPr>
            <w:tcW w:w="1350" w:type="dxa"/>
          </w:tcPr>
          <w:p w14:paraId="48266695" w14:textId="77777777" w:rsidR="001D470B" w:rsidRPr="00BE068B" w:rsidRDefault="001D470B" w:rsidP="001D470B">
            <w:pPr>
              <w:rPr>
                <w:rFonts w:ascii="Gill Sans MT" w:hAnsi="Gill Sans MT"/>
              </w:rPr>
            </w:pPr>
          </w:p>
        </w:tc>
        <w:tc>
          <w:tcPr>
            <w:tcW w:w="1170" w:type="dxa"/>
          </w:tcPr>
          <w:p w14:paraId="043A4916" w14:textId="77777777" w:rsidR="001D470B" w:rsidRPr="00BE068B" w:rsidRDefault="001D470B" w:rsidP="001D470B">
            <w:pPr>
              <w:rPr>
                <w:rFonts w:ascii="Gill Sans MT" w:hAnsi="Gill Sans MT"/>
              </w:rPr>
            </w:pPr>
          </w:p>
        </w:tc>
        <w:tc>
          <w:tcPr>
            <w:tcW w:w="1710" w:type="dxa"/>
          </w:tcPr>
          <w:p w14:paraId="4B127422" w14:textId="77777777" w:rsidR="001D470B" w:rsidRPr="00BE068B" w:rsidRDefault="001D470B" w:rsidP="001D470B">
            <w:pPr>
              <w:rPr>
                <w:rFonts w:ascii="Gill Sans MT" w:hAnsi="Gill Sans MT"/>
              </w:rPr>
            </w:pPr>
          </w:p>
        </w:tc>
      </w:tr>
      <w:tr w:rsidR="001D470B" w:rsidRPr="00BE068B" w14:paraId="6777A187" w14:textId="77777777" w:rsidTr="001D470B">
        <w:tc>
          <w:tcPr>
            <w:tcW w:w="468" w:type="dxa"/>
          </w:tcPr>
          <w:p w14:paraId="38BCFAEE" w14:textId="77777777" w:rsidR="001D470B" w:rsidRPr="00BE068B" w:rsidRDefault="001D470B" w:rsidP="001D470B">
            <w:pPr>
              <w:rPr>
                <w:rFonts w:ascii="Gill Sans MT" w:hAnsi="Gill Sans MT"/>
              </w:rPr>
            </w:pPr>
            <w:proofErr w:type="gramStart"/>
            <w:r w:rsidRPr="00BE068B">
              <w:rPr>
                <w:rFonts w:ascii="Gill Sans MT" w:hAnsi="Gill Sans MT"/>
              </w:rPr>
              <w:t>l</w:t>
            </w:r>
            <w:proofErr w:type="gramEnd"/>
          </w:p>
        </w:tc>
        <w:tc>
          <w:tcPr>
            <w:tcW w:w="2361" w:type="dxa"/>
          </w:tcPr>
          <w:p w14:paraId="44F345BE" w14:textId="77777777" w:rsidR="001D470B" w:rsidRPr="00BE068B" w:rsidRDefault="001D470B" w:rsidP="001D470B">
            <w:pPr>
              <w:rPr>
                <w:rFonts w:ascii="Gill Sans MT" w:hAnsi="Gill Sans MT"/>
              </w:rPr>
            </w:pPr>
            <w:r w:rsidRPr="00BE068B">
              <w:rPr>
                <w:rFonts w:ascii="Gill Sans MT" w:hAnsi="Gill Sans MT"/>
              </w:rPr>
              <w:t>Dying/tanning</w:t>
            </w:r>
          </w:p>
        </w:tc>
        <w:tc>
          <w:tcPr>
            <w:tcW w:w="1791" w:type="dxa"/>
          </w:tcPr>
          <w:p w14:paraId="43C7563A" w14:textId="77777777" w:rsidR="001D470B" w:rsidRPr="00BE068B" w:rsidRDefault="001D470B" w:rsidP="001D470B">
            <w:pPr>
              <w:rPr>
                <w:rFonts w:ascii="Gill Sans MT" w:hAnsi="Gill Sans MT"/>
              </w:rPr>
            </w:pPr>
          </w:p>
        </w:tc>
        <w:tc>
          <w:tcPr>
            <w:tcW w:w="990" w:type="dxa"/>
          </w:tcPr>
          <w:p w14:paraId="5143BE7E" w14:textId="77777777" w:rsidR="001D470B" w:rsidRPr="00BE068B" w:rsidRDefault="001D470B" w:rsidP="001D470B">
            <w:pPr>
              <w:rPr>
                <w:rFonts w:ascii="Gill Sans MT" w:hAnsi="Gill Sans MT"/>
              </w:rPr>
            </w:pPr>
          </w:p>
        </w:tc>
        <w:tc>
          <w:tcPr>
            <w:tcW w:w="810" w:type="dxa"/>
          </w:tcPr>
          <w:p w14:paraId="2EEFD64B" w14:textId="77777777" w:rsidR="001D470B" w:rsidRPr="00BE068B" w:rsidRDefault="001D470B" w:rsidP="001D470B">
            <w:pPr>
              <w:rPr>
                <w:rFonts w:ascii="Gill Sans MT" w:hAnsi="Gill Sans MT"/>
              </w:rPr>
            </w:pPr>
          </w:p>
        </w:tc>
        <w:tc>
          <w:tcPr>
            <w:tcW w:w="2346" w:type="dxa"/>
          </w:tcPr>
          <w:p w14:paraId="41FCD203" w14:textId="77777777" w:rsidR="001D470B" w:rsidRPr="00BE068B" w:rsidRDefault="001D470B" w:rsidP="001D470B">
            <w:pPr>
              <w:rPr>
                <w:rFonts w:ascii="Gill Sans MT" w:hAnsi="Gill Sans MT"/>
              </w:rPr>
            </w:pPr>
          </w:p>
        </w:tc>
        <w:tc>
          <w:tcPr>
            <w:tcW w:w="1350" w:type="dxa"/>
          </w:tcPr>
          <w:p w14:paraId="1B11A3F8" w14:textId="77777777" w:rsidR="001D470B" w:rsidRPr="00BE068B" w:rsidRDefault="001D470B" w:rsidP="001D470B">
            <w:pPr>
              <w:rPr>
                <w:rFonts w:ascii="Gill Sans MT" w:hAnsi="Gill Sans MT"/>
              </w:rPr>
            </w:pPr>
          </w:p>
        </w:tc>
        <w:tc>
          <w:tcPr>
            <w:tcW w:w="1170" w:type="dxa"/>
          </w:tcPr>
          <w:p w14:paraId="0ECC23A2" w14:textId="77777777" w:rsidR="001D470B" w:rsidRPr="00BE068B" w:rsidRDefault="001D470B" w:rsidP="001D470B">
            <w:pPr>
              <w:rPr>
                <w:rFonts w:ascii="Gill Sans MT" w:hAnsi="Gill Sans MT"/>
              </w:rPr>
            </w:pPr>
          </w:p>
        </w:tc>
        <w:tc>
          <w:tcPr>
            <w:tcW w:w="1710" w:type="dxa"/>
          </w:tcPr>
          <w:p w14:paraId="487FBCB7" w14:textId="77777777" w:rsidR="001D470B" w:rsidRPr="00BE068B" w:rsidRDefault="001D470B" w:rsidP="001D470B">
            <w:pPr>
              <w:rPr>
                <w:rFonts w:ascii="Gill Sans MT" w:hAnsi="Gill Sans MT"/>
              </w:rPr>
            </w:pPr>
          </w:p>
        </w:tc>
      </w:tr>
      <w:tr w:rsidR="001D470B" w:rsidRPr="00BE068B" w14:paraId="60F9B8B7" w14:textId="77777777" w:rsidTr="001D470B">
        <w:tc>
          <w:tcPr>
            <w:tcW w:w="468" w:type="dxa"/>
          </w:tcPr>
          <w:p w14:paraId="737CAB34" w14:textId="77777777" w:rsidR="001D470B" w:rsidRPr="00BE068B" w:rsidRDefault="001D470B" w:rsidP="001D470B">
            <w:pPr>
              <w:rPr>
                <w:rFonts w:ascii="Gill Sans MT" w:hAnsi="Gill Sans MT"/>
              </w:rPr>
            </w:pPr>
            <w:proofErr w:type="gramStart"/>
            <w:r w:rsidRPr="00BE068B">
              <w:rPr>
                <w:rFonts w:ascii="Gill Sans MT" w:hAnsi="Gill Sans MT"/>
              </w:rPr>
              <w:t>m</w:t>
            </w:r>
            <w:proofErr w:type="gramEnd"/>
          </w:p>
        </w:tc>
        <w:tc>
          <w:tcPr>
            <w:tcW w:w="2361" w:type="dxa"/>
          </w:tcPr>
          <w:p w14:paraId="10C0F111" w14:textId="77777777" w:rsidR="001D470B" w:rsidRPr="00BE068B" w:rsidRDefault="001D470B" w:rsidP="001D470B">
            <w:pPr>
              <w:rPr>
                <w:rFonts w:ascii="Gill Sans MT" w:hAnsi="Gill Sans MT"/>
              </w:rPr>
            </w:pPr>
            <w:r w:rsidRPr="00BE068B">
              <w:rPr>
                <w:rFonts w:ascii="Gill Sans MT" w:hAnsi="Gill Sans MT"/>
              </w:rPr>
              <w:t>Seeds (for regeneration purposes)</w:t>
            </w:r>
          </w:p>
        </w:tc>
        <w:tc>
          <w:tcPr>
            <w:tcW w:w="1791" w:type="dxa"/>
          </w:tcPr>
          <w:p w14:paraId="54ECC05D" w14:textId="77777777" w:rsidR="001D470B" w:rsidRPr="00BE068B" w:rsidRDefault="001D470B" w:rsidP="001D470B">
            <w:pPr>
              <w:rPr>
                <w:rFonts w:ascii="Gill Sans MT" w:hAnsi="Gill Sans MT"/>
              </w:rPr>
            </w:pPr>
          </w:p>
        </w:tc>
        <w:tc>
          <w:tcPr>
            <w:tcW w:w="990" w:type="dxa"/>
          </w:tcPr>
          <w:p w14:paraId="199C898D" w14:textId="77777777" w:rsidR="001D470B" w:rsidRPr="00BE068B" w:rsidRDefault="001D470B" w:rsidP="001D470B">
            <w:pPr>
              <w:rPr>
                <w:rFonts w:ascii="Gill Sans MT" w:hAnsi="Gill Sans MT"/>
              </w:rPr>
            </w:pPr>
          </w:p>
        </w:tc>
        <w:tc>
          <w:tcPr>
            <w:tcW w:w="810" w:type="dxa"/>
          </w:tcPr>
          <w:p w14:paraId="2555B0EE" w14:textId="77777777" w:rsidR="001D470B" w:rsidRPr="00BE068B" w:rsidRDefault="001D470B" w:rsidP="001D470B">
            <w:pPr>
              <w:rPr>
                <w:rFonts w:ascii="Gill Sans MT" w:hAnsi="Gill Sans MT"/>
              </w:rPr>
            </w:pPr>
          </w:p>
        </w:tc>
        <w:tc>
          <w:tcPr>
            <w:tcW w:w="2346" w:type="dxa"/>
          </w:tcPr>
          <w:p w14:paraId="6371519B" w14:textId="77777777" w:rsidR="001D470B" w:rsidRPr="00BE068B" w:rsidRDefault="001D470B" w:rsidP="001D470B">
            <w:pPr>
              <w:rPr>
                <w:rFonts w:ascii="Gill Sans MT" w:hAnsi="Gill Sans MT"/>
              </w:rPr>
            </w:pPr>
          </w:p>
        </w:tc>
        <w:tc>
          <w:tcPr>
            <w:tcW w:w="1350" w:type="dxa"/>
          </w:tcPr>
          <w:p w14:paraId="0D549B87" w14:textId="77777777" w:rsidR="001D470B" w:rsidRPr="00BE068B" w:rsidRDefault="001D470B" w:rsidP="001D470B">
            <w:pPr>
              <w:rPr>
                <w:rFonts w:ascii="Gill Sans MT" w:hAnsi="Gill Sans MT"/>
              </w:rPr>
            </w:pPr>
          </w:p>
        </w:tc>
        <w:tc>
          <w:tcPr>
            <w:tcW w:w="1170" w:type="dxa"/>
          </w:tcPr>
          <w:p w14:paraId="01DF32F5" w14:textId="77777777" w:rsidR="001D470B" w:rsidRPr="00BE068B" w:rsidRDefault="001D470B" w:rsidP="001D470B">
            <w:pPr>
              <w:rPr>
                <w:rFonts w:ascii="Gill Sans MT" w:hAnsi="Gill Sans MT"/>
              </w:rPr>
            </w:pPr>
          </w:p>
        </w:tc>
        <w:tc>
          <w:tcPr>
            <w:tcW w:w="1710" w:type="dxa"/>
          </w:tcPr>
          <w:p w14:paraId="6AB29B39" w14:textId="77777777" w:rsidR="001D470B" w:rsidRPr="00BE068B" w:rsidRDefault="001D470B" w:rsidP="001D470B">
            <w:pPr>
              <w:rPr>
                <w:rFonts w:ascii="Gill Sans MT" w:hAnsi="Gill Sans MT"/>
              </w:rPr>
            </w:pPr>
          </w:p>
        </w:tc>
      </w:tr>
      <w:tr w:rsidR="001D470B" w:rsidRPr="00BE068B" w14:paraId="316F498A" w14:textId="77777777" w:rsidTr="001D470B">
        <w:tc>
          <w:tcPr>
            <w:tcW w:w="468" w:type="dxa"/>
          </w:tcPr>
          <w:p w14:paraId="6730419C" w14:textId="77777777" w:rsidR="001D470B" w:rsidRPr="00BE068B" w:rsidRDefault="001D470B" w:rsidP="001D470B">
            <w:pPr>
              <w:rPr>
                <w:rFonts w:ascii="Gill Sans MT" w:hAnsi="Gill Sans MT"/>
              </w:rPr>
            </w:pPr>
            <w:proofErr w:type="gramStart"/>
            <w:r w:rsidRPr="00BE068B">
              <w:rPr>
                <w:rFonts w:ascii="Gill Sans MT" w:hAnsi="Gill Sans MT"/>
              </w:rPr>
              <w:t>n</w:t>
            </w:r>
            <w:proofErr w:type="gramEnd"/>
          </w:p>
        </w:tc>
        <w:tc>
          <w:tcPr>
            <w:tcW w:w="2361" w:type="dxa"/>
          </w:tcPr>
          <w:p w14:paraId="4151E48C" w14:textId="77777777" w:rsidR="001D470B" w:rsidRPr="00BE068B" w:rsidRDefault="001D470B" w:rsidP="001D470B">
            <w:pPr>
              <w:rPr>
                <w:rFonts w:ascii="Gill Sans MT" w:hAnsi="Gill Sans MT"/>
              </w:rPr>
            </w:pPr>
            <w:proofErr w:type="spellStart"/>
            <w:r w:rsidRPr="00BE068B">
              <w:rPr>
                <w:rFonts w:ascii="Gill Sans MT" w:hAnsi="Gill Sans MT"/>
              </w:rPr>
              <w:t>Fibres</w:t>
            </w:r>
            <w:proofErr w:type="spellEnd"/>
            <w:r w:rsidRPr="00BE068B">
              <w:rPr>
                <w:rFonts w:ascii="Gill Sans MT" w:hAnsi="Gill Sans MT"/>
              </w:rPr>
              <w:t xml:space="preserve"> (for rope, </w:t>
            </w:r>
            <w:proofErr w:type="spellStart"/>
            <w:r w:rsidRPr="00BE068B">
              <w:rPr>
                <w:rFonts w:ascii="Gill Sans MT" w:hAnsi="Gill Sans MT"/>
              </w:rPr>
              <w:t>etc</w:t>
            </w:r>
            <w:proofErr w:type="spellEnd"/>
            <w:r w:rsidRPr="00BE068B">
              <w:rPr>
                <w:rFonts w:ascii="Gill Sans MT" w:hAnsi="Gill Sans MT"/>
              </w:rPr>
              <w:t>)</w:t>
            </w:r>
          </w:p>
        </w:tc>
        <w:tc>
          <w:tcPr>
            <w:tcW w:w="1791" w:type="dxa"/>
          </w:tcPr>
          <w:p w14:paraId="7DB9B7C1" w14:textId="77777777" w:rsidR="001D470B" w:rsidRPr="00BE068B" w:rsidRDefault="001D470B" w:rsidP="001D470B">
            <w:pPr>
              <w:rPr>
                <w:rFonts w:ascii="Gill Sans MT" w:hAnsi="Gill Sans MT"/>
              </w:rPr>
            </w:pPr>
          </w:p>
        </w:tc>
        <w:tc>
          <w:tcPr>
            <w:tcW w:w="990" w:type="dxa"/>
          </w:tcPr>
          <w:p w14:paraId="58CB72B4" w14:textId="77777777" w:rsidR="001D470B" w:rsidRPr="00BE068B" w:rsidRDefault="001D470B" w:rsidP="001D470B">
            <w:pPr>
              <w:rPr>
                <w:rFonts w:ascii="Gill Sans MT" w:hAnsi="Gill Sans MT"/>
              </w:rPr>
            </w:pPr>
          </w:p>
        </w:tc>
        <w:tc>
          <w:tcPr>
            <w:tcW w:w="810" w:type="dxa"/>
          </w:tcPr>
          <w:p w14:paraId="0FFC4C85" w14:textId="77777777" w:rsidR="001D470B" w:rsidRPr="00BE068B" w:rsidRDefault="001D470B" w:rsidP="001D470B">
            <w:pPr>
              <w:rPr>
                <w:rFonts w:ascii="Gill Sans MT" w:hAnsi="Gill Sans MT"/>
              </w:rPr>
            </w:pPr>
          </w:p>
        </w:tc>
        <w:tc>
          <w:tcPr>
            <w:tcW w:w="2346" w:type="dxa"/>
          </w:tcPr>
          <w:p w14:paraId="5D1037B9" w14:textId="77777777" w:rsidR="001D470B" w:rsidRPr="00BE068B" w:rsidRDefault="001D470B" w:rsidP="001D470B">
            <w:pPr>
              <w:rPr>
                <w:rFonts w:ascii="Gill Sans MT" w:hAnsi="Gill Sans MT"/>
              </w:rPr>
            </w:pPr>
          </w:p>
        </w:tc>
        <w:tc>
          <w:tcPr>
            <w:tcW w:w="1350" w:type="dxa"/>
          </w:tcPr>
          <w:p w14:paraId="523690E4" w14:textId="77777777" w:rsidR="001D470B" w:rsidRPr="00BE068B" w:rsidRDefault="001D470B" w:rsidP="001D470B">
            <w:pPr>
              <w:rPr>
                <w:rFonts w:ascii="Gill Sans MT" w:hAnsi="Gill Sans MT"/>
              </w:rPr>
            </w:pPr>
          </w:p>
        </w:tc>
        <w:tc>
          <w:tcPr>
            <w:tcW w:w="1170" w:type="dxa"/>
          </w:tcPr>
          <w:p w14:paraId="12616F1F" w14:textId="77777777" w:rsidR="001D470B" w:rsidRPr="00BE068B" w:rsidRDefault="001D470B" w:rsidP="001D470B">
            <w:pPr>
              <w:rPr>
                <w:rFonts w:ascii="Gill Sans MT" w:hAnsi="Gill Sans MT"/>
              </w:rPr>
            </w:pPr>
          </w:p>
        </w:tc>
        <w:tc>
          <w:tcPr>
            <w:tcW w:w="1710" w:type="dxa"/>
          </w:tcPr>
          <w:p w14:paraId="3EF0A824" w14:textId="77777777" w:rsidR="001D470B" w:rsidRPr="00BE068B" w:rsidRDefault="001D470B" w:rsidP="001D470B">
            <w:pPr>
              <w:rPr>
                <w:rFonts w:ascii="Gill Sans MT" w:hAnsi="Gill Sans MT"/>
              </w:rPr>
            </w:pPr>
          </w:p>
        </w:tc>
      </w:tr>
      <w:tr w:rsidR="001D470B" w:rsidRPr="00BE068B" w14:paraId="38259D70" w14:textId="77777777" w:rsidTr="001D470B">
        <w:tc>
          <w:tcPr>
            <w:tcW w:w="468" w:type="dxa"/>
          </w:tcPr>
          <w:p w14:paraId="15651285" w14:textId="77777777" w:rsidR="001D470B" w:rsidRPr="00BE068B" w:rsidRDefault="001D470B" w:rsidP="001D470B">
            <w:pPr>
              <w:rPr>
                <w:rFonts w:ascii="Gill Sans MT" w:hAnsi="Gill Sans MT"/>
              </w:rPr>
            </w:pPr>
            <w:proofErr w:type="gramStart"/>
            <w:r w:rsidRPr="00BE068B">
              <w:rPr>
                <w:rFonts w:ascii="Gill Sans MT" w:hAnsi="Gill Sans MT"/>
              </w:rPr>
              <w:t>o</w:t>
            </w:r>
            <w:proofErr w:type="gramEnd"/>
          </w:p>
        </w:tc>
        <w:tc>
          <w:tcPr>
            <w:tcW w:w="2361" w:type="dxa"/>
          </w:tcPr>
          <w:p w14:paraId="6184348F" w14:textId="77777777" w:rsidR="001D470B" w:rsidRPr="00BE068B" w:rsidRDefault="001D470B" w:rsidP="001D470B">
            <w:pPr>
              <w:rPr>
                <w:rFonts w:ascii="Gill Sans MT" w:hAnsi="Gill Sans MT"/>
              </w:rPr>
            </w:pPr>
            <w:r w:rsidRPr="00BE068B">
              <w:rPr>
                <w:rFonts w:ascii="Gill Sans MT" w:hAnsi="Gill Sans MT"/>
              </w:rPr>
              <w:t>Other plant products</w:t>
            </w:r>
          </w:p>
        </w:tc>
        <w:tc>
          <w:tcPr>
            <w:tcW w:w="1791" w:type="dxa"/>
          </w:tcPr>
          <w:p w14:paraId="27E12D4A" w14:textId="77777777" w:rsidR="001D470B" w:rsidRPr="00BE068B" w:rsidRDefault="001D470B" w:rsidP="001D470B">
            <w:pPr>
              <w:rPr>
                <w:rFonts w:ascii="Gill Sans MT" w:hAnsi="Gill Sans MT"/>
              </w:rPr>
            </w:pPr>
          </w:p>
        </w:tc>
        <w:tc>
          <w:tcPr>
            <w:tcW w:w="990" w:type="dxa"/>
          </w:tcPr>
          <w:p w14:paraId="04933379" w14:textId="77777777" w:rsidR="001D470B" w:rsidRPr="00BE068B" w:rsidRDefault="001D470B" w:rsidP="001D470B">
            <w:pPr>
              <w:rPr>
                <w:rFonts w:ascii="Gill Sans MT" w:hAnsi="Gill Sans MT"/>
              </w:rPr>
            </w:pPr>
          </w:p>
        </w:tc>
        <w:tc>
          <w:tcPr>
            <w:tcW w:w="810" w:type="dxa"/>
          </w:tcPr>
          <w:p w14:paraId="1E2A564B" w14:textId="77777777" w:rsidR="001D470B" w:rsidRPr="00BE068B" w:rsidRDefault="001D470B" w:rsidP="001D470B">
            <w:pPr>
              <w:rPr>
                <w:rFonts w:ascii="Gill Sans MT" w:hAnsi="Gill Sans MT"/>
              </w:rPr>
            </w:pPr>
          </w:p>
        </w:tc>
        <w:tc>
          <w:tcPr>
            <w:tcW w:w="2346" w:type="dxa"/>
          </w:tcPr>
          <w:p w14:paraId="593D2A99" w14:textId="77777777" w:rsidR="001D470B" w:rsidRPr="00BE068B" w:rsidRDefault="001D470B" w:rsidP="001D470B">
            <w:pPr>
              <w:rPr>
                <w:rFonts w:ascii="Gill Sans MT" w:hAnsi="Gill Sans MT"/>
              </w:rPr>
            </w:pPr>
          </w:p>
        </w:tc>
        <w:tc>
          <w:tcPr>
            <w:tcW w:w="1350" w:type="dxa"/>
          </w:tcPr>
          <w:p w14:paraId="1A9827FF" w14:textId="77777777" w:rsidR="001D470B" w:rsidRPr="00BE068B" w:rsidRDefault="001D470B" w:rsidP="001D470B">
            <w:pPr>
              <w:rPr>
                <w:rFonts w:ascii="Gill Sans MT" w:hAnsi="Gill Sans MT"/>
              </w:rPr>
            </w:pPr>
          </w:p>
        </w:tc>
        <w:tc>
          <w:tcPr>
            <w:tcW w:w="1170" w:type="dxa"/>
          </w:tcPr>
          <w:p w14:paraId="5A431124" w14:textId="77777777" w:rsidR="001D470B" w:rsidRPr="00BE068B" w:rsidRDefault="001D470B" w:rsidP="001D470B">
            <w:pPr>
              <w:rPr>
                <w:rFonts w:ascii="Gill Sans MT" w:hAnsi="Gill Sans MT"/>
              </w:rPr>
            </w:pPr>
          </w:p>
        </w:tc>
        <w:tc>
          <w:tcPr>
            <w:tcW w:w="1710" w:type="dxa"/>
          </w:tcPr>
          <w:p w14:paraId="59F5720F" w14:textId="77777777" w:rsidR="001D470B" w:rsidRPr="00BE068B" w:rsidRDefault="001D470B" w:rsidP="001D470B">
            <w:pPr>
              <w:rPr>
                <w:rFonts w:ascii="Gill Sans MT" w:hAnsi="Gill Sans MT"/>
              </w:rPr>
            </w:pPr>
          </w:p>
        </w:tc>
      </w:tr>
      <w:tr w:rsidR="001D470B" w:rsidRPr="00BE068B" w14:paraId="4A95B955" w14:textId="77777777" w:rsidTr="001D470B">
        <w:tc>
          <w:tcPr>
            <w:tcW w:w="468" w:type="dxa"/>
          </w:tcPr>
          <w:p w14:paraId="1615B26C" w14:textId="77777777" w:rsidR="001D470B" w:rsidRPr="00BE068B" w:rsidRDefault="001D470B" w:rsidP="001D470B">
            <w:pPr>
              <w:rPr>
                <w:rFonts w:ascii="Gill Sans MT" w:hAnsi="Gill Sans MT"/>
              </w:rPr>
            </w:pPr>
            <w:proofErr w:type="gramStart"/>
            <w:r w:rsidRPr="00BE068B">
              <w:rPr>
                <w:rFonts w:ascii="Gill Sans MT" w:hAnsi="Gill Sans MT"/>
              </w:rPr>
              <w:t>p</w:t>
            </w:r>
            <w:proofErr w:type="gramEnd"/>
          </w:p>
        </w:tc>
        <w:tc>
          <w:tcPr>
            <w:tcW w:w="2361" w:type="dxa"/>
          </w:tcPr>
          <w:p w14:paraId="596A9FD1" w14:textId="77777777" w:rsidR="001D470B" w:rsidRPr="00BE068B" w:rsidRDefault="001D470B" w:rsidP="001D470B">
            <w:pPr>
              <w:rPr>
                <w:rFonts w:ascii="Gill Sans MT" w:hAnsi="Gill Sans MT"/>
              </w:rPr>
            </w:pPr>
            <w:r w:rsidRPr="00BE068B">
              <w:rPr>
                <w:rFonts w:ascii="Gill Sans MT" w:hAnsi="Gill Sans MT"/>
              </w:rPr>
              <w:t xml:space="preserve">Wildlife (including </w:t>
            </w:r>
            <w:proofErr w:type="spellStart"/>
            <w:r w:rsidRPr="00BE068B">
              <w:rPr>
                <w:rFonts w:ascii="Gill Sans MT" w:hAnsi="Gill Sans MT"/>
              </w:rPr>
              <w:t>bushmeat</w:t>
            </w:r>
            <w:proofErr w:type="spellEnd"/>
            <w:r w:rsidRPr="00BE068B">
              <w:rPr>
                <w:rFonts w:ascii="Gill Sans MT" w:hAnsi="Gill Sans MT"/>
              </w:rPr>
              <w:t>)</w:t>
            </w:r>
          </w:p>
        </w:tc>
        <w:tc>
          <w:tcPr>
            <w:tcW w:w="1791" w:type="dxa"/>
          </w:tcPr>
          <w:p w14:paraId="6A81F2CF" w14:textId="77777777" w:rsidR="001D470B" w:rsidRPr="00BE068B" w:rsidRDefault="001D470B" w:rsidP="001D470B">
            <w:pPr>
              <w:rPr>
                <w:rFonts w:ascii="Gill Sans MT" w:hAnsi="Gill Sans MT"/>
              </w:rPr>
            </w:pPr>
          </w:p>
        </w:tc>
        <w:tc>
          <w:tcPr>
            <w:tcW w:w="990" w:type="dxa"/>
          </w:tcPr>
          <w:p w14:paraId="164CDFE5" w14:textId="77777777" w:rsidR="001D470B" w:rsidRPr="00BE068B" w:rsidRDefault="001D470B" w:rsidP="001D470B">
            <w:pPr>
              <w:rPr>
                <w:rFonts w:ascii="Gill Sans MT" w:hAnsi="Gill Sans MT"/>
              </w:rPr>
            </w:pPr>
          </w:p>
        </w:tc>
        <w:tc>
          <w:tcPr>
            <w:tcW w:w="810" w:type="dxa"/>
          </w:tcPr>
          <w:p w14:paraId="1E360EDD" w14:textId="77777777" w:rsidR="001D470B" w:rsidRPr="00BE068B" w:rsidRDefault="001D470B" w:rsidP="001D470B">
            <w:pPr>
              <w:rPr>
                <w:rFonts w:ascii="Gill Sans MT" w:hAnsi="Gill Sans MT"/>
              </w:rPr>
            </w:pPr>
          </w:p>
        </w:tc>
        <w:tc>
          <w:tcPr>
            <w:tcW w:w="2346" w:type="dxa"/>
          </w:tcPr>
          <w:p w14:paraId="1AE4F061" w14:textId="77777777" w:rsidR="001D470B" w:rsidRPr="00BE068B" w:rsidRDefault="001D470B" w:rsidP="001D470B">
            <w:pPr>
              <w:rPr>
                <w:rFonts w:ascii="Gill Sans MT" w:hAnsi="Gill Sans MT"/>
              </w:rPr>
            </w:pPr>
          </w:p>
        </w:tc>
        <w:tc>
          <w:tcPr>
            <w:tcW w:w="1350" w:type="dxa"/>
          </w:tcPr>
          <w:p w14:paraId="5BE686A3" w14:textId="77777777" w:rsidR="001D470B" w:rsidRPr="00BE068B" w:rsidRDefault="001D470B" w:rsidP="001D470B">
            <w:pPr>
              <w:rPr>
                <w:rFonts w:ascii="Gill Sans MT" w:hAnsi="Gill Sans MT"/>
              </w:rPr>
            </w:pPr>
          </w:p>
        </w:tc>
        <w:tc>
          <w:tcPr>
            <w:tcW w:w="1170" w:type="dxa"/>
          </w:tcPr>
          <w:p w14:paraId="35C80D68" w14:textId="77777777" w:rsidR="001D470B" w:rsidRPr="00BE068B" w:rsidRDefault="001D470B" w:rsidP="001D470B">
            <w:pPr>
              <w:rPr>
                <w:rFonts w:ascii="Gill Sans MT" w:hAnsi="Gill Sans MT"/>
              </w:rPr>
            </w:pPr>
          </w:p>
        </w:tc>
        <w:tc>
          <w:tcPr>
            <w:tcW w:w="1710" w:type="dxa"/>
          </w:tcPr>
          <w:p w14:paraId="56B721BA" w14:textId="77777777" w:rsidR="001D470B" w:rsidRPr="00BE068B" w:rsidRDefault="001D470B" w:rsidP="001D470B">
            <w:pPr>
              <w:rPr>
                <w:rFonts w:ascii="Gill Sans MT" w:hAnsi="Gill Sans MT"/>
              </w:rPr>
            </w:pPr>
          </w:p>
        </w:tc>
      </w:tr>
      <w:tr w:rsidR="001D470B" w:rsidRPr="00BE068B" w14:paraId="665B5637" w14:textId="77777777" w:rsidTr="001D470B">
        <w:tc>
          <w:tcPr>
            <w:tcW w:w="468" w:type="dxa"/>
          </w:tcPr>
          <w:p w14:paraId="6CF3C6C5" w14:textId="77777777" w:rsidR="001D470B" w:rsidRPr="00BE068B" w:rsidRDefault="001D470B" w:rsidP="001D470B">
            <w:pPr>
              <w:rPr>
                <w:rFonts w:ascii="Gill Sans MT" w:hAnsi="Gill Sans MT"/>
              </w:rPr>
            </w:pPr>
            <w:proofErr w:type="gramStart"/>
            <w:r w:rsidRPr="00BE068B">
              <w:rPr>
                <w:rFonts w:ascii="Gill Sans MT" w:hAnsi="Gill Sans MT"/>
              </w:rPr>
              <w:t>q</w:t>
            </w:r>
            <w:proofErr w:type="gramEnd"/>
          </w:p>
        </w:tc>
        <w:tc>
          <w:tcPr>
            <w:tcW w:w="2361" w:type="dxa"/>
          </w:tcPr>
          <w:p w14:paraId="5F1D6C0D" w14:textId="77777777" w:rsidR="001D470B" w:rsidRPr="00BE068B" w:rsidRDefault="001D470B" w:rsidP="001D470B">
            <w:pPr>
              <w:rPr>
                <w:rFonts w:ascii="Gill Sans MT" w:hAnsi="Gill Sans MT"/>
              </w:rPr>
            </w:pPr>
            <w:r w:rsidRPr="00BE068B">
              <w:rPr>
                <w:rFonts w:ascii="Gill Sans MT" w:hAnsi="Gill Sans MT"/>
              </w:rPr>
              <w:t xml:space="preserve">Beekeeping activities (e.g. honey) </w:t>
            </w:r>
          </w:p>
        </w:tc>
        <w:tc>
          <w:tcPr>
            <w:tcW w:w="1791" w:type="dxa"/>
          </w:tcPr>
          <w:p w14:paraId="06C70B90" w14:textId="77777777" w:rsidR="001D470B" w:rsidRPr="00BE068B" w:rsidRDefault="001D470B" w:rsidP="001D470B">
            <w:pPr>
              <w:rPr>
                <w:rFonts w:ascii="Gill Sans MT" w:hAnsi="Gill Sans MT"/>
              </w:rPr>
            </w:pPr>
          </w:p>
        </w:tc>
        <w:tc>
          <w:tcPr>
            <w:tcW w:w="990" w:type="dxa"/>
          </w:tcPr>
          <w:p w14:paraId="1D1348D0" w14:textId="77777777" w:rsidR="001D470B" w:rsidRPr="00BE068B" w:rsidRDefault="001D470B" w:rsidP="001D470B">
            <w:pPr>
              <w:rPr>
                <w:rFonts w:ascii="Gill Sans MT" w:hAnsi="Gill Sans MT"/>
              </w:rPr>
            </w:pPr>
          </w:p>
        </w:tc>
        <w:tc>
          <w:tcPr>
            <w:tcW w:w="810" w:type="dxa"/>
          </w:tcPr>
          <w:p w14:paraId="07DD2191" w14:textId="77777777" w:rsidR="001D470B" w:rsidRPr="00BE068B" w:rsidRDefault="001D470B" w:rsidP="001D470B">
            <w:pPr>
              <w:rPr>
                <w:rFonts w:ascii="Gill Sans MT" w:hAnsi="Gill Sans MT"/>
              </w:rPr>
            </w:pPr>
          </w:p>
        </w:tc>
        <w:tc>
          <w:tcPr>
            <w:tcW w:w="2346" w:type="dxa"/>
          </w:tcPr>
          <w:p w14:paraId="495D6E86" w14:textId="77777777" w:rsidR="001D470B" w:rsidRPr="00BE068B" w:rsidRDefault="001D470B" w:rsidP="001D470B">
            <w:pPr>
              <w:rPr>
                <w:rFonts w:ascii="Gill Sans MT" w:hAnsi="Gill Sans MT"/>
              </w:rPr>
            </w:pPr>
          </w:p>
        </w:tc>
        <w:tc>
          <w:tcPr>
            <w:tcW w:w="1350" w:type="dxa"/>
          </w:tcPr>
          <w:p w14:paraId="2065E306" w14:textId="77777777" w:rsidR="001D470B" w:rsidRPr="00BE068B" w:rsidRDefault="001D470B" w:rsidP="001D470B">
            <w:pPr>
              <w:rPr>
                <w:rFonts w:ascii="Gill Sans MT" w:hAnsi="Gill Sans MT"/>
              </w:rPr>
            </w:pPr>
          </w:p>
        </w:tc>
        <w:tc>
          <w:tcPr>
            <w:tcW w:w="1170" w:type="dxa"/>
          </w:tcPr>
          <w:p w14:paraId="7FC31692" w14:textId="77777777" w:rsidR="001D470B" w:rsidRPr="00BE068B" w:rsidRDefault="001D470B" w:rsidP="001D470B">
            <w:pPr>
              <w:rPr>
                <w:rFonts w:ascii="Gill Sans MT" w:hAnsi="Gill Sans MT"/>
              </w:rPr>
            </w:pPr>
          </w:p>
        </w:tc>
        <w:tc>
          <w:tcPr>
            <w:tcW w:w="1710" w:type="dxa"/>
          </w:tcPr>
          <w:p w14:paraId="7A45E47C" w14:textId="77777777" w:rsidR="001D470B" w:rsidRPr="00BE068B" w:rsidRDefault="001D470B" w:rsidP="001D470B">
            <w:pPr>
              <w:rPr>
                <w:rFonts w:ascii="Gill Sans MT" w:hAnsi="Gill Sans MT"/>
              </w:rPr>
            </w:pPr>
          </w:p>
        </w:tc>
      </w:tr>
      <w:tr w:rsidR="001D470B" w:rsidRPr="00BE068B" w14:paraId="19F2B301" w14:textId="77777777" w:rsidTr="001D470B">
        <w:tc>
          <w:tcPr>
            <w:tcW w:w="468" w:type="dxa"/>
          </w:tcPr>
          <w:p w14:paraId="59076ED8" w14:textId="77777777" w:rsidR="001D470B" w:rsidRPr="00BE068B" w:rsidRDefault="001D470B" w:rsidP="001D470B">
            <w:pPr>
              <w:rPr>
                <w:rFonts w:ascii="Gill Sans MT" w:hAnsi="Gill Sans MT"/>
              </w:rPr>
            </w:pPr>
            <w:proofErr w:type="gramStart"/>
            <w:r w:rsidRPr="00BE068B">
              <w:rPr>
                <w:rFonts w:ascii="Gill Sans MT" w:hAnsi="Gill Sans MT"/>
              </w:rPr>
              <w:t>r</w:t>
            </w:r>
            <w:proofErr w:type="gramEnd"/>
          </w:p>
        </w:tc>
        <w:tc>
          <w:tcPr>
            <w:tcW w:w="2361" w:type="dxa"/>
          </w:tcPr>
          <w:p w14:paraId="0D343FC5" w14:textId="77777777" w:rsidR="001D470B" w:rsidRPr="00BE068B" w:rsidRDefault="001D470B" w:rsidP="001D470B">
            <w:pPr>
              <w:rPr>
                <w:rFonts w:ascii="Gill Sans MT" w:hAnsi="Gill Sans MT"/>
              </w:rPr>
            </w:pPr>
            <w:r w:rsidRPr="00BE068B">
              <w:rPr>
                <w:rFonts w:ascii="Gill Sans MT" w:hAnsi="Gill Sans MT"/>
              </w:rPr>
              <w:t>Caterpillar</w:t>
            </w:r>
          </w:p>
        </w:tc>
        <w:tc>
          <w:tcPr>
            <w:tcW w:w="1791" w:type="dxa"/>
          </w:tcPr>
          <w:p w14:paraId="287F203D" w14:textId="77777777" w:rsidR="001D470B" w:rsidRPr="00BE068B" w:rsidRDefault="001D470B" w:rsidP="001D470B">
            <w:pPr>
              <w:rPr>
                <w:rFonts w:ascii="Gill Sans MT" w:hAnsi="Gill Sans MT"/>
              </w:rPr>
            </w:pPr>
          </w:p>
        </w:tc>
        <w:tc>
          <w:tcPr>
            <w:tcW w:w="990" w:type="dxa"/>
          </w:tcPr>
          <w:p w14:paraId="30049C6D" w14:textId="77777777" w:rsidR="001D470B" w:rsidRPr="00BE068B" w:rsidRDefault="001D470B" w:rsidP="001D470B">
            <w:pPr>
              <w:rPr>
                <w:rFonts w:ascii="Gill Sans MT" w:hAnsi="Gill Sans MT"/>
              </w:rPr>
            </w:pPr>
          </w:p>
        </w:tc>
        <w:tc>
          <w:tcPr>
            <w:tcW w:w="810" w:type="dxa"/>
          </w:tcPr>
          <w:p w14:paraId="3BF1DA63" w14:textId="77777777" w:rsidR="001D470B" w:rsidRPr="00BE068B" w:rsidRDefault="001D470B" w:rsidP="001D470B">
            <w:pPr>
              <w:rPr>
                <w:rFonts w:ascii="Gill Sans MT" w:hAnsi="Gill Sans MT"/>
              </w:rPr>
            </w:pPr>
          </w:p>
        </w:tc>
        <w:tc>
          <w:tcPr>
            <w:tcW w:w="2346" w:type="dxa"/>
          </w:tcPr>
          <w:p w14:paraId="4853EB2B" w14:textId="77777777" w:rsidR="001D470B" w:rsidRPr="00BE068B" w:rsidRDefault="001D470B" w:rsidP="001D470B">
            <w:pPr>
              <w:rPr>
                <w:rFonts w:ascii="Gill Sans MT" w:hAnsi="Gill Sans MT"/>
              </w:rPr>
            </w:pPr>
          </w:p>
        </w:tc>
        <w:tc>
          <w:tcPr>
            <w:tcW w:w="1350" w:type="dxa"/>
          </w:tcPr>
          <w:p w14:paraId="5671BD57" w14:textId="77777777" w:rsidR="001D470B" w:rsidRPr="00BE068B" w:rsidRDefault="001D470B" w:rsidP="001D470B">
            <w:pPr>
              <w:rPr>
                <w:rFonts w:ascii="Gill Sans MT" w:hAnsi="Gill Sans MT"/>
              </w:rPr>
            </w:pPr>
          </w:p>
        </w:tc>
        <w:tc>
          <w:tcPr>
            <w:tcW w:w="1170" w:type="dxa"/>
          </w:tcPr>
          <w:p w14:paraId="6479A1F2" w14:textId="77777777" w:rsidR="001D470B" w:rsidRPr="00BE068B" w:rsidRDefault="001D470B" w:rsidP="001D470B">
            <w:pPr>
              <w:rPr>
                <w:rFonts w:ascii="Gill Sans MT" w:hAnsi="Gill Sans MT"/>
              </w:rPr>
            </w:pPr>
          </w:p>
        </w:tc>
        <w:tc>
          <w:tcPr>
            <w:tcW w:w="1710" w:type="dxa"/>
          </w:tcPr>
          <w:p w14:paraId="2946BDF9" w14:textId="77777777" w:rsidR="001D470B" w:rsidRPr="00BE068B" w:rsidRDefault="001D470B" w:rsidP="001D470B">
            <w:pPr>
              <w:rPr>
                <w:rFonts w:ascii="Gill Sans MT" w:hAnsi="Gill Sans MT"/>
              </w:rPr>
            </w:pPr>
          </w:p>
        </w:tc>
      </w:tr>
      <w:tr w:rsidR="001D470B" w:rsidRPr="00BE068B" w14:paraId="448EFF84" w14:textId="77777777" w:rsidTr="001D470B">
        <w:tc>
          <w:tcPr>
            <w:tcW w:w="468" w:type="dxa"/>
          </w:tcPr>
          <w:p w14:paraId="0EC9F406" w14:textId="77777777" w:rsidR="001D470B" w:rsidRPr="00BE068B" w:rsidRDefault="001D470B" w:rsidP="001D470B">
            <w:pPr>
              <w:rPr>
                <w:rFonts w:ascii="Gill Sans MT" w:hAnsi="Gill Sans MT"/>
              </w:rPr>
            </w:pPr>
            <w:proofErr w:type="gramStart"/>
            <w:r w:rsidRPr="00BE068B">
              <w:rPr>
                <w:rFonts w:ascii="Gill Sans MT" w:hAnsi="Gill Sans MT"/>
              </w:rPr>
              <w:t>s</w:t>
            </w:r>
            <w:proofErr w:type="gramEnd"/>
          </w:p>
        </w:tc>
        <w:tc>
          <w:tcPr>
            <w:tcW w:w="2361" w:type="dxa"/>
          </w:tcPr>
          <w:p w14:paraId="74A348AB" w14:textId="77777777" w:rsidR="001D470B" w:rsidRPr="00BE068B" w:rsidRDefault="001D470B" w:rsidP="001D470B">
            <w:pPr>
              <w:rPr>
                <w:rFonts w:ascii="Gill Sans MT" w:hAnsi="Gill Sans MT"/>
              </w:rPr>
            </w:pPr>
            <w:r w:rsidRPr="00BE068B">
              <w:rPr>
                <w:rFonts w:ascii="Gill Sans MT" w:hAnsi="Gill Sans MT"/>
              </w:rPr>
              <w:t xml:space="preserve">Other, specify </w:t>
            </w:r>
          </w:p>
        </w:tc>
        <w:tc>
          <w:tcPr>
            <w:tcW w:w="1791" w:type="dxa"/>
          </w:tcPr>
          <w:p w14:paraId="3727B4B1" w14:textId="77777777" w:rsidR="001D470B" w:rsidRPr="00BE068B" w:rsidRDefault="001D470B" w:rsidP="001D470B">
            <w:pPr>
              <w:rPr>
                <w:rFonts w:ascii="Gill Sans MT" w:hAnsi="Gill Sans MT"/>
              </w:rPr>
            </w:pPr>
          </w:p>
        </w:tc>
        <w:tc>
          <w:tcPr>
            <w:tcW w:w="990" w:type="dxa"/>
          </w:tcPr>
          <w:p w14:paraId="094BCBC9" w14:textId="77777777" w:rsidR="001D470B" w:rsidRPr="00BE068B" w:rsidRDefault="001D470B" w:rsidP="001D470B">
            <w:pPr>
              <w:rPr>
                <w:rFonts w:ascii="Gill Sans MT" w:hAnsi="Gill Sans MT"/>
              </w:rPr>
            </w:pPr>
          </w:p>
        </w:tc>
        <w:tc>
          <w:tcPr>
            <w:tcW w:w="810" w:type="dxa"/>
          </w:tcPr>
          <w:p w14:paraId="3BD59D8F" w14:textId="77777777" w:rsidR="001D470B" w:rsidRPr="00BE068B" w:rsidRDefault="001D470B" w:rsidP="001D470B">
            <w:pPr>
              <w:rPr>
                <w:rFonts w:ascii="Gill Sans MT" w:hAnsi="Gill Sans MT"/>
              </w:rPr>
            </w:pPr>
          </w:p>
        </w:tc>
        <w:tc>
          <w:tcPr>
            <w:tcW w:w="2346" w:type="dxa"/>
          </w:tcPr>
          <w:p w14:paraId="0D0A51FE" w14:textId="77777777" w:rsidR="001D470B" w:rsidRPr="00BE068B" w:rsidRDefault="001D470B" w:rsidP="001D470B">
            <w:pPr>
              <w:rPr>
                <w:rFonts w:ascii="Gill Sans MT" w:hAnsi="Gill Sans MT"/>
              </w:rPr>
            </w:pPr>
          </w:p>
        </w:tc>
        <w:tc>
          <w:tcPr>
            <w:tcW w:w="1350" w:type="dxa"/>
          </w:tcPr>
          <w:p w14:paraId="5FF824FC" w14:textId="77777777" w:rsidR="001D470B" w:rsidRPr="00BE068B" w:rsidRDefault="001D470B" w:rsidP="001D470B">
            <w:pPr>
              <w:rPr>
                <w:rFonts w:ascii="Gill Sans MT" w:hAnsi="Gill Sans MT"/>
              </w:rPr>
            </w:pPr>
          </w:p>
        </w:tc>
        <w:tc>
          <w:tcPr>
            <w:tcW w:w="1170" w:type="dxa"/>
          </w:tcPr>
          <w:p w14:paraId="4DAFBBBA" w14:textId="77777777" w:rsidR="001D470B" w:rsidRPr="00BE068B" w:rsidRDefault="001D470B" w:rsidP="001D470B">
            <w:pPr>
              <w:rPr>
                <w:rFonts w:ascii="Gill Sans MT" w:hAnsi="Gill Sans MT"/>
              </w:rPr>
            </w:pPr>
          </w:p>
        </w:tc>
        <w:tc>
          <w:tcPr>
            <w:tcW w:w="1710" w:type="dxa"/>
          </w:tcPr>
          <w:p w14:paraId="69C1A2CA" w14:textId="77777777" w:rsidR="001D470B" w:rsidRPr="00BE068B" w:rsidRDefault="001D470B" w:rsidP="001D470B">
            <w:pPr>
              <w:rPr>
                <w:rFonts w:ascii="Gill Sans MT" w:hAnsi="Gill Sans MT"/>
              </w:rPr>
            </w:pPr>
          </w:p>
        </w:tc>
      </w:tr>
    </w:tbl>
    <w:p w14:paraId="3CED4684" w14:textId="77777777" w:rsidR="001D470B" w:rsidRPr="00BE068B" w:rsidRDefault="001D470B" w:rsidP="001D470B">
      <w:pPr>
        <w:rPr>
          <w:rFonts w:ascii="Gill Sans MT" w:hAnsi="Gill Sans MT"/>
        </w:rPr>
      </w:pPr>
    </w:p>
    <w:p w14:paraId="75B70E71" w14:textId="77777777" w:rsidR="001D470B" w:rsidRPr="00BE068B" w:rsidRDefault="001D470B" w:rsidP="001D470B">
      <w:pPr>
        <w:rPr>
          <w:rFonts w:ascii="Gill Sans MT" w:hAnsi="Gill Sans MT"/>
        </w:rPr>
      </w:pPr>
      <w:r w:rsidRPr="00BE068B">
        <w:rPr>
          <w:rFonts w:ascii="Gill Sans MT" w:hAnsi="Gill Sans MT"/>
        </w:rPr>
        <w:br w:type="page"/>
      </w:r>
    </w:p>
    <w:tbl>
      <w:tblPr>
        <w:tblStyle w:val="TableGrid"/>
        <w:tblW w:w="13428" w:type="dxa"/>
        <w:tblLayout w:type="fixed"/>
        <w:tblLook w:val="04A0" w:firstRow="1" w:lastRow="0" w:firstColumn="1" w:lastColumn="0" w:noHBand="0" w:noVBand="1"/>
      </w:tblPr>
      <w:tblGrid>
        <w:gridCol w:w="468"/>
        <w:gridCol w:w="2361"/>
        <w:gridCol w:w="1692"/>
        <w:gridCol w:w="2346"/>
        <w:gridCol w:w="2346"/>
        <w:gridCol w:w="4215"/>
      </w:tblGrid>
      <w:tr w:rsidR="001D470B" w:rsidRPr="00BE068B" w14:paraId="388CE029" w14:textId="77777777" w:rsidTr="001D470B">
        <w:tc>
          <w:tcPr>
            <w:tcW w:w="468" w:type="dxa"/>
          </w:tcPr>
          <w:p w14:paraId="0AB1F2C0" w14:textId="77777777" w:rsidR="001D470B" w:rsidRPr="00BE068B" w:rsidRDefault="001D470B" w:rsidP="001D470B">
            <w:pPr>
              <w:rPr>
                <w:rFonts w:ascii="Gill Sans MT" w:hAnsi="Gill Sans MT"/>
                <w:b/>
                <w:sz w:val="20"/>
                <w:szCs w:val="20"/>
              </w:rPr>
            </w:pPr>
          </w:p>
        </w:tc>
        <w:tc>
          <w:tcPr>
            <w:tcW w:w="2361" w:type="dxa"/>
          </w:tcPr>
          <w:p w14:paraId="67BA603A" w14:textId="77777777" w:rsidR="001D470B" w:rsidRPr="00BE068B" w:rsidRDefault="001D470B" w:rsidP="001D470B">
            <w:pPr>
              <w:rPr>
                <w:rFonts w:ascii="Gill Sans MT" w:hAnsi="Gill Sans MT"/>
                <w:b/>
                <w:sz w:val="20"/>
                <w:szCs w:val="20"/>
              </w:rPr>
            </w:pPr>
          </w:p>
        </w:tc>
        <w:tc>
          <w:tcPr>
            <w:tcW w:w="1692" w:type="dxa"/>
          </w:tcPr>
          <w:p w14:paraId="740A7EEA" w14:textId="77777777" w:rsidR="001D470B" w:rsidRPr="00BE068B" w:rsidRDefault="001D470B" w:rsidP="001D470B">
            <w:pPr>
              <w:rPr>
                <w:rFonts w:ascii="Gill Sans MT" w:hAnsi="Gill Sans MT"/>
                <w:sz w:val="20"/>
                <w:szCs w:val="20"/>
              </w:rPr>
            </w:pPr>
            <w:r w:rsidRPr="00BE068B">
              <w:rPr>
                <w:rFonts w:ascii="Gill Sans MT" w:hAnsi="Gill Sans MT"/>
                <w:sz w:val="20"/>
                <w:szCs w:val="20"/>
              </w:rPr>
              <w:t>K.16</w:t>
            </w:r>
          </w:p>
        </w:tc>
        <w:tc>
          <w:tcPr>
            <w:tcW w:w="2346" w:type="dxa"/>
          </w:tcPr>
          <w:p w14:paraId="51B3BBC9" w14:textId="77777777" w:rsidR="001D470B" w:rsidRPr="00BE068B" w:rsidRDefault="001D470B" w:rsidP="001D470B">
            <w:pPr>
              <w:rPr>
                <w:rFonts w:ascii="Gill Sans MT" w:hAnsi="Gill Sans MT"/>
                <w:sz w:val="20"/>
                <w:szCs w:val="20"/>
              </w:rPr>
            </w:pPr>
            <w:r w:rsidRPr="00BE068B">
              <w:rPr>
                <w:rFonts w:ascii="Gill Sans MT" w:hAnsi="Gill Sans MT"/>
                <w:sz w:val="20"/>
                <w:szCs w:val="20"/>
              </w:rPr>
              <w:t>K.17</w:t>
            </w:r>
          </w:p>
        </w:tc>
        <w:tc>
          <w:tcPr>
            <w:tcW w:w="2346" w:type="dxa"/>
          </w:tcPr>
          <w:p w14:paraId="6FB54F3D" w14:textId="06109DA1" w:rsidR="001D470B" w:rsidRPr="00BE068B" w:rsidRDefault="001D470B" w:rsidP="001D470B">
            <w:pPr>
              <w:rPr>
                <w:rFonts w:ascii="Gill Sans MT" w:hAnsi="Gill Sans MT"/>
                <w:sz w:val="20"/>
                <w:szCs w:val="20"/>
              </w:rPr>
            </w:pPr>
            <w:r w:rsidRPr="00BE068B">
              <w:rPr>
                <w:rFonts w:ascii="Gill Sans MT" w:hAnsi="Gill Sans MT"/>
                <w:sz w:val="20"/>
                <w:szCs w:val="20"/>
              </w:rPr>
              <w:t>K.18</w:t>
            </w:r>
          </w:p>
        </w:tc>
        <w:tc>
          <w:tcPr>
            <w:tcW w:w="4215" w:type="dxa"/>
            <w:vMerge w:val="restart"/>
          </w:tcPr>
          <w:p w14:paraId="6AEC47FA" w14:textId="29AF0F38" w:rsidR="001D470B" w:rsidRDefault="001D470B" w:rsidP="001D470B">
            <w:pPr>
              <w:rPr>
                <w:rFonts w:ascii="Gill Sans MT" w:hAnsi="Gill Sans MT"/>
                <w:sz w:val="20"/>
                <w:szCs w:val="20"/>
              </w:rPr>
            </w:pPr>
            <w:r w:rsidRPr="00BE068B">
              <w:rPr>
                <w:rFonts w:ascii="Gill Sans MT" w:hAnsi="Gill Sans MT"/>
              </w:rPr>
              <w:t>Response to decline - 125</w:t>
            </w:r>
          </w:p>
          <w:p w14:paraId="05922D32" w14:textId="77777777" w:rsidR="001D470B" w:rsidRDefault="001D470B" w:rsidP="001D470B">
            <w:pPr>
              <w:rPr>
                <w:rFonts w:ascii="Gill Sans MT" w:hAnsi="Gill Sans MT"/>
                <w:sz w:val="20"/>
                <w:szCs w:val="20"/>
              </w:rPr>
            </w:pPr>
          </w:p>
          <w:p w14:paraId="1C51BB66" w14:textId="77777777" w:rsidR="001D470B" w:rsidRPr="00BE068B" w:rsidRDefault="001D470B" w:rsidP="001D470B">
            <w:pPr>
              <w:rPr>
                <w:rFonts w:ascii="Gill Sans MT" w:hAnsi="Gill Sans MT"/>
              </w:rPr>
            </w:pPr>
            <w:r w:rsidRPr="00BE068B">
              <w:rPr>
                <w:rFonts w:ascii="Gill Sans MT" w:hAnsi="Gill Sans MT"/>
                <w:sz w:val="20"/>
                <w:szCs w:val="20"/>
              </w:rPr>
              <w:t xml:space="preserve"> </w:t>
            </w:r>
            <w:r w:rsidRPr="00BE068B">
              <w:rPr>
                <w:rFonts w:ascii="Gill Sans MT" w:hAnsi="Gill Sans MT"/>
              </w:rPr>
              <w:t>1=It did not influence the harvest of forest products</w:t>
            </w:r>
          </w:p>
          <w:p w14:paraId="068F0516" w14:textId="77777777" w:rsidR="001D470B" w:rsidRPr="00BE068B" w:rsidRDefault="001D470B" w:rsidP="001D470B">
            <w:pPr>
              <w:rPr>
                <w:rFonts w:ascii="Gill Sans MT" w:hAnsi="Gill Sans MT"/>
              </w:rPr>
            </w:pPr>
            <w:r w:rsidRPr="00BE068B">
              <w:rPr>
                <w:rFonts w:ascii="Gill Sans MT" w:hAnsi="Gill Sans MT"/>
              </w:rPr>
              <w:t>2=Increase collection time (including travelling to areas further away)</w:t>
            </w:r>
          </w:p>
          <w:p w14:paraId="37C2C5FB" w14:textId="77777777" w:rsidR="001D470B" w:rsidRPr="00BE068B" w:rsidRDefault="001D470B" w:rsidP="001D470B">
            <w:pPr>
              <w:rPr>
                <w:rFonts w:ascii="Gill Sans MT" w:hAnsi="Gill Sans MT"/>
              </w:rPr>
            </w:pPr>
            <w:r w:rsidRPr="00BE068B">
              <w:rPr>
                <w:rFonts w:ascii="Gill Sans MT" w:hAnsi="Gill Sans MT"/>
              </w:rPr>
              <w:t>3=Buy the product from other suppliers</w:t>
            </w:r>
          </w:p>
          <w:p w14:paraId="4631EF5F" w14:textId="77777777" w:rsidR="001D470B" w:rsidRPr="00BE068B" w:rsidRDefault="001D470B" w:rsidP="001D470B">
            <w:pPr>
              <w:rPr>
                <w:rFonts w:ascii="Gill Sans MT" w:hAnsi="Gill Sans MT"/>
              </w:rPr>
            </w:pPr>
            <w:r w:rsidRPr="00BE068B">
              <w:rPr>
                <w:rFonts w:ascii="Gill Sans MT" w:hAnsi="Gill Sans MT"/>
              </w:rPr>
              <w:t>4=Reduce harvesting of the product</w:t>
            </w:r>
          </w:p>
          <w:p w14:paraId="04B8EA67" w14:textId="77777777" w:rsidR="001D470B" w:rsidRPr="00BE068B" w:rsidRDefault="001D470B" w:rsidP="001D470B">
            <w:pPr>
              <w:rPr>
                <w:rFonts w:ascii="Gill Sans MT" w:hAnsi="Gill Sans MT"/>
              </w:rPr>
            </w:pPr>
            <w:r w:rsidRPr="00BE068B">
              <w:rPr>
                <w:rFonts w:ascii="Gill Sans MT" w:hAnsi="Gill Sans MT"/>
              </w:rPr>
              <w:t>5=Stop harvesting of the product</w:t>
            </w:r>
          </w:p>
          <w:p w14:paraId="4505318E" w14:textId="77777777" w:rsidR="001D470B" w:rsidRPr="00BE068B" w:rsidRDefault="001D470B" w:rsidP="001D470B">
            <w:pPr>
              <w:rPr>
                <w:rFonts w:ascii="Gill Sans MT" w:hAnsi="Gill Sans MT"/>
              </w:rPr>
            </w:pPr>
            <w:r w:rsidRPr="00BE068B">
              <w:rPr>
                <w:rFonts w:ascii="Gill Sans MT" w:hAnsi="Gill Sans MT"/>
              </w:rPr>
              <w:t>6=Substitute with other type of forest products</w:t>
            </w:r>
          </w:p>
          <w:p w14:paraId="734B0101" w14:textId="77777777" w:rsidR="001D470B" w:rsidRPr="00BE068B" w:rsidRDefault="001D470B" w:rsidP="001D470B">
            <w:pPr>
              <w:rPr>
                <w:rFonts w:ascii="Gill Sans MT" w:hAnsi="Gill Sans MT"/>
              </w:rPr>
            </w:pPr>
            <w:r w:rsidRPr="00BE068B">
              <w:rPr>
                <w:rFonts w:ascii="Gill Sans MT" w:hAnsi="Gill Sans MT"/>
              </w:rPr>
              <w:t>7=Substitute with agricultural products</w:t>
            </w:r>
          </w:p>
          <w:p w14:paraId="1F727D33" w14:textId="77777777" w:rsidR="001D470B" w:rsidRPr="00BE068B" w:rsidRDefault="001D470B" w:rsidP="001D470B">
            <w:pPr>
              <w:rPr>
                <w:rFonts w:ascii="Gill Sans MT" w:hAnsi="Gill Sans MT"/>
              </w:rPr>
            </w:pPr>
            <w:r w:rsidRPr="00BE068B">
              <w:rPr>
                <w:rFonts w:ascii="Gill Sans MT" w:hAnsi="Gill Sans MT"/>
              </w:rPr>
              <w:t>8=Conserving standing trees</w:t>
            </w:r>
          </w:p>
          <w:p w14:paraId="0639CE7E" w14:textId="77777777" w:rsidR="001D470B" w:rsidRPr="00BE068B" w:rsidRDefault="001D470B" w:rsidP="001D470B">
            <w:pPr>
              <w:rPr>
                <w:rFonts w:ascii="Gill Sans MT" w:hAnsi="Gill Sans MT"/>
              </w:rPr>
            </w:pPr>
            <w:r w:rsidRPr="00BE068B">
              <w:rPr>
                <w:rFonts w:ascii="Gill Sans MT" w:hAnsi="Gill Sans MT"/>
              </w:rPr>
              <w:t>9=Planting trees</w:t>
            </w:r>
          </w:p>
          <w:p w14:paraId="7737F3B2" w14:textId="72B37DC1" w:rsidR="001D470B" w:rsidRPr="00BE068B" w:rsidRDefault="001D470B" w:rsidP="001D470B">
            <w:pPr>
              <w:rPr>
                <w:rFonts w:ascii="Gill Sans MT" w:hAnsi="Gill Sans MT"/>
                <w:sz w:val="20"/>
                <w:szCs w:val="20"/>
              </w:rPr>
            </w:pPr>
            <w:r w:rsidRPr="00BE068B">
              <w:rPr>
                <w:rFonts w:ascii="Gill Sans MT" w:hAnsi="Gill Sans MT"/>
              </w:rPr>
              <w:t>10=Restricting access/use of forest</w:t>
            </w:r>
          </w:p>
        </w:tc>
      </w:tr>
      <w:tr w:rsidR="001D470B" w:rsidRPr="00BE068B" w14:paraId="0C6AF418" w14:textId="77777777" w:rsidTr="001D470B">
        <w:tc>
          <w:tcPr>
            <w:tcW w:w="468" w:type="dxa"/>
          </w:tcPr>
          <w:p w14:paraId="0F805F56" w14:textId="77777777" w:rsidR="001D470B" w:rsidRPr="00BE068B" w:rsidRDefault="001D470B" w:rsidP="001D470B">
            <w:pPr>
              <w:rPr>
                <w:rFonts w:ascii="Gill Sans MT" w:hAnsi="Gill Sans MT"/>
                <w:b/>
                <w:sz w:val="20"/>
                <w:szCs w:val="20"/>
              </w:rPr>
            </w:pPr>
          </w:p>
        </w:tc>
        <w:tc>
          <w:tcPr>
            <w:tcW w:w="2361" w:type="dxa"/>
          </w:tcPr>
          <w:p w14:paraId="4AD622EF" w14:textId="77777777" w:rsidR="001D470B" w:rsidRPr="00BE068B" w:rsidRDefault="001D470B" w:rsidP="001D470B">
            <w:pPr>
              <w:rPr>
                <w:rFonts w:ascii="Gill Sans MT" w:hAnsi="Gill Sans MT"/>
                <w:b/>
                <w:sz w:val="20"/>
                <w:szCs w:val="20"/>
              </w:rPr>
            </w:pPr>
            <w:r w:rsidRPr="00BE068B">
              <w:rPr>
                <w:rFonts w:ascii="Gill Sans MT" w:hAnsi="Gill Sans MT"/>
                <w:b/>
                <w:sz w:val="20"/>
                <w:szCs w:val="20"/>
              </w:rPr>
              <w:t>Wood/forest product</w:t>
            </w:r>
          </w:p>
        </w:tc>
        <w:tc>
          <w:tcPr>
            <w:tcW w:w="1692" w:type="dxa"/>
          </w:tcPr>
          <w:p w14:paraId="1407099D" w14:textId="77777777" w:rsidR="001D470B" w:rsidRPr="00BE068B" w:rsidRDefault="001D470B" w:rsidP="001D470B">
            <w:pPr>
              <w:rPr>
                <w:rFonts w:ascii="Gill Sans MT" w:hAnsi="Gill Sans MT"/>
                <w:sz w:val="20"/>
                <w:szCs w:val="20"/>
              </w:rPr>
            </w:pPr>
            <w:r w:rsidRPr="00BE068B">
              <w:rPr>
                <w:rFonts w:ascii="Gill Sans MT" w:hAnsi="Gill Sans MT"/>
                <w:sz w:val="20"/>
                <w:szCs w:val="20"/>
              </w:rPr>
              <w:t>What have you done in response to the decline in availability of &lt;product&gt;?</w:t>
            </w:r>
          </w:p>
          <w:p w14:paraId="6D0876E4" w14:textId="77777777" w:rsidR="001D470B" w:rsidRPr="00BE068B" w:rsidRDefault="001D470B" w:rsidP="001D470B">
            <w:pPr>
              <w:rPr>
                <w:rFonts w:ascii="Gill Sans MT" w:hAnsi="Gill Sans MT"/>
                <w:i/>
                <w:sz w:val="20"/>
                <w:szCs w:val="20"/>
              </w:rPr>
            </w:pPr>
            <w:r w:rsidRPr="00BE068B">
              <w:rPr>
                <w:rFonts w:ascii="Gill Sans MT" w:hAnsi="Gill Sans MT"/>
                <w:i/>
                <w:sz w:val="20"/>
                <w:szCs w:val="20"/>
              </w:rPr>
              <w:t>See code 125</w:t>
            </w:r>
          </w:p>
          <w:p w14:paraId="78C60522" w14:textId="77777777" w:rsidR="001D470B" w:rsidRPr="00BE068B" w:rsidRDefault="001D470B" w:rsidP="001D470B">
            <w:pPr>
              <w:rPr>
                <w:rFonts w:ascii="Gill Sans MT" w:hAnsi="Gill Sans MT"/>
                <w:i/>
                <w:sz w:val="20"/>
                <w:szCs w:val="20"/>
              </w:rPr>
            </w:pPr>
            <w:r w:rsidRPr="00BE068B">
              <w:rPr>
                <w:rFonts w:ascii="Gill Sans MT" w:hAnsi="Gill Sans MT"/>
                <w:i/>
                <w:sz w:val="20"/>
                <w:szCs w:val="20"/>
              </w:rPr>
              <w:t>Probe and code, Select all that apply</w:t>
            </w:r>
          </w:p>
        </w:tc>
        <w:tc>
          <w:tcPr>
            <w:tcW w:w="2346" w:type="dxa"/>
          </w:tcPr>
          <w:p w14:paraId="5FBFD060" w14:textId="77777777" w:rsidR="001D470B" w:rsidRPr="00BE068B" w:rsidRDefault="001D470B" w:rsidP="001D470B">
            <w:pPr>
              <w:rPr>
                <w:rFonts w:ascii="Gill Sans MT" w:hAnsi="Gill Sans MT"/>
                <w:sz w:val="20"/>
                <w:szCs w:val="20"/>
              </w:rPr>
            </w:pPr>
            <w:r w:rsidRPr="00BE068B">
              <w:rPr>
                <w:rFonts w:ascii="Gill Sans MT" w:hAnsi="Gill Sans MT"/>
                <w:sz w:val="20"/>
                <w:szCs w:val="20"/>
              </w:rPr>
              <w:t xml:space="preserve">Have you experienced any conflicts in relation to harvesting &lt;product&gt; in the last five years? </w:t>
            </w:r>
          </w:p>
          <w:p w14:paraId="5CA9E9C9" w14:textId="77777777" w:rsidR="001D470B" w:rsidRPr="00BE068B" w:rsidRDefault="001D470B" w:rsidP="001D470B">
            <w:pPr>
              <w:rPr>
                <w:rFonts w:ascii="Gill Sans MT" w:hAnsi="Gill Sans MT"/>
                <w:sz w:val="20"/>
                <w:szCs w:val="20"/>
              </w:rPr>
            </w:pPr>
            <w:r w:rsidRPr="00BE068B">
              <w:rPr>
                <w:rFonts w:ascii="Gill Sans MT" w:hAnsi="Gill Sans MT"/>
                <w:sz w:val="20"/>
                <w:szCs w:val="20"/>
              </w:rPr>
              <w:t>0=No</w:t>
            </w:r>
          </w:p>
          <w:p w14:paraId="7D7AA7F8" w14:textId="77777777" w:rsidR="001D470B" w:rsidRPr="00BE068B" w:rsidRDefault="001D470B" w:rsidP="001D470B">
            <w:pPr>
              <w:rPr>
                <w:rFonts w:ascii="Gill Sans MT" w:hAnsi="Gill Sans MT"/>
                <w:sz w:val="20"/>
                <w:szCs w:val="20"/>
              </w:rPr>
            </w:pPr>
            <w:r w:rsidRPr="00BE068B">
              <w:rPr>
                <w:rFonts w:ascii="Gill Sans MT" w:hAnsi="Gill Sans MT"/>
                <w:sz w:val="20"/>
                <w:szCs w:val="20"/>
              </w:rPr>
              <w:t xml:space="preserve">1=Yes </w:t>
            </w:r>
          </w:p>
          <w:p w14:paraId="658AE122" w14:textId="77777777" w:rsidR="001D470B" w:rsidRPr="00BE068B" w:rsidRDefault="001D470B" w:rsidP="001D470B">
            <w:pPr>
              <w:rPr>
                <w:rFonts w:ascii="Gill Sans MT" w:hAnsi="Gill Sans MT"/>
                <w:i/>
                <w:sz w:val="20"/>
                <w:szCs w:val="20"/>
              </w:rPr>
            </w:pPr>
            <w:r w:rsidRPr="00BE068B">
              <w:rPr>
                <w:rFonts w:ascii="Gill Sans MT" w:hAnsi="Gill Sans MT"/>
                <w:i/>
                <w:sz w:val="20"/>
                <w:szCs w:val="20"/>
              </w:rPr>
              <w:t>If 0, skip to next product</w:t>
            </w:r>
          </w:p>
        </w:tc>
        <w:tc>
          <w:tcPr>
            <w:tcW w:w="2346" w:type="dxa"/>
          </w:tcPr>
          <w:p w14:paraId="0AE2616A" w14:textId="77777777" w:rsidR="001D470B" w:rsidRPr="00BE068B" w:rsidRDefault="001D470B" w:rsidP="001D470B">
            <w:pPr>
              <w:rPr>
                <w:rFonts w:ascii="Gill Sans MT" w:hAnsi="Gill Sans MT"/>
                <w:sz w:val="20"/>
                <w:szCs w:val="20"/>
              </w:rPr>
            </w:pPr>
            <w:r w:rsidRPr="00BE068B">
              <w:rPr>
                <w:rFonts w:ascii="Gill Sans MT" w:hAnsi="Gill Sans MT"/>
                <w:sz w:val="20"/>
                <w:szCs w:val="20"/>
              </w:rPr>
              <w:t>What type of conflict?</w:t>
            </w:r>
          </w:p>
          <w:p w14:paraId="29BFDC6D" w14:textId="77777777" w:rsidR="001D470B" w:rsidRPr="00BE068B" w:rsidRDefault="001D470B" w:rsidP="001D470B">
            <w:pPr>
              <w:rPr>
                <w:rFonts w:ascii="Gill Sans MT" w:hAnsi="Gill Sans MT"/>
                <w:sz w:val="20"/>
                <w:szCs w:val="20"/>
              </w:rPr>
            </w:pPr>
            <w:r w:rsidRPr="00BE068B">
              <w:rPr>
                <w:rFonts w:ascii="Gill Sans MT" w:hAnsi="Gill Sans MT"/>
                <w:sz w:val="20"/>
                <w:szCs w:val="20"/>
              </w:rPr>
              <w:t>1=Conflict with FD</w:t>
            </w:r>
          </w:p>
          <w:p w14:paraId="40780EED" w14:textId="77777777" w:rsidR="001D470B" w:rsidRPr="00BE068B" w:rsidRDefault="001D470B" w:rsidP="001D470B">
            <w:pPr>
              <w:rPr>
                <w:rFonts w:ascii="Gill Sans MT" w:hAnsi="Gill Sans MT"/>
                <w:sz w:val="20"/>
                <w:szCs w:val="20"/>
              </w:rPr>
            </w:pPr>
            <w:r w:rsidRPr="00BE068B">
              <w:rPr>
                <w:rFonts w:ascii="Gill Sans MT" w:hAnsi="Gill Sans MT"/>
                <w:sz w:val="20"/>
                <w:szCs w:val="20"/>
              </w:rPr>
              <w:t>2=Conflict with concessioners</w:t>
            </w:r>
          </w:p>
          <w:p w14:paraId="58E15EF5" w14:textId="77777777" w:rsidR="001D470B" w:rsidRPr="00BE068B" w:rsidRDefault="001D470B" w:rsidP="001D470B">
            <w:pPr>
              <w:rPr>
                <w:rFonts w:ascii="Gill Sans MT" w:hAnsi="Gill Sans MT"/>
                <w:sz w:val="20"/>
                <w:szCs w:val="20"/>
              </w:rPr>
            </w:pPr>
            <w:r w:rsidRPr="00BE068B">
              <w:rPr>
                <w:rFonts w:ascii="Gill Sans MT" w:hAnsi="Gill Sans MT"/>
                <w:sz w:val="20"/>
                <w:szCs w:val="20"/>
              </w:rPr>
              <w:t>3=Land-use conflicts with community members</w:t>
            </w:r>
          </w:p>
          <w:p w14:paraId="5904B412" w14:textId="77777777" w:rsidR="001D470B" w:rsidRPr="00BE068B" w:rsidRDefault="001D470B" w:rsidP="001D470B">
            <w:pPr>
              <w:rPr>
                <w:rFonts w:ascii="Gill Sans MT" w:hAnsi="Gill Sans MT"/>
                <w:sz w:val="20"/>
                <w:szCs w:val="20"/>
              </w:rPr>
            </w:pPr>
            <w:r w:rsidRPr="00BE068B">
              <w:rPr>
                <w:rFonts w:ascii="Gill Sans MT" w:hAnsi="Gill Sans MT"/>
                <w:sz w:val="20"/>
                <w:szCs w:val="20"/>
              </w:rPr>
              <w:t>4=Land-use conflicts with neighboring communities</w:t>
            </w:r>
          </w:p>
          <w:p w14:paraId="247CF2ED" w14:textId="77777777" w:rsidR="001D470B" w:rsidRPr="00BE068B" w:rsidRDefault="001D470B" w:rsidP="001D470B">
            <w:pPr>
              <w:rPr>
                <w:rFonts w:ascii="Gill Sans MT" w:hAnsi="Gill Sans MT"/>
                <w:sz w:val="20"/>
                <w:szCs w:val="20"/>
              </w:rPr>
            </w:pPr>
            <w:r w:rsidRPr="00BE068B">
              <w:rPr>
                <w:rFonts w:ascii="Gill Sans MT" w:hAnsi="Gill Sans MT"/>
                <w:sz w:val="20"/>
                <w:szCs w:val="20"/>
              </w:rPr>
              <w:t>5=Conflicts with outsiders</w:t>
            </w:r>
          </w:p>
          <w:p w14:paraId="3AD317A3" w14:textId="68804683" w:rsidR="001D470B" w:rsidRPr="00BE068B" w:rsidRDefault="001D470B" w:rsidP="001D470B">
            <w:pPr>
              <w:rPr>
                <w:rFonts w:ascii="Gill Sans MT" w:hAnsi="Gill Sans MT"/>
                <w:sz w:val="20"/>
                <w:szCs w:val="20"/>
              </w:rPr>
            </w:pPr>
            <w:r w:rsidRPr="00BE068B">
              <w:rPr>
                <w:rFonts w:ascii="Gill Sans MT" w:hAnsi="Gill Sans MT"/>
                <w:sz w:val="20"/>
                <w:szCs w:val="20"/>
              </w:rPr>
              <w:t>97=Other, specify</w:t>
            </w:r>
          </w:p>
        </w:tc>
        <w:tc>
          <w:tcPr>
            <w:tcW w:w="4215" w:type="dxa"/>
            <w:vMerge/>
          </w:tcPr>
          <w:p w14:paraId="26EA7A84" w14:textId="5B3A0128" w:rsidR="001D470B" w:rsidRPr="00BE068B" w:rsidRDefault="001D470B" w:rsidP="001D470B">
            <w:pPr>
              <w:rPr>
                <w:rFonts w:ascii="Gill Sans MT" w:hAnsi="Gill Sans MT"/>
                <w:sz w:val="20"/>
                <w:szCs w:val="20"/>
              </w:rPr>
            </w:pPr>
          </w:p>
        </w:tc>
      </w:tr>
      <w:tr w:rsidR="001D470B" w:rsidRPr="00BE068B" w14:paraId="247017E4" w14:textId="77777777" w:rsidTr="001D470B">
        <w:tc>
          <w:tcPr>
            <w:tcW w:w="468" w:type="dxa"/>
          </w:tcPr>
          <w:p w14:paraId="7E2303E6" w14:textId="77777777" w:rsidR="001D470B" w:rsidRPr="00BE068B" w:rsidRDefault="001D470B" w:rsidP="001D470B">
            <w:pPr>
              <w:rPr>
                <w:rFonts w:ascii="Gill Sans MT" w:hAnsi="Gill Sans MT"/>
              </w:rPr>
            </w:pPr>
            <w:proofErr w:type="gramStart"/>
            <w:r w:rsidRPr="00BE068B">
              <w:rPr>
                <w:rFonts w:ascii="Gill Sans MT" w:hAnsi="Gill Sans MT"/>
              </w:rPr>
              <w:t>a</w:t>
            </w:r>
            <w:proofErr w:type="gramEnd"/>
          </w:p>
        </w:tc>
        <w:tc>
          <w:tcPr>
            <w:tcW w:w="2361" w:type="dxa"/>
          </w:tcPr>
          <w:p w14:paraId="20597DD3" w14:textId="77777777" w:rsidR="001D470B" w:rsidRPr="00BE068B" w:rsidRDefault="001D470B" w:rsidP="001D470B">
            <w:pPr>
              <w:rPr>
                <w:rFonts w:ascii="Gill Sans MT" w:hAnsi="Gill Sans MT"/>
              </w:rPr>
            </w:pPr>
            <w:r>
              <w:rPr>
                <w:rFonts w:ascii="Gill Sans MT" w:hAnsi="Gill Sans MT"/>
              </w:rPr>
              <w:t>Timber</w:t>
            </w:r>
          </w:p>
        </w:tc>
        <w:tc>
          <w:tcPr>
            <w:tcW w:w="1692" w:type="dxa"/>
          </w:tcPr>
          <w:p w14:paraId="243CD774" w14:textId="77777777" w:rsidR="001D470B" w:rsidRPr="00BE068B" w:rsidRDefault="001D470B" w:rsidP="001D470B">
            <w:pPr>
              <w:rPr>
                <w:rFonts w:ascii="Gill Sans MT" w:hAnsi="Gill Sans MT"/>
              </w:rPr>
            </w:pPr>
          </w:p>
        </w:tc>
        <w:tc>
          <w:tcPr>
            <w:tcW w:w="2346" w:type="dxa"/>
          </w:tcPr>
          <w:p w14:paraId="4D2241C6" w14:textId="77777777" w:rsidR="001D470B" w:rsidRPr="00BE068B" w:rsidRDefault="001D470B" w:rsidP="001D470B">
            <w:pPr>
              <w:rPr>
                <w:rFonts w:ascii="Gill Sans MT" w:hAnsi="Gill Sans MT"/>
              </w:rPr>
            </w:pPr>
          </w:p>
        </w:tc>
        <w:tc>
          <w:tcPr>
            <w:tcW w:w="2346" w:type="dxa"/>
          </w:tcPr>
          <w:p w14:paraId="2FB971D2" w14:textId="77777777" w:rsidR="001D470B" w:rsidRPr="00BE068B" w:rsidRDefault="001D470B" w:rsidP="001D470B">
            <w:pPr>
              <w:rPr>
                <w:rFonts w:ascii="Gill Sans MT" w:hAnsi="Gill Sans MT"/>
              </w:rPr>
            </w:pPr>
          </w:p>
        </w:tc>
        <w:tc>
          <w:tcPr>
            <w:tcW w:w="4215" w:type="dxa"/>
            <w:vMerge/>
          </w:tcPr>
          <w:p w14:paraId="36423175" w14:textId="4F3E9A7C" w:rsidR="001D470B" w:rsidRPr="00BE068B" w:rsidRDefault="001D470B" w:rsidP="001D470B">
            <w:pPr>
              <w:rPr>
                <w:rFonts w:ascii="Gill Sans MT" w:hAnsi="Gill Sans MT"/>
              </w:rPr>
            </w:pPr>
          </w:p>
        </w:tc>
      </w:tr>
      <w:tr w:rsidR="001D470B" w:rsidRPr="00BE068B" w14:paraId="0BDEA163" w14:textId="77777777" w:rsidTr="001D470B">
        <w:tc>
          <w:tcPr>
            <w:tcW w:w="468" w:type="dxa"/>
          </w:tcPr>
          <w:p w14:paraId="7B515D1E" w14:textId="77777777" w:rsidR="001D470B" w:rsidRPr="00BE068B" w:rsidRDefault="001D470B" w:rsidP="001D470B">
            <w:pPr>
              <w:rPr>
                <w:rFonts w:ascii="Gill Sans MT" w:hAnsi="Gill Sans MT"/>
              </w:rPr>
            </w:pPr>
            <w:proofErr w:type="gramStart"/>
            <w:r w:rsidRPr="00BE068B">
              <w:rPr>
                <w:rFonts w:ascii="Gill Sans MT" w:hAnsi="Gill Sans MT"/>
              </w:rPr>
              <w:t>b</w:t>
            </w:r>
            <w:proofErr w:type="gramEnd"/>
          </w:p>
        </w:tc>
        <w:tc>
          <w:tcPr>
            <w:tcW w:w="2361" w:type="dxa"/>
          </w:tcPr>
          <w:p w14:paraId="7B6E3930" w14:textId="77777777" w:rsidR="001D470B" w:rsidRPr="00BE068B" w:rsidRDefault="001D470B" w:rsidP="001D470B">
            <w:pPr>
              <w:rPr>
                <w:rFonts w:ascii="Gill Sans MT" w:hAnsi="Gill Sans MT"/>
              </w:rPr>
            </w:pPr>
            <w:r w:rsidRPr="00BE068B">
              <w:rPr>
                <w:rFonts w:ascii="Gill Sans MT" w:hAnsi="Gill Sans MT"/>
              </w:rPr>
              <w:t>Fuel wood</w:t>
            </w:r>
          </w:p>
        </w:tc>
        <w:tc>
          <w:tcPr>
            <w:tcW w:w="1692" w:type="dxa"/>
          </w:tcPr>
          <w:p w14:paraId="4E94D8DA" w14:textId="77777777" w:rsidR="001D470B" w:rsidRPr="00BE068B" w:rsidRDefault="001D470B" w:rsidP="001D470B">
            <w:pPr>
              <w:rPr>
                <w:rFonts w:ascii="Gill Sans MT" w:hAnsi="Gill Sans MT"/>
              </w:rPr>
            </w:pPr>
          </w:p>
        </w:tc>
        <w:tc>
          <w:tcPr>
            <w:tcW w:w="2346" w:type="dxa"/>
          </w:tcPr>
          <w:p w14:paraId="3F500B1F" w14:textId="77777777" w:rsidR="001D470B" w:rsidRPr="00BE068B" w:rsidRDefault="001D470B" w:rsidP="001D470B">
            <w:pPr>
              <w:rPr>
                <w:rFonts w:ascii="Gill Sans MT" w:hAnsi="Gill Sans MT"/>
              </w:rPr>
            </w:pPr>
          </w:p>
        </w:tc>
        <w:tc>
          <w:tcPr>
            <w:tcW w:w="2346" w:type="dxa"/>
          </w:tcPr>
          <w:p w14:paraId="3D6FB165" w14:textId="77777777" w:rsidR="001D470B" w:rsidRPr="00BE068B" w:rsidRDefault="001D470B" w:rsidP="001D470B">
            <w:pPr>
              <w:rPr>
                <w:rFonts w:ascii="Gill Sans MT" w:hAnsi="Gill Sans MT"/>
              </w:rPr>
            </w:pPr>
          </w:p>
        </w:tc>
        <w:tc>
          <w:tcPr>
            <w:tcW w:w="4215" w:type="dxa"/>
            <w:vMerge/>
          </w:tcPr>
          <w:p w14:paraId="7CC77BA0" w14:textId="785058E8" w:rsidR="001D470B" w:rsidRPr="00BE068B" w:rsidRDefault="001D470B" w:rsidP="001D470B">
            <w:pPr>
              <w:rPr>
                <w:rFonts w:ascii="Gill Sans MT" w:hAnsi="Gill Sans MT"/>
              </w:rPr>
            </w:pPr>
          </w:p>
        </w:tc>
      </w:tr>
      <w:tr w:rsidR="001D470B" w:rsidRPr="00BE068B" w14:paraId="789883FB" w14:textId="77777777" w:rsidTr="001D470B">
        <w:tc>
          <w:tcPr>
            <w:tcW w:w="468" w:type="dxa"/>
          </w:tcPr>
          <w:p w14:paraId="76E21AF8" w14:textId="77777777" w:rsidR="001D470B" w:rsidRPr="00BE068B" w:rsidRDefault="001D470B" w:rsidP="001D470B">
            <w:pPr>
              <w:rPr>
                <w:rFonts w:ascii="Gill Sans MT" w:hAnsi="Gill Sans MT"/>
              </w:rPr>
            </w:pPr>
            <w:proofErr w:type="gramStart"/>
            <w:r w:rsidRPr="00BE068B">
              <w:rPr>
                <w:rFonts w:ascii="Gill Sans MT" w:hAnsi="Gill Sans MT"/>
              </w:rPr>
              <w:t>c</w:t>
            </w:r>
            <w:proofErr w:type="gramEnd"/>
          </w:p>
        </w:tc>
        <w:tc>
          <w:tcPr>
            <w:tcW w:w="2361" w:type="dxa"/>
          </w:tcPr>
          <w:p w14:paraId="5B318B49" w14:textId="77777777" w:rsidR="001D470B" w:rsidRPr="00BE068B" w:rsidRDefault="001D470B" w:rsidP="001D470B">
            <w:pPr>
              <w:rPr>
                <w:rFonts w:ascii="Gill Sans MT" w:hAnsi="Gill Sans MT"/>
              </w:rPr>
            </w:pPr>
            <w:r w:rsidRPr="00BE068B">
              <w:rPr>
                <w:rFonts w:ascii="Gill Sans MT" w:hAnsi="Gill Sans MT"/>
              </w:rPr>
              <w:t>Charcoal</w:t>
            </w:r>
          </w:p>
        </w:tc>
        <w:tc>
          <w:tcPr>
            <w:tcW w:w="1692" w:type="dxa"/>
          </w:tcPr>
          <w:p w14:paraId="16B95EA4" w14:textId="77777777" w:rsidR="001D470B" w:rsidRPr="00BE068B" w:rsidRDefault="001D470B" w:rsidP="001D470B">
            <w:pPr>
              <w:rPr>
                <w:rFonts w:ascii="Gill Sans MT" w:hAnsi="Gill Sans MT"/>
              </w:rPr>
            </w:pPr>
          </w:p>
        </w:tc>
        <w:tc>
          <w:tcPr>
            <w:tcW w:w="2346" w:type="dxa"/>
          </w:tcPr>
          <w:p w14:paraId="60707B5D" w14:textId="77777777" w:rsidR="001D470B" w:rsidRPr="00BE068B" w:rsidRDefault="001D470B" w:rsidP="001D470B">
            <w:pPr>
              <w:rPr>
                <w:rFonts w:ascii="Gill Sans MT" w:hAnsi="Gill Sans MT"/>
              </w:rPr>
            </w:pPr>
          </w:p>
        </w:tc>
        <w:tc>
          <w:tcPr>
            <w:tcW w:w="2346" w:type="dxa"/>
          </w:tcPr>
          <w:p w14:paraId="5C88BE49" w14:textId="77777777" w:rsidR="001D470B" w:rsidRPr="00BE068B" w:rsidRDefault="001D470B" w:rsidP="001D470B">
            <w:pPr>
              <w:rPr>
                <w:rFonts w:ascii="Gill Sans MT" w:hAnsi="Gill Sans MT"/>
              </w:rPr>
            </w:pPr>
          </w:p>
        </w:tc>
        <w:tc>
          <w:tcPr>
            <w:tcW w:w="4215" w:type="dxa"/>
            <w:vMerge/>
          </w:tcPr>
          <w:p w14:paraId="56398B0E" w14:textId="00F545F0" w:rsidR="001D470B" w:rsidRPr="00BE068B" w:rsidRDefault="001D470B" w:rsidP="001D470B">
            <w:pPr>
              <w:rPr>
                <w:rFonts w:ascii="Gill Sans MT" w:hAnsi="Gill Sans MT"/>
              </w:rPr>
            </w:pPr>
          </w:p>
        </w:tc>
      </w:tr>
      <w:tr w:rsidR="001D470B" w:rsidRPr="00BE068B" w14:paraId="4403ED48" w14:textId="77777777" w:rsidTr="001D470B">
        <w:tc>
          <w:tcPr>
            <w:tcW w:w="468" w:type="dxa"/>
          </w:tcPr>
          <w:p w14:paraId="0E0C239B" w14:textId="77777777" w:rsidR="001D470B" w:rsidRPr="00BE068B" w:rsidRDefault="001D470B" w:rsidP="001D470B">
            <w:pPr>
              <w:rPr>
                <w:rFonts w:ascii="Gill Sans MT" w:hAnsi="Gill Sans MT"/>
              </w:rPr>
            </w:pPr>
            <w:proofErr w:type="gramStart"/>
            <w:r w:rsidRPr="00BE068B">
              <w:rPr>
                <w:rFonts w:ascii="Gill Sans MT" w:hAnsi="Gill Sans MT"/>
              </w:rPr>
              <w:t>d</w:t>
            </w:r>
            <w:proofErr w:type="gramEnd"/>
          </w:p>
        </w:tc>
        <w:tc>
          <w:tcPr>
            <w:tcW w:w="2361" w:type="dxa"/>
          </w:tcPr>
          <w:p w14:paraId="02BEA8AF" w14:textId="77777777" w:rsidR="001D470B" w:rsidRPr="00BE068B" w:rsidRDefault="001D470B" w:rsidP="001D470B">
            <w:pPr>
              <w:rPr>
                <w:rFonts w:ascii="Gill Sans MT" w:hAnsi="Gill Sans MT"/>
              </w:rPr>
            </w:pPr>
            <w:r w:rsidRPr="00BE068B">
              <w:rPr>
                <w:rFonts w:ascii="Gill Sans MT" w:hAnsi="Gill Sans MT"/>
              </w:rPr>
              <w:t>Wood for wood carving</w:t>
            </w:r>
          </w:p>
        </w:tc>
        <w:tc>
          <w:tcPr>
            <w:tcW w:w="1692" w:type="dxa"/>
          </w:tcPr>
          <w:p w14:paraId="6759FDF7" w14:textId="77777777" w:rsidR="001D470B" w:rsidRPr="00BE068B" w:rsidRDefault="001D470B" w:rsidP="001D470B">
            <w:pPr>
              <w:rPr>
                <w:rFonts w:ascii="Gill Sans MT" w:hAnsi="Gill Sans MT"/>
              </w:rPr>
            </w:pPr>
          </w:p>
        </w:tc>
        <w:tc>
          <w:tcPr>
            <w:tcW w:w="2346" w:type="dxa"/>
          </w:tcPr>
          <w:p w14:paraId="0270D603" w14:textId="77777777" w:rsidR="001D470B" w:rsidRPr="00BE068B" w:rsidRDefault="001D470B" w:rsidP="001D470B">
            <w:pPr>
              <w:rPr>
                <w:rFonts w:ascii="Gill Sans MT" w:hAnsi="Gill Sans MT"/>
              </w:rPr>
            </w:pPr>
          </w:p>
        </w:tc>
        <w:tc>
          <w:tcPr>
            <w:tcW w:w="2346" w:type="dxa"/>
          </w:tcPr>
          <w:p w14:paraId="5932ECFD" w14:textId="77777777" w:rsidR="001D470B" w:rsidRPr="00BE068B" w:rsidRDefault="001D470B" w:rsidP="001D470B">
            <w:pPr>
              <w:rPr>
                <w:rFonts w:ascii="Gill Sans MT" w:hAnsi="Gill Sans MT"/>
              </w:rPr>
            </w:pPr>
          </w:p>
        </w:tc>
        <w:tc>
          <w:tcPr>
            <w:tcW w:w="4215" w:type="dxa"/>
            <w:vMerge/>
          </w:tcPr>
          <w:p w14:paraId="3DCEDD13" w14:textId="04F8D5E9" w:rsidR="001D470B" w:rsidRPr="00BE068B" w:rsidRDefault="001D470B" w:rsidP="001D470B">
            <w:pPr>
              <w:rPr>
                <w:rFonts w:ascii="Gill Sans MT" w:hAnsi="Gill Sans MT"/>
              </w:rPr>
            </w:pPr>
          </w:p>
        </w:tc>
      </w:tr>
      <w:tr w:rsidR="001D470B" w:rsidRPr="00BE068B" w14:paraId="46773C23" w14:textId="77777777" w:rsidTr="001D470B">
        <w:tc>
          <w:tcPr>
            <w:tcW w:w="468" w:type="dxa"/>
          </w:tcPr>
          <w:p w14:paraId="65B2C9A8" w14:textId="77777777" w:rsidR="001D470B" w:rsidRPr="00BE068B" w:rsidRDefault="001D470B" w:rsidP="001D470B">
            <w:pPr>
              <w:rPr>
                <w:rFonts w:ascii="Gill Sans MT" w:hAnsi="Gill Sans MT"/>
              </w:rPr>
            </w:pPr>
            <w:proofErr w:type="gramStart"/>
            <w:r w:rsidRPr="00BE068B">
              <w:rPr>
                <w:rFonts w:ascii="Gill Sans MT" w:hAnsi="Gill Sans MT"/>
              </w:rPr>
              <w:t>e</w:t>
            </w:r>
            <w:proofErr w:type="gramEnd"/>
          </w:p>
        </w:tc>
        <w:tc>
          <w:tcPr>
            <w:tcW w:w="2361" w:type="dxa"/>
          </w:tcPr>
          <w:p w14:paraId="16EF1E75" w14:textId="77777777" w:rsidR="001D470B" w:rsidRPr="00BE068B" w:rsidRDefault="001D470B" w:rsidP="001D470B">
            <w:pPr>
              <w:rPr>
                <w:rFonts w:ascii="Gill Sans MT" w:hAnsi="Gill Sans MT"/>
              </w:rPr>
            </w:pPr>
            <w:r w:rsidRPr="00BE068B">
              <w:rPr>
                <w:rFonts w:ascii="Gill Sans MT" w:hAnsi="Gill Sans MT"/>
              </w:rPr>
              <w:t>Wood for poles</w:t>
            </w:r>
          </w:p>
        </w:tc>
        <w:tc>
          <w:tcPr>
            <w:tcW w:w="1692" w:type="dxa"/>
          </w:tcPr>
          <w:p w14:paraId="6E701B9C" w14:textId="77777777" w:rsidR="001D470B" w:rsidRPr="00BE068B" w:rsidRDefault="001D470B" w:rsidP="001D470B">
            <w:pPr>
              <w:rPr>
                <w:rFonts w:ascii="Gill Sans MT" w:hAnsi="Gill Sans MT"/>
              </w:rPr>
            </w:pPr>
          </w:p>
        </w:tc>
        <w:tc>
          <w:tcPr>
            <w:tcW w:w="2346" w:type="dxa"/>
          </w:tcPr>
          <w:p w14:paraId="5DE016D9" w14:textId="77777777" w:rsidR="001D470B" w:rsidRPr="00BE068B" w:rsidRDefault="001D470B" w:rsidP="001D470B">
            <w:pPr>
              <w:rPr>
                <w:rFonts w:ascii="Gill Sans MT" w:hAnsi="Gill Sans MT"/>
              </w:rPr>
            </w:pPr>
          </w:p>
        </w:tc>
        <w:tc>
          <w:tcPr>
            <w:tcW w:w="2346" w:type="dxa"/>
          </w:tcPr>
          <w:p w14:paraId="39C9A5AD" w14:textId="77777777" w:rsidR="001D470B" w:rsidRPr="00BE068B" w:rsidRDefault="001D470B" w:rsidP="001D470B">
            <w:pPr>
              <w:rPr>
                <w:rFonts w:ascii="Gill Sans MT" w:hAnsi="Gill Sans MT"/>
              </w:rPr>
            </w:pPr>
          </w:p>
        </w:tc>
        <w:tc>
          <w:tcPr>
            <w:tcW w:w="4215" w:type="dxa"/>
            <w:vMerge/>
          </w:tcPr>
          <w:p w14:paraId="78D96150" w14:textId="11BA793C" w:rsidR="001D470B" w:rsidRPr="00BE068B" w:rsidRDefault="001D470B" w:rsidP="001D470B">
            <w:pPr>
              <w:rPr>
                <w:rFonts w:ascii="Gill Sans MT" w:hAnsi="Gill Sans MT"/>
              </w:rPr>
            </w:pPr>
          </w:p>
        </w:tc>
      </w:tr>
      <w:tr w:rsidR="001D470B" w:rsidRPr="00BE068B" w14:paraId="6729BCBF" w14:textId="77777777" w:rsidTr="001D470B">
        <w:trPr>
          <w:trHeight w:val="179"/>
        </w:trPr>
        <w:tc>
          <w:tcPr>
            <w:tcW w:w="468" w:type="dxa"/>
          </w:tcPr>
          <w:p w14:paraId="674AF124" w14:textId="77777777" w:rsidR="001D470B" w:rsidRPr="00BE068B" w:rsidRDefault="001D470B" w:rsidP="001D470B">
            <w:pPr>
              <w:rPr>
                <w:rFonts w:ascii="Gill Sans MT" w:hAnsi="Gill Sans MT"/>
              </w:rPr>
            </w:pPr>
            <w:proofErr w:type="gramStart"/>
            <w:r w:rsidRPr="00BE068B">
              <w:rPr>
                <w:rFonts w:ascii="Gill Sans MT" w:hAnsi="Gill Sans MT"/>
              </w:rPr>
              <w:t>f</w:t>
            </w:r>
            <w:proofErr w:type="gramEnd"/>
          </w:p>
        </w:tc>
        <w:tc>
          <w:tcPr>
            <w:tcW w:w="2361" w:type="dxa"/>
          </w:tcPr>
          <w:p w14:paraId="4111D788" w14:textId="77777777" w:rsidR="001D470B" w:rsidRPr="00BE068B" w:rsidRDefault="001D470B" w:rsidP="001D470B">
            <w:pPr>
              <w:rPr>
                <w:rFonts w:ascii="Gill Sans MT" w:hAnsi="Gill Sans MT"/>
              </w:rPr>
            </w:pPr>
            <w:r w:rsidRPr="00BE068B">
              <w:rPr>
                <w:rFonts w:ascii="Gill Sans MT" w:hAnsi="Gill Sans MT"/>
              </w:rPr>
              <w:t xml:space="preserve">Fruit, nuts, seeds, roots, berries, etc. </w:t>
            </w:r>
          </w:p>
        </w:tc>
        <w:tc>
          <w:tcPr>
            <w:tcW w:w="1692" w:type="dxa"/>
          </w:tcPr>
          <w:p w14:paraId="648653FF" w14:textId="77777777" w:rsidR="001D470B" w:rsidRPr="00BE068B" w:rsidRDefault="001D470B" w:rsidP="001D470B">
            <w:pPr>
              <w:rPr>
                <w:rFonts w:ascii="Gill Sans MT" w:hAnsi="Gill Sans MT"/>
              </w:rPr>
            </w:pPr>
          </w:p>
        </w:tc>
        <w:tc>
          <w:tcPr>
            <w:tcW w:w="2346" w:type="dxa"/>
          </w:tcPr>
          <w:p w14:paraId="10514471" w14:textId="77777777" w:rsidR="001D470B" w:rsidRPr="00BE068B" w:rsidRDefault="001D470B" w:rsidP="001D470B">
            <w:pPr>
              <w:rPr>
                <w:rFonts w:ascii="Gill Sans MT" w:hAnsi="Gill Sans MT"/>
              </w:rPr>
            </w:pPr>
          </w:p>
        </w:tc>
        <w:tc>
          <w:tcPr>
            <w:tcW w:w="2346" w:type="dxa"/>
          </w:tcPr>
          <w:p w14:paraId="0EF078B6" w14:textId="77777777" w:rsidR="001D470B" w:rsidRPr="00BE068B" w:rsidRDefault="001D470B" w:rsidP="001D470B">
            <w:pPr>
              <w:rPr>
                <w:rFonts w:ascii="Gill Sans MT" w:hAnsi="Gill Sans MT"/>
              </w:rPr>
            </w:pPr>
          </w:p>
        </w:tc>
        <w:tc>
          <w:tcPr>
            <w:tcW w:w="4215" w:type="dxa"/>
            <w:vMerge/>
          </w:tcPr>
          <w:p w14:paraId="18BB5E9F" w14:textId="07E59E24" w:rsidR="001D470B" w:rsidRPr="00BE068B" w:rsidRDefault="001D470B" w:rsidP="001D470B">
            <w:pPr>
              <w:rPr>
                <w:rFonts w:ascii="Gill Sans MT" w:hAnsi="Gill Sans MT"/>
              </w:rPr>
            </w:pPr>
          </w:p>
        </w:tc>
      </w:tr>
      <w:tr w:rsidR="001D470B" w:rsidRPr="00BE068B" w14:paraId="3E1EE340" w14:textId="77777777" w:rsidTr="001D470B">
        <w:tc>
          <w:tcPr>
            <w:tcW w:w="468" w:type="dxa"/>
          </w:tcPr>
          <w:p w14:paraId="473AD410" w14:textId="77777777" w:rsidR="001D470B" w:rsidRPr="00BE068B" w:rsidRDefault="001D470B" w:rsidP="001D470B">
            <w:pPr>
              <w:rPr>
                <w:rFonts w:ascii="Gill Sans MT" w:hAnsi="Gill Sans MT"/>
              </w:rPr>
            </w:pPr>
            <w:proofErr w:type="gramStart"/>
            <w:r w:rsidRPr="00BE068B">
              <w:rPr>
                <w:rFonts w:ascii="Gill Sans MT" w:hAnsi="Gill Sans MT"/>
              </w:rPr>
              <w:t>g</w:t>
            </w:r>
            <w:proofErr w:type="gramEnd"/>
          </w:p>
        </w:tc>
        <w:tc>
          <w:tcPr>
            <w:tcW w:w="2361" w:type="dxa"/>
          </w:tcPr>
          <w:p w14:paraId="36E63A23" w14:textId="77777777" w:rsidR="001D470B" w:rsidRPr="00BE068B" w:rsidRDefault="001D470B" w:rsidP="001D470B">
            <w:pPr>
              <w:rPr>
                <w:rFonts w:ascii="Gill Sans MT" w:hAnsi="Gill Sans MT"/>
              </w:rPr>
            </w:pPr>
            <w:r w:rsidRPr="00BE068B">
              <w:rPr>
                <w:rFonts w:ascii="Gill Sans MT" w:hAnsi="Gill Sans MT"/>
              </w:rPr>
              <w:t>Mushrooms</w:t>
            </w:r>
          </w:p>
        </w:tc>
        <w:tc>
          <w:tcPr>
            <w:tcW w:w="1692" w:type="dxa"/>
          </w:tcPr>
          <w:p w14:paraId="39511FC4" w14:textId="77777777" w:rsidR="001D470B" w:rsidRPr="00BE068B" w:rsidRDefault="001D470B" w:rsidP="001D470B">
            <w:pPr>
              <w:rPr>
                <w:rFonts w:ascii="Gill Sans MT" w:hAnsi="Gill Sans MT"/>
              </w:rPr>
            </w:pPr>
          </w:p>
        </w:tc>
        <w:tc>
          <w:tcPr>
            <w:tcW w:w="2346" w:type="dxa"/>
          </w:tcPr>
          <w:p w14:paraId="783C6DE1" w14:textId="77777777" w:rsidR="001D470B" w:rsidRPr="00BE068B" w:rsidRDefault="001D470B" w:rsidP="001D470B">
            <w:pPr>
              <w:rPr>
                <w:rFonts w:ascii="Gill Sans MT" w:hAnsi="Gill Sans MT"/>
              </w:rPr>
            </w:pPr>
          </w:p>
        </w:tc>
        <w:tc>
          <w:tcPr>
            <w:tcW w:w="2346" w:type="dxa"/>
          </w:tcPr>
          <w:p w14:paraId="36947CE5" w14:textId="77777777" w:rsidR="001D470B" w:rsidRPr="00BE068B" w:rsidRDefault="001D470B" w:rsidP="001D470B">
            <w:pPr>
              <w:rPr>
                <w:rFonts w:ascii="Gill Sans MT" w:hAnsi="Gill Sans MT"/>
              </w:rPr>
            </w:pPr>
          </w:p>
        </w:tc>
        <w:tc>
          <w:tcPr>
            <w:tcW w:w="4215" w:type="dxa"/>
            <w:vMerge/>
          </w:tcPr>
          <w:p w14:paraId="41503C1C" w14:textId="3A53A959" w:rsidR="001D470B" w:rsidRPr="00BE068B" w:rsidRDefault="001D470B" w:rsidP="001D470B">
            <w:pPr>
              <w:rPr>
                <w:rFonts w:ascii="Gill Sans MT" w:hAnsi="Gill Sans MT"/>
              </w:rPr>
            </w:pPr>
          </w:p>
        </w:tc>
      </w:tr>
      <w:tr w:rsidR="001D470B" w:rsidRPr="00BE068B" w14:paraId="081027B6" w14:textId="77777777" w:rsidTr="001D470B">
        <w:tc>
          <w:tcPr>
            <w:tcW w:w="468" w:type="dxa"/>
          </w:tcPr>
          <w:p w14:paraId="4200E95D" w14:textId="77777777" w:rsidR="001D470B" w:rsidRPr="00BE068B" w:rsidRDefault="001D470B" w:rsidP="001D470B">
            <w:pPr>
              <w:rPr>
                <w:rFonts w:ascii="Gill Sans MT" w:hAnsi="Gill Sans MT"/>
              </w:rPr>
            </w:pPr>
            <w:proofErr w:type="gramStart"/>
            <w:r w:rsidRPr="00BE068B">
              <w:rPr>
                <w:rFonts w:ascii="Gill Sans MT" w:hAnsi="Gill Sans MT"/>
              </w:rPr>
              <w:t>h</w:t>
            </w:r>
            <w:proofErr w:type="gramEnd"/>
          </w:p>
        </w:tc>
        <w:tc>
          <w:tcPr>
            <w:tcW w:w="2361" w:type="dxa"/>
          </w:tcPr>
          <w:p w14:paraId="380569D4" w14:textId="77777777" w:rsidR="001D470B" w:rsidRPr="00BE068B" w:rsidRDefault="001D470B" w:rsidP="001D470B">
            <w:pPr>
              <w:rPr>
                <w:rFonts w:ascii="Gill Sans MT" w:hAnsi="Gill Sans MT"/>
              </w:rPr>
            </w:pPr>
            <w:r w:rsidRPr="00BE068B">
              <w:rPr>
                <w:rFonts w:ascii="Gill Sans MT" w:hAnsi="Gill Sans MT"/>
              </w:rPr>
              <w:t>Fodder</w:t>
            </w:r>
          </w:p>
        </w:tc>
        <w:tc>
          <w:tcPr>
            <w:tcW w:w="1692" w:type="dxa"/>
          </w:tcPr>
          <w:p w14:paraId="42B9CA13" w14:textId="77777777" w:rsidR="001D470B" w:rsidRPr="00BE068B" w:rsidRDefault="001D470B" w:rsidP="001D470B">
            <w:pPr>
              <w:rPr>
                <w:rFonts w:ascii="Gill Sans MT" w:hAnsi="Gill Sans MT"/>
              </w:rPr>
            </w:pPr>
          </w:p>
        </w:tc>
        <w:tc>
          <w:tcPr>
            <w:tcW w:w="2346" w:type="dxa"/>
          </w:tcPr>
          <w:p w14:paraId="6C8A0F7E" w14:textId="77777777" w:rsidR="001D470B" w:rsidRPr="00BE068B" w:rsidRDefault="001D470B" w:rsidP="001D470B">
            <w:pPr>
              <w:rPr>
                <w:rFonts w:ascii="Gill Sans MT" w:hAnsi="Gill Sans MT"/>
              </w:rPr>
            </w:pPr>
          </w:p>
        </w:tc>
        <w:tc>
          <w:tcPr>
            <w:tcW w:w="2346" w:type="dxa"/>
          </w:tcPr>
          <w:p w14:paraId="795523D8" w14:textId="77777777" w:rsidR="001D470B" w:rsidRPr="00BE068B" w:rsidRDefault="001D470B" w:rsidP="001D470B">
            <w:pPr>
              <w:rPr>
                <w:rFonts w:ascii="Gill Sans MT" w:hAnsi="Gill Sans MT"/>
              </w:rPr>
            </w:pPr>
          </w:p>
        </w:tc>
        <w:tc>
          <w:tcPr>
            <w:tcW w:w="4215" w:type="dxa"/>
            <w:vMerge/>
          </w:tcPr>
          <w:p w14:paraId="078157C0" w14:textId="7988348E" w:rsidR="001D470B" w:rsidRPr="00BE068B" w:rsidRDefault="001D470B" w:rsidP="001D470B">
            <w:pPr>
              <w:rPr>
                <w:rFonts w:ascii="Gill Sans MT" w:hAnsi="Gill Sans MT"/>
              </w:rPr>
            </w:pPr>
          </w:p>
        </w:tc>
      </w:tr>
      <w:tr w:rsidR="001D470B" w:rsidRPr="00BE068B" w14:paraId="44559A59" w14:textId="77777777" w:rsidTr="001D470B">
        <w:tc>
          <w:tcPr>
            <w:tcW w:w="468" w:type="dxa"/>
          </w:tcPr>
          <w:p w14:paraId="6ED0251D" w14:textId="77777777" w:rsidR="001D470B" w:rsidRPr="00BE068B" w:rsidRDefault="001D470B" w:rsidP="001D470B">
            <w:pPr>
              <w:rPr>
                <w:rFonts w:ascii="Gill Sans MT" w:hAnsi="Gill Sans MT"/>
              </w:rPr>
            </w:pPr>
            <w:proofErr w:type="spellStart"/>
            <w:proofErr w:type="gramStart"/>
            <w:r w:rsidRPr="00BE068B">
              <w:rPr>
                <w:rFonts w:ascii="Gill Sans MT" w:hAnsi="Gill Sans MT"/>
              </w:rPr>
              <w:t>i</w:t>
            </w:r>
            <w:proofErr w:type="spellEnd"/>
            <w:proofErr w:type="gramEnd"/>
          </w:p>
        </w:tc>
        <w:tc>
          <w:tcPr>
            <w:tcW w:w="2361" w:type="dxa"/>
          </w:tcPr>
          <w:p w14:paraId="422CCBFC" w14:textId="77777777" w:rsidR="001D470B" w:rsidRPr="00BE068B" w:rsidRDefault="001D470B" w:rsidP="001D470B">
            <w:pPr>
              <w:rPr>
                <w:rFonts w:ascii="Gill Sans MT" w:hAnsi="Gill Sans MT"/>
              </w:rPr>
            </w:pPr>
            <w:r w:rsidRPr="00BE068B">
              <w:rPr>
                <w:rFonts w:ascii="Gill Sans MT" w:hAnsi="Gill Sans MT"/>
              </w:rPr>
              <w:t>Rattan</w:t>
            </w:r>
          </w:p>
        </w:tc>
        <w:tc>
          <w:tcPr>
            <w:tcW w:w="1692" w:type="dxa"/>
          </w:tcPr>
          <w:p w14:paraId="4B9A6587" w14:textId="77777777" w:rsidR="001D470B" w:rsidRPr="00BE068B" w:rsidRDefault="001D470B" w:rsidP="001D470B">
            <w:pPr>
              <w:rPr>
                <w:rFonts w:ascii="Gill Sans MT" w:hAnsi="Gill Sans MT"/>
              </w:rPr>
            </w:pPr>
          </w:p>
        </w:tc>
        <w:tc>
          <w:tcPr>
            <w:tcW w:w="2346" w:type="dxa"/>
          </w:tcPr>
          <w:p w14:paraId="7D35C3DB" w14:textId="77777777" w:rsidR="001D470B" w:rsidRPr="00BE068B" w:rsidRDefault="001D470B" w:rsidP="001D470B">
            <w:pPr>
              <w:rPr>
                <w:rFonts w:ascii="Gill Sans MT" w:hAnsi="Gill Sans MT"/>
              </w:rPr>
            </w:pPr>
          </w:p>
        </w:tc>
        <w:tc>
          <w:tcPr>
            <w:tcW w:w="2346" w:type="dxa"/>
          </w:tcPr>
          <w:p w14:paraId="6F991802" w14:textId="77777777" w:rsidR="001D470B" w:rsidRPr="00BE068B" w:rsidRDefault="001D470B" w:rsidP="001D470B">
            <w:pPr>
              <w:rPr>
                <w:rFonts w:ascii="Gill Sans MT" w:hAnsi="Gill Sans MT"/>
              </w:rPr>
            </w:pPr>
          </w:p>
        </w:tc>
        <w:tc>
          <w:tcPr>
            <w:tcW w:w="4215" w:type="dxa"/>
            <w:vMerge/>
          </w:tcPr>
          <w:p w14:paraId="12A7A445" w14:textId="524D03D6" w:rsidR="001D470B" w:rsidRPr="00BE068B" w:rsidRDefault="001D470B" w:rsidP="001D470B">
            <w:pPr>
              <w:rPr>
                <w:rFonts w:ascii="Gill Sans MT" w:hAnsi="Gill Sans MT"/>
              </w:rPr>
            </w:pPr>
          </w:p>
        </w:tc>
      </w:tr>
      <w:tr w:rsidR="001D470B" w:rsidRPr="00BE068B" w14:paraId="1EAD6B2C" w14:textId="77777777" w:rsidTr="001D470B">
        <w:tc>
          <w:tcPr>
            <w:tcW w:w="468" w:type="dxa"/>
          </w:tcPr>
          <w:p w14:paraId="230F136A" w14:textId="77777777" w:rsidR="001D470B" w:rsidRPr="00BE068B" w:rsidRDefault="001D470B" w:rsidP="001D470B">
            <w:pPr>
              <w:rPr>
                <w:rFonts w:ascii="Gill Sans MT" w:hAnsi="Gill Sans MT"/>
              </w:rPr>
            </w:pPr>
            <w:proofErr w:type="gramStart"/>
            <w:r w:rsidRPr="00BE068B">
              <w:rPr>
                <w:rFonts w:ascii="Gill Sans MT" w:hAnsi="Gill Sans MT"/>
              </w:rPr>
              <w:t>j</w:t>
            </w:r>
            <w:proofErr w:type="gramEnd"/>
          </w:p>
        </w:tc>
        <w:tc>
          <w:tcPr>
            <w:tcW w:w="2361" w:type="dxa"/>
          </w:tcPr>
          <w:p w14:paraId="14687D23" w14:textId="77777777" w:rsidR="001D470B" w:rsidRPr="00BE068B" w:rsidRDefault="001D470B" w:rsidP="001D470B">
            <w:pPr>
              <w:rPr>
                <w:rFonts w:ascii="Gill Sans MT" w:hAnsi="Gill Sans MT"/>
              </w:rPr>
            </w:pPr>
            <w:r w:rsidRPr="00BE068B">
              <w:rPr>
                <w:rFonts w:ascii="Gill Sans MT" w:hAnsi="Gill Sans MT"/>
              </w:rPr>
              <w:t>Plant medicines</w:t>
            </w:r>
          </w:p>
        </w:tc>
        <w:tc>
          <w:tcPr>
            <w:tcW w:w="1692" w:type="dxa"/>
          </w:tcPr>
          <w:p w14:paraId="079560F7" w14:textId="77777777" w:rsidR="001D470B" w:rsidRPr="00BE068B" w:rsidRDefault="001D470B" w:rsidP="001D470B">
            <w:pPr>
              <w:rPr>
                <w:rFonts w:ascii="Gill Sans MT" w:hAnsi="Gill Sans MT"/>
              </w:rPr>
            </w:pPr>
          </w:p>
        </w:tc>
        <w:tc>
          <w:tcPr>
            <w:tcW w:w="2346" w:type="dxa"/>
          </w:tcPr>
          <w:p w14:paraId="08B58E85" w14:textId="77777777" w:rsidR="001D470B" w:rsidRPr="00BE068B" w:rsidRDefault="001D470B" w:rsidP="001D470B">
            <w:pPr>
              <w:rPr>
                <w:rFonts w:ascii="Gill Sans MT" w:hAnsi="Gill Sans MT"/>
              </w:rPr>
            </w:pPr>
          </w:p>
        </w:tc>
        <w:tc>
          <w:tcPr>
            <w:tcW w:w="2346" w:type="dxa"/>
          </w:tcPr>
          <w:p w14:paraId="74B4E197" w14:textId="77777777" w:rsidR="001D470B" w:rsidRPr="00BE068B" w:rsidRDefault="001D470B" w:rsidP="001D470B">
            <w:pPr>
              <w:rPr>
                <w:rFonts w:ascii="Gill Sans MT" w:hAnsi="Gill Sans MT"/>
              </w:rPr>
            </w:pPr>
          </w:p>
        </w:tc>
        <w:tc>
          <w:tcPr>
            <w:tcW w:w="4215" w:type="dxa"/>
            <w:vMerge/>
          </w:tcPr>
          <w:p w14:paraId="38292CEE" w14:textId="5F3AFAD0" w:rsidR="001D470B" w:rsidRPr="00BE068B" w:rsidRDefault="001D470B" w:rsidP="001D470B">
            <w:pPr>
              <w:rPr>
                <w:rFonts w:ascii="Gill Sans MT" w:hAnsi="Gill Sans MT"/>
              </w:rPr>
            </w:pPr>
          </w:p>
        </w:tc>
      </w:tr>
      <w:tr w:rsidR="001D470B" w:rsidRPr="00BE068B" w14:paraId="1574C46A" w14:textId="77777777" w:rsidTr="001D470B">
        <w:tc>
          <w:tcPr>
            <w:tcW w:w="468" w:type="dxa"/>
          </w:tcPr>
          <w:p w14:paraId="7DF5401C" w14:textId="77777777" w:rsidR="001D470B" w:rsidRPr="00BE068B" w:rsidRDefault="001D470B" w:rsidP="001D470B">
            <w:pPr>
              <w:rPr>
                <w:rFonts w:ascii="Gill Sans MT" w:hAnsi="Gill Sans MT"/>
              </w:rPr>
            </w:pPr>
            <w:proofErr w:type="gramStart"/>
            <w:r w:rsidRPr="00BE068B">
              <w:rPr>
                <w:rFonts w:ascii="Gill Sans MT" w:hAnsi="Gill Sans MT"/>
              </w:rPr>
              <w:t>k</w:t>
            </w:r>
            <w:proofErr w:type="gramEnd"/>
          </w:p>
        </w:tc>
        <w:tc>
          <w:tcPr>
            <w:tcW w:w="2361" w:type="dxa"/>
          </w:tcPr>
          <w:p w14:paraId="44A97D2A" w14:textId="77777777" w:rsidR="001D470B" w:rsidRPr="00BE068B" w:rsidRDefault="001D470B" w:rsidP="001D470B">
            <w:pPr>
              <w:rPr>
                <w:rFonts w:ascii="Gill Sans MT" w:hAnsi="Gill Sans MT"/>
              </w:rPr>
            </w:pPr>
            <w:r w:rsidRPr="00BE068B">
              <w:rPr>
                <w:rFonts w:ascii="Gill Sans MT" w:hAnsi="Gill Sans MT"/>
              </w:rPr>
              <w:t>Herbs and spices</w:t>
            </w:r>
          </w:p>
        </w:tc>
        <w:tc>
          <w:tcPr>
            <w:tcW w:w="1692" w:type="dxa"/>
          </w:tcPr>
          <w:p w14:paraId="35338C00" w14:textId="77777777" w:rsidR="001D470B" w:rsidRPr="00BE068B" w:rsidRDefault="001D470B" w:rsidP="001D470B">
            <w:pPr>
              <w:rPr>
                <w:rFonts w:ascii="Gill Sans MT" w:hAnsi="Gill Sans MT"/>
              </w:rPr>
            </w:pPr>
          </w:p>
        </w:tc>
        <w:tc>
          <w:tcPr>
            <w:tcW w:w="2346" w:type="dxa"/>
          </w:tcPr>
          <w:p w14:paraId="158EAA61" w14:textId="77777777" w:rsidR="001D470B" w:rsidRPr="00BE068B" w:rsidRDefault="001D470B" w:rsidP="001D470B">
            <w:pPr>
              <w:rPr>
                <w:rFonts w:ascii="Gill Sans MT" w:hAnsi="Gill Sans MT"/>
              </w:rPr>
            </w:pPr>
          </w:p>
        </w:tc>
        <w:tc>
          <w:tcPr>
            <w:tcW w:w="2346" w:type="dxa"/>
          </w:tcPr>
          <w:p w14:paraId="4919F906" w14:textId="77777777" w:rsidR="001D470B" w:rsidRPr="00BE068B" w:rsidRDefault="001D470B" w:rsidP="001D470B">
            <w:pPr>
              <w:rPr>
                <w:rFonts w:ascii="Gill Sans MT" w:hAnsi="Gill Sans MT"/>
              </w:rPr>
            </w:pPr>
          </w:p>
        </w:tc>
        <w:tc>
          <w:tcPr>
            <w:tcW w:w="4215" w:type="dxa"/>
            <w:vMerge/>
          </w:tcPr>
          <w:p w14:paraId="1D2AFE91" w14:textId="5A3F4A80" w:rsidR="001D470B" w:rsidRPr="00BE068B" w:rsidRDefault="001D470B" w:rsidP="001D470B">
            <w:pPr>
              <w:rPr>
                <w:rFonts w:ascii="Gill Sans MT" w:hAnsi="Gill Sans MT"/>
              </w:rPr>
            </w:pPr>
          </w:p>
        </w:tc>
      </w:tr>
      <w:tr w:rsidR="001D470B" w:rsidRPr="00BE068B" w14:paraId="05B89B77" w14:textId="77777777" w:rsidTr="001D470B">
        <w:tc>
          <w:tcPr>
            <w:tcW w:w="468" w:type="dxa"/>
          </w:tcPr>
          <w:p w14:paraId="3B9FD1C7" w14:textId="77777777" w:rsidR="001D470B" w:rsidRPr="00BE068B" w:rsidRDefault="001D470B" w:rsidP="001D470B">
            <w:pPr>
              <w:rPr>
                <w:rFonts w:ascii="Gill Sans MT" w:hAnsi="Gill Sans MT"/>
              </w:rPr>
            </w:pPr>
            <w:proofErr w:type="gramStart"/>
            <w:r w:rsidRPr="00BE068B">
              <w:rPr>
                <w:rFonts w:ascii="Gill Sans MT" w:hAnsi="Gill Sans MT"/>
              </w:rPr>
              <w:t>l</w:t>
            </w:r>
            <w:proofErr w:type="gramEnd"/>
          </w:p>
        </w:tc>
        <w:tc>
          <w:tcPr>
            <w:tcW w:w="2361" w:type="dxa"/>
          </w:tcPr>
          <w:p w14:paraId="7D3F8CC4" w14:textId="77777777" w:rsidR="001D470B" w:rsidRPr="00BE068B" w:rsidRDefault="001D470B" w:rsidP="001D470B">
            <w:pPr>
              <w:rPr>
                <w:rFonts w:ascii="Gill Sans MT" w:hAnsi="Gill Sans MT"/>
              </w:rPr>
            </w:pPr>
            <w:r w:rsidRPr="00BE068B">
              <w:rPr>
                <w:rFonts w:ascii="Gill Sans MT" w:hAnsi="Gill Sans MT"/>
              </w:rPr>
              <w:t>Dying/tanning</w:t>
            </w:r>
          </w:p>
        </w:tc>
        <w:tc>
          <w:tcPr>
            <w:tcW w:w="1692" w:type="dxa"/>
          </w:tcPr>
          <w:p w14:paraId="0A08345E" w14:textId="77777777" w:rsidR="001D470B" w:rsidRPr="00BE068B" w:rsidRDefault="001D470B" w:rsidP="001D470B">
            <w:pPr>
              <w:rPr>
                <w:rFonts w:ascii="Gill Sans MT" w:hAnsi="Gill Sans MT"/>
              </w:rPr>
            </w:pPr>
          </w:p>
        </w:tc>
        <w:tc>
          <w:tcPr>
            <w:tcW w:w="2346" w:type="dxa"/>
          </w:tcPr>
          <w:p w14:paraId="77CDA2AE" w14:textId="77777777" w:rsidR="001D470B" w:rsidRPr="00BE068B" w:rsidRDefault="001D470B" w:rsidP="001D470B">
            <w:pPr>
              <w:rPr>
                <w:rFonts w:ascii="Gill Sans MT" w:hAnsi="Gill Sans MT"/>
              </w:rPr>
            </w:pPr>
          </w:p>
        </w:tc>
        <w:tc>
          <w:tcPr>
            <w:tcW w:w="2346" w:type="dxa"/>
          </w:tcPr>
          <w:p w14:paraId="5501D8C0" w14:textId="77777777" w:rsidR="001D470B" w:rsidRPr="00BE068B" w:rsidRDefault="001D470B" w:rsidP="001D470B">
            <w:pPr>
              <w:rPr>
                <w:rFonts w:ascii="Gill Sans MT" w:hAnsi="Gill Sans MT"/>
              </w:rPr>
            </w:pPr>
          </w:p>
        </w:tc>
        <w:tc>
          <w:tcPr>
            <w:tcW w:w="4215" w:type="dxa"/>
            <w:vMerge/>
          </w:tcPr>
          <w:p w14:paraId="26E6F7AE" w14:textId="047343EF" w:rsidR="001D470B" w:rsidRPr="00BE068B" w:rsidRDefault="001D470B" w:rsidP="001D470B">
            <w:pPr>
              <w:rPr>
                <w:rFonts w:ascii="Gill Sans MT" w:hAnsi="Gill Sans MT"/>
              </w:rPr>
            </w:pPr>
          </w:p>
        </w:tc>
      </w:tr>
      <w:tr w:rsidR="001D470B" w:rsidRPr="00BE068B" w14:paraId="2888E7B8" w14:textId="77777777" w:rsidTr="001D470B">
        <w:tc>
          <w:tcPr>
            <w:tcW w:w="468" w:type="dxa"/>
          </w:tcPr>
          <w:p w14:paraId="1630E220" w14:textId="77777777" w:rsidR="001D470B" w:rsidRPr="00BE068B" w:rsidRDefault="001D470B" w:rsidP="001D470B">
            <w:pPr>
              <w:rPr>
                <w:rFonts w:ascii="Gill Sans MT" w:hAnsi="Gill Sans MT"/>
              </w:rPr>
            </w:pPr>
            <w:proofErr w:type="gramStart"/>
            <w:r w:rsidRPr="00BE068B">
              <w:rPr>
                <w:rFonts w:ascii="Gill Sans MT" w:hAnsi="Gill Sans MT"/>
              </w:rPr>
              <w:t>m</w:t>
            </w:r>
            <w:proofErr w:type="gramEnd"/>
          </w:p>
        </w:tc>
        <w:tc>
          <w:tcPr>
            <w:tcW w:w="2361" w:type="dxa"/>
          </w:tcPr>
          <w:p w14:paraId="6C5F9A72" w14:textId="77777777" w:rsidR="001D470B" w:rsidRPr="00BE068B" w:rsidRDefault="001D470B" w:rsidP="001D470B">
            <w:pPr>
              <w:rPr>
                <w:rFonts w:ascii="Gill Sans MT" w:hAnsi="Gill Sans MT"/>
              </w:rPr>
            </w:pPr>
            <w:r w:rsidRPr="00BE068B">
              <w:rPr>
                <w:rFonts w:ascii="Gill Sans MT" w:hAnsi="Gill Sans MT"/>
              </w:rPr>
              <w:t>Seeds (for regeneration purposes)</w:t>
            </w:r>
          </w:p>
        </w:tc>
        <w:tc>
          <w:tcPr>
            <w:tcW w:w="1692" w:type="dxa"/>
          </w:tcPr>
          <w:p w14:paraId="2AB509CA" w14:textId="77777777" w:rsidR="001D470B" w:rsidRPr="00BE068B" w:rsidRDefault="001D470B" w:rsidP="001D470B">
            <w:pPr>
              <w:rPr>
                <w:rFonts w:ascii="Gill Sans MT" w:hAnsi="Gill Sans MT"/>
              </w:rPr>
            </w:pPr>
          </w:p>
        </w:tc>
        <w:tc>
          <w:tcPr>
            <w:tcW w:w="2346" w:type="dxa"/>
          </w:tcPr>
          <w:p w14:paraId="7E456651" w14:textId="77777777" w:rsidR="001D470B" w:rsidRPr="00BE068B" w:rsidRDefault="001D470B" w:rsidP="001D470B">
            <w:pPr>
              <w:rPr>
                <w:rFonts w:ascii="Gill Sans MT" w:hAnsi="Gill Sans MT"/>
              </w:rPr>
            </w:pPr>
          </w:p>
        </w:tc>
        <w:tc>
          <w:tcPr>
            <w:tcW w:w="2346" w:type="dxa"/>
          </w:tcPr>
          <w:p w14:paraId="6D4A850C" w14:textId="77777777" w:rsidR="001D470B" w:rsidRPr="00BE068B" w:rsidRDefault="001D470B" w:rsidP="001D470B">
            <w:pPr>
              <w:rPr>
                <w:rFonts w:ascii="Gill Sans MT" w:hAnsi="Gill Sans MT"/>
              </w:rPr>
            </w:pPr>
          </w:p>
        </w:tc>
        <w:tc>
          <w:tcPr>
            <w:tcW w:w="4215" w:type="dxa"/>
            <w:vMerge/>
          </w:tcPr>
          <w:p w14:paraId="47732CC2" w14:textId="42E52F0B" w:rsidR="001D470B" w:rsidRPr="00BE068B" w:rsidRDefault="001D470B" w:rsidP="001D470B">
            <w:pPr>
              <w:rPr>
                <w:rFonts w:ascii="Gill Sans MT" w:hAnsi="Gill Sans MT"/>
              </w:rPr>
            </w:pPr>
          </w:p>
        </w:tc>
      </w:tr>
      <w:tr w:rsidR="001D470B" w:rsidRPr="00BE068B" w14:paraId="436286EC" w14:textId="77777777" w:rsidTr="001D470B">
        <w:tc>
          <w:tcPr>
            <w:tcW w:w="468" w:type="dxa"/>
          </w:tcPr>
          <w:p w14:paraId="272E3E22" w14:textId="77777777" w:rsidR="001D470B" w:rsidRPr="00BE068B" w:rsidRDefault="001D470B" w:rsidP="001D470B">
            <w:pPr>
              <w:rPr>
                <w:rFonts w:ascii="Gill Sans MT" w:hAnsi="Gill Sans MT"/>
              </w:rPr>
            </w:pPr>
            <w:proofErr w:type="gramStart"/>
            <w:r w:rsidRPr="00BE068B">
              <w:rPr>
                <w:rFonts w:ascii="Gill Sans MT" w:hAnsi="Gill Sans MT"/>
              </w:rPr>
              <w:t>n</w:t>
            </w:r>
            <w:proofErr w:type="gramEnd"/>
          </w:p>
        </w:tc>
        <w:tc>
          <w:tcPr>
            <w:tcW w:w="2361" w:type="dxa"/>
          </w:tcPr>
          <w:p w14:paraId="34127259" w14:textId="77777777" w:rsidR="001D470B" w:rsidRPr="00BE068B" w:rsidRDefault="001D470B" w:rsidP="001D470B">
            <w:pPr>
              <w:rPr>
                <w:rFonts w:ascii="Gill Sans MT" w:hAnsi="Gill Sans MT"/>
              </w:rPr>
            </w:pPr>
            <w:proofErr w:type="spellStart"/>
            <w:r w:rsidRPr="00BE068B">
              <w:rPr>
                <w:rFonts w:ascii="Gill Sans MT" w:hAnsi="Gill Sans MT"/>
              </w:rPr>
              <w:t>Fibres</w:t>
            </w:r>
            <w:proofErr w:type="spellEnd"/>
            <w:r w:rsidRPr="00BE068B">
              <w:rPr>
                <w:rFonts w:ascii="Gill Sans MT" w:hAnsi="Gill Sans MT"/>
              </w:rPr>
              <w:t xml:space="preserve"> (for rope, </w:t>
            </w:r>
            <w:proofErr w:type="spellStart"/>
            <w:r w:rsidRPr="00BE068B">
              <w:rPr>
                <w:rFonts w:ascii="Gill Sans MT" w:hAnsi="Gill Sans MT"/>
              </w:rPr>
              <w:t>etc</w:t>
            </w:r>
            <w:proofErr w:type="spellEnd"/>
            <w:r w:rsidRPr="00BE068B">
              <w:rPr>
                <w:rFonts w:ascii="Gill Sans MT" w:hAnsi="Gill Sans MT"/>
              </w:rPr>
              <w:t>)</w:t>
            </w:r>
          </w:p>
        </w:tc>
        <w:tc>
          <w:tcPr>
            <w:tcW w:w="1692" w:type="dxa"/>
          </w:tcPr>
          <w:p w14:paraId="42B98B8F" w14:textId="77777777" w:rsidR="001D470B" w:rsidRPr="00BE068B" w:rsidRDefault="001D470B" w:rsidP="001D470B">
            <w:pPr>
              <w:rPr>
                <w:rFonts w:ascii="Gill Sans MT" w:hAnsi="Gill Sans MT"/>
              </w:rPr>
            </w:pPr>
          </w:p>
        </w:tc>
        <w:tc>
          <w:tcPr>
            <w:tcW w:w="2346" w:type="dxa"/>
          </w:tcPr>
          <w:p w14:paraId="632BD4DF" w14:textId="77777777" w:rsidR="001D470B" w:rsidRPr="00BE068B" w:rsidRDefault="001D470B" w:rsidP="001D470B">
            <w:pPr>
              <w:rPr>
                <w:rFonts w:ascii="Gill Sans MT" w:hAnsi="Gill Sans MT"/>
              </w:rPr>
            </w:pPr>
          </w:p>
        </w:tc>
        <w:tc>
          <w:tcPr>
            <w:tcW w:w="2346" w:type="dxa"/>
          </w:tcPr>
          <w:p w14:paraId="2CD7B92B" w14:textId="77777777" w:rsidR="001D470B" w:rsidRPr="00BE068B" w:rsidRDefault="001D470B" w:rsidP="001D470B">
            <w:pPr>
              <w:rPr>
                <w:rFonts w:ascii="Gill Sans MT" w:hAnsi="Gill Sans MT"/>
              </w:rPr>
            </w:pPr>
          </w:p>
        </w:tc>
        <w:tc>
          <w:tcPr>
            <w:tcW w:w="4215" w:type="dxa"/>
            <w:vMerge/>
          </w:tcPr>
          <w:p w14:paraId="23926CBE" w14:textId="5EDF0535" w:rsidR="001D470B" w:rsidRPr="00BE068B" w:rsidRDefault="001D470B" w:rsidP="001D470B">
            <w:pPr>
              <w:rPr>
                <w:rFonts w:ascii="Gill Sans MT" w:hAnsi="Gill Sans MT"/>
              </w:rPr>
            </w:pPr>
          </w:p>
        </w:tc>
      </w:tr>
      <w:tr w:rsidR="001D470B" w:rsidRPr="00BE068B" w14:paraId="32BFFB75" w14:textId="77777777" w:rsidTr="001D470B">
        <w:tc>
          <w:tcPr>
            <w:tcW w:w="468" w:type="dxa"/>
          </w:tcPr>
          <w:p w14:paraId="35DED3AB" w14:textId="77777777" w:rsidR="001D470B" w:rsidRPr="00BE068B" w:rsidRDefault="001D470B" w:rsidP="001D470B">
            <w:pPr>
              <w:rPr>
                <w:rFonts w:ascii="Gill Sans MT" w:hAnsi="Gill Sans MT"/>
              </w:rPr>
            </w:pPr>
            <w:proofErr w:type="gramStart"/>
            <w:r w:rsidRPr="00BE068B">
              <w:rPr>
                <w:rFonts w:ascii="Gill Sans MT" w:hAnsi="Gill Sans MT"/>
              </w:rPr>
              <w:t>o</w:t>
            </w:r>
            <w:proofErr w:type="gramEnd"/>
          </w:p>
        </w:tc>
        <w:tc>
          <w:tcPr>
            <w:tcW w:w="2361" w:type="dxa"/>
          </w:tcPr>
          <w:p w14:paraId="406B08FC" w14:textId="77777777" w:rsidR="001D470B" w:rsidRPr="00BE068B" w:rsidRDefault="001D470B" w:rsidP="001D470B">
            <w:pPr>
              <w:rPr>
                <w:rFonts w:ascii="Gill Sans MT" w:hAnsi="Gill Sans MT"/>
              </w:rPr>
            </w:pPr>
            <w:r w:rsidRPr="00BE068B">
              <w:rPr>
                <w:rFonts w:ascii="Gill Sans MT" w:hAnsi="Gill Sans MT"/>
              </w:rPr>
              <w:t>Other plant products</w:t>
            </w:r>
          </w:p>
        </w:tc>
        <w:tc>
          <w:tcPr>
            <w:tcW w:w="1692" w:type="dxa"/>
          </w:tcPr>
          <w:p w14:paraId="6544786C" w14:textId="77777777" w:rsidR="001D470B" w:rsidRPr="00BE068B" w:rsidRDefault="001D470B" w:rsidP="001D470B">
            <w:pPr>
              <w:rPr>
                <w:rFonts w:ascii="Gill Sans MT" w:hAnsi="Gill Sans MT"/>
              </w:rPr>
            </w:pPr>
          </w:p>
        </w:tc>
        <w:tc>
          <w:tcPr>
            <w:tcW w:w="2346" w:type="dxa"/>
          </w:tcPr>
          <w:p w14:paraId="0ECCAF03" w14:textId="77777777" w:rsidR="001D470B" w:rsidRPr="00BE068B" w:rsidRDefault="001D470B" w:rsidP="001D470B">
            <w:pPr>
              <w:rPr>
                <w:rFonts w:ascii="Gill Sans MT" w:hAnsi="Gill Sans MT"/>
              </w:rPr>
            </w:pPr>
          </w:p>
        </w:tc>
        <w:tc>
          <w:tcPr>
            <w:tcW w:w="2346" w:type="dxa"/>
          </w:tcPr>
          <w:p w14:paraId="49FC514B" w14:textId="77777777" w:rsidR="001D470B" w:rsidRPr="00BE068B" w:rsidRDefault="001D470B" w:rsidP="001D470B">
            <w:pPr>
              <w:rPr>
                <w:rFonts w:ascii="Gill Sans MT" w:hAnsi="Gill Sans MT"/>
              </w:rPr>
            </w:pPr>
          </w:p>
        </w:tc>
        <w:tc>
          <w:tcPr>
            <w:tcW w:w="4215" w:type="dxa"/>
            <w:vMerge/>
          </w:tcPr>
          <w:p w14:paraId="5D62CF85" w14:textId="6AE76436" w:rsidR="001D470B" w:rsidRPr="00BE068B" w:rsidRDefault="001D470B" w:rsidP="001D470B">
            <w:pPr>
              <w:rPr>
                <w:rFonts w:ascii="Gill Sans MT" w:hAnsi="Gill Sans MT"/>
              </w:rPr>
            </w:pPr>
          </w:p>
        </w:tc>
      </w:tr>
      <w:tr w:rsidR="001D470B" w:rsidRPr="00BE068B" w14:paraId="64BE0FC5" w14:textId="77777777" w:rsidTr="001D470B">
        <w:tc>
          <w:tcPr>
            <w:tcW w:w="468" w:type="dxa"/>
          </w:tcPr>
          <w:p w14:paraId="0A1E7EB0" w14:textId="77777777" w:rsidR="001D470B" w:rsidRPr="00BE068B" w:rsidRDefault="001D470B" w:rsidP="001D470B">
            <w:pPr>
              <w:rPr>
                <w:rFonts w:ascii="Gill Sans MT" w:hAnsi="Gill Sans MT"/>
              </w:rPr>
            </w:pPr>
            <w:proofErr w:type="gramStart"/>
            <w:r w:rsidRPr="00BE068B">
              <w:rPr>
                <w:rFonts w:ascii="Gill Sans MT" w:hAnsi="Gill Sans MT"/>
              </w:rPr>
              <w:t>p</w:t>
            </w:r>
            <w:proofErr w:type="gramEnd"/>
          </w:p>
        </w:tc>
        <w:tc>
          <w:tcPr>
            <w:tcW w:w="2361" w:type="dxa"/>
          </w:tcPr>
          <w:p w14:paraId="4EEEEED8" w14:textId="77777777" w:rsidR="001D470B" w:rsidRPr="00BE068B" w:rsidRDefault="001D470B" w:rsidP="001D470B">
            <w:pPr>
              <w:rPr>
                <w:rFonts w:ascii="Gill Sans MT" w:hAnsi="Gill Sans MT"/>
              </w:rPr>
            </w:pPr>
            <w:r w:rsidRPr="00BE068B">
              <w:rPr>
                <w:rFonts w:ascii="Gill Sans MT" w:hAnsi="Gill Sans MT"/>
              </w:rPr>
              <w:t xml:space="preserve">Wildlife (including </w:t>
            </w:r>
            <w:proofErr w:type="spellStart"/>
            <w:r w:rsidRPr="00BE068B">
              <w:rPr>
                <w:rFonts w:ascii="Gill Sans MT" w:hAnsi="Gill Sans MT"/>
              </w:rPr>
              <w:t>bushmeat</w:t>
            </w:r>
            <w:proofErr w:type="spellEnd"/>
            <w:r w:rsidRPr="00BE068B">
              <w:rPr>
                <w:rFonts w:ascii="Gill Sans MT" w:hAnsi="Gill Sans MT"/>
              </w:rPr>
              <w:t>)</w:t>
            </w:r>
          </w:p>
        </w:tc>
        <w:tc>
          <w:tcPr>
            <w:tcW w:w="1692" w:type="dxa"/>
          </w:tcPr>
          <w:p w14:paraId="3F4DA431" w14:textId="77777777" w:rsidR="001D470B" w:rsidRPr="00BE068B" w:rsidRDefault="001D470B" w:rsidP="001D470B">
            <w:pPr>
              <w:rPr>
                <w:rFonts w:ascii="Gill Sans MT" w:hAnsi="Gill Sans MT"/>
              </w:rPr>
            </w:pPr>
          </w:p>
        </w:tc>
        <w:tc>
          <w:tcPr>
            <w:tcW w:w="2346" w:type="dxa"/>
          </w:tcPr>
          <w:p w14:paraId="20A0CFD5" w14:textId="77777777" w:rsidR="001D470B" w:rsidRPr="00BE068B" w:rsidRDefault="001D470B" w:rsidP="001D470B">
            <w:pPr>
              <w:rPr>
                <w:rFonts w:ascii="Gill Sans MT" w:hAnsi="Gill Sans MT"/>
              </w:rPr>
            </w:pPr>
          </w:p>
        </w:tc>
        <w:tc>
          <w:tcPr>
            <w:tcW w:w="2346" w:type="dxa"/>
          </w:tcPr>
          <w:p w14:paraId="56F1B155" w14:textId="77777777" w:rsidR="001D470B" w:rsidRPr="00BE068B" w:rsidRDefault="001D470B" w:rsidP="001D470B">
            <w:pPr>
              <w:rPr>
                <w:rFonts w:ascii="Gill Sans MT" w:hAnsi="Gill Sans MT"/>
              </w:rPr>
            </w:pPr>
          </w:p>
        </w:tc>
        <w:tc>
          <w:tcPr>
            <w:tcW w:w="4215" w:type="dxa"/>
            <w:vMerge/>
          </w:tcPr>
          <w:p w14:paraId="5451E4A9" w14:textId="6FC796D1" w:rsidR="001D470B" w:rsidRPr="00BE068B" w:rsidRDefault="001D470B" w:rsidP="001D470B">
            <w:pPr>
              <w:rPr>
                <w:rFonts w:ascii="Gill Sans MT" w:hAnsi="Gill Sans MT"/>
              </w:rPr>
            </w:pPr>
          </w:p>
        </w:tc>
      </w:tr>
      <w:tr w:rsidR="001D470B" w:rsidRPr="00BE068B" w14:paraId="1D478512" w14:textId="77777777" w:rsidTr="001D470B">
        <w:tc>
          <w:tcPr>
            <w:tcW w:w="468" w:type="dxa"/>
          </w:tcPr>
          <w:p w14:paraId="6A6FD361" w14:textId="77777777" w:rsidR="001D470B" w:rsidRPr="00BE068B" w:rsidRDefault="001D470B" w:rsidP="001D470B">
            <w:pPr>
              <w:rPr>
                <w:rFonts w:ascii="Gill Sans MT" w:hAnsi="Gill Sans MT"/>
              </w:rPr>
            </w:pPr>
            <w:proofErr w:type="gramStart"/>
            <w:r w:rsidRPr="00BE068B">
              <w:rPr>
                <w:rFonts w:ascii="Gill Sans MT" w:hAnsi="Gill Sans MT"/>
              </w:rPr>
              <w:t>q</w:t>
            </w:r>
            <w:proofErr w:type="gramEnd"/>
          </w:p>
        </w:tc>
        <w:tc>
          <w:tcPr>
            <w:tcW w:w="2361" w:type="dxa"/>
          </w:tcPr>
          <w:p w14:paraId="5F0D0FC5" w14:textId="77777777" w:rsidR="001D470B" w:rsidRPr="00BE068B" w:rsidRDefault="001D470B" w:rsidP="001D470B">
            <w:pPr>
              <w:rPr>
                <w:rFonts w:ascii="Gill Sans MT" w:hAnsi="Gill Sans MT"/>
              </w:rPr>
            </w:pPr>
            <w:r w:rsidRPr="00BE068B">
              <w:rPr>
                <w:rFonts w:ascii="Gill Sans MT" w:hAnsi="Gill Sans MT"/>
              </w:rPr>
              <w:t xml:space="preserve">Beekeeping activities (e.g. honey) </w:t>
            </w:r>
          </w:p>
        </w:tc>
        <w:tc>
          <w:tcPr>
            <w:tcW w:w="1692" w:type="dxa"/>
          </w:tcPr>
          <w:p w14:paraId="1322E91D" w14:textId="77777777" w:rsidR="001D470B" w:rsidRPr="00BE068B" w:rsidRDefault="001D470B" w:rsidP="001D470B">
            <w:pPr>
              <w:rPr>
                <w:rFonts w:ascii="Gill Sans MT" w:hAnsi="Gill Sans MT"/>
              </w:rPr>
            </w:pPr>
          </w:p>
        </w:tc>
        <w:tc>
          <w:tcPr>
            <w:tcW w:w="2346" w:type="dxa"/>
          </w:tcPr>
          <w:p w14:paraId="3D55AA45" w14:textId="77777777" w:rsidR="001D470B" w:rsidRPr="00BE068B" w:rsidRDefault="001D470B" w:rsidP="001D470B">
            <w:pPr>
              <w:rPr>
                <w:rFonts w:ascii="Gill Sans MT" w:hAnsi="Gill Sans MT"/>
              </w:rPr>
            </w:pPr>
          </w:p>
        </w:tc>
        <w:tc>
          <w:tcPr>
            <w:tcW w:w="2346" w:type="dxa"/>
          </w:tcPr>
          <w:p w14:paraId="02EC52BA" w14:textId="77777777" w:rsidR="001D470B" w:rsidRPr="00BE068B" w:rsidRDefault="001D470B" w:rsidP="001D470B">
            <w:pPr>
              <w:rPr>
                <w:rFonts w:ascii="Gill Sans MT" w:hAnsi="Gill Sans MT"/>
              </w:rPr>
            </w:pPr>
          </w:p>
        </w:tc>
        <w:tc>
          <w:tcPr>
            <w:tcW w:w="4215" w:type="dxa"/>
            <w:vMerge/>
          </w:tcPr>
          <w:p w14:paraId="1A71DD67" w14:textId="112CE8D1" w:rsidR="001D470B" w:rsidRPr="00BE068B" w:rsidRDefault="001D470B" w:rsidP="001D470B">
            <w:pPr>
              <w:rPr>
                <w:rFonts w:ascii="Gill Sans MT" w:hAnsi="Gill Sans MT"/>
              </w:rPr>
            </w:pPr>
          </w:p>
        </w:tc>
      </w:tr>
      <w:tr w:rsidR="001D470B" w:rsidRPr="00BE068B" w14:paraId="24ABD582" w14:textId="77777777" w:rsidTr="001D470B">
        <w:tc>
          <w:tcPr>
            <w:tcW w:w="468" w:type="dxa"/>
          </w:tcPr>
          <w:p w14:paraId="5BC8D669" w14:textId="77777777" w:rsidR="001D470B" w:rsidRPr="00BE068B" w:rsidRDefault="001D470B" w:rsidP="001D470B">
            <w:pPr>
              <w:rPr>
                <w:rFonts w:ascii="Gill Sans MT" w:hAnsi="Gill Sans MT"/>
              </w:rPr>
            </w:pPr>
            <w:proofErr w:type="gramStart"/>
            <w:r w:rsidRPr="00BE068B">
              <w:rPr>
                <w:rFonts w:ascii="Gill Sans MT" w:hAnsi="Gill Sans MT"/>
              </w:rPr>
              <w:t>r</w:t>
            </w:r>
            <w:proofErr w:type="gramEnd"/>
          </w:p>
        </w:tc>
        <w:tc>
          <w:tcPr>
            <w:tcW w:w="2361" w:type="dxa"/>
          </w:tcPr>
          <w:p w14:paraId="42D64FF0" w14:textId="77777777" w:rsidR="001D470B" w:rsidRPr="00BE068B" w:rsidRDefault="001D470B" w:rsidP="001D470B">
            <w:pPr>
              <w:rPr>
                <w:rFonts w:ascii="Gill Sans MT" w:hAnsi="Gill Sans MT"/>
              </w:rPr>
            </w:pPr>
            <w:r w:rsidRPr="00BE068B">
              <w:rPr>
                <w:rFonts w:ascii="Gill Sans MT" w:hAnsi="Gill Sans MT"/>
              </w:rPr>
              <w:t>Caterpillar</w:t>
            </w:r>
          </w:p>
        </w:tc>
        <w:tc>
          <w:tcPr>
            <w:tcW w:w="1692" w:type="dxa"/>
          </w:tcPr>
          <w:p w14:paraId="32C58334" w14:textId="77777777" w:rsidR="001D470B" w:rsidRPr="00BE068B" w:rsidRDefault="001D470B" w:rsidP="001D470B">
            <w:pPr>
              <w:rPr>
                <w:rFonts w:ascii="Gill Sans MT" w:hAnsi="Gill Sans MT"/>
              </w:rPr>
            </w:pPr>
          </w:p>
        </w:tc>
        <w:tc>
          <w:tcPr>
            <w:tcW w:w="2346" w:type="dxa"/>
          </w:tcPr>
          <w:p w14:paraId="5E4733A3" w14:textId="77777777" w:rsidR="001D470B" w:rsidRPr="00BE068B" w:rsidRDefault="001D470B" w:rsidP="001D470B">
            <w:pPr>
              <w:rPr>
                <w:rFonts w:ascii="Gill Sans MT" w:hAnsi="Gill Sans MT"/>
              </w:rPr>
            </w:pPr>
          </w:p>
        </w:tc>
        <w:tc>
          <w:tcPr>
            <w:tcW w:w="2346" w:type="dxa"/>
          </w:tcPr>
          <w:p w14:paraId="6EE2BBFB" w14:textId="77777777" w:rsidR="001D470B" w:rsidRPr="00BE068B" w:rsidRDefault="001D470B" w:rsidP="001D470B">
            <w:pPr>
              <w:rPr>
                <w:rFonts w:ascii="Gill Sans MT" w:hAnsi="Gill Sans MT"/>
              </w:rPr>
            </w:pPr>
          </w:p>
        </w:tc>
        <w:tc>
          <w:tcPr>
            <w:tcW w:w="4215" w:type="dxa"/>
            <w:vMerge/>
          </w:tcPr>
          <w:p w14:paraId="6C94D492" w14:textId="3F2E50E8" w:rsidR="001D470B" w:rsidRPr="00BE068B" w:rsidRDefault="001D470B" w:rsidP="001D470B">
            <w:pPr>
              <w:rPr>
                <w:rFonts w:ascii="Gill Sans MT" w:hAnsi="Gill Sans MT"/>
              </w:rPr>
            </w:pPr>
          </w:p>
        </w:tc>
      </w:tr>
      <w:tr w:rsidR="001D470B" w:rsidRPr="00BE068B" w14:paraId="3D7B2D83" w14:textId="77777777" w:rsidTr="001D470B">
        <w:tc>
          <w:tcPr>
            <w:tcW w:w="468" w:type="dxa"/>
          </w:tcPr>
          <w:p w14:paraId="6F2AA86D" w14:textId="77777777" w:rsidR="001D470B" w:rsidRPr="00BE068B" w:rsidRDefault="001D470B" w:rsidP="001D470B">
            <w:pPr>
              <w:rPr>
                <w:rFonts w:ascii="Gill Sans MT" w:hAnsi="Gill Sans MT"/>
              </w:rPr>
            </w:pPr>
            <w:proofErr w:type="gramStart"/>
            <w:r w:rsidRPr="00BE068B">
              <w:rPr>
                <w:rFonts w:ascii="Gill Sans MT" w:hAnsi="Gill Sans MT"/>
              </w:rPr>
              <w:t>s</w:t>
            </w:r>
            <w:proofErr w:type="gramEnd"/>
          </w:p>
        </w:tc>
        <w:tc>
          <w:tcPr>
            <w:tcW w:w="2361" w:type="dxa"/>
          </w:tcPr>
          <w:p w14:paraId="528C5362" w14:textId="77777777" w:rsidR="001D470B" w:rsidRPr="00BE068B" w:rsidRDefault="001D470B" w:rsidP="001D470B">
            <w:pPr>
              <w:rPr>
                <w:rFonts w:ascii="Gill Sans MT" w:hAnsi="Gill Sans MT"/>
              </w:rPr>
            </w:pPr>
            <w:r w:rsidRPr="00BE068B">
              <w:rPr>
                <w:rFonts w:ascii="Gill Sans MT" w:hAnsi="Gill Sans MT"/>
              </w:rPr>
              <w:t xml:space="preserve">Other, specify </w:t>
            </w:r>
          </w:p>
        </w:tc>
        <w:tc>
          <w:tcPr>
            <w:tcW w:w="1692" w:type="dxa"/>
          </w:tcPr>
          <w:p w14:paraId="6C67C51E" w14:textId="77777777" w:rsidR="001D470B" w:rsidRPr="00BE068B" w:rsidRDefault="001D470B" w:rsidP="001D470B">
            <w:pPr>
              <w:rPr>
                <w:rFonts w:ascii="Gill Sans MT" w:hAnsi="Gill Sans MT"/>
              </w:rPr>
            </w:pPr>
          </w:p>
        </w:tc>
        <w:tc>
          <w:tcPr>
            <w:tcW w:w="2346" w:type="dxa"/>
          </w:tcPr>
          <w:p w14:paraId="64020D07" w14:textId="77777777" w:rsidR="001D470B" w:rsidRPr="00BE068B" w:rsidRDefault="001D470B" w:rsidP="001D470B">
            <w:pPr>
              <w:rPr>
                <w:rFonts w:ascii="Gill Sans MT" w:hAnsi="Gill Sans MT"/>
              </w:rPr>
            </w:pPr>
          </w:p>
        </w:tc>
        <w:tc>
          <w:tcPr>
            <w:tcW w:w="2346" w:type="dxa"/>
          </w:tcPr>
          <w:p w14:paraId="78D2246E" w14:textId="77777777" w:rsidR="001D470B" w:rsidRPr="00BE068B" w:rsidRDefault="001D470B" w:rsidP="001D470B">
            <w:pPr>
              <w:rPr>
                <w:rFonts w:ascii="Gill Sans MT" w:hAnsi="Gill Sans MT"/>
              </w:rPr>
            </w:pPr>
          </w:p>
        </w:tc>
        <w:tc>
          <w:tcPr>
            <w:tcW w:w="4215" w:type="dxa"/>
            <w:vMerge/>
          </w:tcPr>
          <w:p w14:paraId="3DBAAC92" w14:textId="0B528C04" w:rsidR="001D470B" w:rsidRPr="00BE068B" w:rsidRDefault="001D470B" w:rsidP="001D470B">
            <w:pPr>
              <w:rPr>
                <w:rFonts w:ascii="Gill Sans MT" w:hAnsi="Gill Sans MT"/>
              </w:rPr>
            </w:pPr>
          </w:p>
        </w:tc>
      </w:tr>
    </w:tbl>
    <w:p w14:paraId="151959BC" w14:textId="77777777" w:rsidR="00732114" w:rsidRPr="00BE068B" w:rsidRDefault="00732114" w:rsidP="001512DD">
      <w:pPr>
        <w:spacing w:after="0" w:line="240" w:lineRule="auto"/>
        <w:contextualSpacing/>
        <w:rPr>
          <w:rFonts w:ascii="Gill Sans MT" w:hAnsi="Gill Sans MT"/>
        </w:rPr>
      </w:pPr>
    </w:p>
    <w:p w14:paraId="08945140" w14:textId="77777777" w:rsidR="00732114" w:rsidRPr="00BE068B" w:rsidRDefault="00732114" w:rsidP="001512DD">
      <w:pPr>
        <w:spacing w:after="0" w:line="240" w:lineRule="auto"/>
        <w:contextualSpacing/>
        <w:rPr>
          <w:rFonts w:ascii="Gill Sans MT" w:hAnsi="Gill Sans MT"/>
        </w:rPr>
      </w:pPr>
    </w:p>
    <w:p w14:paraId="16DF71B1" w14:textId="77777777" w:rsidR="00732114" w:rsidRPr="00BE068B" w:rsidRDefault="00732114">
      <w:pPr>
        <w:rPr>
          <w:rFonts w:ascii="Gill Sans MT" w:hAnsi="Gill Sans MT"/>
        </w:rPr>
      </w:pPr>
    </w:p>
    <w:p w14:paraId="4EDA1FFA" w14:textId="2E8ACC07" w:rsidR="00297833" w:rsidRPr="00BE068B" w:rsidRDefault="00DC552F" w:rsidP="006E721F">
      <w:pPr>
        <w:rPr>
          <w:rFonts w:ascii="Gill Sans MT" w:hAnsi="Gill Sans MT"/>
        </w:rPr>
      </w:pPr>
      <w:r w:rsidRPr="00BE068B">
        <w:rPr>
          <w:rFonts w:ascii="Gill Sans MT" w:hAnsi="Gill Sans MT"/>
        </w:rPr>
        <w:br w:type="page"/>
      </w:r>
    </w:p>
    <w:p w14:paraId="4C8C3B57" w14:textId="77777777" w:rsidR="006E365E" w:rsidRPr="00BE068B" w:rsidRDefault="006E365E" w:rsidP="006E365E">
      <w:pPr>
        <w:spacing w:afterLines="20" w:after="48" w:line="240" w:lineRule="auto"/>
        <w:contextualSpacing/>
        <w:rPr>
          <w:rFonts w:ascii="Gill Sans MT" w:eastAsia="Times New Roman" w:hAnsi="Gill Sans MT" w:cs="Times New Roman"/>
          <w:b/>
          <w:bCs/>
        </w:rPr>
      </w:pPr>
    </w:p>
    <w:p w14:paraId="38E77D73" w14:textId="6DB6119F" w:rsidR="00F7697D" w:rsidRPr="00BE068B" w:rsidRDefault="00F7697D" w:rsidP="00F7697D">
      <w:pPr>
        <w:spacing w:after="0" w:line="240" w:lineRule="auto"/>
        <w:contextualSpacing/>
        <w:rPr>
          <w:rFonts w:ascii="Gill Sans MT" w:eastAsia="Times New Roman" w:hAnsi="Gill Sans MT" w:cs="Times New Roman"/>
          <w:b/>
          <w:bCs/>
        </w:rPr>
      </w:pPr>
      <w:commentRangeStart w:id="461"/>
      <w:commentRangeStart w:id="462"/>
      <w:r w:rsidRPr="00BE068B">
        <w:rPr>
          <w:rFonts w:ascii="Gill Sans MT" w:eastAsia="Times New Roman" w:hAnsi="Gill Sans MT" w:cs="Times New Roman"/>
          <w:b/>
          <w:bCs/>
        </w:rPr>
        <w:t>S</w:t>
      </w:r>
      <w:r w:rsidR="00CE542E" w:rsidRPr="00BE068B">
        <w:rPr>
          <w:rFonts w:ascii="Gill Sans MT" w:eastAsia="Times New Roman" w:hAnsi="Gill Sans MT" w:cs="Times New Roman"/>
          <w:b/>
          <w:bCs/>
        </w:rPr>
        <w:t>ECTION E</w:t>
      </w:r>
      <w:r w:rsidRPr="00BE068B">
        <w:rPr>
          <w:rFonts w:ascii="Gill Sans MT" w:eastAsia="Times New Roman" w:hAnsi="Gill Sans MT" w:cs="Times New Roman"/>
          <w:b/>
          <w:bCs/>
        </w:rPr>
        <w:t>. FOREST CONFLICT</w:t>
      </w:r>
      <w:commentRangeEnd w:id="461"/>
      <w:r w:rsidRPr="00BE068B">
        <w:rPr>
          <w:rStyle w:val="CommentReference"/>
          <w:rFonts w:ascii="Gill Sans MT" w:hAnsi="Gill Sans MT"/>
        </w:rPr>
        <w:commentReference w:id="461"/>
      </w:r>
      <w:commentRangeEnd w:id="462"/>
      <w:r w:rsidR="00300F1D" w:rsidRPr="00BE068B">
        <w:rPr>
          <w:rStyle w:val="CommentReference"/>
          <w:rFonts w:ascii="Gill Sans MT" w:hAnsi="Gill Sans MT"/>
        </w:rPr>
        <w:commentReference w:id="462"/>
      </w:r>
    </w:p>
    <w:tbl>
      <w:tblPr>
        <w:tblStyle w:val="TableGrid"/>
        <w:tblpPr w:leftFromText="180" w:rightFromText="180" w:vertAnchor="text" w:horzAnchor="page" w:tblpX="1110" w:tblpY="453"/>
        <w:tblW w:w="12925" w:type="dxa"/>
        <w:tblLayout w:type="fixed"/>
        <w:tblCellMar>
          <w:left w:w="29" w:type="dxa"/>
          <w:right w:w="29" w:type="dxa"/>
        </w:tblCellMar>
        <w:tblLook w:val="04A0" w:firstRow="1" w:lastRow="0" w:firstColumn="1" w:lastColumn="0" w:noHBand="0" w:noVBand="1"/>
      </w:tblPr>
      <w:tblGrid>
        <w:gridCol w:w="731"/>
        <w:gridCol w:w="810"/>
        <w:gridCol w:w="1548"/>
        <w:gridCol w:w="990"/>
        <w:gridCol w:w="1278"/>
        <w:gridCol w:w="1080"/>
        <w:gridCol w:w="1080"/>
        <w:gridCol w:w="1512"/>
        <w:gridCol w:w="1196"/>
        <w:gridCol w:w="1440"/>
        <w:gridCol w:w="1260"/>
      </w:tblGrid>
      <w:tr w:rsidR="00B12D76" w:rsidRPr="00BE068B" w14:paraId="2F459DC8" w14:textId="77777777" w:rsidTr="005856F5">
        <w:trPr>
          <w:trHeight w:val="350"/>
        </w:trPr>
        <w:tc>
          <w:tcPr>
            <w:tcW w:w="731" w:type="dxa"/>
          </w:tcPr>
          <w:p w14:paraId="20DB146C" w14:textId="77777777" w:rsidR="00B12D76" w:rsidRPr="00BE068B" w:rsidRDefault="00B12D76" w:rsidP="00CE542E">
            <w:pPr>
              <w:contextualSpacing/>
              <w:jc w:val="center"/>
              <w:rPr>
                <w:rFonts w:ascii="Gill Sans MT" w:hAnsi="Gill Sans MT"/>
                <w:b/>
                <w:sz w:val="20"/>
              </w:rPr>
            </w:pPr>
          </w:p>
        </w:tc>
        <w:tc>
          <w:tcPr>
            <w:tcW w:w="810" w:type="dxa"/>
          </w:tcPr>
          <w:p w14:paraId="0FAB2A4F" w14:textId="77777777" w:rsidR="00B12D76" w:rsidRPr="00BE068B" w:rsidRDefault="00B12D76" w:rsidP="00CE542E">
            <w:pPr>
              <w:contextualSpacing/>
              <w:jc w:val="center"/>
              <w:rPr>
                <w:rFonts w:ascii="Gill Sans MT" w:hAnsi="Gill Sans MT"/>
                <w:sz w:val="20"/>
              </w:rPr>
            </w:pPr>
          </w:p>
        </w:tc>
        <w:tc>
          <w:tcPr>
            <w:tcW w:w="1548" w:type="dxa"/>
          </w:tcPr>
          <w:p w14:paraId="3482DF95" w14:textId="1CC2CCE3" w:rsidR="00B12D76" w:rsidRPr="00BE068B" w:rsidRDefault="00B12D76" w:rsidP="00CE542E">
            <w:pPr>
              <w:contextualSpacing/>
              <w:jc w:val="center"/>
              <w:rPr>
                <w:rFonts w:ascii="Gill Sans MT" w:hAnsi="Gill Sans MT"/>
                <w:sz w:val="20"/>
              </w:rPr>
            </w:pPr>
            <w:r w:rsidRPr="00BE068B">
              <w:rPr>
                <w:rFonts w:ascii="Gill Sans MT" w:hAnsi="Gill Sans MT"/>
                <w:sz w:val="20"/>
              </w:rPr>
              <w:t>E.1</w:t>
            </w:r>
          </w:p>
        </w:tc>
        <w:tc>
          <w:tcPr>
            <w:tcW w:w="990" w:type="dxa"/>
          </w:tcPr>
          <w:p w14:paraId="1BC82A87" w14:textId="2076780F" w:rsidR="00B12D76" w:rsidRPr="00BE068B" w:rsidRDefault="005856F5" w:rsidP="00CE542E">
            <w:pPr>
              <w:contextualSpacing/>
              <w:jc w:val="center"/>
              <w:rPr>
                <w:rFonts w:ascii="Gill Sans MT" w:hAnsi="Gill Sans MT"/>
                <w:sz w:val="20"/>
                <w:szCs w:val="20"/>
              </w:rPr>
            </w:pPr>
            <w:r w:rsidRPr="00BE068B">
              <w:rPr>
                <w:rFonts w:ascii="Gill Sans MT" w:hAnsi="Gill Sans MT"/>
                <w:sz w:val="20"/>
                <w:szCs w:val="20"/>
              </w:rPr>
              <w:t>E.2</w:t>
            </w:r>
          </w:p>
        </w:tc>
        <w:tc>
          <w:tcPr>
            <w:tcW w:w="1278" w:type="dxa"/>
          </w:tcPr>
          <w:p w14:paraId="691436E3" w14:textId="7BE8884D" w:rsidR="00B12D76" w:rsidRPr="00BE068B" w:rsidRDefault="005856F5" w:rsidP="00CE542E">
            <w:pPr>
              <w:contextualSpacing/>
              <w:jc w:val="center"/>
              <w:rPr>
                <w:rFonts w:ascii="Gill Sans MT" w:hAnsi="Gill Sans MT"/>
                <w:sz w:val="20"/>
                <w:szCs w:val="20"/>
              </w:rPr>
            </w:pPr>
            <w:r w:rsidRPr="00BE068B">
              <w:rPr>
                <w:rFonts w:ascii="Gill Sans MT" w:hAnsi="Gill Sans MT"/>
                <w:sz w:val="20"/>
                <w:szCs w:val="20"/>
              </w:rPr>
              <w:t>E.3</w:t>
            </w:r>
          </w:p>
        </w:tc>
        <w:tc>
          <w:tcPr>
            <w:tcW w:w="1080" w:type="dxa"/>
          </w:tcPr>
          <w:p w14:paraId="478A84FF" w14:textId="22C1DC4C" w:rsidR="00B12D76" w:rsidRPr="00BE068B" w:rsidRDefault="005856F5" w:rsidP="00CE542E">
            <w:pPr>
              <w:contextualSpacing/>
              <w:jc w:val="center"/>
              <w:rPr>
                <w:rFonts w:ascii="Gill Sans MT" w:hAnsi="Gill Sans MT"/>
                <w:sz w:val="20"/>
                <w:szCs w:val="20"/>
              </w:rPr>
            </w:pPr>
            <w:r w:rsidRPr="00BE068B">
              <w:rPr>
                <w:rFonts w:ascii="Gill Sans MT" w:hAnsi="Gill Sans MT"/>
                <w:sz w:val="20"/>
                <w:szCs w:val="20"/>
              </w:rPr>
              <w:t>E.4</w:t>
            </w:r>
          </w:p>
        </w:tc>
        <w:tc>
          <w:tcPr>
            <w:tcW w:w="1080" w:type="dxa"/>
          </w:tcPr>
          <w:p w14:paraId="281CFF02" w14:textId="022D1FDD" w:rsidR="00B12D76" w:rsidRPr="00BE068B" w:rsidRDefault="005856F5" w:rsidP="00CE542E">
            <w:pPr>
              <w:contextualSpacing/>
              <w:jc w:val="center"/>
              <w:rPr>
                <w:rFonts w:ascii="Gill Sans MT" w:hAnsi="Gill Sans MT"/>
                <w:sz w:val="20"/>
                <w:szCs w:val="20"/>
              </w:rPr>
            </w:pPr>
            <w:r w:rsidRPr="00BE068B">
              <w:rPr>
                <w:rFonts w:ascii="Gill Sans MT" w:hAnsi="Gill Sans MT"/>
                <w:sz w:val="20"/>
                <w:szCs w:val="20"/>
              </w:rPr>
              <w:t>E.5</w:t>
            </w:r>
          </w:p>
        </w:tc>
        <w:tc>
          <w:tcPr>
            <w:tcW w:w="1512" w:type="dxa"/>
          </w:tcPr>
          <w:p w14:paraId="7B6FB76E" w14:textId="182C0301" w:rsidR="00B12D76" w:rsidRPr="00BE068B" w:rsidRDefault="005856F5" w:rsidP="00CE542E">
            <w:pPr>
              <w:contextualSpacing/>
              <w:jc w:val="center"/>
              <w:rPr>
                <w:rFonts w:ascii="Gill Sans MT" w:hAnsi="Gill Sans MT"/>
                <w:sz w:val="20"/>
              </w:rPr>
            </w:pPr>
            <w:r w:rsidRPr="00BE068B">
              <w:rPr>
                <w:rFonts w:ascii="Gill Sans MT" w:hAnsi="Gill Sans MT"/>
                <w:sz w:val="20"/>
              </w:rPr>
              <w:t>E.6</w:t>
            </w:r>
          </w:p>
        </w:tc>
        <w:tc>
          <w:tcPr>
            <w:tcW w:w="1196" w:type="dxa"/>
            <w:vAlign w:val="center"/>
          </w:tcPr>
          <w:p w14:paraId="07DCF0A6" w14:textId="6B7C0D29" w:rsidR="00B12D76" w:rsidRPr="00BE068B" w:rsidRDefault="005856F5" w:rsidP="00CE542E">
            <w:pPr>
              <w:contextualSpacing/>
              <w:jc w:val="center"/>
              <w:rPr>
                <w:rFonts w:ascii="Gill Sans MT" w:hAnsi="Gill Sans MT"/>
                <w:sz w:val="20"/>
              </w:rPr>
            </w:pPr>
            <w:r w:rsidRPr="00BE068B">
              <w:rPr>
                <w:rFonts w:ascii="Gill Sans MT" w:hAnsi="Gill Sans MT"/>
                <w:sz w:val="20"/>
              </w:rPr>
              <w:t>E.7</w:t>
            </w:r>
          </w:p>
        </w:tc>
        <w:tc>
          <w:tcPr>
            <w:tcW w:w="1440" w:type="dxa"/>
            <w:vAlign w:val="center"/>
          </w:tcPr>
          <w:p w14:paraId="4208C32E" w14:textId="191308FF" w:rsidR="00B12D76" w:rsidRPr="00BE068B" w:rsidRDefault="005856F5" w:rsidP="00CE542E">
            <w:pPr>
              <w:contextualSpacing/>
              <w:jc w:val="center"/>
              <w:rPr>
                <w:rFonts w:ascii="Gill Sans MT" w:hAnsi="Gill Sans MT"/>
                <w:sz w:val="20"/>
              </w:rPr>
            </w:pPr>
            <w:r w:rsidRPr="00BE068B">
              <w:rPr>
                <w:rFonts w:ascii="Gill Sans MT" w:hAnsi="Gill Sans MT"/>
                <w:sz w:val="20"/>
              </w:rPr>
              <w:t>E.8</w:t>
            </w:r>
          </w:p>
        </w:tc>
        <w:tc>
          <w:tcPr>
            <w:tcW w:w="1260" w:type="dxa"/>
            <w:vAlign w:val="center"/>
          </w:tcPr>
          <w:p w14:paraId="6534A25C" w14:textId="75C733B9" w:rsidR="00B12D76" w:rsidRPr="00BE068B" w:rsidRDefault="005856F5" w:rsidP="00CE542E">
            <w:pPr>
              <w:contextualSpacing/>
              <w:jc w:val="center"/>
              <w:rPr>
                <w:rFonts w:ascii="Gill Sans MT" w:hAnsi="Gill Sans MT"/>
                <w:sz w:val="20"/>
              </w:rPr>
            </w:pPr>
            <w:r w:rsidRPr="00BE068B">
              <w:rPr>
                <w:rFonts w:ascii="Gill Sans MT" w:hAnsi="Gill Sans MT"/>
                <w:sz w:val="20"/>
              </w:rPr>
              <w:t>E.9</w:t>
            </w:r>
          </w:p>
        </w:tc>
      </w:tr>
      <w:tr w:rsidR="00B12D76" w:rsidRPr="00BE068B" w14:paraId="66F01CAD" w14:textId="77777777" w:rsidTr="005856F5">
        <w:trPr>
          <w:trHeight w:val="2060"/>
        </w:trPr>
        <w:tc>
          <w:tcPr>
            <w:tcW w:w="731" w:type="dxa"/>
          </w:tcPr>
          <w:p w14:paraId="79315286" w14:textId="77777777" w:rsidR="00CE542E" w:rsidRPr="00BE068B" w:rsidRDefault="00CE542E" w:rsidP="005856F5">
            <w:pPr>
              <w:contextualSpacing/>
              <w:rPr>
                <w:rFonts w:ascii="Gill Sans MT" w:hAnsi="Gill Sans MT"/>
                <w:b/>
                <w:sz w:val="20"/>
              </w:rPr>
            </w:pPr>
            <w:r w:rsidRPr="00BE068B">
              <w:rPr>
                <w:rFonts w:ascii="Gill Sans MT" w:hAnsi="Gill Sans MT"/>
                <w:b/>
                <w:sz w:val="20"/>
              </w:rPr>
              <w:t>Forest</w:t>
            </w:r>
          </w:p>
          <w:p w14:paraId="7437CB8C" w14:textId="77777777" w:rsidR="00CE542E" w:rsidRPr="00BE068B" w:rsidRDefault="00CE542E" w:rsidP="005856F5">
            <w:pPr>
              <w:contextualSpacing/>
              <w:rPr>
                <w:rFonts w:ascii="Gill Sans MT" w:hAnsi="Gill Sans MT"/>
                <w:b/>
                <w:sz w:val="20"/>
              </w:rPr>
            </w:pPr>
            <w:proofErr w:type="gramStart"/>
            <w:r w:rsidRPr="00BE068B">
              <w:rPr>
                <w:rFonts w:ascii="Gill Sans MT" w:hAnsi="Gill Sans MT"/>
                <w:b/>
                <w:sz w:val="20"/>
              </w:rPr>
              <w:t>code</w:t>
            </w:r>
            <w:proofErr w:type="gramEnd"/>
          </w:p>
        </w:tc>
        <w:tc>
          <w:tcPr>
            <w:tcW w:w="810" w:type="dxa"/>
          </w:tcPr>
          <w:p w14:paraId="1B88B738" w14:textId="77777777" w:rsidR="00CE542E" w:rsidRPr="00BE068B" w:rsidRDefault="00CE542E" w:rsidP="005856F5">
            <w:pPr>
              <w:contextualSpacing/>
              <w:rPr>
                <w:rFonts w:ascii="Gill Sans MT" w:hAnsi="Gill Sans MT"/>
                <w:sz w:val="20"/>
              </w:rPr>
            </w:pPr>
            <w:r w:rsidRPr="00BE068B">
              <w:rPr>
                <w:rFonts w:ascii="Gill Sans MT" w:hAnsi="Gill Sans MT"/>
                <w:sz w:val="20"/>
              </w:rPr>
              <w:t>Name of the forest</w:t>
            </w:r>
          </w:p>
        </w:tc>
        <w:tc>
          <w:tcPr>
            <w:tcW w:w="1548" w:type="dxa"/>
          </w:tcPr>
          <w:p w14:paraId="66E98E79" w14:textId="783AE206" w:rsidR="00CE542E" w:rsidRPr="00BE068B" w:rsidRDefault="00CE542E" w:rsidP="005856F5">
            <w:pPr>
              <w:contextualSpacing/>
              <w:rPr>
                <w:rFonts w:ascii="Gill Sans MT" w:hAnsi="Gill Sans MT"/>
                <w:sz w:val="20"/>
              </w:rPr>
            </w:pPr>
            <w:r w:rsidRPr="00BE068B">
              <w:rPr>
                <w:rFonts w:ascii="Gill Sans MT" w:hAnsi="Gill Sans MT"/>
                <w:sz w:val="20"/>
              </w:rPr>
              <w:t>Have you ever experienced a conflict over use or access to this forest over the pa</w:t>
            </w:r>
            <w:r w:rsidR="00B12D76" w:rsidRPr="00BE068B">
              <w:rPr>
                <w:rFonts w:ascii="Gill Sans MT" w:hAnsi="Gill Sans MT"/>
                <w:sz w:val="20"/>
              </w:rPr>
              <w:t>st 12 months</w:t>
            </w:r>
            <w:r w:rsidRPr="00BE068B">
              <w:rPr>
                <w:rFonts w:ascii="Gill Sans MT" w:hAnsi="Gill Sans MT"/>
                <w:sz w:val="20"/>
              </w:rPr>
              <w:t xml:space="preserve">? </w:t>
            </w:r>
          </w:p>
          <w:p w14:paraId="290B9B77" w14:textId="77777777" w:rsidR="00CE542E" w:rsidRPr="00BE068B" w:rsidRDefault="00CE542E" w:rsidP="005856F5">
            <w:pPr>
              <w:contextualSpacing/>
              <w:rPr>
                <w:rFonts w:ascii="Gill Sans MT" w:hAnsi="Gill Sans MT"/>
                <w:sz w:val="20"/>
              </w:rPr>
            </w:pPr>
            <w:r w:rsidRPr="00BE068B">
              <w:rPr>
                <w:rFonts w:ascii="Gill Sans MT" w:hAnsi="Gill Sans MT"/>
                <w:sz w:val="20"/>
              </w:rPr>
              <w:t>0=No</w:t>
            </w:r>
          </w:p>
          <w:p w14:paraId="4129A4BC" w14:textId="77777777" w:rsidR="00CE542E" w:rsidRPr="00BE068B" w:rsidRDefault="00CE542E" w:rsidP="005856F5">
            <w:pPr>
              <w:contextualSpacing/>
              <w:rPr>
                <w:rFonts w:ascii="Gill Sans MT" w:hAnsi="Gill Sans MT"/>
                <w:sz w:val="20"/>
              </w:rPr>
            </w:pPr>
            <w:r w:rsidRPr="00BE068B">
              <w:rPr>
                <w:rFonts w:ascii="Gill Sans MT" w:hAnsi="Gill Sans MT"/>
                <w:sz w:val="20"/>
              </w:rPr>
              <w:t>1=Yes</w:t>
            </w:r>
          </w:p>
          <w:p w14:paraId="3D57E019" w14:textId="75A1A572" w:rsidR="005856F5" w:rsidRPr="00BE068B" w:rsidRDefault="005856F5" w:rsidP="005856F5">
            <w:pPr>
              <w:contextualSpacing/>
              <w:rPr>
                <w:rFonts w:ascii="Gill Sans MT" w:hAnsi="Gill Sans MT"/>
                <w:i/>
                <w:sz w:val="20"/>
              </w:rPr>
            </w:pPr>
            <w:r w:rsidRPr="00BE068B">
              <w:rPr>
                <w:rFonts w:ascii="Gill Sans MT" w:hAnsi="Gill Sans MT"/>
                <w:i/>
                <w:sz w:val="20"/>
              </w:rPr>
              <w:t>If 0, skip to next forest</w:t>
            </w:r>
          </w:p>
        </w:tc>
        <w:tc>
          <w:tcPr>
            <w:tcW w:w="990" w:type="dxa"/>
          </w:tcPr>
          <w:p w14:paraId="0D9D30F3" w14:textId="77777777" w:rsidR="00CE542E" w:rsidRDefault="00CE542E" w:rsidP="005856F5">
            <w:pPr>
              <w:contextualSpacing/>
              <w:rPr>
                <w:ins w:id="463" w:author="Heather Huntington" w:date="2014-11-17T20:29:00Z"/>
                <w:rFonts w:ascii="Gill Sans MT" w:hAnsi="Gill Sans MT"/>
                <w:sz w:val="20"/>
                <w:szCs w:val="20"/>
              </w:rPr>
            </w:pPr>
            <w:r w:rsidRPr="00BE068B">
              <w:rPr>
                <w:rFonts w:ascii="Gill Sans MT" w:hAnsi="Gill Sans MT"/>
                <w:sz w:val="20"/>
                <w:szCs w:val="20"/>
              </w:rPr>
              <w:t xml:space="preserve">What was this dispute </w:t>
            </w:r>
            <w:commentRangeStart w:id="464"/>
            <w:commentRangeStart w:id="465"/>
            <w:r w:rsidRPr="00BE068B">
              <w:rPr>
                <w:rFonts w:ascii="Gill Sans MT" w:hAnsi="Gill Sans MT"/>
                <w:sz w:val="20"/>
                <w:szCs w:val="20"/>
              </w:rPr>
              <w:t>about</w:t>
            </w:r>
            <w:commentRangeEnd w:id="464"/>
            <w:r w:rsidR="00DF2B2C">
              <w:rPr>
                <w:rStyle w:val="CommentReference"/>
              </w:rPr>
              <w:commentReference w:id="464"/>
            </w:r>
            <w:r w:rsidRPr="00BE068B">
              <w:rPr>
                <w:rFonts w:ascii="Gill Sans MT" w:hAnsi="Gill Sans MT"/>
                <w:sz w:val="20"/>
                <w:szCs w:val="20"/>
              </w:rPr>
              <w:t>?</w:t>
            </w:r>
            <w:commentRangeEnd w:id="465"/>
            <w:r w:rsidR="003B68F6">
              <w:rPr>
                <w:rStyle w:val="CommentReference"/>
              </w:rPr>
              <w:commentReference w:id="465"/>
            </w:r>
          </w:p>
          <w:p w14:paraId="7B7A9B60" w14:textId="77777777" w:rsidR="003B68F6" w:rsidRDefault="003B68F6" w:rsidP="005856F5">
            <w:pPr>
              <w:contextualSpacing/>
              <w:rPr>
                <w:ins w:id="466" w:author="Aleta Haflett" w:date="2014-11-18T12:21:00Z"/>
                <w:rFonts w:ascii="Gill Sans MT" w:hAnsi="Gill Sans MT"/>
                <w:sz w:val="20"/>
                <w:szCs w:val="20"/>
              </w:rPr>
            </w:pPr>
            <w:ins w:id="467" w:author="Heather Huntington" w:date="2014-11-17T20:32:00Z">
              <w:r>
                <w:rPr>
                  <w:rFonts w:ascii="Gill Sans MT" w:hAnsi="Gill Sans MT"/>
                  <w:sz w:val="20"/>
                  <w:szCs w:val="20"/>
                </w:rPr>
                <w:t>PROBE AND CODE</w:t>
              </w:r>
            </w:ins>
          </w:p>
          <w:p w14:paraId="6F3CFDF0" w14:textId="7061C8D5" w:rsidR="00F05E0D" w:rsidRPr="00F05E0D" w:rsidRDefault="00F05E0D" w:rsidP="005856F5">
            <w:pPr>
              <w:contextualSpacing/>
              <w:rPr>
                <w:rFonts w:ascii="Gill Sans MT" w:hAnsi="Gill Sans MT"/>
                <w:i/>
                <w:sz w:val="20"/>
                <w:szCs w:val="20"/>
                <w:rPrChange w:id="468" w:author="Aleta Haflett" w:date="2014-11-18T12:21:00Z">
                  <w:rPr>
                    <w:rFonts w:ascii="Gill Sans MT" w:hAnsi="Gill Sans MT"/>
                    <w:sz w:val="20"/>
                    <w:szCs w:val="20"/>
                  </w:rPr>
                </w:rPrChange>
              </w:rPr>
            </w:pPr>
            <w:ins w:id="469" w:author="Aleta Haflett" w:date="2014-11-18T12:21:00Z">
              <w:r>
                <w:rPr>
                  <w:rFonts w:ascii="Gill Sans MT" w:hAnsi="Gill Sans MT"/>
                  <w:i/>
                  <w:sz w:val="20"/>
                  <w:szCs w:val="20"/>
                </w:rPr>
                <w:t>See code 116</w:t>
              </w:r>
            </w:ins>
            <w:ins w:id="470" w:author="Aleta Haflett" w:date="2014-11-18T12:22:00Z">
              <w:r>
                <w:rPr>
                  <w:rFonts w:ascii="Gill Sans MT" w:hAnsi="Gill Sans MT"/>
                  <w:i/>
                  <w:sz w:val="20"/>
                  <w:szCs w:val="20"/>
                </w:rPr>
                <w:t>. Select all that apply</w:t>
              </w:r>
            </w:ins>
          </w:p>
        </w:tc>
        <w:tc>
          <w:tcPr>
            <w:tcW w:w="1278" w:type="dxa"/>
          </w:tcPr>
          <w:p w14:paraId="05FDFDEA" w14:textId="77777777" w:rsidR="00CE542E" w:rsidRPr="00BE068B" w:rsidRDefault="00CE542E" w:rsidP="005856F5">
            <w:pPr>
              <w:rPr>
                <w:rFonts w:ascii="Gill Sans MT" w:hAnsi="Gill Sans MT"/>
                <w:sz w:val="20"/>
                <w:szCs w:val="20"/>
              </w:rPr>
            </w:pPr>
            <w:r w:rsidRPr="00BE068B">
              <w:rPr>
                <w:rFonts w:ascii="Gill Sans MT" w:hAnsi="Gill Sans MT"/>
                <w:sz w:val="20"/>
                <w:szCs w:val="20"/>
              </w:rPr>
              <w:t>Who was involved in the dispute?</w:t>
            </w:r>
          </w:p>
          <w:p w14:paraId="3D79850C" w14:textId="77777777" w:rsidR="00B12D76" w:rsidRPr="00BE068B" w:rsidRDefault="00B12D76" w:rsidP="005856F5">
            <w:pPr>
              <w:rPr>
                <w:rFonts w:ascii="Gill Sans MT" w:hAnsi="Gill Sans MT"/>
                <w:sz w:val="20"/>
                <w:szCs w:val="20"/>
              </w:rPr>
            </w:pPr>
          </w:p>
          <w:p w14:paraId="572142FB" w14:textId="701CA3CD" w:rsidR="00B12D76" w:rsidRPr="00BE068B" w:rsidRDefault="00B12D76" w:rsidP="005856F5">
            <w:pPr>
              <w:rPr>
                <w:rFonts w:ascii="Gill Sans MT" w:hAnsi="Gill Sans MT"/>
                <w:i/>
                <w:sz w:val="20"/>
                <w:szCs w:val="20"/>
              </w:rPr>
            </w:pPr>
            <w:r w:rsidRPr="00BE068B">
              <w:rPr>
                <w:rFonts w:ascii="Gill Sans MT" w:hAnsi="Gill Sans MT"/>
                <w:i/>
                <w:sz w:val="20"/>
                <w:szCs w:val="20"/>
              </w:rPr>
              <w:t xml:space="preserve">See codes 112- Select all that </w:t>
            </w:r>
            <w:proofErr w:type="gramStart"/>
            <w:r w:rsidRPr="00BE068B">
              <w:rPr>
                <w:rFonts w:ascii="Gill Sans MT" w:hAnsi="Gill Sans MT"/>
                <w:i/>
                <w:sz w:val="20"/>
                <w:szCs w:val="20"/>
              </w:rPr>
              <w:t xml:space="preserve">apply  </w:t>
            </w:r>
            <w:proofErr w:type="gramEnd"/>
          </w:p>
        </w:tc>
        <w:tc>
          <w:tcPr>
            <w:tcW w:w="1080" w:type="dxa"/>
          </w:tcPr>
          <w:p w14:paraId="32138A6D" w14:textId="15C4E45D" w:rsidR="00CE542E" w:rsidRPr="00BE068B" w:rsidRDefault="00B12D76" w:rsidP="005856F5">
            <w:pPr>
              <w:ind w:right="10"/>
              <w:contextualSpacing/>
              <w:rPr>
                <w:rFonts w:ascii="Gill Sans MT" w:hAnsi="Gill Sans MT"/>
                <w:sz w:val="20"/>
                <w:szCs w:val="20"/>
              </w:rPr>
            </w:pPr>
            <w:r w:rsidRPr="00BE068B">
              <w:rPr>
                <w:rFonts w:ascii="Gill Sans MT" w:hAnsi="Gill Sans MT"/>
                <w:sz w:val="20"/>
                <w:szCs w:val="20"/>
              </w:rPr>
              <w:t xml:space="preserve">Other, specify </w:t>
            </w:r>
          </w:p>
        </w:tc>
        <w:tc>
          <w:tcPr>
            <w:tcW w:w="1080" w:type="dxa"/>
          </w:tcPr>
          <w:p w14:paraId="7FC145FF" w14:textId="77777777" w:rsidR="00CE542E" w:rsidRDefault="00CE542E" w:rsidP="005856F5">
            <w:pPr>
              <w:contextualSpacing/>
              <w:rPr>
                <w:ins w:id="471" w:author="Heather Huntington" w:date="2014-11-17T20:28:00Z"/>
                <w:rFonts w:ascii="Gill Sans MT" w:hAnsi="Gill Sans MT"/>
                <w:sz w:val="20"/>
                <w:szCs w:val="20"/>
              </w:rPr>
            </w:pPr>
            <w:r w:rsidRPr="00BE068B">
              <w:rPr>
                <w:rFonts w:ascii="Gill Sans MT" w:hAnsi="Gill Sans MT"/>
                <w:sz w:val="20"/>
                <w:szCs w:val="20"/>
              </w:rPr>
              <w:t xml:space="preserve">Is the conflict </w:t>
            </w:r>
            <w:commentRangeStart w:id="472"/>
            <w:r w:rsidRPr="00BE068B">
              <w:rPr>
                <w:rFonts w:ascii="Gill Sans MT" w:hAnsi="Gill Sans MT"/>
                <w:sz w:val="20"/>
                <w:szCs w:val="20"/>
              </w:rPr>
              <w:t>resolved</w:t>
            </w:r>
            <w:commentRangeEnd w:id="472"/>
            <w:r w:rsidR="00DF2B2C">
              <w:rPr>
                <w:rStyle w:val="CommentReference"/>
              </w:rPr>
              <w:commentReference w:id="472"/>
            </w:r>
            <w:r w:rsidRPr="00BE068B">
              <w:rPr>
                <w:rFonts w:ascii="Gill Sans MT" w:hAnsi="Gill Sans MT"/>
                <w:sz w:val="20"/>
                <w:szCs w:val="20"/>
              </w:rPr>
              <w:t xml:space="preserve">? </w:t>
            </w:r>
          </w:p>
          <w:p w14:paraId="2150D126" w14:textId="77777777" w:rsidR="003B68F6" w:rsidRDefault="003B68F6" w:rsidP="005856F5">
            <w:pPr>
              <w:contextualSpacing/>
              <w:rPr>
                <w:ins w:id="473" w:author="Heather Huntington" w:date="2014-11-17T20:28:00Z"/>
                <w:rFonts w:ascii="Gill Sans MT" w:hAnsi="Gill Sans MT"/>
                <w:sz w:val="20"/>
                <w:szCs w:val="20"/>
              </w:rPr>
            </w:pPr>
            <w:ins w:id="474" w:author="Heather Huntington" w:date="2014-11-17T20:28:00Z">
              <w:r>
                <w:rPr>
                  <w:rFonts w:ascii="Gill Sans MT" w:hAnsi="Gill Sans MT"/>
                  <w:sz w:val="20"/>
                  <w:szCs w:val="20"/>
                </w:rPr>
                <w:t>0-No</w:t>
              </w:r>
            </w:ins>
          </w:p>
          <w:p w14:paraId="7D933B48" w14:textId="77777777" w:rsidR="003B68F6" w:rsidRDefault="003B68F6" w:rsidP="005856F5">
            <w:pPr>
              <w:contextualSpacing/>
              <w:rPr>
                <w:ins w:id="475" w:author="Heather Huntington" w:date="2014-11-17T20:28:00Z"/>
                <w:rFonts w:ascii="Gill Sans MT" w:hAnsi="Gill Sans MT"/>
                <w:sz w:val="20"/>
                <w:szCs w:val="20"/>
              </w:rPr>
            </w:pPr>
            <w:ins w:id="476" w:author="Heather Huntington" w:date="2014-11-17T20:28:00Z">
              <w:r>
                <w:rPr>
                  <w:rFonts w:ascii="Gill Sans MT" w:hAnsi="Gill Sans MT"/>
                  <w:sz w:val="20"/>
                  <w:szCs w:val="20"/>
                </w:rPr>
                <w:t>1-Yes</w:t>
              </w:r>
            </w:ins>
          </w:p>
          <w:p w14:paraId="32B23903" w14:textId="4FA54C2B" w:rsidR="003B68F6" w:rsidRPr="00BE068B" w:rsidRDefault="003B68F6" w:rsidP="005856F5">
            <w:pPr>
              <w:contextualSpacing/>
              <w:rPr>
                <w:rFonts w:ascii="Gill Sans MT" w:hAnsi="Gill Sans MT"/>
                <w:sz w:val="20"/>
                <w:szCs w:val="20"/>
              </w:rPr>
            </w:pPr>
            <w:ins w:id="477" w:author="Heather Huntington" w:date="2014-11-17T20:28:00Z">
              <w:r>
                <w:rPr>
                  <w:rFonts w:ascii="Gill Sans MT" w:hAnsi="Gill Sans MT"/>
                  <w:sz w:val="20"/>
                  <w:szCs w:val="20"/>
                </w:rPr>
                <w:t>888-Don’t know</w:t>
              </w:r>
            </w:ins>
          </w:p>
        </w:tc>
        <w:tc>
          <w:tcPr>
            <w:tcW w:w="1512" w:type="dxa"/>
          </w:tcPr>
          <w:p w14:paraId="7A41F184" w14:textId="77777777" w:rsidR="00CE542E" w:rsidRPr="00BE068B" w:rsidRDefault="00CE542E" w:rsidP="005856F5">
            <w:pPr>
              <w:contextualSpacing/>
              <w:rPr>
                <w:rFonts w:ascii="Gill Sans MT" w:hAnsi="Gill Sans MT"/>
                <w:sz w:val="20"/>
              </w:rPr>
            </w:pPr>
            <w:r w:rsidRPr="00BE068B">
              <w:rPr>
                <w:rFonts w:ascii="Gill Sans MT" w:hAnsi="Gill Sans MT"/>
                <w:sz w:val="20"/>
              </w:rPr>
              <w:t>H.22Where is the FIRST place this dispute was taken to be resolved?</w:t>
            </w:r>
          </w:p>
          <w:p w14:paraId="7E3A4C71" w14:textId="77777777" w:rsidR="005856F5" w:rsidRPr="00BE068B" w:rsidRDefault="005856F5" w:rsidP="005856F5">
            <w:pPr>
              <w:contextualSpacing/>
              <w:rPr>
                <w:rFonts w:ascii="Gill Sans MT" w:hAnsi="Gill Sans MT"/>
                <w:sz w:val="20"/>
              </w:rPr>
            </w:pPr>
          </w:p>
          <w:p w14:paraId="4EDB5574" w14:textId="26901F67" w:rsidR="00CE542E" w:rsidRPr="00BE068B" w:rsidRDefault="00CE542E" w:rsidP="005856F5">
            <w:pPr>
              <w:contextualSpacing/>
              <w:rPr>
                <w:rFonts w:ascii="Gill Sans MT" w:hAnsi="Gill Sans MT"/>
                <w:i/>
                <w:sz w:val="20"/>
                <w:szCs w:val="20"/>
              </w:rPr>
            </w:pPr>
            <w:r w:rsidRPr="00BE068B">
              <w:rPr>
                <w:rFonts w:ascii="Gill Sans MT" w:hAnsi="Gill Sans MT"/>
                <w:i/>
                <w:sz w:val="20"/>
              </w:rPr>
              <w:t xml:space="preserve">(See Code </w:t>
            </w:r>
            <w:r w:rsidR="005856F5" w:rsidRPr="00BE068B">
              <w:rPr>
                <w:rFonts w:ascii="Gill Sans MT" w:hAnsi="Gill Sans MT"/>
                <w:i/>
                <w:sz w:val="20"/>
              </w:rPr>
              <w:t xml:space="preserve">114 </w:t>
            </w:r>
            <w:r w:rsidRPr="00BE068B">
              <w:rPr>
                <w:rFonts w:ascii="Gill Sans MT" w:hAnsi="Gill Sans MT"/>
                <w:i/>
                <w:sz w:val="20"/>
              </w:rPr>
              <w:t>Below)</w:t>
            </w:r>
          </w:p>
        </w:tc>
        <w:tc>
          <w:tcPr>
            <w:tcW w:w="1196" w:type="dxa"/>
          </w:tcPr>
          <w:p w14:paraId="4F6A30C3" w14:textId="77777777" w:rsidR="00CE542E" w:rsidRPr="00BE068B" w:rsidRDefault="00CE542E" w:rsidP="005856F5">
            <w:pPr>
              <w:contextualSpacing/>
              <w:rPr>
                <w:rFonts w:ascii="Gill Sans MT" w:hAnsi="Gill Sans MT"/>
                <w:sz w:val="20"/>
                <w:szCs w:val="20"/>
              </w:rPr>
            </w:pPr>
            <w:r w:rsidRPr="00BE068B">
              <w:rPr>
                <w:rFonts w:ascii="Gill Sans MT" w:hAnsi="Gill Sans MT"/>
                <w:sz w:val="20"/>
              </w:rPr>
              <w:t xml:space="preserve">Are there any other places that the dispute was taken for resolution? </w:t>
            </w:r>
          </w:p>
        </w:tc>
        <w:tc>
          <w:tcPr>
            <w:tcW w:w="1440" w:type="dxa"/>
          </w:tcPr>
          <w:p w14:paraId="37DD78B7" w14:textId="305F2E16" w:rsidR="00CE542E" w:rsidRPr="00BE068B" w:rsidRDefault="00CE542E" w:rsidP="005856F5">
            <w:pPr>
              <w:contextualSpacing/>
              <w:rPr>
                <w:rFonts w:ascii="Gill Sans MT" w:hAnsi="Gill Sans MT"/>
                <w:sz w:val="20"/>
              </w:rPr>
            </w:pPr>
            <w:r w:rsidRPr="00BE068B">
              <w:rPr>
                <w:rFonts w:ascii="Gill Sans MT" w:hAnsi="Gill Sans MT"/>
                <w:sz w:val="20"/>
              </w:rPr>
              <w:t>How long did it take for the dispute to be resolved?</w:t>
            </w:r>
          </w:p>
          <w:p w14:paraId="1D9390E0" w14:textId="77777777" w:rsidR="005856F5" w:rsidRPr="00BE068B" w:rsidRDefault="005856F5" w:rsidP="005856F5">
            <w:pPr>
              <w:contextualSpacing/>
              <w:rPr>
                <w:rFonts w:ascii="Gill Sans MT" w:hAnsi="Gill Sans MT"/>
                <w:sz w:val="20"/>
              </w:rPr>
            </w:pPr>
          </w:p>
          <w:p w14:paraId="466CD015" w14:textId="0A4CF0FD" w:rsidR="00CE542E" w:rsidRPr="00BE068B" w:rsidRDefault="00CE542E" w:rsidP="005856F5">
            <w:pPr>
              <w:contextualSpacing/>
              <w:rPr>
                <w:rFonts w:ascii="Gill Sans MT" w:hAnsi="Gill Sans MT"/>
                <w:i/>
                <w:sz w:val="20"/>
                <w:szCs w:val="20"/>
              </w:rPr>
            </w:pPr>
            <w:r w:rsidRPr="00BE068B">
              <w:rPr>
                <w:rFonts w:ascii="Gill Sans MT" w:hAnsi="Gill Sans MT"/>
                <w:i/>
                <w:sz w:val="20"/>
              </w:rPr>
              <w:t xml:space="preserve">(See code </w:t>
            </w:r>
            <w:r w:rsidR="005856F5" w:rsidRPr="00BE068B">
              <w:rPr>
                <w:rFonts w:ascii="Gill Sans MT" w:hAnsi="Gill Sans MT"/>
                <w:i/>
                <w:sz w:val="20"/>
              </w:rPr>
              <w:t xml:space="preserve">113 </w:t>
            </w:r>
            <w:r w:rsidRPr="00BE068B">
              <w:rPr>
                <w:rFonts w:ascii="Gill Sans MT" w:hAnsi="Gill Sans MT"/>
                <w:i/>
                <w:sz w:val="20"/>
              </w:rPr>
              <w:t>below)</w:t>
            </w:r>
          </w:p>
        </w:tc>
        <w:tc>
          <w:tcPr>
            <w:tcW w:w="1260" w:type="dxa"/>
          </w:tcPr>
          <w:p w14:paraId="57779A08" w14:textId="4E77C49A" w:rsidR="00CE542E" w:rsidRPr="00BE068B" w:rsidRDefault="00CE542E" w:rsidP="005856F5">
            <w:pPr>
              <w:contextualSpacing/>
              <w:rPr>
                <w:rFonts w:ascii="Gill Sans MT" w:hAnsi="Gill Sans MT"/>
                <w:sz w:val="20"/>
              </w:rPr>
            </w:pPr>
            <w:r w:rsidRPr="00BE068B">
              <w:rPr>
                <w:rFonts w:ascii="Gill Sans MT" w:hAnsi="Gill Sans MT"/>
                <w:sz w:val="20"/>
              </w:rPr>
              <w:t>How satisfied were you with the outcome?</w:t>
            </w:r>
          </w:p>
          <w:p w14:paraId="67CEA91B" w14:textId="77777777" w:rsidR="005856F5" w:rsidRPr="00BE068B" w:rsidRDefault="005856F5" w:rsidP="005856F5">
            <w:pPr>
              <w:contextualSpacing/>
              <w:rPr>
                <w:rFonts w:ascii="Gill Sans MT" w:hAnsi="Gill Sans MT"/>
                <w:sz w:val="20"/>
              </w:rPr>
            </w:pPr>
          </w:p>
          <w:p w14:paraId="225D0E08" w14:textId="713A5998" w:rsidR="00CE542E" w:rsidRPr="00BE068B" w:rsidRDefault="00CE542E" w:rsidP="005856F5">
            <w:pPr>
              <w:contextualSpacing/>
              <w:rPr>
                <w:rFonts w:ascii="Gill Sans MT" w:hAnsi="Gill Sans MT"/>
                <w:i/>
                <w:sz w:val="20"/>
                <w:szCs w:val="20"/>
              </w:rPr>
            </w:pPr>
            <w:r w:rsidRPr="00BE068B">
              <w:rPr>
                <w:rFonts w:ascii="Gill Sans MT" w:hAnsi="Gill Sans MT"/>
                <w:i/>
                <w:sz w:val="20"/>
              </w:rPr>
              <w:t xml:space="preserve">(See Code </w:t>
            </w:r>
            <w:r w:rsidR="005856F5" w:rsidRPr="00BE068B">
              <w:rPr>
                <w:rFonts w:ascii="Gill Sans MT" w:hAnsi="Gill Sans MT"/>
                <w:i/>
                <w:sz w:val="20"/>
              </w:rPr>
              <w:t xml:space="preserve">115 </w:t>
            </w:r>
            <w:r w:rsidRPr="00BE068B">
              <w:rPr>
                <w:rFonts w:ascii="Gill Sans MT" w:hAnsi="Gill Sans MT"/>
                <w:i/>
                <w:sz w:val="20"/>
              </w:rPr>
              <w:t>Below)</w:t>
            </w:r>
          </w:p>
        </w:tc>
      </w:tr>
      <w:tr w:rsidR="005856F5" w:rsidRPr="00BE068B" w14:paraId="25AEBCB3" w14:textId="77777777" w:rsidTr="005856F5">
        <w:trPr>
          <w:trHeight w:val="503"/>
        </w:trPr>
        <w:tc>
          <w:tcPr>
            <w:tcW w:w="731" w:type="dxa"/>
          </w:tcPr>
          <w:p w14:paraId="4CA93FE0" w14:textId="145624FB" w:rsidR="005856F5" w:rsidRPr="00BE068B" w:rsidRDefault="005856F5" w:rsidP="005856F5">
            <w:pPr>
              <w:contextualSpacing/>
              <w:rPr>
                <w:rFonts w:ascii="Gill Sans MT" w:hAnsi="Gill Sans MT"/>
                <w:b/>
                <w:sz w:val="20"/>
              </w:rPr>
            </w:pPr>
          </w:p>
        </w:tc>
        <w:tc>
          <w:tcPr>
            <w:tcW w:w="810" w:type="dxa"/>
          </w:tcPr>
          <w:p w14:paraId="14044095" w14:textId="77777777" w:rsidR="005856F5" w:rsidRPr="00BE068B" w:rsidRDefault="005856F5" w:rsidP="005856F5">
            <w:pPr>
              <w:contextualSpacing/>
              <w:rPr>
                <w:rFonts w:ascii="Gill Sans MT" w:hAnsi="Gill Sans MT"/>
                <w:sz w:val="20"/>
              </w:rPr>
            </w:pPr>
          </w:p>
        </w:tc>
        <w:tc>
          <w:tcPr>
            <w:tcW w:w="1548" w:type="dxa"/>
          </w:tcPr>
          <w:p w14:paraId="022E3D32" w14:textId="77777777" w:rsidR="005856F5" w:rsidRPr="00BE068B" w:rsidRDefault="005856F5" w:rsidP="005856F5">
            <w:pPr>
              <w:contextualSpacing/>
              <w:rPr>
                <w:rFonts w:ascii="Gill Sans MT" w:hAnsi="Gill Sans MT"/>
                <w:sz w:val="20"/>
              </w:rPr>
            </w:pPr>
          </w:p>
        </w:tc>
        <w:tc>
          <w:tcPr>
            <w:tcW w:w="990" w:type="dxa"/>
          </w:tcPr>
          <w:p w14:paraId="42EE48F5" w14:textId="77777777" w:rsidR="005856F5" w:rsidRPr="00BE068B" w:rsidRDefault="005856F5" w:rsidP="005856F5">
            <w:pPr>
              <w:contextualSpacing/>
              <w:rPr>
                <w:rFonts w:ascii="Gill Sans MT" w:hAnsi="Gill Sans MT"/>
                <w:sz w:val="20"/>
                <w:szCs w:val="20"/>
              </w:rPr>
            </w:pPr>
          </w:p>
        </w:tc>
        <w:tc>
          <w:tcPr>
            <w:tcW w:w="1278" w:type="dxa"/>
          </w:tcPr>
          <w:p w14:paraId="4A71B5C6" w14:textId="77777777" w:rsidR="005856F5" w:rsidRPr="00BE068B" w:rsidRDefault="005856F5" w:rsidP="005856F5">
            <w:pPr>
              <w:rPr>
                <w:rFonts w:ascii="Gill Sans MT" w:hAnsi="Gill Sans MT"/>
                <w:sz w:val="20"/>
                <w:szCs w:val="20"/>
              </w:rPr>
            </w:pPr>
          </w:p>
        </w:tc>
        <w:tc>
          <w:tcPr>
            <w:tcW w:w="1080" w:type="dxa"/>
          </w:tcPr>
          <w:p w14:paraId="07574473" w14:textId="77777777" w:rsidR="005856F5" w:rsidRPr="00BE068B" w:rsidRDefault="005856F5" w:rsidP="005856F5">
            <w:pPr>
              <w:ind w:right="10"/>
              <w:contextualSpacing/>
              <w:rPr>
                <w:rFonts w:ascii="Gill Sans MT" w:hAnsi="Gill Sans MT"/>
                <w:sz w:val="20"/>
                <w:szCs w:val="20"/>
              </w:rPr>
            </w:pPr>
          </w:p>
        </w:tc>
        <w:tc>
          <w:tcPr>
            <w:tcW w:w="1080" w:type="dxa"/>
          </w:tcPr>
          <w:p w14:paraId="39E9A93F" w14:textId="77777777" w:rsidR="005856F5" w:rsidRPr="00BE068B" w:rsidRDefault="005856F5" w:rsidP="005856F5">
            <w:pPr>
              <w:contextualSpacing/>
              <w:rPr>
                <w:rFonts w:ascii="Gill Sans MT" w:hAnsi="Gill Sans MT"/>
                <w:sz w:val="20"/>
                <w:szCs w:val="20"/>
              </w:rPr>
            </w:pPr>
          </w:p>
        </w:tc>
        <w:tc>
          <w:tcPr>
            <w:tcW w:w="1512" w:type="dxa"/>
          </w:tcPr>
          <w:p w14:paraId="540EBBF0" w14:textId="77777777" w:rsidR="005856F5" w:rsidRPr="00BE068B" w:rsidRDefault="005856F5" w:rsidP="005856F5">
            <w:pPr>
              <w:contextualSpacing/>
              <w:rPr>
                <w:rFonts w:ascii="Gill Sans MT" w:hAnsi="Gill Sans MT"/>
                <w:sz w:val="20"/>
              </w:rPr>
            </w:pPr>
          </w:p>
        </w:tc>
        <w:tc>
          <w:tcPr>
            <w:tcW w:w="1196" w:type="dxa"/>
          </w:tcPr>
          <w:p w14:paraId="544CCF29" w14:textId="77777777" w:rsidR="005856F5" w:rsidRPr="00BE068B" w:rsidRDefault="005856F5" w:rsidP="005856F5">
            <w:pPr>
              <w:contextualSpacing/>
              <w:rPr>
                <w:rFonts w:ascii="Gill Sans MT" w:hAnsi="Gill Sans MT"/>
                <w:sz w:val="20"/>
              </w:rPr>
            </w:pPr>
          </w:p>
        </w:tc>
        <w:tc>
          <w:tcPr>
            <w:tcW w:w="1440" w:type="dxa"/>
          </w:tcPr>
          <w:p w14:paraId="21B44418" w14:textId="77777777" w:rsidR="005856F5" w:rsidRPr="00BE068B" w:rsidRDefault="005856F5" w:rsidP="005856F5">
            <w:pPr>
              <w:contextualSpacing/>
              <w:rPr>
                <w:rFonts w:ascii="Gill Sans MT" w:hAnsi="Gill Sans MT"/>
                <w:sz w:val="20"/>
              </w:rPr>
            </w:pPr>
          </w:p>
        </w:tc>
        <w:tc>
          <w:tcPr>
            <w:tcW w:w="1260" w:type="dxa"/>
          </w:tcPr>
          <w:p w14:paraId="1BA50B49" w14:textId="77777777" w:rsidR="005856F5" w:rsidRPr="00BE068B" w:rsidRDefault="005856F5" w:rsidP="005856F5">
            <w:pPr>
              <w:contextualSpacing/>
              <w:rPr>
                <w:rFonts w:ascii="Gill Sans MT" w:hAnsi="Gill Sans MT"/>
                <w:sz w:val="20"/>
              </w:rPr>
            </w:pPr>
          </w:p>
        </w:tc>
      </w:tr>
      <w:tr w:rsidR="005856F5" w:rsidRPr="00BE068B" w14:paraId="400CCB59" w14:textId="77777777" w:rsidTr="005856F5">
        <w:trPr>
          <w:trHeight w:val="503"/>
        </w:trPr>
        <w:tc>
          <w:tcPr>
            <w:tcW w:w="731" w:type="dxa"/>
          </w:tcPr>
          <w:p w14:paraId="2B5FDF97" w14:textId="710D3738" w:rsidR="005856F5" w:rsidRPr="00BE068B" w:rsidRDefault="005856F5" w:rsidP="005856F5">
            <w:pPr>
              <w:contextualSpacing/>
              <w:rPr>
                <w:rFonts w:ascii="Gill Sans MT" w:hAnsi="Gill Sans MT"/>
                <w:b/>
                <w:sz w:val="20"/>
              </w:rPr>
            </w:pPr>
            <w:r w:rsidRPr="00BE068B">
              <w:rPr>
                <w:rFonts w:ascii="Gill Sans MT" w:hAnsi="Gill Sans MT"/>
                <w:b/>
                <w:sz w:val="20"/>
              </w:rPr>
              <w:t>1</w:t>
            </w:r>
          </w:p>
        </w:tc>
        <w:tc>
          <w:tcPr>
            <w:tcW w:w="810" w:type="dxa"/>
          </w:tcPr>
          <w:p w14:paraId="18117ADA" w14:textId="77777777" w:rsidR="005856F5" w:rsidRPr="00BE068B" w:rsidRDefault="005856F5" w:rsidP="005856F5">
            <w:pPr>
              <w:contextualSpacing/>
              <w:rPr>
                <w:rFonts w:ascii="Gill Sans MT" w:hAnsi="Gill Sans MT"/>
                <w:sz w:val="20"/>
              </w:rPr>
            </w:pPr>
          </w:p>
        </w:tc>
        <w:tc>
          <w:tcPr>
            <w:tcW w:w="1548" w:type="dxa"/>
          </w:tcPr>
          <w:p w14:paraId="71A2AC3F" w14:textId="77777777" w:rsidR="005856F5" w:rsidRPr="00BE068B" w:rsidRDefault="005856F5" w:rsidP="005856F5">
            <w:pPr>
              <w:contextualSpacing/>
              <w:rPr>
                <w:rFonts w:ascii="Gill Sans MT" w:hAnsi="Gill Sans MT"/>
                <w:sz w:val="20"/>
              </w:rPr>
            </w:pPr>
          </w:p>
        </w:tc>
        <w:tc>
          <w:tcPr>
            <w:tcW w:w="990" w:type="dxa"/>
          </w:tcPr>
          <w:p w14:paraId="08B6EFCA" w14:textId="77777777" w:rsidR="005856F5" w:rsidRPr="00BE068B" w:rsidRDefault="005856F5" w:rsidP="005856F5">
            <w:pPr>
              <w:contextualSpacing/>
              <w:rPr>
                <w:rFonts w:ascii="Gill Sans MT" w:hAnsi="Gill Sans MT"/>
                <w:sz w:val="20"/>
                <w:szCs w:val="20"/>
              </w:rPr>
            </w:pPr>
          </w:p>
        </w:tc>
        <w:tc>
          <w:tcPr>
            <w:tcW w:w="1278" w:type="dxa"/>
          </w:tcPr>
          <w:p w14:paraId="6D19D872" w14:textId="77777777" w:rsidR="005856F5" w:rsidRPr="00BE068B" w:rsidRDefault="005856F5" w:rsidP="005856F5">
            <w:pPr>
              <w:rPr>
                <w:rFonts w:ascii="Gill Sans MT" w:hAnsi="Gill Sans MT"/>
                <w:sz w:val="20"/>
                <w:szCs w:val="20"/>
              </w:rPr>
            </w:pPr>
          </w:p>
        </w:tc>
        <w:tc>
          <w:tcPr>
            <w:tcW w:w="1080" w:type="dxa"/>
          </w:tcPr>
          <w:p w14:paraId="139172DF" w14:textId="77777777" w:rsidR="005856F5" w:rsidRPr="00BE068B" w:rsidRDefault="005856F5" w:rsidP="005856F5">
            <w:pPr>
              <w:ind w:right="10"/>
              <w:contextualSpacing/>
              <w:rPr>
                <w:rFonts w:ascii="Gill Sans MT" w:hAnsi="Gill Sans MT"/>
                <w:sz w:val="20"/>
                <w:szCs w:val="20"/>
              </w:rPr>
            </w:pPr>
          </w:p>
        </w:tc>
        <w:tc>
          <w:tcPr>
            <w:tcW w:w="1080" w:type="dxa"/>
          </w:tcPr>
          <w:p w14:paraId="4DF08664" w14:textId="77777777" w:rsidR="005856F5" w:rsidRPr="00BE068B" w:rsidRDefault="005856F5" w:rsidP="005856F5">
            <w:pPr>
              <w:contextualSpacing/>
              <w:rPr>
                <w:rFonts w:ascii="Gill Sans MT" w:hAnsi="Gill Sans MT"/>
                <w:sz w:val="20"/>
                <w:szCs w:val="20"/>
              </w:rPr>
            </w:pPr>
          </w:p>
        </w:tc>
        <w:tc>
          <w:tcPr>
            <w:tcW w:w="1512" w:type="dxa"/>
          </w:tcPr>
          <w:p w14:paraId="1F6078B5" w14:textId="77777777" w:rsidR="005856F5" w:rsidRPr="00BE068B" w:rsidRDefault="005856F5" w:rsidP="005856F5">
            <w:pPr>
              <w:contextualSpacing/>
              <w:rPr>
                <w:rFonts w:ascii="Gill Sans MT" w:hAnsi="Gill Sans MT"/>
                <w:sz w:val="20"/>
              </w:rPr>
            </w:pPr>
          </w:p>
        </w:tc>
        <w:tc>
          <w:tcPr>
            <w:tcW w:w="1196" w:type="dxa"/>
          </w:tcPr>
          <w:p w14:paraId="53036B14" w14:textId="77777777" w:rsidR="005856F5" w:rsidRPr="00BE068B" w:rsidRDefault="005856F5" w:rsidP="005856F5">
            <w:pPr>
              <w:contextualSpacing/>
              <w:rPr>
                <w:rFonts w:ascii="Gill Sans MT" w:hAnsi="Gill Sans MT"/>
                <w:sz w:val="20"/>
              </w:rPr>
            </w:pPr>
          </w:p>
        </w:tc>
        <w:tc>
          <w:tcPr>
            <w:tcW w:w="1440" w:type="dxa"/>
          </w:tcPr>
          <w:p w14:paraId="452FC85D" w14:textId="77777777" w:rsidR="005856F5" w:rsidRPr="00BE068B" w:rsidRDefault="005856F5" w:rsidP="005856F5">
            <w:pPr>
              <w:contextualSpacing/>
              <w:rPr>
                <w:rFonts w:ascii="Gill Sans MT" w:hAnsi="Gill Sans MT"/>
                <w:sz w:val="20"/>
              </w:rPr>
            </w:pPr>
          </w:p>
        </w:tc>
        <w:tc>
          <w:tcPr>
            <w:tcW w:w="1260" w:type="dxa"/>
          </w:tcPr>
          <w:p w14:paraId="5526796A" w14:textId="77777777" w:rsidR="005856F5" w:rsidRPr="00BE068B" w:rsidRDefault="005856F5" w:rsidP="005856F5">
            <w:pPr>
              <w:contextualSpacing/>
              <w:rPr>
                <w:rFonts w:ascii="Gill Sans MT" w:hAnsi="Gill Sans MT"/>
                <w:sz w:val="20"/>
              </w:rPr>
            </w:pPr>
          </w:p>
        </w:tc>
      </w:tr>
      <w:tr w:rsidR="005856F5" w:rsidRPr="00BE068B" w14:paraId="0EEF6965" w14:textId="77777777" w:rsidTr="005856F5">
        <w:trPr>
          <w:trHeight w:val="503"/>
        </w:trPr>
        <w:tc>
          <w:tcPr>
            <w:tcW w:w="731" w:type="dxa"/>
          </w:tcPr>
          <w:p w14:paraId="7A2C8CE2" w14:textId="230C5129" w:rsidR="005856F5" w:rsidRPr="00BE068B" w:rsidRDefault="005856F5" w:rsidP="005856F5">
            <w:pPr>
              <w:contextualSpacing/>
              <w:rPr>
                <w:rFonts w:ascii="Gill Sans MT" w:hAnsi="Gill Sans MT"/>
                <w:b/>
                <w:sz w:val="20"/>
              </w:rPr>
            </w:pPr>
            <w:r w:rsidRPr="00BE068B">
              <w:rPr>
                <w:rFonts w:ascii="Gill Sans MT" w:hAnsi="Gill Sans MT"/>
                <w:b/>
                <w:sz w:val="20"/>
              </w:rPr>
              <w:t>2</w:t>
            </w:r>
          </w:p>
        </w:tc>
        <w:tc>
          <w:tcPr>
            <w:tcW w:w="810" w:type="dxa"/>
          </w:tcPr>
          <w:p w14:paraId="1A25BB5B" w14:textId="77777777" w:rsidR="005856F5" w:rsidRPr="00BE068B" w:rsidRDefault="005856F5" w:rsidP="005856F5">
            <w:pPr>
              <w:contextualSpacing/>
              <w:rPr>
                <w:rFonts w:ascii="Gill Sans MT" w:hAnsi="Gill Sans MT"/>
                <w:sz w:val="20"/>
              </w:rPr>
            </w:pPr>
          </w:p>
        </w:tc>
        <w:tc>
          <w:tcPr>
            <w:tcW w:w="1548" w:type="dxa"/>
          </w:tcPr>
          <w:p w14:paraId="34915246" w14:textId="77777777" w:rsidR="005856F5" w:rsidRPr="00BE068B" w:rsidRDefault="005856F5" w:rsidP="005856F5">
            <w:pPr>
              <w:contextualSpacing/>
              <w:rPr>
                <w:rFonts w:ascii="Gill Sans MT" w:hAnsi="Gill Sans MT"/>
                <w:sz w:val="20"/>
              </w:rPr>
            </w:pPr>
          </w:p>
        </w:tc>
        <w:tc>
          <w:tcPr>
            <w:tcW w:w="990" w:type="dxa"/>
          </w:tcPr>
          <w:p w14:paraId="460E1475" w14:textId="77777777" w:rsidR="005856F5" w:rsidRPr="00BE068B" w:rsidRDefault="005856F5" w:rsidP="005856F5">
            <w:pPr>
              <w:contextualSpacing/>
              <w:rPr>
                <w:rFonts w:ascii="Gill Sans MT" w:hAnsi="Gill Sans MT"/>
                <w:sz w:val="20"/>
                <w:szCs w:val="20"/>
              </w:rPr>
            </w:pPr>
          </w:p>
        </w:tc>
        <w:tc>
          <w:tcPr>
            <w:tcW w:w="1278" w:type="dxa"/>
          </w:tcPr>
          <w:p w14:paraId="25339BDB" w14:textId="77777777" w:rsidR="005856F5" w:rsidRPr="00BE068B" w:rsidRDefault="005856F5" w:rsidP="005856F5">
            <w:pPr>
              <w:rPr>
                <w:rFonts w:ascii="Gill Sans MT" w:hAnsi="Gill Sans MT"/>
                <w:sz w:val="20"/>
                <w:szCs w:val="20"/>
              </w:rPr>
            </w:pPr>
          </w:p>
        </w:tc>
        <w:tc>
          <w:tcPr>
            <w:tcW w:w="1080" w:type="dxa"/>
          </w:tcPr>
          <w:p w14:paraId="47EEE1BF" w14:textId="77777777" w:rsidR="005856F5" w:rsidRPr="00BE068B" w:rsidRDefault="005856F5" w:rsidP="005856F5">
            <w:pPr>
              <w:ind w:right="10"/>
              <w:contextualSpacing/>
              <w:rPr>
                <w:rFonts w:ascii="Gill Sans MT" w:hAnsi="Gill Sans MT"/>
                <w:sz w:val="20"/>
                <w:szCs w:val="20"/>
              </w:rPr>
            </w:pPr>
          </w:p>
        </w:tc>
        <w:tc>
          <w:tcPr>
            <w:tcW w:w="1080" w:type="dxa"/>
          </w:tcPr>
          <w:p w14:paraId="32573747" w14:textId="77777777" w:rsidR="005856F5" w:rsidRPr="00BE068B" w:rsidRDefault="005856F5" w:rsidP="005856F5">
            <w:pPr>
              <w:contextualSpacing/>
              <w:rPr>
                <w:rFonts w:ascii="Gill Sans MT" w:hAnsi="Gill Sans MT"/>
                <w:sz w:val="20"/>
                <w:szCs w:val="20"/>
              </w:rPr>
            </w:pPr>
          </w:p>
        </w:tc>
        <w:tc>
          <w:tcPr>
            <w:tcW w:w="1512" w:type="dxa"/>
          </w:tcPr>
          <w:p w14:paraId="56F05EEE" w14:textId="77777777" w:rsidR="005856F5" w:rsidRPr="00BE068B" w:rsidRDefault="005856F5" w:rsidP="005856F5">
            <w:pPr>
              <w:contextualSpacing/>
              <w:rPr>
                <w:rFonts w:ascii="Gill Sans MT" w:hAnsi="Gill Sans MT"/>
                <w:sz w:val="20"/>
              </w:rPr>
            </w:pPr>
          </w:p>
        </w:tc>
        <w:tc>
          <w:tcPr>
            <w:tcW w:w="1196" w:type="dxa"/>
          </w:tcPr>
          <w:p w14:paraId="5E76BCE1" w14:textId="77777777" w:rsidR="005856F5" w:rsidRPr="00BE068B" w:rsidRDefault="005856F5" w:rsidP="005856F5">
            <w:pPr>
              <w:contextualSpacing/>
              <w:rPr>
                <w:rFonts w:ascii="Gill Sans MT" w:hAnsi="Gill Sans MT"/>
                <w:sz w:val="20"/>
              </w:rPr>
            </w:pPr>
          </w:p>
        </w:tc>
        <w:tc>
          <w:tcPr>
            <w:tcW w:w="1440" w:type="dxa"/>
          </w:tcPr>
          <w:p w14:paraId="0C38FD93" w14:textId="77777777" w:rsidR="005856F5" w:rsidRPr="00BE068B" w:rsidRDefault="005856F5" w:rsidP="005856F5">
            <w:pPr>
              <w:contextualSpacing/>
              <w:rPr>
                <w:rFonts w:ascii="Gill Sans MT" w:hAnsi="Gill Sans MT"/>
                <w:sz w:val="20"/>
              </w:rPr>
            </w:pPr>
          </w:p>
        </w:tc>
        <w:tc>
          <w:tcPr>
            <w:tcW w:w="1260" w:type="dxa"/>
          </w:tcPr>
          <w:p w14:paraId="0164B138" w14:textId="77777777" w:rsidR="005856F5" w:rsidRPr="00BE068B" w:rsidRDefault="005856F5" w:rsidP="005856F5">
            <w:pPr>
              <w:contextualSpacing/>
              <w:rPr>
                <w:rFonts w:ascii="Gill Sans MT" w:hAnsi="Gill Sans MT"/>
                <w:sz w:val="20"/>
              </w:rPr>
            </w:pPr>
          </w:p>
        </w:tc>
      </w:tr>
      <w:tr w:rsidR="005856F5" w:rsidRPr="00BE068B" w14:paraId="1D627E64" w14:textId="77777777" w:rsidTr="005856F5">
        <w:trPr>
          <w:trHeight w:val="503"/>
        </w:trPr>
        <w:tc>
          <w:tcPr>
            <w:tcW w:w="731" w:type="dxa"/>
          </w:tcPr>
          <w:p w14:paraId="36A65955" w14:textId="2A926870" w:rsidR="005856F5" w:rsidRPr="00BE068B" w:rsidRDefault="005856F5" w:rsidP="005856F5">
            <w:pPr>
              <w:contextualSpacing/>
              <w:rPr>
                <w:rFonts w:ascii="Gill Sans MT" w:hAnsi="Gill Sans MT"/>
                <w:b/>
                <w:sz w:val="20"/>
              </w:rPr>
            </w:pPr>
            <w:r w:rsidRPr="00BE068B">
              <w:rPr>
                <w:rFonts w:ascii="Gill Sans MT" w:hAnsi="Gill Sans MT"/>
                <w:b/>
                <w:sz w:val="20"/>
              </w:rPr>
              <w:t>3</w:t>
            </w:r>
          </w:p>
        </w:tc>
        <w:tc>
          <w:tcPr>
            <w:tcW w:w="810" w:type="dxa"/>
          </w:tcPr>
          <w:p w14:paraId="26BDF490" w14:textId="77777777" w:rsidR="005856F5" w:rsidRPr="00BE068B" w:rsidRDefault="005856F5" w:rsidP="005856F5">
            <w:pPr>
              <w:contextualSpacing/>
              <w:rPr>
                <w:rFonts w:ascii="Gill Sans MT" w:hAnsi="Gill Sans MT"/>
                <w:sz w:val="20"/>
              </w:rPr>
            </w:pPr>
          </w:p>
        </w:tc>
        <w:tc>
          <w:tcPr>
            <w:tcW w:w="1548" w:type="dxa"/>
          </w:tcPr>
          <w:p w14:paraId="605C0B42" w14:textId="77777777" w:rsidR="005856F5" w:rsidRPr="00BE068B" w:rsidRDefault="005856F5" w:rsidP="005856F5">
            <w:pPr>
              <w:contextualSpacing/>
              <w:rPr>
                <w:rFonts w:ascii="Gill Sans MT" w:hAnsi="Gill Sans MT"/>
                <w:sz w:val="20"/>
              </w:rPr>
            </w:pPr>
          </w:p>
        </w:tc>
        <w:tc>
          <w:tcPr>
            <w:tcW w:w="990" w:type="dxa"/>
          </w:tcPr>
          <w:p w14:paraId="4628BFBD" w14:textId="77777777" w:rsidR="005856F5" w:rsidRPr="00BE068B" w:rsidRDefault="005856F5" w:rsidP="005856F5">
            <w:pPr>
              <w:contextualSpacing/>
              <w:rPr>
                <w:rFonts w:ascii="Gill Sans MT" w:hAnsi="Gill Sans MT"/>
                <w:sz w:val="20"/>
                <w:szCs w:val="20"/>
              </w:rPr>
            </w:pPr>
          </w:p>
        </w:tc>
        <w:tc>
          <w:tcPr>
            <w:tcW w:w="1278" w:type="dxa"/>
          </w:tcPr>
          <w:p w14:paraId="24508A8E" w14:textId="77777777" w:rsidR="005856F5" w:rsidRPr="00BE068B" w:rsidRDefault="005856F5" w:rsidP="005856F5">
            <w:pPr>
              <w:rPr>
                <w:rFonts w:ascii="Gill Sans MT" w:hAnsi="Gill Sans MT"/>
                <w:sz w:val="20"/>
                <w:szCs w:val="20"/>
              </w:rPr>
            </w:pPr>
          </w:p>
        </w:tc>
        <w:tc>
          <w:tcPr>
            <w:tcW w:w="1080" w:type="dxa"/>
          </w:tcPr>
          <w:p w14:paraId="40E03BB5" w14:textId="77777777" w:rsidR="005856F5" w:rsidRPr="00BE068B" w:rsidRDefault="005856F5" w:rsidP="005856F5">
            <w:pPr>
              <w:ind w:right="10"/>
              <w:contextualSpacing/>
              <w:rPr>
                <w:rFonts w:ascii="Gill Sans MT" w:hAnsi="Gill Sans MT"/>
                <w:sz w:val="20"/>
                <w:szCs w:val="20"/>
              </w:rPr>
            </w:pPr>
          </w:p>
        </w:tc>
        <w:tc>
          <w:tcPr>
            <w:tcW w:w="1080" w:type="dxa"/>
          </w:tcPr>
          <w:p w14:paraId="755F6B96" w14:textId="77777777" w:rsidR="005856F5" w:rsidRPr="00BE068B" w:rsidRDefault="005856F5" w:rsidP="005856F5">
            <w:pPr>
              <w:contextualSpacing/>
              <w:rPr>
                <w:rFonts w:ascii="Gill Sans MT" w:hAnsi="Gill Sans MT"/>
                <w:sz w:val="20"/>
                <w:szCs w:val="20"/>
              </w:rPr>
            </w:pPr>
          </w:p>
        </w:tc>
        <w:tc>
          <w:tcPr>
            <w:tcW w:w="1512" w:type="dxa"/>
          </w:tcPr>
          <w:p w14:paraId="68AF5BB7" w14:textId="77777777" w:rsidR="005856F5" w:rsidRPr="00BE068B" w:rsidRDefault="005856F5" w:rsidP="005856F5">
            <w:pPr>
              <w:contextualSpacing/>
              <w:rPr>
                <w:rFonts w:ascii="Gill Sans MT" w:hAnsi="Gill Sans MT"/>
                <w:sz w:val="20"/>
              </w:rPr>
            </w:pPr>
          </w:p>
        </w:tc>
        <w:tc>
          <w:tcPr>
            <w:tcW w:w="1196" w:type="dxa"/>
          </w:tcPr>
          <w:p w14:paraId="2A5E6FFF" w14:textId="77777777" w:rsidR="005856F5" w:rsidRPr="00BE068B" w:rsidRDefault="005856F5" w:rsidP="005856F5">
            <w:pPr>
              <w:contextualSpacing/>
              <w:rPr>
                <w:rFonts w:ascii="Gill Sans MT" w:hAnsi="Gill Sans MT"/>
                <w:sz w:val="20"/>
              </w:rPr>
            </w:pPr>
          </w:p>
        </w:tc>
        <w:tc>
          <w:tcPr>
            <w:tcW w:w="1440" w:type="dxa"/>
          </w:tcPr>
          <w:p w14:paraId="03FB4E6D" w14:textId="77777777" w:rsidR="005856F5" w:rsidRPr="00BE068B" w:rsidRDefault="005856F5" w:rsidP="005856F5">
            <w:pPr>
              <w:contextualSpacing/>
              <w:rPr>
                <w:rFonts w:ascii="Gill Sans MT" w:hAnsi="Gill Sans MT"/>
                <w:sz w:val="20"/>
              </w:rPr>
            </w:pPr>
          </w:p>
        </w:tc>
        <w:tc>
          <w:tcPr>
            <w:tcW w:w="1260" w:type="dxa"/>
          </w:tcPr>
          <w:p w14:paraId="5AFC5555" w14:textId="77777777" w:rsidR="005856F5" w:rsidRPr="00BE068B" w:rsidRDefault="005856F5" w:rsidP="005856F5">
            <w:pPr>
              <w:contextualSpacing/>
              <w:rPr>
                <w:rFonts w:ascii="Gill Sans MT" w:hAnsi="Gill Sans MT"/>
                <w:sz w:val="20"/>
              </w:rPr>
            </w:pPr>
          </w:p>
        </w:tc>
      </w:tr>
      <w:tr w:rsidR="005856F5" w:rsidRPr="00BE068B" w14:paraId="117FDB50" w14:textId="77777777" w:rsidTr="005856F5">
        <w:trPr>
          <w:trHeight w:val="503"/>
        </w:trPr>
        <w:tc>
          <w:tcPr>
            <w:tcW w:w="731" w:type="dxa"/>
          </w:tcPr>
          <w:p w14:paraId="6236A482" w14:textId="4DBD62A9" w:rsidR="005856F5" w:rsidRPr="00BE068B" w:rsidRDefault="005856F5" w:rsidP="005856F5">
            <w:pPr>
              <w:contextualSpacing/>
              <w:rPr>
                <w:rFonts w:ascii="Gill Sans MT" w:hAnsi="Gill Sans MT"/>
                <w:b/>
                <w:sz w:val="20"/>
              </w:rPr>
            </w:pPr>
            <w:r w:rsidRPr="00BE068B">
              <w:rPr>
                <w:rFonts w:ascii="Gill Sans MT" w:hAnsi="Gill Sans MT"/>
                <w:b/>
                <w:sz w:val="20"/>
              </w:rPr>
              <w:t>4</w:t>
            </w:r>
          </w:p>
        </w:tc>
        <w:tc>
          <w:tcPr>
            <w:tcW w:w="810" w:type="dxa"/>
          </w:tcPr>
          <w:p w14:paraId="6551FB59" w14:textId="77777777" w:rsidR="005856F5" w:rsidRPr="00BE068B" w:rsidRDefault="005856F5" w:rsidP="005856F5">
            <w:pPr>
              <w:contextualSpacing/>
              <w:rPr>
                <w:rFonts w:ascii="Gill Sans MT" w:hAnsi="Gill Sans MT"/>
                <w:sz w:val="20"/>
              </w:rPr>
            </w:pPr>
          </w:p>
        </w:tc>
        <w:tc>
          <w:tcPr>
            <w:tcW w:w="1548" w:type="dxa"/>
          </w:tcPr>
          <w:p w14:paraId="1524634C" w14:textId="77777777" w:rsidR="005856F5" w:rsidRPr="00BE068B" w:rsidRDefault="005856F5" w:rsidP="005856F5">
            <w:pPr>
              <w:contextualSpacing/>
              <w:rPr>
                <w:rFonts w:ascii="Gill Sans MT" w:hAnsi="Gill Sans MT"/>
                <w:sz w:val="20"/>
              </w:rPr>
            </w:pPr>
          </w:p>
        </w:tc>
        <w:tc>
          <w:tcPr>
            <w:tcW w:w="990" w:type="dxa"/>
          </w:tcPr>
          <w:p w14:paraId="3002058B" w14:textId="77777777" w:rsidR="005856F5" w:rsidRPr="00BE068B" w:rsidRDefault="005856F5" w:rsidP="005856F5">
            <w:pPr>
              <w:contextualSpacing/>
              <w:rPr>
                <w:rFonts w:ascii="Gill Sans MT" w:hAnsi="Gill Sans MT"/>
                <w:sz w:val="20"/>
                <w:szCs w:val="20"/>
              </w:rPr>
            </w:pPr>
          </w:p>
        </w:tc>
        <w:tc>
          <w:tcPr>
            <w:tcW w:w="1278" w:type="dxa"/>
          </w:tcPr>
          <w:p w14:paraId="589B8268" w14:textId="77777777" w:rsidR="005856F5" w:rsidRPr="00BE068B" w:rsidRDefault="005856F5" w:rsidP="005856F5">
            <w:pPr>
              <w:rPr>
                <w:rFonts w:ascii="Gill Sans MT" w:hAnsi="Gill Sans MT"/>
                <w:sz w:val="20"/>
                <w:szCs w:val="20"/>
              </w:rPr>
            </w:pPr>
          </w:p>
        </w:tc>
        <w:tc>
          <w:tcPr>
            <w:tcW w:w="1080" w:type="dxa"/>
          </w:tcPr>
          <w:p w14:paraId="60E6B29C" w14:textId="77777777" w:rsidR="005856F5" w:rsidRPr="00BE068B" w:rsidRDefault="005856F5" w:rsidP="005856F5">
            <w:pPr>
              <w:ind w:right="10"/>
              <w:contextualSpacing/>
              <w:rPr>
                <w:rFonts w:ascii="Gill Sans MT" w:hAnsi="Gill Sans MT"/>
                <w:sz w:val="20"/>
                <w:szCs w:val="20"/>
              </w:rPr>
            </w:pPr>
          </w:p>
        </w:tc>
        <w:tc>
          <w:tcPr>
            <w:tcW w:w="1080" w:type="dxa"/>
          </w:tcPr>
          <w:p w14:paraId="0D5EFAEB" w14:textId="77777777" w:rsidR="005856F5" w:rsidRPr="00BE068B" w:rsidRDefault="005856F5" w:rsidP="005856F5">
            <w:pPr>
              <w:contextualSpacing/>
              <w:rPr>
                <w:rFonts w:ascii="Gill Sans MT" w:hAnsi="Gill Sans MT"/>
                <w:sz w:val="20"/>
                <w:szCs w:val="20"/>
              </w:rPr>
            </w:pPr>
          </w:p>
        </w:tc>
        <w:tc>
          <w:tcPr>
            <w:tcW w:w="1512" w:type="dxa"/>
          </w:tcPr>
          <w:p w14:paraId="0FCCC099" w14:textId="77777777" w:rsidR="005856F5" w:rsidRPr="00BE068B" w:rsidRDefault="005856F5" w:rsidP="005856F5">
            <w:pPr>
              <w:contextualSpacing/>
              <w:rPr>
                <w:rFonts w:ascii="Gill Sans MT" w:hAnsi="Gill Sans MT"/>
                <w:sz w:val="20"/>
              </w:rPr>
            </w:pPr>
          </w:p>
        </w:tc>
        <w:tc>
          <w:tcPr>
            <w:tcW w:w="1196" w:type="dxa"/>
          </w:tcPr>
          <w:p w14:paraId="3D055C0A" w14:textId="77777777" w:rsidR="005856F5" w:rsidRPr="00BE068B" w:rsidRDefault="005856F5" w:rsidP="005856F5">
            <w:pPr>
              <w:contextualSpacing/>
              <w:rPr>
                <w:rFonts w:ascii="Gill Sans MT" w:hAnsi="Gill Sans MT"/>
                <w:sz w:val="20"/>
              </w:rPr>
            </w:pPr>
          </w:p>
        </w:tc>
        <w:tc>
          <w:tcPr>
            <w:tcW w:w="1440" w:type="dxa"/>
          </w:tcPr>
          <w:p w14:paraId="11A8B6CA" w14:textId="77777777" w:rsidR="005856F5" w:rsidRPr="00BE068B" w:rsidRDefault="005856F5" w:rsidP="005856F5">
            <w:pPr>
              <w:contextualSpacing/>
              <w:rPr>
                <w:rFonts w:ascii="Gill Sans MT" w:hAnsi="Gill Sans MT"/>
                <w:sz w:val="20"/>
              </w:rPr>
            </w:pPr>
          </w:p>
        </w:tc>
        <w:tc>
          <w:tcPr>
            <w:tcW w:w="1260" w:type="dxa"/>
          </w:tcPr>
          <w:p w14:paraId="10791DFB" w14:textId="77777777" w:rsidR="005856F5" w:rsidRPr="00BE068B" w:rsidRDefault="005856F5" w:rsidP="005856F5">
            <w:pPr>
              <w:contextualSpacing/>
              <w:rPr>
                <w:rFonts w:ascii="Gill Sans MT" w:hAnsi="Gill Sans MT"/>
                <w:sz w:val="20"/>
              </w:rPr>
            </w:pPr>
          </w:p>
        </w:tc>
      </w:tr>
      <w:tr w:rsidR="005856F5" w:rsidRPr="00BE068B" w14:paraId="52D83E2C" w14:textId="77777777" w:rsidTr="005856F5">
        <w:trPr>
          <w:trHeight w:val="503"/>
        </w:trPr>
        <w:tc>
          <w:tcPr>
            <w:tcW w:w="731" w:type="dxa"/>
          </w:tcPr>
          <w:p w14:paraId="707E72B3" w14:textId="4CD607DC" w:rsidR="005856F5" w:rsidRPr="00BE068B" w:rsidRDefault="005856F5" w:rsidP="005856F5">
            <w:pPr>
              <w:contextualSpacing/>
              <w:rPr>
                <w:rFonts w:ascii="Gill Sans MT" w:hAnsi="Gill Sans MT"/>
                <w:b/>
                <w:sz w:val="20"/>
              </w:rPr>
            </w:pPr>
            <w:r w:rsidRPr="00BE068B">
              <w:rPr>
                <w:rFonts w:ascii="Gill Sans MT" w:hAnsi="Gill Sans MT"/>
                <w:b/>
                <w:sz w:val="20"/>
              </w:rPr>
              <w:t>5</w:t>
            </w:r>
          </w:p>
        </w:tc>
        <w:tc>
          <w:tcPr>
            <w:tcW w:w="810" w:type="dxa"/>
          </w:tcPr>
          <w:p w14:paraId="3E032BFF" w14:textId="77777777" w:rsidR="005856F5" w:rsidRPr="00BE068B" w:rsidRDefault="005856F5" w:rsidP="005856F5">
            <w:pPr>
              <w:contextualSpacing/>
              <w:rPr>
                <w:rFonts w:ascii="Gill Sans MT" w:hAnsi="Gill Sans MT"/>
                <w:sz w:val="20"/>
              </w:rPr>
            </w:pPr>
          </w:p>
        </w:tc>
        <w:tc>
          <w:tcPr>
            <w:tcW w:w="1548" w:type="dxa"/>
          </w:tcPr>
          <w:p w14:paraId="1ABBAFEE" w14:textId="77777777" w:rsidR="005856F5" w:rsidRPr="00BE068B" w:rsidRDefault="005856F5" w:rsidP="005856F5">
            <w:pPr>
              <w:contextualSpacing/>
              <w:rPr>
                <w:rFonts w:ascii="Gill Sans MT" w:hAnsi="Gill Sans MT"/>
                <w:sz w:val="20"/>
              </w:rPr>
            </w:pPr>
          </w:p>
        </w:tc>
        <w:tc>
          <w:tcPr>
            <w:tcW w:w="990" w:type="dxa"/>
          </w:tcPr>
          <w:p w14:paraId="2D58EC38" w14:textId="77777777" w:rsidR="005856F5" w:rsidRPr="00BE068B" w:rsidRDefault="005856F5" w:rsidP="005856F5">
            <w:pPr>
              <w:contextualSpacing/>
              <w:rPr>
                <w:rFonts w:ascii="Gill Sans MT" w:hAnsi="Gill Sans MT"/>
                <w:sz w:val="20"/>
                <w:szCs w:val="20"/>
              </w:rPr>
            </w:pPr>
          </w:p>
        </w:tc>
        <w:tc>
          <w:tcPr>
            <w:tcW w:w="1278" w:type="dxa"/>
          </w:tcPr>
          <w:p w14:paraId="476AE102" w14:textId="77777777" w:rsidR="005856F5" w:rsidRPr="00BE068B" w:rsidRDefault="005856F5" w:rsidP="005856F5">
            <w:pPr>
              <w:rPr>
                <w:rFonts w:ascii="Gill Sans MT" w:hAnsi="Gill Sans MT"/>
                <w:sz w:val="20"/>
                <w:szCs w:val="20"/>
              </w:rPr>
            </w:pPr>
          </w:p>
        </w:tc>
        <w:tc>
          <w:tcPr>
            <w:tcW w:w="1080" w:type="dxa"/>
          </w:tcPr>
          <w:p w14:paraId="6A46DA33" w14:textId="77777777" w:rsidR="005856F5" w:rsidRPr="00BE068B" w:rsidRDefault="005856F5" w:rsidP="005856F5">
            <w:pPr>
              <w:ind w:right="10"/>
              <w:contextualSpacing/>
              <w:rPr>
                <w:rFonts w:ascii="Gill Sans MT" w:hAnsi="Gill Sans MT"/>
                <w:sz w:val="20"/>
                <w:szCs w:val="20"/>
              </w:rPr>
            </w:pPr>
          </w:p>
        </w:tc>
        <w:tc>
          <w:tcPr>
            <w:tcW w:w="1080" w:type="dxa"/>
          </w:tcPr>
          <w:p w14:paraId="3B2DB384" w14:textId="77777777" w:rsidR="005856F5" w:rsidRPr="00BE068B" w:rsidRDefault="005856F5" w:rsidP="005856F5">
            <w:pPr>
              <w:contextualSpacing/>
              <w:rPr>
                <w:rFonts w:ascii="Gill Sans MT" w:hAnsi="Gill Sans MT"/>
                <w:sz w:val="20"/>
                <w:szCs w:val="20"/>
              </w:rPr>
            </w:pPr>
          </w:p>
        </w:tc>
        <w:tc>
          <w:tcPr>
            <w:tcW w:w="1512" w:type="dxa"/>
          </w:tcPr>
          <w:p w14:paraId="634C9263" w14:textId="77777777" w:rsidR="005856F5" w:rsidRPr="00BE068B" w:rsidRDefault="005856F5" w:rsidP="005856F5">
            <w:pPr>
              <w:contextualSpacing/>
              <w:rPr>
                <w:rFonts w:ascii="Gill Sans MT" w:hAnsi="Gill Sans MT"/>
                <w:sz w:val="20"/>
              </w:rPr>
            </w:pPr>
          </w:p>
        </w:tc>
        <w:tc>
          <w:tcPr>
            <w:tcW w:w="1196" w:type="dxa"/>
          </w:tcPr>
          <w:p w14:paraId="0B98CC17" w14:textId="77777777" w:rsidR="005856F5" w:rsidRPr="00BE068B" w:rsidRDefault="005856F5" w:rsidP="005856F5">
            <w:pPr>
              <w:contextualSpacing/>
              <w:rPr>
                <w:rFonts w:ascii="Gill Sans MT" w:hAnsi="Gill Sans MT"/>
                <w:sz w:val="20"/>
              </w:rPr>
            </w:pPr>
          </w:p>
        </w:tc>
        <w:tc>
          <w:tcPr>
            <w:tcW w:w="1440" w:type="dxa"/>
          </w:tcPr>
          <w:p w14:paraId="7FDA45F3" w14:textId="77777777" w:rsidR="005856F5" w:rsidRPr="00BE068B" w:rsidRDefault="005856F5" w:rsidP="005856F5">
            <w:pPr>
              <w:contextualSpacing/>
              <w:rPr>
                <w:rFonts w:ascii="Gill Sans MT" w:hAnsi="Gill Sans MT"/>
                <w:sz w:val="20"/>
              </w:rPr>
            </w:pPr>
          </w:p>
        </w:tc>
        <w:tc>
          <w:tcPr>
            <w:tcW w:w="1260" w:type="dxa"/>
          </w:tcPr>
          <w:p w14:paraId="73BA72EF" w14:textId="77777777" w:rsidR="005856F5" w:rsidRPr="00BE068B" w:rsidRDefault="005856F5" w:rsidP="005856F5">
            <w:pPr>
              <w:contextualSpacing/>
              <w:rPr>
                <w:rFonts w:ascii="Gill Sans MT" w:hAnsi="Gill Sans MT"/>
                <w:sz w:val="20"/>
              </w:rPr>
            </w:pPr>
          </w:p>
        </w:tc>
      </w:tr>
    </w:tbl>
    <w:p w14:paraId="454878EA" w14:textId="77777777" w:rsidR="00F7697D" w:rsidRPr="00BE068B" w:rsidRDefault="00F7697D" w:rsidP="00F7697D">
      <w:pPr>
        <w:spacing w:after="0" w:line="240" w:lineRule="auto"/>
        <w:contextualSpacing/>
        <w:rPr>
          <w:rFonts w:ascii="Gill Sans MT" w:eastAsia="Times New Roman" w:hAnsi="Gill Sans MT" w:cs="Times New Roman"/>
          <w:b/>
          <w:bCs/>
        </w:rPr>
      </w:pPr>
    </w:p>
    <w:p w14:paraId="08537EA8" w14:textId="77777777" w:rsidR="00F7697D" w:rsidRPr="00BE068B" w:rsidRDefault="00F7697D" w:rsidP="00F7697D">
      <w:pPr>
        <w:spacing w:after="0" w:line="240" w:lineRule="auto"/>
        <w:contextualSpacing/>
        <w:rPr>
          <w:rFonts w:ascii="Gill Sans MT" w:eastAsia="Times New Roman" w:hAnsi="Gill Sans MT" w:cs="Times New Roman"/>
          <w:b/>
          <w:bCs/>
        </w:rPr>
      </w:pPr>
    </w:p>
    <w:p w14:paraId="062E97C0" w14:textId="77777777" w:rsidR="00F7697D" w:rsidRPr="00BE068B" w:rsidRDefault="00F7697D" w:rsidP="00F7697D">
      <w:pPr>
        <w:spacing w:after="0" w:line="240" w:lineRule="auto"/>
        <w:contextualSpacing/>
        <w:rPr>
          <w:rFonts w:ascii="Gill Sans MT" w:eastAsia="Times New Roman" w:hAnsi="Gill Sans MT" w:cs="Times New Roman"/>
          <w:b/>
          <w:bCs/>
        </w:rPr>
      </w:pPr>
    </w:p>
    <w:p w14:paraId="44805460" w14:textId="77777777" w:rsidR="00F7697D" w:rsidRPr="00BE068B" w:rsidRDefault="00F7697D" w:rsidP="00F7697D">
      <w:pPr>
        <w:spacing w:after="0" w:line="240" w:lineRule="auto"/>
        <w:contextualSpacing/>
        <w:rPr>
          <w:rFonts w:ascii="Gill Sans MT" w:eastAsia="Times New Roman" w:hAnsi="Gill Sans MT" w:cs="Times New Roman"/>
          <w:b/>
          <w:bCs/>
        </w:rPr>
      </w:pPr>
    </w:p>
    <w:p w14:paraId="0A31C67D" w14:textId="77777777" w:rsidR="00F7697D" w:rsidRPr="00BE068B" w:rsidRDefault="00F7697D" w:rsidP="00F7697D">
      <w:pPr>
        <w:spacing w:after="0" w:line="240" w:lineRule="auto"/>
        <w:contextualSpacing/>
        <w:rPr>
          <w:rFonts w:ascii="Gill Sans MT" w:eastAsia="Times New Roman" w:hAnsi="Gill Sans MT" w:cs="Times New Roman"/>
          <w:b/>
          <w:bCs/>
        </w:rPr>
      </w:pPr>
    </w:p>
    <w:p w14:paraId="032D3BA4" w14:textId="77777777" w:rsidR="002954A7" w:rsidRPr="00BE068B" w:rsidRDefault="002954A7" w:rsidP="00F7697D">
      <w:pPr>
        <w:spacing w:after="0" w:line="240" w:lineRule="auto"/>
        <w:contextualSpacing/>
        <w:rPr>
          <w:rFonts w:ascii="Gill Sans MT" w:eastAsia="Times New Roman" w:hAnsi="Gill Sans MT" w:cs="Times New Roman"/>
          <w:b/>
          <w:bCs/>
        </w:rPr>
      </w:pPr>
    </w:p>
    <w:p w14:paraId="32985432" w14:textId="77777777" w:rsidR="00F7697D" w:rsidRPr="00BE068B" w:rsidRDefault="00F7697D" w:rsidP="00F7697D">
      <w:pPr>
        <w:spacing w:after="0" w:line="240" w:lineRule="auto"/>
        <w:contextualSpacing/>
        <w:rPr>
          <w:rFonts w:ascii="Gill Sans MT" w:eastAsia="Times New Roman" w:hAnsi="Gill Sans MT" w:cs="Times New Roman"/>
          <w:b/>
          <w:bCs/>
        </w:rPr>
      </w:pPr>
    </w:p>
    <w:p w14:paraId="18E2D124" w14:textId="77777777" w:rsidR="00F7697D" w:rsidRPr="00BE068B" w:rsidRDefault="00F7697D" w:rsidP="00F7697D">
      <w:pPr>
        <w:spacing w:after="0" w:line="240" w:lineRule="auto"/>
        <w:contextualSpacing/>
        <w:rPr>
          <w:rFonts w:ascii="Gill Sans MT" w:eastAsia="Times New Roman" w:hAnsi="Gill Sans MT" w:cs="Times New Roman"/>
          <w:b/>
          <w:bCs/>
        </w:rPr>
      </w:pPr>
    </w:p>
    <w:p w14:paraId="0C0F96A4" w14:textId="77777777" w:rsidR="00F7697D" w:rsidRPr="00BE068B" w:rsidRDefault="00F7697D" w:rsidP="00F7697D">
      <w:pPr>
        <w:spacing w:after="0" w:line="240" w:lineRule="auto"/>
        <w:contextualSpacing/>
        <w:rPr>
          <w:rFonts w:ascii="Gill Sans MT" w:eastAsia="Times New Roman" w:hAnsi="Gill Sans MT" w:cs="Times New Roman"/>
          <w:b/>
          <w:bCs/>
        </w:rPr>
      </w:pPr>
    </w:p>
    <w:p w14:paraId="45C89524" w14:textId="77777777" w:rsidR="00F7697D" w:rsidRPr="00BE068B" w:rsidRDefault="00F7697D" w:rsidP="00F7697D">
      <w:pPr>
        <w:spacing w:after="0" w:line="240" w:lineRule="auto"/>
        <w:contextualSpacing/>
        <w:rPr>
          <w:rFonts w:ascii="Gill Sans MT" w:eastAsia="SimSun" w:hAnsi="Gill Sans MT"/>
        </w:rPr>
      </w:pPr>
    </w:p>
    <w:tbl>
      <w:tblPr>
        <w:tblStyle w:val="TableGrid2"/>
        <w:tblpPr w:leftFromText="180" w:rightFromText="180" w:vertAnchor="page" w:horzAnchor="page" w:tblpX="1110" w:tblpY="8281"/>
        <w:tblW w:w="12449" w:type="dxa"/>
        <w:tblCellMar>
          <w:left w:w="29" w:type="dxa"/>
          <w:right w:w="29" w:type="dxa"/>
        </w:tblCellMar>
        <w:tblLook w:val="04A0" w:firstRow="1" w:lastRow="0" w:firstColumn="1" w:lastColumn="0" w:noHBand="0" w:noVBand="1"/>
        <w:tblPrChange w:id="478" w:author="Aleta Haflett" w:date="2014-11-18T12:16:00Z">
          <w:tblPr>
            <w:tblStyle w:val="TableGrid2"/>
            <w:tblpPr w:leftFromText="180" w:rightFromText="180" w:vertAnchor="page" w:horzAnchor="page" w:tblpX="1110" w:tblpY="8281"/>
            <w:tblW w:w="10166" w:type="dxa"/>
            <w:tblCellMar>
              <w:left w:w="29" w:type="dxa"/>
              <w:right w:w="29" w:type="dxa"/>
            </w:tblCellMar>
            <w:tblLook w:val="04A0" w:firstRow="1" w:lastRow="0" w:firstColumn="1" w:lastColumn="0" w:noHBand="0" w:noVBand="1"/>
          </w:tblPr>
        </w:tblPrChange>
      </w:tblPr>
      <w:tblGrid>
        <w:gridCol w:w="3200"/>
        <w:gridCol w:w="1817"/>
        <w:gridCol w:w="2866"/>
        <w:gridCol w:w="2283"/>
        <w:gridCol w:w="2283"/>
        <w:tblGridChange w:id="479">
          <w:tblGrid>
            <w:gridCol w:w="3200"/>
            <w:gridCol w:w="1817"/>
            <w:gridCol w:w="2866"/>
            <w:gridCol w:w="2283"/>
            <w:gridCol w:w="2283"/>
          </w:tblGrid>
        </w:tblGridChange>
      </w:tblGrid>
      <w:tr w:rsidR="00F05E0D" w:rsidRPr="00BE068B" w14:paraId="47435BDA" w14:textId="1EDE08FC" w:rsidTr="00F05E0D">
        <w:tc>
          <w:tcPr>
            <w:tcW w:w="3200" w:type="dxa"/>
            <w:tcPrChange w:id="480" w:author="Aleta Haflett" w:date="2014-11-18T12:16:00Z">
              <w:tcPr>
                <w:tcW w:w="3200" w:type="dxa"/>
              </w:tcPr>
            </w:tcPrChange>
          </w:tcPr>
          <w:p w14:paraId="05C0BD52" w14:textId="77777777" w:rsidR="00F05E0D" w:rsidRPr="00BE068B" w:rsidRDefault="00F05E0D" w:rsidP="00B12D76">
            <w:pPr>
              <w:kinsoku w:val="0"/>
              <w:overflowPunct w:val="0"/>
              <w:autoSpaceDE w:val="0"/>
              <w:autoSpaceDN w:val="0"/>
              <w:adjustRightInd w:val="0"/>
              <w:contextualSpacing/>
              <w:rPr>
                <w:rFonts w:ascii="Gill Sans MT" w:hAnsi="Gill Sans MT" w:cs="Times New Roman"/>
                <w:b/>
                <w:sz w:val="20"/>
              </w:rPr>
            </w:pPr>
            <w:r w:rsidRPr="00BE068B">
              <w:rPr>
                <w:rFonts w:ascii="Gill Sans MT" w:hAnsi="Gill Sans MT" w:cs="Times New Roman"/>
                <w:b/>
                <w:sz w:val="20"/>
              </w:rPr>
              <w:t>112- Involved in conflict</w:t>
            </w:r>
          </w:p>
        </w:tc>
        <w:tc>
          <w:tcPr>
            <w:tcW w:w="1817" w:type="dxa"/>
            <w:tcPrChange w:id="481" w:author="Aleta Haflett" w:date="2014-11-18T12:16:00Z">
              <w:tcPr>
                <w:tcW w:w="1817" w:type="dxa"/>
              </w:tcPr>
            </w:tcPrChange>
          </w:tcPr>
          <w:p w14:paraId="4E2BB267" w14:textId="3068CFE7" w:rsidR="00F05E0D" w:rsidRPr="00BE068B" w:rsidRDefault="00F05E0D" w:rsidP="005856F5">
            <w:pPr>
              <w:kinsoku w:val="0"/>
              <w:overflowPunct w:val="0"/>
              <w:autoSpaceDE w:val="0"/>
              <w:autoSpaceDN w:val="0"/>
              <w:adjustRightInd w:val="0"/>
              <w:contextualSpacing/>
              <w:rPr>
                <w:rFonts w:ascii="Gill Sans MT" w:hAnsi="Gill Sans MT" w:cs="Times New Roman"/>
                <w:b/>
                <w:sz w:val="20"/>
              </w:rPr>
            </w:pPr>
            <w:r w:rsidRPr="00BE068B">
              <w:rPr>
                <w:rFonts w:ascii="Gill Sans MT" w:hAnsi="Gill Sans MT" w:cs="Times New Roman"/>
                <w:b/>
                <w:sz w:val="20"/>
              </w:rPr>
              <w:t xml:space="preserve">113- Time Period </w:t>
            </w:r>
          </w:p>
        </w:tc>
        <w:tc>
          <w:tcPr>
            <w:tcW w:w="2866" w:type="dxa"/>
            <w:tcPrChange w:id="482" w:author="Aleta Haflett" w:date="2014-11-18T12:16:00Z">
              <w:tcPr>
                <w:tcW w:w="2866" w:type="dxa"/>
              </w:tcPr>
            </w:tcPrChange>
          </w:tcPr>
          <w:p w14:paraId="7D67FB6C" w14:textId="72815CB6" w:rsidR="00F05E0D" w:rsidRPr="00BE068B" w:rsidRDefault="00F05E0D" w:rsidP="00B12D76">
            <w:pPr>
              <w:kinsoku w:val="0"/>
              <w:overflowPunct w:val="0"/>
              <w:autoSpaceDE w:val="0"/>
              <w:autoSpaceDN w:val="0"/>
              <w:adjustRightInd w:val="0"/>
              <w:contextualSpacing/>
              <w:rPr>
                <w:rFonts w:ascii="Gill Sans MT" w:hAnsi="Gill Sans MT" w:cs="Times New Roman"/>
                <w:b/>
                <w:sz w:val="20"/>
              </w:rPr>
            </w:pPr>
            <w:r w:rsidRPr="00BE068B">
              <w:rPr>
                <w:rFonts w:ascii="Gill Sans MT" w:hAnsi="Gill Sans MT" w:cs="Times New Roman"/>
                <w:b/>
                <w:sz w:val="20"/>
              </w:rPr>
              <w:t xml:space="preserve">114- Dispute Place </w:t>
            </w:r>
          </w:p>
        </w:tc>
        <w:tc>
          <w:tcPr>
            <w:tcW w:w="2283" w:type="dxa"/>
            <w:tcPrChange w:id="483" w:author="Aleta Haflett" w:date="2014-11-18T12:16:00Z">
              <w:tcPr>
                <w:tcW w:w="2283" w:type="dxa"/>
              </w:tcPr>
            </w:tcPrChange>
          </w:tcPr>
          <w:p w14:paraId="19254E8E" w14:textId="785F4EFF" w:rsidR="00F05E0D" w:rsidRPr="00BE068B" w:rsidRDefault="00F05E0D" w:rsidP="005856F5">
            <w:pPr>
              <w:kinsoku w:val="0"/>
              <w:overflowPunct w:val="0"/>
              <w:autoSpaceDE w:val="0"/>
              <w:autoSpaceDN w:val="0"/>
              <w:adjustRightInd w:val="0"/>
              <w:contextualSpacing/>
              <w:rPr>
                <w:rFonts w:ascii="Gill Sans MT" w:hAnsi="Gill Sans MT" w:cs="Times New Roman"/>
                <w:b/>
                <w:sz w:val="20"/>
              </w:rPr>
            </w:pPr>
            <w:r w:rsidRPr="00BE068B">
              <w:rPr>
                <w:rFonts w:ascii="Gill Sans MT" w:hAnsi="Gill Sans MT" w:cs="Times New Roman"/>
                <w:b/>
                <w:sz w:val="20"/>
              </w:rPr>
              <w:t xml:space="preserve">115- </w:t>
            </w:r>
            <w:del w:id="484" w:author="usaiduser" w:date="2014-11-09T10:46:00Z">
              <w:r w:rsidRPr="00BE068B" w:rsidDel="00DF2B2C">
                <w:rPr>
                  <w:rFonts w:ascii="Gill Sans MT" w:hAnsi="Gill Sans MT" w:cs="Times New Roman"/>
                  <w:b/>
                  <w:sz w:val="20"/>
                </w:rPr>
                <w:delText>Satisfication</w:delText>
              </w:r>
            </w:del>
            <w:ins w:id="485" w:author="usaiduser" w:date="2014-11-09T10:46:00Z">
              <w:r w:rsidRPr="00BE068B">
                <w:rPr>
                  <w:rFonts w:ascii="Gill Sans MT" w:hAnsi="Gill Sans MT" w:cs="Times New Roman"/>
                  <w:b/>
                  <w:sz w:val="20"/>
                </w:rPr>
                <w:t>Satisfaction</w:t>
              </w:r>
            </w:ins>
          </w:p>
        </w:tc>
        <w:tc>
          <w:tcPr>
            <w:tcW w:w="2283" w:type="dxa"/>
            <w:tcPrChange w:id="486" w:author="Aleta Haflett" w:date="2014-11-18T12:16:00Z">
              <w:tcPr>
                <w:tcW w:w="2283" w:type="dxa"/>
              </w:tcPr>
            </w:tcPrChange>
          </w:tcPr>
          <w:p w14:paraId="470B6B29" w14:textId="3E270F16" w:rsidR="00F05E0D" w:rsidRPr="00BE068B" w:rsidRDefault="00F05E0D" w:rsidP="005856F5">
            <w:pPr>
              <w:kinsoku w:val="0"/>
              <w:overflowPunct w:val="0"/>
              <w:autoSpaceDE w:val="0"/>
              <w:autoSpaceDN w:val="0"/>
              <w:adjustRightInd w:val="0"/>
              <w:contextualSpacing/>
              <w:rPr>
                <w:rFonts w:ascii="Gill Sans MT" w:hAnsi="Gill Sans MT" w:cs="Times New Roman"/>
                <w:b/>
                <w:sz w:val="20"/>
              </w:rPr>
            </w:pPr>
            <w:ins w:id="487" w:author="Aleta Haflett" w:date="2014-11-18T12:21:00Z">
              <w:r>
                <w:rPr>
                  <w:rFonts w:ascii="Gill Sans MT" w:hAnsi="Gill Sans MT" w:cs="Times New Roman"/>
                  <w:b/>
                  <w:sz w:val="20"/>
                </w:rPr>
                <w:t xml:space="preserve">116 - </w:t>
              </w:r>
            </w:ins>
            <w:ins w:id="488" w:author="Aleta Haflett" w:date="2014-11-18T12:16:00Z">
              <w:r>
                <w:rPr>
                  <w:rFonts w:ascii="Gill Sans MT" w:hAnsi="Gill Sans MT" w:cs="Times New Roman"/>
                  <w:b/>
                  <w:sz w:val="20"/>
                </w:rPr>
                <w:t>Dispute Topic</w:t>
              </w:r>
            </w:ins>
          </w:p>
        </w:tc>
      </w:tr>
      <w:tr w:rsidR="00F05E0D" w:rsidRPr="00BE068B" w14:paraId="7CA60C24" w14:textId="1C1AE5E7" w:rsidTr="00F05E0D">
        <w:tc>
          <w:tcPr>
            <w:tcW w:w="3200" w:type="dxa"/>
            <w:tcPrChange w:id="489" w:author="Aleta Haflett" w:date="2014-11-18T12:16:00Z">
              <w:tcPr>
                <w:tcW w:w="3200" w:type="dxa"/>
              </w:tcPr>
            </w:tcPrChange>
          </w:tcPr>
          <w:p w14:paraId="7E2791DC" w14:textId="77777777" w:rsidR="00F05E0D" w:rsidRPr="00BE068B" w:rsidRDefault="00F05E0D" w:rsidP="00B12D76">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1=Official or leader from your village</w:t>
            </w:r>
          </w:p>
          <w:p w14:paraId="4F1392B1" w14:textId="77777777" w:rsidR="00F05E0D" w:rsidRPr="00BE068B" w:rsidRDefault="00F05E0D" w:rsidP="00B12D76">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2=Official or leader from outside your village</w:t>
            </w:r>
          </w:p>
          <w:p w14:paraId="3CEF6E30" w14:textId="77777777" w:rsidR="00F05E0D" w:rsidRPr="00BE068B" w:rsidRDefault="00F05E0D" w:rsidP="00B12D76">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 xml:space="preserve">3=Household/Strangers/migrants from another village </w:t>
            </w:r>
          </w:p>
          <w:p w14:paraId="4862F1C4" w14:textId="77777777" w:rsidR="00F05E0D" w:rsidRPr="00BE068B" w:rsidRDefault="00F05E0D" w:rsidP="00B12D76">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4=Chief or other higher authority figure</w:t>
            </w:r>
          </w:p>
          <w:p w14:paraId="16E1CD3D" w14:textId="77777777" w:rsidR="00F05E0D" w:rsidRPr="00BE068B" w:rsidRDefault="00F05E0D" w:rsidP="00B12D76">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5=Forest service</w:t>
            </w:r>
          </w:p>
          <w:p w14:paraId="6F8B5940" w14:textId="77777777" w:rsidR="00F05E0D" w:rsidRPr="00BE068B" w:rsidRDefault="00F05E0D" w:rsidP="00B12D76">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6=ZAWA</w:t>
            </w:r>
          </w:p>
          <w:p w14:paraId="4FEBE003" w14:textId="77777777" w:rsidR="00F05E0D" w:rsidRPr="00BE068B" w:rsidRDefault="00F05E0D" w:rsidP="00B12D76">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 xml:space="preserve">97=Other, </w:t>
            </w:r>
            <w:proofErr w:type="spellStart"/>
            <w:r w:rsidRPr="00BE068B">
              <w:rPr>
                <w:rFonts w:ascii="Gill Sans MT" w:hAnsi="Gill Sans MT" w:cs="Times New Roman"/>
                <w:sz w:val="20"/>
              </w:rPr>
              <w:t>speciy</w:t>
            </w:r>
            <w:proofErr w:type="spellEnd"/>
            <w:r w:rsidRPr="00BE068B">
              <w:rPr>
                <w:rFonts w:ascii="Gill Sans MT" w:hAnsi="Gill Sans MT" w:cs="Times New Roman"/>
                <w:sz w:val="20"/>
              </w:rPr>
              <w:t xml:space="preserve"> </w:t>
            </w:r>
          </w:p>
        </w:tc>
        <w:tc>
          <w:tcPr>
            <w:tcW w:w="1817" w:type="dxa"/>
            <w:tcPrChange w:id="490" w:author="Aleta Haflett" w:date="2014-11-18T12:16:00Z">
              <w:tcPr>
                <w:tcW w:w="1817" w:type="dxa"/>
              </w:tcPr>
            </w:tcPrChange>
          </w:tcPr>
          <w:p w14:paraId="26FDC55B" w14:textId="77777777" w:rsidR="00F05E0D" w:rsidRPr="00BE068B" w:rsidRDefault="00F05E0D" w:rsidP="00B12D76">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1=A couple days</w:t>
            </w:r>
          </w:p>
          <w:p w14:paraId="70890DF8" w14:textId="77777777" w:rsidR="00F05E0D" w:rsidRPr="00BE068B" w:rsidRDefault="00F05E0D" w:rsidP="00B12D76">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2=About 1 week</w:t>
            </w:r>
          </w:p>
          <w:p w14:paraId="54E9E219" w14:textId="77777777" w:rsidR="00F05E0D" w:rsidRPr="00BE068B" w:rsidRDefault="00F05E0D" w:rsidP="00B12D76">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3=Several weeks</w:t>
            </w:r>
          </w:p>
          <w:p w14:paraId="2B93AE6D" w14:textId="77777777" w:rsidR="00F05E0D" w:rsidRPr="00BE068B" w:rsidRDefault="00F05E0D" w:rsidP="00B12D76">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4=About one month</w:t>
            </w:r>
          </w:p>
          <w:p w14:paraId="5B97612A" w14:textId="77777777" w:rsidR="00F05E0D" w:rsidRPr="00BE068B" w:rsidRDefault="00F05E0D" w:rsidP="00B12D76">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5=Several month</w:t>
            </w:r>
          </w:p>
          <w:p w14:paraId="597772BB" w14:textId="77777777" w:rsidR="00F05E0D" w:rsidRPr="00BE068B" w:rsidRDefault="00F05E0D" w:rsidP="00B12D76">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6=About one year</w:t>
            </w:r>
          </w:p>
          <w:p w14:paraId="56794E0B" w14:textId="77777777" w:rsidR="00F05E0D" w:rsidRPr="00BE068B" w:rsidRDefault="00F05E0D" w:rsidP="00B12D76">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7=2-3 years</w:t>
            </w:r>
          </w:p>
          <w:p w14:paraId="06B3DB3C" w14:textId="77777777" w:rsidR="00F05E0D" w:rsidRPr="00BE068B" w:rsidRDefault="00F05E0D" w:rsidP="00B12D76">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8=More than 3 years</w:t>
            </w:r>
          </w:p>
        </w:tc>
        <w:tc>
          <w:tcPr>
            <w:tcW w:w="2866" w:type="dxa"/>
            <w:tcPrChange w:id="491" w:author="Aleta Haflett" w:date="2014-11-18T12:16:00Z">
              <w:tcPr>
                <w:tcW w:w="2866" w:type="dxa"/>
              </w:tcPr>
            </w:tcPrChange>
          </w:tcPr>
          <w:p w14:paraId="3CEE3B1A" w14:textId="77777777" w:rsidR="00F05E0D" w:rsidRPr="00BE068B" w:rsidRDefault="00F05E0D" w:rsidP="00B12D76">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1=Headman/woman</w:t>
            </w:r>
          </w:p>
          <w:p w14:paraId="1A5E3807" w14:textId="77777777" w:rsidR="00F05E0D" w:rsidRPr="00BE068B" w:rsidRDefault="00F05E0D" w:rsidP="00B12D76">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 xml:space="preserve">2=NGO </w:t>
            </w:r>
          </w:p>
          <w:p w14:paraId="2B982761" w14:textId="77777777" w:rsidR="00F05E0D" w:rsidRPr="00BE068B" w:rsidRDefault="00F05E0D" w:rsidP="00B12D76">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3=Cooperative farmer group</w:t>
            </w:r>
          </w:p>
          <w:p w14:paraId="072B8EFB" w14:textId="77777777" w:rsidR="00F05E0D" w:rsidRPr="00BE068B" w:rsidRDefault="00F05E0D" w:rsidP="00B12D76">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4=</w:t>
            </w:r>
            <w:proofErr w:type="spellStart"/>
            <w:proofErr w:type="gramStart"/>
            <w:r w:rsidRPr="00BE068B">
              <w:rPr>
                <w:rFonts w:ascii="Gill Sans MT" w:hAnsi="Gill Sans MT" w:cs="Times New Roman"/>
                <w:sz w:val="20"/>
              </w:rPr>
              <w:t>Chipata</w:t>
            </w:r>
            <w:proofErr w:type="spellEnd"/>
            <w:r w:rsidRPr="00BE068B">
              <w:rPr>
                <w:rFonts w:ascii="Gill Sans MT" w:hAnsi="Gill Sans MT" w:cs="Times New Roman"/>
                <w:sz w:val="20"/>
              </w:rPr>
              <w:t xml:space="preserve">  District</w:t>
            </w:r>
            <w:proofErr w:type="gramEnd"/>
            <w:r w:rsidRPr="00BE068B">
              <w:rPr>
                <w:rFonts w:ascii="Gill Sans MT" w:hAnsi="Gill Sans MT" w:cs="Times New Roman"/>
                <w:sz w:val="20"/>
              </w:rPr>
              <w:t xml:space="preserve"> Land Alliance</w:t>
            </w:r>
          </w:p>
          <w:p w14:paraId="2D18E563" w14:textId="77777777" w:rsidR="00F05E0D" w:rsidRPr="00BE068B" w:rsidRDefault="00F05E0D" w:rsidP="00B12D76">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5=Village Land Committee</w:t>
            </w:r>
          </w:p>
          <w:p w14:paraId="2F24D544" w14:textId="77777777" w:rsidR="00F05E0D" w:rsidRPr="00BE068B" w:rsidRDefault="00F05E0D" w:rsidP="00B12D76">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6=Neighbor</w:t>
            </w:r>
          </w:p>
          <w:p w14:paraId="3316646D" w14:textId="77777777" w:rsidR="00F05E0D" w:rsidRPr="00BE068B" w:rsidRDefault="00F05E0D" w:rsidP="00B12D76">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7=YGL</w:t>
            </w:r>
          </w:p>
          <w:p w14:paraId="7D177173" w14:textId="77777777" w:rsidR="00F05E0D" w:rsidRPr="00BE068B" w:rsidRDefault="00F05E0D" w:rsidP="00B12D76">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8=Chief or other higher authority</w:t>
            </w:r>
          </w:p>
          <w:p w14:paraId="07685067" w14:textId="77777777" w:rsidR="00F05E0D" w:rsidRPr="00BE068B" w:rsidRDefault="00F05E0D" w:rsidP="00B12D76">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9=</w:t>
            </w:r>
            <w:proofErr w:type="spellStart"/>
            <w:r w:rsidRPr="00BE068B">
              <w:rPr>
                <w:rFonts w:ascii="Gill Sans MT" w:hAnsi="Gill Sans MT" w:cs="Times New Roman"/>
                <w:sz w:val="20"/>
              </w:rPr>
              <w:t>Induna</w:t>
            </w:r>
            <w:proofErr w:type="spellEnd"/>
          </w:p>
          <w:p w14:paraId="47E12A34" w14:textId="77777777" w:rsidR="00F05E0D" w:rsidRPr="00BE068B" w:rsidRDefault="00F05E0D" w:rsidP="00B12D76">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10=Resolved myself</w:t>
            </w:r>
          </w:p>
          <w:p w14:paraId="241CDBDE" w14:textId="77777777" w:rsidR="00F05E0D" w:rsidRPr="00BE068B" w:rsidRDefault="00F05E0D" w:rsidP="00B12D76">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97=Other, specify</w:t>
            </w:r>
          </w:p>
        </w:tc>
        <w:tc>
          <w:tcPr>
            <w:tcW w:w="2283" w:type="dxa"/>
            <w:tcPrChange w:id="492" w:author="Aleta Haflett" w:date="2014-11-18T12:16:00Z">
              <w:tcPr>
                <w:tcW w:w="2283" w:type="dxa"/>
              </w:tcPr>
            </w:tcPrChange>
          </w:tcPr>
          <w:p w14:paraId="022B985D" w14:textId="77777777" w:rsidR="00F05E0D" w:rsidRPr="00BE068B" w:rsidRDefault="00F05E0D" w:rsidP="00B12D76">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1=Very satisfied</w:t>
            </w:r>
          </w:p>
          <w:p w14:paraId="5D80CA8D" w14:textId="77777777" w:rsidR="00F05E0D" w:rsidRPr="00BE068B" w:rsidRDefault="00F05E0D" w:rsidP="00B12D76">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2=Satisfied</w:t>
            </w:r>
          </w:p>
          <w:p w14:paraId="30E767DB" w14:textId="77777777" w:rsidR="00F05E0D" w:rsidRPr="00BE068B" w:rsidRDefault="00F05E0D" w:rsidP="00B12D76">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3=Neutral</w:t>
            </w:r>
          </w:p>
          <w:p w14:paraId="388804DD" w14:textId="77777777" w:rsidR="00F05E0D" w:rsidRPr="00BE068B" w:rsidRDefault="00F05E0D" w:rsidP="00B12D76">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4=Dissatisfied</w:t>
            </w:r>
          </w:p>
          <w:p w14:paraId="552F76FD" w14:textId="77777777" w:rsidR="00F05E0D" w:rsidRPr="00BE068B" w:rsidRDefault="00F05E0D" w:rsidP="00B12D76">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5=Very dissatisfied</w:t>
            </w:r>
          </w:p>
          <w:p w14:paraId="18F4A68C" w14:textId="77777777" w:rsidR="00F05E0D" w:rsidRPr="00BE068B" w:rsidRDefault="00F05E0D" w:rsidP="00B12D76">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6=Prefer not to answer</w:t>
            </w:r>
          </w:p>
        </w:tc>
        <w:tc>
          <w:tcPr>
            <w:tcW w:w="2283" w:type="dxa"/>
            <w:tcPrChange w:id="493" w:author="Aleta Haflett" w:date="2014-11-18T12:16:00Z">
              <w:tcPr>
                <w:tcW w:w="2283" w:type="dxa"/>
              </w:tcPr>
            </w:tcPrChange>
          </w:tcPr>
          <w:p w14:paraId="32417CA0" w14:textId="77777777" w:rsidR="00F05E0D" w:rsidRDefault="00F05E0D" w:rsidP="00B12D76">
            <w:pPr>
              <w:kinsoku w:val="0"/>
              <w:overflowPunct w:val="0"/>
              <w:autoSpaceDE w:val="0"/>
              <w:autoSpaceDN w:val="0"/>
              <w:adjustRightInd w:val="0"/>
              <w:contextualSpacing/>
              <w:rPr>
                <w:ins w:id="494" w:author="Aleta Haflett" w:date="2014-11-18T12:16:00Z"/>
                <w:rFonts w:ascii="Gill Sans MT" w:hAnsi="Gill Sans MT" w:cs="Times New Roman"/>
                <w:sz w:val="20"/>
              </w:rPr>
            </w:pPr>
            <w:ins w:id="495" w:author="Aleta Haflett" w:date="2014-11-18T12:16:00Z">
              <w:r>
                <w:rPr>
                  <w:rFonts w:ascii="Gill Sans MT" w:hAnsi="Gill Sans MT" w:cs="Times New Roman"/>
                  <w:sz w:val="20"/>
                </w:rPr>
                <w:t>1=Boundaries</w:t>
              </w:r>
            </w:ins>
          </w:p>
          <w:p w14:paraId="10813985" w14:textId="77777777" w:rsidR="00F05E0D" w:rsidRDefault="00F05E0D" w:rsidP="00B12D76">
            <w:pPr>
              <w:kinsoku w:val="0"/>
              <w:overflowPunct w:val="0"/>
              <w:autoSpaceDE w:val="0"/>
              <w:autoSpaceDN w:val="0"/>
              <w:adjustRightInd w:val="0"/>
              <w:contextualSpacing/>
              <w:rPr>
                <w:ins w:id="496" w:author="Aleta Haflett" w:date="2014-11-18T12:18:00Z"/>
                <w:rFonts w:ascii="Gill Sans MT" w:hAnsi="Gill Sans MT" w:cs="Times New Roman"/>
                <w:sz w:val="20"/>
              </w:rPr>
            </w:pPr>
            <w:ins w:id="497" w:author="Aleta Haflett" w:date="2014-11-18T12:16:00Z">
              <w:r>
                <w:rPr>
                  <w:rFonts w:ascii="Gill Sans MT" w:hAnsi="Gill Sans MT" w:cs="Times New Roman"/>
                  <w:sz w:val="20"/>
                </w:rPr>
                <w:t>2=</w:t>
              </w:r>
            </w:ins>
            <w:ins w:id="498" w:author="Aleta Haflett" w:date="2014-11-18T12:18:00Z">
              <w:r>
                <w:rPr>
                  <w:rFonts w:ascii="Gill Sans MT" w:hAnsi="Gill Sans MT" w:cs="Times New Roman"/>
                  <w:sz w:val="20"/>
                </w:rPr>
                <w:t xml:space="preserve">Inheritance </w:t>
              </w:r>
            </w:ins>
          </w:p>
          <w:p w14:paraId="3C8DC178" w14:textId="77777777" w:rsidR="00F05E0D" w:rsidRDefault="00F05E0D" w:rsidP="00B12D76">
            <w:pPr>
              <w:kinsoku w:val="0"/>
              <w:overflowPunct w:val="0"/>
              <w:autoSpaceDE w:val="0"/>
              <w:autoSpaceDN w:val="0"/>
              <w:adjustRightInd w:val="0"/>
              <w:contextualSpacing/>
              <w:rPr>
                <w:ins w:id="499" w:author="Aleta Haflett" w:date="2014-11-18T12:19:00Z"/>
                <w:rFonts w:ascii="Gill Sans MT" w:hAnsi="Gill Sans MT" w:cs="Times New Roman"/>
                <w:sz w:val="20"/>
              </w:rPr>
            </w:pPr>
            <w:ins w:id="500" w:author="Aleta Haflett" w:date="2014-11-18T12:18:00Z">
              <w:r>
                <w:rPr>
                  <w:rFonts w:ascii="Gill Sans MT" w:hAnsi="Gill Sans MT" w:cs="Times New Roman"/>
                  <w:sz w:val="20"/>
                </w:rPr>
                <w:t xml:space="preserve">3=Livestock grazing </w:t>
              </w:r>
            </w:ins>
          </w:p>
          <w:p w14:paraId="36FEE523" w14:textId="6BF4258D" w:rsidR="00F05E0D" w:rsidRDefault="00F05E0D" w:rsidP="00B12D76">
            <w:pPr>
              <w:kinsoku w:val="0"/>
              <w:overflowPunct w:val="0"/>
              <w:autoSpaceDE w:val="0"/>
              <w:autoSpaceDN w:val="0"/>
              <w:adjustRightInd w:val="0"/>
              <w:contextualSpacing/>
              <w:rPr>
                <w:ins w:id="501" w:author="Aleta Haflett" w:date="2014-11-18T12:20:00Z"/>
                <w:rFonts w:ascii="Gill Sans MT" w:hAnsi="Gill Sans MT" w:cs="Times New Roman"/>
                <w:sz w:val="20"/>
              </w:rPr>
            </w:pPr>
            <w:ins w:id="502" w:author="Aleta Haflett" w:date="2014-11-18T12:19:00Z">
              <w:r>
                <w:rPr>
                  <w:rFonts w:ascii="Gill Sans MT" w:hAnsi="Gill Sans MT" w:cs="Times New Roman"/>
                  <w:sz w:val="20"/>
                </w:rPr>
                <w:t>4=Land allocation</w:t>
              </w:r>
            </w:ins>
          </w:p>
          <w:p w14:paraId="3B61C0C4" w14:textId="302D02A2" w:rsidR="00F05E0D" w:rsidRDefault="00F05E0D" w:rsidP="00B12D76">
            <w:pPr>
              <w:kinsoku w:val="0"/>
              <w:overflowPunct w:val="0"/>
              <w:autoSpaceDE w:val="0"/>
              <w:autoSpaceDN w:val="0"/>
              <w:adjustRightInd w:val="0"/>
              <w:contextualSpacing/>
              <w:rPr>
                <w:ins w:id="503" w:author="Aleta Haflett" w:date="2014-11-18T12:18:00Z"/>
                <w:rFonts w:ascii="Gill Sans MT" w:hAnsi="Gill Sans MT" w:cs="Times New Roman"/>
                <w:sz w:val="20"/>
              </w:rPr>
            </w:pPr>
            <w:ins w:id="504" w:author="Aleta Haflett" w:date="2014-11-18T12:20:00Z">
              <w:r>
                <w:rPr>
                  <w:rFonts w:ascii="Gill Sans MT" w:hAnsi="Gill Sans MT" w:cs="Times New Roman"/>
                  <w:sz w:val="20"/>
                </w:rPr>
                <w:t>5=Renting land</w:t>
              </w:r>
            </w:ins>
          </w:p>
          <w:p w14:paraId="57D7CAC5" w14:textId="77777777" w:rsidR="00F05E0D" w:rsidRDefault="00F05E0D" w:rsidP="00B12D76">
            <w:pPr>
              <w:kinsoku w:val="0"/>
              <w:overflowPunct w:val="0"/>
              <w:autoSpaceDE w:val="0"/>
              <w:autoSpaceDN w:val="0"/>
              <w:adjustRightInd w:val="0"/>
              <w:contextualSpacing/>
              <w:rPr>
                <w:ins w:id="505" w:author="Aleta Haflett" w:date="2014-11-18T12:20:00Z"/>
                <w:rFonts w:ascii="Gill Sans MT" w:hAnsi="Gill Sans MT" w:cs="Times New Roman"/>
                <w:sz w:val="20"/>
              </w:rPr>
            </w:pPr>
            <w:ins w:id="506" w:author="Aleta Haflett" w:date="2014-11-18T12:19:00Z">
              <w:r>
                <w:rPr>
                  <w:rFonts w:ascii="Gill Sans MT" w:hAnsi="Gill Sans MT" w:cs="Times New Roman"/>
                  <w:sz w:val="20"/>
                </w:rPr>
                <w:t>6=Tree cutting/ownership</w:t>
              </w:r>
            </w:ins>
          </w:p>
          <w:p w14:paraId="11888E41" w14:textId="77777777" w:rsidR="00F05E0D" w:rsidRDefault="00F05E0D" w:rsidP="00B12D76">
            <w:pPr>
              <w:kinsoku w:val="0"/>
              <w:overflowPunct w:val="0"/>
              <w:autoSpaceDE w:val="0"/>
              <w:autoSpaceDN w:val="0"/>
              <w:adjustRightInd w:val="0"/>
              <w:contextualSpacing/>
              <w:rPr>
                <w:ins w:id="507" w:author="Aleta Haflett" w:date="2014-11-18T12:20:00Z"/>
                <w:rFonts w:ascii="Gill Sans MT" w:hAnsi="Gill Sans MT" w:cs="Times New Roman"/>
                <w:sz w:val="20"/>
              </w:rPr>
            </w:pPr>
            <w:ins w:id="508" w:author="Aleta Haflett" w:date="2014-11-18T12:20:00Z">
              <w:r>
                <w:rPr>
                  <w:rFonts w:ascii="Gill Sans MT" w:hAnsi="Gill Sans MT" w:cs="Times New Roman"/>
                  <w:sz w:val="20"/>
                </w:rPr>
                <w:t>7=Fires/burning</w:t>
              </w:r>
            </w:ins>
          </w:p>
          <w:p w14:paraId="37C25F34" w14:textId="77777777" w:rsidR="00F05E0D" w:rsidRDefault="00F05E0D" w:rsidP="00B12D76">
            <w:pPr>
              <w:kinsoku w:val="0"/>
              <w:overflowPunct w:val="0"/>
              <w:autoSpaceDE w:val="0"/>
              <w:autoSpaceDN w:val="0"/>
              <w:adjustRightInd w:val="0"/>
              <w:contextualSpacing/>
              <w:rPr>
                <w:ins w:id="509" w:author="Aleta Haflett" w:date="2014-11-18T12:20:00Z"/>
                <w:rFonts w:ascii="Gill Sans MT" w:hAnsi="Gill Sans MT" w:cs="Times New Roman"/>
                <w:sz w:val="20"/>
              </w:rPr>
            </w:pPr>
            <w:ins w:id="510" w:author="Aleta Haflett" w:date="2014-11-18T12:20:00Z">
              <w:r>
                <w:rPr>
                  <w:rFonts w:ascii="Gill Sans MT" w:hAnsi="Gill Sans MT" w:cs="Times New Roman"/>
                  <w:sz w:val="20"/>
                </w:rPr>
                <w:t>8=Fencing</w:t>
              </w:r>
            </w:ins>
          </w:p>
          <w:p w14:paraId="08329A64" w14:textId="77777777" w:rsidR="00F05E0D" w:rsidRDefault="00F05E0D" w:rsidP="00B12D76">
            <w:pPr>
              <w:kinsoku w:val="0"/>
              <w:overflowPunct w:val="0"/>
              <w:autoSpaceDE w:val="0"/>
              <w:autoSpaceDN w:val="0"/>
              <w:adjustRightInd w:val="0"/>
              <w:contextualSpacing/>
              <w:rPr>
                <w:ins w:id="511" w:author="Aleta Haflett" w:date="2014-11-18T12:21:00Z"/>
                <w:rFonts w:ascii="Gill Sans MT" w:hAnsi="Gill Sans MT" w:cs="Times New Roman"/>
                <w:sz w:val="20"/>
              </w:rPr>
            </w:pPr>
            <w:ins w:id="512" w:author="Aleta Haflett" w:date="2014-11-18T12:20:00Z">
              <w:r>
                <w:rPr>
                  <w:rFonts w:ascii="Gill Sans MT" w:hAnsi="Gill Sans MT" w:cs="Times New Roman"/>
                  <w:sz w:val="20"/>
                </w:rPr>
                <w:t xml:space="preserve">9=Forest products </w:t>
              </w:r>
            </w:ins>
            <w:ins w:id="513" w:author="Aleta Haflett" w:date="2014-11-18T12:21:00Z">
              <w:r>
                <w:rPr>
                  <w:rFonts w:ascii="Gill Sans MT" w:hAnsi="Gill Sans MT" w:cs="Times New Roman"/>
                  <w:sz w:val="20"/>
                </w:rPr>
                <w:t>–</w:t>
              </w:r>
            </w:ins>
            <w:ins w:id="514" w:author="Aleta Haflett" w:date="2014-11-18T12:20:00Z">
              <w:r>
                <w:rPr>
                  <w:rFonts w:ascii="Gill Sans MT" w:hAnsi="Gill Sans MT" w:cs="Times New Roman"/>
                  <w:sz w:val="20"/>
                </w:rPr>
                <w:t xml:space="preserve"> non-</w:t>
              </w:r>
            </w:ins>
            <w:ins w:id="515" w:author="Aleta Haflett" w:date="2014-11-18T12:21:00Z">
              <w:r>
                <w:rPr>
                  <w:rFonts w:ascii="Gill Sans MT" w:hAnsi="Gill Sans MT" w:cs="Times New Roman"/>
                  <w:sz w:val="20"/>
                </w:rPr>
                <w:t>wood</w:t>
              </w:r>
            </w:ins>
          </w:p>
          <w:p w14:paraId="4EF298DF" w14:textId="254FFC57" w:rsidR="00F05E0D" w:rsidRPr="00BE068B" w:rsidRDefault="00F05E0D" w:rsidP="00B12D76">
            <w:pPr>
              <w:kinsoku w:val="0"/>
              <w:overflowPunct w:val="0"/>
              <w:autoSpaceDE w:val="0"/>
              <w:autoSpaceDN w:val="0"/>
              <w:adjustRightInd w:val="0"/>
              <w:contextualSpacing/>
              <w:rPr>
                <w:rFonts w:ascii="Gill Sans MT" w:hAnsi="Gill Sans MT" w:cs="Times New Roman"/>
                <w:sz w:val="20"/>
              </w:rPr>
            </w:pPr>
            <w:ins w:id="516" w:author="Aleta Haflett" w:date="2014-11-18T12:21:00Z">
              <w:r>
                <w:rPr>
                  <w:rFonts w:ascii="Gill Sans MT" w:hAnsi="Gill Sans MT" w:cs="Times New Roman"/>
                  <w:sz w:val="20"/>
                </w:rPr>
                <w:t>10=Forest products - wood</w:t>
              </w:r>
            </w:ins>
          </w:p>
        </w:tc>
      </w:tr>
    </w:tbl>
    <w:p w14:paraId="6DE2BAB4" w14:textId="1859A9F9" w:rsidR="00F7697D" w:rsidRPr="00BE068B" w:rsidRDefault="00F7697D" w:rsidP="00F7697D">
      <w:pPr>
        <w:spacing w:after="0" w:line="240" w:lineRule="auto"/>
        <w:contextualSpacing/>
        <w:rPr>
          <w:rFonts w:ascii="Gill Sans MT" w:eastAsia="SimSun" w:hAnsi="Gill Sans MT"/>
        </w:rPr>
      </w:pPr>
    </w:p>
    <w:p w14:paraId="184ACA9C" w14:textId="77777777" w:rsidR="006E365E" w:rsidRPr="00BE068B" w:rsidRDefault="006E365E">
      <w:pPr>
        <w:rPr>
          <w:rFonts w:ascii="Gill Sans MT" w:eastAsia="Times New Roman" w:hAnsi="Gill Sans MT" w:cs="Times New Roman"/>
          <w:b/>
          <w:bCs/>
        </w:rPr>
        <w:sectPr w:rsidR="006E365E" w:rsidRPr="00BE068B" w:rsidSect="006E365E">
          <w:type w:val="continuous"/>
          <w:pgSz w:w="15840" w:h="12240" w:orient="landscape"/>
          <w:pgMar w:top="720" w:right="720" w:bottom="1080" w:left="720" w:header="720" w:footer="84" w:gutter="0"/>
          <w:cols w:space="720"/>
          <w:docGrid w:linePitch="360"/>
        </w:sectPr>
        <w:pPrChange w:id="517" w:author="Aleta Haflett" w:date="2014-11-03T16:31:00Z">
          <w:pPr>
            <w:spacing w:afterLines="20" w:after="48" w:line="240" w:lineRule="auto"/>
            <w:contextualSpacing/>
          </w:pPr>
        </w:pPrChange>
      </w:pPr>
    </w:p>
    <w:p w14:paraId="378859D5" w14:textId="77777777" w:rsidR="00297833" w:rsidRPr="00B87173" w:rsidRDefault="00297833" w:rsidP="00297833">
      <w:pPr>
        <w:rPr>
          <w:rFonts w:ascii="Gill Sans MT" w:hAnsi="Gill Sans MT"/>
          <w:b/>
          <w:color w:val="000000" w:themeColor="text1"/>
          <w:sz w:val="20"/>
          <w:szCs w:val="20"/>
        </w:rPr>
      </w:pPr>
      <w:r w:rsidRPr="00F71A9A">
        <w:rPr>
          <w:rFonts w:ascii="Gill Sans MT" w:hAnsi="Gill Sans MT"/>
          <w:b/>
          <w:color w:val="000000" w:themeColor="text1"/>
          <w:sz w:val="20"/>
          <w:szCs w:val="20"/>
        </w:rPr>
        <w:lastRenderedPageBreak/>
        <w:t xml:space="preserve">DEFORESTATION &amp; CLIMATE CHANGE </w:t>
      </w:r>
    </w:p>
    <w:tbl>
      <w:tblPr>
        <w:tblW w:w="10000" w:type="dxa"/>
        <w:tblInd w:w="-5" w:type="dxa"/>
        <w:tblLayout w:type="fixed"/>
        <w:tblCellMar>
          <w:left w:w="0" w:type="dxa"/>
          <w:right w:w="0" w:type="dxa"/>
        </w:tblCellMar>
        <w:tblLook w:val="0000" w:firstRow="0" w:lastRow="0" w:firstColumn="0" w:lastColumn="0" w:noHBand="0" w:noVBand="0"/>
      </w:tblPr>
      <w:tblGrid>
        <w:gridCol w:w="190"/>
        <w:gridCol w:w="4140"/>
        <w:gridCol w:w="3690"/>
        <w:gridCol w:w="1980"/>
        <w:tblGridChange w:id="518">
          <w:tblGrid>
            <w:gridCol w:w="190"/>
            <w:gridCol w:w="4140"/>
            <w:gridCol w:w="3690"/>
            <w:gridCol w:w="1980"/>
          </w:tblGrid>
        </w:tblGridChange>
      </w:tblGrid>
      <w:tr w:rsidR="00F05E0D" w:rsidRPr="00F71A9A" w14:paraId="6A996BC1" w14:textId="77777777" w:rsidTr="00F05E0D">
        <w:trPr>
          <w:trHeight w:val="20"/>
        </w:trPr>
        <w:tc>
          <w:tcPr>
            <w:tcW w:w="190" w:type="dxa"/>
            <w:tcBorders>
              <w:top w:val="single" w:sz="4" w:space="0" w:color="000000"/>
              <w:left w:val="single" w:sz="4" w:space="0" w:color="000000"/>
              <w:bottom w:val="single" w:sz="4" w:space="0" w:color="000000"/>
              <w:right w:val="single" w:sz="4" w:space="0" w:color="000000"/>
            </w:tcBorders>
          </w:tcPr>
          <w:p w14:paraId="04EB199F" w14:textId="77777777" w:rsidR="00297833" w:rsidRPr="00F71A9A" w:rsidRDefault="00297833" w:rsidP="00297833">
            <w:pPr>
              <w:spacing w:line="240" w:lineRule="auto"/>
              <w:contextualSpacing/>
              <w:rPr>
                <w:rFonts w:ascii="Gill Sans MT" w:eastAsia="Calibri" w:hAnsi="Gill Sans MT" w:cs="Times New Roman"/>
                <w:sz w:val="20"/>
                <w:szCs w:val="20"/>
              </w:rPr>
            </w:pPr>
          </w:p>
        </w:tc>
        <w:tc>
          <w:tcPr>
            <w:tcW w:w="4140" w:type="dxa"/>
            <w:tcBorders>
              <w:top w:val="single" w:sz="4" w:space="0" w:color="000000"/>
              <w:left w:val="single" w:sz="4" w:space="0" w:color="000000"/>
              <w:bottom w:val="single" w:sz="4" w:space="0" w:color="000000"/>
            </w:tcBorders>
          </w:tcPr>
          <w:p w14:paraId="4A42A90D" w14:textId="77777777" w:rsidR="00297833" w:rsidRPr="00F71A9A" w:rsidRDefault="00297833" w:rsidP="00297833">
            <w:pPr>
              <w:spacing w:line="240" w:lineRule="auto"/>
              <w:ind w:right="-108"/>
              <w:contextualSpacing/>
              <w:rPr>
                <w:rFonts w:ascii="Gill Sans MT" w:hAnsi="Gill Sans MT"/>
                <w:sz w:val="20"/>
                <w:szCs w:val="20"/>
              </w:rPr>
            </w:pPr>
            <w:r w:rsidRPr="00F71A9A">
              <w:rPr>
                <w:rFonts w:ascii="Gill Sans MT" w:hAnsi="Gill Sans MT" w:cs="Arial"/>
                <w:sz w:val="20"/>
                <w:szCs w:val="20"/>
              </w:rPr>
              <w:t xml:space="preserve">In the past 5 years, have you observed any of the following changes in your community? </w:t>
            </w:r>
          </w:p>
          <w:p w14:paraId="7A5C2BB7" w14:textId="77777777" w:rsidR="00297833" w:rsidRPr="00F71A9A" w:rsidRDefault="00297833" w:rsidP="00297833">
            <w:pPr>
              <w:spacing w:line="240" w:lineRule="auto"/>
              <w:contextualSpacing/>
              <w:rPr>
                <w:rFonts w:ascii="Gill Sans MT" w:hAnsi="Gill Sans MT"/>
                <w:sz w:val="20"/>
                <w:szCs w:val="20"/>
              </w:rPr>
            </w:pPr>
          </w:p>
        </w:tc>
        <w:tc>
          <w:tcPr>
            <w:tcW w:w="3690" w:type="dxa"/>
            <w:tcBorders>
              <w:top w:val="single" w:sz="4" w:space="0" w:color="000000"/>
              <w:bottom w:val="single" w:sz="4" w:space="0" w:color="000000"/>
              <w:right w:val="single" w:sz="18" w:space="0" w:color="000000"/>
            </w:tcBorders>
          </w:tcPr>
          <w:p w14:paraId="3D05FD12" w14:textId="77777777" w:rsidR="00297833" w:rsidRPr="00F71A9A" w:rsidRDefault="00297833" w:rsidP="00297833">
            <w:pPr>
              <w:spacing w:line="240" w:lineRule="auto"/>
              <w:ind w:right="-115"/>
              <w:contextualSpacing/>
              <w:rPr>
                <w:rFonts w:ascii="Gill Sans MT" w:hAnsi="Gill Sans MT"/>
                <w:sz w:val="20"/>
                <w:szCs w:val="20"/>
              </w:rPr>
            </w:pPr>
            <w:r w:rsidRPr="00F71A9A">
              <w:rPr>
                <w:rFonts w:ascii="Gill Sans MT" w:hAnsi="Gill Sans MT" w:cs="Arial"/>
                <w:sz w:val="20"/>
                <w:szCs w:val="20"/>
              </w:rPr>
              <w:t>1=Reduced rainfall</w:t>
            </w:r>
            <w:r w:rsidRPr="00F71A9A">
              <w:rPr>
                <w:rFonts w:ascii="Gill Sans MT" w:eastAsia="MS Gothic" w:hAnsi="Gill Sans MT" w:cs="MS Gothic"/>
                <w:sz w:val="20"/>
                <w:szCs w:val="20"/>
              </w:rPr>
              <w:t> </w:t>
            </w:r>
          </w:p>
          <w:p w14:paraId="29CA8377" w14:textId="77777777" w:rsidR="00297833" w:rsidRPr="00F71A9A" w:rsidRDefault="00297833" w:rsidP="00297833">
            <w:pPr>
              <w:spacing w:line="240" w:lineRule="auto"/>
              <w:ind w:right="-115"/>
              <w:contextualSpacing/>
              <w:rPr>
                <w:rFonts w:ascii="Gill Sans MT" w:hAnsi="Gill Sans MT" w:cs="Arial"/>
                <w:sz w:val="20"/>
                <w:szCs w:val="20"/>
              </w:rPr>
            </w:pPr>
            <w:r w:rsidRPr="00F71A9A">
              <w:rPr>
                <w:rFonts w:ascii="Gill Sans MT" w:hAnsi="Gill Sans MT" w:cs="Arial"/>
                <w:sz w:val="20"/>
                <w:szCs w:val="20"/>
              </w:rPr>
              <w:t>2=Increased rainfall</w:t>
            </w:r>
          </w:p>
          <w:p w14:paraId="59224398" w14:textId="77777777" w:rsidR="00297833" w:rsidRPr="00F71A9A" w:rsidRDefault="00297833" w:rsidP="00297833">
            <w:pPr>
              <w:spacing w:line="240" w:lineRule="auto"/>
              <w:ind w:right="-115"/>
              <w:contextualSpacing/>
              <w:rPr>
                <w:rFonts w:ascii="Gill Sans MT" w:hAnsi="Gill Sans MT"/>
                <w:sz w:val="20"/>
                <w:szCs w:val="20"/>
              </w:rPr>
            </w:pPr>
            <w:r w:rsidRPr="00F71A9A">
              <w:rPr>
                <w:rFonts w:ascii="Gill Sans MT" w:hAnsi="Gill Sans MT"/>
                <w:sz w:val="20"/>
                <w:szCs w:val="20"/>
              </w:rPr>
              <w:t>3=</w:t>
            </w:r>
            <w:r w:rsidRPr="00F71A9A">
              <w:rPr>
                <w:rFonts w:ascii="Gill Sans MT" w:hAnsi="Gill Sans MT" w:cs="Arial"/>
                <w:sz w:val="20"/>
                <w:szCs w:val="20"/>
              </w:rPr>
              <w:t xml:space="preserve">Changes in seasonal patterns (when rainy and dry seasons occur) </w:t>
            </w:r>
          </w:p>
          <w:p w14:paraId="1288167B" w14:textId="77777777" w:rsidR="00297833" w:rsidRPr="00F71A9A" w:rsidRDefault="00297833" w:rsidP="00297833">
            <w:pPr>
              <w:spacing w:line="240" w:lineRule="auto"/>
              <w:ind w:right="-115"/>
              <w:contextualSpacing/>
              <w:rPr>
                <w:rFonts w:ascii="Gill Sans MT" w:hAnsi="Gill Sans MT"/>
                <w:sz w:val="20"/>
                <w:szCs w:val="20"/>
              </w:rPr>
            </w:pPr>
            <w:r w:rsidRPr="00F71A9A">
              <w:rPr>
                <w:rFonts w:ascii="Gill Sans MT" w:hAnsi="Gill Sans MT" w:cs="Arial"/>
                <w:sz w:val="20"/>
                <w:szCs w:val="20"/>
              </w:rPr>
              <w:t>4=Drought</w:t>
            </w:r>
            <w:r w:rsidRPr="00F71A9A">
              <w:rPr>
                <w:rFonts w:ascii="Gill Sans MT" w:eastAsia="MS Gothic" w:hAnsi="Gill Sans MT" w:cs="MS Gothic"/>
                <w:sz w:val="20"/>
                <w:szCs w:val="20"/>
              </w:rPr>
              <w:t> </w:t>
            </w:r>
          </w:p>
          <w:p w14:paraId="09D3349E" w14:textId="77777777" w:rsidR="00297833" w:rsidRPr="00F71A9A" w:rsidRDefault="00297833" w:rsidP="00297833">
            <w:pPr>
              <w:spacing w:line="240" w:lineRule="auto"/>
              <w:ind w:right="-115"/>
              <w:contextualSpacing/>
              <w:rPr>
                <w:rFonts w:ascii="Gill Sans MT" w:hAnsi="Gill Sans MT"/>
                <w:sz w:val="20"/>
                <w:szCs w:val="20"/>
              </w:rPr>
            </w:pPr>
            <w:r w:rsidRPr="00F71A9A">
              <w:rPr>
                <w:rFonts w:ascii="Gill Sans MT" w:hAnsi="Gill Sans MT" w:cs="Arial"/>
                <w:sz w:val="20"/>
                <w:szCs w:val="20"/>
              </w:rPr>
              <w:t>5=Flooding/landslides</w:t>
            </w:r>
            <w:r w:rsidRPr="00F71A9A">
              <w:rPr>
                <w:rFonts w:ascii="Gill Sans MT" w:eastAsia="MS Gothic" w:hAnsi="Gill Sans MT" w:cs="MS Gothic"/>
                <w:sz w:val="20"/>
                <w:szCs w:val="20"/>
              </w:rPr>
              <w:t> </w:t>
            </w:r>
          </w:p>
          <w:p w14:paraId="06965344" w14:textId="77777777" w:rsidR="00297833" w:rsidRPr="00F71A9A" w:rsidRDefault="00297833" w:rsidP="00297833">
            <w:pPr>
              <w:spacing w:line="240" w:lineRule="auto"/>
              <w:ind w:right="-115"/>
              <w:contextualSpacing/>
              <w:rPr>
                <w:rFonts w:ascii="Gill Sans MT" w:hAnsi="Gill Sans MT"/>
                <w:sz w:val="20"/>
                <w:szCs w:val="20"/>
              </w:rPr>
            </w:pPr>
            <w:r w:rsidRPr="00F71A9A">
              <w:rPr>
                <w:rFonts w:ascii="Gill Sans MT" w:hAnsi="Gill Sans MT" w:cs="Arial"/>
                <w:sz w:val="20"/>
                <w:szCs w:val="20"/>
              </w:rPr>
              <w:t>6=Other (specify)</w:t>
            </w:r>
          </w:p>
        </w:tc>
        <w:tc>
          <w:tcPr>
            <w:tcW w:w="1980" w:type="dxa"/>
            <w:tcBorders>
              <w:top w:val="single" w:sz="18" w:space="0" w:color="000000"/>
              <w:left w:val="single" w:sz="18" w:space="0" w:color="000000"/>
              <w:bottom w:val="single" w:sz="18" w:space="0" w:color="000000"/>
              <w:right w:val="single" w:sz="18" w:space="0" w:color="000000"/>
            </w:tcBorders>
          </w:tcPr>
          <w:p w14:paraId="5004FE37" w14:textId="77777777" w:rsidR="00297833" w:rsidRPr="00F71A9A" w:rsidRDefault="00297833" w:rsidP="00297833">
            <w:pPr>
              <w:spacing w:line="240" w:lineRule="auto"/>
              <w:contextualSpacing/>
              <w:rPr>
                <w:rFonts w:ascii="Gill Sans MT" w:eastAsia="Calibri" w:hAnsi="Gill Sans MT" w:cs="Times New Roman"/>
                <w:i/>
                <w:color w:val="A6A6A6"/>
                <w:sz w:val="20"/>
                <w:szCs w:val="20"/>
              </w:rPr>
            </w:pPr>
          </w:p>
        </w:tc>
      </w:tr>
      <w:tr w:rsidR="00F05E0D" w:rsidRPr="00F71A9A" w14:paraId="66FD6E5A" w14:textId="77777777" w:rsidTr="00F05E0D">
        <w:trPr>
          <w:trHeight w:val="20"/>
        </w:trPr>
        <w:tc>
          <w:tcPr>
            <w:tcW w:w="190" w:type="dxa"/>
            <w:tcBorders>
              <w:top w:val="single" w:sz="4" w:space="0" w:color="000000"/>
              <w:left w:val="single" w:sz="4" w:space="0" w:color="000000"/>
              <w:bottom w:val="single" w:sz="4" w:space="0" w:color="000000"/>
              <w:right w:val="single" w:sz="4" w:space="0" w:color="000000"/>
            </w:tcBorders>
          </w:tcPr>
          <w:p w14:paraId="1AC7BAE9" w14:textId="77777777" w:rsidR="00297833" w:rsidRPr="00F71A9A" w:rsidRDefault="00297833" w:rsidP="00297833">
            <w:pPr>
              <w:spacing w:line="240" w:lineRule="auto"/>
              <w:contextualSpacing/>
              <w:rPr>
                <w:rFonts w:ascii="Gill Sans MT" w:eastAsia="Calibri" w:hAnsi="Gill Sans MT" w:cs="Times New Roman"/>
                <w:sz w:val="20"/>
                <w:szCs w:val="20"/>
              </w:rPr>
            </w:pPr>
          </w:p>
        </w:tc>
        <w:tc>
          <w:tcPr>
            <w:tcW w:w="4140" w:type="dxa"/>
            <w:tcBorders>
              <w:top w:val="single" w:sz="4" w:space="0" w:color="000000"/>
              <w:left w:val="single" w:sz="4" w:space="0" w:color="000000"/>
              <w:bottom w:val="single" w:sz="4" w:space="0" w:color="000000"/>
            </w:tcBorders>
          </w:tcPr>
          <w:p w14:paraId="7B5A306B" w14:textId="77777777" w:rsidR="00297833" w:rsidRPr="00F71A9A" w:rsidRDefault="00297833" w:rsidP="00297833">
            <w:pPr>
              <w:spacing w:line="240" w:lineRule="auto"/>
              <w:contextualSpacing/>
              <w:rPr>
                <w:rFonts w:ascii="Gill Sans MT" w:hAnsi="Gill Sans MT" w:cs="Arial"/>
                <w:sz w:val="20"/>
                <w:szCs w:val="20"/>
              </w:rPr>
            </w:pPr>
            <w:r w:rsidRPr="00F71A9A">
              <w:rPr>
                <w:rFonts w:ascii="Gill Sans MT" w:hAnsi="Gill Sans MT" w:cs="Arial"/>
                <w:sz w:val="20"/>
                <w:szCs w:val="20"/>
              </w:rPr>
              <w:t xml:space="preserve">In the past 5 years, have you observed any of the following changes in the forest area that you think are due to change in temperature or rainfall patterns? </w:t>
            </w:r>
          </w:p>
          <w:p w14:paraId="4E00666A" w14:textId="77777777" w:rsidR="00297833" w:rsidRPr="00F71A9A" w:rsidRDefault="00297833" w:rsidP="00297833">
            <w:pPr>
              <w:spacing w:line="240" w:lineRule="auto"/>
              <w:ind w:right="-108"/>
              <w:contextualSpacing/>
              <w:rPr>
                <w:rFonts w:ascii="Gill Sans MT" w:hAnsi="Gill Sans MT" w:cs="Arial"/>
                <w:sz w:val="20"/>
                <w:szCs w:val="20"/>
              </w:rPr>
            </w:pPr>
          </w:p>
        </w:tc>
        <w:tc>
          <w:tcPr>
            <w:tcW w:w="3690" w:type="dxa"/>
            <w:tcBorders>
              <w:top w:val="single" w:sz="4" w:space="0" w:color="000000"/>
              <w:bottom w:val="single" w:sz="4" w:space="0" w:color="000000"/>
              <w:right w:val="single" w:sz="18" w:space="0" w:color="000000"/>
            </w:tcBorders>
          </w:tcPr>
          <w:p w14:paraId="0065DFEE" w14:textId="77777777" w:rsidR="00297833" w:rsidRPr="00F71A9A" w:rsidRDefault="00297833" w:rsidP="00297833">
            <w:pPr>
              <w:spacing w:line="240" w:lineRule="auto"/>
              <w:contextualSpacing/>
              <w:rPr>
                <w:rFonts w:ascii="Gill Sans MT" w:hAnsi="Gill Sans MT" w:cs="Arial"/>
                <w:sz w:val="20"/>
                <w:szCs w:val="20"/>
              </w:rPr>
            </w:pPr>
            <w:r w:rsidRPr="00F71A9A">
              <w:rPr>
                <w:rFonts w:ascii="Gill Sans MT" w:hAnsi="Gill Sans MT" w:cs="Arial"/>
                <w:sz w:val="20"/>
                <w:szCs w:val="20"/>
              </w:rPr>
              <w:t xml:space="preserve">1=Decline in abundance of game and non-timber forest products </w:t>
            </w:r>
          </w:p>
          <w:p w14:paraId="5F4C64C2" w14:textId="77777777" w:rsidR="00297833" w:rsidRPr="00F71A9A" w:rsidRDefault="00297833" w:rsidP="00297833">
            <w:pPr>
              <w:spacing w:line="240" w:lineRule="auto"/>
              <w:contextualSpacing/>
              <w:rPr>
                <w:rFonts w:ascii="Gill Sans MT" w:hAnsi="Gill Sans MT" w:cs="Arial"/>
                <w:sz w:val="20"/>
                <w:szCs w:val="20"/>
              </w:rPr>
            </w:pPr>
            <w:r w:rsidRPr="00F71A9A">
              <w:rPr>
                <w:rFonts w:ascii="Gill Sans MT" w:hAnsi="Gill Sans MT" w:cs="Arial"/>
                <w:sz w:val="20"/>
                <w:szCs w:val="20"/>
              </w:rPr>
              <w:t>2=Decline in productivity or health of fisheries</w:t>
            </w:r>
            <w:r w:rsidRPr="00F71A9A">
              <w:rPr>
                <w:rFonts w:ascii="Gill Sans MT" w:eastAsia="MS Gothic" w:hAnsi="Gill Sans MT" w:cs="MS Gothic"/>
                <w:sz w:val="20"/>
                <w:szCs w:val="20"/>
              </w:rPr>
              <w:t> </w:t>
            </w:r>
          </w:p>
          <w:p w14:paraId="10C24245" w14:textId="77777777" w:rsidR="00297833" w:rsidRPr="00F71A9A" w:rsidRDefault="00297833" w:rsidP="00297833">
            <w:pPr>
              <w:spacing w:line="240" w:lineRule="auto"/>
              <w:contextualSpacing/>
              <w:rPr>
                <w:rFonts w:ascii="Gill Sans MT" w:hAnsi="Gill Sans MT" w:cs="Arial"/>
                <w:sz w:val="20"/>
                <w:szCs w:val="20"/>
              </w:rPr>
            </w:pPr>
            <w:r w:rsidRPr="00F71A9A">
              <w:rPr>
                <w:rFonts w:ascii="Gill Sans MT" w:hAnsi="Gill Sans MT" w:cs="Arial"/>
                <w:sz w:val="20"/>
                <w:szCs w:val="20"/>
              </w:rPr>
              <w:t>3=Change in seasons of flowering or fruiting</w:t>
            </w:r>
            <w:r w:rsidRPr="00F71A9A">
              <w:rPr>
                <w:rFonts w:ascii="Gill Sans MT" w:eastAsia="MS Gothic" w:hAnsi="Gill Sans MT" w:cs="MS Gothic"/>
                <w:sz w:val="20"/>
                <w:szCs w:val="20"/>
              </w:rPr>
              <w:t> </w:t>
            </w:r>
          </w:p>
          <w:p w14:paraId="07750020" w14:textId="77777777" w:rsidR="00297833" w:rsidRPr="00F71A9A" w:rsidRDefault="00297833" w:rsidP="00297833">
            <w:pPr>
              <w:spacing w:line="240" w:lineRule="auto"/>
              <w:contextualSpacing/>
              <w:rPr>
                <w:rFonts w:ascii="Gill Sans MT" w:hAnsi="Gill Sans MT" w:cs="Arial"/>
                <w:sz w:val="20"/>
                <w:szCs w:val="20"/>
              </w:rPr>
            </w:pPr>
            <w:r w:rsidRPr="00F71A9A">
              <w:rPr>
                <w:rFonts w:ascii="Gill Sans MT" w:hAnsi="Gill Sans MT" w:cs="Arial"/>
                <w:sz w:val="20"/>
                <w:szCs w:val="20"/>
              </w:rPr>
              <w:t>4=Decline in crops/harvest cycles</w:t>
            </w:r>
          </w:p>
          <w:p w14:paraId="2E9281CD" w14:textId="77777777" w:rsidR="00297833" w:rsidRPr="00F71A9A" w:rsidRDefault="00297833" w:rsidP="00297833">
            <w:pPr>
              <w:spacing w:line="240" w:lineRule="auto"/>
              <w:contextualSpacing/>
              <w:rPr>
                <w:rFonts w:ascii="Gill Sans MT" w:hAnsi="Gill Sans MT" w:cs="Arial"/>
                <w:sz w:val="20"/>
                <w:szCs w:val="20"/>
              </w:rPr>
            </w:pPr>
            <w:r w:rsidRPr="00F71A9A">
              <w:rPr>
                <w:rFonts w:ascii="Gill Sans MT" w:hAnsi="Gill Sans MT" w:cs="Arial"/>
                <w:sz w:val="20"/>
                <w:szCs w:val="20"/>
              </w:rPr>
              <w:t xml:space="preserve">5=Other (specify): </w:t>
            </w:r>
          </w:p>
        </w:tc>
        <w:tc>
          <w:tcPr>
            <w:tcW w:w="1980" w:type="dxa"/>
            <w:tcBorders>
              <w:top w:val="single" w:sz="18" w:space="0" w:color="000000"/>
              <w:left w:val="single" w:sz="18" w:space="0" w:color="000000"/>
              <w:bottom w:val="single" w:sz="18" w:space="0" w:color="000000"/>
              <w:right w:val="single" w:sz="18" w:space="0" w:color="000000"/>
            </w:tcBorders>
          </w:tcPr>
          <w:p w14:paraId="458A5576" w14:textId="77777777" w:rsidR="00297833" w:rsidRPr="00F71A9A" w:rsidRDefault="00297833" w:rsidP="00297833">
            <w:pPr>
              <w:spacing w:line="240" w:lineRule="auto"/>
              <w:contextualSpacing/>
              <w:rPr>
                <w:rFonts w:ascii="Gill Sans MT" w:eastAsia="Calibri" w:hAnsi="Gill Sans MT" w:cs="Times New Roman"/>
                <w:i/>
                <w:color w:val="A6A6A6"/>
                <w:sz w:val="20"/>
                <w:szCs w:val="20"/>
              </w:rPr>
            </w:pPr>
          </w:p>
        </w:tc>
      </w:tr>
    </w:tbl>
    <w:p w14:paraId="237F4E69" w14:textId="77777777" w:rsidR="00297833" w:rsidRPr="00F71A9A" w:rsidRDefault="00297833" w:rsidP="00297833">
      <w:pPr>
        <w:rPr>
          <w:ins w:id="519" w:author="Aleta Haflett" w:date="2014-11-04T15:54:00Z"/>
          <w:rFonts w:ascii="Gill Sans MT" w:eastAsia="Times New Roman" w:hAnsi="Gill Sans MT" w:cs="Times New Roman"/>
          <w:b/>
          <w:bCs/>
          <w:color w:val="000000"/>
          <w:sz w:val="20"/>
          <w:szCs w:val="20"/>
        </w:rPr>
      </w:pPr>
    </w:p>
    <w:tbl>
      <w:tblPr>
        <w:tblW w:w="9910" w:type="dxa"/>
        <w:tblInd w:w="-5" w:type="dxa"/>
        <w:tblLayout w:type="fixed"/>
        <w:tblCellMar>
          <w:left w:w="0" w:type="dxa"/>
          <w:right w:w="0" w:type="dxa"/>
        </w:tblCellMar>
        <w:tblLook w:val="0000" w:firstRow="0" w:lastRow="0" w:firstColumn="0" w:lastColumn="0" w:noHBand="0" w:noVBand="0"/>
        <w:tblPrChange w:id="520" w:author="Aleta Haflett" w:date="2014-11-18T12:22:00Z">
          <w:tblPr>
            <w:tblW w:w="11080" w:type="dxa"/>
            <w:tblInd w:w="-5" w:type="dxa"/>
            <w:tblLayout w:type="fixed"/>
            <w:tblCellMar>
              <w:left w:w="0" w:type="dxa"/>
              <w:right w:w="0" w:type="dxa"/>
            </w:tblCellMar>
            <w:tblLook w:val="0000" w:firstRow="0" w:lastRow="0" w:firstColumn="0" w:lastColumn="0" w:noHBand="0" w:noVBand="0"/>
          </w:tblPr>
        </w:tblPrChange>
      </w:tblPr>
      <w:tblGrid>
        <w:gridCol w:w="370"/>
        <w:gridCol w:w="4500"/>
        <w:gridCol w:w="3150"/>
        <w:gridCol w:w="1890"/>
        <w:tblGridChange w:id="521">
          <w:tblGrid>
            <w:gridCol w:w="370"/>
            <w:gridCol w:w="4500"/>
            <w:gridCol w:w="3150"/>
            <w:gridCol w:w="3060"/>
          </w:tblGrid>
        </w:tblGridChange>
      </w:tblGrid>
      <w:tr w:rsidR="00297833" w:rsidRPr="00F71A9A" w14:paraId="43B57D1E" w14:textId="77777777" w:rsidTr="00F05E0D">
        <w:trPr>
          <w:trHeight w:val="20"/>
          <w:trPrChange w:id="522" w:author="Aleta Haflett" w:date="2014-11-18T12:22:00Z">
            <w:trPr>
              <w:trHeight w:val="20"/>
            </w:trPr>
          </w:trPrChange>
        </w:trPr>
        <w:tc>
          <w:tcPr>
            <w:tcW w:w="370" w:type="dxa"/>
            <w:tcBorders>
              <w:top w:val="single" w:sz="4" w:space="0" w:color="000000"/>
              <w:left w:val="single" w:sz="4" w:space="0" w:color="000000"/>
              <w:bottom w:val="single" w:sz="4" w:space="0" w:color="000000"/>
              <w:right w:val="single" w:sz="4" w:space="0" w:color="auto"/>
            </w:tcBorders>
            <w:tcPrChange w:id="523" w:author="Aleta Haflett" w:date="2014-11-18T12:22:00Z">
              <w:tcPr>
                <w:tcW w:w="370" w:type="dxa"/>
                <w:tcBorders>
                  <w:top w:val="single" w:sz="4" w:space="0" w:color="000000"/>
                  <w:left w:val="single" w:sz="4" w:space="0" w:color="000000"/>
                  <w:bottom w:val="single" w:sz="4" w:space="0" w:color="000000"/>
                  <w:right w:val="single" w:sz="4" w:space="0" w:color="auto"/>
                </w:tcBorders>
              </w:tcPr>
            </w:tcPrChange>
          </w:tcPr>
          <w:p w14:paraId="65EFD235" w14:textId="77777777" w:rsidR="00297833" w:rsidRPr="00F71A9A" w:rsidRDefault="00297833" w:rsidP="00297833">
            <w:pPr>
              <w:spacing w:after="0" w:line="240" w:lineRule="auto"/>
              <w:contextualSpacing/>
              <w:rPr>
                <w:rFonts w:ascii="Gill Sans MT" w:hAnsi="Gill Sans MT"/>
                <w:w w:val="105"/>
                <w:sz w:val="20"/>
                <w:szCs w:val="20"/>
              </w:rPr>
            </w:pPr>
          </w:p>
        </w:tc>
        <w:tc>
          <w:tcPr>
            <w:tcW w:w="4500" w:type="dxa"/>
            <w:tcBorders>
              <w:top w:val="single" w:sz="4" w:space="0" w:color="000000"/>
              <w:left w:val="single" w:sz="4" w:space="0" w:color="auto"/>
              <w:bottom w:val="single" w:sz="4" w:space="0" w:color="000000"/>
              <w:right w:val="single" w:sz="18" w:space="0" w:color="000000"/>
            </w:tcBorders>
            <w:tcPrChange w:id="524" w:author="Aleta Haflett" w:date="2014-11-18T12:22:00Z">
              <w:tcPr>
                <w:tcW w:w="4500" w:type="dxa"/>
                <w:tcBorders>
                  <w:top w:val="single" w:sz="4" w:space="0" w:color="000000"/>
                  <w:left w:val="single" w:sz="4" w:space="0" w:color="auto"/>
                  <w:bottom w:val="single" w:sz="4" w:space="0" w:color="000000"/>
                  <w:right w:val="single" w:sz="18" w:space="0" w:color="000000"/>
                </w:tcBorders>
              </w:tcPr>
            </w:tcPrChange>
          </w:tcPr>
          <w:p w14:paraId="3C6020B5" w14:textId="77777777" w:rsidR="00297833" w:rsidRPr="00F71A9A" w:rsidRDefault="00297833" w:rsidP="00297833">
            <w:pPr>
              <w:spacing w:after="0" w:line="240" w:lineRule="auto"/>
              <w:contextualSpacing/>
              <w:rPr>
                <w:rFonts w:ascii="Gill Sans MT" w:hAnsi="Gill Sans MT"/>
                <w:i/>
                <w:color w:val="000000"/>
                <w:sz w:val="20"/>
                <w:szCs w:val="20"/>
              </w:rPr>
            </w:pPr>
            <w:r w:rsidRPr="00F71A9A">
              <w:rPr>
                <w:rFonts w:ascii="Gill Sans MT" w:hAnsi="Gill Sans MT"/>
                <w:color w:val="000000"/>
                <w:sz w:val="20"/>
                <w:szCs w:val="20"/>
              </w:rPr>
              <w:t xml:space="preserve">In your opinion, what other benefits does the nearby forest, wooded area, or trees provide, apart from products that are harvested?  </w:t>
            </w:r>
            <w:r w:rsidRPr="00F71A9A">
              <w:rPr>
                <w:rFonts w:ascii="Gill Sans MT" w:hAnsi="Gill Sans MT"/>
                <w:i/>
                <w:color w:val="000000"/>
                <w:sz w:val="20"/>
                <w:szCs w:val="20"/>
              </w:rPr>
              <w:t>Please rank the top three</w:t>
            </w:r>
          </w:p>
        </w:tc>
        <w:tc>
          <w:tcPr>
            <w:tcW w:w="3150" w:type="dxa"/>
            <w:tcBorders>
              <w:top w:val="single" w:sz="4" w:space="0" w:color="000000"/>
              <w:left w:val="single" w:sz="4" w:space="0" w:color="auto"/>
              <w:bottom w:val="single" w:sz="4" w:space="0" w:color="000000"/>
            </w:tcBorders>
            <w:tcPrChange w:id="525" w:author="Aleta Haflett" w:date="2014-11-18T12:22:00Z">
              <w:tcPr>
                <w:tcW w:w="3150" w:type="dxa"/>
                <w:tcBorders>
                  <w:top w:val="single" w:sz="4" w:space="0" w:color="000000"/>
                  <w:left w:val="single" w:sz="4" w:space="0" w:color="auto"/>
                  <w:bottom w:val="single" w:sz="4" w:space="0" w:color="000000"/>
                </w:tcBorders>
              </w:tcPr>
            </w:tcPrChange>
          </w:tcPr>
          <w:p w14:paraId="4ED39758" w14:textId="77777777" w:rsidR="00297833" w:rsidRPr="00F71A9A" w:rsidRDefault="00297833" w:rsidP="00297833">
            <w:pPr>
              <w:spacing w:after="0" w:line="240" w:lineRule="auto"/>
              <w:contextualSpacing/>
              <w:rPr>
                <w:rFonts w:ascii="Gill Sans MT" w:hAnsi="Gill Sans MT"/>
                <w:color w:val="000000"/>
                <w:sz w:val="20"/>
                <w:szCs w:val="20"/>
              </w:rPr>
            </w:pPr>
            <w:r w:rsidRPr="00F71A9A">
              <w:rPr>
                <w:rFonts w:ascii="Gill Sans MT" w:hAnsi="Gill Sans MT"/>
                <w:color w:val="000000"/>
                <w:sz w:val="20"/>
                <w:szCs w:val="20"/>
              </w:rPr>
              <w:t>1=None</w:t>
            </w:r>
          </w:p>
          <w:p w14:paraId="2661F1C6" w14:textId="77777777" w:rsidR="00297833" w:rsidRPr="00F71A9A" w:rsidRDefault="00297833" w:rsidP="00297833">
            <w:pPr>
              <w:spacing w:after="0" w:line="240" w:lineRule="auto"/>
              <w:contextualSpacing/>
              <w:rPr>
                <w:rFonts w:ascii="Gill Sans MT" w:hAnsi="Gill Sans MT"/>
                <w:color w:val="000000"/>
                <w:sz w:val="20"/>
                <w:szCs w:val="20"/>
              </w:rPr>
            </w:pPr>
            <w:r w:rsidRPr="00F71A9A">
              <w:rPr>
                <w:rFonts w:ascii="Gill Sans MT" w:hAnsi="Gill Sans MT"/>
                <w:color w:val="000000"/>
                <w:sz w:val="20"/>
                <w:szCs w:val="20"/>
              </w:rPr>
              <w:t>2=Soil protected</w:t>
            </w:r>
          </w:p>
          <w:p w14:paraId="1684F480" w14:textId="77777777" w:rsidR="00297833" w:rsidRPr="00F71A9A" w:rsidRDefault="00297833" w:rsidP="00297833">
            <w:pPr>
              <w:spacing w:after="0" w:line="240" w:lineRule="auto"/>
              <w:contextualSpacing/>
              <w:rPr>
                <w:rFonts w:ascii="Gill Sans MT" w:hAnsi="Gill Sans MT"/>
                <w:color w:val="000000"/>
                <w:sz w:val="20"/>
                <w:szCs w:val="20"/>
              </w:rPr>
            </w:pPr>
            <w:r w:rsidRPr="00F71A9A">
              <w:rPr>
                <w:rFonts w:ascii="Gill Sans MT" w:hAnsi="Gill Sans MT"/>
                <w:color w:val="000000"/>
                <w:sz w:val="20"/>
                <w:szCs w:val="20"/>
              </w:rPr>
              <w:t>3=Soil fertility</w:t>
            </w:r>
          </w:p>
          <w:p w14:paraId="05A4957D" w14:textId="77777777" w:rsidR="00297833" w:rsidRPr="00F71A9A" w:rsidRDefault="00297833" w:rsidP="00297833">
            <w:pPr>
              <w:spacing w:after="0" w:line="240" w:lineRule="auto"/>
              <w:contextualSpacing/>
              <w:rPr>
                <w:rFonts w:ascii="Gill Sans MT" w:hAnsi="Gill Sans MT"/>
                <w:color w:val="000000"/>
                <w:sz w:val="20"/>
                <w:szCs w:val="20"/>
              </w:rPr>
            </w:pPr>
            <w:r w:rsidRPr="00F71A9A">
              <w:rPr>
                <w:rFonts w:ascii="Gill Sans MT" w:hAnsi="Gill Sans MT"/>
                <w:color w:val="000000"/>
                <w:sz w:val="20"/>
                <w:szCs w:val="20"/>
              </w:rPr>
              <w:t>4=Area for grazing areas</w:t>
            </w:r>
          </w:p>
          <w:p w14:paraId="16079EB9" w14:textId="77777777" w:rsidR="00297833" w:rsidRPr="00F71A9A" w:rsidRDefault="00297833" w:rsidP="00297833">
            <w:pPr>
              <w:spacing w:after="0" w:line="240" w:lineRule="auto"/>
              <w:contextualSpacing/>
              <w:rPr>
                <w:rFonts w:ascii="Gill Sans MT" w:hAnsi="Gill Sans MT"/>
                <w:color w:val="000000"/>
                <w:sz w:val="20"/>
                <w:szCs w:val="20"/>
              </w:rPr>
            </w:pPr>
            <w:r w:rsidRPr="00F71A9A">
              <w:rPr>
                <w:rFonts w:ascii="Gill Sans MT" w:hAnsi="Gill Sans MT"/>
                <w:color w:val="000000"/>
                <w:sz w:val="20"/>
                <w:szCs w:val="20"/>
              </w:rPr>
              <w:t xml:space="preserve">5=Water conservation </w:t>
            </w:r>
          </w:p>
          <w:p w14:paraId="3D60EF88" w14:textId="77777777" w:rsidR="00297833" w:rsidRPr="00F71A9A" w:rsidRDefault="00297833" w:rsidP="00297833">
            <w:pPr>
              <w:spacing w:after="0" w:line="240" w:lineRule="auto"/>
              <w:contextualSpacing/>
              <w:rPr>
                <w:rFonts w:ascii="Gill Sans MT" w:hAnsi="Gill Sans MT"/>
                <w:color w:val="000000"/>
                <w:sz w:val="20"/>
                <w:szCs w:val="20"/>
              </w:rPr>
            </w:pPr>
            <w:r w:rsidRPr="00F71A9A">
              <w:rPr>
                <w:rFonts w:ascii="Gill Sans MT" w:hAnsi="Gill Sans MT"/>
                <w:color w:val="000000"/>
                <w:sz w:val="20"/>
                <w:szCs w:val="20"/>
              </w:rPr>
              <w:t>6=Water purification</w:t>
            </w:r>
          </w:p>
          <w:p w14:paraId="4AD20375" w14:textId="77777777" w:rsidR="00297833" w:rsidRPr="00F71A9A" w:rsidRDefault="00297833" w:rsidP="00297833">
            <w:pPr>
              <w:spacing w:after="0" w:line="240" w:lineRule="auto"/>
              <w:contextualSpacing/>
              <w:rPr>
                <w:rFonts w:ascii="Gill Sans MT" w:hAnsi="Gill Sans MT"/>
                <w:color w:val="000000"/>
                <w:sz w:val="20"/>
                <w:szCs w:val="20"/>
              </w:rPr>
            </w:pPr>
            <w:r w:rsidRPr="00F71A9A">
              <w:rPr>
                <w:rFonts w:ascii="Gill Sans MT" w:hAnsi="Gill Sans MT"/>
                <w:color w:val="000000"/>
                <w:sz w:val="20"/>
                <w:szCs w:val="20"/>
              </w:rPr>
              <w:t>7=Climate regulation</w:t>
            </w:r>
          </w:p>
          <w:p w14:paraId="75DB6B2E" w14:textId="77777777" w:rsidR="00297833" w:rsidRPr="00F71A9A" w:rsidRDefault="00297833" w:rsidP="00297833">
            <w:pPr>
              <w:spacing w:after="0" w:line="240" w:lineRule="auto"/>
              <w:contextualSpacing/>
              <w:rPr>
                <w:rFonts w:ascii="Gill Sans MT" w:hAnsi="Gill Sans MT"/>
                <w:color w:val="000000"/>
                <w:sz w:val="20"/>
                <w:szCs w:val="20"/>
              </w:rPr>
            </w:pPr>
            <w:r w:rsidRPr="00F71A9A">
              <w:rPr>
                <w:rFonts w:ascii="Gill Sans MT" w:hAnsi="Gill Sans MT"/>
                <w:color w:val="000000"/>
                <w:sz w:val="20"/>
                <w:szCs w:val="20"/>
              </w:rPr>
              <w:t xml:space="preserve">8=Disease control </w:t>
            </w:r>
          </w:p>
          <w:p w14:paraId="7DABAF14" w14:textId="77777777" w:rsidR="00297833" w:rsidRPr="00F71A9A" w:rsidRDefault="00297833" w:rsidP="00297833">
            <w:pPr>
              <w:spacing w:after="0" w:line="240" w:lineRule="auto"/>
              <w:contextualSpacing/>
              <w:rPr>
                <w:rFonts w:ascii="Gill Sans MT" w:hAnsi="Gill Sans MT"/>
                <w:color w:val="A6A6A6" w:themeColor="background1" w:themeShade="A6"/>
                <w:sz w:val="20"/>
                <w:szCs w:val="20"/>
              </w:rPr>
            </w:pPr>
            <w:r w:rsidRPr="00F71A9A">
              <w:rPr>
                <w:rFonts w:ascii="Gill Sans MT" w:hAnsi="Gill Sans MT"/>
                <w:color w:val="A6A6A6" w:themeColor="background1" w:themeShade="A6"/>
                <w:sz w:val="20"/>
                <w:szCs w:val="20"/>
              </w:rPr>
              <w:t>9=Windbreak</w:t>
            </w:r>
          </w:p>
          <w:p w14:paraId="3E689DB5" w14:textId="77777777" w:rsidR="00297833" w:rsidRPr="00F71A9A" w:rsidRDefault="00297833" w:rsidP="00297833">
            <w:pPr>
              <w:spacing w:after="0" w:line="240" w:lineRule="auto"/>
              <w:contextualSpacing/>
              <w:rPr>
                <w:rFonts w:ascii="Gill Sans MT" w:hAnsi="Gill Sans MT"/>
                <w:color w:val="A6A6A6" w:themeColor="background1" w:themeShade="A6"/>
                <w:sz w:val="20"/>
                <w:szCs w:val="20"/>
              </w:rPr>
            </w:pPr>
            <w:r w:rsidRPr="00F71A9A">
              <w:rPr>
                <w:rFonts w:ascii="Gill Sans MT" w:hAnsi="Gill Sans MT"/>
                <w:color w:val="A6A6A6" w:themeColor="background1" w:themeShade="A6"/>
                <w:sz w:val="20"/>
                <w:szCs w:val="20"/>
              </w:rPr>
              <w:t>10=Shade</w:t>
            </w:r>
          </w:p>
        </w:tc>
        <w:tc>
          <w:tcPr>
            <w:tcW w:w="1890" w:type="dxa"/>
            <w:tcBorders>
              <w:top w:val="single" w:sz="18" w:space="0" w:color="000000"/>
              <w:bottom w:val="single" w:sz="18" w:space="0" w:color="000000"/>
              <w:right w:val="single" w:sz="18" w:space="0" w:color="000000"/>
            </w:tcBorders>
            <w:tcPrChange w:id="526" w:author="Aleta Haflett" w:date="2014-11-18T12:22:00Z">
              <w:tcPr>
                <w:tcW w:w="3060" w:type="dxa"/>
                <w:tcBorders>
                  <w:top w:val="single" w:sz="18" w:space="0" w:color="000000"/>
                  <w:bottom w:val="single" w:sz="18" w:space="0" w:color="000000"/>
                  <w:right w:val="single" w:sz="18" w:space="0" w:color="000000"/>
                </w:tcBorders>
              </w:tcPr>
            </w:tcPrChange>
          </w:tcPr>
          <w:p w14:paraId="4E7703F1" w14:textId="77777777" w:rsidR="00297833" w:rsidRPr="00F71A9A" w:rsidRDefault="00297833" w:rsidP="00297833">
            <w:pPr>
              <w:spacing w:after="0" w:line="240" w:lineRule="auto"/>
              <w:contextualSpacing/>
              <w:rPr>
                <w:rFonts w:ascii="Gill Sans MT" w:hAnsi="Gill Sans MT"/>
                <w:color w:val="A6A6A6" w:themeColor="background1" w:themeShade="A6"/>
                <w:sz w:val="20"/>
                <w:szCs w:val="20"/>
              </w:rPr>
            </w:pPr>
            <w:r w:rsidRPr="00F71A9A">
              <w:rPr>
                <w:rFonts w:ascii="Gill Sans MT" w:hAnsi="Gill Sans MT"/>
                <w:color w:val="A6A6A6" w:themeColor="background1" w:themeShade="A6"/>
                <w:sz w:val="20"/>
                <w:szCs w:val="20"/>
              </w:rPr>
              <w:t>11=Religious/spiritual</w:t>
            </w:r>
          </w:p>
          <w:p w14:paraId="46DF1090" w14:textId="77777777" w:rsidR="00297833" w:rsidRPr="00F71A9A" w:rsidRDefault="00297833" w:rsidP="00297833">
            <w:pPr>
              <w:spacing w:after="0" w:line="240" w:lineRule="auto"/>
              <w:contextualSpacing/>
              <w:rPr>
                <w:rFonts w:ascii="Gill Sans MT" w:hAnsi="Gill Sans MT"/>
                <w:color w:val="A6A6A6" w:themeColor="background1" w:themeShade="A6"/>
                <w:sz w:val="20"/>
                <w:szCs w:val="20"/>
              </w:rPr>
            </w:pPr>
            <w:r w:rsidRPr="00F71A9A">
              <w:rPr>
                <w:rFonts w:ascii="Gill Sans MT" w:hAnsi="Gill Sans MT"/>
                <w:color w:val="A6A6A6" w:themeColor="background1" w:themeShade="A6"/>
                <w:sz w:val="20"/>
                <w:szCs w:val="20"/>
              </w:rPr>
              <w:t>12=Cultural heritage</w:t>
            </w:r>
          </w:p>
          <w:p w14:paraId="768B403F" w14:textId="77777777" w:rsidR="00297833" w:rsidRPr="00F71A9A" w:rsidRDefault="00297833" w:rsidP="00297833">
            <w:pPr>
              <w:spacing w:after="0" w:line="240" w:lineRule="auto"/>
              <w:contextualSpacing/>
              <w:rPr>
                <w:rFonts w:ascii="Gill Sans MT" w:hAnsi="Gill Sans MT"/>
                <w:color w:val="A6A6A6" w:themeColor="background1" w:themeShade="A6"/>
                <w:sz w:val="20"/>
                <w:szCs w:val="20"/>
              </w:rPr>
            </w:pPr>
            <w:r w:rsidRPr="00F71A9A">
              <w:rPr>
                <w:rFonts w:ascii="Gill Sans MT" w:hAnsi="Gill Sans MT"/>
                <w:color w:val="A6A6A6" w:themeColor="background1" w:themeShade="A6"/>
                <w:sz w:val="20"/>
                <w:szCs w:val="20"/>
              </w:rPr>
              <w:t>13=Recreation/tourism</w:t>
            </w:r>
          </w:p>
          <w:p w14:paraId="572CAC38" w14:textId="77777777" w:rsidR="00297833" w:rsidRPr="00F71A9A" w:rsidRDefault="00297833" w:rsidP="00297833">
            <w:pPr>
              <w:spacing w:after="0" w:line="240" w:lineRule="auto"/>
              <w:contextualSpacing/>
              <w:rPr>
                <w:rFonts w:ascii="Gill Sans MT" w:hAnsi="Gill Sans MT"/>
                <w:color w:val="A6A6A6" w:themeColor="background1" w:themeShade="A6"/>
                <w:sz w:val="20"/>
                <w:szCs w:val="20"/>
              </w:rPr>
            </w:pPr>
            <w:r w:rsidRPr="00F71A9A">
              <w:rPr>
                <w:rFonts w:ascii="Gill Sans MT" w:hAnsi="Gill Sans MT"/>
                <w:color w:val="A6A6A6" w:themeColor="background1" w:themeShade="A6"/>
                <w:sz w:val="20"/>
                <w:szCs w:val="20"/>
              </w:rPr>
              <w:t>14=Aesthetic</w:t>
            </w:r>
          </w:p>
          <w:p w14:paraId="67D7B995" w14:textId="77777777" w:rsidR="00297833" w:rsidRPr="00F71A9A" w:rsidRDefault="00297833" w:rsidP="00297833">
            <w:pPr>
              <w:spacing w:after="0" w:line="240" w:lineRule="auto"/>
              <w:contextualSpacing/>
              <w:rPr>
                <w:rFonts w:ascii="Gill Sans MT" w:hAnsi="Gill Sans MT"/>
                <w:color w:val="A6A6A6" w:themeColor="background1" w:themeShade="A6"/>
                <w:sz w:val="20"/>
                <w:szCs w:val="20"/>
              </w:rPr>
            </w:pPr>
            <w:r w:rsidRPr="00F71A9A">
              <w:rPr>
                <w:rFonts w:ascii="Gill Sans MT" w:hAnsi="Gill Sans MT"/>
                <w:color w:val="A6A6A6" w:themeColor="background1" w:themeShade="A6"/>
                <w:sz w:val="20"/>
                <w:szCs w:val="20"/>
              </w:rPr>
              <w:t>15=Education/scientific studies</w:t>
            </w:r>
          </w:p>
          <w:p w14:paraId="59F76FC8" w14:textId="77777777" w:rsidR="00297833" w:rsidRPr="00F71A9A" w:rsidRDefault="00297833" w:rsidP="00297833">
            <w:pPr>
              <w:spacing w:after="0" w:line="240" w:lineRule="auto"/>
              <w:contextualSpacing/>
              <w:rPr>
                <w:rFonts w:ascii="Gill Sans MT" w:hAnsi="Gill Sans MT"/>
                <w:color w:val="A6A6A6" w:themeColor="background1" w:themeShade="A6"/>
                <w:sz w:val="20"/>
                <w:szCs w:val="20"/>
              </w:rPr>
            </w:pPr>
            <w:r w:rsidRPr="00F71A9A">
              <w:rPr>
                <w:rFonts w:ascii="Gill Sans MT" w:hAnsi="Gill Sans MT"/>
                <w:color w:val="A6A6A6" w:themeColor="background1" w:themeShade="A6"/>
                <w:sz w:val="20"/>
                <w:szCs w:val="20"/>
              </w:rPr>
              <w:t>16=Employment</w:t>
            </w:r>
          </w:p>
          <w:p w14:paraId="04881FA8" w14:textId="77777777" w:rsidR="00297833" w:rsidRPr="00F71A9A" w:rsidRDefault="00297833" w:rsidP="00297833">
            <w:pPr>
              <w:spacing w:after="0" w:line="240" w:lineRule="auto"/>
              <w:contextualSpacing/>
              <w:rPr>
                <w:rFonts w:ascii="Gill Sans MT" w:hAnsi="Gill Sans MT"/>
                <w:color w:val="A6A6A6" w:themeColor="background1" w:themeShade="A6"/>
                <w:sz w:val="20"/>
                <w:szCs w:val="20"/>
              </w:rPr>
            </w:pPr>
            <w:r w:rsidRPr="00F71A9A">
              <w:rPr>
                <w:rFonts w:ascii="Gill Sans MT" w:hAnsi="Gill Sans MT"/>
                <w:color w:val="A6A6A6" w:themeColor="background1" w:themeShade="A6"/>
                <w:sz w:val="20"/>
                <w:szCs w:val="20"/>
              </w:rPr>
              <w:t>17=Other</w:t>
            </w:r>
          </w:p>
          <w:p w14:paraId="753314E5" w14:textId="77777777" w:rsidR="00297833" w:rsidRPr="00F71A9A" w:rsidRDefault="00297833" w:rsidP="00297833">
            <w:pPr>
              <w:spacing w:after="0" w:line="240" w:lineRule="auto"/>
              <w:contextualSpacing/>
              <w:rPr>
                <w:rFonts w:ascii="Gill Sans MT" w:hAnsi="Gill Sans MT"/>
                <w:color w:val="A6A6A6" w:themeColor="background1" w:themeShade="A6"/>
                <w:sz w:val="20"/>
                <w:szCs w:val="20"/>
              </w:rPr>
            </w:pPr>
            <w:r w:rsidRPr="00F71A9A">
              <w:rPr>
                <w:rFonts w:ascii="Gill Sans MT" w:hAnsi="Gill Sans MT"/>
                <w:color w:val="A6A6A6" w:themeColor="background1" w:themeShade="A6"/>
                <w:sz w:val="20"/>
                <w:szCs w:val="20"/>
              </w:rPr>
              <w:t>999=Not applicable</w:t>
            </w:r>
          </w:p>
        </w:tc>
      </w:tr>
      <w:tr w:rsidR="00297833" w:rsidRPr="00F71A9A" w14:paraId="6D8AA5E0" w14:textId="77777777" w:rsidTr="00F05E0D">
        <w:trPr>
          <w:trHeight w:val="20"/>
          <w:trPrChange w:id="527" w:author="Aleta Haflett" w:date="2014-11-18T12:22:00Z">
            <w:trPr>
              <w:trHeight w:val="20"/>
            </w:trPr>
          </w:trPrChange>
        </w:trPr>
        <w:tc>
          <w:tcPr>
            <w:tcW w:w="370" w:type="dxa"/>
            <w:tcBorders>
              <w:top w:val="single" w:sz="4" w:space="0" w:color="000000"/>
              <w:left w:val="single" w:sz="4" w:space="0" w:color="000000"/>
              <w:bottom w:val="single" w:sz="4" w:space="0" w:color="000000"/>
              <w:right w:val="single" w:sz="4" w:space="0" w:color="auto"/>
            </w:tcBorders>
            <w:tcPrChange w:id="528" w:author="Aleta Haflett" w:date="2014-11-18T12:22:00Z">
              <w:tcPr>
                <w:tcW w:w="370" w:type="dxa"/>
                <w:tcBorders>
                  <w:top w:val="single" w:sz="4" w:space="0" w:color="000000"/>
                  <w:left w:val="single" w:sz="4" w:space="0" w:color="000000"/>
                  <w:bottom w:val="single" w:sz="4" w:space="0" w:color="000000"/>
                  <w:right w:val="single" w:sz="4" w:space="0" w:color="auto"/>
                </w:tcBorders>
              </w:tcPr>
            </w:tcPrChange>
          </w:tcPr>
          <w:p w14:paraId="248DBF57" w14:textId="77777777" w:rsidR="00297833" w:rsidRPr="00F71A9A" w:rsidRDefault="00297833" w:rsidP="00297833">
            <w:pPr>
              <w:spacing w:after="0" w:line="240" w:lineRule="auto"/>
              <w:contextualSpacing/>
              <w:rPr>
                <w:rFonts w:ascii="Gill Sans MT" w:hAnsi="Gill Sans MT"/>
                <w:w w:val="105"/>
                <w:sz w:val="20"/>
                <w:szCs w:val="20"/>
              </w:rPr>
            </w:pPr>
            <w:r w:rsidRPr="00F71A9A">
              <w:rPr>
                <w:rFonts w:ascii="Gill Sans MT" w:hAnsi="Gill Sans MT"/>
                <w:w w:val="105"/>
                <w:sz w:val="20"/>
                <w:szCs w:val="20"/>
              </w:rPr>
              <w:t>F1a</w:t>
            </w:r>
          </w:p>
        </w:tc>
        <w:tc>
          <w:tcPr>
            <w:tcW w:w="7650" w:type="dxa"/>
            <w:gridSpan w:val="2"/>
            <w:tcBorders>
              <w:top w:val="single" w:sz="4" w:space="0" w:color="000000"/>
              <w:left w:val="single" w:sz="4" w:space="0" w:color="auto"/>
              <w:bottom w:val="single" w:sz="4" w:space="0" w:color="000000"/>
              <w:right w:val="single" w:sz="18" w:space="0" w:color="000000"/>
            </w:tcBorders>
            <w:tcPrChange w:id="529" w:author="Aleta Haflett" w:date="2014-11-18T12:22:00Z">
              <w:tcPr>
                <w:tcW w:w="7650" w:type="dxa"/>
                <w:gridSpan w:val="2"/>
                <w:tcBorders>
                  <w:top w:val="single" w:sz="4" w:space="0" w:color="000000"/>
                  <w:left w:val="single" w:sz="4" w:space="0" w:color="auto"/>
                  <w:bottom w:val="single" w:sz="4" w:space="0" w:color="000000"/>
                  <w:right w:val="single" w:sz="18" w:space="0" w:color="000000"/>
                </w:tcBorders>
              </w:tcPr>
            </w:tcPrChange>
          </w:tcPr>
          <w:p w14:paraId="6CF24578" w14:textId="77777777" w:rsidR="00297833" w:rsidRPr="00F71A9A" w:rsidRDefault="00297833" w:rsidP="00297833">
            <w:pPr>
              <w:spacing w:after="0" w:line="240" w:lineRule="auto"/>
              <w:contextualSpacing/>
              <w:rPr>
                <w:rFonts w:ascii="Gill Sans MT" w:hAnsi="Gill Sans MT"/>
                <w:color w:val="000000"/>
                <w:sz w:val="20"/>
                <w:szCs w:val="20"/>
              </w:rPr>
            </w:pPr>
            <w:r w:rsidRPr="00F71A9A">
              <w:rPr>
                <w:rFonts w:ascii="Gill Sans MT" w:hAnsi="Gill Sans MT"/>
                <w:color w:val="000000"/>
                <w:sz w:val="20"/>
                <w:szCs w:val="20"/>
              </w:rPr>
              <w:t>1st</w:t>
            </w:r>
          </w:p>
        </w:tc>
        <w:tc>
          <w:tcPr>
            <w:tcW w:w="1890" w:type="dxa"/>
            <w:tcBorders>
              <w:top w:val="single" w:sz="18" w:space="0" w:color="000000"/>
              <w:left w:val="single" w:sz="18" w:space="0" w:color="000000"/>
              <w:bottom w:val="single" w:sz="18" w:space="0" w:color="000000"/>
              <w:right w:val="single" w:sz="18" w:space="0" w:color="000000"/>
            </w:tcBorders>
            <w:tcPrChange w:id="530" w:author="Aleta Haflett" w:date="2014-11-18T12:22:00Z">
              <w:tcPr>
                <w:tcW w:w="3060" w:type="dxa"/>
                <w:tcBorders>
                  <w:top w:val="single" w:sz="18" w:space="0" w:color="000000"/>
                  <w:left w:val="single" w:sz="18" w:space="0" w:color="000000"/>
                  <w:bottom w:val="single" w:sz="18" w:space="0" w:color="000000"/>
                  <w:right w:val="single" w:sz="18" w:space="0" w:color="000000"/>
                </w:tcBorders>
              </w:tcPr>
            </w:tcPrChange>
          </w:tcPr>
          <w:p w14:paraId="255FF6C5" w14:textId="77777777" w:rsidR="00297833" w:rsidRPr="00F71A9A" w:rsidRDefault="00297833" w:rsidP="00297833">
            <w:pPr>
              <w:spacing w:after="0" w:line="240" w:lineRule="auto"/>
              <w:contextualSpacing/>
              <w:rPr>
                <w:rFonts w:ascii="Gill Sans MT" w:hAnsi="Gill Sans MT"/>
                <w:i/>
                <w:color w:val="A6A6A6" w:themeColor="background1" w:themeShade="A6"/>
                <w:sz w:val="20"/>
                <w:szCs w:val="20"/>
              </w:rPr>
            </w:pPr>
          </w:p>
        </w:tc>
      </w:tr>
      <w:tr w:rsidR="00297833" w:rsidRPr="00F71A9A" w14:paraId="60887E9C" w14:textId="77777777" w:rsidTr="00F05E0D">
        <w:trPr>
          <w:trHeight w:val="20"/>
          <w:trPrChange w:id="531" w:author="Aleta Haflett" w:date="2014-11-18T12:22:00Z">
            <w:trPr>
              <w:trHeight w:val="20"/>
            </w:trPr>
          </w:trPrChange>
        </w:trPr>
        <w:tc>
          <w:tcPr>
            <w:tcW w:w="370" w:type="dxa"/>
            <w:tcBorders>
              <w:top w:val="single" w:sz="4" w:space="0" w:color="000000"/>
              <w:left w:val="single" w:sz="4" w:space="0" w:color="000000"/>
              <w:bottom w:val="single" w:sz="4" w:space="0" w:color="000000"/>
              <w:right w:val="single" w:sz="4" w:space="0" w:color="auto"/>
            </w:tcBorders>
            <w:tcPrChange w:id="532" w:author="Aleta Haflett" w:date="2014-11-18T12:22:00Z">
              <w:tcPr>
                <w:tcW w:w="370" w:type="dxa"/>
                <w:tcBorders>
                  <w:top w:val="single" w:sz="4" w:space="0" w:color="000000"/>
                  <w:left w:val="single" w:sz="4" w:space="0" w:color="000000"/>
                  <w:bottom w:val="single" w:sz="4" w:space="0" w:color="000000"/>
                  <w:right w:val="single" w:sz="4" w:space="0" w:color="auto"/>
                </w:tcBorders>
              </w:tcPr>
            </w:tcPrChange>
          </w:tcPr>
          <w:p w14:paraId="7B0A790F" w14:textId="77777777" w:rsidR="00297833" w:rsidRPr="00F71A9A" w:rsidRDefault="00297833" w:rsidP="00297833">
            <w:pPr>
              <w:spacing w:after="0" w:line="240" w:lineRule="auto"/>
              <w:contextualSpacing/>
              <w:rPr>
                <w:rFonts w:ascii="Gill Sans MT" w:hAnsi="Gill Sans MT"/>
                <w:w w:val="105"/>
                <w:sz w:val="20"/>
                <w:szCs w:val="20"/>
              </w:rPr>
            </w:pPr>
            <w:r w:rsidRPr="00F71A9A">
              <w:rPr>
                <w:rFonts w:ascii="Gill Sans MT" w:hAnsi="Gill Sans MT"/>
                <w:w w:val="105"/>
                <w:sz w:val="20"/>
                <w:szCs w:val="20"/>
              </w:rPr>
              <w:t>F1b</w:t>
            </w:r>
          </w:p>
        </w:tc>
        <w:tc>
          <w:tcPr>
            <w:tcW w:w="7650" w:type="dxa"/>
            <w:gridSpan w:val="2"/>
            <w:tcBorders>
              <w:top w:val="single" w:sz="4" w:space="0" w:color="000000"/>
              <w:left w:val="single" w:sz="4" w:space="0" w:color="auto"/>
              <w:bottom w:val="single" w:sz="4" w:space="0" w:color="000000"/>
              <w:right w:val="single" w:sz="18" w:space="0" w:color="000000"/>
            </w:tcBorders>
            <w:tcPrChange w:id="533" w:author="Aleta Haflett" w:date="2014-11-18T12:22:00Z">
              <w:tcPr>
                <w:tcW w:w="7650" w:type="dxa"/>
                <w:gridSpan w:val="2"/>
                <w:tcBorders>
                  <w:top w:val="single" w:sz="4" w:space="0" w:color="000000"/>
                  <w:left w:val="single" w:sz="4" w:space="0" w:color="auto"/>
                  <w:bottom w:val="single" w:sz="4" w:space="0" w:color="000000"/>
                  <w:right w:val="single" w:sz="18" w:space="0" w:color="000000"/>
                </w:tcBorders>
              </w:tcPr>
            </w:tcPrChange>
          </w:tcPr>
          <w:p w14:paraId="5BD329DC" w14:textId="77777777" w:rsidR="00297833" w:rsidRPr="00F71A9A" w:rsidRDefault="00297833" w:rsidP="00297833">
            <w:pPr>
              <w:spacing w:after="0" w:line="240" w:lineRule="auto"/>
              <w:contextualSpacing/>
              <w:rPr>
                <w:rFonts w:ascii="Gill Sans MT" w:hAnsi="Gill Sans MT"/>
                <w:color w:val="000000"/>
                <w:sz w:val="20"/>
                <w:szCs w:val="20"/>
              </w:rPr>
            </w:pPr>
            <w:r w:rsidRPr="00F71A9A">
              <w:rPr>
                <w:rFonts w:ascii="Gill Sans MT" w:hAnsi="Gill Sans MT"/>
                <w:color w:val="000000"/>
                <w:sz w:val="20"/>
                <w:szCs w:val="20"/>
              </w:rPr>
              <w:t>2nd</w:t>
            </w:r>
          </w:p>
        </w:tc>
        <w:tc>
          <w:tcPr>
            <w:tcW w:w="1890" w:type="dxa"/>
            <w:tcBorders>
              <w:top w:val="single" w:sz="18" w:space="0" w:color="000000"/>
              <w:left w:val="single" w:sz="18" w:space="0" w:color="000000"/>
              <w:bottom w:val="single" w:sz="18" w:space="0" w:color="000000"/>
              <w:right w:val="single" w:sz="18" w:space="0" w:color="000000"/>
            </w:tcBorders>
            <w:tcPrChange w:id="534" w:author="Aleta Haflett" w:date="2014-11-18T12:22:00Z">
              <w:tcPr>
                <w:tcW w:w="3060" w:type="dxa"/>
                <w:tcBorders>
                  <w:top w:val="single" w:sz="18" w:space="0" w:color="000000"/>
                  <w:left w:val="single" w:sz="18" w:space="0" w:color="000000"/>
                  <w:bottom w:val="single" w:sz="18" w:space="0" w:color="000000"/>
                  <w:right w:val="single" w:sz="18" w:space="0" w:color="000000"/>
                </w:tcBorders>
              </w:tcPr>
            </w:tcPrChange>
          </w:tcPr>
          <w:p w14:paraId="4EF9CF09" w14:textId="77777777" w:rsidR="00297833" w:rsidRPr="00F71A9A" w:rsidRDefault="00297833" w:rsidP="00297833">
            <w:pPr>
              <w:spacing w:after="0" w:line="240" w:lineRule="auto"/>
              <w:contextualSpacing/>
              <w:rPr>
                <w:rFonts w:ascii="Gill Sans MT" w:hAnsi="Gill Sans MT"/>
                <w:i/>
                <w:color w:val="A6A6A6" w:themeColor="background1" w:themeShade="A6"/>
                <w:sz w:val="20"/>
                <w:szCs w:val="20"/>
              </w:rPr>
            </w:pPr>
          </w:p>
        </w:tc>
      </w:tr>
      <w:tr w:rsidR="00297833" w:rsidRPr="00F71A9A" w14:paraId="39B8094B" w14:textId="77777777" w:rsidTr="00F05E0D">
        <w:trPr>
          <w:trHeight w:val="20"/>
          <w:trPrChange w:id="535" w:author="Aleta Haflett" w:date="2014-11-18T12:22:00Z">
            <w:trPr>
              <w:trHeight w:val="20"/>
            </w:trPr>
          </w:trPrChange>
        </w:trPr>
        <w:tc>
          <w:tcPr>
            <w:tcW w:w="370" w:type="dxa"/>
            <w:tcBorders>
              <w:top w:val="single" w:sz="4" w:space="0" w:color="000000"/>
              <w:left w:val="single" w:sz="4" w:space="0" w:color="000000"/>
              <w:bottom w:val="single" w:sz="4" w:space="0" w:color="000000"/>
              <w:right w:val="single" w:sz="4" w:space="0" w:color="auto"/>
            </w:tcBorders>
            <w:tcPrChange w:id="536" w:author="Aleta Haflett" w:date="2014-11-18T12:22:00Z">
              <w:tcPr>
                <w:tcW w:w="370" w:type="dxa"/>
                <w:tcBorders>
                  <w:top w:val="single" w:sz="4" w:space="0" w:color="000000"/>
                  <w:left w:val="single" w:sz="4" w:space="0" w:color="000000"/>
                  <w:bottom w:val="single" w:sz="4" w:space="0" w:color="000000"/>
                  <w:right w:val="single" w:sz="4" w:space="0" w:color="auto"/>
                </w:tcBorders>
              </w:tcPr>
            </w:tcPrChange>
          </w:tcPr>
          <w:p w14:paraId="6F6E078D" w14:textId="77777777" w:rsidR="00297833" w:rsidRPr="00F71A9A" w:rsidRDefault="00297833" w:rsidP="00297833">
            <w:pPr>
              <w:spacing w:after="0" w:line="240" w:lineRule="auto"/>
              <w:contextualSpacing/>
              <w:rPr>
                <w:rFonts w:ascii="Gill Sans MT" w:hAnsi="Gill Sans MT"/>
                <w:w w:val="105"/>
                <w:sz w:val="20"/>
                <w:szCs w:val="20"/>
              </w:rPr>
            </w:pPr>
            <w:r w:rsidRPr="00F71A9A">
              <w:rPr>
                <w:rFonts w:ascii="Gill Sans MT" w:hAnsi="Gill Sans MT"/>
                <w:w w:val="105"/>
                <w:sz w:val="20"/>
                <w:szCs w:val="20"/>
              </w:rPr>
              <w:t>F1c</w:t>
            </w:r>
          </w:p>
        </w:tc>
        <w:tc>
          <w:tcPr>
            <w:tcW w:w="7650" w:type="dxa"/>
            <w:gridSpan w:val="2"/>
            <w:tcBorders>
              <w:top w:val="single" w:sz="4" w:space="0" w:color="000000"/>
              <w:left w:val="single" w:sz="4" w:space="0" w:color="auto"/>
              <w:bottom w:val="single" w:sz="4" w:space="0" w:color="000000"/>
              <w:right w:val="single" w:sz="18" w:space="0" w:color="000000"/>
            </w:tcBorders>
            <w:tcPrChange w:id="537" w:author="Aleta Haflett" w:date="2014-11-18T12:22:00Z">
              <w:tcPr>
                <w:tcW w:w="7650" w:type="dxa"/>
                <w:gridSpan w:val="2"/>
                <w:tcBorders>
                  <w:top w:val="single" w:sz="4" w:space="0" w:color="000000"/>
                  <w:left w:val="single" w:sz="4" w:space="0" w:color="auto"/>
                  <w:bottom w:val="single" w:sz="4" w:space="0" w:color="000000"/>
                  <w:right w:val="single" w:sz="18" w:space="0" w:color="000000"/>
                </w:tcBorders>
              </w:tcPr>
            </w:tcPrChange>
          </w:tcPr>
          <w:p w14:paraId="6B24A71A" w14:textId="77777777" w:rsidR="00297833" w:rsidRPr="00F71A9A" w:rsidRDefault="00297833" w:rsidP="00297833">
            <w:pPr>
              <w:spacing w:after="0" w:line="240" w:lineRule="auto"/>
              <w:contextualSpacing/>
              <w:rPr>
                <w:rFonts w:ascii="Gill Sans MT" w:hAnsi="Gill Sans MT"/>
                <w:color w:val="000000"/>
                <w:sz w:val="20"/>
                <w:szCs w:val="20"/>
              </w:rPr>
            </w:pPr>
            <w:r w:rsidRPr="00F71A9A">
              <w:rPr>
                <w:rFonts w:ascii="Gill Sans MT" w:hAnsi="Gill Sans MT"/>
                <w:color w:val="000000"/>
                <w:sz w:val="20"/>
                <w:szCs w:val="20"/>
              </w:rPr>
              <w:t>3rd</w:t>
            </w:r>
          </w:p>
        </w:tc>
        <w:tc>
          <w:tcPr>
            <w:tcW w:w="1890" w:type="dxa"/>
            <w:tcBorders>
              <w:top w:val="single" w:sz="18" w:space="0" w:color="000000"/>
              <w:left w:val="single" w:sz="18" w:space="0" w:color="000000"/>
              <w:bottom w:val="single" w:sz="18" w:space="0" w:color="000000"/>
              <w:right w:val="single" w:sz="18" w:space="0" w:color="000000"/>
            </w:tcBorders>
            <w:tcPrChange w:id="538" w:author="Aleta Haflett" w:date="2014-11-18T12:22:00Z">
              <w:tcPr>
                <w:tcW w:w="3060" w:type="dxa"/>
                <w:tcBorders>
                  <w:top w:val="single" w:sz="18" w:space="0" w:color="000000"/>
                  <w:left w:val="single" w:sz="18" w:space="0" w:color="000000"/>
                  <w:bottom w:val="single" w:sz="18" w:space="0" w:color="000000"/>
                  <w:right w:val="single" w:sz="18" w:space="0" w:color="000000"/>
                </w:tcBorders>
              </w:tcPr>
            </w:tcPrChange>
          </w:tcPr>
          <w:p w14:paraId="782B8C73" w14:textId="77777777" w:rsidR="00297833" w:rsidRPr="00F71A9A" w:rsidRDefault="00297833" w:rsidP="00297833">
            <w:pPr>
              <w:spacing w:after="0" w:line="240" w:lineRule="auto"/>
              <w:contextualSpacing/>
              <w:rPr>
                <w:rFonts w:ascii="Gill Sans MT" w:hAnsi="Gill Sans MT"/>
                <w:i/>
                <w:color w:val="A6A6A6" w:themeColor="background1" w:themeShade="A6"/>
                <w:sz w:val="20"/>
                <w:szCs w:val="20"/>
              </w:rPr>
            </w:pPr>
          </w:p>
        </w:tc>
      </w:tr>
    </w:tbl>
    <w:p w14:paraId="64496347" w14:textId="77777777" w:rsidR="00297833" w:rsidRPr="00F71A9A" w:rsidRDefault="00297833" w:rsidP="00297833">
      <w:pPr>
        <w:rPr>
          <w:rFonts w:ascii="Gill Sans MT" w:hAnsi="Gill Sans MT"/>
          <w:sz w:val="20"/>
          <w:szCs w:val="20"/>
        </w:rPr>
      </w:pPr>
    </w:p>
    <w:tbl>
      <w:tblPr>
        <w:tblW w:w="9934" w:type="dxa"/>
        <w:tblInd w:w="-5" w:type="dxa"/>
        <w:tblLayout w:type="fixed"/>
        <w:tblCellMar>
          <w:left w:w="29" w:type="dxa"/>
          <w:right w:w="29" w:type="dxa"/>
        </w:tblCellMar>
        <w:tblLook w:val="0000" w:firstRow="0" w:lastRow="0" w:firstColumn="0" w:lastColumn="0" w:noHBand="0" w:noVBand="0"/>
        <w:tblPrChange w:id="539" w:author="Aleta Haflett" w:date="2014-11-18T12:36:00Z">
          <w:tblPr>
            <w:tblW w:w="11104" w:type="dxa"/>
            <w:tblInd w:w="-5" w:type="dxa"/>
            <w:tblLayout w:type="fixed"/>
            <w:tblCellMar>
              <w:left w:w="29" w:type="dxa"/>
              <w:right w:w="29" w:type="dxa"/>
            </w:tblCellMar>
            <w:tblLook w:val="0000" w:firstRow="0" w:lastRow="0" w:firstColumn="0" w:lastColumn="0" w:noHBand="0" w:noVBand="0"/>
          </w:tblPr>
        </w:tblPrChange>
      </w:tblPr>
      <w:tblGrid>
        <w:gridCol w:w="664"/>
        <w:gridCol w:w="4895"/>
        <w:gridCol w:w="3475"/>
        <w:gridCol w:w="900"/>
        <w:tblGridChange w:id="540">
          <w:tblGrid>
            <w:gridCol w:w="664"/>
            <w:gridCol w:w="4895"/>
            <w:gridCol w:w="3475"/>
            <w:gridCol w:w="810"/>
            <w:gridCol w:w="1260"/>
          </w:tblGrid>
        </w:tblGridChange>
      </w:tblGrid>
      <w:tr w:rsidR="00297833" w:rsidRPr="00F71A9A" w14:paraId="1E58F9F5" w14:textId="77777777" w:rsidTr="00FB5BCD">
        <w:trPr>
          <w:trHeight w:hRule="exact" w:val="810"/>
          <w:trPrChange w:id="541" w:author="Aleta Haflett" w:date="2014-11-18T12:36:00Z">
            <w:trPr>
              <w:trHeight w:hRule="exact" w:val="810"/>
            </w:trPr>
          </w:trPrChange>
        </w:trPr>
        <w:tc>
          <w:tcPr>
            <w:tcW w:w="664" w:type="dxa"/>
            <w:tcBorders>
              <w:top w:val="single" w:sz="4" w:space="0" w:color="000000"/>
              <w:left w:val="single" w:sz="4" w:space="0" w:color="000000"/>
              <w:bottom w:val="single" w:sz="4" w:space="0" w:color="000000"/>
              <w:right w:val="single" w:sz="4" w:space="0" w:color="auto"/>
            </w:tcBorders>
            <w:tcPrChange w:id="542" w:author="Aleta Haflett" w:date="2014-11-18T12:36:00Z">
              <w:tcPr>
                <w:tcW w:w="664" w:type="dxa"/>
                <w:tcBorders>
                  <w:top w:val="single" w:sz="4" w:space="0" w:color="000000"/>
                  <w:left w:val="single" w:sz="4" w:space="0" w:color="000000"/>
                  <w:bottom w:val="single" w:sz="4" w:space="0" w:color="000000"/>
                  <w:right w:val="single" w:sz="4" w:space="0" w:color="auto"/>
                </w:tcBorders>
              </w:tcPr>
            </w:tcPrChange>
          </w:tcPr>
          <w:p w14:paraId="6E727D3F" w14:textId="77777777" w:rsidR="00297833" w:rsidRPr="00F71A9A" w:rsidRDefault="00297833" w:rsidP="00297833">
            <w:pPr>
              <w:rPr>
                <w:rFonts w:ascii="Gill Sans MT" w:hAnsi="Gill Sans MT"/>
                <w:w w:val="105"/>
                <w:sz w:val="20"/>
                <w:szCs w:val="20"/>
              </w:rPr>
            </w:pPr>
            <w:r w:rsidRPr="00F71A9A">
              <w:rPr>
                <w:rFonts w:ascii="Gill Sans MT" w:hAnsi="Gill Sans MT"/>
                <w:w w:val="105"/>
                <w:sz w:val="20"/>
                <w:szCs w:val="20"/>
              </w:rPr>
              <w:t>F.2</w:t>
            </w:r>
          </w:p>
        </w:tc>
        <w:tc>
          <w:tcPr>
            <w:tcW w:w="8370" w:type="dxa"/>
            <w:gridSpan w:val="2"/>
            <w:tcBorders>
              <w:top w:val="single" w:sz="4" w:space="0" w:color="000000"/>
              <w:left w:val="single" w:sz="4" w:space="0" w:color="auto"/>
              <w:bottom w:val="single" w:sz="4" w:space="0" w:color="000000"/>
              <w:right w:val="single" w:sz="18" w:space="0" w:color="000000"/>
            </w:tcBorders>
            <w:tcPrChange w:id="543" w:author="Aleta Haflett" w:date="2014-11-18T12:36:00Z">
              <w:tcPr>
                <w:tcW w:w="9180" w:type="dxa"/>
                <w:gridSpan w:val="3"/>
                <w:tcBorders>
                  <w:top w:val="single" w:sz="4" w:space="0" w:color="000000"/>
                  <w:left w:val="single" w:sz="4" w:space="0" w:color="auto"/>
                  <w:bottom w:val="single" w:sz="4" w:space="0" w:color="000000"/>
                  <w:right w:val="single" w:sz="18" w:space="0" w:color="000000"/>
                </w:tcBorders>
              </w:tcPr>
            </w:tcPrChange>
          </w:tcPr>
          <w:p w14:paraId="3B28457C" w14:textId="77777777" w:rsidR="00F05E0D" w:rsidRDefault="00297833" w:rsidP="00297833">
            <w:pPr>
              <w:spacing w:after="0"/>
              <w:rPr>
                <w:ins w:id="544" w:author="Aleta Haflett" w:date="2014-11-18T12:23:00Z"/>
                <w:rFonts w:ascii="Gill Sans MT" w:hAnsi="Gill Sans MT" w:cs="Arial"/>
                <w:sz w:val="20"/>
                <w:szCs w:val="20"/>
              </w:rPr>
            </w:pPr>
            <w:commentRangeStart w:id="545"/>
            <w:r w:rsidRPr="00F71A9A">
              <w:rPr>
                <w:rFonts w:ascii="Gill Sans MT" w:hAnsi="Gill Sans MT" w:cs="Arial"/>
                <w:sz w:val="20"/>
                <w:szCs w:val="20"/>
              </w:rPr>
              <w:t xml:space="preserve">What do you think is the </w:t>
            </w:r>
            <w:commentRangeStart w:id="546"/>
            <w:r w:rsidRPr="00F71A9A">
              <w:rPr>
                <w:rFonts w:ascii="Gill Sans MT" w:hAnsi="Gill Sans MT" w:cs="Arial"/>
                <w:sz w:val="20"/>
                <w:szCs w:val="20"/>
              </w:rPr>
              <w:t xml:space="preserve">value of all the trees </w:t>
            </w:r>
            <w:commentRangeEnd w:id="546"/>
            <w:r w:rsidR="00116982">
              <w:rPr>
                <w:rStyle w:val="CommentReference"/>
              </w:rPr>
              <w:commentReference w:id="546"/>
            </w:r>
            <w:r w:rsidRPr="00F71A9A">
              <w:rPr>
                <w:rFonts w:ascii="Gill Sans MT" w:hAnsi="Gill Sans MT" w:cs="Arial"/>
                <w:sz w:val="20"/>
                <w:szCs w:val="20"/>
              </w:rPr>
              <w:t xml:space="preserve">on a well-forested </w:t>
            </w:r>
            <w:ins w:id="547" w:author="Heather Huntington" w:date="2014-11-17T22:16:00Z">
              <w:r w:rsidR="006377FC">
                <w:rPr>
                  <w:rFonts w:ascii="Gill Sans MT" w:hAnsi="Gill Sans MT" w:cs="Arial"/>
                  <w:sz w:val="20"/>
                  <w:szCs w:val="20"/>
                </w:rPr>
                <w:t>acre</w:t>
              </w:r>
            </w:ins>
            <w:del w:id="548" w:author="Heather Huntington" w:date="2014-11-17T22:16:00Z">
              <w:r w:rsidRPr="00F71A9A" w:rsidDel="006377FC">
                <w:rPr>
                  <w:rFonts w:ascii="Gill Sans MT" w:hAnsi="Gill Sans MT" w:cs="Arial"/>
                  <w:sz w:val="20"/>
                  <w:szCs w:val="20"/>
                </w:rPr>
                <w:delText>ha</w:delText>
              </w:r>
            </w:del>
            <w:r w:rsidRPr="00F71A9A">
              <w:rPr>
                <w:rFonts w:ascii="Gill Sans MT" w:hAnsi="Gill Sans MT" w:cs="Arial"/>
                <w:sz w:val="20"/>
                <w:szCs w:val="20"/>
              </w:rPr>
              <w:t xml:space="preserve"> of your community land?</w:t>
            </w:r>
            <w:commentRangeEnd w:id="545"/>
            <w:r w:rsidR="006377FC">
              <w:rPr>
                <w:rStyle w:val="CommentReference"/>
              </w:rPr>
              <w:commentReference w:id="545"/>
            </w:r>
            <w:ins w:id="549" w:author="Aleta Haflett" w:date="2014-11-18T12:23:00Z">
              <w:r w:rsidR="00F05E0D">
                <w:rPr>
                  <w:rFonts w:ascii="Gill Sans MT" w:hAnsi="Gill Sans MT" w:cs="Arial"/>
                  <w:sz w:val="20"/>
                  <w:szCs w:val="20"/>
                </w:rPr>
                <w:t xml:space="preserve"> </w:t>
              </w:r>
            </w:ins>
          </w:p>
          <w:p w14:paraId="7BAC4E35" w14:textId="77777777" w:rsidR="00297833" w:rsidRDefault="00F05E0D" w:rsidP="00297833">
            <w:pPr>
              <w:spacing w:after="0"/>
              <w:rPr>
                <w:ins w:id="550" w:author="Aleta Haflett" w:date="2014-11-18T12:23:00Z"/>
                <w:rFonts w:ascii="Gill Sans MT" w:hAnsi="Gill Sans MT" w:cs="Arial"/>
                <w:i/>
                <w:sz w:val="20"/>
                <w:szCs w:val="20"/>
              </w:rPr>
            </w:pPr>
            <w:ins w:id="551" w:author="Aleta Haflett" w:date="2014-11-18T12:23:00Z">
              <w:r>
                <w:rPr>
                  <w:rFonts w:ascii="Gill Sans MT" w:hAnsi="Gill Sans MT" w:cs="Arial"/>
                  <w:i/>
                  <w:sz w:val="20"/>
                  <w:szCs w:val="20"/>
                </w:rPr>
                <w:t>In ZK</w:t>
              </w:r>
            </w:ins>
          </w:p>
          <w:p w14:paraId="393BCDA7" w14:textId="37E1159C" w:rsidR="00F05E0D" w:rsidRPr="00F05E0D" w:rsidRDefault="00F05E0D" w:rsidP="00297833">
            <w:pPr>
              <w:spacing w:after="0"/>
              <w:rPr>
                <w:rFonts w:ascii="Gill Sans MT" w:hAnsi="Gill Sans MT"/>
                <w:i/>
                <w:w w:val="105"/>
                <w:sz w:val="20"/>
                <w:szCs w:val="20"/>
                <w:rPrChange w:id="552" w:author="Aleta Haflett" w:date="2014-11-18T12:23:00Z">
                  <w:rPr>
                    <w:rFonts w:ascii="Gill Sans MT" w:hAnsi="Gill Sans MT"/>
                    <w:w w:val="105"/>
                    <w:sz w:val="20"/>
                    <w:szCs w:val="20"/>
                  </w:rPr>
                </w:rPrChange>
              </w:rPr>
            </w:pPr>
            <w:ins w:id="553" w:author="Aleta Haflett" w:date="2014-11-18T12:23:00Z">
              <w:r>
                <w:rPr>
                  <w:rFonts w:ascii="Gill Sans MT" w:hAnsi="Gill Sans MT" w:cs="Arial"/>
                  <w:i/>
                  <w:sz w:val="20"/>
                  <w:szCs w:val="20"/>
                </w:rPr>
                <w:t>Enumerator: Probe for the in-kind value of the trees if the respondent is confused</w:t>
              </w:r>
            </w:ins>
            <w:ins w:id="554" w:author="Aleta Haflett" w:date="2014-11-18T12:24:00Z">
              <w:r>
                <w:rPr>
                  <w:rFonts w:ascii="Gill Sans MT" w:hAnsi="Gill Sans MT" w:cs="Arial"/>
                  <w:i/>
                  <w:sz w:val="20"/>
                  <w:szCs w:val="20"/>
                </w:rPr>
                <w:t xml:space="preserve"> – For example, in charcoal or </w:t>
              </w:r>
              <w:proofErr w:type="spellStart"/>
              <w:r>
                <w:rPr>
                  <w:rFonts w:ascii="Gill Sans MT" w:hAnsi="Gill Sans MT" w:cs="Arial"/>
                  <w:i/>
                  <w:sz w:val="20"/>
                  <w:szCs w:val="20"/>
                </w:rPr>
                <w:t>fuelwood</w:t>
              </w:r>
            </w:ins>
            <w:proofErr w:type="spellEnd"/>
          </w:p>
        </w:tc>
        <w:tc>
          <w:tcPr>
            <w:tcW w:w="900" w:type="dxa"/>
            <w:tcBorders>
              <w:top w:val="single" w:sz="18" w:space="0" w:color="000000"/>
              <w:left w:val="single" w:sz="18" w:space="0" w:color="000000"/>
              <w:bottom w:val="single" w:sz="18" w:space="0" w:color="000000"/>
              <w:right w:val="single" w:sz="18" w:space="0" w:color="000000"/>
            </w:tcBorders>
            <w:tcPrChange w:id="555" w:author="Aleta Haflett" w:date="2014-11-18T12:36:00Z">
              <w:tcPr>
                <w:tcW w:w="1260" w:type="dxa"/>
                <w:tcBorders>
                  <w:top w:val="single" w:sz="18" w:space="0" w:color="000000"/>
                  <w:left w:val="single" w:sz="18" w:space="0" w:color="000000"/>
                  <w:bottom w:val="single" w:sz="18" w:space="0" w:color="000000"/>
                  <w:right w:val="single" w:sz="18" w:space="0" w:color="000000"/>
                </w:tcBorders>
              </w:tcPr>
            </w:tcPrChange>
          </w:tcPr>
          <w:p w14:paraId="464D4B92" w14:textId="77777777" w:rsidR="00297833" w:rsidRPr="00F71A9A" w:rsidRDefault="00297833" w:rsidP="00297833">
            <w:pPr>
              <w:spacing w:after="0"/>
              <w:rPr>
                <w:rFonts w:ascii="Gill Sans MT" w:hAnsi="Gill Sans MT"/>
                <w:i/>
                <w:color w:val="A6A6A6" w:themeColor="background1" w:themeShade="A6"/>
                <w:sz w:val="20"/>
                <w:szCs w:val="20"/>
              </w:rPr>
            </w:pPr>
            <w:r w:rsidRPr="00F71A9A">
              <w:rPr>
                <w:rFonts w:ascii="Gill Sans MT" w:hAnsi="Gill Sans MT"/>
                <w:i/>
                <w:color w:val="A6A6A6" w:themeColor="background1" w:themeShade="A6"/>
                <w:sz w:val="20"/>
                <w:szCs w:val="20"/>
              </w:rPr>
              <w:t>(Integer)</w:t>
            </w:r>
          </w:p>
        </w:tc>
      </w:tr>
      <w:tr w:rsidR="00297833" w:rsidRPr="00F71A9A" w14:paraId="74E13532" w14:textId="77777777" w:rsidTr="00FB5BCD">
        <w:trPr>
          <w:trHeight w:val="20"/>
          <w:trPrChange w:id="556" w:author="Aleta Haflett" w:date="2014-11-18T12:36:00Z">
            <w:trPr>
              <w:trHeight w:val="20"/>
            </w:trPr>
          </w:trPrChange>
        </w:trPr>
        <w:tc>
          <w:tcPr>
            <w:tcW w:w="5559" w:type="dxa"/>
            <w:gridSpan w:val="2"/>
            <w:tcBorders>
              <w:top w:val="single" w:sz="4" w:space="0" w:color="000000"/>
              <w:left w:val="single" w:sz="4" w:space="0" w:color="000000"/>
              <w:bottom w:val="single" w:sz="4" w:space="0" w:color="000000"/>
            </w:tcBorders>
            <w:tcPrChange w:id="557" w:author="Aleta Haflett" w:date="2014-11-18T12:36:00Z">
              <w:tcPr>
                <w:tcW w:w="5559" w:type="dxa"/>
                <w:gridSpan w:val="2"/>
                <w:tcBorders>
                  <w:top w:val="single" w:sz="4" w:space="0" w:color="000000"/>
                  <w:left w:val="single" w:sz="4" w:space="0" w:color="000000"/>
                  <w:bottom w:val="single" w:sz="4" w:space="0" w:color="000000"/>
                </w:tcBorders>
              </w:tcPr>
            </w:tcPrChange>
          </w:tcPr>
          <w:p w14:paraId="5679DE48" w14:textId="77777777" w:rsidR="00297833" w:rsidRPr="00F71A9A" w:rsidRDefault="00297833" w:rsidP="00297833">
            <w:pPr>
              <w:spacing w:after="0"/>
              <w:rPr>
                <w:rFonts w:ascii="Gill Sans MT" w:hAnsi="Gill Sans MT" w:cs="Arial"/>
                <w:sz w:val="20"/>
                <w:szCs w:val="20"/>
              </w:rPr>
            </w:pPr>
            <w:r w:rsidRPr="00F71A9A">
              <w:rPr>
                <w:rFonts w:ascii="Gill Sans MT" w:hAnsi="Gill Sans MT" w:cs="Arial"/>
                <w:sz w:val="20"/>
                <w:szCs w:val="20"/>
              </w:rPr>
              <w:t>Now I am going to read you a series of statements. Please tell me how much you agree or disagree with the following.</w:t>
            </w:r>
          </w:p>
        </w:tc>
        <w:tc>
          <w:tcPr>
            <w:tcW w:w="4375" w:type="dxa"/>
            <w:gridSpan w:val="2"/>
            <w:tcBorders>
              <w:top w:val="single" w:sz="4" w:space="0" w:color="000000"/>
              <w:bottom w:val="single" w:sz="4" w:space="0" w:color="000000"/>
              <w:right w:val="single" w:sz="18" w:space="0" w:color="000000"/>
            </w:tcBorders>
            <w:tcPrChange w:id="558" w:author="Aleta Haflett" w:date="2014-11-18T12:36:00Z">
              <w:tcPr>
                <w:tcW w:w="5545" w:type="dxa"/>
                <w:gridSpan w:val="3"/>
                <w:tcBorders>
                  <w:top w:val="single" w:sz="4" w:space="0" w:color="000000"/>
                  <w:bottom w:val="single" w:sz="4" w:space="0" w:color="000000"/>
                  <w:right w:val="single" w:sz="18" w:space="0" w:color="000000"/>
                </w:tcBorders>
              </w:tcPr>
            </w:tcPrChange>
          </w:tcPr>
          <w:p w14:paraId="1C51456D" w14:textId="77777777" w:rsidR="00297833" w:rsidRPr="00F71A9A" w:rsidRDefault="00297833" w:rsidP="00297833">
            <w:pPr>
              <w:spacing w:after="0"/>
              <w:rPr>
                <w:rFonts w:ascii="Gill Sans MT" w:eastAsia="Calibri" w:hAnsi="Gill Sans MT" w:cs="Times New Roman"/>
                <w:i/>
                <w:color w:val="A6A6A6"/>
                <w:sz w:val="20"/>
                <w:szCs w:val="20"/>
              </w:rPr>
            </w:pPr>
          </w:p>
        </w:tc>
      </w:tr>
      <w:tr w:rsidR="00297833" w:rsidRPr="00F71A9A" w14:paraId="15D0E2A8" w14:textId="77777777" w:rsidTr="00FB5BCD">
        <w:trPr>
          <w:trHeight w:val="20"/>
          <w:trPrChange w:id="559" w:author="Aleta Haflett" w:date="2014-11-18T12:36:00Z">
            <w:trPr>
              <w:trHeight w:val="20"/>
            </w:trPr>
          </w:trPrChange>
        </w:trPr>
        <w:tc>
          <w:tcPr>
            <w:tcW w:w="664" w:type="dxa"/>
            <w:tcBorders>
              <w:top w:val="single" w:sz="4" w:space="0" w:color="000000"/>
              <w:left w:val="single" w:sz="4" w:space="0" w:color="000000"/>
              <w:bottom w:val="single" w:sz="4" w:space="0" w:color="000000"/>
              <w:right w:val="single" w:sz="4" w:space="0" w:color="auto"/>
            </w:tcBorders>
            <w:tcPrChange w:id="560" w:author="Aleta Haflett" w:date="2014-11-18T12:36:00Z">
              <w:tcPr>
                <w:tcW w:w="664" w:type="dxa"/>
                <w:tcBorders>
                  <w:top w:val="single" w:sz="4" w:space="0" w:color="000000"/>
                  <w:left w:val="single" w:sz="4" w:space="0" w:color="000000"/>
                  <w:bottom w:val="single" w:sz="4" w:space="0" w:color="000000"/>
                  <w:right w:val="single" w:sz="4" w:space="0" w:color="auto"/>
                </w:tcBorders>
              </w:tcPr>
            </w:tcPrChange>
          </w:tcPr>
          <w:p w14:paraId="7EC2ADC1" w14:textId="77777777" w:rsidR="00297833" w:rsidRPr="00F71A9A" w:rsidRDefault="00297833" w:rsidP="00297833">
            <w:pPr>
              <w:spacing w:after="0"/>
              <w:rPr>
                <w:rFonts w:ascii="Gill Sans MT" w:eastAsia="Calibri" w:hAnsi="Gill Sans MT" w:cs="Times New Roman"/>
                <w:w w:val="105"/>
                <w:sz w:val="20"/>
                <w:szCs w:val="20"/>
              </w:rPr>
            </w:pPr>
          </w:p>
        </w:tc>
        <w:tc>
          <w:tcPr>
            <w:tcW w:w="4895" w:type="dxa"/>
            <w:tcBorders>
              <w:top w:val="single" w:sz="4" w:space="0" w:color="000000"/>
              <w:left w:val="single" w:sz="4" w:space="0" w:color="auto"/>
              <w:bottom w:val="single" w:sz="4" w:space="0" w:color="000000"/>
            </w:tcBorders>
            <w:tcPrChange w:id="561" w:author="Aleta Haflett" w:date="2014-11-18T12:36:00Z">
              <w:tcPr>
                <w:tcW w:w="4895" w:type="dxa"/>
                <w:tcBorders>
                  <w:top w:val="single" w:sz="4" w:space="0" w:color="000000"/>
                  <w:left w:val="single" w:sz="4" w:space="0" w:color="auto"/>
                  <w:bottom w:val="single" w:sz="4" w:space="0" w:color="000000"/>
                </w:tcBorders>
              </w:tcPr>
            </w:tcPrChange>
          </w:tcPr>
          <w:p w14:paraId="0D90C937" w14:textId="77777777" w:rsidR="00297833" w:rsidRPr="00F71A9A" w:rsidRDefault="00297833" w:rsidP="00297833">
            <w:pPr>
              <w:spacing w:after="0"/>
              <w:rPr>
                <w:rFonts w:ascii="Gill Sans MT" w:hAnsi="Gill Sans MT" w:cs="Arial"/>
                <w:sz w:val="20"/>
                <w:szCs w:val="20"/>
              </w:rPr>
            </w:pPr>
            <w:r w:rsidRPr="00F71A9A">
              <w:rPr>
                <w:rFonts w:ascii="Gill Sans MT" w:hAnsi="Gill Sans MT" w:cs="Arial"/>
                <w:sz w:val="20"/>
                <w:szCs w:val="20"/>
              </w:rPr>
              <w:t>Forest degradation is a big problem facing this community.</w:t>
            </w:r>
            <w:ins w:id="562" w:author="Vanessa Retana" w:date="2014-11-05T20:35:00Z">
              <w:r w:rsidRPr="00F71A9A">
                <w:rPr>
                  <w:rFonts w:ascii="Gill Sans MT" w:hAnsi="Gill Sans MT" w:cs="Arial"/>
                  <w:sz w:val="20"/>
                  <w:szCs w:val="20"/>
                </w:rPr>
                <w:t xml:space="preserve"> </w:t>
              </w:r>
            </w:ins>
          </w:p>
          <w:p w14:paraId="0683FF74" w14:textId="77777777" w:rsidR="00297833" w:rsidRPr="00F71A9A" w:rsidRDefault="00297833" w:rsidP="00297833">
            <w:pPr>
              <w:spacing w:after="0"/>
              <w:rPr>
                <w:rFonts w:ascii="Gill Sans MT" w:hAnsi="Gill Sans MT" w:cs="Arial"/>
                <w:sz w:val="20"/>
                <w:szCs w:val="20"/>
              </w:rPr>
            </w:pPr>
          </w:p>
          <w:p w14:paraId="10EBA8A9" w14:textId="77777777" w:rsidR="00297833" w:rsidRPr="00F71A9A" w:rsidRDefault="00297833" w:rsidP="00297833">
            <w:pPr>
              <w:spacing w:after="0"/>
              <w:rPr>
                <w:rFonts w:ascii="Gill Sans MT" w:hAnsi="Gill Sans MT" w:cs="Arial"/>
                <w:sz w:val="20"/>
                <w:szCs w:val="20"/>
              </w:rPr>
            </w:pPr>
            <w:r w:rsidRPr="00F71A9A">
              <w:rPr>
                <w:rFonts w:ascii="Gill Sans MT" w:hAnsi="Gill Sans MT" w:cs="Arial"/>
                <w:sz w:val="20"/>
                <w:szCs w:val="20"/>
              </w:rPr>
              <w:t>ALTERNATIVE WORDING: Reduction in the amount and quality of products (wildlife, wood, etc.) obtained from forests is a big problem facing this community.</w:t>
            </w:r>
          </w:p>
        </w:tc>
        <w:tc>
          <w:tcPr>
            <w:tcW w:w="3475" w:type="dxa"/>
            <w:tcBorders>
              <w:top w:val="single" w:sz="4" w:space="0" w:color="000000"/>
              <w:bottom w:val="single" w:sz="4" w:space="0" w:color="000000"/>
              <w:right w:val="single" w:sz="18" w:space="0" w:color="000000"/>
            </w:tcBorders>
            <w:tcPrChange w:id="563" w:author="Aleta Haflett" w:date="2014-11-18T12:36:00Z">
              <w:tcPr>
                <w:tcW w:w="3475" w:type="dxa"/>
                <w:tcBorders>
                  <w:top w:val="single" w:sz="4" w:space="0" w:color="000000"/>
                  <w:bottom w:val="single" w:sz="4" w:space="0" w:color="000000"/>
                  <w:right w:val="single" w:sz="18" w:space="0" w:color="000000"/>
                </w:tcBorders>
              </w:tcPr>
            </w:tcPrChange>
          </w:tcPr>
          <w:p w14:paraId="3BB2129E" w14:textId="77777777" w:rsidR="00297833" w:rsidRPr="00F71A9A" w:rsidRDefault="00297833" w:rsidP="00297833">
            <w:pPr>
              <w:spacing w:after="0"/>
              <w:rPr>
                <w:rFonts w:ascii="Gill Sans MT" w:hAnsi="Gill Sans MT"/>
                <w:sz w:val="20"/>
                <w:szCs w:val="20"/>
              </w:rPr>
            </w:pPr>
            <w:r w:rsidRPr="00F71A9A">
              <w:rPr>
                <w:rFonts w:ascii="Gill Sans MT" w:hAnsi="Gill Sans MT"/>
                <w:sz w:val="20"/>
                <w:szCs w:val="20"/>
              </w:rPr>
              <w:t>1=Strongly agree</w:t>
            </w:r>
          </w:p>
          <w:p w14:paraId="39810C38" w14:textId="77777777" w:rsidR="00297833" w:rsidRPr="00F71A9A" w:rsidRDefault="00297833" w:rsidP="00297833">
            <w:pPr>
              <w:spacing w:after="0"/>
              <w:rPr>
                <w:rFonts w:ascii="Gill Sans MT" w:hAnsi="Gill Sans MT"/>
                <w:sz w:val="20"/>
                <w:szCs w:val="20"/>
              </w:rPr>
            </w:pPr>
            <w:r w:rsidRPr="00F71A9A">
              <w:rPr>
                <w:rFonts w:ascii="Gill Sans MT" w:hAnsi="Gill Sans MT"/>
                <w:sz w:val="20"/>
                <w:szCs w:val="20"/>
              </w:rPr>
              <w:t>2=Agree</w:t>
            </w:r>
          </w:p>
          <w:p w14:paraId="26BE8B80" w14:textId="77777777" w:rsidR="00297833" w:rsidRPr="00F71A9A" w:rsidRDefault="00297833" w:rsidP="00297833">
            <w:pPr>
              <w:spacing w:after="0"/>
              <w:rPr>
                <w:rFonts w:ascii="Gill Sans MT" w:hAnsi="Gill Sans MT"/>
                <w:sz w:val="20"/>
                <w:szCs w:val="20"/>
              </w:rPr>
            </w:pPr>
            <w:r w:rsidRPr="00F71A9A">
              <w:rPr>
                <w:rFonts w:ascii="Gill Sans MT" w:hAnsi="Gill Sans MT"/>
                <w:sz w:val="20"/>
                <w:szCs w:val="20"/>
              </w:rPr>
              <w:t>3=Neither agree nor disagree</w:t>
            </w:r>
          </w:p>
          <w:p w14:paraId="76FA6817" w14:textId="77777777" w:rsidR="00297833" w:rsidRPr="00F71A9A" w:rsidRDefault="00297833" w:rsidP="00297833">
            <w:pPr>
              <w:spacing w:after="0"/>
              <w:rPr>
                <w:rFonts w:ascii="Gill Sans MT" w:hAnsi="Gill Sans MT"/>
                <w:sz w:val="20"/>
                <w:szCs w:val="20"/>
              </w:rPr>
            </w:pPr>
            <w:r w:rsidRPr="00F71A9A">
              <w:rPr>
                <w:rFonts w:ascii="Gill Sans MT" w:hAnsi="Gill Sans MT"/>
                <w:sz w:val="20"/>
                <w:szCs w:val="20"/>
              </w:rPr>
              <w:t>4=Disagree</w:t>
            </w:r>
            <w:r w:rsidRPr="00F71A9A">
              <w:rPr>
                <w:rFonts w:ascii="Gill Sans MT" w:hAnsi="Gill Sans MT"/>
                <w:sz w:val="20"/>
                <w:szCs w:val="20"/>
              </w:rPr>
              <w:tab/>
            </w:r>
          </w:p>
          <w:p w14:paraId="7F783C34" w14:textId="77777777" w:rsidR="00297833" w:rsidRPr="00F71A9A" w:rsidRDefault="00297833" w:rsidP="00297833">
            <w:pPr>
              <w:spacing w:after="0"/>
              <w:rPr>
                <w:rFonts w:ascii="Gill Sans MT" w:hAnsi="Gill Sans MT"/>
                <w:sz w:val="20"/>
                <w:szCs w:val="20"/>
              </w:rPr>
            </w:pPr>
            <w:r w:rsidRPr="00F71A9A">
              <w:rPr>
                <w:rFonts w:ascii="Gill Sans MT" w:hAnsi="Gill Sans MT"/>
                <w:sz w:val="20"/>
                <w:szCs w:val="20"/>
              </w:rPr>
              <w:t>5=Strongly disagree</w:t>
            </w:r>
          </w:p>
          <w:p w14:paraId="42AA8EDA" w14:textId="77777777" w:rsidR="00297833" w:rsidRPr="00F71A9A" w:rsidRDefault="00297833" w:rsidP="00297833">
            <w:pPr>
              <w:spacing w:after="0"/>
              <w:rPr>
                <w:rFonts w:ascii="Gill Sans MT" w:hAnsi="Gill Sans MT"/>
                <w:sz w:val="20"/>
                <w:szCs w:val="20"/>
              </w:rPr>
            </w:pPr>
            <w:r w:rsidRPr="00F71A9A">
              <w:rPr>
                <w:rFonts w:ascii="Gill Sans MT" w:hAnsi="Gill Sans MT"/>
                <w:sz w:val="20"/>
                <w:szCs w:val="20"/>
              </w:rPr>
              <w:t>888=Don't know</w:t>
            </w:r>
          </w:p>
          <w:p w14:paraId="243713B2" w14:textId="77777777" w:rsidR="00297833" w:rsidRPr="00F71A9A" w:rsidRDefault="00297833" w:rsidP="00297833">
            <w:pPr>
              <w:spacing w:after="0"/>
              <w:rPr>
                <w:rFonts w:ascii="Gill Sans MT" w:hAnsi="Gill Sans MT"/>
                <w:sz w:val="20"/>
                <w:szCs w:val="20"/>
              </w:rPr>
            </w:pPr>
            <w:r w:rsidRPr="00F71A9A">
              <w:rPr>
                <w:rFonts w:ascii="Gill Sans MT" w:hAnsi="Gill Sans MT"/>
                <w:sz w:val="20"/>
                <w:szCs w:val="20"/>
              </w:rPr>
              <w:t>999=Prefer not to respond</w:t>
            </w:r>
          </w:p>
        </w:tc>
        <w:tc>
          <w:tcPr>
            <w:tcW w:w="900" w:type="dxa"/>
            <w:tcBorders>
              <w:top w:val="single" w:sz="18" w:space="0" w:color="000000"/>
              <w:left w:val="single" w:sz="18" w:space="0" w:color="000000"/>
              <w:bottom w:val="single" w:sz="18" w:space="0" w:color="000000"/>
              <w:right w:val="single" w:sz="18" w:space="0" w:color="000000"/>
            </w:tcBorders>
            <w:tcPrChange w:id="564" w:author="Aleta Haflett" w:date="2014-11-18T12:36:00Z">
              <w:tcPr>
                <w:tcW w:w="2070" w:type="dxa"/>
                <w:gridSpan w:val="2"/>
                <w:tcBorders>
                  <w:top w:val="single" w:sz="18" w:space="0" w:color="000000"/>
                  <w:left w:val="single" w:sz="18" w:space="0" w:color="000000"/>
                  <w:bottom w:val="single" w:sz="18" w:space="0" w:color="000000"/>
                  <w:right w:val="single" w:sz="18" w:space="0" w:color="000000"/>
                </w:tcBorders>
              </w:tcPr>
            </w:tcPrChange>
          </w:tcPr>
          <w:p w14:paraId="6FFB469D" w14:textId="77777777" w:rsidR="00297833" w:rsidRPr="00F71A9A" w:rsidRDefault="00297833" w:rsidP="00297833">
            <w:pPr>
              <w:spacing w:after="0"/>
              <w:rPr>
                <w:rFonts w:ascii="Gill Sans MT" w:eastAsia="Calibri" w:hAnsi="Gill Sans MT" w:cs="Times New Roman"/>
                <w:i/>
                <w:color w:val="A6A6A6"/>
                <w:sz w:val="20"/>
                <w:szCs w:val="20"/>
              </w:rPr>
            </w:pPr>
          </w:p>
        </w:tc>
      </w:tr>
      <w:tr w:rsidR="00297833" w:rsidRPr="00F71A9A" w14:paraId="1C868E7E" w14:textId="77777777" w:rsidTr="00FB5BCD">
        <w:trPr>
          <w:trHeight w:val="20"/>
          <w:trPrChange w:id="565" w:author="Aleta Haflett" w:date="2014-11-18T12:36:00Z">
            <w:trPr>
              <w:trHeight w:val="20"/>
            </w:trPr>
          </w:trPrChange>
        </w:trPr>
        <w:tc>
          <w:tcPr>
            <w:tcW w:w="664" w:type="dxa"/>
            <w:tcBorders>
              <w:top w:val="single" w:sz="4" w:space="0" w:color="000000"/>
              <w:left w:val="single" w:sz="4" w:space="0" w:color="000000"/>
              <w:bottom w:val="single" w:sz="4" w:space="0" w:color="000000"/>
              <w:right w:val="single" w:sz="4" w:space="0" w:color="auto"/>
            </w:tcBorders>
            <w:tcPrChange w:id="566" w:author="Aleta Haflett" w:date="2014-11-18T12:36:00Z">
              <w:tcPr>
                <w:tcW w:w="664" w:type="dxa"/>
                <w:tcBorders>
                  <w:top w:val="single" w:sz="4" w:space="0" w:color="000000"/>
                  <w:left w:val="single" w:sz="4" w:space="0" w:color="000000"/>
                  <w:bottom w:val="single" w:sz="4" w:space="0" w:color="000000"/>
                  <w:right w:val="single" w:sz="4" w:space="0" w:color="auto"/>
                </w:tcBorders>
              </w:tcPr>
            </w:tcPrChange>
          </w:tcPr>
          <w:p w14:paraId="099416FC" w14:textId="77777777" w:rsidR="00297833" w:rsidRPr="00F71A9A" w:rsidRDefault="00297833" w:rsidP="00297833">
            <w:pPr>
              <w:spacing w:after="0"/>
              <w:rPr>
                <w:rFonts w:ascii="Gill Sans MT" w:eastAsia="Calibri" w:hAnsi="Gill Sans MT" w:cs="Times New Roman"/>
                <w:w w:val="105"/>
                <w:sz w:val="20"/>
                <w:szCs w:val="20"/>
              </w:rPr>
            </w:pPr>
          </w:p>
        </w:tc>
        <w:tc>
          <w:tcPr>
            <w:tcW w:w="4895" w:type="dxa"/>
            <w:tcBorders>
              <w:top w:val="single" w:sz="4" w:space="0" w:color="000000"/>
              <w:left w:val="single" w:sz="4" w:space="0" w:color="auto"/>
              <w:bottom w:val="single" w:sz="4" w:space="0" w:color="000000"/>
            </w:tcBorders>
            <w:tcPrChange w:id="567" w:author="Aleta Haflett" w:date="2014-11-18T12:36:00Z">
              <w:tcPr>
                <w:tcW w:w="4895" w:type="dxa"/>
                <w:tcBorders>
                  <w:top w:val="single" w:sz="4" w:space="0" w:color="000000"/>
                  <w:left w:val="single" w:sz="4" w:space="0" w:color="auto"/>
                  <w:bottom w:val="single" w:sz="4" w:space="0" w:color="000000"/>
                </w:tcBorders>
              </w:tcPr>
            </w:tcPrChange>
          </w:tcPr>
          <w:p w14:paraId="11426DC2" w14:textId="77777777" w:rsidR="00297833" w:rsidRPr="00F71A9A" w:rsidRDefault="00297833" w:rsidP="00297833">
            <w:pPr>
              <w:spacing w:after="0"/>
              <w:rPr>
                <w:rFonts w:ascii="Gill Sans MT" w:hAnsi="Gill Sans MT" w:cs="Arial"/>
                <w:sz w:val="20"/>
                <w:szCs w:val="20"/>
              </w:rPr>
            </w:pPr>
            <w:r w:rsidRPr="00F71A9A">
              <w:rPr>
                <w:rFonts w:ascii="Gill Sans MT" w:hAnsi="Gill Sans MT" w:cs="Arial"/>
                <w:sz w:val="20"/>
                <w:szCs w:val="20"/>
              </w:rPr>
              <w:t>It is important to take steps reduce deforestation and the degradation of forest resources.</w:t>
            </w:r>
          </w:p>
        </w:tc>
        <w:tc>
          <w:tcPr>
            <w:tcW w:w="3475" w:type="dxa"/>
            <w:tcBorders>
              <w:top w:val="single" w:sz="4" w:space="0" w:color="000000"/>
              <w:bottom w:val="single" w:sz="4" w:space="0" w:color="000000"/>
              <w:right w:val="single" w:sz="18" w:space="0" w:color="000000"/>
            </w:tcBorders>
            <w:tcPrChange w:id="568" w:author="Aleta Haflett" w:date="2014-11-18T12:36:00Z">
              <w:tcPr>
                <w:tcW w:w="3475" w:type="dxa"/>
                <w:tcBorders>
                  <w:top w:val="single" w:sz="4" w:space="0" w:color="000000"/>
                  <w:bottom w:val="single" w:sz="4" w:space="0" w:color="000000"/>
                  <w:right w:val="single" w:sz="18" w:space="0" w:color="000000"/>
                </w:tcBorders>
              </w:tcPr>
            </w:tcPrChange>
          </w:tcPr>
          <w:p w14:paraId="3C796566" w14:textId="77777777" w:rsidR="00297833" w:rsidRPr="00F71A9A" w:rsidRDefault="00297833" w:rsidP="00297833">
            <w:pPr>
              <w:spacing w:after="0"/>
              <w:rPr>
                <w:rFonts w:ascii="Gill Sans MT" w:hAnsi="Gill Sans MT"/>
                <w:sz w:val="20"/>
                <w:szCs w:val="20"/>
              </w:rPr>
            </w:pPr>
            <w:r w:rsidRPr="00F71A9A">
              <w:rPr>
                <w:rFonts w:ascii="Gill Sans MT" w:hAnsi="Gill Sans MT"/>
                <w:sz w:val="20"/>
                <w:szCs w:val="20"/>
              </w:rPr>
              <w:t>1=Strongly agree</w:t>
            </w:r>
          </w:p>
          <w:p w14:paraId="1833BD31" w14:textId="77777777" w:rsidR="00297833" w:rsidRPr="00F71A9A" w:rsidRDefault="00297833" w:rsidP="00297833">
            <w:pPr>
              <w:spacing w:after="0"/>
              <w:rPr>
                <w:rFonts w:ascii="Gill Sans MT" w:hAnsi="Gill Sans MT"/>
                <w:sz w:val="20"/>
                <w:szCs w:val="20"/>
              </w:rPr>
            </w:pPr>
            <w:r w:rsidRPr="00F71A9A">
              <w:rPr>
                <w:rFonts w:ascii="Gill Sans MT" w:hAnsi="Gill Sans MT"/>
                <w:sz w:val="20"/>
                <w:szCs w:val="20"/>
              </w:rPr>
              <w:t>2=Agree</w:t>
            </w:r>
          </w:p>
          <w:p w14:paraId="13EDD10D" w14:textId="77777777" w:rsidR="00297833" w:rsidRPr="00F71A9A" w:rsidRDefault="00297833" w:rsidP="00297833">
            <w:pPr>
              <w:spacing w:after="0"/>
              <w:rPr>
                <w:rFonts w:ascii="Gill Sans MT" w:hAnsi="Gill Sans MT"/>
                <w:sz w:val="20"/>
                <w:szCs w:val="20"/>
              </w:rPr>
            </w:pPr>
            <w:r w:rsidRPr="00F71A9A">
              <w:rPr>
                <w:rFonts w:ascii="Gill Sans MT" w:hAnsi="Gill Sans MT"/>
                <w:sz w:val="20"/>
                <w:szCs w:val="20"/>
              </w:rPr>
              <w:t>3=Neither agree nor disagree</w:t>
            </w:r>
          </w:p>
          <w:p w14:paraId="2579A7CE" w14:textId="77777777" w:rsidR="00297833" w:rsidRPr="00F71A9A" w:rsidRDefault="00297833" w:rsidP="00297833">
            <w:pPr>
              <w:spacing w:after="0"/>
              <w:rPr>
                <w:rFonts w:ascii="Gill Sans MT" w:hAnsi="Gill Sans MT"/>
                <w:sz w:val="20"/>
                <w:szCs w:val="20"/>
              </w:rPr>
            </w:pPr>
            <w:r w:rsidRPr="00F71A9A">
              <w:rPr>
                <w:rFonts w:ascii="Gill Sans MT" w:hAnsi="Gill Sans MT"/>
                <w:sz w:val="20"/>
                <w:szCs w:val="20"/>
              </w:rPr>
              <w:t>4=Disagree</w:t>
            </w:r>
            <w:r w:rsidRPr="00F71A9A">
              <w:rPr>
                <w:rFonts w:ascii="Gill Sans MT" w:hAnsi="Gill Sans MT"/>
                <w:sz w:val="20"/>
                <w:szCs w:val="20"/>
              </w:rPr>
              <w:tab/>
            </w:r>
          </w:p>
          <w:p w14:paraId="472759A2" w14:textId="77777777" w:rsidR="00297833" w:rsidRPr="00F71A9A" w:rsidRDefault="00297833" w:rsidP="00297833">
            <w:pPr>
              <w:spacing w:after="0"/>
              <w:rPr>
                <w:rFonts w:ascii="Gill Sans MT" w:hAnsi="Gill Sans MT"/>
                <w:sz w:val="20"/>
                <w:szCs w:val="20"/>
              </w:rPr>
            </w:pPr>
            <w:r w:rsidRPr="00F71A9A">
              <w:rPr>
                <w:rFonts w:ascii="Gill Sans MT" w:hAnsi="Gill Sans MT"/>
                <w:sz w:val="20"/>
                <w:szCs w:val="20"/>
              </w:rPr>
              <w:t>5=Strongly disagree</w:t>
            </w:r>
          </w:p>
          <w:p w14:paraId="4BA686D9" w14:textId="77777777" w:rsidR="00297833" w:rsidRPr="00F71A9A" w:rsidRDefault="00297833" w:rsidP="00297833">
            <w:pPr>
              <w:spacing w:after="0"/>
              <w:rPr>
                <w:rFonts w:ascii="Gill Sans MT" w:hAnsi="Gill Sans MT"/>
                <w:sz w:val="20"/>
                <w:szCs w:val="20"/>
              </w:rPr>
            </w:pPr>
            <w:r w:rsidRPr="00F71A9A">
              <w:rPr>
                <w:rFonts w:ascii="Gill Sans MT" w:hAnsi="Gill Sans MT"/>
                <w:sz w:val="20"/>
                <w:szCs w:val="20"/>
              </w:rPr>
              <w:lastRenderedPageBreak/>
              <w:t>888=Don't know</w:t>
            </w:r>
          </w:p>
          <w:p w14:paraId="4E901B5B" w14:textId="77777777" w:rsidR="00297833" w:rsidRPr="00F71A9A" w:rsidRDefault="00297833" w:rsidP="00297833">
            <w:pPr>
              <w:spacing w:after="0"/>
              <w:rPr>
                <w:rFonts w:ascii="Gill Sans MT" w:hAnsi="Gill Sans MT"/>
                <w:sz w:val="20"/>
                <w:szCs w:val="20"/>
              </w:rPr>
            </w:pPr>
            <w:r w:rsidRPr="00F71A9A">
              <w:rPr>
                <w:rFonts w:ascii="Gill Sans MT" w:hAnsi="Gill Sans MT"/>
                <w:sz w:val="20"/>
                <w:szCs w:val="20"/>
              </w:rPr>
              <w:t>999=Prefer not to respond</w:t>
            </w:r>
          </w:p>
        </w:tc>
        <w:tc>
          <w:tcPr>
            <w:tcW w:w="900" w:type="dxa"/>
            <w:tcBorders>
              <w:top w:val="single" w:sz="18" w:space="0" w:color="000000"/>
              <w:left w:val="single" w:sz="18" w:space="0" w:color="000000"/>
              <w:bottom w:val="single" w:sz="18" w:space="0" w:color="000000"/>
              <w:right w:val="single" w:sz="18" w:space="0" w:color="000000"/>
            </w:tcBorders>
            <w:tcPrChange w:id="569" w:author="Aleta Haflett" w:date="2014-11-18T12:36:00Z">
              <w:tcPr>
                <w:tcW w:w="2070" w:type="dxa"/>
                <w:gridSpan w:val="2"/>
                <w:tcBorders>
                  <w:top w:val="single" w:sz="18" w:space="0" w:color="000000"/>
                  <w:left w:val="single" w:sz="18" w:space="0" w:color="000000"/>
                  <w:bottom w:val="single" w:sz="18" w:space="0" w:color="000000"/>
                  <w:right w:val="single" w:sz="18" w:space="0" w:color="000000"/>
                </w:tcBorders>
              </w:tcPr>
            </w:tcPrChange>
          </w:tcPr>
          <w:p w14:paraId="09765AD0" w14:textId="77777777" w:rsidR="00297833" w:rsidRPr="00F71A9A" w:rsidRDefault="00297833" w:rsidP="00297833">
            <w:pPr>
              <w:spacing w:after="0"/>
              <w:rPr>
                <w:rFonts w:ascii="Gill Sans MT" w:eastAsia="Calibri" w:hAnsi="Gill Sans MT" w:cs="Times New Roman"/>
                <w:i/>
                <w:color w:val="A6A6A6"/>
                <w:sz w:val="20"/>
                <w:szCs w:val="20"/>
              </w:rPr>
            </w:pPr>
            <w:r w:rsidRPr="00F71A9A">
              <w:rPr>
                <w:rFonts w:ascii="Gill Sans MT" w:eastAsia="Calibri" w:hAnsi="Gill Sans MT" w:cs="Times New Roman"/>
                <w:i/>
                <w:color w:val="A6A6A6"/>
                <w:sz w:val="20"/>
                <w:szCs w:val="20"/>
              </w:rPr>
              <w:lastRenderedPageBreak/>
              <w:t>(Code)</w:t>
            </w:r>
          </w:p>
        </w:tc>
      </w:tr>
      <w:tr w:rsidR="00297833" w:rsidRPr="00F71A9A" w14:paraId="4A8480CE" w14:textId="77777777" w:rsidTr="00FB5BCD">
        <w:trPr>
          <w:trHeight w:val="20"/>
          <w:trPrChange w:id="570" w:author="Aleta Haflett" w:date="2014-11-18T12:36:00Z">
            <w:trPr>
              <w:trHeight w:val="20"/>
            </w:trPr>
          </w:trPrChange>
        </w:trPr>
        <w:tc>
          <w:tcPr>
            <w:tcW w:w="664" w:type="dxa"/>
            <w:tcBorders>
              <w:top w:val="single" w:sz="4" w:space="0" w:color="000000"/>
              <w:left w:val="single" w:sz="4" w:space="0" w:color="000000"/>
              <w:bottom w:val="single" w:sz="4" w:space="0" w:color="000000"/>
              <w:right w:val="single" w:sz="4" w:space="0" w:color="auto"/>
            </w:tcBorders>
            <w:tcPrChange w:id="571" w:author="Aleta Haflett" w:date="2014-11-18T12:36:00Z">
              <w:tcPr>
                <w:tcW w:w="664" w:type="dxa"/>
                <w:tcBorders>
                  <w:top w:val="single" w:sz="4" w:space="0" w:color="000000"/>
                  <w:left w:val="single" w:sz="4" w:space="0" w:color="000000"/>
                  <w:bottom w:val="single" w:sz="4" w:space="0" w:color="000000"/>
                  <w:right w:val="single" w:sz="4" w:space="0" w:color="auto"/>
                </w:tcBorders>
              </w:tcPr>
            </w:tcPrChange>
          </w:tcPr>
          <w:p w14:paraId="711542B3" w14:textId="77777777" w:rsidR="00297833" w:rsidRPr="00F71A9A" w:rsidRDefault="00297833" w:rsidP="00297833">
            <w:pPr>
              <w:spacing w:after="0"/>
              <w:rPr>
                <w:rFonts w:ascii="Gill Sans MT" w:eastAsia="Calibri" w:hAnsi="Gill Sans MT" w:cs="Times New Roman"/>
                <w:w w:val="105"/>
                <w:sz w:val="20"/>
                <w:szCs w:val="20"/>
              </w:rPr>
            </w:pPr>
          </w:p>
        </w:tc>
        <w:tc>
          <w:tcPr>
            <w:tcW w:w="4895" w:type="dxa"/>
            <w:tcBorders>
              <w:top w:val="single" w:sz="4" w:space="0" w:color="000000"/>
              <w:left w:val="single" w:sz="4" w:space="0" w:color="auto"/>
              <w:bottom w:val="single" w:sz="4" w:space="0" w:color="000000"/>
            </w:tcBorders>
            <w:tcPrChange w:id="572" w:author="Aleta Haflett" w:date="2014-11-18T12:36:00Z">
              <w:tcPr>
                <w:tcW w:w="4895" w:type="dxa"/>
                <w:tcBorders>
                  <w:top w:val="single" w:sz="4" w:space="0" w:color="000000"/>
                  <w:left w:val="single" w:sz="4" w:space="0" w:color="auto"/>
                  <w:bottom w:val="single" w:sz="4" w:space="0" w:color="000000"/>
                </w:tcBorders>
              </w:tcPr>
            </w:tcPrChange>
          </w:tcPr>
          <w:p w14:paraId="57ACBF71" w14:textId="77777777" w:rsidR="00297833" w:rsidRPr="00F71A9A" w:rsidRDefault="00297833" w:rsidP="00297833">
            <w:pPr>
              <w:spacing w:after="0"/>
              <w:rPr>
                <w:rFonts w:ascii="Gill Sans MT" w:hAnsi="Gill Sans MT" w:cs="Arial"/>
                <w:sz w:val="20"/>
                <w:szCs w:val="20"/>
              </w:rPr>
            </w:pPr>
            <w:r w:rsidRPr="00F71A9A">
              <w:rPr>
                <w:rFonts w:ascii="Gill Sans MT" w:hAnsi="Gill Sans MT" w:cs="Arial"/>
                <w:sz w:val="20"/>
                <w:szCs w:val="20"/>
              </w:rPr>
              <w:t>Changes in temperature and rainfall patterns are a big problem facing this community.</w:t>
            </w:r>
          </w:p>
        </w:tc>
        <w:tc>
          <w:tcPr>
            <w:tcW w:w="3475" w:type="dxa"/>
            <w:tcBorders>
              <w:top w:val="single" w:sz="4" w:space="0" w:color="000000"/>
              <w:bottom w:val="single" w:sz="4" w:space="0" w:color="000000"/>
              <w:right w:val="single" w:sz="18" w:space="0" w:color="000000"/>
            </w:tcBorders>
            <w:tcPrChange w:id="573" w:author="Aleta Haflett" w:date="2014-11-18T12:36:00Z">
              <w:tcPr>
                <w:tcW w:w="3475" w:type="dxa"/>
                <w:tcBorders>
                  <w:top w:val="single" w:sz="4" w:space="0" w:color="000000"/>
                  <w:bottom w:val="single" w:sz="4" w:space="0" w:color="000000"/>
                  <w:right w:val="single" w:sz="18" w:space="0" w:color="000000"/>
                </w:tcBorders>
              </w:tcPr>
            </w:tcPrChange>
          </w:tcPr>
          <w:p w14:paraId="193939FB" w14:textId="77777777" w:rsidR="00297833" w:rsidRPr="00F71A9A" w:rsidRDefault="00297833" w:rsidP="00297833">
            <w:pPr>
              <w:spacing w:after="0"/>
              <w:rPr>
                <w:rFonts w:ascii="Gill Sans MT" w:hAnsi="Gill Sans MT"/>
                <w:sz w:val="20"/>
                <w:szCs w:val="20"/>
              </w:rPr>
            </w:pPr>
            <w:r w:rsidRPr="00F71A9A">
              <w:rPr>
                <w:rFonts w:ascii="Gill Sans MT" w:hAnsi="Gill Sans MT"/>
                <w:sz w:val="20"/>
                <w:szCs w:val="20"/>
              </w:rPr>
              <w:t>1=Strongly agree</w:t>
            </w:r>
          </w:p>
          <w:p w14:paraId="43720330" w14:textId="77777777" w:rsidR="00297833" w:rsidRPr="00F71A9A" w:rsidRDefault="00297833" w:rsidP="00297833">
            <w:pPr>
              <w:spacing w:after="0"/>
              <w:rPr>
                <w:rFonts w:ascii="Gill Sans MT" w:hAnsi="Gill Sans MT"/>
                <w:sz w:val="20"/>
                <w:szCs w:val="20"/>
              </w:rPr>
            </w:pPr>
            <w:r w:rsidRPr="00F71A9A">
              <w:rPr>
                <w:rFonts w:ascii="Gill Sans MT" w:hAnsi="Gill Sans MT"/>
                <w:sz w:val="20"/>
                <w:szCs w:val="20"/>
              </w:rPr>
              <w:t>2=Agree</w:t>
            </w:r>
          </w:p>
          <w:p w14:paraId="07F11A56" w14:textId="77777777" w:rsidR="00297833" w:rsidRPr="00F71A9A" w:rsidRDefault="00297833" w:rsidP="00297833">
            <w:pPr>
              <w:spacing w:after="0"/>
              <w:rPr>
                <w:rFonts w:ascii="Gill Sans MT" w:hAnsi="Gill Sans MT"/>
                <w:sz w:val="20"/>
                <w:szCs w:val="20"/>
              </w:rPr>
            </w:pPr>
            <w:r w:rsidRPr="00F71A9A">
              <w:rPr>
                <w:rFonts w:ascii="Gill Sans MT" w:hAnsi="Gill Sans MT"/>
                <w:sz w:val="20"/>
                <w:szCs w:val="20"/>
              </w:rPr>
              <w:t>3=Neither agree nor disagree</w:t>
            </w:r>
          </w:p>
          <w:p w14:paraId="478C1D2C" w14:textId="77777777" w:rsidR="00297833" w:rsidRPr="00F71A9A" w:rsidRDefault="00297833" w:rsidP="00297833">
            <w:pPr>
              <w:spacing w:after="0"/>
              <w:rPr>
                <w:rFonts w:ascii="Gill Sans MT" w:hAnsi="Gill Sans MT"/>
                <w:sz w:val="20"/>
                <w:szCs w:val="20"/>
              </w:rPr>
            </w:pPr>
            <w:r w:rsidRPr="00F71A9A">
              <w:rPr>
                <w:rFonts w:ascii="Gill Sans MT" w:hAnsi="Gill Sans MT"/>
                <w:sz w:val="20"/>
                <w:szCs w:val="20"/>
              </w:rPr>
              <w:t>4=Disagree</w:t>
            </w:r>
            <w:r w:rsidRPr="00F71A9A">
              <w:rPr>
                <w:rFonts w:ascii="Gill Sans MT" w:hAnsi="Gill Sans MT"/>
                <w:sz w:val="20"/>
                <w:szCs w:val="20"/>
              </w:rPr>
              <w:tab/>
            </w:r>
          </w:p>
          <w:p w14:paraId="65480935" w14:textId="77777777" w:rsidR="00297833" w:rsidRPr="00F71A9A" w:rsidRDefault="00297833" w:rsidP="00297833">
            <w:pPr>
              <w:spacing w:after="0"/>
              <w:rPr>
                <w:rFonts w:ascii="Gill Sans MT" w:hAnsi="Gill Sans MT"/>
                <w:sz w:val="20"/>
                <w:szCs w:val="20"/>
              </w:rPr>
            </w:pPr>
            <w:r w:rsidRPr="00F71A9A">
              <w:rPr>
                <w:rFonts w:ascii="Gill Sans MT" w:hAnsi="Gill Sans MT"/>
                <w:sz w:val="20"/>
                <w:szCs w:val="20"/>
              </w:rPr>
              <w:t>5=Strongly disagree</w:t>
            </w:r>
          </w:p>
          <w:p w14:paraId="1796297F" w14:textId="77777777" w:rsidR="00297833" w:rsidRPr="00F71A9A" w:rsidRDefault="00297833" w:rsidP="00297833">
            <w:pPr>
              <w:spacing w:after="0"/>
              <w:rPr>
                <w:rFonts w:ascii="Gill Sans MT" w:hAnsi="Gill Sans MT"/>
                <w:sz w:val="20"/>
                <w:szCs w:val="20"/>
              </w:rPr>
            </w:pPr>
            <w:r w:rsidRPr="00F71A9A">
              <w:rPr>
                <w:rFonts w:ascii="Gill Sans MT" w:hAnsi="Gill Sans MT"/>
                <w:sz w:val="20"/>
                <w:szCs w:val="20"/>
              </w:rPr>
              <w:t>888=Don't know</w:t>
            </w:r>
          </w:p>
          <w:p w14:paraId="76C2AE8C" w14:textId="77777777" w:rsidR="00297833" w:rsidRPr="00F71A9A" w:rsidRDefault="00297833" w:rsidP="00297833">
            <w:pPr>
              <w:spacing w:after="0"/>
              <w:rPr>
                <w:rFonts w:ascii="Gill Sans MT" w:hAnsi="Gill Sans MT"/>
                <w:sz w:val="20"/>
                <w:szCs w:val="20"/>
              </w:rPr>
            </w:pPr>
            <w:r w:rsidRPr="00F71A9A">
              <w:rPr>
                <w:rFonts w:ascii="Gill Sans MT" w:hAnsi="Gill Sans MT"/>
                <w:sz w:val="20"/>
                <w:szCs w:val="20"/>
              </w:rPr>
              <w:t>999=Prefer not to respond</w:t>
            </w:r>
          </w:p>
        </w:tc>
        <w:tc>
          <w:tcPr>
            <w:tcW w:w="900" w:type="dxa"/>
            <w:tcBorders>
              <w:top w:val="single" w:sz="18" w:space="0" w:color="000000"/>
              <w:left w:val="single" w:sz="18" w:space="0" w:color="000000"/>
              <w:bottom w:val="single" w:sz="18" w:space="0" w:color="000000"/>
              <w:right w:val="single" w:sz="18" w:space="0" w:color="000000"/>
            </w:tcBorders>
            <w:tcPrChange w:id="574" w:author="Aleta Haflett" w:date="2014-11-18T12:36:00Z">
              <w:tcPr>
                <w:tcW w:w="2070" w:type="dxa"/>
                <w:gridSpan w:val="2"/>
                <w:tcBorders>
                  <w:top w:val="single" w:sz="18" w:space="0" w:color="000000"/>
                  <w:left w:val="single" w:sz="18" w:space="0" w:color="000000"/>
                  <w:bottom w:val="single" w:sz="18" w:space="0" w:color="000000"/>
                  <w:right w:val="single" w:sz="18" w:space="0" w:color="000000"/>
                </w:tcBorders>
              </w:tcPr>
            </w:tcPrChange>
          </w:tcPr>
          <w:p w14:paraId="25AF20A8" w14:textId="77777777" w:rsidR="00297833" w:rsidRPr="00F71A9A" w:rsidRDefault="00297833" w:rsidP="00297833">
            <w:pPr>
              <w:spacing w:after="0"/>
              <w:rPr>
                <w:rFonts w:ascii="Gill Sans MT" w:eastAsia="Calibri" w:hAnsi="Gill Sans MT" w:cs="Times New Roman"/>
                <w:i/>
                <w:color w:val="A6A6A6"/>
                <w:sz w:val="20"/>
                <w:szCs w:val="20"/>
              </w:rPr>
            </w:pPr>
          </w:p>
        </w:tc>
      </w:tr>
      <w:tr w:rsidR="00297833" w:rsidRPr="00F71A9A" w14:paraId="6BFD3168" w14:textId="77777777" w:rsidTr="00FB5BCD">
        <w:trPr>
          <w:trHeight w:val="20"/>
          <w:trPrChange w:id="575" w:author="Aleta Haflett" w:date="2014-11-18T12:36:00Z">
            <w:trPr>
              <w:trHeight w:val="20"/>
            </w:trPr>
          </w:trPrChange>
        </w:trPr>
        <w:tc>
          <w:tcPr>
            <w:tcW w:w="664" w:type="dxa"/>
            <w:tcBorders>
              <w:top w:val="single" w:sz="4" w:space="0" w:color="000000"/>
              <w:left w:val="single" w:sz="4" w:space="0" w:color="000000"/>
              <w:bottom w:val="single" w:sz="4" w:space="0" w:color="000000"/>
              <w:right w:val="single" w:sz="4" w:space="0" w:color="auto"/>
            </w:tcBorders>
            <w:tcPrChange w:id="576" w:author="Aleta Haflett" w:date="2014-11-18T12:36:00Z">
              <w:tcPr>
                <w:tcW w:w="664" w:type="dxa"/>
                <w:tcBorders>
                  <w:top w:val="single" w:sz="4" w:space="0" w:color="000000"/>
                  <w:left w:val="single" w:sz="4" w:space="0" w:color="000000"/>
                  <w:bottom w:val="single" w:sz="4" w:space="0" w:color="000000"/>
                  <w:right w:val="single" w:sz="4" w:space="0" w:color="auto"/>
                </w:tcBorders>
              </w:tcPr>
            </w:tcPrChange>
          </w:tcPr>
          <w:p w14:paraId="584E4C61" w14:textId="77777777" w:rsidR="00297833" w:rsidRPr="00F71A9A" w:rsidRDefault="00297833" w:rsidP="00297833">
            <w:pPr>
              <w:spacing w:after="0"/>
              <w:rPr>
                <w:rFonts w:ascii="Gill Sans MT" w:eastAsia="Calibri" w:hAnsi="Gill Sans MT" w:cs="Times New Roman"/>
                <w:w w:val="105"/>
                <w:sz w:val="20"/>
                <w:szCs w:val="20"/>
              </w:rPr>
            </w:pPr>
          </w:p>
        </w:tc>
        <w:tc>
          <w:tcPr>
            <w:tcW w:w="4895" w:type="dxa"/>
            <w:tcBorders>
              <w:top w:val="single" w:sz="4" w:space="0" w:color="000000"/>
              <w:left w:val="single" w:sz="4" w:space="0" w:color="auto"/>
              <w:bottom w:val="single" w:sz="4" w:space="0" w:color="000000"/>
            </w:tcBorders>
            <w:tcPrChange w:id="577" w:author="Aleta Haflett" w:date="2014-11-18T12:36:00Z">
              <w:tcPr>
                <w:tcW w:w="4895" w:type="dxa"/>
                <w:tcBorders>
                  <w:top w:val="single" w:sz="4" w:space="0" w:color="000000"/>
                  <w:left w:val="single" w:sz="4" w:space="0" w:color="auto"/>
                  <w:bottom w:val="single" w:sz="4" w:space="0" w:color="000000"/>
                </w:tcBorders>
              </w:tcPr>
            </w:tcPrChange>
          </w:tcPr>
          <w:p w14:paraId="4ED51482" w14:textId="77777777" w:rsidR="00297833" w:rsidRPr="00F71A9A" w:rsidRDefault="00297833" w:rsidP="00297833">
            <w:pPr>
              <w:spacing w:after="0"/>
              <w:rPr>
                <w:rFonts w:ascii="Gill Sans MT" w:hAnsi="Gill Sans MT" w:cs="Arial"/>
                <w:sz w:val="20"/>
                <w:szCs w:val="20"/>
              </w:rPr>
            </w:pPr>
            <w:r w:rsidRPr="00F71A9A">
              <w:rPr>
                <w:rFonts w:ascii="Gill Sans MT" w:hAnsi="Gill Sans MT" w:cs="Arial"/>
                <w:sz w:val="20"/>
                <w:szCs w:val="20"/>
              </w:rPr>
              <w:t xml:space="preserve">It is important for the community to take steps to protect themselves from these changes in temperature and rainfall patterns. </w:t>
            </w:r>
          </w:p>
        </w:tc>
        <w:tc>
          <w:tcPr>
            <w:tcW w:w="3475" w:type="dxa"/>
            <w:tcBorders>
              <w:top w:val="single" w:sz="4" w:space="0" w:color="000000"/>
              <w:bottom w:val="single" w:sz="4" w:space="0" w:color="000000"/>
              <w:right w:val="single" w:sz="18" w:space="0" w:color="000000"/>
            </w:tcBorders>
            <w:tcPrChange w:id="578" w:author="Aleta Haflett" w:date="2014-11-18T12:36:00Z">
              <w:tcPr>
                <w:tcW w:w="3475" w:type="dxa"/>
                <w:tcBorders>
                  <w:top w:val="single" w:sz="4" w:space="0" w:color="000000"/>
                  <w:bottom w:val="single" w:sz="4" w:space="0" w:color="000000"/>
                  <w:right w:val="single" w:sz="18" w:space="0" w:color="000000"/>
                </w:tcBorders>
              </w:tcPr>
            </w:tcPrChange>
          </w:tcPr>
          <w:p w14:paraId="5F808EF3" w14:textId="77777777" w:rsidR="00297833" w:rsidRPr="00F71A9A" w:rsidRDefault="00297833" w:rsidP="00297833">
            <w:pPr>
              <w:spacing w:after="0"/>
              <w:rPr>
                <w:rFonts w:ascii="Gill Sans MT" w:hAnsi="Gill Sans MT"/>
                <w:sz w:val="20"/>
                <w:szCs w:val="20"/>
              </w:rPr>
            </w:pPr>
            <w:r w:rsidRPr="00F71A9A">
              <w:rPr>
                <w:rFonts w:ascii="Gill Sans MT" w:hAnsi="Gill Sans MT"/>
                <w:sz w:val="20"/>
                <w:szCs w:val="20"/>
              </w:rPr>
              <w:t>1=Strongly agree</w:t>
            </w:r>
          </w:p>
          <w:p w14:paraId="61F8E44E" w14:textId="77777777" w:rsidR="00297833" w:rsidRPr="00F71A9A" w:rsidRDefault="00297833" w:rsidP="00297833">
            <w:pPr>
              <w:spacing w:after="0"/>
              <w:rPr>
                <w:rFonts w:ascii="Gill Sans MT" w:hAnsi="Gill Sans MT"/>
                <w:sz w:val="20"/>
                <w:szCs w:val="20"/>
              </w:rPr>
            </w:pPr>
            <w:r w:rsidRPr="00F71A9A">
              <w:rPr>
                <w:rFonts w:ascii="Gill Sans MT" w:hAnsi="Gill Sans MT"/>
                <w:sz w:val="20"/>
                <w:szCs w:val="20"/>
              </w:rPr>
              <w:t>2=Agree</w:t>
            </w:r>
          </w:p>
          <w:p w14:paraId="245B70FC" w14:textId="77777777" w:rsidR="00297833" w:rsidRPr="00F71A9A" w:rsidRDefault="00297833" w:rsidP="00297833">
            <w:pPr>
              <w:spacing w:after="0"/>
              <w:rPr>
                <w:rFonts w:ascii="Gill Sans MT" w:hAnsi="Gill Sans MT"/>
                <w:sz w:val="20"/>
                <w:szCs w:val="20"/>
              </w:rPr>
            </w:pPr>
            <w:r w:rsidRPr="00F71A9A">
              <w:rPr>
                <w:rFonts w:ascii="Gill Sans MT" w:hAnsi="Gill Sans MT"/>
                <w:sz w:val="20"/>
                <w:szCs w:val="20"/>
              </w:rPr>
              <w:t>3=Neither agree nor disagree</w:t>
            </w:r>
          </w:p>
          <w:p w14:paraId="630A358F" w14:textId="77777777" w:rsidR="00297833" w:rsidRPr="00F71A9A" w:rsidRDefault="00297833" w:rsidP="00297833">
            <w:pPr>
              <w:spacing w:after="0"/>
              <w:rPr>
                <w:rFonts w:ascii="Gill Sans MT" w:hAnsi="Gill Sans MT"/>
                <w:sz w:val="20"/>
                <w:szCs w:val="20"/>
              </w:rPr>
            </w:pPr>
            <w:r w:rsidRPr="00F71A9A">
              <w:rPr>
                <w:rFonts w:ascii="Gill Sans MT" w:hAnsi="Gill Sans MT"/>
                <w:sz w:val="20"/>
                <w:szCs w:val="20"/>
              </w:rPr>
              <w:t>4=Disagree</w:t>
            </w:r>
            <w:r w:rsidRPr="00F71A9A">
              <w:rPr>
                <w:rFonts w:ascii="Gill Sans MT" w:hAnsi="Gill Sans MT"/>
                <w:sz w:val="20"/>
                <w:szCs w:val="20"/>
              </w:rPr>
              <w:tab/>
            </w:r>
          </w:p>
          <w:p w14:paraId="19B589C4" w14:textId="77777777" w:rsidR="00297833" w:rsidRPr="00F71A9A" w:rsidRDefault="00297833" w:rsidP="00297833">
            <w:pPr>
              <w:spacing w:after="0"/>
              <w:rPr>
                <w:rFonts w:ascii="Gill Sans MT" w:hAnsi="Gill Sans MT"/>
                <w:sz w:val="20"/>
                <w:szCs w:val="20"/>
              </w:rPr>
            </w:pPr>
            <w:r w:rsidRPr="00F71A9A">
              <w:rPr>
                <w:rFonts w:ascii="Gill Sans MT" w:hAnsi="Gill Sans MT"/>
                <w:sz w:val="20"/>
                <w:szCs w:val="20"/>
              </w:rPr>
              <w:t>5=Strongly disagree</w:t>
            </w:r>
          </w:p>
          <w:p w14:paraId="6472DD5F" w14:textId="77777777" w:rsidR="00297833" w:rsidRPr="00F71A9A" w:rsidRDefault="00297833" w:rsidP="00297833">
            <w:pPr>
              <w:spacing w:after="0"/>
              <w:rPr>
                <w:rFonts w:ascii="Gill Sans MT" w:hAnsi="Gill Sans MT"/>
                <w:sz w:val="20"/>
                <w:szCs w:val="20"/>
              </w:rPr>
            </w:pPr>
            <w:r w:rsidRPr="00F71A9A">
              <w:rPr>
                <w:rFonts w:ascii="Gill Sans MT" w:hAnsi="Gill Sans MT"/>
                <w:sz w:val="20"/>
                <w:szCs w:val="20"/>
              </w:rPr>
              <w:t>888=Don't know</w:t>
            </w:r>
          </w:p>
          <w:p w14:paraId="25A3760E" w14:textId="77777777" w:rsidR="00297833" w:rsidRPr="00F71A9A" w:rsidRDefault="00297833" w:rsidP="00297833">
            <w:pPr>
              <w:spacing w:after="0"/>
              <w:rPr>
                <w:rFonts w:ascii="Gill Sans MT" w:hAnsi="Gill Sans MT"/>
                <w:sz w:val="20"/>
                <w:szCs w:val="20"/>
              </w:rPr>
            </w:pPr>
            <w:r w:rsidRPr="00F71A9A">
              <w:rPr>
                <w:rFonts w:ascii="Gill Sans MT" w:hAnsi="Gill Sans MT"/>
                <w:sz w:val="20"/>
                <w:szCs w:val="20"/>
              </w:rPr>
              <w:t>999=Prefer not to respond</w:t>
            </w:r>
          </w:p>
        </w:tc>
        <w:tc>
          <w:tcPr>
            <w:tcW w:w="900" w:type="dxa"/>
            <w:tcBorders>
              <w:top w:val="single" w:sz="18" w:space="0" w:color="000000"/>
              <w:left w:val="single" w:sz="18" w:space="0" w:color="000000"/>
              <w:bottom w:val="single" w:sz="18" w:space="0" w:color="000000"/>
              <w:right w:val="single" w:sz="18" w:space="0" w:color="000000"/>
            </w:tcBorders>
            <w:tcPrChange w:id="579" w:author="Aleta Haflett" w:date="2014-11-18T12:36:00Z">
              <w:tcPr>
                <w:tcW w:w="2070" w:type="dxa"/>
                <w:gridSpan w:val="2"/>
                <w:tcBorders>
                  <w:top w:val="single" w:sz="18" w:space="0" w:color="000000"/>
                  <w:left w:val="single" w:sz="18" w:space="0" w:color="000000"/>
                  <w:bottom w:val="single" w:sz="18" w:space="0" w:color="000000"/>
                  <w:right w:val="single" w:sz="18" w:space="0" w:color="000000"/>
                </w:tcBorders>
              </w:tcPr>
            </w:tcPrChange>
          </w:tcPr>
          <w:p w14:paraId="0AF4CA2F" w14:textId="77777777" w:rsidR="00297833" w:rsidRPr="00F71A9A" w:rsidRDefault="00297833" w:rsidP="00297833">
            <w:pPr>
              <w:spacing w:after="0"/>
              <w:rPr>
                <w:rFonts w:ascii="Gill Sans MT" w:eastAsia="Calibri" w:hAnsi="Gill Sans MT" w:cs="Times New Roman"/>
                <w:i/>
                <w:color w:val="A6A6A6"/>
                <w:sz w:val="20"/>
                <w:szCs w:val="20"/>
              </w:rPr>
            </w:pPr>
            <w:r w:rsidRPr="00F71A9A">
              <w:rPr>
                <w:rFonts w:ascii="Gill Sans MT" w:eastAsia="Calibri" w:hAnsi="Gill Sans MT" w:cs="Times New Roman"/>
                <w:i/>
                <w:color w:val="A6A6A6"/>
                <w:sz w:val="20"/>
                <w:szCs w:val="20"/>
              </w:rPr>
              <w:t>(Code)</w:t>
            </w:r>
          </w:p>
        </w:tc>
      </w:tr>
      <w:tr w:rsidR="00297833" w:rsidRPr="00F71A9A" w14:paraId="07943605" w14:textId="77777777" w:rsidTr="00FB5BCD">
        <w:trPr>
          <w:trHeight w:val="20"/>
          <w:trPrChange w:id="580" w:author="Aleta Haflett" w:date="2014-11-18T12:36:00Z">
            <w:trPr>
              <w:trHeight w:val="20"/>
            </w:trPr>
          </w:trPrChange>
        </w:trPr>
        <w:tc>
          <w:tcPr>
            <w:tcW w:w="664" w:type="dxa"/>
            <w:tcBorders>
              <w:top w:val="single" w:sz="4" w:space="0" w:color="000000"/>
              <w:left w:val="single" w:sz="4" w:space="0" w:color="000000"/>
              <w:bottom w:val="single" w:sz="4" w:space="0" w:color="000000"/>
              <w:right w:val="single" w:sz="4" w:space="0" w:color="auto"/>
            </w:tcBorders>
            <w:tcPrChange w:id="581" w:author="Aleta Haflett" w:date="2014-11-18T12:36:00Z">
              <w:tcPr>
                <w:tcW w:w="664" w:type="dxa"/>
                <w:tcBorders>
                  <w:top w:val="single" w:sz="4" w:space="0" w:color="000000"/>
                  <w:left w:val="single" w:sz="4" w:space="0" w:color="000000"/>
                  <w:bottom w:val="single" w:sz="4" w:space="0" w:color="000000"/>
                  <w:right w:val="single" w:sz="4" w:space="0" w:color="auto"/>
                </w:tcBorders>
              </w:tcPr>
            </w:tcPrChange>
          </w:tcPr>
          <w:p w14:paraId="6B5D55CB" w14:textId="77777777" w:rsidR="00297833" w:rsidRPr="00F71A9A" w:rsidRDefault="00297833" w:rsidP="00297833">
            <w:pPr>
              <w:spacing w:after="0"/>
              <w:rPr>
                <w:rFonts w:ascii="Gill Sans MT" w:eastAsia="Calibri" w:hAnsi="Gill Sans MT" w:cs="Times New Roman"/>
                <w:w w:val="105"/>
                <w:sz w:val="20"/>
                <w:szCs w:val="20"/>
              </w:rPr>
            </w:pPr>
          </w:p>
        </w:tc>
        <w:tc>
          <w:tcPr>
            <w:tcW w:w="4895" w:type="dxa"/>
            <w:tcBorders>
              <w:top w:val="single" w:sz="4" w:space="0" w:color="000000"/>
              <w:left w:val="single" w:sz="4" w:space="0" w:color="auto"/>
              <w:bottom w:val="single" w:sz="4" w:space="0" w:color="000000"/>
            </w:tcBorders>
            <w:tcPrChange w:id="582" w:author="Aleta Haflett" w:date="2014-11-18T12:36:00Z">
              <w:tcPr>
                <w:tcW w:w="4895" w:type="dxa"/>
                <w:tcBorders>
                  <w:top w:val="single" w:sz="4" w:space="0" w:color="000000"/>
                  <w:left w:val="single" w:sz="4" w:space="0" w:color="auto"/>
                  <w:bottom w:val="single" w:sz="4" w:space="0" w:color="000000"/>
                </w:tcBorders>
              </w:tcPr>
            </w:tcPrChange>
          </w:tcPr>
          <w:p w14:paraId="76B1460D" w14:textId="77777777" w:rsidR="00297833" w:rsidRPr="00F71A9A" w:rsidRDefault="00297833" w:rsidP="00297833">
            <w:pPr>
              <w:spacing w:after="0"/>
              <w:rPr>
                <w:rFonts w:ascii="Gill Sans MT" w:hAnsi="Gill Sans MT" w:cs="Arial"/>
                <w:sz w:val="20"/>
                <w:szCs w:val="20"/>
              </w:rPr>
            </w:pPr>
            <w:r w:rsidRPr="00F71A9A">
              <w:rPr>
                <w:rFonts w:ascii="Gill Sans MT" w:hAnsi="Gill Sans MT" w:cs="Arial"/>
                <w:sz w:val="20"/>
                <w:szCs w:val="20"/>
              </w:rPr>
              <w:t>I believe it is important to protect the forests in my community.</w:t>
            </w:r>
          </w:p>
        </w:tc>
        <w:tc>
          <w:tcPr>
            <w:tcW w:w="3475" w:type="dxa"/>
            <w:tcBorders>
              <w:top w:val="single" w:sz="4" w:space="0" w:color="000000"/>
              <w:bottom w:val="single" w:sz="4" w:space="0" w:color="000000"/>
              <w:right w:val="single" w:sz="18" w:space="0" w:color="000000"/>
            </w:tcBorders>
            <w:tcPrChange w:id="583" w:author="Aleta Haflett" w:date="2014-11-18T12:36:00Z">
              <w:tcPr>
                <w:tcW w:w="3475" w:type="dxa"/>
                <w:tcBorders>
                  <w:top w:val="single" w:sz="4" w:space="0" w:color="000000"/>
                  <w:bottom w:val="single" w:sz="4" w:space="0" w:color="000000"/>
                  <w:right w:val="single" w:sz="18" w:space="0" w:color="000000"/>
                </w:tcBorders>
              </w:tcPr>
            </w:tcPrChange>
          </w:tcPr>
          <w:p w14:paraId="09D963ED" w14:textId="77777777" w:rsidR="00297833" w:rsidRPr="00F71A9A" w:rsidRDefault="00297833" w:rsidP="00297833">
            <w:pPr>
              <w:spacing w:after="0"/>
              <w:rPr>
                <w:rFonts w:ascii="Gill Sans MT" w:hAnsi="Gill Sans MT"/>
                <w:sz w:val="20"/>
                <w:szCs w:val="20"/>
              </w:rPr>
            </w:pPr>
            <w:r w:rsidRPr="00F71A9A">
              <w:rPr>
                <w:rFonts w:ascii="Gill Sans MT" w:hAnsi="Gill Sans MT"/>
                <w:sz w:val="20"/>
                <w:szCs w:val="20"/>
              </w:rPr>
              <w:t>1=Strongly agree</w:t>
            </w:r>
          </w:p>
          <w:p w14:paraId="73DB30AB" w14:textId="77777777" w:rsidR="00297833" w:rsidRPr="00F71A9A" w:rsidRDefault="00297833" w:rsidP="00297833">
            <w:pPr>
              <w:spacing w:after="0"/>
              <w:rPr>
                <w:rFonts w:ascii="Gill Sans MT" w:hAnsi="Gill Sans MT"/>
                <w:sz w:val="20"/>
                <w:szCs w:val="20"/>
              </w:rPr>
            </w:pPr>
            <w:r w:rsidRPr="00F71A9A">
              <w:rPr>
                <w:rFonts w:ascii="Gill Sans MT" w:hAnsi="Gill Sans MT"/>
                <w:sz w:val="20"/>
                <w:szCs w:val="20"/>
              </w:rPr>
              <w:t>2=Agree</w:t>
            </w:r>
          </w:p>
          <w:p w14:paraId="3AE70B74" w14:textId="77777777" w:rsidR="00297833" w:rsidRPr="00F71A9A" w:rsidRDefault="00297833" w:rsidP="00297833">
            <w:pPr>
              <w:spacing w:after="0"/>
              <w:rPr>
                <w:rFonts w:ascii="Gill Sans MT" w:hAnsi="Gill Sans MT"/>
                <w:sz w:val="20"/>
                <w:szCs w:val="20"/>
              </w:rPr>
            </w:pPr>
            <w:r w:rsidRPr="00F71A9A">
              <w:rPr>
                <w:rFonts w:ascii="Gill Sans MT" w:hAnsi="Gill Sans MT"/>
                <w:sz w:val="20"/>
                <w:szCs w:val="20"/>
              </w:rPr>
              <w:t>3=Neither agree nor disagree</w:t>
            </w:r>
          </w:p>
          <w:p w14:paraId="4CAF3A61" w14:textId="77777777" w:rsidR="00297833" w:rsidRPr="00F71A9A" w:rsidRDefault="00297833" w:rsidP="00297833">
            <w:pPr>
              <w:spacing w:after="0"/>
              <w:rPr>
                <w:rFonts w:ascii="Gill Sans MT" w:hAnsi="Gill Sans MT"/>
                <w:sz w:val="20"/>
                <w:szCs w:val="20"/>
              </w:rPr>
            </w:pPr>
            <w:r w:rsidRPr="00F71A9A">
              <w:rPr>
                <w:rFonts w:ascii="Gill Sans MT" w:hAnsi="Gill Sans MT"/>
                <w:sz w:val="20"/>
                <w:szCs w:val="20"/>
              </w:rPr>
              <w:t>4=Disagree</w:t>
            </w:r>
            <w:r w:rsidRPr="00F71A9A">
              <w:rPr>
                <w:rFonts w:ascii="Gill Sans MT" w:hAnsi="Gill Sans MT"/>
                <w:sz w:val="20"/>
                <w:szCs w:val="20"/>
              </w:rPr>
              <w:tab/>
            </w:r>
          </w:p>
          <w:p w14:paraId="795F81E3" w14:textId="77777777" w:rsidR="00297833" w:rsidRPr="00F71A9A" w:rsidRDefault="00297833" w:rsidP="00297833">
            <w:pPr>
              <w:spacing w:after="0"/>
              <w:rPr>
                <w:rFonts w:ascii="Gill Sans MT" w:hAnsi="Gill Sans MT"/>
                <w:sz w:val="20"/>
                <w:szCs w:val="20"/>
              </w:rPr>
            </w:pPr>
            <w:r w:rsidRPr="00F71A9A">
              <w:rPr>
                <w:rFonts w:ascii="Gill Sans MT" w:hAnsi="Gill Sans MT"/>
                <w:sz w:val="20"/>
                <w:szCs w:val="20"/>
              </w:rPr>
              <w:t>5=Strongly disagree</w:t>
            </w:r>
          </w:p>
          <w:p w14:paraId="6006DBD2" w14:textId="77777777" w:rsidR="00297833" w:rsidRPr="00F71A9A" w:rsidRDefault="00297833" w:rsidP="00297833">
            <w:pPr>
              <w:spacing w:after="0"/>
              <w:rPr>
                <w:rFonts w:ascii="Gill Sans MT" w:hAnsi="Gill Sans MT"/>
                <w:sz w:val="20"/>
                <w:szCs w:val="20"/>
              </w:rPr>
            </w:pPr>
            <w:r w:rsidRPr="00F71A9A">
              <w:rPr>
                <w:rFonts w:ascii="Gill Sans MT" w:hAnsi="Gill Sans MT"/>
                <w:sz w:val="20"/>
                <w:szCs w:val="20"/>
              </w:rPr>
              <w:t>888=Don't know</w:t>
            </w:r>
          </w:p>
          <w:p w14:paraId="022BF8F6" w14:textId="77777777" w:rsidR="00297833" w:rsidRPr="00F71A9A" w:rsidRDefault="00297833" w:rsidP="00297833">
            <w:pPr>
              <w:spacing w:after="0"/>
              <w:rPr>
                <w:rFonts w:ascii="Gill Sans MT" w:hAnsi="Gill Sans MT"/>
                <w:sz w:val="20"/>
                <w:szCs w:val="20"/>
              </w:rPr>
            </w:pPr>
            <w:r w:rsidRPr="00F71A9A">
              <w:rPr>
                <w:rFonts w:ascii="Gill Sans MT" w:hAnsi="Gill Sans MT"/>
                <w:sz w:val="20"/>
                <w:szCs w:val="20"/>
              </w:rPr>
              <w:t>999=Prefer not to respond</w:t>
            </w:r>
          </w:p>
        </w:tc>
        <w:tc>
          <w:tcPr>
            <w:tcW w:w="900" w:type="dxa"/>
            <w:tcBorders>
              <w:top w:val="single" w:sz="18" w:space="0" w:color="000000"/>
              <w:left w:val="single" w:sz="18" w:space="0" w:color="000000"/>
              <w:bottom w:val="single" w:sz="18" w:space="0" w:color="000000"/>
              <w:right w:val="single" w:sz="18" w:space="0" w:color="000000"/>
            </w:tcBorders>
            <w:tcPrChange w:id="584" w:author="Aleta Haflett" w:date="2014-11-18T12:36:00Z">
              <w:tcPr>
                <w:tcW w:w="2070" w:type="dxa"/>
                <w:gridSpan w:val="2"/>
                <w:tcBorders>
                  <w:top w:val="single" w:sz="18" w:space="0" w:color="000000"/>
                  <w:left w:val="single" w:sz="18" w:space="0" w:color="000000"/>
                  <w:bottom w:val="single" w:sz="18" w:space="0" w:color="000000"/>
                  <w:right w:val="single" w:sz="18" w:space="0" w:color="000000"/>
                </w:tcBorders>
              </w:tcPr>
            </w:tcPrChange>
          </w:tcPr>
          <w:p w14:paraId="6BFA9788" w14:textId="77777777" w:rsidR="00297833" w:rsidRPr="00F71A9A" w:rsidRDefault="00297833" w:rsidP="00297833">
            <w:pPr>
              <w:spacing w:after="0"/>
              <w:rPr>
                <w:rFonts w:ascii="Gill Sans MT" w:eastAsia="Calibri" w:hAnsi="Gill Sans MT" w:cs="Times New Roman"/>
                <w:i/>
                <w:color w:val="A6A6A6"/>
                <w:sz w:val="20"/>
                <w:szCs w:val="20"/>
              </w:rPr>
            </w:pPr>
          </w:p>
        </w:tc>
      </w:tr>
    </w:tbl>
    <w:p w14:paraId="5BE920BA" w14:textId="77777777" w:rsidR="00297833" w:rsidRPr="00F71A9A" w:rsidRDefault="00297833" w:rsidP="00297833">
      <w:pPr>
        <w:rPr>
          <w:rFonts w:ascii="Gill Sans MT" w:hAnsi="Gill Sans MT"/>
          <w:sz w:val="20"/>
          <w:szCs w:val="20"/>
        </w:rPr>
      </w:pPr>
    </w:p>
    <w:p w14:paraId="75C559DC" w14:textId="17BEE003" w:rsidR="005856F5" w:rsidRPr="00BE068B" w:rsidRDefault="005856F5" w:rsidP="009559BE">
      <w:pPr>
        <w:spacing w:after="0" w:line="240" w:lineRule="auto"/>
        <w:rPr>
          <w:rFonts w:ascii="Gill Sans MT" w:hAnsi="Gill Sans MT" w:cs="Arial"/>
          <w:b/>
        </w:rPr>
      </w:pPr>
      <w:r w:rsidRPr="00BE068B">
        <w:rPr>
          <w:rFonts w:ascii="Gill Sans MT" w:hAnsi="Gill Sans MT" w:cs="Arial"/>
          <w:b/>
        </w:rPr>
        <w:t xml:space="preserve">Section F: Forest Valuation part 2 </w:t>
      </w:r>
    </w:p>
    <w:p w14:paraId="5607C085" w14:textId="4C64256E" w:rsidR="00152B2F" w:rsidRPr="00BE068B" w:rsidRDefault="009559BE" w:rsidP="009559BE">
      <w:pPr>
        <w:spacing w:after="0" w:line="240" w:lineRule="auto"/>
        <w:rPr>
          <w:rFonts w:ascii="Gill Sans MT" w:hAnsi="Gill Sans MT"/>
        </w:rPr>
      </w:pPr>
      <w:commentRangeStart w:id="585"/>
      <w:commentRangeStart w:id="586"/>
      <w:commentRangeStart w:id="587"/>
      <w:r w:rsidRPr="00BE068B">
        <w:rPr>
          <w:rFonts w:ascii="Gill Sans MT" w:hAnsi="Gill Sans MT" w:cs="Arial"/>
        </w:rPr>
        <w:t>Please rank/ grade the following list of assets/resources</w:t>
      </w:r>
      <w:r w:rsidRPr="00BE068B">
        <w:rPr>
          <w:rFonts w:ascii="Gill Sans MT" w:hAnsi="Gill Sans MT" w:cs="Arial"/>
          <w:b/>
        </w:rPr>
        <w:t xml:space="preserve">/ </w:t>
      </w:r>
      <w:r w:rsidRPr="00BE068B">
        <w:rPr>
          <w:rFonts w:ascii="Gill Sans MT" w:hAnsi="Gill Sans MT" w:cs="Arial"/>
        </w:rPr>
        <w:t xml:space="preserve">properties in terms of most important to least important for the future/development of your community from first to third most </w:t>
      </w:r>
      <w:commentRangeStart w:id="588"/>
      <w:r w:rsidRPr="00BE068B">
        <w:rPr>
          <w:rFonts w:ascii="Gill Sans MT" w:hAnsi="Gill Sans MT" w:cs="Arial"/>
        </w:rPr>
        <w:t>important</w:t>
      </w:r>
      <w:commentRangeEnd w:id="588"/>
      <w:r w:rsidR="00DF2B2C">
        <w:rPr>
          <w:rStyle w:val="CommentReference"/>
        </w:rPr>
        <w:commentReference w:id="588"/>
      </w:r>
      <w:r w:rsidRPr="00BE068B">
        <w:rPr>
          <w:rFonts w:ascii="Gill Sans MT" w:hAnsi="Gill Sans MT" w:cs="Arial"/>
        </w:rPr>
        <w:t>.</w:t>
      </w:r>
      <w:commentRangeEnd w:id="585"/>
      <w:r w:rsidR="00736B28" w:rsidRPr="00BE068B">
        <w:rPr>
          <w:rStyle w:val="CommentReference"/>
          <w:rFonts w:ascii="Gill Sans MT" w:hAnsi="Gill Sans MT"/>
        </w:rPr>
        <w:commentReference w:id="585"/>
      </w:r>
      <w:commentRangeEnd w:id="586"/>
      <w:r w:rsidR="00FA5477" w:rsidRPr="00BE068B">
        <w:rPr>
          <w:rStyle w:val="CommentReference"/>
          <w:rFonts w:ascii="Gill Sans MT" w:hAnsi="Gill Sans MT"/>
        </w:rPr>
        <w:commentReference w:id="586"/>
      </w:r>
      <w:commentRangeEnd w:id="587"/>
      <w:r w:rsidR="006377FC">
        <w:rPr>
          <w:rStyle w:val="CommentReference"/>
        </w:rPr>
        <w:commentReference w:id="587"/>
      </w:r>
    </w:p>
    <w:tbl>
      <w:tblPr>
        <w:tblW w:w="9844" w:type="dxa"/>
        <w:tblInd w:w="-5" w:type="dxa"/>
        <w:tblLayout w:type="fixed"/>
        <w:tblCellMar>
          <w:left w:w="29" w:type="dxa"/>
          <w:right w:w="29" w:type="dxa"/>
        </w:tblCellMar>
        <w:tblLook w:val="0000" w:firstRow="0" w:lastRow="0" w:firstColumn="0" w:lastColumn="0" w:noHBand="0" w:noVBand="0"/>
      </w:tblPr>
      <w:tblGrid>
        <w:gridCol w:w="664"/>
        <w:gridCol w:w="7261"/>
        <w:gridCol w:w="1919"/>
        <w:tblGridChange w:id="589">
          <w:tblGrid>
            <w:gridCol w:w="664"/>
            <w:gridCol w:w="7261"/>
            <w:gridCol w:w="1919"/>
          </w:tblGrid>
        </w:tblGridChange>
      </w:tblGrid>
      <w:tr w:rsidR="009559BE" w:rsidRPr="00BE068B" w14:paraId="42DF92B2" w14:textId="77777777" w:rsidTr="005856F5">
        <w:trPr>
          <w:trHeight w:hRule="exact" w:val="367"/>
        </w:trPr>
        <w:tc>
          <w:tcPr>
            <w:tcW w:w="664" w:type="dxa"/>
            <w:tcBorders>
              <w:top w:val="single" w:sz="4" w:space="0" w:color="000000"/>
              <w:left w:val="single" w:sz="4" w:space="0" w:color="000000"/>
              <w:bottom w:val="single" w:sz="4" w:space="0" w:color="000000"/>
              <w:right w:val="single" w:sz="4" w:space="0" w:color="auto"/>
            </w:tcBorders>
          </w:tcPr>
          <w:p w14:paraId="74CFB3B5" w14:textId="16D4BF2E" w:rsidR="009559BE" w:rsidRPr="00BE068B" w:rsidRDefault="005856F5" w:rsidP="006D5C10">
            <w:pPr>
              <w:rPr>
                <w:rFonts w:ascii="Gill Sans MT" w:hAnsi="Gill Sans MT"/>
                <w:w w:val="105"/>
              </w:rPr>
            </w:pPr>
            <w:r w:rsidRPr="00BE068B">
              <w:rPr>
                <w:rFonts w:ascii="Gill Sans MT" w:hAnsi="Gill Sans MT"/>
                <w:w w:val="105"/>
              </w:rPr>
              <w:t>F.1a</w:t>
            </w:r>
          </w:p>
        </w:tc>
        <w:tc>
          <w:tcPr>
            <w:tcW w:w="7261" w:type="dxa"/>
            <w:tcBorders>
              <w:top w:val="single" w:sz="4" w:space="0" w:color="000000"/>
              <w:left w:val="single" w:sz="4" w:space="0" w:color="auto"/>
              <w:bottom w:val="single" w:sz="4" w:space="0" w:color="000000"/>
              <w:right w:val="single" w:sz="18" w:space="0" w:color="000000"/>
            </w:tcBorders>
          </w:tcPr>
          <w:p w14:paraId="5F2E1A38" w14:textId="368D4277" w:rsidR="009559BE" w:rsidRPr="00BE068B" w:rsidRDefault="009559BE" w:rsidP="006D5C10">
            <w:pPr>
              <w:spacing w:after="0"/>
              <w:rPr>
                <w:rFonts w:ascii="Gill Sans MT" w:hAnsi="Gill Sans MT"/>
                <w:w w:val="105"/>
              </w:rPr>
            </w:pPr>
            <w:r w:rsidRPr="00BE068B">
              <w:rPr>
                <w:rFonts w:ascii="Gill Sans MT" w:hAnsi="Gill Sans MT"/>
                <w:w w:val="105"/>
              </w:rPr>
              <w:t>Health Clinic</w:t>
            </w:r>
          </w:p>
        </w:tc>
        <w:tc>
          <w:tcPr>
            <w:tcW w:w="1919" w:type="dxa"/>
            <w:tcBorders>
              <w:top w:val="single" w:sz="18" w:space="0" w:color="000000"/>
              <w:left w:val="single" w:sz="18" w:space="0" w:color="000000"/>
              <w:bottom w:val="single" w:sz="18" w:space="0" w:color="000000"/>
              <w:right w:val="single" w:sz="18" w:space="0" w:color="000000"/>
            </w:tcBorders>
          </w:tcPr>
          <w:p w14:paraId="06B0ACBD" w14:textId="77777777" w:rsidR="009559BE" w:rsidRPr="00BE068B" w:rsidRDefault="009559BE" w:rsidP="006D5C10">
            <w:pPr>
              <w:spacing w:after="0"/>
              <w:rPr>
                <w:rFonts w:ascii="Gill Sans MT" w:hAnsi="Gill Sans MT"/>
                <w:i/>
                <w:color w:val="A6A6A6" w:themeColor="background1" w:themeShade="A6"/>
              </w:rPr>
            </w:pPr>
            <w:r w:rsidRPr="00BE068B">
              <w:rPr>
                <w:rFonts w:ascii="Gill Sans MT" w:hAnsi="Gill Sans MT"/>
                <w:i/>
                <w:color w:val="A6A6A6" w:themeColor="background1" w:themeShade="A6"/>
              </w:rPr>
              <w:t>(Integer)</w:t>
            </w:r>
          </w:p>
        </w:tc>
      </w:tr>
      <w:tr w:rsidR="009559BE" w:rsidRPr="00BE068B" w14:paraId="7CE38ED1" w14:textId="77777777" w:rsidTr="005856F5">
        <w:trPr>
          <w:trHeight w:hRule="exact" w:val="367"/>
        </w:trPr>
        <w:tc>
          <w:tcPr>
            <w:tcW w:w="664" w:type="dxa"/>
            <w:tcBorders>
              <w:top w:val="single" w:sz="4" w:space="0" w:color="000000"/>
              <w:left w:val="single" w:sz="4" w:space="0" w:color="000000"/>
              <w:bottom w:val="single" w:sz="4" w:space="0" w:color="000000"/>
              <w:right w:val="single" w:sz="4" w:space="0" w:color="auto"/>
            </w:tcBorders>
          </w:tcPr>
          <w:p w14:paraId="160B8DCF" w14:textId="5D3BBF27" w:rsidR="009559BE" w:rsidRPr="00BE068B" w:rsidRDefault="005856F5" w:rsidP="006D5C10">
            <w:pPr>
              <w:rPr>
                <w:rFonts w:ascii="Gill Sans MT" w:hAnsi="Gill Sans MT"/>
                <w:w w:val="105"/>
              </w:rPr>
            </w:pPr>
            <w:r w:rsidRPr="00BE068B">
              <w:rPr>
                <w:rFonts w:ascii="Gill Sans MT" w:hAnsi="Gill Sans MT"/>
                <w:w w:val="105"/>
              </w:rPr>
              <w:t>F.1b</w:t>
            </w:r>
          </w:p>
        </w:tc>
        <w:tc>
          <w:tcPr>
            <w:tcW w:w="7261" w:type="dxa"/>
            <w:tcBorders>
              <w:top w:val="single" w:sz="4" w:space="0" w:color="000000"/>
              <w:left w:val="single" w:sz="4" w:space="0" w:color="auto"/>
              <w:bottom w:val="single" w:sz="4" w:space="0" w:color="000000"/>
              <w:right w:val="single" w:sz="18" w:space="0" w:color="000000"/>
            </w:tcBorders>
          </w:tcPr>
          <w:p w14:paraId="544BFB31" w14:textId="643BA253" w:rsidR="009559BE" w:rsidRPr="00BE068B" w:rsidRDefault="009559BE" w:rsidP="006D5C10">
            <w:pPr>
              <w:spacing w:after="0"/>
              <w:rPr>
                <w:rFonts w:ascii="Gill Sans MT" w:hAnsi="Gill Sans MT"/>
                <w:w w:val="105"/>
              </w:rPr>
            </w:pPr>
            <w:r w:rsidRPr="00BE068B">
              <w:rPr>
                <w:rFonts w:ascii="Gill Sans MT" w:hAnsi="Gill Sans MT"/>
                <w:w w:val="105"/>
              </w:rPr>
              <w:t>Enough land to farm on</w:t>
            </w:r>
          </w:p>
        </w:tc>
        <w:tc>
          <w:tcPr>
            <w:tcW w:w="1919" w:type="dxa"/>
            <w:tcBorders>
              <w:top w:val="single" w:sz="18" w:space="0" w:color="000000"/>
              <w:left w:val="single" w:sz="18" w:space="0" w:color="000000"/>
              <w:bottom w:val="single" w:sz="18" w:space="0" w:color="000000"/>
              <w:right w:val="single" w:sz="18" w:space="0" w:color="000000"/>
            </w:tcBorders>
          </w:tcPr>
          <w:p w14:paraId="01F05B19" w14:textId="77777777" w:rsidR="009559BE" w:rsidRPr="00BE068B" w:rsidRDefault="009559BE" w:rsidP="006D5C10">
            <w:pPr>
              <w:spacing w:after="0"/>
              <w:rPr>
                <w:rFonts w:ascii="Gill Sans MT" w:hAnsi="Gill Sans MT"/>
                <w:i/>
                <w:color w:val="A6A6A6" w:themeColor="background1" w:themeShade="A6"/>
              </w:rPr>
            </w:pPr>
            <w:r w:rsidRPr="00BE068B">
              <w:rPr>
                <w:rFonts w:ascii="Gill Sans MT" w:hAnsi="Gill Sans MT"/>
                <w:i/>
                <w:color w:val="A6A6A6" w:themeColor="background1" w:themeShade="A6"/>
              </w:rPr>
              <w:t>(Integer)</w:t>
            </w:r>
          </w:p>
        </w:tc>
      </w:tr>
      <w:tr w:rsidR="009559BE" w:rsidRPr="00BE068B" w14:paraId="54378230" w14:textId="77777777" w:rsidTr="005856F5">
        <w:trPr>
          <w:trHeight w:hRule="exact" w:val="367"/>
        </w:trPr>
        <w:tc>
          <w:tcPr>
            <w:tcW w:w="664" w:type="dxa"/>
            <w:tcBorders>
              <w:top w:val="single" w:sz="4" w:space="0" w:color="000000"/>
              <w:left w:val="single" w:sz="4" w:space="0" w:color="000000"/>
              <w:bottom w:val="single" w:sz="4" w:space="0" w:color="000000"/>
              <w:right w:val="single" w:sz="4" w:space="0" w:color="auto"/>
            </w:tcBorders>
          </w:tcPr>
          <w:p w14:paraId="40EAE5BC" w14:textId="0C01136E" w:rsidR="009559BE" w:rsidRPr="00BE068B" w:rsidRDefault="005856F5" w:rsidP="006D5C10">
            <w:pPr>
              <w:rPr>
                <w:rFonts w:ascii="Gill Sans MT" w:hAnsi="Gill Sans MT"/>
                <w:w w:val="105"/>
              </w:rPr>
            </w:pPr>
            <w:r w:rsidRPr="00BE068B">
              <w:rPr>
                <w:rFonts w:ascii="Gill Sans MT" w:hAnsi="Gill Sans MT"/>
                <w:w w:val="105"/>
              </w:rPr>
              <w:t>F.1c</w:t>
            </w:r>
          </w:p>
        </w:tc>
        <w:tc>
          <w:tcPr>
            <w:tcW w:w="7261" w:type="dxa"/>
            <w:tcBorders>
              <w:top w:val="single" w:sz="4" w:space="0" w:color="000000"/>
              <w:left w:val="single" w:sz="4" w:space="0" w:color="auto"/>
              <w:bottom w:val="single" w:sz="4" w:space="0" w:color="000000"/>
              <w:right w:val="single" w:sz="18" w:space="0" w:color="000000"/>
            </w:tcBorders>
          </w:tcPr>
          <w:p w14:paraId="0E7C26CE" w14:textId="5ECF34D9" w:rsidR="009559BE" w:rsidRPr="00BE068B" w:rsidRDefault="009559BE" w:rsidP="006D5C10">
            <w:pPr>
              <w:spacing w:after="0"/>
              <w:rPr>
                <w:rFonts w:ascii="Gill Sans MT" w:hAnsi="Gill Sans MT"/>
                <w:w w:val="105"/>
              </w:rPr>
            </w:pPr>
            <w:r w:rsidRPr="00BE068B">
              <w:rPr>
                <w:rFonts w:ascii="Gill Sans MT" w:hAnsi="Gill Sans MT"/>
                <w:w w:val="105"/>
              </w:rPr>
              <w:t>New school</w:t>
            </w:r>
          </w:p>
        </w:tc>
        <w:tc>
          <w:tcPr>
            <w:tcW w:w="1919" w:type="dxa"/>
            <w:tcBorders>
              <w:top w:val="single" w:sz="18" w:space="0" w:color="000000"/>
              <w:left w:val="single" w:sz="18" w:space="0" w:color="000000"/>
              <w:bottom w:val="single" w:sz="18" w:space="0" w:color="000000"/>
              <w:right w:val="single" w:sz="18" w:space="0" w:color="000000"/>
            </w:tcBorders>
          </w:tcPr>
          <w:p w14:paraId="4BE96794" w14:textId="77777777" w:rsidR="009559BE" w:rsidRPr="00BE068B" w:rsidRDefault="009559BE" w:rsidP="006D5C10">
            <w:pPr>
              <w:spacing w:after="0"/>
              <w:rPr>
                <w:rFonts w:ascii="Gill Sans MT" w:hAnsi="Gill Sans MT"/>
                <w:i/>
                <w:color w:val="A6A6A6" w:themeColor="background1" w:themeShade="A6"/>
              </w:rPr>
            </w:pPr>
            <w:r w:rsidRPr="00BE068B">
              <w:rPr>
                <w:rFonts w:ascii="Gill Sans MT" w:hAnsi="Gill Sans MT"/>
                <w:i/>
                <w:color w:val="A6A6A6" w:themeColor="background1" w:themeShade="A6"/>
              </w:rPr>
              <w:t>(Integer)</w:t>
            </w:r>
          </w:p>
        </w:tc>
      </w:tr>
      <w:tr w:rsidR="009559BE" w:rsidRPr="00BE068B" w14:paraId="3C4718DD" w14:textId="77777777" w:rsidTr="005856F5">
        <w:trPr>
          <w:trHeight w:hRule="exact" w:val="367"/>
        </w:trPr>
        <w:tc>
          <w:tcPr>
            <w:tcW w:w="664" w:type="dxa"/>
            <w:tcBorders>
              <w:top w:val="single" w:sz="4" w:space="0" w:color="000000"/>
              <w:left w:val="single" w:sz="4" w:space="0" w:color="000000"/>
              <w:bottom w:val="single" w:sz="4" w:space="0" w:color="000000"/>
              <w:right w:val="single" w:sz="4" w:space="0" w:color="auto"/>
            </w:tcBorders>
          </w:tcPr>
          <w:p w14:paraId="708A5B14" w14:textId="20532846" w:rsidR="009559BE" w:rsidRPr="00BE068B" w:rsidRDefault="005856F5" w:rsidP="006D5C10">
            <w:pPr>
              <w:rPr>
                <w:rFonts w:ascii="Gill Sans MT" w:hAnsi="Gill Sans MT"/>
                <w:w w:val="105"/>
              </w:rPr>
            </w:pPr>
            <w:r w:rsidRPr="00BE068B">
              <w:rPr>
                <w:rFonts w:ascii="Gill Sans MT" w:hAnsi="Gill Sans MT"/>
                <w:w w:val="105"/>
              </w:rPr>
              <w:t>F.1d</w:t>
            </w:r>
          </w:p>
        </w:tc>
        <w:tc>
          <w:tcPr>
            <w:tcW w:w="7261" w:type="dxa"/>
            <w:tcBorders>
              <w:top w:val="single" w:sz="4" w:space="0" w:color="000000"/>
              <w:left w:val="single" w:sz="4" w:space="0" w:color="auto"/>
              <w:bottom w:val="single" w:sz="4" w:space="0" w:color="000000"/>
              <w:right w:val="single" w:sz="18" w:space="0" w:color="000000"/>
            </w:tcBorders>
          </w:tcPr>
          <w:p w14:paraId="06D500D6" w14:textId="7CC3DD2E" w:rsidR="009559BE" w:rsidRPr="00BE068B" w:rsidRDefault="009559BE" w:rsidP="006D5C10">
            <w:pPr>
              <w:spacing w:after="0"/>
              <w:rPr>
                <w:rFonts w:ascii="Gill Sans MT" w:hAnsi="Gill Sans MT"/>
                <w:w w:val="105"/>
              </w:rPr>
            </w:pPr>
            <w:r w:rsidRPr="00BE068B">
              <w:rPr>
                <w:rFonts w:ascii="Gill Sans MT" w:hAnsi="Gill Sans MT"/>
                <w:w w:val="105"/>
              </w:rPr>
              <w:t>Paved roads</w:t>
            </w:r>
          </w:p>
        </w:tc>
        <w:tc>
          <w:tcPr>
            <w:tcW w:w="1919" w:type="dxa"/>
            <w:tcBorders>
              <w:top w:val="single" w:sz="18" w:space="0" w:color="000000"/>
              <w:left w:val="single" w:sz="18" w:space="0" w:color="000000"/>
              <w:bottom w:val="single" w:sz="18" w:space="0" w:color="000000"/>
              <w:right w:val="single" w:sz="18" w:space="0" w:color="000000"/>
            </w:tcBorders>
          </w:tcPr>
          <w:p w14:paraId="348DBAE1" w14:textId="77777777" w:rsidR="009559BE" w:rsidRPr="00BE068B" w:rsidRDefault="009559BE" w:rsidP="006D5C10">
            <w:pPr>
              <w:spacing w:after="0"/>
              <w:rPr>
                <w:rFonts w:ascii="Gill Sans MT" w:hAnsi="Gill Sans MT"/>
                <w:i/>
                <w:color w:val="A6A6A6" w:themeColor="background1" w:themeShade="A6"/>
              </w:rPr>
            </w:pPr>
            <w:r w:rsidRPr="00BE068B">
              <w:rPr>
                <w:rFonts w:ascii="Gill Sans MT" w:hAnsi="Gill Sans MT"/>
                <w:i/>
                <w:color w:val="A6A6A6" w:themeColor="background1" w:themeShade="A6"/>
              </w:rPr>
              <w:t>(Integer)</w:t>
            </w:r>
          </w:p>
        </w:tc>
      </w:tr>
      <w:tr w:rsidR="009559BE" w:rsidRPr="00BE068B" w14:paraId="5E6098C2" w14:textId="77777777" w:rsidTr="005856F5">
        <w:trPr>
          <w:trHeight w:hRule="exact" w:val="367"/>
        </w:trPr>
        <w:tc>
          <w:tcPr>
            <w:tcW w:w="664" w:type="dxa"/>
            <w:tcBorders>
              <w:top w:val="single" w:sz="4" w:space="0" w:color="000000"/>
              <w:left w:val="single" w:sz="4" w:space="0" w:color="000000"/>
              <w:bottom w:val="single" w:sz="4" w:space="0" w:color="000000"/>
              <w:right w:val="single" w:sz="4" w:space="0" w:color="auto"/>
            </w:tcBorders>
          </w:tcPr>
          <w:p w14:paraId="0E91A8EF" w14:textId="313CB995" w:rsidR="009559BE" w:rsidRPr="00BE068B" w:rsidRDefault="005856F5" w:rsidP="006D5C10">
            <w:pPr>
              <w:rPr>
                <w:rFonts w:ascii="Gill Sans MT" w:hAnsi="Gill Sans MT"/>
                <w:w w:val="105"/>
              </w:rPr>
            </w:pPr>
            <w:r w:rsidRPr="00BE068B">
              <w:rPr>
                <w:rFonts w:ascii="Gill Sans MT" w:hAnsi="Gill Sans MT"/>
                <w:w w:val="105"/>
              </w:rPr>
              <w:t>F.1e</w:t>
            </w:r>
          </w:p>
        </w:tc>
        <w:tc>
          <w:tcPr>
            <w:tcW w:w="7261" w:type="dxa"/>
            <w:tcBorders>
              <w:top w:val="single" w:sz="4" w:space="0" w:color="000000"/>
              <w:left w:val="single" w:sz="4" w:space="0" w:color="auto"/>
              <w:bottom w:val="single" w:sz="4" w:space="0" w:color="000000"/>
              <w:right w:val="single" w:sz="18" w:space="0" w:color="000000"/>
            </w:tcBorders>
          </w:tcPr>
          <w:p w14:paraId="050A99B7" w14:textId="01092D2B" w:rsidR="009559BE" w:rsidRPr="00BE068B" w:rsidRDefault="009559BE" w:rsidP="006D5C10">
            <w:pPr>
              <w:spacing w:after="0"/>
              <w:rPr>
                <w:rFonts w:ascii="Gill Sans MT" w:hAnsi="Gill Sans MT"/>
                <w:w w:val="105"/>
              </w:rPr>
            </w:pPr>
            <w:r w:rsidRPr="00BE068B">
              <w:rPr>
                <w:rFonts w:ascii="Gill Sans MT" w:hAnsi="Gill Sans MT"/>
                <w:w w:val="105"/>
              </w:rPr>
              <w:t>Forest resources</w:t>
            </w:r>
          </w:p>
        </w:tc>
        <w:tc>
          <w:tcPr>
            <w:tcW w:w="1919" w:type="dxa"/>
            <w:tcBorders>
              <w:top w:val="single" w:sz="18" w:space="0" w:color="000000"/>
              <w:left w:val="single" w:sz="18" w:space="0" w:color="000000"/>
              <w:bottom w:val="single" w:sz="18" w:space="0" w:color="000000"/>
              <w:right w:val="single" w:sz="18" w:space="0" w:color="000000"/>
            </w:tcBorders>
          </w:tcPr>
          <w:p w14:paraId="02B7C080" w14:textId="77777777" w:rsidR="009559BE" w:rsidRPr="00BE068B" w:rsidRDefault="009559BE" w:rsidP="006D5C10">
            <w:pPr>
              <w:spacing w:after="0"/>
              <w:rPr>
                <w:rFonts w:ascii="Gill Sans MT" w:hAnsi="Gill Sans MT"/>
                <w:i/>
                <w:color w:val="A6A6A6" w:themeColor="background1" w:themeShade="A6"/>
              </w:rPr>
            </w:pPr>
            <w:r w:rsidRPr="00BE068B">
              <w:rPr>
                <w:rFonts w:ascii="Gill Sans MT" w:hAnsi="Gill Sans MT"/>
                <w:i/>
                <w:color w:val="A6A6A6" w:themeColor="background1" w:themeShade="A6"/>
              </w:rPr>
              <w:t>(Integer)</w:t>
            </w:r>
          </w:p>
        </w:tc>
      </w:tr>
      <w:tr w:rsidR="009559BE" w:rsidRPr="00BE068B" w14:paraId="49CDA3D9" w14:textId="77777777" w:rsidTr="005856F5">
        <w:trPr>
          <w:trHeight w:hRule="exact" w:val="367"/>
        </w:trPr>
        <w:tc>
          <w:tcPr>
            <w:tcW w:w="664" w:type="dxa"/>
            <w:tcBorders>
              <w:top w:val="single" w:sz="4" w:space="0" w:color="000000"/>
              <w:left w:val="single" w:sz="4" w:space="0" w:color="000000"/>
              <w:bottom w:val="single" w:sz="4" w:space="0" w:color="000000"/>
              <w:right w:val="single" w:sz="4" w:space="0" w:color="auto"/>
            </w:tcBorders>
          </w:tcPr>
          <w:p w14:paraId="3AD13567" w14:textId="01A84CCB" w:rsidR="009559BE" w:rsidRPr="00BE068B" w:rsidRDefault="005856F5" w:rsidP="006D5C10">
            <w:pPr>
              <w:rPr>
                <w:rFonts w:ascii="Gill Sans MT" w:hAnsi="Gill Sans MT"/>
                <w:w w:val="105"/>
              </w:rPr>
            </w:pPr>
            <w:r w:rsidRPr="00BE068B">
              <w:rPr>
                <w:rFonts w:ascii="Gill Sans MT" w:hAnsi="Gill Sans MT"/>
                <w:w w:val="105"/>
              </w:rPr>
              <w:t>F.1f</w:t>
            </w:r>
          </w:p>
        </w:tc>
        <w:tc>
          <w:tcPr>
            <w:tcW w:w="7261" w:type="dxa"/>
            <w:tcBorders>
              <w:top w:val="single" w:sz="4" w:space="0" w:color="000000"/>
              <w:left w:val="single" w:sz="4" w:space="0" w:color="auto"/>
              <w:bottom w:val="single" w:sz="4" w:space="0" w:color="000000"/>
              <w:right w:val="single" w:sz="18" w:space="0" w:color="000000"/>
            </w:tcBorders>
          </w:tcPr>
          <w:p w14:paraId="06FA829E" w14:textId="58167D0C" w:rsidR="009559BE" w:rsidRPr="00BE068B" w:rsidRDefault="009559BE" w:rsidP="006D5C10">
            <w:pPr>
              <w:spacing w:after="0"/>
              <w:rPr>
                <w:rFonts w:ascii="Gill Sans MT" w:hAnsi="Gill Sans MT"/>
                <w:w w:val="105"/>
              </w:rPr>
            </w:pPr>
            <w:r w:rsidRPr="00BE068B">
              <w:rPr>
                <w:rFonts w:ascii="Gill Sans MT" w:hAnsi="Gill Sans MT"/>
                <w:w w:val="105"/>
              </w:rPr>
              <w:t>Electricity</w:t>
            </w:r>
          </w:p>
        </w:tc>
        <w:tc>
          <w:tcPr>
            <w:tcW w:w="1919" w:type="dxa"/>
            <w:tcBorders>
              <w:top w:val="single" w:sz="18" w:space="0" w:color="000000"/>
              <w:left w:val="single" w:sz="18" w:space="0" w:color="000000"/>
              <w:bottom w:val="single" w:sz="18" w:space="0" w:color="000000"/>
              <w:right w:val="single" w:sz="18" w:space="0" w:color="000000"/>
            </w:tcBorders>
          </w:tcPr>
          <w:p w14:paraId="5371A4D7" w14:textId="77777777" w:rsidR="009559BE" w:rsidRPr="00BE068B" w:rsidRDefault="009559BE" w:rsidP="006D5C10">
            <w:pPr>
              <w:spacing w:after="0"/>
              <w:rPr>
                <w:rFonts w:ascii="Gill Sans MT" w:hAnsi="Gill Sans MT"/>
                <w:i/>
                <w:color w:val="A6A6A6" w:themeColor="background1" w:themeShade="A6"/>
              </w:rPr>
            </w:pPr>
            <w:r w:rsidRPr="00BE068B">
              <w:rPr>
                <w:rFonts w:ascii="Gill Sans MT" w:hAnsi="Gill Sans MT"/>
                <w:i/>
                <w:color w:val="A6A6A6" w:themeColor="background1" w:themeShade="A6"/>
              </w:rPr>
              <w:t>(Integer)</w:t>
            </w:r>
          </w:p>
        </w:tc>
      </w:tr>
      <w:tr w:rsidR="009559BE" w:rsidRPr="00BE068B" w14:paraId="4CA878CE" w14:textId="77777777" w:rsidTr="005856F5">
        <w:trPr>
          <w:trHeight w:hRule="exact" w:val="367"/>
        </w:trPr>
        <w:tc>
          <w:tcPr>
            <w:tcW w:w="664" w:type="dxa"/>
            <w:tcBorders>
              <w:top w:val="single" w:sz="4" w:space="0" w:color="000000"/>
              <w:left w:val="single" w:sz="4" w:space="0" w:color="000000"/>
              <w:bottom w:val="single" w:sz="4" w:space="0" w:color="000000"/>
              <w:right w:val="single" w:sz="4" w:space="0" w:color="auto"/>
            </w:tcBorders>
          </w:tcPr>
          <w:p w14:paraId="71138A34" w14:textId="3096BC0C" w:rsidR="009559BE" w:rsidRPr="00BE068B" w:rsidRDefault="005856F5" w:rsidP="006D5C10">
            <w:pPr>
              <w:rPr>
                <w:rFonts w:ascii="Gill Sans MT" w:hAnsi="Gill Sans MT"/>
                <w:w w:val="105"/>
              </w:rPr>
            </w:pPr>
            <w:r w:rsidRPr="00BE068B">
              <w:rPr>
                <w:rFonts w:ascii="Gill Sans MT" w:hAnsi="Gill Sans MT"/>
                <w:w w:val="105"/>
              </w:rPr>
              <w:t>F.1g</w:t>
            </w:r>
          </w:p>
        </w:tc>
        <w:tc>
          <w:tcPr>
            <w:tcW w:w="7261" w:type="dxa"/>
            <w:tcBorders>
              <w:top w:val="single" w:sz="4" w:space="0" w:color="000000"/>
              <w:left w:val="single" w:sz="4" w:space="0" w:color="auto"/>
              <w:bottom w:val="single" w:sz="4" w:space="0" w:color="000000"/>
              <w:right w:val="single" w:sz="18" w:space="0" w:color="000000"/>
            </w:tcBorders>
          </w:tcPr>
          <w:p w14:paraId="15A9ECF2" w14:textId="71C81890" w:rsidR="009559BE" w:rsidRPr="00BE068B" w:rsidRDefault="009559BE" w:rsidP="006D5C10">
            <w:pPr>
              <w:spacing w:after="0"/>
              <w:rPr>
                <w:rFonts w:ascii="Gill Sans MT" w:hAnsi="Gill Sans MT"/>
                <w:w w:val="105"/>
              </w:rPr>
            </w:pPr>
            <w:r w:rsidRPr="00BE068B">
              <w:rPr>
                <w:rFonts w:ascii="Gill Sans MT" w:hAnsi="Gill Sans MT"/>
                <w:w w:val="105"/>
              </w:rPr>
              <w:t>Clean water</w:t>
            </w:r>
          </w:p>
        </w:tc>
        <w:tc>
          <w:tcPr>
            <w:tcW w:w="1919" w:type="dxa"/>
            <w:tcBorders>
              <w:top w:val="single" w:sz="18" w:space="0" w:color="000000"/>
              <w:left w:val="single" w:sz="18" w:space="0" w:color="000000"/>
              <w:bottom w:val="single" w:sz="18" w:space="0" w:color="000000"/>
              <w:right w:val="single" w:sz="18" w:space="0" w:color="000000"/>
            </w:tcBorders>
          </w:tcPr>
          <w:p w14:paraId="32F3C3BA" w14:textId="77777777" w:rsidR="009559BE" w:rsidRPr="00BE068B" w:rsidRDefault="009559BE" w:rsidP="006D5C10">
            <w:pPr>
              <w:spacing w:after="0"/>
              <w:rPr>
                <w:rFonts w:ascii="Gill Sans MT" w:hAnsi="Gill Sans MT"/>
                <w:i/>
                <w:color w:val="A6A6A6" w:themeColor="background1" w:themeShade="A6"/>
              </w:rPr>
            </w:pPr>
            <w:r w:rsidRPr="00BE068B">
              <w:rPr>
                <w:rFonts w:ascii="Gill Sans MT" w:hAnsi="Gill Sans MT"/>
                <w:i/>
                <w:color w:val="A6A6A6" w:themeColor="background1" w:themeShade="A6"/>
              </w:rPr>
              <w:t>(Integer)</w:t>
            </w:r>
          </w:p>
        </w:tc>
      </w:tr>
      <w:tr w:rsidR="009559BE" w:rsidRPr="00BE068B" w14:paraId="79C931ED" w14:textId="77777777" w:rsidTr="005856F5">
        <w:trPr>
          <w:trHeight w:hRule="exact" w:val="453"/>
        </w:trPr>
        <w:tc>
          <w:tcPr>
            <w:tcW w:w="664" w:type="dxa"/>
            <w:tcBorders>
              <w:top w:val="single" w:sz="4" w:space="0" w:color="000000"/>
              <w:left w:val="single" w:sz="4" w:space="0" w:color="000000"/>
              <w:bottom w:val="single" w:sz="4" w:space="0" w:color="auto"/>
              <w:right w:val="single" w:sz="4" w:space="0" w:color="auto"/>
            </w:tcBorders>
          </w:tcPr>
          <w:p w14:paraId="762F668D" w14:textId="21B8E9F6" w:rsidR="009559BE" w:rsidRPr="00BE068B" w:rsidRDefault="005856F5" w:rsidP="006D5C10">
            <w:pPr>
              <w:rPr>
                <w:rFonts w:ascii="Gill Sans MT" w:hAnsi="Gill Sans MT"/>
                <w:w w:val="105"/>
              </w:rPr>
            </w:pPr>
            <w:r w:rsidRPr="00BE068B">
              <w:rPr>
                <w:rFonts w:ascii="Gill Sans MT" w:hAnsi="Gill Sans MT"/>
                <w:w w:val="105"/>
              </w:rPr>
              <w:t>F.1h</w:t>
            </w:r>
          </w:p>
        </w:tc>
        <w:tc>
          <w:tcPr>
            <w:tcW w:w="7261" w:type="dxa"/>
            <w:tcBorders>
              <w:top w:val="single" w:sz="4" w:space="0" w:color="000000"/>
              <w:left w:val="single" w:sz="4" w:space="0" w:color="auto"/>
              <w:bottom w:val="single" w:sz="4" w:space="0" w:color="auto"/>
              <w:right w:val="single" w:sz="18" w:space="0" w:color="000000"/>
            </w:tcBorders>
          </w:tcPr>
          <w:p w14:paraId="7FCF883E" w14:textId="59B42E92" w:rsidR="00EC091D" w:rsidRPr="00BE068B" w:rsidRDefault="009559BE" w:rsidP="006D5C10">
            <w:pPr>
              <w:spacing w:after="0"/>
              <w:rPr>
                <w:rFonts w:ascii="Gill Sans MT" w:hAnsi="Gill Sans MT"/>
                <w:w w:val="105"/>
              </w:rPr>
            </w:pPr>
            <w:r w:rsidRPr="00BE068B">
              <w:rPr>
                <w:rFonts w:ascii="Gill Sans MT" w:hAnsi="Gill Sans MT"/>
                <w:w w:val="105"/>
              </w:rPr>
              <w:t>Salary jobs</w:t>
            </w:r>
          </w:p>
          <w:p w14:paraId="57AAAEAE" w14:textId="77777777" w:rsidR="00EC091D" w:rsidRPr="00BE068B" w:rsidRDefault="00EC091D" w:rsidP="006D5C10">
            <w:pPr>
              <w:spacing w:after="0"/>
              <w:rPr>
                <w:rFonts w:ascii="Gill Sans MT" w:hAnsi="Gill Sans MT"/>
                <w:w w:val="105"/>
              </w:rPr>
            </w:pPr>
          </w:p>
          <w:p w14:paraId="6B2183F0" w14:textId="77777777" w:rsidR="00EC091D" w:rsidRPr="00BE068B" w:rsidRDefault="00EC091D" w:rsidP="006D5C10">
            <w:pPr>
              <w:spacing w:after="0"/>
              <w:rPr>
                <w:rFonts w:ascii="Gill Sans MT" w:hAnsi="Gill Sans MT"/>
                <w:w w:val="105"/>
              </w:rPr>
            </w:pPr>
          </w:p>
          <w:p w14:paraId="137E28C2" w14:textId="24634480" w:rsidR="00EC091D" w:rsidRPr="00BE068B" w:rsidRDefault="00EC091D" w:rsidP="006D5C10">
            <w:pPr>
              <w:spacing w:after="0"/>
              <w:rPr>
                <w:rFonts w:ascii="Gill Sans MT" w:hAnsi="Gill Sans MT"/>
                <w:w w:val="105"/>
              </w:rPr>
            </w:pPr>
          </w:p>
        </w:tc>
        <w:tc>
          <w:tcPr>
            <w:tcW w:w="1919" w:type="dxa"/>
            <w:tcBorders>
              <w:top w:val="single" w:sz="18" w:space="0" w:color="000000"/>
              <w:left w:val="single" w:sz="18" w:space="0" w:color="000000"/>
              <w:bottom w:val="single" w:sz="4" w:space="0" w:color="auto"/>
              <w:right w:val="single" w:sz="18" w:space="0" w:color="000000"/>
            </w:tcBorders>
          </w:tcPr>
          <w:p w14:paraId="69EE65ED" w14:textId="77777777" w:rsidR="009559BE" w:rsidRPr="00BE068B" w:rsidRDefault="009559BE" w:rsidP="006D5C10">
            <w:pPr>
              <w:spacing w:after="0"/>
              <w:rPr>
                <w:rFonts w:ascii="Gill Sans MT" w:hAnsi="Gill Sans MT"/>
                <w:i/>
                <w:color w:val="A6A6A6" w:themeColor="background1" w:themeShade="A6"/>
              </w:rPr>
            </w:pPr>
            <w:r w:rsidRPr="00BE068B">
              <w:rPr>
                <w:rFonts w:ascii="Gill Sans MT" w:hAnsi="Gill Sans MT"/>
                <w:i/>
                <w:color w:val="A6A6A6" w:themeColor="background1" w:themeShade="A6"/>
              </w:rPr>
              <w:t>(Integer)</w:t>
            </w:r>
          </w:p>
        </w:tc>
      </w:tr>
      <w:tr w:rsidR="00EC091D" w:rsidRPr="00BE068B" w14:paraId="0D730151" w14:textId="77777777" w:rsidTr="00826D75">
        <w:tblPrEx>
          <w:tblW w:w="9844" w:type="dxa"/>
          <w:tblInd w:w="-5" w:type="dxa"/>
          <w:tblLayout w:type="fixed"/>
          <w:tblCellMar>
            <w:left w:w="29" w:type="dxa"/>
            <w:right w:w="29" w:type="dxa"/>
          </w:tblCellMar>
          <w:tblLook w:val="0000" w:firstRow="0" w:lastRow="0" w:firstColumn="0" w:lastColumn="0" w:noHBand="0" w:noVBand="0"/>
          <w:tblPrExChange w:id="590" w:author="Aleta Haflett" w:date="2014-11-18T12:32:00Z">
            <w:tblPrEx>
              <w:tblW w:w="9844" w:type="dxa"/>
              <w:tblInd w:w="-5" w:type="dxa"/>
              <w:tblLayout w:type="fixed"/>
              <w:tblCellMar>
                <w:left w:w="29" w:type="dxa"/>
                <w:right w:w="29" w:type="dxa"/>
              </w:tblCellMar>
              <w:tblLook w:val="0000" w:firstRow="0" w:lastRow="0" w:firstColumn="0" w:lastColumn="0" w:noHBand="0" w:noVBand="0"/>
            </w:tblPrEx>
          </w:tblPrExChange>
        </w:tblPrEx>
        <w:trPr>
          <w:trHeight w:hRule="exact" w:val="550"/>
          <w:trPrChange w:id="591" w:author="Aleta Haflett" w:date="2014-11-18T12:32:00Z">
            <w:trPr>
              <w:trHeight w:hRule="exact" w:val="550"/>
            </w:trPr>
          </w:trPrChange>
        </w:trPr>
        <w:tc>
          <w:tcPr>
            <w:tcW w:w="664" w:type="dxa"/>
            <w:tcBorders>
              <w:top w:val="single" w:sz="4" w:space="0" w:color="auto"/>
              <w:left w:val="single" w:sz="4" w:space="0" w:color="000000"/>
              <w:bottom w:val="single" w:sz="4" w:space="0" w:color="auto"/>
              <w:right w:val="single" w:sz="4" w:space="0" w:color="auto"/>
            </w:tcBorders>
            <w:tcPrChange w:id="592" w:author="Aleta Haflett" w:date="2014-11-18T12:32:00Z">
              <w:tcPr>
                <w:tcW w:w="664" w:type="dxa"/>
                <w:tcBorders>
                  <w:top w:val="single" w:sz="4" w:space="0" w:color="auto"/>
                  <w:left w:val="single" w:sz="4" w:space="0" w:color="000000"/>
                  <w:bottom w:val="single" w:sz="4" w:space="0" w:color="000000"/>
                  <w:right w:val="single" w:sz="4" w:space="0" w:color="auto"/>
                </w:tcBorders>
              </w:tcPr>
            </w:tcPrChange>
          </w:tcPr>
          <w:p w14:paraId="4612A6F3" w14:textId="4DF439ED" w:rsidR="00EC091D" w:rsidRPr="00BE068B" w:rsidRDefault="005856F5" w:rsidP="006D5C10">
            <w:pPr>
              <w:rPr>
                <w:rFonts w:ascii="Gill Sans MT" w:hAnsi="Gill Sans MT"/>
                <w:w w:val="105"/>
              </w:rPr>
            </w:pPr>
            <w:proofErr w:type="gramStart"/>
            <w:r w:rsidRPr="00BE068B">
              <w:rPr>
                <w:rFonts w:ascii="Gill Sans MT" w:hAnsi="Gill Sans MT"/>
                <w:w w:val="105"/>
              </w:rPr>
              <w:t>f</w:t>
            </w:r>
            <w:proofErr w:type="gramEnd"/>
            <w:r w:rsidRPr="00BE068B">
              <w:rPr>
                <w:rFonts w:ascii="Gill Sans MT" w:hAnsi="Gill Sans MT"/>
                <w:w w:val="105"/>
              </w:rPr>
              <w:t xml:space="preserve">.1i </w:t>
            </w:r>
          </w:p>
        </w:tc>
        <w:tc>
          <w:tcPr>
            <w:tcW w:w="7261" w:type="dxa"/>
            <w:tcBorders>
              <w:top w:val="single" w:sz="4" w:space="0" w:color="auto"/>
              <w:left w:val="single" w:sz="4" w:space="0" w:color="auto"/>
              <w:bottom w:val="single" w:sz="4" w:space="0" w:color="auto"/>
              <w:right w:val="single" w:sz="18" w:space="0" w:color="000000"/>
            </w:tcBorders>
            <w:tcPrChange w:id="593" w:author="Aleta Haflett" w:date="2014-11-18T12:32:00Z">
              <w:tcPr>
                <w:tcW w:w="7261" w:type="dxa"/>
                <w:tcBorders>
                  <w:top w:val="single" w:sz="4" w:space="0" w:color="auto"/>
                  <w:left w:val="single" w:sz="4" w:space="0" w:color="auto"/>
                  <w:bottom w:val="single" w:sz="4" w:space="0" w:color="000000"/>
                  <w:right w:val="single" w:sz="18" w:space="0" w:color="000000"/>
                </w:tcBorders>
              </w:tcPr>
            </w:tcPrChange>
          </w:tcPr>
          <w:p w14:paraId="549BA4B3" w14:textId="153B26B8" w:rsidR="00EC091D" w:rsidRPr="00BE068B" w:rsidRDefault="0076042F" w:rsidP="0086308D">
            <w:pPr>
              <w:spacing w:after="0"/>
              <w:rPr>
                <w:rFonts w:ascii="Gill Sans MT" w:hAnsi="Gill Sans MT"/>
                <w:w w:val="105"/>
              </w:rPr>
            </w:pPr>
            <w:r w:rsidRPr="00BE068B">
              <w:rPr>
                <w:rFonts w:ascii="Gill Sans MT" w:hAnsi="Gill Sans MT"/>
                <w:w w:val="105"/>
              </w:rPr>
              <w:t>Enhanced a</w:t>
            </w:r>
            <w:r w:rsidR="00EC091D" w:rsidRPr="00BE068B">
              <w:rPr>
                <w:rFonts w:ascii="Gill Sans MT" w:hAnsi="Gill Sans MT"/>
                <w:w w:val="105"/>
              </w:rPr>
              <w:t xml:space="preserve">ccess to markets </w:t>
            </w:r>
          </w:p>
        </w:tc>
        <w:tc>
          <w:tcPr>
            <w:tcW w:w="1919" w:type="dxa"/>
            <w:tcBorders>
              <w:top w:val="single" w:sz="4" w:space="0" w:color="auto"/>
              <w:left w:val="single" w:sz="18" w:space="0" w:color="000000"/>
              <w:bottom w:val="single" w:sz="4" w:space="0" w:color="auto"/>
              <w:right w:val="single" w:sz="18" w:space="0" w:color="000000"/>
            </w:tcBorders>
            <w:tcPrChange w:id="594" w:author="Aleta Haflett" w:date="2014-11-18T12:32:00Z">
              <w:tcPr>
                <w:tcW w:w="1919" w:type="dxa"/>
                <w:tcBorders>
                  <w:top w:val="single" w:sz="4" w:space="0" w:color="auto"/>
                  <w:left w:val="single" w:sz="18" w:space="0" w:color="000000"/>
                  <w:bottom w:val="single" w:sz="18" w:space="0" w:color="000000"/>
                  <w:right w:val="single" w:sz="18" w:space="0" w:color="000000"/>
                </w:tcBorders>
              </w:tcPr>
            </w:tcPrChange>
          </w:tcPr>
          <w:p w14:paraId="720A3A7F" w14:textId="01EC5A86" w:rsidR="00EC091D" w:rsidRPr="00BE068B" w:rsidRDefault="00826D75" w:rsidP="006D5C10">
            <w:pPr>
              <w:spacing w:after="0"/>
              <w:rPr>
                <w:rFonts w:ascii="Gill Sans MT" w:hAnsi="Gill Sans MT"/>
                <w:i/>
                <w:color w:val="A6A6A6" w:themeColor="background1" w:themeShade="A6"/>
              </w:rPr>
            </w:pPr>
            <w:ins w:id="595" w:author="Aleta Haflett" w:date="2014-11-18T12:35:00Z">
              <w:r w:rsidRPr="00BE068B">
                <w:rPr>
                  <w:rFonts w:ascii="Gill Sans MT" w:hAnsi="Gill Sans MT"/>
                  <w:i/>
                  <w:color w:val="A6A6A6" w:themeColor="background1" w:themeShade="A6"/>
                </w:rPr>
                <w:t>(Integer)</w:t>
              </w:r>
            </w:ins>
          </w:p>
        </w:tc>
      </w:tr>
      <w:tr w:rsidR="00826D75" w:rsidRPr="00BE068B" w14:paraId="1CBBF0EC" w14:textId="77777777" w:rsidTr="00826D75">
        <w:tblPrEx>
          <w:tblW w:w="9844" w:type="dxa"/>
          <w:tblInd w:w="-5" w:type="dxa"/>
          <w:tblLayout w:type="fixed"/>
          <w:tblCellMar>
            <w:left w:w="29" w:type="dxa"/>
            <w:right w:w="29" w:type="dxa"/>
          </w:tblCellMar>
          <w:tblLook w:val="0000" w:firstRow="0" w:lastRow="0" w:firstColumn="0" w:lastColumn="0" w:noHBand="0" w:noVBand="0"/>
          <w:tblPrExChange w:id="596" w:author="Aleta Haflett" w:date="2014-11-18T12:34:00Z">
            <w:tblPrEx>
              <w:tblW w:w="9844" w:type="dxa"/>
              <w:tblInd w:w="-5" w:type="dxa"/>
              <w:tblLayout w:type="fixed"/>
              <w:tblCellMar>
                <w:left w:w="29" w:type="dxa"/>
                <w:right w:w="29" w:type="dxa"/>
              </w:tblCellMar>
              <w:tblLook w:val="0000" w:firstRow="0" w:lastRow="0" w:firstColumn="0" w:lastColumn="0" w:noHBand="0" w:noVBand="0"/>
            </w:tblPrEx>
          </w:tblPrExChange>
        </w:tblPrEx>
        <w:trPr>
          <w:trHeight w:hRule="exact" w:val="550"/>
          <w:ins w:id="597" w:author="Aleta Haflett" w:date="2014-11-18T12:32:00Z"/>
          <w:trPrChange w:id="598" w:author="Aleta Haflett" w:date="2014-11-18T12:34:00Z">
            <w:trPr>
              <w:trHeight w:hRule="exact" w:val="550"/>
            </w:trPr>
          </w:trPrChange>
        </w:trPr>
        <w:tc>
          <w:tcPr>
            <w:tcW w:w="664" w:type="dxa"/>
            <w:tcBorders>
              <w:top w:val="single" w:sz="4" w:space="0" w:color="auto"/>
              <w:left w:val="single" w:sz="4" w:space="0" w:color="000000"/>
              <w:bottom w:val="single" w:sz="4" w:space="0" w:color="auto"/>
              <w:right w:val="single" w:sz="4" w:space="0" w:color="auto"/>
            </w:tcBorders>
            <w:tcPrChange w:id="599" w:author="Aleta Haflett" w:date="2014-11-18T12:34:00Z">
              <w:tcPr>
                <w:tcW w:w="664" w:type="dxa"/>
                <w:tcBorders>
                  <w:top w:val="single" w:sz="4" w:space="0" w:color="auto"/>
                  <w:left w:val="single" w:sz="4" w:space="0" w:color="000000"/>
                  <w:bottom w:val="single" w:sz="4" w:space="0" w:color="000000"/>
                  <w:right w:val="single" w:sz="4" w:space="0" w:color="auto"/>
                </w:tcBorders>
              </w:tcPr>
            </w:tcPrChange>
          </w:tcPr>
          <w:p w14:paraId="7DD07E52" w14:textId="439393D9" w:rsidR="00826D75" w:rsidRPr="00BE068B" w:rsidRDefault="00826D75" w:rsidP="006D5C10">
            <w:pPr>
              <w:rPr>
                <w:ins w:id="600" w:author="Aleta Haflett" w:date="2014-11-18T12:32:00Z"/>
                <w:rFonts w:ascii="Gill Sans MT" w:hAnsi="Gill Sans MT"/>
                <w:w w:val="105"/>
              </w:rPr>
            </w:pPr>
            <w:proofErr w:type="spellStart"/>
            <w:ins w:id="601" w:author="Aleta Haflett" w:date="2014-11-18T12:35:00Z">
              <w:r>
                <w:rPr>
                  <w:rFonts w:ascii="Gill Sans MT" w:hAnsi="Gill Sans MT"/>
                  <w:w w:val="105"/>
                </w:rPr>
                <w:t>F.Ij</w:t>
              </w:r>
            </w:ins>
            <w:proofErr w:type="spellEnd"/>
          </w:p>
        </w:tc>
        <w:tc>
          <w:tcPr>
            <w:tcW w:w="7261" w:type="dxa"/>
            <w:tcBorders>
              <w:top w:val="single" w:sz="4" w:space="0" w:color="auto"/>
              <w:left w:val="single" w:sz="4" w:space="0" w:color="auto"/>
              <w:bottom w:val="single" w:sz="4" w:space="0" w:color="auto"/>
              <w:right w:val="single" w:sz="18" w:space="0" w:color="000000"/>
            </w:tcBorders>
            <w:tcPrChange w:id="602" w:author="Aleta Haflett" w:date="2014-11-18T12:34:00Z">
              <w:tcPr>
                <w:tcW w:w="7261" w:type="dxa"/>
                <w:tcBorders>
                  <w:top w:val="single" w:sz="4" w:space="0" w:color="auto"/>
                  <w:left w:val="single" w:sz="4" w:space="0" w:color="auto"/>
                  <w:bottom w:val="single" w:sz="4" w:space="0" w:color="000000"/>
                  <w:right w:val="single" w:sz="18" w:space="0" w:color="000000"/>
                </w:tcBorders>
              </w:tcPr>
            </w:tcPrChange>
          </w:tcPr>
          <w:p w14:paraId="428B0534" w14:textId="478F86E6" w:rsidR="00826D75" w:rsidRPr="00BE068B" w:rsidRDefault="00826D75" w:rsidP="0086308D">
            <w:pPr>
              <w:spacing w:after="0"/>
              <w:rPr>
                <w:ins w:id="603" w:author="Aleta Haflett" w:date="2014-11-18T12:32:00Z"/>
                <w:rFonts w:ascii="Gill Sans MT" w:hAnsi="Gill Sans MT"/>
                <w:w w:val="105"/>
              </w:rPr>
            </w:pPr>
            <w:ins w:id="604" w:author="Aleta Haflett" w:date="2014-11-18T12:32:00Z">
              <w:r>
                <w:rPr>
                  <w:rFonts w:ascii="Gill Sans MT" w:hAnsi="Gill Sans MT"/>
                  <w:w w:val="105"/>
                </w:rPr>
                <w:t xml:space="preserve">Farming and charcoaling practices that protect the environment </w:t>
              </w:r>
            </w:ins>
          </w:p>
        </w:tc>
        <w:tc>
          <w:tcPr>
            <w:tcW w:w="1919" w:type="dxa"/>
            <w:tcBorders>
              <w:top w:val="single" w:sz="4" w:space="0" w:color="auto"/>
              <w:left w:val="single" w:sz="18" w:space="0" w:color="000000"/>
              <w:bottom w:val="single" w:sz="4" w:space="0" w:color="auto"/>
              <w:right w:val="single" w:sz="18" w:space="0" w:color="000000"/>
            </w:tcBorders>
            <w:tcPrChange w:id="605" w:author="Aleta Haflett" w:date="2014-11-18T12:34:00Z">
              <w:tcPr>
                <w:tcW w:w="1919" w:type="dxa"/>
                <w:tcBorders>
                  <w:top w:val="single" w:sz="4" w:space="0" w:color="auto"/>
                  <w:left w:val="single" w:sz="18" w:space="0" w:color="000000"/>
                  <w:bottom w:val="single" w:sz="18" w:space="0" w:color="000000"/>
                  <w:right w:val="single" w:sz="18" w:space="0" w:color="000000"/>
                </w:tcBorders>
              </w:tcPr>
            </w:tcPrChange>
          </w:tcPr>
          <w:p w14:paraId="6A5367A4" w14:textId="635985D8" w:rsidR="00826D75" w:rsidRPr="00BE068B" w:rsidRDefault="00826D75" w:rsidP="006D5C10">
            <w:pPr>
              <w:spacing w:after="0"/>
              <w:rPr>
                <w:ins w:id="606" w:author="Aleta Haflett" w:date="2014-11-18T12:32:00Z"/>
                <w:rFonts w:ascii="Gill Sans MT" w:hAnsi="Gill Sans MT"/>
                <w:i/>
                <w:color w:val="A6A6A6" w:themeColor="background1" w:themeShade="A6"/>
              </w:rPr>
            </w:pPr>
            <w:ins w:id="607" w:author="Aleta Haflett" w:date="2014-11-18T12:35:00Z">
              <w:r w:rsidRPr="00BE068B">
                <w:rPr>
                  <w:rFonts w:ascii="Gill Sans MT" w:hAnsi="Gill Sans MT"/>
                  <w:i/>
                  <w:color w:val="A6A6A6" w:themeColor="background1" w:themeShade="A6"/>
                </w:rPr>
                <w:t>(Integer)</w:t>
              </w:r>
            </w:ins>
          </w:p>
        </w:tc>
      </w:tr>
      <w:tr w:rsidR="00826D75" w:rsidRPr="00BE068B" w14:paraId="6F2B481D" w14:textId="77777777" w:rsidTr="005856F5">
        <w:trPr>
          <w:trHeight w:hRule="exact" w:val="550"/>
          <w:ins w:id="608" w:author="Aleta Haflett" w:date="2014-11-18T12:34:00Z"/>
        </w:trPr>
        <w:tc>
          <w:tcPr>
            <w:tcW w:w="664" w:type="dxa"/>
            <w:tcBorders>
              <w:top w:val="single" w:sz="4" w:space="0" w:color="auto"/>
              <w:left w:val="single" w:sz="4" w:space="0" w:color="000000"/>
              <w:bottom w:val="single" w:sz="4" w:space="0" w:color="000000"/>
              <w:right w:val="single" w:sz="4" w:space="0" w:color="auto"/>
            </w:tcBorders>
          </w:tcPr>
          <w:p w14:paraId="37E3DF32" w14:textId="6BA9FF04" w:rsidR="00826D75" w:rsidRPr="00BE068B" w:rsidRDefault="00826D75" w:rsidP="006D5C10">
            <w:pPr>
              <w:rPr>
                <w:ins w:id="609" w:author="Aleta Haflett" w:date="2014-11-18T12:34:00Z"/>
                <w:rFonts w:ascii="Gill Sans MT" w:hAnsi="Gill Sans MT"/>
                <w:w w:val="105"/>
              </w:rPr>
            </w:pPr>
            <w:proofErr w:type="spellStart"/>
            <w:ins w:id="610" w:author="Aleta Haflett" w:date="2014-11-18T12:35:00Z">
              <w:r>
                <w:rPr>
                  <w:rFonts w:ascii="Gill Sans MT" w:hAnsi="Gill Sans MT"/>
                  <w:w w:val="105"/>
                </w:rPr>
                <w:t>F.Ik</w:t>
              </w:r>
            </w:ins>
            <w:proofErr w:type="spellEnd"/>
          </w:p>
        </w:tc>
        <w:tc>
          <w:tcPr>
            <w:tcW w:w="7261" w:type="dxa"/>
            <w:tcBorders>
              <w:top w:val="single" w:sz="4" w:space="0" w:color="auto"/>
              <w:left w:val="single" w:sz="4" w:space="0" w:color="auto"/>
              <w:bottom w:val="single" w:sz="4" w:space="0" w:color="000000"/>
              <w:right w:val="single" w:sz="18" w:space="0" w:color="000000"/>
            </w:tcBorders>
          </w:tcPr>
          <w:p w14:paraId="3BF6602C" w14:textId="156E80C2" w:rsidR="00826D75" w:rsidRDefault="00826D75" w:rsidP="0086308D">
            <w:pPr>
              <w:spacing w:after="0"/>
              <w:rPr>
                <w:ins w:id="611" w:author="Aleta Haflett" w:date="2014-11-18T12:34:00Z"/>
                <w:rFonts w:ascii="Gill Sans MT" w:hAnsi="Gill Sans MT"/>
                <w:w w:val="105"/>
              </w:rPr>
            </w:pPr>
            <w:ins w:id="612" w:author="Aleta Haflett" w:date="2014-11-18T12:34:00Z">
              <w:r>
                <w:rPr>
                  <w:rFonts w:ascii="Gill Sans MT" w:hAnsi="Gill Sans MT"/>
                  <w:w w:val="105"/>
                </w:rPr>
                <w:t xml:space="preserve">New farming techniques (ex: tree nursery, fruit orchards, vegetable production, crop </w:t>
              </w:r>
            </w:ins>
            <w:ins w:id="613" w:author="Aleta Haflett" w:date="2014-11-18T12:35:00Z">
              <w:r>
                <w:rPr>
                  <w:rFonts w:ascii="Gill Sans MT" w:hAnsi="Gill Sans MT"/>
                  <w:w w:val="105"/>
                </w:rPr>
                <w:t>diversification</w:t>
              </w:r>
            </w:ins>
            <w:ins w:id="614" w:author="Aleta Haflett" w:date="2014-11-18T12:34:00Z">
              <w:r>
                <w:rPr>
                  <w:rFonts w:ascii="Gill Sans MT" w:hAnsi="Gill Sans MT"/>
                  <w:w w:val="105"/>
                </w:rPr>
                <w:t xml:space="preserve">, wood lots, etc.) </w:t>
              </w:r>
            </w:ins>
          </w:p>
        </w:tc>
        <w:tc>
          <w:tcPr>
            <w:tcW w:w="1919" w:type="dxa"/>
            <w:tcBorders>
              <w:top w:val="single" w:sz="4" w:space="0" w:color="auto"/>
              <w:left w:val="single" w:sz="18" w:space="0" w:color="000000"/>
              <w:bottom w:val="single" w:sz="18" w:space="0" w:color="000000"/>
              <w:right w:val="single" w:sz="18" w:space="0" w:color="000000"/>
            </w:tcBorders>
          </w:tcPr>
          <w:p w14:paraId="75D45E1C" w14:textId="18E3506A" w:rsidR="00826D75" w:rsidRPr="00BE068B" w:rsidRDefault="00826D75" w:rsidP="006D5C10">
            <w:pPr>
              <w:spacing w:after="0"/>
              <w:rPr>
                <w:ins w:id="615" w:author="Aleta Haflett" w:date="2014-11-18T12:34:00Z"/>
                <w:rFonts w:ascii="Gill Sans MT" w:hAnsi="Gill Sans MT"/>
                <w:i/>
                <w:color w:val="A6A6A6" w:themeColor="background1" w:themeShade="A6"/>
              </w:rPr>
            </w:pPr>
            <w:ins w:id="616" w:author="Aleta Haflett" w:date="2014-11-18T12:35:00Z">
              <w:r w:rsidRPr="00BE068B">
                <w:rPr>
                  <w:rFonts w:ascii="Gill Sans MT" w:hAnsi="Gill Sans MT"/>
                  <w:i/>
                  <w:color w:val="A6A6A6" w:themeColor="background1" w:themeShade="A6"/>
                </w:rPr>
                <w:t>(Integer)</w:t>
              </w:r>
            </w:ins>
          </w:p>
        </w:tc>
      </w:tr>
    </w:tbl>
    <w:p w14:paraId="5D272309" w14:textId="77777777" w:rsidR="00C52F57" w:rsidRPr="00BE068B" w:rsidRDefault="00C52F57" w:rsidP="009559BE">
      <w:pPr>
        <w:spacing w:after="0" w:line="240" w:lineRule="auto"/>
        <w:rPr>
          <w:rFonts w:ascii="Gill Sans MT" w:hAnsi="Gill Sans MT"/>
        </w:rPr>
      </w:pPr>
    </w:p>
    <w:p w14:paraId="4178036F" w14:textId="77777777" w:rsidR="00C52F57" w:rsidRPr="00BE068B" w:rsidRDefault="00C52F57" w:rsidP="009559BE">
      <w:pPr>
        <w:spacing w:after="0" w:line="240" w:lineRule="auto"/>
        <w:rPr>
          <w:rFonts w:ascii="Gill Sans MT" w:hAnsi="Gill Sans MT"/>
        </w:rPr>
      </w:pPr>
      <w:bookmarkStart w:id="617" w:name="_GoBack"/>
      <w:bookmarkEnd w:id="617"/>
    </w:p>
    <w:p w14:paraId="6512A5AA" w14:textId="24C4FF1B" w:rsidR="00DA7C5C" w:rsidRPr="00BE068B" w:rsidRDefault="00BF7C36" w:rsidP="00BF7C36">
      <w:pPr>
        <w:rPr>
          <w:rFonts w:ascii="Gill Sans MT" w:eastAsia="Times New Roman" w:hAnsi="Gill Sans MT" w:cs="Times New Roman"/>
          <w:b/>
          <w:bCs/>
        </w:rPr>
      </w:pPr>
      <w:r w:rsidRPr="00BE068B">
        <w:rPr>
          <w:rFonts w:ascii="Gill Sans MT" w:eastAsia="Times New Roman" w:hAnsi="Gill Sans MT" w:cs="Times New Roman"/>
          <w:b/>
          <w:bCs/>
        </w:rPr>
        <w:lastRenderedPageBreak/>
        <w:t>G</w:t>
      </w:r>
      <w:r w:rsidR="00DA7C5C" w:rsidRPr="00BE068B">
        <w:rPr>
          <w:rFonts w:ascii="Gill Sans MT" w:eastAsia="Times New Roman" w:hAnsi="Gill Sans MT" w:cs="Times New Roman"/>
          <w:b/>
          <w:bCs/>
        </w:rPr>
        <w:t>. GOVERNANCE AND ACCOUNTABILITY</w:t>
      </w:r>
    </w:p>
    <w:p w14:paraId="176A6126" w14:textId="48BEE144" w:rsidR="00D437F1" w:rsidRPr="00BE068B" w:rsidRDefault="00DA7C5C" w:rsidP="001512DD">
      <w:pPr>
        <w:pStyle w:val="TableParagraph"/>
        <w:autoSpaceDE/>
        <w:autoSpaceDN/>
        <w:adjustRightInd/>
        <w:spacing w:afterLines="20" w:after="48"/>
        <w:contextualSpacing/>
        <w:rPr>
          <w:rFonts w:ascii="Gill Sans MT" w:eastAsia="Times New Roman" w:hAnsi="Gill Sans MT"/>
          <w:sz w:val="22"/>
          <w:szCs w:val="22"/>
          <w:lang w:eastAsia="zh-CN"/>
        </w:rPr>
      </w:pPr>
      <w:r w:rsidRPr="00BE068B">
        <w:rPr>
          <w:rFonts w:ascii="Gill Sans MT" w:eastAsia="Times New Roman" w:hAnsi="Gill Sans MT"/>
          <w:sz w:val="22"/>
          <w:szCs w:val="22"/>
          <w:lang w:eastAsia="zh-CN"/>
        </w:rPr>
        <w:t xml:space="preserve">Now I am going to ask you some questions about decision-making about </w:t>
      </w:r>
      <w:r w:rsidR="00FE537B" w:rsidRPr="00BE068B">
        <w:rPr>
          <w:rFonts w:ascii="Gill Sans MT" w:eastAsia="Times New Roman" w:hAnsi="Gill Sans MT"/>
          <w:sz w:val="22"/>
          <w:szCs w:val="22"/>
          <w:lang w:eastAsia="zh-CN"/>
        </w:rPr>
        <w:t>forest-</w:t>
      </w:r>
      <w:r w:rsidRPr="00BE068B">
        <w:rPr>
          <w:rFonts w:ascii="Gill Sans MT" w:eastAsia="Times New Roman" w:hAnsi="Gill Sans MT"/>
          <w:sz w:val="22"/>
          <w:szCs w:val="22"/>
          <w:lang w:eastAsia="zh-CN"/>
        </w:rPr>
        <w:t>related issues in your village.</w:t>
      </w:r>
    </w:p>
    <w:tbl>
      <w:tblPr>
        <w:tblW w:w="10296" w:type="dxa"/>
        <w:tblInd w:w="-5" w:type="dxa"/>
        <w:tblLayout w:type="fixed"/>
        <w:tblCellMar>
          <w:left w:w="29" w:type="dxa"/>
          <w:right w:w="29" w:type="dxa"/>
        </w:tblCellMar>
        <w:tblLook w:val="0000" w:firstRow="0" w:lastRow="0" w:firstColumn="0" w:lastColumn="0" w:noHBand="0" w:noVBand="0"/>
      </w:tblPr>
      <w:tblGrid>
        <w:gridCol w:w="573"/>
        <w:gridCol w:w="4771"/>
        <w:gridCol w:w="3995"/>
        <w:gridCol w:w="235"/>
        <w:gridCol w:w="714"/>
        <w:gridCol w:w="8"/>
      </w:tblGrid>
      <w:tr w:rsidR="00A34F12" w:rsidRPr="00BE068B" w14:paraId="1B2ECD91" w14:textId="77777777" w:rsidTr="00BF7C36">
        <w:trPr>
          <w:trHeight w:val="20"/>
        </w:trPr>
        <w:tc>
          <w:tcPr>
            <w:tcW w:w="573" w:type="dxa"/>
            <w:tcBorders>
              <w:top w:val="single" w:sz="4" w:space="0" w:color="000000"/>
              <w:left w:val="single" w:sz="4" w:space="0" w:color="000000"/>
              <w:bottom w:val="single" w:sz="4" w:space="0" w:color="000000"/>
              <w:right w:val="single" w:sz="4" w:space="0" w:color="auto"/>
            </w:tcBorders>
          </w:tcPr>
          <w:p w14:paraId="54D5481B" w14:textId="347B6296" w:rsidR="00A34F12" w:rsidRPr="00BE068B" w:rsidRDefault="00BF7C36" w:rsidP="00A34F12">
            <w:pPr>
              <w:spacing w:after="0"/>
              <w:rPr>
                <w:rFonts w:ascii="Gill Sans MT" w:eastAsia="Calibri" w:hAnsi="Gill Sans MT" w:cs="Times New Roman"/>
                <w:w w:val="105"/>
              </w:rPr>
            </w:pPr>
            <w:r w:rsidRPr="00BE068B">
              <w:rPr>
                <w:rFonts w:ascii="Gill Sans MT" w:eastAsia="Calibri" w:hAnsi="Gill Sans MT" w:cs="Times New Roman"/>
                <w:w w:val="105"/>
              </w:rPr>
              <w:t>G.1</w:t>
            </w:r>
          </w:p>
        </w:tc>
        <w:tc>
          <w:tcPr>
            <w:tcW w:w="4771" w:type="dxa"/>
            <w:tcBorders>
              <w:top w:val="single" w:sz="4" w:space="0" w:color="000000"/>
              <w:left w:val="single" w:sz="4" w:space="0" w:color="auto"/>
              <w:bottom w:val="single" w:sz="4" w:space="0" w:color="000000"/>
            </w:tcBorders>
          </w:tcPr>
          <w:p w14:paraId="153C1A77" w14:textId="1CD544C1" w:rsidR="00A34F12" w:rsidRPr="00BE068B" w:rsidRDefault="00764E8A" w:rsidP="00A34F12">
            <w:pPr>
              <w:spacing w:after="0"/>
              <w:rPr>
                <w:rFonts w:ascii="Gill Sans MT" w:eastAsia="Calibri" w:hAnsi="Gill Sans MT" w:cs="Times New Roman"/>
                <w:w w:val="105"/>
              </w:rPr>
            </w:pPr>
            <w:r w:rsidRPr="00BE068B">
              <w:rPr>
                <w:rFonts w:ascii="Gill Sans MT" w:hAnsi="Gill Sans MT"/>
                <w:w w:val="105"/>
              </w:rPr>
              <w:t xml:space="preserve"> In your village, what person or group</w:t>
            </w:r>
            <w:r w:rsidR="00A34F12" w:rsidRPr="00BE068B">
              <w:rPr>
                <w:rFonts w:ascii="Gill Sans MT" w:hAnsi="Gill Sans MT"/>
                <w:w w:val="105"/>
              </w:rPr>
              <w:t xml:space="preserve"> is the most imp</w:t>
            </w:r>
            <w:r w:rsidR="0086308D" w:rsidRPr="00BE068B">
              <w:rPr>
                <w:rFonts w:ascii="Gill Sans MT" w:hAnsi="Gill Sans MT"/>
                <w:w w:val="105"/>
              </w:rPr>
              <w:t>ortant decisio</w:t>
            </w:r>
            <w:r w:rsidRPr="00BE068B">
              <w:rPr>
                <w:rFonts w:ascii="Gill Sans MT" w:hAnsi="Gill Sans MT"/>
                <w:w w:val="105"/>
              </w:rPr>
              <w:t>n maker about the forests that your community uses</w:t>
            </w:r>
            <w:r w:rsidR="00A34F12" w:rsidRPr="00BE068B">
              <w:rPr>
                <w:rFonts w:ascii="Gill Sans MT" w:hAnsi="Gill Sans MT"/>
                <w:w w:val="105"/>
              </w:rPr>
              <w:t>? (</w:t>
            </w:r>
            <w:proofErr w:type="spellStart"/>
            <w:proofErr w:type="gramStart"/>
            <w:r w:rsidR="0086308D" w:rsidRPr="00BE068B">
              <w:rPr>
                <w:rFonts w:ascii="Gill Sans MT" w:hAnsi="Gill Sans MT"/>
                <w:b/>
                <w:w w:val="105"/>
              </w:rPr>
              <w:t>forest</w:t>
            </w:r>
            <w:proofErr w:type="gramEnd"/>
            <w:r w:rsidR="00A34F12" w:rsidRPr="00BE068B">
              <w:rPr>
                <w:rFonts w:ascii="Gill Sans MT" w:hAnsi="Gill Sans MT"/>
                <w:b/>
                <w:w w:val="105"/>
              </w:rPr>
              <w:t>_leaders</w:t>
            </w:r>
            <w:proofErr w:type="spellEnd"/>
            <w:r w:rsidR="00A34F12" w:rsidRPr="00BE068B">
              <w:rPr>
                <w:rFonts w:ascii="Gill Sans MT" w:hAnsi="Gill Sans MT"/>
                <w:w w:val="105"/>
              </w:rPr>
              <w:t>)</w:t>
            </w:r>
          </w:p>
        </w:tc>
        <w:tc>
          <w:tcPr>
            <w:tcW w:w="3995" w:type="dxa"/>
            <w:tcBorders>
              <w:top w:val="single" w:sz="4" w:space="0" w:color="000000"/>
              <w:bottom w:val="single" w:sz="4" w:space="0" w:color="000000"/>
              <w:right w:val="single" w:sz="18" w:space="0" w:color="000000"/>
            </w:tcBorders>
          </w:tcPr>
          <w:p w14:paraId="3DCFF4DD" w14:textId="0B801288" w:rsidR="00A34F12" w:rsidRPr="00BE068B" w:rsidRDefault="00A34F12" w:rsidP="00A34F12">
            <w:pPr>
              <w:spacing w:after="0"/>
              <w:rPr>
                <w:rFonts w:ascii="Gill Sans MT" w:hAnsi="Gill Sans MT"/>
              </w:rPr>
            </w:pPr>
            <w:r w:rsidRPr="00BE068B">
              <w:rPr>
                <w:rFonts w:ascii="Gill Sans MT" w:hAnsi="Gill Sans MT"/>
              </w:rPr>
              <w:t>1=Headman</w:t>
            </w:r>
          </w:p>
          <w:p w14:paraId="6DF18D83" w14:textId="4B539E22" w:rsidR="00A34F12" w:rsidRPr="00BE068B" w:rsidRDefault="00A34F12" w:rsidP="00A34F12">
            <w:pPr>
              <w:spacing w:after="0"/>
              <w:rPr>
                <w:rFonts w:ascii="Gill Sans MT" w:hAnsi="Gill Sans MT"/>
              </w:rPr>
            </w:pPr>
            <w:r w:rsidRPr="00BE068B">
              <w:rPr>
                <w:rFonts w:ascii="Gill Sans MT" w:hAnsi="Gill Sans MT"/>
              </w:rPr>
              <w:t>2=</w:t>
            </w:r>
            <w:proofErr w:type="spellStart"/>
            <w:r w:rsidRPr="00BE068B">
              <w:rPr>
                <w:rFonts w:ascii="Gill Sans MT" w:hAnsi="Gill Sans MT"/>
              </w:rPr>
              <w:t>Induna</w:t>
            </w:r>
            <w:proofErr w:type="spellEnd"/>
          </w:p>
          <w:p w14:paraId="25091965" w14:textId="0800E7B2" w:rsidR="00A34F12" w:rsidRPr="00BE068B" w:rsidRDefault="00A34F12" w:rsidP="00A34F12">
            <w:pPr>
              <w:spacing w:after="0"/>
              <w:rPr>
                <w:rFonts w:ascii="Gill Sans MT" w:hAnsi="Gill Sans MT"/>
              </w:rPr>
            </w:pPr>
            <w:r w:rsidRPr="00BE068B">
              <w:rPr>
                <w:rFonts w:ascii="Gill Sans MT" w:hAnsi="Gill Sans MT"/>
              </w:rPr>
              <w:t>3=Chief</w:t>
            </w:r>
          </w:p>
          <w:p w14:paraId="2FD85814" w14:textId="3787836D" w:rsidR="00A34F12" w:rsidRPr="00BE068B" w:rsidRDefault="00E94596" w:rsidP="00A34F12">
            <w:pPr>
              <w:spacing w:after="0"/>
              <w:rPr>
                <w:rFonts w:ascii="Gill Sans MT" w:hAnsi="Gill Sans MT"/>
              </w:rPr>
            </w:pPr>
            <w:r w:rsidRPr="00BE068B">
              <w:rPr>
                <w:rFonts w:ascii="Gill Sans MT" w:hAnsi="Gill Sans MT"/>
              </w:rPr>
              <w:t>4</w:t>
            </w:r>
            <w:r w:rsidR="00A34F12" w:rsidRPr="00BE068B">
              <w:rPr>
                <w:rFonts w:ascii="Gill Sans MT" w:hAnsi="Gill Sans MT"/>
              </w:rPr>
              <w:t>=</w:t>
            </w:r>
            <w:r w:rsidR="00F554F5" w:rsidRPr="00BE068B">
              <w:rPr>
                <w:rFonts w:ascii="Gill Sans MT" w:hAnsi="Gill Sans MT"/>
              </w:rPr>
              <w:t xml:space="preserve">Council of </w:t>
            </w:r>
            <w:r w:rsidR="00A34F12" w:rsidRPr="00BE068B">
              <w:rPr>
                <w:rFonts w:ascii="Gill Sans MT" w:hAnsi="Gill Sans MT"/>
              </w:rPr>
              <w:t>Elders</w:t>
            </w:r>
          </w:p>
          <w:p w14:paraId="0CB9EB25" w14:textId="7BD05D12" w:rsidR="00764E8A" w:rsidRPr="00BE068B" w:rsidRDefault="00E94596" w:rsidP="00A34F12">
            <w:pPr>
              <w:spacing w:after="0"/>
              <w:rPr>
                <w:rFonts w:ascii="Gill Sans MT" w:hAnsi="Gill Sans MT"/>
              </w:rPr>
            </w:pPr>
            <w:r w:rsidRPr="00BE068B">
              <w:rPr>
                <w:rFonts w:ascii="Gill Sans MT" w:hAnsi="Gill Sans MT"/>
              </w:rPr>
              <w:t>5</w:t>
            </w:r>
            <w:r w:rsidR="00764E8A" w:rsidRPr="00BE068B">
              <w:rPr>
                <w:rFonts w:ascii="Gill Sans MT" w:hAnsi="Gill Sans MT"/>
              </w:rPr>
              <w:t>=Community Resource Board</w:t>
            </w:r>
          </w:p>
          <w:p w14:paraId="18FE9F2F" w14:textId="30F2CC23" w:rsidR="00764E8A" w:rsidRPr="00BE068B" w:rsidRDefault="00E94596" w:rsidP="00A34F12">
            <w:pPr>
              <w:spacing w:after="0"/>
              <w:rPr>
                <w:rFonts w:ascii="Gill Sans MT" w:hAnsi="Gill Sans MT"/>
              </w:rPr>
            </w:pPr>
            <w:r w:rsidRPr="00BE068B">
              <w:rPr>
                <w:rFonts w:ascii="Gill Sans MT" w:hAnsi="Gill Sans MT"/>
              </w:rPr>
              <w:t>6</w:t>
            </w:r>
            <w:r w:rsidR="00764E8A" w:rsidRPr="00BE068B">
              <w:rPr>
                <w:rFonts w:ascii="Gill Sans MT" w:hAnsi="Gill Sans MT"/>
              </w:rPr>
              <w:t>=Local government</w:t>
            </w:r>
          </w:p>
          <w:p w14:paraId="7B2D9926" w14:textId="0033036A" w:rsidR="00764E8A" w:rsidRPr="00BE068B" w:rsidRDefault="00E94596" w:rsidP="00A34F12">
            <w:pPr>
              <w:spacing w:after="0"/>
              <w:rPr>
                <w:rFonts w:ascii="Gill Sans MT" w:hAnsi="Gill Sans MT"/>
              </w:rPr>
            </w:pPr>
            <w:r w:rsidRPr="00BE068B">
              <w:rPr>
                <w:rFonts w:ascii="Gill Sans MT" w:hAnsi="Gill Sans MT"/>
              </w:rPr>
              <w:t>7</w:t>
            </w:r>
            <w:r w:rsidR="00764E8A" w:rsidRPr="00BE068B">
              <w:rPr>
                <w:rFonts w:ascii="Gill Sans MT" w:hAnsi="Gill Sans MT"/>
              </w:rPr>
              <w:t>=DFO</w:t>
            </w:r>
          </w:p>
          <w:p w14:paraId="022AAA22" w14:textId="04E91C47" w:rsidR="00A34F12" w:rsidRPr="00BE068B" w:rsidRDefault="00A34F12" w:rsidP="00A34F12">
            <w:pPr>
              <w:spacing w:after="0"/>
              <w:rPr>
                <w:rFonts w:ascii="Gill Sans MT" w:hAnsi="Gill Sans MT"/>
              </w:rPr>
            </w:pPr>
            <w:r w:rsidRPr="00BE068B">
              <w:rPr>
                <w:rFonts w:ascii="Gill Sans MT" w:hAnsi="Gill Sans MT"/>
              </w:rPr>
              <w:t>97=Other, please specify</w:t>
            </w:r>
          </w:p>
        </w:tc>
        <w:tc>
          <w:tcPr>
            <w:tcW w:w="957" w:type="dxa"/>
            <w:gridSpan w:val="3"/>
            <w:tcBorders>
              <w:top w:val="single" w:sz="18" w:space="0" w:color="000000"/>
              <w:left w:val="single" w:sz="18" w:space="0" w:color="000000"/>
              <w:bottom w:val="single" w:sz="18" w:space="0" w:color="000000"/>
              <w:right w:val="single" w:sz="18" w:space="0" w:color="000000"/>
            </w:tcBorders>
          </w:tcPr>
          <w:p w14:paraId="39CD7C85" w14:textId="77777777" w:rsidR="00A34F12" w:rsidRPr="00BE068B" w:rsidRDefault="00A34F12" w:rsidP="00A34F12">
            <w:pPr>
              <w:spacing w:after="0"/>
              <w:rPr>
                <w:rFonts w:ascii="Gill Sans MT" w:eastAsia="Calibri" w:hAnsi="Gill Sans MT" w:cs="Times New Roman"/>
                <w:i/>
                <w:color w:val="A6A6A6"/>
              </w:rPr>
            </w:pPr>
            <w:r w:rsidRPr="00BE068B">
              <w:rPr>
                <w:rFonts w:ascii="Gill Sans MT" w:eastAsia="Calibri" w:hAnsi="Gill Sans MT" w:cs="Times New Roman"/>
                <w:i/>
                <w:color w:val="A6A6A6"/>
              </w:rPr>
              <w:t>(Code)</w:t>
            </w:r>
          </w:p>
        </w:tc>
      </w:tr>
      <w:tr w:rsidR="00A34F12" w:rsidRPr="00BE068B" w14:paraId="4DE62A22" w14:textId="77777777" w:rsidTr="00BF7C36">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573" w:type="dxa"/>
            <w:tcBorders>
              <w:right w:val="single" w:sz="4" w:space="0" w:color="auto"/>
            </w:tcBorders>
          </w:tcPr>
          <w:p w14:paraId="5671E46C" w14:textId="3CBB6FEA" w:rsidR="00A34F12" w:rsidRPr="00BE068B" w:rsidRDefault="00BF7C36" w:rsidP="00A34F12">
            <w:pPr>
              <w:spacing w:after="0"/>
              <w:rPr>
                <w:rFonts w:ascii="Gill Sans MT" w:hAnsi="Gill Sans MT"/>
              </w:rPr>
            </w:pPr>
            <w:r w:rsidRPr="00BE068B">
              <w:rPr>
                <w:rFonts w:ascii="Gill Sans MT" w:hAnsi="Gill Sans MT"/>
              </w:rPr>
              <w:t>G.1b</w:t>
            </w:r>
          </w:p>
        </w:tc>
        <w:tc>
          <w:tcPr>
            <w:tcW w:w="4771" w:type="dxa"/>
            <w:tcBorders>
              <w:left w:val="single" w:sz="4" w:space="0" w:color="auto"/>
              <w:right w:val="single" w:sz="18" w:space="0" w:color="000000"/>
            </w:tcBorders>
          </w:tcPr>
          <w:p w14:paraId="6A54D8BA" w14:textId="3254154B" w:rsidR="00A34F12" w:rsidRPr="00BE068B" w:rsidRDefault="00A34F12" w:rsidP="00A34F12">
            <w:pPr>
              <w:spacing w:after="0"/>
              <w:rPr>
                <w:rFonts w:ascii="Gill Sans MT" w:hAnsi="Gill Sans MT"/>
                <w:w w:val="105"/>
              </w:rPr>
            </w:pPr>
            <w:r w:rsidRPr="00BE068B">
              <w:rPr>
                <w:rFonts w:ascii="Gill Sans MT" w:hAnsi="Gill Sans MT"/>
                <w:w w:val="105"/>
              </w:rPr>
              <w:t>If other, please specify</w:t>
            </w:r>
            <w:r w:rsidR="00BF7C36" w:rsidRPr="00BE068B">
              <w:rPr>
                <w:rFonts w:ascii="Gill Sans MT" w:hAnsi="Gill Sans MT"/>
                <w:w w:val="105"/>
              </w:rPr>
              <w:t xml:space="preserve"> </w:t>
            </w:r>
            <w:r w:rsidRPr="00BE068B">
              <w:rPr>
                <w:rFonts w:ascii="Gill Sans MT" w:hAnsi="Gill Sans MT"/>
                <w:w w:val="105"/>
              </w:rPr>
              <w:t>(</w:t>
            </w:r>
            <w:proofErr w:type="spellStart"/>
            <w:r w:rsidR="00E94596" w:rsidRPr="00BE068B">
              <w:rPr>
                <w:rFonts w:ascii="Gill Sans MT" w:hAnsi="Gill Sans MT"/>
                <w:b/>
                <w:w w:val="105"/>
              </w:rPr>
              <w:t>forest</w:t>
            </w:r>
            <w:r w:rsidRPr="00BE068B">
              <w:rPr>
                <w:rFonts w:ascii="Gill Sans MT" w:hAnsi="Gill Sans MT"/>
                <w:b/>
                <w:w w:val="105"/>
              </w:rPr>
              <w:t>_leaderso</w:t>
            </w:r>
            <w:proofErr w:type="spellEnd"/>
            <w:r w:rsidRPr="00BE068B">
              <w:rPr>
                <w:rFonts w:ascii="Gill Sans MT" w:hAnsi="Gill Sans MT"/>
                <w:w w:val="105"/>
              </w:rPr>
              <w:t>)</w:t>
            </w:r>
          </w:p>
        </w:tc>
        <w:tc>
          <w:tcPr>
            <w:tcW w:w="4952" w:type="dxa"/>
            <w:gridSpan w:val="4"/>
            <w:tcBorders>
              <w:top w:val="single" w:sz="18" w:space="0" w:color="000000"/>
              <w:left w:val="single" w:sz="18" w:space="0" w:color="000000"/>
              <w:bottom w:val="single" w:sz="18" w:space="0" w:color="000000"/>
              <w:right w:val="single" w:sz="18" w:space="0" w:color="000000"/>
            </w:tcBorders>
          </w:tcPr>
          <w:p w14:paraId="540B3B13" w14:textId="77777777" w:rsidR="00A34F12" w:rsidRPr="00BE068B" w:rsidRDefault="00A34F12" w:rsidP="00A34F12">
            <w:pPr>
              <w:spacing w:after="0"/>
              <w:rPr>
                <w:rFonts w:ascii="Gill Sans MT" w:hAnsi="Gill Sans MT"/>
                <w:w w:val="105"/>
              </w:rPr>
            </w:pPr>
            <w:r w:rsidRPr="00BE068B">
              <w:rPr>
                <w:rFonts w:ascii="Gill Sans MT" w:hAnsi="Gill Sans MT"/>
                <w:i/>
                <w:color w:val="A6A6A6" w:themeColor="background1" w:themeShade="A6"/>
              </w:rPr>
              <w:t>(Text)</w:t>
            </w:r>
          </w:p>
        </w:tc>
      </w:tr>
      <w:tr w:rsidR="00BF7C36" w:rsidRPr="00BE068B" w14:paraId="7DF0D645" w14:textId="77777777" w:rsidTr="00BE781E">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760"/>
        </w:trPr>
        <w:tc>
          <w:tcPr>
            <w:tcW w:w="573" w:type="dxa"/>
            <w:tcBorders>
              <w:top w:val="single" w:sz="4" w:space="0" w:color="000000"/>
              <w:left w:val="single" w:sz="4" w:space="0" w:color="auto"/>
              <w:bottom w:val="single" w:sz="4" w:space="0" w:color="auto"/>
              <w:right w:val="single" w:sz="4" w:space="0" w:color="auto"/>
            </w:tcBorders>
          </w:tcPr>
          <w:p w14:paraId="5611FF6C" w14:textId="3C1DCB14" w:rsidR="00BF7C36" w:rsidRPr="00BE068B" w:rsidRDefault="00BF7C36" w:rsidP="00A34F12">
            <w:pPr>
              <w:spacing w:after="0"/>
              <w:rPr>
                <w:rFonts w:ascii="Gill Sans MT" w:hAnsi="Gill Sans MT"/>
              </w:rPr>
            </w:pPr>
            <w:r w:rsidRPr="00BE068B">
              <w:rPr>
                <w:rFonts w:ascii="Gill Sans MT" w:hAnsi="Gill Sans MT"/>
              </w:rPr>
              <w:t>G.2</w:t>
            </w:r>
          </w:p>
        </w:tc>
        <w:tc>
          <w:tcPr>
            <w:tcW w:w="4771" w:type="dxa"/>
            <w:tcBorders>
              <w:top w:val="single" w:sz="4" w:space="0" w:color="000000"/>
              <w:left w:val="single" w:sz="4" w:space="0" w:color="auto"/>
              <w:bottom w:val="single" w:sz="4" w:space="0" w:color="auto"/>
              <w:right w:val="nil"/>
            </w:tcBorders>
          </w:tcPr>
          <w:p w14:paraId="3F1FA66E" w14:textId="21F56DF2" w:rsidR="00BF7C36" w:rsidRPr="00BE068B" w:rsidRDefault="00BF7C36" w:rsidP="00A34F12">
            <w:pPr>
              <w:spacing w:after="0"/>
              <w:rPr>
                <w:rFonts w:ascii="Gill Sans MT" w:hAnsi="Gill Sans MT"/>
                <w:w w:val="105"/>
              </w:rPr>
            </w:pPr>
            <w:r w:rsidRPr="00BE068B">
              <w:rPr>
                <w:rFonts w:ascii="Gill Sans MT" w:hAnsi="Gill Sans MT"/>
                <w:w w:val="105"/>
              </w:rPr>
              <w:t>How satisfied are you with how forests are managed in this village? (</w:t>
            </w:r>
            <w:proofErr w:type="spellStart"/>
            <w:proofErr w:type="gramStart"/>
            <w:r w:rsidRPr="00BE068B">
              <w:rPr>
                <w:rFonts w:ascii="Gill Sans MT" w:hAnsi="Gill Sans MT"/>
                <w:b/>
                <w:w w:val="105"/>
              </w:rPr>
              <w:t>forest</w:t>
            </w:r>
            <w:proofErr w:type="gramEnd"/>
            <w:r w:rsidRPr="00BE068B">
              <w:rPr>
                <w:rFonts w:ascii="Gill Sans MT" w:hAnsi="Gill Sans MT"/>
                <w:b/>
                <w:w w:val="105"/>
              </w:rPr>
              <w:t>_satisfied</w:t>
            </w:r>
            <w:proofErr w:type="spellEnd"/>
            <w:r w:rsidRPr="00BE068B">
              <w:rPr>
                <w:rFonts w:ascii="Gill Sans MT" w:hAnsi="Gill Sans MT"/>
                <w:w w:val="105"/>
              </w:rPr>
              <w:t>)</w:t>
            </w:r>
          </w:p>
          <w:p w14:paraId="68DCABE1" w14:textId="77777777" w:rsidR="00BF7C36" w:rsidRPr="00BE068B" w:rsidRDefault="00BF7C36" w:rsidP="00A34F12">
            <w:pPr>
              <w:spacing w:after="0"/>
              <w:rPr>
                <w:rFonts w:ascii="Gill Sans MT" w:hAnsi="Gill Sans MT"/>
                <w:w w:val="105"/>
              </w:rPr>
            </w:pPr>
          </w:p>
          <w:p w14:paraId="4F13283E" w14:textId="7D99AC66" w:rsidR="00BF7C36" w:rsidRPr="00BE068B" w:rsidRDefault="00BF7C36" w:rsidP="00E94596">
            <w:pPr>
              <w:spacing w:after="0"/>
              <w:rPr>
                <w:rFonts w:ascii="Gill Sans MT" w:hAnsi="Gill Sans MT" w:cs="Times New Roman"/>
                <w:w w:val="105"/>
              </w:rPr>
            </w:pPr>
          </w:p>
        </w:tc>
        <w:tc>
          <w:tcPr>
            <w:tcW w:w="4230" w:type="dxa"/>
            <w:gridSpan w:val="2"/>
            <w:tcBorders>
              <w:top w:val="single" w:sz="4" w:space="0" w:color="000000"/>
              <w:left w:val="nil"/>
              <w:bottom w:val="single" w:sz="4" w:space="0" w:color="auto"/>
              <w:right w:val="single" w:sz="18" w:space="0" w:color="000000"/>
            </w:tcBorders>
          </w:tcPr>
          <w:p w14:paraId="0B77CBDB" w14:textId="77777777" w:rsidR="00BF7C36" w:rsidRPr="00BE068B" w:rsidRDefault="00BF7C36" w:rsidP="00BF7C36">
            <w:pPr>
              <w:spacing w:after="0"/>
              <w:rPr>
                <w:rFonts w:ascii="Gill Sans MT" w:hAnsi="Gill Sans MT" w:cs="Times New Roman"/>
                <w:w w:val="105"/>
              </w:rPr>
            </w:pPr>
            <w:r w:rsidRPr="00BE068B">
              <w:rPr>
                <w:rFonts w:ascii="Gill Sans MT" w:hAnsi="Gill Sans MT" w:cs="Times New Roman"/>
                <w:w w:val="105"/>
              </w:rPr>
              <w:t>1=Very satisfied</w:t>
            </w:r>
          </w:p>
          <w:p w14:paraId="2CFBBC40" w14:textId="0DD43B59" w:rsidR="00BF7C36" w:rsidRPr="00BE068B" w:rsidRDefault="00BF7C36" w:rsidP="00BF7C36">
            <w:pPr>
              <w:spacing w:after="0"/>
              <w:rPr>
                <w:rFonts w:ascii="Gill Sans MT" w:hAnsi="Gill Sans MT" w:cs="Times New Roman"/>
                <w:w w:val="105"/>
              </w:rPr>
            </w:pPr>
            <w:r w:rsidRPr="00BE068B">
              <w:rPr>
                <w:rFonts w:ascii="Gill Sans MT" w:hAnsi="Gill Sans MT" w:cs="Times New Roman"/>
                <w:w w:val="105"/>
              </w:rPr>
              <w:t>2=Satisfied</w:t>
            </w:r>
          </w:p>
          <w:p w14:paraId="10FB56B7" w14:textId="7DAC1E4B" w:rsidR="00BF7C36" w:rsidRPr="00BE068B" w:rsidRDefault="00BF7C36" w:rsidP="00E94596">
            <w:pPr>
              <w:spacing w:after="0"/>
              <w:rPr>
                <w:rFonts w:ascii="Gill Sans MT" w:hAnsi="Gill Sans MT" w:cs="Times New Roman"/>
                <w:w w:val="105"/>
              </w:rPr>
            </w:pPr>
            <w:r w:rsidRPr="00BE068B">
              <w:rPr>
                <w:rFonts w:ascii="Gill Sans MT" w:hAnsi="Gill Sans MT" w:cs="Times New Roman"/>
                <w:w w:val="105"/>
              </w:rPr>
              <w:t>3=Neutral</w:t>
            </w:r>
          </w:p>
          <w:p w14:paraId="153A6F31" w14:textId="77777777" w:rsidR="00BF7C36" w:rsidRPr="00BE068B" w:rsidRDefault="00BF7C36" w:rsidP="00E94596">
            <w:pPr>
              <w:spacing w:after="0"/>
              <w:rPr>
                <w:rFonts w:ascii="Gill Sans MT" w:hAnsi="Gill Sans MT" w:cs="Times New Roman"/>
                <w:w w:val="105"/>
              </w:rPr>
            </w:pPr>
            <w:r w:rsidRPr="00BE068B">
              <w:rPr>
                <w:rFonts w:ascii="Gill Sans MT" w:hAnsi="Gill Sans MT" w:cs="Times New Roman"/>
                <w:w w:val="105"/>
              </w:rPr>
              <w:t>4=Dissatisfied</w:t>
            </w:r>
          </w:p>
          <w:p w14:paraId="7DC873ED" w14:textId="77777777" w:rsidR="00BF7C36" w:rsidRPr="00BE068B" w:rsidRDefault="00BF7C36" w:rsidP="00E94596">
            <w:pPr>
              <w:spacing w:after="0"/>
              <w:rPr>
                <w:rFonts w:ascii="Gill Sans MT" w:hAnsi="Gill Sans MT" w:cs="Times New Roman"/>
                <w:w w:val="105"/>
              </w:rPr>
            </w:pPr>
            <w:r w:rsidRPr="00BE068B">
              <w:rPr>
                <w:rFonts w:ascii="Gill Sans MT" w:hAnsi="Gill Sans MT" w:cs="Times New Roman"/>
                <w:w w:val="105"/>
              </w:rPr>
              <w:t>5=Very dissatisfied</w:t>
            </w:r>
          </w:p>
          <w:p w14:paraId="0B80C51A" w14:textId="3D378819" w:rsidR="00BF7C36" w:rsidRPr="00BE068B" w:rsidRDefault="00BF7C36" w:rsidP="00A34F12">
            <w:pPr>
              <w:spacing w:after="0"/>
              <w:rPr>
                <w:rFonts w:ascii="Gill Sans MT" w:hAnsi="Gill Sans MT"/>
                <w:w w:val="105"/>
              </w:rPr>
            </w:pPr>
            <w:r w:rsidRPr="00BE068B">
              <w:rPr>
                <w:rFonts w:ascii="Gill Sans MT" w:hAnsi="Gill Sans MT" w:cs="Times New Roman"/>
                <w:w w:val="105"/>
              </w:rPr>
              <w:t>999=Prefer not to respond</w:t>
            </w:r>
          </w:p>
        </w:tc>
        <w:tc>
          <w:tcPr>
            <w:tcW w:w="722" w:type="dxa"/>
            <w:gridSpan w:val="2"/>
            <w:tcBorders>
              <w:top w:val="single" w:sz="18" w:space="0" w:color="000000"/>
              <w:left w:val="single" w:sz="18" w:space="0" w:color="000000"/>
              <w:bottom w:val="single" w:sz="4" w:space="0" w:color="auto"/>
              <w:right w:val="single" w:sz="18" w:space="0" w:color="000000"/>
            </w:tcBorders>
          </w:tcPr>
          <w:p w14:paraId="00647495" w14:textId="743D22CD" w:rsidR="00BF7C36" w:rsidRPr="00BE068B" w:rsidRDefault="00BF7C36" w:rsidP="00A34F12">
            <w:pPr>
              <w:spacing w:after="0"/>
              <w:rPr>
                <w:rFonts w:ascii="Gill Sans MT" w:hAnsi="Gill Sans MT"/>
                <w:i/>
                <w:color w:val="A6A6A6" w:themeColor="background1" w:themeShade="A6"/>
              </w:rPr>
            </w:pPr>
            <w:r w:rsidRPr="00BE068B">
              <w:rPr>
                <w:rFonts w:ascii="Gill Sans MT" w:eastAsia="Calibri" w:hAnsi="Gill Sans MT" w:cs="Times New Roman"/>
                <w:i/>
                <w:color w:val="A6A6A6"/>
              </w:rPr>
              <w:t>(Code)</w:t>
            </w:r>
          </w:p>
          <w:p w14:paraId="28D91A5F" w14:textId="77777777" w:rsidR="00BF7C36" w:rsidRPr="00BE068B" w:rsidRDefault="00BF7C36" w:rsidP="00A34F12">
            <w:pPr>
              <w:spacing w:after="0"/>
              <w:rPr>
                <w:rFonts w:ascii="Gill Sans MT" w:hAnsi="Gill Sans MT"/>
                <w:i/>
                <w:color w:val="A6A6A6" w:themeColor="background1" w:themeShade="A6"/>
              </w:rPr>
            </w:pPr>
          </w:p>
          <w:p w14:paraId="66163B61" w14:textId="7B4D556E" w:rsidR="00BF7C36" w:rsidRPr="00BE068B" w:rsidRDefault="00BF7C36" w:rsidP="00A34F12">
            <w:pPr>
              <w:spacing w:after="0"/>
              <w:rPr>
                <w:rFonts w:ascii="Gill Sans MT" w:hAnsi="Gill Sans MT"/>
                <w:i/>
                <w:color w:val="A6A6A6" w:themeColor="background1" w:themeShade="A6"/>
              </w:rPr>
            </w:pPr>
          </w:p>
        </w:tc>
      </w:tr>
      <w:tr w:rsidR="00E94596" w:rsidRPr="00BE068B" w14:paraId="3D3DA340" w14:textId="77777777" w:rsidTr="00BE781E">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692"/>
        </w:trPr>
        <w:tc>
          <w:tcPr>
            <w:tcW w:w="573" w:type="dxa"/>
            <w:tcBorders>
              <w:top w:val="single" w:sz="4" w:space="0" w:color="auto"/>
              <w:left w:val="single" w:sz="4" w:space="0" w:color="auto"/>
              <w:bottom w:val="single" w:sz="4" w:space="0" w:color="000000"/>
              <w:right w:val="single" w:sz="4" w:space="0" w:color="auto"/>
            </w:tcBorders>
          </w:tcPr>
          <w:p w14:paraId="2BFA1DB5" w14:textId="5E0497F4" w:rsidR="00E94596" w:rsidRPr="00BE068B" w:rsidRDefault="00BF7C36" w:rsidP="00A34F12">
            <w:pPr>
              <w:spacing w:after="0"/>
              <w:rPr>
                <w:rFonts w:ascii="Gill Sans MT" w:hAnsi="Gill Sans MT"/>
              </w:rPr>
            </w:pPr>
            <w:r w:rsidRPr="00BE068B">
              <w:rPr>
                <w:rFonts w:ascii="Gill Sans MT" w:hAnsi="Gill Sans MT"/>
              </w:rPr>
              <w:t>G.3</w:t>
            </w:r>
          </w:p>
        </w:tc>
        <w:tc>
          <w:tcPr>
            <w:tcW w:w="9001" w:type="dxa"/>
            <w:gridSpan w:val="3"/>
            <w:tcBorders>
              <w:top w:val="single" w:sz="4" w:space="0" w:color="auto"/>
              <w:left w:val="single" w:sz="4" w:space="0" w:color="auto"/>
              <w:bottom w:val="single" w:sz="4" w:space="0" w:color="000000"/>
              <w:right w:val="single" w:sz="18" w:space="0" w:color="000000"/>
            </w:tcBorders>
          </w:tcPr>
          <w:p w14:paraId="355267D8" w14:textId="0E25EDAD" w:rsidR="00E94596" w:rsidRPr="00BE068B" w:rsidRDefault="00E94596" w:rsidP="000D7BE9">
            <w:pPr>
              <w:spacing w:after="0"/>
              <w:rPr>
                <w:rFonts w:ascii="Gill Sans MT" w:hAnsi="Gill Sans MT"/>
                <w:w w:val="105"/>
              </w:rPr>
            </w:pPr>
            <w:r w:rsidRPr="00BE068B">
              <w:rPr>
                <w:rFonts w:ascii="Gill Sans MT" w:hAnsi="Gill Sans MT"/>
                <w:w w:val="105"/>
              </w:rPr>
              <w:t>In the past year, how many meetings were held about forest related issues in your village</w:t>
            </w:r>
            <w:ins w:id="618" w:author="Vanessa Retana" w:date="2014-11-05T18:23:00Z">
              <w:r w:rsidR="00E53EF1" w:rsidRPr="00BE068B">
                <w:rPr>
                  <w:rFonts w:ascii="Gill Sans MT" w:hAnsi="Gill Sans MT"/>
                  <w:w w:val="105"/>
                </w:rPr>
                <w:t xml:space="preserve">, </w:t>
              </w:r>
            </w:ins>
            <w:r w:rsidR="00E53EF1" w:rsidRPr="00BE068B">
              <w:rPr>
                <w:rFonts w:ascii="Gill Sans MT" w:hAnsi="Gill Sans MT"/>
                <w:w w:val="105"/>
              </w:rPr>
              <w:t xml:space="preserve">including </w:t>
            </w:r>
            <w:r w:rsidR="000D7BE9" w:rsidRPr="00BE068B">
              <w:rPr>
                <w:rFonts w:ascii="Gill Sans MT" w:hAnsi="Gill Sans MT"/>
                <w:w w:val="105"/>
              </w:rPr>
              <w:t>meetings on land or natural resources where forests were discussed</w:t>
            </w:r>
            <w:r w:rsidRPr="00BE068B">
              <w:rPr>
                <w:rFonts w:ascii="Gill Sans MT" w:hAnsi="Gill Sans MT"/>
                <w:w w:val="105"/>
              </w:rPr>
              <w:t>? (</w:t>
            </w:r>
            <w:proofErr w:type="spellStart"/>
            <w:proofErr w:type="gramStart"/>
            <w:r w:rsidRPr="00BE068B">
              <w:rPr>
                <w:rFonts w:ascii="Gill Sans MT" w:hAnsi="Gill Sans MT"/>
                <w:b/>
                <w:w w:val="105"/>
              </w:rPr>
              <w:t>forest</w:t>
            </w:r>
            <w:proofErr w:type="gramEnd"/>
            <w:r w:rsidRPr="00BE068B">
              <w:rPr>
                <w:rFonts w:ascii="Gill Sans MT" w:hAnsi="Gill Sans MT"/>
                <w:b/>
                <w:w w:val="105"/>
              </w:rPr>
              <w:t>_meetings</w:t>
            </w:r>
            <w:proofErr w:type="spellEnd"/>
            <w:r w:rsidRPr="00BE068B">
              <w:rPr>
                <w:rFonts w:ascii="Gill Sans MT" w:hAnsi="Gill Sans MT"/>
                <w:w w:val="105"/>
              </w:rPr>
              <w:t>)</w:t>
            </w:r>
          </w:p>
        </w:tc>
        <w:tc>
          <w:tcPr>
            <w:tcW w:w="722" w:type="dxa"/>
            <w:gridSpan w:val="2"/>
            <w:tcBorders>
              <w:top w:val="single" w:sz="4" w:space="0" w:color="auto"/>
              <w:left w:val="single" w:sz="18" w:space="0" w:color="000000"/>
              <w:bottom w:val="single" w:sz="18" w:space="0" w:color="000000"/>
              <w:right w:val="single" w:sz="18" w:space="0" w:color="000000"/>
            </w:tcBorders>
          </w:tcPr>
          <w:p w14:paraId="11720319" w14:textId="77777777" w:rsidR="00E94596" w:rsidRPr="00BE068B" w:rsidRDefault="00E94596" w:rsidP="00A34F12">
            <w:pPr>
              <w:spacing w:after="0"/>
              <w:rPr>
                <w:rFonts w:ascii="Gill Sans MT" w:hAnsi="Gill Sans MT"/>
                <w:i/>
                <w:color w:val="A6A6A6" w:themeColor="background1" w:themeShade="A6"/>
              </w:rPr>
            </w:pPr>
          </w:p>
          <w:p w14:paraId="3566A110" w14:textId="5DED7FD1" w:rsidR="00E94596" w:rsidRPr="00BE068B" w:rsidRDefault="00E94596" w:rsidP="00A34F12">
            <w:pPr>
              <w:spacing w:after="0"/>
              <w:rPr>
                <w:rFonts w:ascii="Gill Sans MT" w:hAnsi="Gill Sans MT"/>
                <w:i/>
                <w:color w:val="A6A6A6" w:themeColor="background1" w:themeShade="A6"/>
              </w:rPr>
            </w:pPr>
            <w:r w:rsidRPr="00BE068B">
              <w:rPr>
                <w:rFonts w:ascii="Gill Sans MT" w:hAnsi="Gill Sans MT"/>
                <w:i/>
                <w:color w:val="A6A6A6" w:themeColor="background1" w:themeShade="A6"/>
              </w:rPr>
              <w:t>(Integer)</w:t>
            </w:r>
          </w:p>
        </w:tc>
      </w:tr>
      <w:tr w:rsidR="00A34F12" w:rsidRPr="00BE068B" w14:paraId="0D5B2755" w14:textId="77777777" w:rsidTr="00BE781E">
        <w:trPr>
          <w:trHeight w:val="2319"/>
        </w:trPr>
        <w:tc>
          <w:tcPr>
            <w:tcW w:w="573" w:type="dxa"/>
            <w:tcBorders>
              <w:top w:val="single" w:sz="4" w:space="0" w:color="000000"/>
              <w:left w:val="single" w:sz="4" w:space="0" w:color="000000"/>
              <w:bottom w:val="single" w:sz="4" w:space="0" w:color="auto"/>
              <w:right w:val="single" w:sz="4" w:space="0" w:color="000000"/>
            </w:tcBorders>
          </w:tcPr>
          <w:p w14:paraId="00F2670F" w14:textId="714655BD" w:rsidR="00A34F12" w:rsidRPr="00BE068B" w:rsidRDefault="00BF7C36" w:rsidP="00A34F12">
            <w:pPr>
              <w:spacing w:after="0"/>
              <w:rPr>
                <w:rFonts w:ascii="Gill Sans MT" w:eastAsia="Calibri" w:hAnsi="Gill Sans MT" w:cs="Times New Roman"/>
              </w:rPr>
            </w:pPr>
            <w:r w:rsidRPr="00BE068B">
              <w:rPr>
                <w:rFonts w:ascii="Gill Sans MT" w:eastAsia="Calibri" w:hAnsi="Gill Sans MT" w:cs="Times New Roman"/>
              </w:rPr>
              <w:t xml:space="preserve">G.4 </w:t>
            </w:r>
          </w:p>
        </w:tc>
        <w:tc>
          <w:tcPr>
            <w:tcW w:w="4771" w:type="dxa"/>
            <w:tcBorders>
              <w:top w:val="single" w:sz="4" w:space="0" w:color="000000"/>
              <w:left w:val="single" w:sz="4" w:space="0" w:color="000000"/>
              <w:bottom w:val="single" w:sz="4" w:space="0" w:color="auto"/>
            </w:tcBorders>
          </w:tcPr>
          <w:p w14:paraId="08FF6AA8" w14:textId="2EBDE23E" w:rsidR="00A34F12" w:rsidRPr="00BE068B" w:rsidRDefault="00A34F12" w:rsidP="00A34F12">
            <w:pPr>
              <w:kinsoku w:val="0"/>
              <w:overflowPunct w:val="0"/>
              <w:spacing w:afterLines="20" w:after="48" w:line="240" w:lineRule="auto"/>
              <w:contextualSpacing/>
              <w:rPr>
                <w:rFonts w:ascii="Gill Sans MT" w:hAnsi="Gill Sans MT"/>
                <w:w w:val="105"/>
              </w:rPr>
            </w:pPr>
            <w:r w:rsidRPr="00BE068B">
              <w:rPr>
                <w:rFonts w:ascii="Gill Sans MT" w:hAnsi="Gill Sans MT"/>
                <w:w w:val="105"/>
              </w:rPr>
              <w:t>How often did you or anyone in your household a</w:t>
            </w:r>
            <w:r w:rsidR="00E94596" w:rsidRPr="00BE068B">
              <w:rPr>
                <w:rFonts w:ascii="Gill Sans MT" w:hAnsi="Gill Sans MT"/>
                <w:w w:val="105"/>
              </w:rPr>
              <w:t>ttend meetings about forest use, management,</w:t>
            </w:r>
            <w:r w:rsidRPr="00BE068B">
              <w:rPr>
                <w:rFonts w:ascii="Gill Sans MT" w:hAnsi="Gill Sans MT"/>
                <w:w w:val="105"/>
              </w:rPr>
              <w:t xml:space="preserve"> conflicts or resolution of disputes? (</w:t>
            </w:r>
            <w:proofErr w:type="spellStart"/>
            <w:proofErr w:type="gramStart"/>
            <w:r w:rsidR="00E94596" w:rsidRPr="00BE068B">
              <w:rPr>
                <w:rFonts w:ascii="Gill Sans MT" w:hAnsi="Gill Sans MT"/>
                <w:b/>
                <w:w w:val="105"/>
              </w:rPr>
              <w:t>forest</w:t>
            </w:r>
            <w:proofErr w:type="gramEnd"/>
            <w:r w:rsidRPr="00BE068B">
              <w:rPr>
                <w:rFonts w:ascii="Gill Sans MT" w:hAnsi="Gill Sans MT"/>
                <w:b/>
                <w:w w:val="105"/>
              </w:rPr>
              <w:t>_participate</w:t>
            </w:r>
            <w:proofErr w:type="spellEnd"/>
            <w:r w:rsidRPr="00BE068B">
              <w:rPr>
                <w:rFonts w:ascii="Gill Sans MT" w:hAnsi="Gill Sans MT"/>
                <w:w w:val="105"/>
              </w:rPr>
              <w:t>)</w:t>
            </w:r>
          </w:p>
          <w:p w14:paraId="49AB67AD" w14:textId="77777777" w:rsidR="00A34F12" w:rsidRPr="00BE068B" w:rsidRDefault="00A34F12" w:rsidP="00A34F12">
            <w:pPr>
              <w:kinsoku w:val="0"/>
              <w:overflowPunct w:val="0"/>
              <w:spacing w:afterLines="20" w:after="48" w:line="240" w:lineRule="auto"/>
              <w:contextualSpacing/>
              <w:rPr>
                <w:rFonts w:ascii="Gill Sans MT" w:hAnsi="Gill Sans MT"/>
                <w:w w:val="105"/>
              </w:rPr>
            </w:pPr>
          </w:p>
          <w:p w14:paraId="6E685FA5" w14:textId="2D05A2C7" w:rsidR="00A34F12" w:rsidRPr="00BE068B" w:rsidRDefault="00A34F12" w:rsidP="00BF7C36">
            <w:pPr>
              <w:spacing w:after="0"/>
              <w:rPr>
                <w:rFonts w:ascii="Gill Sans MT" w:hAnsi="Gill Sans MT"/>
                <w:color w:val="000000"/>
              </w:rPr>
            </w:pPr>
            <w:r w:rsidRPr="00BE068B">
              <w:rPr>
                <w:rFonts w:ascii="Gill Sans MT" w:hAnsi="Gill Sans MT"/>
                <w:i/>
                <w:w w:val="105"/>
              </w:rPr>
              <w:t xml:space="preserve">If </w:t>
            </w:r>
            <w:r w:rsidR="00BF7C36" w:rsidRPr="00BE068B">
              <w:rPr>
                <w:rFonts w:ascii="Gill Sans MT" w:hAnsi="Gill Sans MT"/>
                <w:i/>
                <w:w w:val="105"/>
              </w:rPr>
              <w:t>G.4=5, ask G5</w:t>
            </w:r>
          </w:p>
        </w:tc>
        <w:tc>
          <w:tcPr>
            <w:tcW w:w="4230" w:type="dxa"/>
            <w:gridSpan w:val="2"/>
            <w:tcBorders>
              <w:top w:val="single" w:sz="4" w:space="0" w:color="000000"/>
              <w:bottom w:val="single" w:sz="4" w:space="0" w:color="auto"/>
              <w:right w:val="single" w:sz="18" w:space="0" w:color="000000"/>
            </w:tcBorders>
          </w:tcPr>
          <w:p w14:paraId="352A3BCC" w14:textId="77176966" w:rsidR="00A34F12" w:rsidRPr="00BE068B" w:rsidRDefault="00A34F12" w:rsidP="00A34F12">
            <w:pPr>
              <w:spacing w:after="0"/>
              <w:rPr>
                <w:rFonts w:ascii="Gill Sans MT" w:hAnsi="Gill Sans MT" w:cs="Times New Roman"/>
                <w:w w:val="105"/>
              </w:rPr>
            </w:pPr>
            <w:r w:rsidRPr="00BE068B">
              <w:rPr>
                <w:rFonts w:ascii="Gill Sans MT" w:hAnsi="Gill Sans MT" w:cs="Times New Roman"/>
                <w:w w:val="105"/>
              </w:rPr>
              <w:t>1=Always or nearly every time one was held</w:t>
            </w:r>
          </w:p>
          <w:p w14:paraId="3044D40E" w14:textId="58335621" w:rsidR="00A34F12" w:rsidRPr="00BE068B" w:rsidRDefault="00A34F12" w:rsidP="00A34F12">
            <w:pPr>
              <w:spacing w:after="0"/>
              <w:rPr>
                <w:rFonts w:ascii="Gill Sans MT" w:hAnsi="Gill Sans MT" w:cs="Times New Roman"/>
                <w:w w:val="105"/>
              </w:rPr>
            </w:pPr>
            <w:r w:rsidRPr="00BE068B">
              <w:rPr>
                <w:rFonts w:ascii="Gill Sans MT" w:hAnsi="Gill Sans MT" w:cs="Times New Roman"/>
                <w:w w:val="105"/>
              </w:rPr>
              <w:t>2=Often</w:t>
            </w:r>
          </w:p>
          <w:p w14:paraId="5B87F9D9" w14:textId="447C155E" w:rsidR="00A34F12" w:rsidRPr="00BE068B" w:rsidRDefault="00A34F12" w:rsidP="00A34F12">
            <w:pPr>
              <w:spacing w:after="0"/>
              <w:rPr>
                <w:rFonts w:ascii="Gill Sans MT" w:hAnsi="Gill Sans MT" w:cs="Times New Roman"/>
                <w:w w:val="105"/>
              </w:rPr>
            </w:pPr>
            <w:r w:rsidRPr="00BE068B">
              <w:rPr>
                <w:rFonts w:ascii="Gill Sans MT" w:hAnsi="Gill Sans MT" w:cs="Times New Roman"/>
                <w:w w:val="105"/>
              </w:rPr>
              <w:t>3=A few times</w:t>
            </w:r>
          </w:p>
          <w:p w14:paraId="0A88CEBB" w14:textId="674C87C5" w:rsidR="00A34F12" w:rsidRPr="00BE068B" w:rsidRDefault="00A34F12" w:rsidP="00A34F12">
            <w:pPr>
              <w:spacing w:after="0"/>
              <w:rPr>
                <w:rFonts w:ascii="Gill Sans MT" w:hAnsi="Gill Sans MT" w:cs="Times New Roman"/>
                <w:w w:val="105"/>
              </w:rPr>
            </w:pPr>
            <w:r w:rsidRPr="00BE068B">
              <w:rPr>
                <w:rFonts w:ascii="Gill Sans MT" w:hAnsi="Gill Sans MT" w:cs="Times New Roman"/>
                <w:w w:val="105"/>
              </w:rPr>
              <w:t>4=Once or twice</w:t>
            </w:r>
          </w:p>
          <w:p w14:paraId="7D3BCBEA" w14:textId="19EB4BF8" w:rsidR="00A34F12" w:rsidRPr="00BE068B" w:rsidRDefault="00A34F12" w:rsidP="00A34F12">
            <w:pPr>
              <w:spacing w:after="0"/>
              <w:rPr>
                <w:rFonts w:ascii="Gill Sans MT" w:hAnsi="Gill Sans MT"/>
              </w:rPr>
            </w:pPr>
            <w:r w:rsidRPr="00BE068B">
              <w:rPr>
                <w:rFonts w:ascii="Gill Sans MT" w:hAnsi="Gill Sans MT" w:cs="Times New Roman"/>
                <w:w w:val="105"/>
              </w:rPr>
              <w:t>5=Never</w:t>
            </w:r>
          </w:p>
          <w:p w14:paraId="7A0ABB27" w14:textId="77777777" w:rsidR="00A34F12" w:rsidRPr="00BE068B" w:rsidRDefault="00A34F12" w:rsidP="00A34F12">
            <w:pPr>
              <w:spacing w:after="0"/>
              <w:rPr>
                <w:rFonts w:ascii="Gill Sans MT" w:hAnsi="Gill Sans MT" w:cs="Times New Roman"/>
                <w:w w:val="105"/>
              </w:rPr>
            </w:pPr>
            <w:r w:rsidRPr="00BE068B">
              <w:rPr>
                <w:rFonts w:ascii="Gill Sans MT" w:hAnsi="Gill Sans MT" w:cs="Times New Roman"/>
                <w:w w:val="105"/>
              </w:rPr>
              <w:t>888=Don't know</w:t>
            </w:r>
          </w:p>
          <w:p w14:paraId="08BABDC8" w14:textId="1256DFCF" w:rsidR="00BE781E" w:rsidRPr="00BE068B" w:rsidRDefault="00A34F12" w:rsidP="00A34F12">
            <w:pPr>
              <w:spacing w:after="0"/>
              <w:rPr>
                <w:rFonts w:ascii="Gill Sans MT" w:hAnsi="Gill Sans MT" w:cs="Times New Roman"/>
                <w:i/>
                <w:w w:val="105"/>
              </w:rPr>
            </w:pPr>
            <w:r w:rsidRPr="00BE068B">
              <w:rPr>
                <w:rFonts w:ascii="Gill Sans MT" w:hAnsi="Gill Sans MT" w:cs="Times New Roman"/>
                <w:w w:val="105"/>
              </w:rPr>
              <w:t>999=Prefer not to respond</w:t>
            </w:r>
          </w:p>
        </w:tc>
        <w:tc>
          <w:tcPr>
            <w:tcW w:w="722" w:type="dxa"/>
            <w:gridSpan w:val="2"/>
            <w:tcBorders>
              <w:top w:val="single" w:sz="18" w:space="0" w:color="000000"/>
              <w:left w:val="single" w:sz="18" w:space="0" w:color="000000"/>
              <w:bottom w:val="single" w:sz="4" w:space="0" w:color="auto"/>
              <w:right w:val="single" w:sz="18" w:space="0" w:color="000000"/>
            </w:tcBorders>
          </w:tcPr>
          <w:p w14:paraId="7F0F69CF" w14:textId="77777777" w:rsidR="00A34F12" w:rsidRPr="00BE068B" w:rsidRDefault="00A34F12" w:rsidP="00A34F12">
            <w:pPr>
              <w:spacing w:after="0"/>
              <w:rPr>
                <w:rFonts w:ascii="Gill Sans MT" w:eastAsia="Calibri" w:hAnsi="Gill Sans MT" w:cs="Times New Roman"/>
                <w:i/>
                <w:color w:val="A6A6A6"/>
              </w:rPr>
            </w:pPr>
            <w:r w:rsidRPr="00BE068B">
              <w:rPr>
                <w:rFonts w:ascii="Gill Sans MT" w:eastAsia="Calibri" w:hAnsi="Gill Sans MT" w:cs="Times New Roman"/>
                <w:i/>
                <w:color w:val="A6A6A6"/>
              </w:rPr>
              <w:t>(Code)</w:t>
            </w:r>
          </w:p>
        </w:tc>
      </w:tr>
      <w:tr w:rsidR="00BE781E" w:rsidRPr="00BE068B" w14:paraId="7A05BBD7" w14:textId="77777777" w:rsidTr="00BE781E">
        <w:trPr>
          <w:trHeight w:val="621"/>
        </w:trPr>
        <w:tc>
          <w:tcPr>
            <w:tcW w:w="573" w:type="dxa"/>
            <w:tcBorders>
              <w:top w:val="single" w:sz="4" w:space="0" w:color="auto"/>
              <w:left w:val="single" w:sz="4" w:space="0" w:color="000000"/>
              <w:bottom w:val="single" w:sz="4" w:space="0" w:color="000000"/>
              <w:right w:val="single" w:sz="4" w:space="0" w:color="000000"/>
            </w:tcBorders>
          </w:tcPr>
          <w:p w14:paraId="2144B65C" w14:textId="77777777" w:rsidR="00BE781E" w:rsidRPr="00BE068B" w:rsidRDefault="00BE781E" w:rsidP="00A34F12">
            <w:pPr>
              <w:spacing w:after="0"/>
              <w:rPr>
                <w:rFonts w:ascii="Gill Sans MT" w:eastAsia="Calibri" w:hAnsi="Gill Sans MT" w:cs="Times New Roman"/>
              </w:rPr>
            </w:pPr>
          </w:p>
        </w:tc>
        <w:tc>
          <w:tcPr>
            <w:tcW w:w="4771" w:type="dxa"/>
            <w:tcBorders>
              <w:top w:val="single" w:sz="4" w:space="0" w:color="auto"/>
              <w:left w:val="single" w:sz="4" w:space="0" w:color="000000"/>
              <w:bottom w:val="single" w:sz="4" w:space="0" w:color="000000"/>
            </w:tcBorders>
          </w:tcPr>
          <w:p w14:paraId="684CC29A" w14:textId="77777777" w:rsidR="00BE781E" w:rsidRDefault="00BE781E" w:rsidP="00BF7C36">
            <w:pPr>
              <w:spacing w:after="0"/>
              <w:rPr>
                <w:rFonts w:ascii="Gill Sans MT" w:hAnsi="Gill Sans MT"/>
                <w:w w:val="105"/>
              </w:rPr>
            </w:pPr>
            <w:r>
              <w:rPr>
                <w:rFonts w:ascii="Gill Sans MT" w:hAnsi="Gill Sans MT"/>
                <w:w w:val="105"/>
              </w:rPr>
              <w:t xml:space="preserve">Who in the household attends these meetings? </w:t>
            </w:r>
          </w:p>
          <w:p w14:paraId="6414A469" w14:textId="1AF76D0A" w:rsidR="00BE781E" w:rsidRPr="00BE781E" w:rsidRDefault="00BE781E" w:rsidP="00BF7C36">
            <w:pPr>
              <w:spacing w:after="0"/>
              <w:rPr>
                <w:rFonts w:ascii="Gill Sans MT" w:hAnsi="Gill Sans MT"/>
                <w:i/>
                <w:w w:val="105"/>
              </w:rPr>
            </w:pPr>
            <w:r>
              <w:rPr>
                <w:rFonts w:ascii="Gill Sans MT" w:hAnsi="Gill Sans MT"/>
                <w:i/>
                <w:w w:val="105"/>
              </w:rPr>
              <w:t xml:space="preserve">Enumerator – please refer to the HH roster </w:t>
            </w:r>
          </w:p>
        </w:tc>
        <w:tc>
          <w:tcPr>
            <w:tcW w:w="4230" w:type="dxa"/>
            <w:gridSpan w:val="2"/>
            <w:tcBorders>
              <w:top w:val="single" w:sz="4" w:space="0" w:color="auto"/>
              <w:bottom w:val="single" w:sz="4" w:space="0" w:color="000000"/>
              <w:right w:val="single" w:sz="18" w:space="0" w:color="000000"/>
            </w:tcBorders>
          </w:tcPr>
          <w:p w14:paraId="4DC1794A" w14:textId="77777777" w:rsidR="00BE781E" w:rsidRDefault="00BE781E" w:rsidP="00A34F12">
            <w:pPr>
              <w:spacing w:after="0"/>
              <w:rPr>
                <w:rFonts w:ascii="Gill Sans MT" w:hAnsi="Gill Sans MT" w:cs="Times New Roman"/>
                <w:w w:val="105"/>
              </w:rPr>
            </w:pPr>
          </w:p>
          <w:p w14:paraId="06F44ACE" w14:textId="77777777" w:rsidR="00BE781E" w:rsidRPr="00BE068B" w:rsidRDefault="00BE781E" w:rsidP="00A34F12">
            <w:pPr>
              <w:spacing w:after="0"/>
              <w:rPr>
                <w:rFonts w:ascii="Gill Sans MT" w:hAnsi="Gill Sans MT" w:cs="Times New Roman"/>
                <w:w w:val="105"/>
              </w:rPr>
            </w:pPr>
          </w:p>
        </w:tc>
        <w:tc>
          <w:tcPr>
            <w:tcW w:w="722" w:type="dxa"/>
            <w:gridSpan w:val="2"/>
            <w:tcBorders>
              <w:top w:val="single" w:sz="4" w:space="0" w:color="auto"/>
              <w:left w:val="single" w:sz="18" w:space="0" w:color="000000"/>
              <w:bottom w:val="single" w:sz="18" w:space="0" w:color="000000"/>
              <w:right w:val="single" w:sz="18" w:space="0" w:color="000000"/>
            </w:tcBorders>
          </w:tcPr>
          <w:p w14:paraId="64E68192" w14:textId="77777777" w:rsidR="00BE781E" w:rsidRPr="00BE068B" w:rsidRDefault="00BE781E" w:rsidP="00A34F12">
            <w:pPr>
              <w:spacing w:after="0"/>
              <w:rPr>
                <w:rFonts w:ascii="Gill Sans MT" w:eastAsia="Calibri" w:hAnsi="Gill Sans MT" w:cs="Times New Roman"/>
                <w:i/>
                <w:color w:val="A6A6A6"/>
              </w:rPr>
            </w:pPr>
          </w:p>
        </w:tc>
      </w:tr>
      <w:tr w:rsidR="00A34F12" w:rsidRPr="00BE068B" w14:paraId="5E6D0AA6" w14:textId="77777777" w:rsidTr="00BE781E">
        <w:trPr>
          <w:trHeight w:val="20"/>
        </w:trPr>
        <w:tc>
          <w:tcPr>
            <w:tcW w:w="573" w:type="dxa"/>
            <w:tcBorders>
              <w:top w:val="single" w:sz="4" w:space="0" w:color="000000"/>
              <w:left w:val="single" w:sz="4" w:space="0" w:color="000000"/>
              <w:bottom w:val="single" w:sz="4" w:space="0" w:color="000000"/>
              <w:right w:val="single" w:sz="4" w:space="0" w:color="000000"/>
            </w:tcBorders>
          </w:tcPr>
          <w:p w14:paraId="7D00A88A" w14:textId="63D28F32" w:rsidR="00A34F12" w:rsidRPr="00BE068B" w:rsidRDefault="00BF7C36" w:rsidP="00A34F12">
            <w:pPr>
              <w:spacing w:after="0"/>
              <w:rPr>
                <w:rFonts w:ascii="Gill Sans MT" w:eastAsia="Calibri" w:hAnsi="Gill Sans MT" w:cs="Times New Roman"/>
              </w:rPr>
            </w:pPr>
            <w:r w:rsidRPr="00BE068B">
              <w:rPr>
                <w:rFonts w:ascii="Gill Sans MT" w:eastAsia="Calibri" w:hAnsi="Gill Sans MT" w:cs="Times New Roman"/>
              </w:rPr>
              <w:t>G.5</w:t>
            </w:r>
          </w:p>
        </w:tc>
        <w:tc>
          <w:tcPr>
            <w:tcW w:w="4771" w:type="dxa"/>
            <w:tcBorders>
              <w:top w:val="single" w:sz="4" w:space="0" w:color="000000"/>
              <w:left w:val="single" w:sz="4" w:space="0" w:color="000000"/>
              <w:bottom w:val="single" w:sz="4" w:space="0" w:color="000000"/>
            </w:tcBorders>
          </w:tcPr>
          <w:p w14:paraId="2361E9D2" w14:textId="459D3C44" w:rsidR="00E4165E" w:rsidRPr="00BE068B" w:rsidRDefault="00E4165E" w:rsidP="00E4165E">
            <w:pPr>
              <w:spacing w:after="0"/>
              <w:rPr>
                <w:rFonts w:ascii="Gill Sans MT" w:hAnsi="Gill Sans MT"/>
                <w:color w:val="000000"/>
              </w:rPr>
            </w:pPr>
            <w:r w:rsidRPr="00BE068B">
              <w:rPr>
                <w:rFonts w:ascii="Gill Sans MT" w:hAnsi="Gill Sans MT"/>
                <w:color w:val="000000"/>
              </w:rPr>
              <w:t>Why did you not attend these meetings? (</w:t>
            </w:r>
            <w:proofErr w:type="spellStart"/>
            <w:proofErr w:type="gramStart"/>
            <w:r w:rsidR="00E94596" w:rsidRPr="00BE068B">
              <w:rPr>
                <w:rFonts w:ascii="Gill Sans MT" w:hAnsi="Gill Sans MT"/>
                <w:b/>
                <w:color w:val="000000"/>
              </w:rPr>
              <w:t>forest</w:t>
            </w:r>
            <w:proofErr w:type="gramEnd"/>
            <w:r w:rsidRPr="00BE068B">
              <w:rPr>
                <w:rFonts w:ascii="Gill Sans MT" w:hAnsi="Gill Sans MT"/>
                <w:b/>
                <w:color w:val="000000"/>
              </w:rPr>
              <w:t>_noparticipate</w:t>
            </w:r>
            <w:proofErr w:type="spellEnd"/>
            <w:r w:rsidRPr="00BE068B">
              <w:rPr>
                <w:rFonts w:ascii="Gill Sans MT" w:hAnsi="Gill Sans MT"/>
                <w:color w:val="000000"/>
              </w:rPr>
              <w:t>)</w:t>
            </w:r>
          </w:p>
          <w:p w14:paraId="1D4EACF9" w14:textId="46E88AE0" w:rsidR="00A34F12" w:rsidRPr="00BE068B" w:rsidRDefault="00E4165E" w:rsidP="00E4165E">
            <w:pPr>
              <w:spacing w:after="0"/>
              <w:rPr>
                <w:rFonts w:ascii="Gill Sans MT" w:hAnsi="Gill Sans MT"/>
                <w:i/>
                <w:color w:val="000000"/>
              </w:rPr>
            </w:pPr>
            <w:r w:rsidRPr="00BE068B">
              <w:rPr>
                <w:rFonts w:ascii="Gill Sans MT" w:hAnsi="Gill Sans MT"/>
                <w:i/>
                <w:color w:val="000000"/>
              </w:rPr>
              <w:t>Probe and code</w:t>
            </w:r>
            <w:r w:rsidR="00BF7C36" w:rsidRPr="00BE068B">
              <w:rPr>
                <w:rFonts w:ascii="Gill Sans MT" w:hAnsi="Gill Sans MT"/>
                <w:i/>
                <w:color w:val="000000"/>
              </w:rPr>
              <w:t xml:space="preserve">. </w:t>
            </w:r>
          </w:p>
        </w:tc>
        <w:tc>
          <w:tcPr>
            <w:tcW w:w="4230" w:type="dxa"/>
            <w:gridSpan w:val="2"/>
            <w:tcBorders>
              <w:top w:val="single" w:sz="4" w:space="0" w:color="000000"/>
              <w:bottom w:val="single" w:sz="4" w:space="0" w:color="000000"/>
              <w:right w:val="single" w:sz="18" w:space="0" w:color="000000"/>
            </w:tcBorders>
          </w:tcPr>
          <w:p w14:paraId="6E4E833A" w14:textId="1618A9AB" w:rsidR="00A34F12" w:rsidRPr="00BE068B" w:rsidRDefault="00A34F12" w:rsidP="00A34F12">
            <w:pPr>
              <w:spacing w:after="0"/>
              <w:rPr>
                <w:rFonts w:ascii="Gill Sans MT" w:hAnsi="Gill Sans MT" w:cs="Times New Roman"/>
                <w:w w:val="105"/>
              </w:rPr>
            </w:pPr>
            <w:r w:rsidRPr="00BE068B">
              <w:rPr>
                <w:rFonts w:ascii="Gill Sans MT" w:hAnsi="Gill Sans MT" w:cs="Times New Roman"/>
                <w:w w:val="105"/>
              </w:rPr>
              <w:t>1=Not interested</w:t>
            </w:r>
          </w:p>
          <w:p w14:paraId="550D3FCE" w14:textId="4B31CE2D" w:rsidR="00A34F12" w:rsidRPr="00BE068B" w:rsidRDefault="00A34F12" w:rsidP="00A34F12">
            <w:pPr>
              <w:spacing w:after="0"/>
              <w:rPr>
                <w:rFonts w:ascii="Gill Sans MT" w:hAnsi="Gill Sans MT" w:cs="Times New Roman"/>
                <w:w w:val="105"/>
              </w:rPr>
            </w:pPr>
            <w:r w:rsidRPr="00BE068B">
              <w:rPr>
                <w:rFonts w:ascii="Gill Sans MT" w:hAnsi="Gill Sans MT" w:cs="Times New Roman"/>
                <w:w w:val="105"/>
              </w:rPr>
              <w:t>2=Feel they are not useful</w:t>
            </w:r>
          </w:p>
          <w:p w14:paraId="7855A5DD" w14:textId="2E5298FD" w:rsidR="00A34F12" w:rsidRPr="00BE068B" w:rsidRDefault="00A34F12" w:rsidP="00A34F12">
            <w:pPr>
              <w:spacing w:after="0"/>
              <w:rPr>
                <w:rFonts w:ascii="Gill Sans MT" w:hAnsi="Gill Sans MT" w:cs="Times New Roman"/>
                <w:w w:val="105"/>
              </w:rPr>
            </w:pPr>
            <w:r w:rsidRPr="00BE068B">
              <w:rPr>
                <w:rFonts w:ascii="Gill Sans MT" w:hAnsi="Gill Sans MT" w:cs="Times New Roman"/>
                <w:w w:val="105"/>
              </w:rPr>
              <w:t>3=Was no informed/did not know about the meeting</w:t>
            </w:r>
          </w:p>
          <w:p w14:paraId="08C8FBEF" w14:textId="31C3DCE1" w:rsidR="00A34F12" w:rsidRPr="00BE068B" w:rsidRDefault="00A34F12" w:rsidP="00A34F12">
            <w:pPr>
              <w:spacing w:after="0"/>
              <w:rPr>
                <w:rFonts w:ascii="Gill Sans MT" w:hAnsi="Gill Sans MT" w:cs="Times New Roman"/>
                <w:w w:val="105"/>
              </w:rPr>
            </w:pPr>
            <w:r w:rsidRPr="00BE068B">
              <w:rPr>
                <w:rFonts w:ascii="Gill Sans MT" w:hAnsi="Gill Sans MT" w:cs="Times New Roman"/>
                <w:w w:val="105"/>
              </w:rPr>
              <w:t>4=No meetings were held on these issues</w:t>
            </w:r>
          </w:p>
          <w:p w14:paraId="41FD7BB4" w14:textId="48C47A6C" w:rsidR="00A34F12" w:rsidRPr="00BE068B" w:rsidRDefault="00A34F12" w:rsidP="00A34F12">
            <w:pPr>
              <w:spacing w:after="0"/>
              <w:rPr>
                <w:rFonts w:ascii="Gill Sans MT" w:hAnsi="Gill Sans MT" w:cs="Times New Roman"/>
                <w:w w:val="105"/>
              </w:rPr>
            </w:pPr>
            <w:r w:rsidRPr="00BE068B">
              <w:rPr>
                <w:rFonts w:ascii="Gill Sans MT" w:hAnsi="Gill Sans MT" w:cs="Times New Roman"/>
                <w:w w:val="105"/>
              </w:rPr>
              <w:t>5=Busy working/traveling</w:t>
            </w:r>
          </w:p>
          <w:p w14:paraId="629849D2" w14:textId="0754E36C" w:rsidR="00BF7C36" w:rsidRPr="00BE068B" w:rsidRDefault="00BF7C36" w:rsidP="00A34F12">
            <w:pPr>
              <w:spacing w:after="0"/>
              <w:rPr>
                <w:rFonts w:ascii="Gill Sans MT" w:hAnsi="Gill Sans MT" w:cs="Times New Roman"/>
                <w:w w:val="105"/>
              </w:rPr>
            </w:pPr>
            <w:r w:rsidRPr="00BE068B">
              <w:rPr>
                <w:rFonts w:ascii="Gill Sans MT" w:hAnsi="Gill Sans MT" w:cs="Times New Roman"/>
                <w:w w:val="105"/>
              </w:rPr>
              <w:t>6=Was not invited to the meeting/people like me do not attend these meetings</w:t>
            </w:r>
          </w:p>
          <w:p w14:paraId="20A0B8F4" w14:textId="26F44379" w:rsidR="00A34F12" w:rsidRPr="00BE068B" w:rsidRDefault="00A34F12" w:rsidP="00A34F12">
            <w:pPr>
              <w:spacing w:after="0"/>
              <w:rPr>
                <w:rFonts w:ascii="Gill Sans MT" w:hAnsi="Gill Sans MT" w:cs="Times New Roman"/>
                <w:w w:val="105"/>
              </w:rPr>
            </w:pPr>
            <w:r w:rsidRPr="00BE068B">
              <w:rPr>
                <w:rFonts w:ascii="Gill Sans MT" w:hAnsi="Gill Sans MT" w:cs="Times New Roman"/>
                <w:w w:val="105"/>
              </w:rPr>
              <w:t>97=Other, please specify</w:t>
            </w:r>
          </w:p>
        </w:tc>
        <w:tc>
          <w:tcPr>
            <w:tcW w:w="722" w:type="dxa"/>
            <w:gridSpan w:val="2"/>
            <w:tcBorders>
              <w:top w:val="single" w:sz="18" w:space="0" w:color="000000"/>
              <w:left w:val="single" w:sz="18" w:space="0" w:color="000000"/>
              <w:bottom w:val="single" w:sz="18" w:space="0" w:color="000000"/>
              <w:right w:val="single" w:sz="18" w:space="0" w:color="000000"/>
            </w:tcBorders>
          </w:tcPr>
          <w:p w14:paraId="50E4390A" w14:textId="77777777" w:rsidR="00A34F12" w:rsidRPr="00BE068B" w:rsidRDefault="00A34F12" w:rsidP="00A34F12">
            <w:pPr>
              <w:spacing w:after="0"/>
              <w:rPr>
                <w:rFonts w:ascii="Gill Sans MT" w:eastAsia="Calibri" w:hAnsi="Gill Sans MT" w:cs="Times New Roman"/>
                <w:i/>
                <w:color w:val="A6A6A6"/>
              </w:rPr>
            </w:pPr>
            <w:r w:rsidRPr="00BE068B">
              <w:rPr>
                <w:rFonts w:ascii="Gill Sans MT" w:eastAsia="Calibri" w:hAnsi="Gill Sans MT" w:cs="Times New Roman"/>
                <w:i/>
                <w:color w:val="A6A6A6"/>
              </w:rPr>
              <w:t>(Code)</w:t>
            </w:r>
          </w:p>
        </w:tc>
      </w:tr>
      <w:tr w:rsidR="00A34F12" w:rsidRPr="00BE068B" w14:paraId="296645D6" w14:textId="77777777" w:rsidTr="00BF7C36">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gridAfter w:val="1"/>
          <w:wAfter w:w="8" w:type="dxa"/>
          <w:trHeight w:val="20"/>
        </w:trPr>
        <w:tc>
          <w:tcPr>
            <w:tcW w:w="573" w:type="dxa"/>
            <w:tcBorders>
              <w:top w:val="single" w:sz="4" w:space="0" w:color="000000"/>
              <w:left w:val="single" w:sz="4" w:space="0" w:color="auto"/>
              <w:bottom w:val="single" w:sz="4" w:space="0" w:color="000000"/>
              <w:right w:val="single" w:sz="4" w:space="0" w:color="auto"/>
            </w:tcBorders>
          </w:tcPr>
          <w:p w14:paraId="01D1E2CD" w14:textId="3B56F3CD" w:rsidR="00A34F12" w:rsidRPr="00BE068B" w:rsidRDefault="00BF7C36" w:rsidP="00A34F12">
            <w:pPr>
              <w:spacing w:after="0" w:line="240" w:lineRule="auto"/>
              <w:contextualSpacing/>
              <w:rPr>
                <w:rFonts w:ascii="Gill Sans MT" w:eastAsiaTheme="minorEastAsia" w:hAnsi="Gill Sans MT"/>
                <w:lang w:eastAsia="zh-CN"/>
              </w:rPr>
            </w:pPr>
            <w:r w:rsidRPr="00BE068B">
              <w:rPr>
                <w:rFonts w:ascii="Gill Sans MT" w:eastAsiaTheme="minorEastAsia" w:hAnsi="Gill Sans MT"/>
                <w:lang w:eastAsia="zh-CN"/>
              </w:rPr>
              <w:t>G</w:t>
            </w:r>
            <w:r w:rsidR="00A405FF" w:rsidRPr="00BE068B">
              <w:rPr>
                <w:rFonts w:ascii="Gill Sans MT" w:eastAsiaTheme="minorEastAsia" w:hAnsi="Gill Sans MT"/>
                <w:lang w:eastAsia="zh-CN"/>
              </w:rPr>
              <w:t>5b</w:t>
            </w:r>
          </w:p>
        </w:tc>
        <w:tc>
          <w:tcPr>
            <w:tcW w:w="4771" w:type="dxa"/>
            <w:tcBorders>
              <w:top w:val="single" w:sz="4" w:space="0" w:color="000000"/>
              <w:left w:val="single" w:sz="4" w:space="0" w:color="auto"/>
              <w:bottom w:val="single" w:sz="4" w:space="0" w:color="000000"/>
              <w:right w:val="single" w:sz="18" w:space="0" w:color="000000"/>
            </w:tcBorders>
          </w:tcPr>
          <w:p w14:paraId="6BF67A2F" w14:textId="2D54ACB8" w:rsidR="00A34F12" w:rsidRPr="00BE068B" w:rsidRDefault="00A34F12" w:rsidP="00A34F12">
            <w:pPr>
              <w:spacing w:after="0" w:line="240" w:lineRule="auto"/>
              <w:contextualSpacing/>
              <w:rPr>
                <w:rFonts w:ascii="Gill Sans MT" w:eastAsiaTheme="minorEastAsia" w:hAnsi="Gill Sans MT"/>
                <w:w w:val="105"/>
                <w:lang w:eastAsia="zh-CN"/>
              </w:rPr>
            </w:pPr>
            <w:r w:rsidRPr="00BE068B">
              <w:rPr>
                <w:rFonts w:ascii="Gill Sans MT" w:hAnsi="Gill Sans MT"/>
                <w:w w:val="105"/>
              </w:rPr>
              <w:t xml:space="preserve">If other, please specify </w:t>
            </w:r>
          </w:p>
        </w:tc>
        <w:tc>
          <w:tcPr>
            <w:tcW w:w="4944" w:type="dxa"/>
            <w:gridSpan w:val="3"/>
            <w:tcBorders>
              <w:top w:val="single" w:sz="18" w:space="0" w:color="000000"/>
              <w:left w:val="single" w:sz="18" w:space="0" w:color="000000"/>
              <w:bottom w:val="single" w:sz="18" w:space="0" w:color="000000"/>
              <w:right w:val="single" w:sz="18" w:space="0" w:color="000000"/>
            </w:tcBorders>
          </w:tcPr>
          <w:p w14:paraId="69BA4141" w14:textId="77777777" w:rsidR="00A34F12" w:rsidRPr="00BE068B" w:rsidRDefault="00A34F12" w:rsidP="00A34F12">
            <w:pPr>
              <w:spacing w:after="0" w:line="240" w:lineRule="auto"/>
              <w:contextualSpacing/>
              <w:rPr>
                <w:rFonts w:ascii="Gill Sans MT" w:eastAsiaTheme="minorEastAsia" w:hAnsi="Gill Sans MT"/>
                <w:i/>
                <w:lang w:eastAsia="zh-CN"/>
              </w:rPr>
            </w:pPr>
            <w:r w:rsidRPr="00BE068B">
              <w:rPr>
                <w:rFonts w:ascii="Gill Sans MT" w:eastAsiaTheme="minorEastAsia" w:hAnsi="Gill Sans MT"/>
                <w:i/>
                <w:lang w:eastAsia="zh-CN"/>
              </w:rPr>
              <w:t>(Text)</w:t>
            </w:r>
          </w:p>
        </w:tc>
      </w:tr>
    </w:tbl>
    <w:p w14:paraId="671DA1FB" w14:textId="77777777" w:rsidR="00D437F1" w:rsidRPr="00BE068B" w:rsidRDefault="00D437F1" w:rsidP="001512DD">
      <w:pPr>
        <w:pStyle w:val="TableParagraph"/>
        <w:autoSpaceDE/>
        <w:autoSpaceDN/>
        <w:adjustRightInd/>
        <w:spacing w:afterLines="20" w:after="48"/>
        <w:contextualSpacing/>
        <w:rPr>
          <w:rFonts w:ascii="Gill Sans MT" w:eastAsia="Times New Roman" w:hAnsi="Gill Sans MT"/>
          <w:sz w:val="22"/>
          <w:szCs w:val="22"/>
          <w:lang w:eastAsia="zh-CN"/>
        </w:rPr>
      </w:pPr>
    </w:p>
    <w:p w14:paraId="3BFD9880" w14:textId="77777777" w:rsidR="00A405FF" w:rsidRPr="00BE068B" w:rsidRDefault="00A405FF" w:rsidP="001512DD">
      <w:pPr>
        <w:pStyle w:val="TableParagraph"/>
        <w:autoSpaceDE/>
        <w:autoSpaceDN/>
        <w:adjustRightInd/>
        <w:spacing w:afterLines="20" w:after="48"/>
        <w:contextualSpacing/>
        <w:rPr>
          <w:rFonts w:ascii="Gill Sans MT" w:eastAsia="Times New Roman" w:hAnsi="Gill Sans MT"/>
          <w:sz w:val="22"/>
          <w:szCs w:val="22"/>
          <w:lang w:eastAsia="zh-CN"/>
        </w:rPr>
      </w:pPr>
    </w:p>
    <w:p w14:paraId="0AD03028" w14:textId="77777777" w:rsidR="00A405FF" w:rsidRPr="00BE068B" w:rsidRDefault="00A405FF" w:rsidP="001512DD">
      <w:pPr>
        <w:pStyle w:val="TableParagraph"/>
        <w:autoSpaceDE/>
        <w:autoSpaceDN/>
        <w:adjustRightInd/>
        <w:spacing w:afterLines="20" w:after="48"/>
        <w:contextualSpacing/>
        <w:rPr>
          <w:rFonts w:ascii="Gill Sans MT" w:eastAsia="Times New Roman" w:hAnsi="Gill Sans MT"/>
          <w:sz w:val="22"/>
          <w:szCs w:val="22"/>
          <w:lang w:eastAsia="zh-CN"/>
        </w:rPr>
      </w:pPr>
    </w:p>
    <w:p w14:paraId="5F9F7AE0" w14:textId="6241668C" w:rsidR="00DA7C5C" w:rsidRPr="00BE068B" w:rsidRDefault="00DA7C5C" w:rsidP="001512DD">
      <w:pPr>
        <w:pStyle w:val="TableParagraph"/>
        <w:autoSpaceDE/>
        <w:autoSpaceDN/>
        <w:adjustRightInd/>
        <w:spacing w:afterLines="20" w:after="48"/>
        <w:contextualSpacing/>
        <w:rPr>
          <w:rFonts w:ascii="Gill Sans MT" w:eastAsia="Times New Roman" w:hAnsi="Gill Sans MT"/>
          <w:sz w:val="22"/>
          <w:szCs w:val="22"/>
          <w:lang w:eastAsia="zh-CN"/>
        </w:rPr>
      </w:pPr>
      <w:r w:rsidRPr="00BE068B">
        <w:rPr>
          <w:rFonts w:ascii="Gill Sans MT" w:eastAsia="Times New Roman" w:hAnsi="Gill Sans MT"/>
          <w:sz w:val="22"/>
          <w:szCs w:val="22"/>
          <w:lang w:eastAsia="zh-CN"/>
        </w:rPr>
        <w:t xml:space="preserve">Now I am going to read some </w:t>
      </w:r>
      <w:r w:rsidR="00E94596" w:rsidRPr="00BE068B">
        <w:rPr>
          <w:rFonts w:ascii="Gill Sans MT" w:eastAsia="Times New Roman" w:hAnsi="Gill Sans MT"/>
          <w:sz w:val="22"/>
          <w:szCs w:val="22"/>
          <w:lang w:eastAsia="zh-CN"/>
        </w:rPr>
        <w:t>statements about forest</w:t>
      </w:r>
      <w:r w:rsidRPr="00BE068B">
        <w:rPr>
          <w:rFonts w:ascii="Gill Sans MT" w:eastAsia="Times New Roman" w:hAnsi="Gill Sans MT"/>
          <w:sz w:val="22"/>
          <w:szCs w:val="22"/>
          <w:lang w:eastAsia="zh-CN"/>
        </w:rPr>
        <w:t xml:space="preserve"> management in your village. Please tell me how much you agree or disagree.</w:t>
      </w:r>
    </w:p>
    <w:tbl>
      <w:tblPr>
        <w:tblW w:w="10090" w:type="dxa"/>
        <w:tblInd w:w="-5" w:type="dxa"/>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Layout w:type="fixed"/>
        <w:tblCellMar>
          <w:left w:w="29" w:type="dxa"/>
          <w:right w:w="29" w:type="dxa"/>
        </w:tblCellMar>
        <w:tblLook w:val="0000" w:firstRow="0" w:lastRow="0" w:firstColumn="0" w:lastColumn="0" w:noHBand="0" w:noVBand="0"/>
      </w:tblPr>
      <w:tblGrid>
        <w:gridCol w:w="574"/>
        <w:gridCol w:w="4467"/>
        <w:gridCol w:w="2161"/>
        <w:gridCol w:w="2167"/>
        <w:gridCol w:w="721"/>
      </w:tblGrid>
      <w:tr w:rsidR="001949A5" w:rsidRPr="00BE068B" w14:paraId="5B07D742" w14:textId="77777777" w:rsidTr="00A405FF">
        <w:trPr>
          <w:trHeight w:val="20"/>
        </w:trPr>
        <w:tc>
          <w:tcPr>
            <w:tcW w:w="574" w:type="dxa"/>
            <w:tcBorders>
              <w:top w:val="single" w:sz="4" w:space="0" w:color="auto"/>
              <w:left w:val="single" w:sz="4" w:space="0" w:color="auto"/>
              <w:bottom w:val="single" w:sz="4" w:space="0" w:color="auto"/>
              <w:right w:val="single" w:sz="4" w:space="0" w:color="auto"/>
            </w:tcBorders>
          </w:tcPr>
          <w:p w14:paraId="2D2C41AF" w14:textId="317F1CEF" w:rsidR="001949A5" w:rsidRPr="00BE068B" w:rsidRDefault="00A405FF" w:rsidP="001949A5">
            <w:pPr>
              <w:spacing w:after="0"/>
              <w:rPr>
                <w:rFonts w:ascii="Gill Sans MT" w:hAnsi="Gill Sans MT"/>
                <w:w w:val="105"/>
              </w:rPr>
            </w:pPr>
            <w:r w:rsidRPr="00BE068B">
              <w:rPr>
                <w:rFonts w:ascii="Gill Sans MT" w:hAnsi="Gill Sans MT"/>
                <w:w w:val="105"/>
              </w:rPr>
              <w:t>G6</w:t>
            </w:r>
          </w:p>
        </w:tc>
        <w:tc>
          <w:tcPr>
            <w:tcW w:w="4467" w:type="dxa"/>
            <w:tcBorders>
              <w:top w:val="single" w:sz="4" w:space="0" w:color="000000"/>
              <w:left w:val="single" w:sz="4" w:space="0" w:color="auto"/>
              <w:bottom w:val="single" w:sz="4" w:space="0" w:color="000000"/>
              <w:right w:val="nil"/>
            </w:tcBorders>
          </w:tcPr>
          <w:p w14:paraId="277A84E7" w14:textId="11D3C994" w:rsidR="001949A5" w:rsidRPr="00BE068B" w:rsidRDefault="00E94596" w:rsidP="001949A5">
            <w:pPr>
              <w:spacing w:after="0"/>
              <w:rPr>
                <w:rFonts w:ascii="Gill Sans MT" w:hAnsi="Gill Sans MT"/>
              </w:rPr>
            </w:pPr>
            <w:r w:rsidRPr="00BE068B">
              <w:rPr>
                <w:rFonts w:ascii="Gill Sans MT" w:hAnsi="Gill Sans MT"/>
                <w:w w:val="105"/>
              </w:rPr>
              <w:t xml:space="preserve">The village leaders in charge of forest management </w:t>
            </w:r>
            <w:r w:rsidR="001949A5" w:rsidRPr="00BE068B">
              <w:rPr>
                <w:rFonts w:ascii="Gill Sans MT" w:hAnsi="Gill Sans MT"/>
                <w:w w:val="105"/>
              </w:rPr>
              <w:t>are trusted and honest. (</w:t>
            </w:r>
            <w:proofErr w:type="spellStart"/>
            <w:proofErr w:type="gramStart"/>
            <w:r w:rsidR="001949A5" w:rsidRPr="00BE068B">
              <w:rPr>
                <w:rFonts w:ascii="Gill Sans MT" w:hAnsi="Gill Sans MT"/>
                <w:b/>
                <w:w w:val="105"/>
              </w:rPr>
              <w:t>leader</w:t>
            </w:r>
            <w:proofErr w:type="gramEnd"/>
            <w:r w:rsidR="001949A5" w:rsidRPr="00BE068B">
              <w:rPr>
                <w:rFonts w:ascii="Gill Sans MT" w:hAnsi="Gill Sans MT"/>
                <w:b/>
                <w:w w:val="105"/>
              </w:rPr>
              <w:t>_trust</w:t>
            </w:r>
            <w:proofErr w:type="spellEnd"/>
            <w:r w:rsidR="001949A5" w:rsidRPr="00BE068B">
              <w:rPr>
                <w:rFonts w:ascii="Gill Sans MT" w:hAnsi="Gill Sans MT"/>
                <w:w w:val="105"/>
              </w:rPr>
              <w:t>)</w:t>
            </w:r>
          </w:p>
        </w:tc>
        <w:tc>
          <w:tcPr>
            <w:tcW w:w="2161" w:type="dxa"/>
            <w:tcBorders>
              <w:top w:val="single" w:sz="4" w:space="0" w:color="000000"/>
              <w:left w:val="nil"/>
              <w:bottom w:val="single" w:sz="4" w:space="0" w:color="000000"/>
              <w:right w:val="nil"/>
            </w:tcBorders>
          </w:tcPr>
          <w:p w14:paraId="66DCDB30" w14:textId="77777777" w:rsidR="001949A5" w:rsidRPr="00BE068B" w:rsidRDefault="001949A5" w:rsidP="001949A5">
            <w:pPr>
              <w:spacing w:after="0"/>
              <w:rPr>
                <w:rFonts w:ascii="Gill Sans MT" w:hAnsi="Gill Sans MT"/>
              </w:rPr>
            </w:pPr>
            <w:r w:rsidRPr="00BE068B">
              <w:rPr>
                <w:rFonts w:ascii="Gill Sans MT" w:hAnsi="Gill Sans MT"/>
              </w:rPr>
              <w:t>1=Strongly agree</w:t>
            </w:r>
          </w:p>
          <w:p w14:paraId="41D1BDFB" w14:textId="77777777" w:rsidR="001949A5" w:rsidRPr="00BE068B" w:rsidRDefault="001949A5" w:rsidP="001949A5">
            <w:pPr>
              <w:spacing w:after="0"/>
              <w:rPr>
                <w:rFonts w:ascii="Gill Sans MT" w:hAnsi="Gill Sans MT"/>
              </w:rPr>
            </w:pPr>
            <w:r w:rsidRPr="00BE068B">
              <w:rPr>
                <w:rFonts w:ascii="Gill Sans MT" w:hAnsi="Gill Sans MT"/>
              </w:rPr>
              <w:t>2=Agree</w:t>
            </w:r>
          </w:p>
          <w:p w14:paraId="267219CE" w14:textId="77777777" w:rsidR="001949A5" w:rsidRPr="00BE068B" w:rsidRDefault="001949A5" w:rsidP="001949A5">
            <w:pPr>
              <w:spacing w:after="0"/>
              <w:rPr>
                <w:rFonts w:ascii="Gill Sans MT" w:hAnsi="Gill Sans MT"/>
              </w:rPr>
            </w:pPr>
            <w:r w:rsidRPr="00BE068B">
              <w:rPr>
                <w:rFonts w:ascii="Gill Sans MT" w:hAnsi="Gill Sans MT"/>
              </w:rPr>
              <w:t>3=Neither agree nor disagree</w:t>
            </w:r>
          </w:p>
          <w:p w14:paraId="0254C297" w14:textId="77777777" w:rsidR="001949A5" w:rsidRPr="00BE068B" w:rsidRDefault="001949A5" w:rsidP="001949A5">
            <w:pPr>
              <w:spacing w:after="0"/>
              <w:rPr>
                <w:rFonts w:ascii="Gill Sans MT" w:hAnsi="Gill Sans MT"/>
              </w:rPr>
            </w:pPr>
            <w:r w:rsidRPr="00BE068B">
              <w:rPr>
                <w:rFonts w:ascii="Gill Sans MT" w:hAnsi="Gill Sans MT"/>
              </w:rPr>
              <w:t>4=Disagree</w:t>
            </w:r>
          </w:p>
        </w:tc>
        <w:tc>
          <w:tcPr>
            <w:tcW w:w="2167" w:type="dxa"/>
            <w:tcBorders>
              <w:top w:val="single" w:sz="4" w:space="0" w:color="000000"/>
              <w:left w:val="nil"/>
              <w:bottom w:val="single" w:sz="4" w:space="0" w:color="000000"/>
              <w:right w:val="single" w:sz="18" w:space="0" w:color="auto"/>
            </w:tcBorders>
          </w:tcPr>
          <w:p w14:paraId="08B9CAAA" w14:textId="77777777" w:rsidR="001949A5" w:rsidRPr="00BE068B" w:rsidRDefault="001949A5" w:rsidP="001949A5">
            <w:pPr>
              <w:spacing w:after="0"/>
              <w:rPr>
                <w:rFonts w:ascii="Gill Sans MT" w:hAnsi="Gill Sans MT"/>
              </w:rPr>
            </w:pPr>
            <w:r w:rsidRPr="00BE068B">
              <w:rPr>
                <w:rFonts w:ascii="Gill Sans MT" w:hAnsi="Gill Sans MT"/>
              </w:rPr>
              <w:t>5=Strongly disagree</w:t>
            </w:r>
          </w:p>
          <w:p w14:paraId="5AA08AE4" w14:textId="77777777" w:rsidR="001949A5" w:rsidRPr="00BE068B" w:rsidRDefault="001949A5" w:rsidP="001949A5">
            <w:pPr>
              <w:spacing w:after="0"/>
              <w:rPr>
                <w:rFonts w:ascii="Gill Sans MT" w:hAnsi="Gill Sans MT" w:cs="Times New Roman"/>
                <w:w w:val="105"/>
              </w:rPr>
            </w:pPr>
            <w:r w:rsidRPr="00BE068B">
              <w:rPr>
                <w:rFonts w:ascii="Gill Sans MT" w:hAnsi="Gill Sans MT" w:cs="Times New Roman"/>
                <w:w w:val="105"/>
              </w:rPr>
              <w:t>888=Don't know</w:t>
            </w:r>
          </w:p>
          <w:p w14:paraId="5BFD20F6" w14:textId="77777777" w:rsidR="001949A5" w:rsidRPr="00BE068B" w:rsidRDefault="001949A5" w:rsidP="001949A5">
            <w:pPr>
              <w:spacing w:after="0"/>
              <w:rPr>
                <w:rFonts w:ascii="Gill Sans MT" w:hAnsi="Gill Sans MT"/>
              </w:rPr>
            </w:pPr>
            <w:r w:rsidRPr="00BE068B">
              <w:rPr>
                <w:rFonts w:ascii="Gill Sans MT" w:hAnsi="Gill Sans MT" w:cs="Times New Roman"/>
                <w:w w:val="105"/>
              </w:rPr>
              <w:t>999=Prefer not to respond</w:t>
            </w:r>
          </w:p>
        </w:tc>
        <w:tc>
          <w:tcPr>
            <w:tcW w:w="721" w:type="dxa"/>
            <w:tcBorders>
              <w:top w:val="single" w:sz="18" w:space="0" w:color="auto"/>
              <w:left w:val="single" w:sz="18" w:space="0" w:color="auto"/>
              <w:bottom w:val="single" w:sz="18" w:space="0" w:color="auto"/>
              <w:right w:val="single" w:sz="18" w:space="0" w:color="auto"/>
            </w:tcBorders>
          </w:tcPr>
          <w:p w14:paraId="18E66D9D" w14:textId="77777777" w:rsidR="001949A5" w:rsidRPr="00BE068B" w:rsidRDefault="001949A5" w:rsidP="001949A5">
            <w:pPr>
              <w:spacing w:after="0"/>
              <w:rPr>
                <w:rFonts w:ascii="Gill Sans MT" w:hAnsi="Gill Sans MT"/>
              </w:rPr>
            </w:pPr>
            <w:r w:rsidRPr="00BE068B">
              <w:rPr>
                <w:rFonts w:ascii="Gill Sans MT" w:hAnsi="Gill Sans MT"/>
              </w:rPr>
              <w:t>(Code)</w:t>
            </w:r>
          </w:p>
        </w:tc>
      </w:tr>
      <w:tr w:rsidR="001949A5" w:rsidRPr="00BE068B" w14:paraId="3B9869BC" w14:textId="77777777" w:rsidTr="00A405FF">
        <w:trPr>
          <w:trHeight w:val="20"/>
        </w:trPr>
        <w:tc>
          <w:tcPr>
            <w:tcW w:w="574" w:type="dxa"/>
            <w:tcBorders>
              <w:top w:val="single" w:sz="4" w:space="0" w:color="auto"/>
              <w:left w:val="single" w:sz="4" w:space="0" w:color="auto"/>
              <w:bottom w:val="single" w:sz="4" w:space="0" w:color="auto"/>
              <w:right w:val="single" w:sz="4" w:space="0" w:color="auto"/>
            </w:tcBorders>
          </w:tcPr>
          <w:p w14:paraId="56D9D3CB" w14:textId="7485BAB6" w:rsidR="001949A5" w:rsidRPr="00BE068B" w:rsidRDefault="00A405FF" w:rsidP="001949A5">
            <w:pPr>
              <w:spacing w:after="0"/>
              <w:rPr>
                <w:rFonts w:ascii="Gill Sans MT" w:hAnsi="Gill Sans MT"/>
                <w:w w:val="105"/>
              </w:rPr>
            </w:pPr>
            <w:r w:rsidRPr="00BE068B">
              <w:rPr>
                <w:rFonts w:ascii="Gill Sans MT" w:hAnsi="Gill Sans MT"/>
                <w:w w:val="105"/>
              </w:rPr>
              <w:t>G7</w:t>
            </w:r>
          </w:p>
        </w:tc>
        <w:tc>
          <w:tcPr>
            <w:tcW w:w="4467" w:type="dxa"/>
            <w:tcBorders>
              <w:top w:val="single" w:sz="4" w:space="0" w:color="000000"/>
              <w:left w:val="single" w:sz="4" w:space="0" w:color="auto"/>
              <w:bottom w:val="single" w:sz="4" w:space="0" w:color="000000"/>
              <w:right w:val="nil"/>
            </w:tcBorders>
          </w:tcPr>
          <w:p w14:paraId="73D1F900" w14:textId="79875FA5" w:rsidR="001949A5" w:rsidRPr="00BE068B" w:rsidRDefault="00A405FF" w:rsidP="001949A5">
            <w:pPr>
              <w:spacing w:after="0"/>
              <w:rPr>
                <w:rFonts w:ascii="Gill Sans MT" w:hAnsi="Gill Sans MT"/>
              </w:rPr>
            </w:pPr>
            <w:r w:rsidRPr="00BE068B">
              <w:rPr>
                <w:rFonts w:ascii="Gill Sans MT" w:hAnsi="Gill Sans MT"/>
                <w:w w:val="105"/>
              </w:rPr>
              <w:t>The</w:t>
            </w:r>
            <w:r w:rsidR="00E94596" w:rsidRPr="00BE068B">
              <w:rPr>
                <w:rFonts w:ascii="Gill Sans MT" w:hAnsi="Gill Sans MT"/>
                <w:w w:val="105"/>
              </w:rPr>
              <w:t xml:space="preserve"> village leaders protect shared community forests</w:t>
            </w:r>
            <w:r w:rsidR="001949A5" w:rsidRPr="00BE068B">
              <w:rPr>
                <w:rFonts w:ascii="Gill Sans MT" w:hAnsi="Gill Sans MT"/>
                <w:w w:val="105"/>
              </w:rPr>
              <w:t xml:space="preserve"> from being taken or encroached upon. (</w:t>
            </w:r>
            <w:proofErr w:type="spellStart"/>
            <w:proofErr w:type="gramStart"/>
            <w:r w:rsidR="001949A5" w:rsidRPr="00BE068B">
              <w:rPr>
                <w:rFonts w:ascii="Gill Sans MT" w:hAnsi="Gill Sans MT"/>
                <w:b/>
                <w:w w:val="105"/>
              </w:rPr>
              <w:t>leader</w:t>
            </w:r>
            <w:proofErr w:type="gramEnd"/>
            <w:r w:rsidR="001949A5" w:rsidRPr="00BE068B">
              <w:rPr>
                <w:rFonts w:ascii="Gill Sans MT" w:hAnsi="Gill Sans MT"/>
                <w:b/>
                <w:w w:val="105"/>
              </w:rPr>
              <w:t>_protect</w:t>
            </w:r>
            <w:proofErr w:type="spellEnd"/>
            <w:r w:rsidR="001949A5" w:rsidRPr="00BE068B">
              <w:rPr>
                <w:rFonts w:ascii="Gill Sans MT" w:hAnsi="Gill Sans MT"/>
                <w:w w:val="105"/>
              </w:rPr>
              <w:t>)</w:t>
            </w:r>
          </w:p>
        </w:tc>
        <w:tc>
          <w:tcPr>
            <w:tcW w:w="2161" w:type="dxa"/>
            <w:tcBorders>
              <w:top w:val="single" w:sz="4" w:space="0" w:color="000000"/>
              <w:left w:val="nil"/>
              <w:bottom w:val="single" w:sz="4" w:space="0" w:color="000000"/>
              <w:right w:val="nil"/>
            </w:tcBorders>
          </w:tcPr>
          <w:p w14:paraId="58735F4C" w14:textId="77777777" w:rsidR="001949A5" w:rsidRPr="00BE068B" w:rsidRDefault="001949A5" w:rsidP="001949A5">
            <w:pPr>
              <w:spacing w:after="0"/>
              <w:rPr>
                <w:rFonts w:ascii="Gill Sans MT" w:hAnsi="Gill Sans MT"/>
              </w:rPr>
            </w:pPr>
            <w:r w:rsidRPr="00BE068B">
              <w:rPr>
                <w:rFonts w:ascii="Gill Sans MT" w:hAnsi="Gill Sans MT"/>
              </w:rPr>
              <w:t>1=Strongly agree</w:t>
            </w:r>
          </w:p>
          <w:p w14:paraId="5D1BC23F" w14:textId="77777777" w:rsidR="001949A5" w:rsidRPr="00BE068B" w:rsidRDefault="001949A5" w:rsidP="001949A5">
            <w:pPr>
              <w:spacing w:after="0"/>
              <w:rPr>
                <w:rFonts w:ascii="Gill Sans MT" w:hAnsi="Gill Sans MT"/>
              </w:rPr>
            </w:pPr>
            <w:r w:rsidRPr="00BE068B">
              <w:rPr>
                <w:rFonts w:ascii="Gill Sans MT" w:hAnsi="Gill Sans MT"/>
              </w:rPr>
              <w:t>2=Agree</w:t>
            </w:r>
          </w:p>
          <w:p w14:paraId="0CF7CA59" w14:textId="77777777" w:rsidR="001949A5" w:rsidRPr="00BE068B" w:rsidRDefault="001949A5" w:rsidP="001949A5">
            <w:pPr>
              <w:spacing w:after="0"/>
              <w:rPr>
                <w:rFonts w:ascii="Gill Sans MT" w:hAnsi="Gill Sans MT"/>
              </w:rPr>
            </w:pPr>
            <w:r w:rsidRPr="00BE068B">
              <w:rPr>
                <w:rFonts w:ascii="Gill Sans MT" w:hAnsi="Gill Sans MT"/>
              </w:rPr>
              <w:t>3=Neither agree nor disagree</w:t>
            </w:r>
          </w:p>
          <w:p w14:paraId="191A7B8C" w14:textId="77777777" w:rsidR="001949A5" w:rsidRPr="00BE068B" w:rsidRDefault="001949A5" w:rsidP="001949A5">
            <w:pPr>
              <w:spacing w:after="0"/>
              <w:rPr>
                <w:rFonts w:ascii="Gill Sans MT" w:hAnsi="Gill Sans MT"/>
              </w:rPr>
            </w:pPr>
            <w:r w:rsidRPr="00BE068B">
              <w:rPr>
                <w:rFonts w:ascii="Gill Sans MT" w:hAnsi="Gill Sans MT"/>
              </w:rPr>
              <w:t>4=Disagree</w:t>
            </w:r>
          </w:p>
        </w:tc>
        <w:tc>
          <w:tcPr>
            <w:tcW w:w="2167" w:type="dxa"/>
            <w:tcBorders>
              <w:top w:val="single" w:sz="4" w:space="0" w:color="000000"/>
              <w:left w:val="nil"/>
              <w:bottom w:val="single" w:sz="4" w:space="0" w:color="000000"/>
              <w:right w:val="single" w:sz="18" w:space="0" w:color="auto"/>
            </w:tcBorders>
          </w:tcPr>
          <w:p w14:paraId="28025AB7" w14:textId="77777777" w:rsidR="001949A5" w:rsidRPr="00BE068B" w:rsidRDefault="001949A5" w:rsidP="001949A5">
            <w:pPr>
              <w:spacing w:after="0"/>
              <w:rPr>
                <w:rFonts w:ascii="Gill Sans MT" w:hAnsi="Gill Sans MT"/>
              </w:rPr>
            </w:pPr>
            <w:r w:rsidRPr="00BE068B">
              <w:rPr>
                <w:rFonts w:ascii="Gill Sans MT" w:hAnsi="Gill Sans MT"/>
              </w:rPr>
              <w:t>5=Strongly disagree</w:t>
            </w:r>
          </w:p>
          <w:p w14:paraId="7D5EE270" w14:textId="77777777" w:rsidR="001949A5" w:rsidRPr="00BE068B" w:rsidRDefault="001949A5" w:rsidP="001949A5">
            <w:pPr>
              <w:spacing w:after="0"/>
              <w:rPr>
                <w:rFonts w:ascii="Gill Sans MT" w:hAnsi="Gill Sans MT"/>
              </w:rPr>
            </w:pPr>
            <w:r w:rsidRPr="00BE068B">
              <w:rPr>
                <w:rFonts w:ascii="Gill Sans MT" w:hAnsi="Gill Sans MT"/>
              </w:rPr>
              <w:t>888=Don't know</w:t>
            </w:r>
          </w:p>
          <w:p w14:paraId="3C21D93A" w14:textId="77777777" w:rsidR="001949A5" w:rsidRPr="00BE068B" w:rsidRDefault="001949A5" w:rsidP="001949A5">
            <w:pPr>
              <w:spacing w:after="0"/>
              <w:rPr>
                <w:rFonts w:ascii="Gill Sans MT" w:hAnsi="Gill Sans MT"/>
              </w:rPr>
            </w:pPr>
            <w:r w:rsidRPr="00BE068B">
              <w:rPr>
                <w:rFonts w:ascii="Gill Sans MT" w:hAnsi="Gill Sans MT"/>
              </w:rPr>
              <w:t>999=Prefer not to respond</w:t>
            </w:r>
          </w:p>
        </w:tc>
        <w:tc>
          <w:tcPr>
            <w:tcW w:w="721" w:type="dxa"/>
            <w:tcBorders>
              <w:top w:val="single" w:sz="18" w:space="0" w:color="auto"/>
              <w:left w:val="single" w:sz="18" w:space="0" w:color="auto"/>
              <w:bottom w:val="single" w:sz="18" w:space="0" w:color="auto"/>
              <w:right w:val="single" w:sz="18" w:space="0" w:color="auto"/>
            </w:tcBorders>
          </w:tcPr>
          <w:p w14:paraId="79974754" w14:textId="77777777" w:rsidR="001949A5" w:rsidRPr="00BE068B" w:rsidRDefault="001949A5" w:rsidP="001949A5">
            <w:pPr>
              <w:spacing w:after="0"/>
              <w:rPr>
                <w:rFonts w:ascii="Gill Sans MT" w:hAnsi="Gill Sans MT"/>
              </w:rPr>
            </w:pPr>
            <w:r w:rsidRPr="00BE068B">
              <w:rPr>
                <w:rFonts w:ascii="Gill Sans MT" w:hAnsi="Gill Sans MT"/>
              </w:rPr>
              <w:t>(Code)</w:t>
            </w:r>
          </w:p>
        </w:tc>
      </w:tr>
      <w:tr w:rsidR="001949A5" w:rsidRPr="00BE068B" w14:paraId="4698955E" w14:textId="77777777" w:rsidTr="00A405FF">
        <w:trPr>
          <w:trHeight w:val="20"/>
        </w:trPr>
        <w:tc>
          <w:tcPr>
            <w:tcW w:w="574" w:type="dxa"/>
            <w:tcBorders>
              <w:top w:val="single" w:sz="4" w:space="0" w:color="auto"/>
              <w:left w:val="single" w:sz="4" w:space="0" w:color="auto"/>
              <w:bottom w:val="single" w:sz="4" w:space="0" w:color="auto"/>
              <w:right w:val="single" w:sz="4" w:space="0" w:color="auto"/>
            </w:tcBorders>
          </w:tcPr>
          <w:p w14:paraId="611D33D3" w14:textId="4958D9AB" w:rsidR="001949A5" w:rsidRPr="00BE068B" w:rsidRDefault="00A405FF" w:rsidP="001949A5">
            <w:pPr>
              <w:spacing w:after="0"/>
              <w:rPr>
                <w:rFonts w:ascii="Gill Sans MT" w:hAnsi="Gill Sans MT"/>
                <w:w w:val="105"/>
              </w:rPr>
            </w:pPr>
            <w:r w:rsidRPr="00BE068B">
              <w:rPr>
                <w:rFonts w:ascii="Gill Sans MT" w:hAnsi="Gill Sans MT"/>
                <w:w w:val="105"/>
              </w:rPr>
              <w:t>G8</w:t>
            </w:r>
          </w:p>
        </w:tc>
        <w:tc>
          <w:tcPr>
            <w:tcW w:w="4467" w:type="dxa"/>
            <w:tcBorders>
              <w:top w:val="single" w:sz="4" w:space="0" w:color="000000"/>
              <w:left w:val="single" w:sz="4" w:space="0" w:color="auto"/>
              <w:bottom w:val="single" w:sz="4" w:space="0" w:color="000000"/>
              <w:right w:val="nil"/>
            </w:tcBorders>
          </w:tcPr>
          <w:p w14:paraId="1950F420" w14:textId="4CC73DAC" w:rsidR="001949A5" w:rsidRPr="00BE068B" w:rsidRDefault="00E94596" w:rsidP="00E94596">
            <w:pPr>
              <w:spacing w:after="0"/>
              <w:rPr>
                <w:rFonts w:ascii="Gill Sans MT" w:hAnsi="Gill Sans MT"/>
              </w:rPr>
            </w:pPr>
            <w:r w:rsidRPr="00BE068B">
              <w:rPr>
                <w:rFonts w:ascii="Gill Sans MT" w:hAnsi="Gill Sans MT"/>
                <w:w w:val="105"/>
              </w:rPr>
              <w:t xml:space="preserve">The village leaders allow fair access to the forest and forest products </w:t>
            </w:r>
            <w:r w:rsidR="001949A5" w:rsidRPr="00BE068B">
              <w:rPr>
                <w:rFonts w:ascii="Gill Sans MT" w:hAnsi="Gill Sans MT"/>
                <w:w w:val="105"/>
              </w:rPr>
              <w:t>(</w:t>
            </w:r>
            <w:proofErr w:type="spellStart"/>
            <w:r w:rsidR="001949A5" w:rsidRPr="00BE068B">
              <w:rPr>
                <w:rFonts w:ascii="Gill Sans MT" w:hAnsi="Gill Sans MT"/>
                <w:b/>
                <w:w w:val="105"/>
              </w:rPr>
              <w:t>leader_fair</w:t>
            </w:r>
            <w:proofErr w:type="spellEnd"/>
            <w:r w:rsidR="001949A5" w:rsidRPr="00BE068B">
              <w:rPr>
                <w:rFonts w:ascii="Gill Sans MT" w:hAnsi="Gill Sans MT"/>
                <w:w w:val="105"/>
              </w:rPr>
              <w:t>)</w:t>
            </w:r>
          </w:p>
        </w:tc>
        <w:tc>
          <w:tcPr>
            <w:tcW w:w="2161" w:type="dxa"/>
            <w:tcBorders>
              <w:top w:val="single" w:sz="4" w:space="0" w:color="000000"/>
              <w:left w:val="nil"/>
              <w:bottom w:val="single" w:sz="4" w:space="0" w:color="000000"/>
              <w:right w:val="nil"/>
            </w:tcBorders>
          </w:tcPr>
          <w:p w14:paraId="74993DAB" w14:textId="77777777" w:rsidR="001949A5" w:rsidRPr="00BE068B" w:rsidRDefault="001949A5" w:rsidP="001949A5">
            <w:pPr>
              <w:spacing w:after="0"/>
              <w:rPr>
                <w:rFonts w:ascii="Gill Sans MT" w:hAnsi="Gill Sans MT"/>
              </w:rPr>
            </w:pPr>
            <w:r w:rsidRPr="00BE068B">
              <w:rPr>
                <w:rFonts w:ascii="Gill Sans MT" w:hAnsi="Gill Sans MT"/>
              </w:rPr>
              <w:t>1=Strongly agree</w:t>
            </w:r>
          </w:p>
          <w:p w14:paraId="35DFC2CE" w14:textId="77777777" w:rsidR="001949A5" w:rsidRPr="00BE068B" w:rsidRDefault="001949A5" w:rsidP="001949A5">
            <w:pPr>
              <w:spacing w:after="0"/>
              <w:rPr>
                <w:rFonts w:ascii="Gill Sans MT" w:hAnsi="Gill Sans MT"/>
              </w:rPr>
            </w:pPr>
            <w:r w:rsidRPr="00BE068B">
              <w:rPr>
                <w:rFonts w:ascii="Gill Sans MT" w:hAnsi="Gill Sans MT"/>
              </w:rPr>
              <w:t>2=Agree</w:t>
            </w:r>
          </w:p>
          <w:p w14:paraId="64413213" w14:textId="77777777" w:rsidR="001949A5" w:rsidRPr="00BE068B" w:rsidRDefault="001949A5" w:rsidP="001949A5">
            <w:pPr>
              <w:spacing w:after="0"/>
              <w:rPr>
                <w:rFonts w:ascii="Gill Sans MT" w:hAnsi="Gill Sans MT"/>
              </w:rPr>
            </w:pPr>
            <w:r w:rsidRPr="00BE068B">
              <w:rPr>
                <w:rFonts w:ascii="Gill Sans MT" w:hAnsi="Gill Sans MT"/>
              </w:rPr>
              <w:t>3=Neither agree nor disagree</w:t>
            </w:r>
          </w:p>
          <w:p w14:paraId="342AE98E" w14:textId="77777777" w:rsidR="001949A5" w:rsidRPr="00BE068B" w:rsidRDefault="001949A5" w:rsidP="001949A5">
            <w:pPr>
              <w:spacing w:after="0"/>
              <w:rPr>
                <w:rFonts w:ascii="Gill Sans MT" w:hAnsi="Gill Sans MT"/>
              </w:rPr>
            </w:pPr>
            <w:r w:rsidRPr="00BE068B">
              <w:rPr>
                <w:rFonts w:ascii="Gill Sans MT" w:hAnsi="Gill Sans MT"/>
              </w:rPr>
              <w:t>4=Disagree</w:t>
            </w:r>
          </w:p>
        </w:tc>
        <w:tc>
          <w:tcPr>
            <w:tcW w:w="2167" w:type="dxa"/>
            <w:tcBorders>
              <w:top w:val="single" w:sz="4" w:space="0" w:color="000000"/>
              <w:left w:val="nil"/>
              <w:bottom w:val="single" w:sz="4" w:space="0" w:color="000000"/>
              <w:right w:val="single" w:sz="18" w:space="0" w:color="auto"/>
            </w:tcBorders>
          </w:tcPr>
          <w:p w14:paraId="6D4EC094" w14:textId="77777777" w:rsidR="001949A5" w:rsidRPr="00BE068B" w:rsidRDefault="001949A5" w:rsidP="001949A5">
            <w:pPr>
              <w:spacing w:after="0"/>
              <w:rPr>
                <w:rFonts w:ascii="Gill Sans MT" w:hAnsi="Gill Sans MT"/>
              </w:rPr>
            </w:pPr>
            <w:r w:rsidRPr="00BE068B">
              <w:rPr>
                <w:rFonts w:ascii="Gill Sans MT" w:hAnsi="Gill Sans MT"/>
              </w:rPr>
              <w:t>5=Strongly disagree</w:t>
            </w:r>
          </w:p>
          <w:p w14:paraId="013EDF5C" w14:textId="77777777" w:rsidR="001949A5" w:rsidRPr="00BE068B" w:rsidRDefault="001949A5" w:rsidP="001949A5">
            <w:pPr>
              <w:spacing w:after="0"/>
              <w:rPr>
                <w:rFonts w:ascii="Gill Sans MT" w:hAnsi="Gill Sans MT"/>
              </w:rPr>
            </w:pPr>
            <w:r w:rsidRPr="00BE068B">
              <w:rPr>
                <w:rFonts w:ascii="Gill Sans MT" w:hAnsi="Gill Sans MT"/>
              </w:rPr>
              <w:t>888=Don't know</w:t>
            </w:r>
          </w:p>
          <w:p w14:paraId="640B8DFB" w14:textId="77777777" w:rsidR="001949A5" w:rsidRPr="00BE068B" w:rsidRDefault="001949A5" w:rsidP="001949A5">
            <w:pPr>
              <w:spacing w:after="0"/>
              <w:rPr>
                <w:rFonts w:ascii="Gill Sans MT" w:hAnsi="Gill Sans MT"/>
              </w:rPr>
            </w:pPr>
            <w:r w:rsidRPr="00BE068B">
              <w:rPr>
                <w:rFonts w:ascii="Gill Sans MT" w:hAnsi="Gill Sans MT"/>
              </w:rPr>
              <w:t>999=Prefer not to respond</w:t>
            </w:r>
          </w:p>
        </w:tc>
        <w:tc>
          <w:tcPr>
            <w:tcW w:w="721" w:type="dxa"/>
            <w:tcBorders>
              <w:top w:val="single" w:sz="18" w:space="0" w:color="auto"/>
              <w:left w:val="single" w:sz="18" w:space="0" w:color="auto"/>
              <w:bottom w:val="single" w:sz="18" w:space="0" w:color="auto"/>
              <w:right w:val="single" w:sz="18" w:space="0" w:color="auto"/>
            </w:tcBorders>
          </w:tcPr>
          <w:p w14:paraId="2A52D3EB" w14:textId="77777777" w:rsidR="001949A5" w:rsidRPr="00BE068B" w:rsidRDefault="001949A5" w:rsidP="001949A5">
            <w:pPr>
              <w:spacing w:after="0"/>
              <w:rPr>
                <w:rFonts w:ascii="Gill Sans MT" w:hAnsi="Gill Sans MT"/>
              </w:rPr>
            </w:pPr>
            <w:r w:rsidRPr="00BE068B">
              <w:rPr>
                <w:rFonts w:ascii="Gill Sans MT" w:hAnsi="Gill Sans MT"/>
              </w:rPr>
              <w:t>(Code)</w:t>
            </w:r>
          </w:p>
        </w:tc>
      </w:tr>
      <w:tr w:rsidR="001949A5" w:rsidRPr="00BE068B" w14:paraId="68CD20A0" w14:textId="77777777" w:rsidTr="00A405FF">
        <w:trPr>
          <w:trHeight w:val="20"/>
        </w:trPr>
        <w:tc>
          <w:tcPr>
            <w:tcW w:w="574" w:type="dxa"/>
            <w:tcBorders>
              <w:top w:val="single" w:sz="4" w:space="0" w:color="auto"/>
              <w:left w:val="single" w:sz="4" w:space="0" w:color="auto"/>
              <w:bottom w:val="single" w:sz="4" w:space="0" w:color="auto"/>
              <w:right w:val="single" w:sz="4" w:space="0" w:color="auto"/>
            </w:tcBorders>
          </w:tcPr>
          <w:p w14:paraId="66A71D6C" w14:textId="70A35135" w:rsidR="001949A5" w:rsidRPr="00BE068B" w:rsidRDefault="00A405FF" w:rsidP="001949A5">
            <w:pPr>
              <w:spacing w:after="0"/>
              <w:rPr>
                <w:rFonts w:ascii="Gill Sans MT" w:hAnsi="Gill Sans MT"/>
                <w:w w:val="105"/>
              </w:rPr>
            </w:pPr>
            <w:r w:rsidRPr="00BE068B">
              <w:rPr>
                <w:rFonts w:ascii="Gill Sans MT" w:hAnsi="Gill Sans MT"/>
                <w:w w:val="105"/>
              </w:rPr>
              <w:t>G9</w:t>
            </w:r>
          </w:p>
        </w:tc>
        <w:tc>
          <w:tcPr>
            <w:tcW w:w="4467" w:type="dxa"/>
            <w:tcBorders>
              <w:top w:val="single" w:sz="4" w:space="0" w:color="000000"/>
              <w:left w:val="single" w:sz="4" w:space="0" w:color="auto"/>
              <w:bottom w:val="single" w:sz="4" w:space="0" w:color="000000"/>
              <w:right w:val="nil"/>
            </w:tcBorders>
          </w:tcPr>
          <w:p w14:paraId="3AD1046B" w14:textId="1C1D7786" w:rsidR="001949A5" w:rsidRPr="00BE068B" w:rsidRDefault="00E94596" w:rsidP="001949A5">
            <w:pPr>
              <w:spacing w:after="0"/>
              <w:rPr>
                <w:rFonts w:ascii="Gill Sans MT" w:hAnsi="Gill Sans MT"/>
              </w:rPr>
            </w:pPr>
            <w:r w:rsidRPr="00BE068B">
              <w:rPr>
                <w:rFonts w:ascii="Gill Sans MT" w:hAnsi="Gill Sans MT"/>
                <w:w w:val="105"/>
              </w:rPr>
              <w:t xml:space="preserve">The village leaders </w:t>
            </w:r>
            <w:r w:rsidR="001949A5" w:rsidRPr="00BE068B">
              <w:rPr>
                <w:rFonts w:ascii="Gill Sans MT" w:hAnsi="Gill Sans MT"/>
                <w:w w:val="105"/>
              </w:rPr>
              <w:t>work hard</w:t>
            </w:r>
            <w:r w:rsidRPr="00BE068B">
              <w:rPr>
                <w:rFonts w:ascii="Gill Sans MT" w:hAnsi="Gill Sans MT"/>
                <w:w w:val="105"/>
              </w:rPr>
              <w:t xml:space="preserve"> to protect the forests and forest resources</w:t>
            </w:r>
            <w:r w:rsidR="001949A5" w:rsidRPr="00BE068B">
              <w:rPr>
                <w:rFonts w:ascii="Gill Sans MT" w:hAnsi="Gill Sans MT"/>
                <w:w w:val="105"/>
              </w:rPr>
              <w:t>. (</w:t>
            </w:r>
            <w:proofErr w:type="spellStart"/>
            <w:proofErr w:type="gramStart"/>
            <w:r w:rsidR="001949A5" w:rsidRPr="00BE068B">
              <w:rPr>
                <w:rFonts w:ascii="Gill Sans MT" w:hAnsi="Gill Sans MT"/>
                <w:b/>
                <w:w w:val="105"/>
              </w:rPr>
              <w:t>leader</w:t>
            </w:r>
            <w:proofErr w:type="gramEnd"/>
            <w:r w:rsidR="001949A5" w:rsidRPr="00BE068B">
              <w:rPr>
                <w:rFonts w:ascii="Gill Sans MT" w:hAnsi="Gill Sans MT"/>
                <w:b/>
                <w:w w:val="105"/>
              </w:rPr>
              <w:t>_work</w:t>
            </w:r>
            <w:proofErr w:type="spellEnd"/>
            <w:r w:rsidR="001949A5" w:rsidRPr="00BE068B">
              <w:rPr>
                <w:rFonts w:ascii="Gill Sans MT" w:hAnsi="Gill Sans MT"/>
                <w:w w:val="105"/>
              </w:rPr>
              <w:t>)</w:t>
            </w:r>
          </w:p>
        </w:tc>
        <w:tc>
          <w:tcPr>
            <w:tcW w:w="2161" w:type="dxa"/>
            <w:tcBorders>
              <w:top w:val="single" w:sz="4" w:space="0" w:color="000000"/>
              <w:left w:val="nil"/>
              <w:bottom w:val="single" w:sz="4" w:space="0" w:color="000000"/>
              <w:right w:val="nil"/>
            </w:tcBorders>
          </w:tcPr>
          <w:p w14:paraId="65F7565E" w14:textId="77777777" w:rsidR="001949A5" w:rsidRPr="00BE068B" w:rsidRDefault="001949A5" w:rsidP="001949A5">
            <w:pPr>
              <w:spacing w:after="0"/>
              <w:rPr>
                <w:rFonts w:ascii="Gill Sans MT" w:hAnsi="Gill Sans MT"/>
              </w:rPr>
            </w:pPr>
            <w:r w:rsidRPr="00BE068B">
              <w:rPr>
                <w:rFonts w:ascii="Gill Sans MT" w:hAnsi="Gill Sans MT"/>
              </w:rPr>
              <w:t>1=Strongly agree</w:t>
            </w:r>
          </w:p>
          <w:p w14:paraId="5CB93A33" w14:textId="77777777" w:rsidR="001949A5" w:rsidRPr="00BE068B" w:rsidRDefault="001949A5" w:rsidP="001949A5">
            <w:pPr>
              <w:spacing w:after="0"/>
              <w:rPr>
                <w:rFonts w:ascii="Gill Sans MT" w:hAnsi="Gill Sans MT"/>
              </w:rPr>
            </w:pPr>
            <w:r w:rsidRPr="00BE068B">
              <w:rPr>
                <w:rFonts w:ascii="Gill Sans MT" w:hAnsi="Gill Sans MT"/>
              </w:rPr>
              <w:t>2=Agree</w:t>
            </w:r>
          </w:p>
          <w:p w14:paraId="48FA9F80" w14:textId="77777777" w:rsidR="001949A5" w:rsidRPr="00BE068B" w:rsidRDefault="001949A5" w:rsidP="001949A5">
            <w:pPr>
              <w:spacing w:after="0"/>
              <w:rPr>
                <w:rFonts w:ascii="Gill Sans MT" w:hAnsi="Gill Sans MT"/>
              </w:rPr>
            </w:pPr>
            <w:r w:rsidRPr="00BE068B">
              <w:rPr>
                <w:rFonts w:ascii="Gill Sans MT" w:hAnsi="Gill Sans MT"/>
              </w:rPr>
              <w:t>3=Neither agree nor disagree</w:t>
            </w:r>
          </w:p>
          <w:p w14:paraId="51C5DDB2" w14:textId="77777777" w:rsidR="001949A5" w:rsidRPr="00BE068B" w:rsidRDefault="001949A5" w:rsidP="001949A5">
            <w:pPr>
              <w:spacing w:after="0"/>
              <w:rPr>
                <w:rFonts w:ascii="Gill Sans MT" w:hAnsi="Gill Sans MT"/>
              </w:rPr>
            </w:pPr>
            <w:r w:rsidRPr="00BE068B">
              <w:rPr>
                <w:rFonts w:ascii="Gill Sans MT" w:hAnsi="Gill Sans MT"/>
              </w:rPr>
              <w:t>4=Disagree</w:t>
            </w:r>
          </w:p>
        </w:tc>
        <w:tc>
          <w:tcPr>
            <w:tcW w:w="2167" w:type="dxa"/>
            <w:tcBorders>
              <w:top w:val="single" w:sz="4" w:space="0" w:color="000000"/>
              <w:left w:val="nil"/>
              <w:bottom w:val="single" w:sz="4" w:space="0" w:color="000000"/>
              <w:right w:val="single" w:sz="18" w:space="0" w:color="auto"/>
            </w:tcBorders>
          </w:tcPr>
          <w:p w14:paraId="2ED6DA98" w14:textId="77777777" w:rsidR="001949A5" w:rsidRPr="00BE068B" w:rsidRDefault="001949A5" w:rsidP="001949A5">
            <w:pPr>
              <w:spacing w:after="0"/>
              <w:rPr>
                <w:rFonts w:ascii="Gill Sans MT" w:hAnsi="Gill Sans MT"/>
              </w:rPr>
            </w:pPr>
            <w:r w:rsidRPr="00BE068B">
              <w:rPr>
                <w:rFonts w:ascii="Gill Sans MT" w:hAnsi="Gill Sans MT"/>
              </w:rPr>
              <w:t>5=Strongly disagree</w:t>
            </w:r>
          </w:p>
          <w:p w14:paraId="038CC666" w14:textId="77777777" w:rsidR="001949A5" w:rsidRPr="00BE068B" w:rsidRDefault="001949A5" w:rsidP="001949A5">
            <w:pPr>
              <w:spacing w:after="0"/>
              <w:rPr>
                <w:rFonts w:ascii="Gill Sans MT" w:hAnsi="Gill Sans MT"/>
              </w:rPr>
            </w:pPr>
            <w:r w:rsidRPr="00BE068B">
              <w:rPr>
                <w:rFonts w:ascii="Gill Sans MT" w:hAnsi="Gill Sans MT"/>
              </w:rPr>
              <w:t>888=Don't know</w:t>
            </w:r>
          </w:p>
          <w:p w14:paraId="4AA3EDFA" w14:textId="77777777" w:rsidR="001949A5" w:rsidRPr="00BE068B" w:rsidRDefault="001949A5" w:rsidP="001949A5">
            <w:pPr>
              <w:spacing w:after="0"/>
              <w:rPr>
                <w:rFonts w:ascii="Gill Sans MT" w:hAnsi="Gill Sans MT"/>
              </w:rPr>
            </w:pPr>
            <w:r w:rsidRPr="00BE068B">
              <w:rPr>
                <w:rFonts w:ascii="Gill Sans MT" w:hAnsi="Gill Sans MT"/>
              </w:rPr>
              <w:t>999=Prefer not to respond</w:t>
            </w:r>
          </w:p>
        </w:tc>
        <w:tc>
          <w:tcPr>
            <w:tcW w:w="721" w:type="dxa"/>
            <w:tcBorders>
              <w:top w:val="single" w:sz="18" w:space="0" w:color="auto"/>
              <w:left w:val="single" w:sz="18" w:space="0" w:color="auto"/>
              <w:bottom w:val="single" w:sz="18" w:space="0" w:color="auto"/>
              <w:right w:val="single" w:sz="18" w:space="0" w:color="auto"/>
            </w:tcBorders>
          </w:tcPr>
          <w:p w14:paraId="0DED6F22" w14:textId="77777777" w:rsidR="001949A5" w:rsidRPr="00BE068B" w:rsidRDefault="001949A5" w:rsidP="001949A5">
            <w:pPr>
              <w:spacing w:after="0"/>
              <w:rPr>
                <w:rFonts w:ascii="Gill Sans MT" w:hAnsi="Gill Sans MT"/>
              </w:rPr>
            </w:pPr>
            <w:r w:rsidRPr="00BE068B">
              <w:rPr>
                <w:rFonts w:ascii="Gill Sans MT" w:hAnsi="Gill Sans MT"/>
              </w:rPr>
              <w:t>(Code)</w:t>
            </w:r>
          </w:p>
        </w:tc>
      </w:tr>
      <w:tr w:rsidR="001949A5" w:rsidRPr="00BE068B" w14:paraId="3976E96B" w14:textId="77777777" w:rsidTr="00A405FF">
        <w:trPr>
          <w:trHeight w:val="20"/>
        </w:trPr>
        <w:tc>
          <w:tcPr>
            <w:tcW w:w="574" w:type="dxa"/>
            <w:tcBorders>
              <w:top w:val="single" w:sz="4" w:space="0" w:color="auto"/>
              <w:left w:val="single" w:sz="4" w:space="0" w:color="auto"/>
              <w:bottom w:val="single" w:sz="4" w:space="0" w:color="auto"/>
              <w:right w:val="single" w:sz="4" w:space="0" w:color="auto"/>
            </w:tcBorders>
          </w:tcPr>
          <w:p w14:paraId="20697996" w14:textId="446F4129" w:rsidR="001949A5" w:rsidRPr="00BE068B" w:rsidRDefault="00A405FF" w:rsidP="001949A5">
            <w:pPr>
              <w:spacing w:after="0"/>
              <w:rPr>
                <w:rFonts w:ascii="Gill Sans MT" w:hAnsi="Gill Sans MT"/>
                <w:w w:val="105"/>
              </w:rPr>
            </w:pPr>
            <w:r w:rsidRPr="00BE068B">
              <w:rPr>
                <w:rFonts w:ascii="Gill Sans MT" w:hAnsi="Gill Sans MT"/>
                <w:w w:val="105"/>
              </w:rPr>
              <w:t>G10</w:t>
            </w:r>
          </w:p>
        </w:tc>
        <w:tc>
          <w:tcPr>
            <w:tcW w:w="4467" w:type="dxa"/>
            <w:tcBorders>
              <w:top w:val="single" w:sz="4" w:space="0" w:color="000000"/>
              <w:left w:val="single" w:sz="4" w:space="0" w:color="auto"/>
              <w:bottom w:val="single" w:sz="4" w:space="0" w:color="000000"/>
              <w:right w:val="nil"/>
            </w:tcBorders>
          </w:tcPr>
          <w:p w14:paraId="37DDBA51" w14:textId="11966D98" w:rsidR="001949A5" w:rsidRPr="00BE068B" w:rsidRDefault="00A405FF" w:rsidP="001949A5">
            <w:pPr>
              <w:spacing w:after="0"/>
              <w:rPr>
                <w:rFonts w:ascii="Gill Sans MT" w:hAnsi="Gill Sans MT"/>
              </w:rPr>
            </w:pPr>
            <w:r w:rsidRPr="00BE068B">
              <w:rPr>
                <w:rFonts w:ascii="Gill Sans MT" w:hAnsi="Gill Sans MT"/>
                <w:w w:val="105"/>
              </w:rPr>
              <w:t>T</w:t>
            </w:r>
            <w:r w:rsidR="00E94596" w:rsidRPr="00BE068B">
              <w:rPr>
                <w:rFonts w:ascii="Gill Sans MT" w:hAnsi="Gill Sans MT"/>
                <w:w w:val="105"/>
              </w:rPr>
              <w:t xml:space="preserve">he village leaders </w:t>
            </w:r>
            <w:r w:rsidR="001949A5" w:rsidRPr="00BE068B">
              <w:rPr>
                <w:rFonts w:ascii="Gill Sans MT" w:hAnsi="Gill Sans MT"/>
                <w:w w:val="105"/>
              </w:rPr>
              <w:t>do not take bribes. (</w:t>
            </w:r>
            <w:proofErr w:type="spellStart"/>
            <w:proofErr w:type="gramStart"/>
            <w:r w:rsidR="001949A5" w:rsidRPr="00BE068B">
              <w:rPr>
                <w:rFonts w:ascii="Gill Sans MT" w:hAnsi="Gill Sans MT"/>
                <w:b/>
                <w:w w:val="105"/>
              </w:rPr>
              <w:t>leader</w:t>
            </w:r>
            <w:proofErr w:type="gramEnd"/>
            <w:r w:rsidR="001949A5" w:rsidRPr="00BE068B">
              <w:rPr>
                <w:rFonts w:ascii="Gill Sans MT" w:hAnsi="Gill Sans MT"/>
                <w:b/>
                <w:w w:val="105"/>
              </w:rPr>
              <w:t>_bribes</w:t>
            </w:r>
            <w:proofErr w:type="spellEnd"/>
            <w:r w:rsidR="001949A5" w:rsidRPr="00BE068B">
              <w:rPr>
                <w:rFonts w:ascii="Gill Sans MT" w:hAnsi="Gill Sans MT"/>
                <w:w w:val="105"/>
              </w:rPr>
              <w:t>)</w:t>
            </w:r>
          </w:p>
        </w:tc>
        <w:tc>
          <w:tcPr>
            <w:tcW w:w="2161" w:type="dxa"/>
            <w:tcBorders>
              <w:top w:val="single" w:sz="4" w:space="0" w:color="000000"/>
              <w:left w:val="nil"/>
              <w:bottom w:val="single" w:sz="4" w:space="0" w:color="000000"/>
              <w:right w:val="nil"/>
            </w:tcBorders>
          </w:tcPr>
          <w:p w14:paraId="4A27FA9B" w14:textId="77777777" w:rsidR="001949A5" w:rsidRPr="00BE068B" w:rsidRDefault="001949A5" w:rsidP="001949A5">
            <w:pPr>
              <w:spacing w:after="0"/>
              <w:rPr>
                <w:rFonts w:ascii="Gill Sans MT" w:hAnsi="Gill Sans MT"/>
              </w:rPr>
            </w:pPr>
            <w:r w:rsidRPr="00BE068B">
              <w:rPr>
                <w:rFonts w:ascii="Gill Sans MT" w:hAnsi="Gill Sans MT"/>
              </w:rPr>
              <w:t>1=Strongly agree</w:t>
            </w:r>
          </w:p>
          <w:p w14:paraId="7AC5F6A1" w14:textId="77777777" w:rsidR="001949A5" w:rsidRPr="00BE068B" w:rsidRDefault="001949A5" w:rsidP="001949A5">
            <w:pPr>
              <w:spacing w:after="0"/>
              <w:rPr>
                <w:rFonts w:ascii="Gill Sans MT" w:hAnsi="Gill Sans MT"/>
              </w:rPr>
            </w:pPr>
            <w:r w:rsidRPr="00BE068B">
              <w:rPr>
                <w:rFonts w:ascii="Gill Sans MT" w:hAnsi="Gill Sans MT"/>
              </w:rPr>
              <w:t>2=Agree</w:t>
            </w:r>
          </w:p>
          <w:p w14:paraId="17937507" w14:textId="77777777" w:rsidR="001949A5" w:rsidRPr="00BE068B" w:rsidRDefault="001949A5" w:rsidP="001949A5">
            <w:pPr>
              <w:spacing w:after="0"/>
              <w:rPr>
                <w:rFonts w:ascii="Gill Sans MT" w:hAnsi="Gill Sans MT"/>
              </w:rPr>
            </w:pPr>
            <w:r w:rsidRPr="00BE068B">
              <w:rPr>
                <w:rFonts w:ascii="Gill Sans MT" w:hAnsi="Gill Sans MT"/>
              </w:rPr>
              <w:t>3=Neither agree nor disagree</w:t>
            </w:r>
          </w:p>
          <w:p w14:paraId="0EFD4ECF" w14:textId="77777777" w:rsidR="001949A5" w:rsidRPr="00BE068B" w:rsidRDefault="001949A5" w:rsidP="001949A5">
            <w:pPr>
              <w:spacing w:after="0"/>
              <w:rPr>
                <w:rFonts w:ascii="Gill Sans MT" w:hAnsi="Gill Sans MT"/>
              </w:rPr>
            </w:pPr>
            <w:r w:rsidRPr="00BE068B">
              <w:rPr>
                <w:rFonts w:ascii="Gill Sans MT" w:hAnsi="Gill Sans MT"/>
              </w:rPr>
              <w:t>4=Disagree</w:t>
            </w:r>
          </w:p>
        </w:tc>
        <w:tc>
          <w:tcPr>
            <w:tcW w:w="2167" w:type="dxa"/>
            <w:tcBorders>
              <w:top w:val="single" w:sz="4" w:space="0" w:color="000000"/>
              <w:left w:val="nil"/>
              <w:bottom w:val="single" w:sz="4" w:space="0" w:color="000000"/>
              <w:right w:val="single" w:sz="18" w:space="0" w:color="auto"/>
            </w:tcBorders>
          </w:tcPr>
          <w:p w14:paraId="26C516B2" w14:textId="77777777" w:rsidR="001949A5" w:rsidRPr="00BE068B" w:rsidRDefault="001949A5" w:rsidP="001949A5">
            <w:pPr>
              <w:spacing w:after="0"/>
              <w:rPr>
                <w:rFonts w:ascii="Gill Sans MT" w:hAnsi="Gill Sans MT"/>
              </w:rPr>
            </w:pPr>
            <w:r w:rsidRPr="00BE068B">
              <w:rPr>
                <w:rFonts w:ascii="Gill Sans MT" w:hAnsi="Gill Sans MT"/>
              </w:rPr>
              <w:t>5=Strongly disagree</w:t>
            </w:r>
          </w:p>
          <w:p w14:paraId="720466AE" w14:textId="77777777" w:rsidR="001949A5" w:rsidRPr="00BE068B" w:rsidRDefault="001949A5" w:rsidP="001949A5">
            <w:pPr>
              <w:spacing w:after="0"/>
              <w:rPr>
                <w:rFonts w:ascii="Gill Sans MT" w:hAnsi="Gill Sans MT"/>
              </w:rPr>
            </w:pPr>
            <w:r w:rsidRPr="00BE068B">
              <w:rPr>
                <w:rFonts w:ascii="Gill Sans MT" w:hAnsi="Gill Sans MT"/>
              </w:rPr>
              <w:t>888=Don't know</w:t>
            </w:r>
          </w:p>
          <w:p w14:paraId="2DE40E02" w14:textId="77777777" w:rsidR="001949A5" w:rsidRPr="00BE068B" w:rsidRDefault="001949A5" w:rsidP="001949A5">
            <w:pPr>
              <w:spacing w:after="0"/>
              <w:rPr>
                <w:rFonts w:ascii="Gill Sans MT" w:hAnsi="Gill Sans MT"/>
              </w:rPr>
            </w:pPr>
            <w:r w:rsidRPr="00BE068B">
              <w:rPr>
                <w:rFonts w:ascii="Gill Sans MT" w:hAnsi="Gill Sans MT"/>
              </w:rPr>
              <w:t>999=Prefer not to respond</w:t>
            </w:r>
          </w:p>
        </w:tc>
        <w:tc>
          <w:tcPr>
            <w:tcW w:w="721" w:type="dxa"/>
            <w:tcBorders>
              <w:top w:val="single" w:sz="18" w:space="0" w:color="auto"/>
              <w:left w:val="single" w:sz="18" w:space="0" w:color="auto"/>
              <w:bottom w:val="single" w:sz="18" w:space="0" w:color="auto"/>
              <w:right w:val="single" w:sz="18" w:space="0" w:color="auto"/>
            </w:tcBorders>
          </w:tcPr>
          <w:p w14:paraId="20FA32AD" w14:textId="77777777" w:rsidR="001949A5" w:rsidRPr="00BE068B" w:rsidRDefault="001949A5" w:rsidP="001949A5">
            <w:pPr>
              <w:spacing w:after="0"/>
              <w:rPr>
                <w:rFonts w:ascii="Gill Sans MT" w:hAnsi="Gill Sans MT"/>
              </w:rPr>
            </w:pPr>
            <w:r w:rsidRPr="00BE068B">
              <w:rPr>
                <w:rFonts w:ascii="Gill Sans MT" w:hAnsi="Gill Sans MT"/>
              </w:rPr>
              <w:t>(Code)</w:t>
            </w:r>
          </w:p>
        </w:tc>
      </w:tr>
      <w:tr w:rsidR="001949A5" w:rsidRPr="00BE068B" w14:paraId="066A4660" w14:textId="77777777" w:rsidTr="00A405FF">
        <w:trPr>
          <w:trHeight w:val="20"/>
        </w:trPr>
        <w:tc>
          <w:tcPr>
            <w:tcW w:w="574" w:type="dxa"/>
            <w:tcBorders>
              <w:top w:val="single" w:sz="4" w:space="0" w:color="auto"/>
              <w:left w:val="single" w:sz="4" w:space="0" w:color="auto"/>
              <w:bottom w:val="single" w:sz="4" w:space="0" w:color="auto"/>
              <w:right w:val="single" w:sz="4" w:space="0" w:color="auto"/>
            </w:tcBorders>
          </w:tcPr>
          <w:p w14:paraId="21E58E28" w14:textId="7B2392BD" w:rsidR="001949A5" w:rsidRPr="00BE068B" w:rsidRDefault="00A405FF" w:rsidP="001949A5">
            <w:pPr>
              <w:spacing w:after="0"/>
              <w:rPr>
                <w:rFonts w:ascii="Gill Sans MT" w:hAnsi="Gill Sans MT"/>
                <w:w w:val="105"/>
              </w:rPr>
            </w:pPr>
            <w:r w:rsidRPr="00BE068B">
              <w:rPr>
                <w:rFonts w:ascii="Gill Sans MT" w:hAnsi="Gill Sans MT"/>
                <w:w w:val="105"/>
              </w:rPr>
              <w:t>G11</w:t>
            </w:r>
          </w:p>
        </w:tc>
        <w:tc>
          <w:tcPr>
            <w:tcW w:w="4467" w:type="dxa"/>
            <w:tcBorders>
              <w:top w:val="single" w:sz="4" w:space="0" w:color="000000"/>
              <w:left w:val="single" w:sz="4" w:space="0" w:color="auto"/>
              <w:bottom w:val="single" w:sz="4" w:space="0" w:color="000000"/>
              <w:right w:val="nil"/>
            </w:tcBorders>
          </w:tcPr>
          <w:p w14:paraId="7CB205ED" w14:textId="6B11CCF7" w:rsidR="001949A5" w:rsidRPr="00BE068B" w:rsidRDefault="00E94596" w:rsidP="001949A5">
            <w:pPr>
              <w:spacing w:after="0"/>
              <w:rPr>
                <w:rFonts w:ascii="Gill Sans MT" w:hAnsi="Gill Sans MT"/>
              </w:rPr>
            </w:pPr>
            <w:r w:rsidRPr="00BE068B">
              <w:rPr>
                <w:rFonts w:ascii="Gill Sans MT" w:hAnsi="Gill Sans MT"/>
                <w:w w:val="105"/>
              </w:rPr>
              <w:t xml:space="preserve">The village leaders </w:t>
            </w:r>
            <w:r w:rsidR="001949A5" w:rsidRPr="00BE068B">
              <w:rPr>
                <w:rFonts w:ascii="Gill Sans MT" w:hAnsi="Gill Sans MT"/>
                <w:w w:val="105"/>
              </w:rPr>
              <w:t>do not act in secret; they are open with the community about their decisions. (</w:t>
            </w:r>
            <w:proofErr w:type="spellStart"/>
            <w:proofErr w:type="gramStart"/>
            <w:r w:rsidR="001949A5" w:rsidRPr="00BE068B">
              <w:rPr>
                <w:rFonts w:ascii="Gill Sans MT" w:hAnsi="Gill Sans MT"/>
                <w:b/>
                <w:w w:val="105"/>
              </w:rPr>
              <w:t>leader</w:t>
            </w:r>
            <w:proofErr w:type="gramEnd"/>
            <w:r w:rsidR="001949A5" w:rsidRPr="00BE068B">
              <w:rPr>
                <w:rFonts w:ascii="Gill Sans MT" w:hAnsi="Gill Sans MT"/>
                <w:b/>
                <w:w w:val="105"/>
              </w:rPr>
              <w:t>_transparent</w:t>
            </w:r>
            <w:proofErr w:type="spellEnd"/>
            <w:r w:rsidR="001949A5" w:rsidRPr="00BE068B">
              <w:rPr>
                <w:rFonts w:ascii="Gill Sans MT" w:hAnsi="Gill Sans MT"/>
                <w:w w:val="105"/>
              </w:rPr>
              <w:t>)</w:t>
            </w:r>
          </w:p>
        </w:tc>
        <w:tc>
          <w:tcPr>
            <w:tcW w:w="2161" w:type="dxa"/>
            <w:tcBorders>
              <w:top w:val="single" w:sz="4" w:space="0" w:color="000000"/>
              <w:left w:val="nil"/>
              <w:bottom w:val="single" w:sz="4" w:space="0" w:color="000000"/>
              <w:right w:val="nil"/>
            </w:tcBorders>
          </w:tcPr>
          <w:p w14:paraId="42AF0B5F" w14:textId="77777777" w:rsidR="001949A5" w:rsidRPr="00BE068B" w:rsidRDefault="001949A5" w:rsidP="001949A5">
            <w:pPr>
              <w:spacing w:after="0"/>
              <w:rPr>
                <w:rFonts w:ascii="Gill Sans MT" w:hAnsi="Gill Sans MT"/>
              </w:rPr>
            </w:pPr>
            <w:r w:rsidRPr="00BE068B">
              <w:rPr>
                <w:rFonts w:ascii="Gill Sans MT" w:hAnsi="Gill Sans MT"/>
              </w:rPr>
              <w:t>1=Strongly agree</w:t>
            </w:r>
          </w:p>
          <w:p w14:paraId="505403AB" w14:textId="77777777" w:rsidR="001949A5" w:rsidRPr="00BE068B" w:rsidRDefault="001949A5" w:rsidP="001949A5">
            <w:pPr>
              <w:spacing w:after="0"/>
              <w:rPr>
                <w:rFonts w:ascii="Gill Sans MT" w:hAnsi="Gill Sans MT"/>
              </w:rPr>
            </w:pPr>
            <w:r w:rsidRPr="00BE068B">
              <w:rPr>
                <w:rFonts w:ascii="Gill Sans MT" w:hAnsi="Gill Sans MT"/>
              </w:rPr>
              <w:t>2=Agree</w:t>
            </w:r>
          </w:p>
          <w:p w14:paraId="421D8DE3" w14:textId="77777777" w:rsidR="001949A5" w:rsidRPr="00BE068B" w:rsidRDefault="001949A5" w:rsidP="001949A5">
            <w:pPr>
              <w:spacing w:after="0"/>
              <w:rPr>
                <w:rFonts w:ascii="Gill Sans MT" w:hAnsi="Gill Sans MT"/>
              </w:rPr>
            </w:pPr>
            <w:r w:rsidRPr="00BE068B">
              <w:rPr>
                <w:rFonts w:ascii="Gill Sans MT" w:hAnsi="Gill Sans MT"/>
              </w:rPr>
              <w:t>3=Neither agree nor disagree</w:t>
            </w:r>
          </w:p>
          <w:p w14:paraId="02D92458" w14:textId="77777777" w:rsidR="001949A5" w:rsidRPr="00BE068B" w:rsidRDefault="001949A5" w:rsidP="001949A5">
            <w:pPr>
              <w:spacing w:after="0"/>
              <w:rPr>
                <w:rFonts w:ascii="Gill Sans MT" w:hAnsi="Gill Sans MT"/>
              </w:rPr>
            </w:pPr>
            <w:r w:rsidRPr="00BE068B">
              <w:rPr>
                <w:rFonts w:ascii="Gill Sans MT" w:hAnsi="Gill Sans MT"/>
              </w:rPr>
              <w:t>4=Disagree</w:t>
            </w:r>
          </w:p>
        </w:tc>
        <w:tc>
          <w:tcPr>
            <w:tcW w:w="2167" w:type="dxa"/>
            <w:tcBorders>
              <w:top w:val="single" w:sz="4" w:space="0" w:color="000000"/>
              <w:left w:val="nil"/>
              <w:bottom w:val="single" w:sz="4" w:space="0" w:color="000000"/>
              <w:right w:val="single" w:sz="18" w:space="0" w:color="auto"/>
            </w:tcBorders>
          </w:tcPr>
          <w:p w14:paraId="5F540681" w14:textId="77777777" w:rsidR="001949A5" w:rsidRPr="00BE068B" w:rsidRDefault="001949A5" w:rsidP="001949A5">
            <w:pPr>
              <w:spacing w:after="0"/>
              <w:rPr>
                <w:rFonts w:ascii="Gill Sans MT" w:hAnsi="Gill Sans MT"/>
              </w:rPr>
            </w:pPr>
            <w:r w:rsidRPr="00BE068B">
              <w:rPr>
                <w:rFonts w:ascii="Gill Sans MT" w:hAnsi="Gill Sans MT"/>
              </w:rPr>
              <w:t>5=Strongly disagree</w:t>
            </w:r>
          </w:p>
          <w:p w14:paraId="358A6818" w14:textId="77777777" w:rsidR="001949A5" w:rsidRPr="00BE068B" w:rsidRDefault="001949A5" w:rsidP="001949A5">
            <w:pPr>
              <w:spacing w:after="0"/>
              <w:rPr>
                <w:rFonts w:ascii="Gill Sans MT" w:hAnsi="Gill Sans MT"/>
              </w:rPr>
            </w:pPr>
            <w:r w:rsidRPr="00BE068B">
              <w:rPr>
                <w:rFonts w:ascii="Gill Sans MT" w:hAnsi="Gill Sans MT"/>
              </w:rPr>
              <w:t>888=Don't know</w:t>
            </w:r>
          </w:p>
          <w:p w14:paraId="19C83A69" w14:textId="77777777" w:rsidR="001949A5" w:rsidRPr="00BE068B" w:rsidRDefault="001949A5" w:rsidP="001949A5">
            <w:pPr>
              <w:spacing w:after="0"/>
              <w:rPr>
                <w:rFonts w:ascii="Gill Sans MT" w:hAnsi="Gill Sans MT"/>
              </w:rPr>
            </w:pPr>
            <w:r w:rsidRPr="00BE068B">
              <w:rPr>
                <w:rFonts w:ascii="Gill Sans MT" w:hAnsi="Gill Sans MT"/>
              </w:rPr>
              <w:t>999=Prefer not to respond</w:t>
            </w:r>
          </w:p>
        </w:tc>
        <w:tc>
          <w:tcPr>
            <w:tcW w:w="721" w:type="dxa"/>
            <w:tcBorders>
              <w:top w:val="single" w:sz="18" w:space="0" w:color="auto"/>
              <w:left w:val="single" w:sz="18" w:space="0" w:color="auto"/>
              <w:bottom w:val="single" w:sz="18" w:space="0" w:color="auto"/>
              <w:right w:val="single" w:sz="18" w:space="0" w:color="auto"/>
            </w:tcBorders>
          </w:tcPr>
          <w:p w14:paraId="317591E2" w14:textId="77777777" w:rsidR="001949A5" w:rsidRPr="00BE068B" w:rsidRDefault="001949A5" w:rsidP="001949A5">
            <w:pPr>
              <w:spacing w:after="0"/>
              <w:rPr>
                <w:rFonts w:ascii="Gill Sans MT" w:hAnsi="Gill Sans MT"/>
              </w:rPr>
            </w:pPr>
            <w:r w:rsidRPr="00BE068B">
              <w:rPr>
                <w:rFonts w:ascii="Gill Sans MT" w:hAnsi="Gill Sans MT"/>
              </w:rPr>
              <w:t>(Code)</w:t>
            </w:r>
          </w:p>
        </w:tc>
      </w:tr>
      <w:tr w:rsidR="001949A5" w:rsidRPr="00BE068B" w14:paraId="607CA3BC" w14:textId="77777777" w:rsidTr="00A405FF">
        <w:trPr>
          <w:trHeight w:val="20"/>
        </w:trPr>
        <w:tc>
          <w:tcPr>
            <w:tcW w:w="574" w:type="dxa"/>
            <w:tcBorders>
              <w:top w:val="single" w:sz="4" w:space="0" w:color="auto"/>
              <w:left w:val="single" w:sz="4" w:space="0" w:color="auto"/>
              <w:bottom w:val="single" w:sz="4" w:space="0" w:color="auto"/>
              <w:right w:val="single" w:sz="4" w:space="0" w:color="auto"/>
            </w:tcBorders>
          </w:tcPr>
          <w:p w14:paraId="361A77FD" w14:textId="1EC15C7D" w:rsidR="001949A5" w:rsidRPr="00BE068B" w:rsidRDefault="00A405FF" w:rsidP="001949A5">
            <w:pPr>
              <w:spacing w:after="0"/>
              <w:rPr>
                <w:rFonts w:ascii="Gill Sans MT" w:hAnsi="Gill Sans MT"/>
                <w:w w:val="105"/>
              </w:rPr>
            </w:pPr>
            <w:r w:rsidRPr="00BE068B">
              <w:rPr>
                <w:rFonts w:ascii="Gill Sans MT" w:hAnsi="Gill Sans MT"/>
                <w:w w:val="105"/>
              </w:rPr>
              <w:t>G12</w:t>
            </w:r>
          </w:p>
        </w:tc>
        <w:tc>
          <w:tcPr>
            <w:tcW w:w="4467" w:type="dxa"/>
            <w:tcBorders>
              <w:top w:val="single" w:sz="4" w:space="0" w:color="000000"/>
              <w:left w:val="single" w:sz="4" w:space="0" w:color="auto"/>
              <w:bottom w:val="single" w:sz="4" w:space="0" w:color="000000"/>
              <w:right w:val="nil"/>
            </w:tcBorders>
          </w:tcPr>
          <w:p w14:paraId="3E460E0D" w14:textId="4D833243" w:rsidR="001949A5" w:rsidRPr="00BE068B" w:rsidRDefault="001949A5" w:rsidP="00236681">
            <w:pPr>
              <w:spacing w:after="0"/>
              <w:rPr>
                <w:rFonts w:ascii="Gill Sans MT" w:hAnsi="Gill Sans MT"/>
              </w:rPr>
            </w:pPr>
            <w:r w:rsidRPr="00BE068B">
              <w:rPr>
                <w:rFonts w:ascii="Gill Sans MT" w:hAnsi="Gill Sans MT"/>
                <w:w w:val="105"/>
              </w:rPr>
              <w:t xml:space="preserve">I feel that rules about </w:t>
            </w:r>
            <w:r w:rsidR="00236681" w:rsidRPr="00BE068B">
              <w:rPr>
                <w:rFonts w:ascii="Gill Sans MT" w:hAnsi="Gill Sans MT"/>
                <w:w w:val="105"/>
              </w:rPr>
              <w:t>forest access and use are easy to understand</w:t>
            </w:r>
            <w:r w:rsidRPr="00BE068B">
              <w:rPr>
                <w:rFonts w:ascii="Gill Sans MT" w:hAnsi="Gill Sans MT"/>
                <w:w w:val="105"/>
              </w:rPr>
              <w:t>. (</w:t>
            </w:r>
            <w:proofErr w:type="spellStart"/>
            <w:proofErr w:type="gramStart"/>
            <w:r w:rsidRPr="00BE068B">
              <w:rPr>
                <w:rFonts w:ascii="Gill Sans MT" w:hAnsi="Gill Sans MT"/>
                <w:b/>
                <w:w w:val="105"/>
              </w:rPr>
              <w:t>rules</w:t>
            </w:r>
            <w:proofErr w:type="gramEnd"/>
            <w:r w:rsidRPr="00BE068B">
              <w:rPr>
                <w:rFonts w:ascii="Gill Sans MT" w:hAnsi="Gill Sans MT"/>
                <w:b/>
                <w:w w:val="105"/>
              </w:rPr>
              <w:t>_clear</w:t>
            </w:r>
            <w:proofErr w:type="spellEnd"/>
            <w:r w:rsidRPr="00BE068B">
              <w:rPr>
                <w:rFonts w:ascii="Gill Sans MT" w:hAnsi="Gill Sans MT"/>
                <w:w w:val="105"/>
              </w:rPr>
              <w:t>)</w:t>
            </w:r>
          </w:p>
        </w:tc>
        <w:tc>
          <w:tcPr>
            <w:tcW w:w="2161" w:type="dxa"/>
            <w:tcBorders>
              <w:top w:val="single" w:sz="4" w:space="0" w:color="000000"/>
              <w:left w:val="nil"/>
              <w:bottom w:val="single" w:sz="4" w:space="0" w:color="000000"/>
              <w:right w:val="nil"/>
            </w:tcBorders>
          </w:tcPr>
          <w:p w14:paraId="5220A994" w14:textId="77777777" w:rsidR="001949A5" w:rsidRPr="00BE068B" w:rsidRDefault="001949A5" w:rsidP="001949A5">
            <w:pPr>
              <w:spacing w:after="0"/>
              <w:rPr>
                <w:rFonts w:ascii="Gill Sans MT" w:hAnsi="Gill Sans MT"/>
              </w:rPr>
            </w:pPr>
            <w:r w:rsidRPr="00BE068B">
              <w:rPr>
                <w:rFonts w:ascii="Gill Sans MT" w:hAnsi="Gill Sans MT"/>
              </w:rPr>
              <w:t>1=Strongly agree</w:t>
            </w:r>
          </w:p>
          <w:p w14:paraId="4A166FE7" w14:textId="77777777" w:rsidR="001949A5" w:rsidRPr="00BE068B" w:rsidRDefault="001949A5" w:rsidP="001949A5">
            <w:pPr>
              <w:spacing w:after="0"/>
              <w:rPr>
                <w:rFonts w:ascii="Gill Sans MT" w:hAnsi="Gill Sans MT"/>
              </w:rPr>
            </w:pPr>
            <w:r w:rsidRPr="00BE068B">
              <w:rPr>
                <w:rFonts w:ascii="Gill Sans MT" w:hAnsi="Gill Sans MT"/>
              </w:rPr>
              <w:t>2=Agree</w:t>
            </w:r>
          </w:p>
          <w:p w14:paraId="59CFC24A" w14:textId="77777777" w:rsidR="001949A5" w:rsidRPr="00BE068B" w:rsidRDefault="001949A5" w:rsidP="001949A5">
            <w:pPr>
              <w:spacing w:after="0"/>
              <w:rPr>
                <w:rFonts w:ascii="Gill Sans MT" w:hAnsi="Gill Sans MT"/>
              </w:rPr>
            </w:pPr>
            <w:r w:rsidRPr="00BE068B">
              <w:rPr>
                <w:rFonts w:ascii="Gill Sans MT" w:hAnsi="Gill Sans MT"/>
              </w:rPr>
              <w:t>3=Neither agree nor disagree</w:t>
            </w:r>
          </w:p>
          <w:p w14:paraId="125D74C4" w14:textId="77777777" w:rsidR="001949A5" w:rsidRPr="00BE068B" w:rsidRDefault="001949A5" w:rsidP="001949A5">
            <w:pPr>
              <w:spacing w:after="0"/>
              <w:rPr>
                <w:rFonts w:ascii="Gill Sans MT" w:hAnsi="Gill Sans MT"/>
              </w:rPr>
            </w:pPr>
            <w:r w:rsidRPr="00BE068B">
              <w:rPr>
                <w:rFonts w:ascii="Gill Sans MT" w:hAnsi="Gill Sans MT"/>
              </w:rPr>
              <w:t>4=Disagree</w:t>
            </w:r>
          </w:p>
        </w:tc>
        <w:tc>
          <w:tcPr>
            <w:tcW w:w="2167" w:type="dxa"/>
            <w:tcBorders>
              <w:top w:val="single" w:sz="4" w:space="0" w:color="000000"/>
              <w:left w:val="nil"/>
              <w:bottom w:val="single" w:sz="4" w:space="0" w:color="000000"/>
              <w:right w:val="single" w:sz="18" w:space="0" w:color="auto"/>
            </w:tcBorders>
          </w:tcPr>
          <w:p w14:paraId="26553B8D" w14:textId="77777777" w:rsidR="001949A5" w:rsidRPr="00BE068B" w:rsidRDefault="001949A5" w:rsidP="001949A5">
            <w:pPr>
              <w:spacing w:after="0"/>
              <w:rPr>
                <w:rFonts w:ascii="Gill Sans MT" w:hAnsi="Gill Sans MT"/>
              </w:rPr>
            </w:pPr>
            <w:r w:rsidRPr="00BE068B">
              <w:rPr>
                <w:rFonts w:ascii="Gill Sans MT" w:hAnsi="Gill Sans MT"/>
              </w:rPr>
              <w:t>5=Strongly disagree</w:t>
            </w:r>
          </w:p>
          <w:p w14:paraId="2EDA5A7A" w14:textId="77777777" w:rsidR="001949A5" w:rsidRPr="00BE068B" w:rsidRDefault="001949A5" w:rsidP="001949A5">
            <w:pPr>
              <w:spacing w:after="0"/>
              <w:rPr>
                <w:rFonts w:ascii="Gill Sans MT" w:hAnsi="Gill Sans MT"/>
              </w:rPr>
            </w:pPr>
            <w:r w:rsidRPr="00BE068B">
              <w:rPr>
                <w:rFonts w:ascii="Gill Sans MT" w:hAnsi="Gill Sans MT"/>
              </w:rPr>
              <w:t>888=Don't know</w:t>
            </w:r>
          </w:p>
          <w:p w14:paraId="09CDD463" w14:textId="77777777" w:rsidR="001949A5" w:rsidRPr="00BE068B" w:rsidRDefault="001949A5" w:rsidP="001949A5">
            <w:pPr>
              <w:spacing w:after="0"/>
              <w:rPr>
                <w:rFonts w:ascii="Gill Sans MT" w:hAnsi="Gill Sans MT"/>
              </w:rPr>
            </w:pPr>
            <w:r w:rsidRPr="00BE068B">
              <w:rPr>
                <w:rFonts w:ascii="Gill Sans MT" w:hAnsi="Gill Sans MT"/>
              </w:rPr>
              <w:t>999=Prefer not to respond</w:t>
            </w:r>
          </w:p>
        </w:tc>
        <w:tc>
          <w:tcPr>
            <w:tcW w:w="721" w:type="dxa"/>
            <w:tcBorders>
              <w:top w:val="single" w:sz="18" w:space="0" w:color="auto"/>
              <w:left w:val="single" w:sz="18" w:space="0" w:color="auto"/>
              <w:bottom w:val="single" w:sz="18" w:space="0" w:color="auto"/>
              <w:right w:val="single" w:sz="18" w:space="0" w:color="auto"/>
            </w:tcBorders>
          </w:tcPr>
          <w:p w14:paraId="38599A2E" w14:textId="77777777" w:rsidR="001949A5" w:rsidRPr="00BE068B" w:rsidRDefault="001949A5" w:rsidP="001949A5">
            <w:pPr>
              <w:spacing w:after="0"/>
              <w:rPr>
                <w:rFonts w:ascii="Gill Sans MT" w:hAnsi="Gill Sans MT"/>
              </w:rPr>
            </w:pPr>
            <w:r w:rsidRPr="00BE068B">
              <w:rPr>
                <w:rFonts w:ascii="Gill Sans MT" w:hAnsi="Gill Sans MT"/>
              </w:rPr>
              <w:t>(Code)</w:t>
            </w:r>
          </w:p>
        </w:tc>
      </w:tr>
      <w:tr w:rsidR="001949A5" w:rsidRPr="00BE068B" w14:paraId="08F2044B" w14:textId="77777777" w:rsidTr="00A405FF">
        <w:trPr>
          <w:trHeight w:val="20"/>
        </w:trPr>
        <w:tc>
          <w:tcPr>
            <w:tcW w:w="574" w:type="dxa"/>
            <w:tcBorders>
              <w:top w:val="single" w:sz="4" w:space="0" w:color="auto"/>
              <w:left w:val="single" w:sz="4" w:space="0" w:color="auto"/>
              <w:bottom w:val="single" w:sz="4" w:space="0" w:color="auto"/>
              <w:right w:val="single" w:sz="4" w:space="0" w:color="auto"/>
            </w:tcBorders>
          </w:tcPr>
          <w:p w14:paraId="28A25903" w14:textId="7B05FCC0" w:rsidR="001949A5" w:rsidRPr="00BE068B" w:rsidRDefault="00A405FF" w:rsidP="001949A5">
            <w:pPr>
              <w:spacing w:after="0"/>
              <w:rPr>
                <w:rFonts w:ascii="Gill Sans MT" w:hAnsi="Gill Sans MT"/>
                <w:w w:val="105"/>
              </w:rPr>
            </w:pPr>
            <w:r w:rsidRPr="00BE068B">
              <w:rPr>
                <w:rFonts w:ascii="Gill Sans MT" w:hAnsi="Gill Sans MT"/>
                <w:w w:val="105"/>
              </w:rPr>
              <w:t>G13</w:t>
            </w:r>
          </w:p>
        </w:tc>
        <w:tc>
          <w:tcPr>
            <w:tcW w:w="4467" w:type="dxa"/>
            <w:tcBorders>
              <w:top w:val="single" w:sz="4" w:space="0" w:color="000000"/>
              <w:left w:val="single" w:sz="4" w:space="0" w:color="auto"/>
              <w:bottom w:val="single" w:sz="4" w:space="0" w:color="000000"/>
              <w:right w:val="nil"/>
            </w:tcBorders>
          </w:tcPr>
          <w:p w14:paraId="2EA07CD3" w14:textId="392CE9EC" w:rsidR="001949A5" w:rsidRPr="00BE068B" w:rsidRDefault="00236681" w:rsidP="001949A5">
            <w:pPr>
              <w:spacing w:after="0"/>
              <w:rPr>
                <w:rFonts w:ascii="Gill Sans MT" w:hAnsi="Gill Sans MT"/>
              </w:rPr>
            </w:pPr>
            <w:r w:rsidRPr="00BE068B">
              <w:rPr>
                <w:rFonts w:ascii="Gill Sans MT" w:hAnsi="Gill Sans MT"/>
                <w:w w:val="105"/>
              </w:rPr>
              <w:t xml:space="preserve">I feel that rules about forest access and use are </w:t>
            </w:r>
            <w:proofErr w:type="gramStart"/>
            <w:r w:rsidRPr="00BE068B">
              <w:rPr>
                <w:rFonts w:ascii="Gill Sans MT" w:hAnsi="Gill Sans MT"/>
                <w:w w:val="105"/>
              </w:rPr>
              <w:t>well-know</w:t>
            </w:r>
            <w:ins w:id="619" w:author="usaiduser" w:date="2014-11-09T10:51:00Z">
              <w:r w:rsidR="00D11B9E">
                <w:rPr>
                  <w:rFonts w:ascii="Gill Sans MT" w:hAnsi="Gill Sans MT"/>
                  <w:w w:val="105"/>
                </w:rPr>
                <w:t>n</w:t>
              </w:r>
            </w:ins>
            <w:proofErr w:type="gramEnd"/>
            <w:r w:rsidRPr="00BE068B">
              <w:rPr>
                <w:rFonts w:ascii="Gill Sans MT" w:hAnsi="Gill Sans MT"/>
                <w:w w:val="105"/>
              </w:rPr>
              <w:t xml:space="preserve"> by most people in the community. (</w:t>
            </w:r>
            <w:proofErr w:type="spellStart"/>
            <w:proofErr w:type="gramStart"/>
            <w:r w:rsidRPr="00BE068B">
              <w:rPr>
                <w:rFonts w:ascii="Gill Sans MT" w:hAnsi="Gill Sans MT"/>
                <w:b/>
                <w:w w:val="105"/>
              </w:rPr>
              <w:t>rules</w:t>
            </w:r>
            <w:proofErr w:type="gramEnd"/>
            <w:r w:rsidRPr="00BE068B">
              <w:rPr>
                <w:rFonts w:ascii="Gill Sans MT" w:hAnsi="Gill Sans MT"/>
                <w:b/>
                <w:w w:val="105"/>
              </w:rPr>
              <w:t>_known</w:t>
            </w:r>
            <w:proofErr w:type="spellEnd"/>
            <w:r w:rsidRPr="00BE068B">
              <w:rPr>
                <w:rFonts w:ascii="Gill Sans MT" w:hAnsi="Gill Sans MT"/>
                <w:w w:val="105"/>
              </w:rPr>
              <w:t>)</w:t>
            </w:r>
          </w:p>
        </w:tc>
        <w:tc>
          <w:tcPr>
            <w:tcW w:w="2161" w:type="dxa"/>
            <w:tcBorders>
              <w:top w:val="single" w:sz="4" w:space="0" w:color="000000"/>
              <w:left w:val="nil"/>
              <w:bottom w:val="single" w:sz="4" w:space="0" w:color="000000"/>
              <w:right w:val="nil"/>
            </w:tcBorders>
          </w:tcPr>
          <w:p w14:paraId="0EC843AF" w14:textId="77777777" w:rsidR="001949A5" w:rsidRPr="00BE068B" w:rsidRDefault="001949A5" w:rsidP="001949A5">
            <w:pPr>
              <w:spacing w:after="0"/>
              <w:rPr>
                <w:rFonts w:ascii="Gill Sans MT" w:hAnsi="Gill Sans MT"/>
              </w:rPr>
            </w:pPr>
            <w:r w:rsidRPr="00BE068B">
              <w:rPr>
                <w:rFonts w:ascii="Gill Sans MT" w:hAnsi="Gill Sans MT"/>
              </w:rPr>
              <w:t>1=Strongly agree</w:t>
            </w:r>
          </w:p>
          <w:p w14:paraId="33D950CA" w14:textId="77777777" w:rsidR="001949A5" w:rsidRPr="00BE068B" w:rsidRDefault="001949A5" w:rsidP="001949A5">
            <w:pPr>
              <w:spacing w:after="0"/>
              <w:rPr>
                <w:rFonts w:ascii="Gill Sans MT" w:hAnsi="Gill Sans MT"/>
              </w:rPr>
            </w:pPr>
            <w:r w:rsidRPr="00BE068B">
              <w:rPr>
                <w:rFonts w:ascii="Gill Sans MT" w:hAnsi="Gill Sans MT"/>
              </w:rPr>
              <w:t>2=Agree</w:t>
            </w:r>
          </w:p>
          <w:p w14:paraId="32FD2269" w14:textId="77777777" w:rsidR="001949A5" w:rsidRPr="00BE068B" w:rsidRDefault="001949A5" w:rsidP="001949A5">
            <w:pPr>
              <w:spacing w:after="0"/>
              <w:rPr>
                <w:rFonts w:ascii="Gill Sans MT" w:hAnsi="Gill Sans MT"/>
              </w:rPr>
            </w:pPr>
            <w:r w:rsidRPr="00BE068B">
              <w:rPr>
                <w:rFonts w:ascii="Gill Sans MT" w:hAnsi="Gill Sans MT"/>
              </w:rPr>
              <w:t>3=Neither agree nor disagree</w:t>
            </w:r>
          </w:p>
          <w:p w14:paraId="341DE57F" w14:textId="77777777" w:rsidR="001949A5" w:rsidRPr="00BE068B" w:rsidRDefault="001949A5" w:rsidP="001949A5">
            <w:pPr>
              <w:spacing w:after="0"/>
              <w:rPr>
                <w:rFonts w:ascii="Gill Sans MT" w:hAnsi="Gill Sans MT"/>
              </w:rPr>
            </w:pPr>
            <w:r w:rsidRPr="00BE068B">
              <w:rPr>
                <w:rFonts w:ascii="Gill Sans MT" w:hAnsi="Gill Sans MT"/>
              </w:rPr>
              <w:t>4=Disagree</w:t>
            </w:r>
          </w:p>
        </w:tc>
        <w:tc>
          <w:tcPr>
            <w:tcW w:w="2167" w:type="dxa"/>
            <w:tcBorders>
              <w:top w:val="single" w:sz="4" w:space="0" w:color="000000"/>
              <w:left w:val="nil"/>
              <w:bottom w:val="single" w:sz="4" w:space="0" w:color="000000"/>
              <w:right w:val="single" w:sz="18" w:space="0" w:color="auto"/>
            </w:tcBorders>
          </w:tcPr>
          <w:p w14:paraId="79F9FA52" w14:textId="77777777" w:rsidR="001949A5" w:rsidRPr="00BE068B" w:rsidRDefault="001949A5" w:rsidP="001949A5">
            <w:pPr>
              <w:spacing w:after="0"/>
              <w:rPr>
                <w:rFonts w:ascii="Gill Sans MT" w:hAnsi="Gill Sans MT"/>
              </w:rPr>
            </w:pPr>
            <w:r w:rsidRPr="00BE068B">
              <w:rPr>
                <w:rFonts w:ascii="Gill Sans MT" w:hAnsi="Gill Sans MT"/>
              </w:rPr>
              <w:t>5=Strongly disagree</w:t>
            </w:r>
          </w:p>
          <w:p w14:paraId="06051D0B" w14:textId="77777777" w:rsidR="001949A5" w:rsidRPr="00BE068B" w:rsidRDefault="001949A5" w:rsidP="001949A5">
            <w:pPr>
              <w:spacing w:after="0"/>
              <w:rPr>
                <w:rFonts w:ascii="Gill Sans MT" w:hAnsi="Gill Sans MT"/>
              </w:rPr>
            </w:pPr>
            <w:r w:rsidRPr="00BE068B">
              <w:rPr>
                <w:rFonts w:ascii="Gill Sans MT" w:hAnsi="Gill Sans MT"/>
              </w:rPr>
              <w:t>888=Don't know</w:t>
            </w:r>
          </w:p>
          <w:p w14:paraId="0D37EF37" w14:textId="77777777" w:rsidR="001949A5" w:rsidRPr="00BE068B" w:rsidRDefault="001949A5" w:rsidP="001949A5">
            <w:pPr>
              <w:spacing w:after="0"/>
              <w:rPr>
                <w:rFonts w:ascii="Gill Sans MT" w:hAnsi="Gill Sans MT"/>
              </w:rPr>
            </w:pPr>
            <w:r w:rsidRPr="00BE068B">
              <w:rPr>
                <w:rFonts w:ascii="Gill Sans MT" w:hAnsi="Gill Sans MT"/>
              </w:rPr>
              <w:t>999=Prefer not to respond</w:t>
            </w:r>
          </w:p>
        </w:tc>
        <w:tc>
          <w:tcPr>
            <w:tcW w:w="721" w:type="dxa"/>
            <w:tcBorders>
              <w:top w:val="single" w:sz="18" w:space="0" w:color="auto"/>
              <w:left w:val="single" w:sz="18" w:space="0" w:color="auto"/>
              <w:bottom w:val="single" w:sz="18" w:space="0" w:color="auto"/>
              <w:right w:val="single" w:sz="18" w:space="0" w:color="auto"/>
            </w:tcBorders>
          </w:tcPr>
          <w:p w14:paraId="35E0B7A5" w14:textId="77777777" w:rsidR="001949A5" w:rsidRPr="00BE068B" w:rsidRDefault="001949A5" w:rsidP="001949A5">
            <w:pPr>
              <w:spacing w:after="0"/>
              <w:rPr>
                <w:rFonts w:ascii="Gill Sans MT" w:hAnsi="Gill Sans MT"/>
              </w:rPr>
            </w:pPr>
            <w:r w:rsidRPr="00BE068B">
              <w:rPr>
                <w:rFonts w:ascii="Gill Sans MT" w:hAnsi="Gill Sans MT"/>
              </w:rPr>
              <w:t>(Code)</w:t>
            </w:r>
          </w:p>
        </w:tc>
      </w:tr>
      <w:tr w:rsidR="001949A5" w:rsidRPr="00BE068B" w14:paraId="4E87D5D7" w14:textId="77777777" w:rsidTr="00A405FF">
        <w:trPr>
          <w:trHeight w:val="20"/>
        </w:trPr>
        <w:tc>
          <w:tcPr>
            <w:tcW w:w="574" w:type="dxa"/>
            <w:tcBorders>
              <w:top w:val="single" w:sz="4" w:space="0" w:color="auto"/>
              <w:left w:val="single" w:sz="4" w:space="0" w:color="auto"/>
              <w:bottom w:val="single" w:sz="4" w:space="0" w:color="auto"/>
              <w:right w:val="single" w:sz="4" w:space="0" w:color="auto"/>
            </w:tcBorders>
          </w:tcPr>
          <w:p w14:paraId="479B726F" w14:textId="423EEBEC" w:rsidR="001949A5" w:rsidRPr="00BE068B" w:rsidRDefault="00A405FF" w:rsidP="001949A5">
            <w:pPr>
              <w:spacing w:after="0"/>
              <w:rPr>
                <w:rFonts w:ascii="Gill Sans MT" w:hAnsi="Gill Sans MT"/>
                <w:w w:val="105"/>
              </w:rPr>
            </w:pPr>
            <w:r w:rsidRPr="00BE068B">
              <w:rPr>
                <w:rFonts w:ascii="Gill Sans MT" w:hAnsi="Gill Sans MT"/>
                <w:w w:val="105"/>
              </w:rPr>
              <w:lastRenderedPageBreak/>
              <w:t>G14</w:t>
            </w:r>
          </w:p>
        </w:tc>
        <w:tc>
          <w:tcPr>
            <w:tcW w:w="4467" w:type="dxa"/>
            <w:tcBorders>
              <w:top w:val="single" w:sz="4" w:space="0" w:color="000000"/>
              <w:left w:val="single" w:sz="4" w:space="0" w:color="auto"/>
              <w:bottom w:val="single" w:sz="4" w:space="0" w:color="000000"/>
              <w:right w:val="nil"/>
            </w:tcBorders>
          </w:tcPr>
          <w:p w14:paraId="2F514B32" w14:textId="7296049C" w:rsidR="001949A5" w:rsidRPr="00BE068B" w:rsidRDefault="001949A5" w:rsidP="001949A5">
            <w:pPr>
              <w:spacing w:after="0"/>
              <w:rPr>
                <w:rFonts w:ascii="Gill Sans MT" w:hAnsi="Gill Sans MT"/>
              </w:rPr>
            </w:pPr>
            <w:r w:rsidRPr="00BE068B">
              <w:rPr>
                <w:rFonts w:ascii="Gill Sans MT" w:hAnsi="Gill Sans MT"/>
                <w:w w:val="105"/>
              </w:rPr>
              <w:t>I feel that decisions</w:t>
            </w:r>
            <w:r w:rsidR="00236681" w:rsidRPr="00BE068B">
              <w:rPr>
                <w:rFonts w:ascii="Gill Sans MT" w:hAnsi="Gill Sans MT"/>
                <w:w w:val="105"/>
              </w:rPr>
              <w:t xml:space="preserve"> about forest use</w:t>
            </w:r>
            <w:r w:rsidR="00492CDC" w:rsidRPr="00BE068B">
              <w:rPr>
                <w:rFonts w:ascii="Gill Sans MT" w:hAnsi="Gill Sans MT"/>
                <w:w w:val="105"/>
              </w:rPr>
              <w:t xml:space="preserve"> and access</w:t>
            </w:r>
            <w:r w:rsidRPr="00BE068B">
              <w:rPr>
                <w:rFonts w:ascii="Gill Sans MT" w:hAnsi="Gill Sans MT"/>
                <w:w w:val="105"/>
              </w:rPr>
              <w:t xml:space="preserve"> are fair. (</w:t>
            </w:r>
            <w:proofErr w:type="spellStart"/>
            <w:proofErr w:type="gramStart"/>
            <w:r w:rsidRPr="00BE068B">
              <w:rPr>
                <w:rFonts w:ascii="Gill Sans MT" w:hAnsi="Gill Sans MT"/>
                <w:b/>
                <w:w w:val="105"/>
              </w:rPr>
              <w:t>decisions</w:t>
            </w:r>
            <w:proofErr w:type="gramEnd"/>
            <w:r w:rsidRPr="00BE068B">
              <w:rPr>
                <w:rFonts w:ascii="Gill Sans MT" w:hAnsi="Gill Sans MT"/>
                <w:b/>
                <w:w w:val="105"/>
              </w:rPr>
              <w:t>_fair</w:t>
            </w:r>
            <w:proofErr w:type="spellEnd"/>
            <w:r w:rsidRPr="00BE068B">
              <w:rPr>
                <w:rFonts w:ascii="Gill Sans MT" w:hAnsi="Gill Sans MT"/>
                <w:w w:val="105"/>
              </w:rPr>
              <w:t>)</w:t>
            </w:r>
          </w:p>
        </w:tc>
        <w:tc>
          <w:tcPr>
            <w:tcW w:w="2161" w:type="dxa"/>
            <w:tcBorders>
              <w:top w:val="single" w:sz="4" w:space="0" w:color="000000"/>
              <w:left w:val="nil"/>
              <w:bottom w:val="single" w:sz="4" w:space="0" w:color="000000"/>
              <w:right w:val="nil"/>
            </w:tcBorders>
          </w:tcPr>
          <w:p w14:paraId="5F8FE91E" w14:textId="77777777" w:rsidR="001949A5" w:rsidRPr="00BE068B" w:rsidRDefault="001949A5" w:rsidP="001949A5">
            <w:pPr>
              <w:spacing w:after="0"/>
              <w:rPr>
                <w:rFonts w:ascii="Gill Sans MT" w:hAnsi="Gill Sans MT"/>
              </w:rPr>
            </w:pPr>
            <w:r w:rsidRPr="00BE068B">
              <w:rPr>
                <w:rFonts w:ascii="Gill Sans MT" w:hAnsi="Gill Sans MT"/>
              </w:rPr>
              <w:t>1=Strongly agree</w:t>
            </w:r>
          </w:p>
          <w:p w14:paraId="2EEF1052" w14:textId="77777777" w:rsidR="001949A5" w:rsidRPr="00BE068B" w:rsidRDefault="001949A5" w:rsidP="001949A5">
            <w:pPr>
              <w:spacing w:after="0"/>
              <w:rPr>
                <w:rFonts w:ascii="Gill Sans MT" w:hAnsi="Gill Sans MT"/>
              </w:rPr>
            </w:pPr>
            <w:r w:rsidRPr="00BE068B">
              <w:rPr>
                <w:rFonts w:ascii="Gill Sans MT" w:hAnsi="Gill Sans MT"/>
              </w:rPr>
              <w:t>2=Agree</w:t>
            </w:r>
          </w:p>
          <w:p w14:paraId="2451ED43" w14:textId="77777777" w:rsidR="001949A5" w:rsidRPr="00BE068B" w:rsidRDefault="001949A5" w:rsidP="001949A5">
            <w:pPr>
              <w:spacing w:after="0"/>
              <w:rPr>
                <w:rFonts w:ascii="Gill Sans MT" w:hAnsi="Gill Sans MT"/>
              </w:rPr>
            </w:pPr>
            <w:r w:rsidRPr="00BE068B">
              <w:rPr>
                <w:rFonts w:ascii="Gill Sans MT" w:hAnsi="Gill Sans MT"/>
              </w:rPr>
              <w:t>3=Neither agree nor disagree</w:t>
            </w:r>
          </w:p>
          <w:p w14:paraId="7607E426" w14:textId="77777777" w:rsidR="001949A5" w:rsidRPr="00BE068B" w:rsidRDefault="001949A5" w:rsidP="001949A5">
            <w:pPr>
              <w:spacing w:after="0"/>
              <w:rPr>
                <w:rFonts w:ascii="Gill Sans MT" w:hAnsi="Gill Sans MT"/>
              </w:rPr>
            </w:pPr>
            <w:r w:rsidRPr="00BE068B">
              <w:rPr>
                <w:rFonts w:ascii="Gill Sans MT" w:hAnsi="Gill Sans MT"/>
              </w:rPr>
              <w:t>4=Disagree</w:t>
            </w:r>
          </w:p>
        </w:tc>
        <w:tc>
          <w:tcPr>
            <w:tcW w:w="2167" w:type="dxa"/>
            <w:tcBorders>
              <w:top w:val="single" w:sz="4" w:space="0" w:color="000000"/>
              <w:left w:val="nil"/>
              <w:bottom w:val="single" w:sz="4" w:space="0" w:color="000000"/>
              <w:right w:val="single" w:sz="18" w:space="0" w:color="auto"/>
            </w:tcBorders>
          </w:tcPr>
          <w:p w14:paraId="27C88A94" w14:textId="77777777" w:rsidR="001949A5" w:rsidRPr="00BE068B" w:rsidRDefault="001949A5" w:rsidP="001949A5">
            <w:pPr>
              <w:spacing w:after="0"/>
              <w:rPr>
                <w:rFonts w:ascii="Gill Sans MT" w:hAnsi="Gill Sans MT"/>
              </w:rPr>
            </w:pPr>
            <w:r w:rsidRPr="00BE068B">
              <w:rPr>
                <w:rFonts w:ascii="Gill Sans MT" w:hAnsi="Gill Sans MT"/>
              </w:rPr>
              <w:t>5=Strongly disagree</w:t>
            </w:r>
          </w:p>
          <w:p w14:paraId="53792482" w14:textId="77777777" w:rsidR="001949A5" w:rsidRPr="00BE068B" w:rsidRDefault="001949A5" w:rsidP="001949A5">
            <w:pPr>
              <w:spacing w:after="0"/>
              <w:rPr>
                <w:rFonts w:ascii="Gill Sans MT" w:hAnsi="Gill Sans MT"/>
              </w:rPr>
            </w:pPr>
            <w:r w:rsidRPr="00BE068B">
              <w:rPr>
                <w:rFonts w:ascii="Gill Sans MT" w:hAnsi="Gill Sans MT"/>
              </w:rPr>
              <w:t>888=Don't know</w:t>
            </w:r>
          </w:p>
          <w:p w14:paraId="697A79C6" w14:textId="77777777" w:rsidR="001949A5" w:rsidRPr="00BE068B" w:rsidRDefault="001949A5" w:rsidP="001949A5">
            <w:pPr>
              <w:spacing w:after="0"/>
              <w:rPr>
                <w:rFonts w:ascii="Gill Sans MT" w:hAnsi="Gill Sans MT"/>
              </w:rPr>
            </w:pPr>
            <w:r w:rsidRPr="00BE068B">
              <w:rPr>
                <w:rFonts w:ascii="Gill Sans MT" w:hAnsi="Gill Sans MT"/>
              </w:rPr>
              <w:t>999=Prefer not to respond</w:t>
            </w:r>
          </w:p>
        </w:tc>
        <w:tc>
          <w:tcPr>
            <w:tcW w:w="721" w:type="dxa"/>
            <w:tcBorders>
              <w:top w:val="single" w:sz="18" w:space="0" w:color="auto"/>
              <w:left w:val="single" w:sz="18" w:space="0" w:color="auto"/>
              <w:bottom w:val="single" w:sz="18" w:space="0" w:color="auto"/>
              <w:right w:val="single" w:sz="18" w:space="0" w:color="auto"/>
            </w:tcBorders>
          </w:tcPr>
          <w:p w14:paraId="1A9E8603" w14:textId="77777777" w:rsidR="001949A5" w:rsidRPr="00BE068B" w:rsidRDefault="001949A5" w:rsidP="001949A5">
            <w:pPr>
              <w:spacing w:after="0"/>
              <w:rPr>
                <w:rFonts w:ascii="Gill Sans MT" w:hAnsi="Gill Sans MT"/>
              </w:rPr>
            </w:pPr>
            <w:r w:rsidRPr="00BE068B">
              <w:rPr>
                <w:rFonts w:ascii="Gill Sans MT" w:hAnsi="Gill Sans MT"/>
              </w:rPr>
              <w:t>(Code)</w:t>
            </w:r>
          </w:p>
        </w:tc>
      </w:tr>
      <w:tr w:rsidR="001949A5" w:rsidRPr="00BE068B" w14:paraId="3B649FE7" w14:textId="77777777" w:rsidTr="00A405FF">
        <w:trPr>
          <w:trHeight w:val="20"/>
        </w:trPr>
        <w:tc>
          <w:tcPr>
            <w:tcW w:w="574" w:type="dxa"/>
            <w:tcBorders>
              <w:top w:val="single" w:sz="4" w:space="0" w:color="auto"/>
              <w:left w:val="single" w:sz="4" w:space="0" w:color="auto"/>
              <w:bottom w:val="single" w:sz="4" w:space="0" w:color="auto"/>
              <w:right w:val="single" w:sz="4" w:space="0" w:color="auto"/>
            </w:tcBorders>
          </w:tcPr>
          <w:p w14:paraId="4C236E26" w14:textId="02ED8D49" w:rsidR="001949A5" w:rsidRPr="00BE068B" w:rsidRDefault="00A405FF" w:rsidP="001949A5">
            <w:pPr>
              <w:spacing w:after="0"/>
              <w:rPr>
                <w:rFonts w:ascii="Gill Sans MT" w:hAnsi="Gill Sans MT"/>
                <w:w w:val="105"/>
              </w:rPr>
            </w:pPr>
            <w:r w:rsidRPr="00BE068B">
              <w:rPr>
                <w:rFonts w:ascii="Gill Sans MT" w:hAnsi="Gill Sans MT"/>
                <w:w w:val="105"/>
              </w:rPr>
              <w:t>G15</w:t>
            </w:r>
          </w:p>
        </w:tc>
        <w:tc>
          <w:tcPr>
            <w:tcW w:w="4467" w:type="dxa"/>
            <w:tcBorders>
              <w:top w:val="single" w:sz="4" w:space="0" w:color="000000"/>
              <w:left w:val="single" w:sz="4" w:space="0" w:color="auto"/>
              <w:bottom w:val="single" w:sz="4" w:space="0" w:color="000000"/>
              <w:right w:val="nil"/>
            </w:tcBorders>
          </w:tcPr>
          <w:p w14:paraId="174C2C2F" w14:textId="2FD3FCCD" w:rsidR="001949A5" w:rsidRPr="00BE068B" w:rsidRDefault="001949A5" w:rsidP="001949A5">
            <w:pPr>
              <w:spacing w:after="0"/>
              <w:rPr>
                <w:rFonts w:ascii="Gill Sans MT" w:hAnsi="Gill Sans MT"/>
              </w:rPr>
            </w:pPr>
            <w:r w:rsidRPr="00BE068B">
              <w:rPr>
                <w:rFonts w:ascii="Gill Sans MT" w:hAnsi="Gill Sans MT"/>
                <w:w w:val="105"/>
              </w:rPr>
              <w:t>I feel that women have been disadvantaged in</w:t>
            </w:r>
            <w:r w:rsidR="00492CDC" w:rsidRPr="00BE068B">
              <w:rPr>
                <w:rFonts w:ascii="Gill Sans MT" w:hAnsi="Gill Sans MT"/>
                <w:w w:val="105"/>
              </w:rPr>
              <w:t xml:space="preserve"> decisions about forest use and access</w:t>
            </w:r>
            <w:r w:rsidRPr="00BE068B">
              <w:rPr>
                <w:rFonts w:ascii="Gill Sans MT" w:hAnsi="Gill Sans MT"/>
                <w:w w:val="105"/>
              </w:rPr>
              <w:t>. (</w:t>
            </w:r>
            <w:proofErr w:type="spellStart"/>
            <w:proofErr w:type="gramStart"/>
            <w:r w:rsidRPr="00BE068B">
              <w:rPr>
                <w:rFonts w:ascii="Gill Sans MT" w:hAnsi="Gill Sans MT"/>
                <w:b/>
                <w:w w:val="105"/>
              </w:rPr>
              <w:t>women</w:t>
            </w:r>
            <w:proofErr w:type="gramEnd"/>
            <w:r w:rsidRPr="00BE068B">
              <w:rPr>
                <w:rFonts w:ascii="Gill Sans MT" w:hAnsi="Gill Sans MT"/>
                <w:b/>
                <w:w w:val="105"/>
              </w:rPr>
              <w:t>_status</w:t>
            </w:r>
            <w:proofErr w:type="spellEnd"/>
            <w:r w:rsidRPr="00BE068B">
              <w:rPr>
                <w:rFonts w:ascii="Gill Sans MT" w:hAnsi="Gill Sans MT"/>
                <w:w w:val="105"/>
              </w:rPr>
              <w:t>)</w:t>
            </w:r>
          </w:p>
        </w:tc>
        <w:tc>
          <w:tcPr>
            <w:tcW w:w="2161" w:type="dxa"/>
            <w:tcBorders>
              <w:top w:val="single" w:sz="4" w:space="0" w:color="000000"/>
              <w:left w:val="nil"/>
              <w:bottom w:val="single" w:sz="4" w:space="0" w:color="000000"/>
              <w:right w:val="nil"/>
            </w:tcBorders>
          </w:tcPr>
          <w:p w14:paraId="3479FDE1" w14:textId="77777777" w:rsidR="001949A5" w:rsidRPr="00BE068B" w:rsidRDefault="001949A5" w:rsidP="001949A5">
            <w:pPr>
              <w:spacing w:after="0"/>
              <w:rPr>
                <w:rFonts w:ascii="Gill Sans MT" w:hAnsi="Gill Sans MT"/>
              </w:rPr>
            </w:pPr>
            <w:r w:rsidRPr="00BE068B">
              <w:rPr>
                <w:rFonts w:ascii="Gill Sans MT" w:hAnsi="Gill Sans MT"/>
              </w:rPr>
              <w:t>1=Strongly agree</w:t>
            </w:r>
          </w:p>
          <w:p w14:paraId="470D7D59" w14:textId="77777777" w:rsidR="001949A5" w:rsidRPr="00BE068B" w:rsidRDefault="001949A5" w:rsidP="001949A5">
            <w:pPr>
              <w:spacing w:after="0"/>
              <w:rPr>
                <w:rFonts w:ascii="Gill Sans MT" w:hAnsi="Gill Sans MT"/>
              </w:rPr>
            </w:pPr>
            <w:r w:rsidRPr="00BE068B">
              <w:rPr>
                <w:rFonts w:ascii="Gill Sans MT" w:hAnsi="Gill Sans MT"/>
              </w:rPr>
              <w:t>2=Agree</w:t>
            </w:r>
          </w:p>
          <w:p w14:paraId="6B8EACA6" w14:textId="77777777" w:rsidR="001949A5" w:rsidRPr="00BE068B" w:rsidRDefault="001949A5" w:rsidP="001949A5">
            <w:pPr>
              <w:spacing w:after="0"/>
              <w:rPr>
                <w:rFonts w:ascii="Gill Sans MT" w:hAnsi="Gill Sans MT"/>
              </w:rPr>
            </w:pPr>
            <w:r w:rsidRPr="00BE068B">
              <w:rPr>
                <w:rFonts w:ascii="Gill Sans MT" w:hAnsi="Gill Sans MT"/>
              </w:rPr>
              <w:t>3=Neither agree nor disagree</w:t>
            </w:r>
          </w:p>
          <w:p w14:paraId="5B825D08" w14:textId="77777777" w:rsidR="001949A5" w:rsidRPr="00BE068B" w:rsidRDefault="001949A5" w:rsidP="001949A5">
            <w:pPr>
              <w:spacing w:after="0"/>
              <w:rPr>
                <w:rFonts w:ascii="Gill Sans MT" w:hAnsi="Gill Sans MT"/>
              </w:rPr>
            </w:pPr>
            <w:r w:rsidRPr="00BE068B">
              <w:rPr>
                <w:rFonts w:ascii="Gill Sans MT" w:hAnsi="Gill Sans MT"/>
              </w:rPr>
              <w:t>4=Disagree</w:t>
            </w:r>
          </w:p>
        </w:tc>
        <w:tc>
          <w:tcPr>
            <w:tcW w:w="2167" w:type="dxa"/>
            <w:tcBorders>
              <w:top w:val="single" w:sz="4" w:space="0" w:color="000000"/>
              <w:left w:val="nil"/>
              <w:bottom w:val="single" w:sz="4" w:space="0" w:color="000000"/>
              <w:right w:val="single" w:sz="18" w:space="0" w:color="auto"/>
            </w:tcBorders>
          </w:tcPr>
          <w:p w14:paraId="3337D825" w14:textId="77777777" w:rsidR="001949A5" w:rsidRPr="00BE068B" w:rsidRDefault="001949A5" w:rsidP="001949A5">
            <w:pPr>
              <w:spacing w:after="0"/>
              <w:rPr>
                <w:rFonts w:ascii="Gill Sans MT" w:hAnsi="Gill Sans MT"/>
              </w:rPr>
            </w:pPr>
            <w:r w:rsidRPr="00BE068B">
              <w:rPr>
                <w:rFonts w:ascii="Gill Sans MT" w:hAnsi="Gill Sans MT"/>
              </w:rPr>
              <w:t>5=Strongly disagree</w:t>
            </w:r>
          </w:p>
          <w:p w14:paraId="006BCDED" w14:textId="77777777" w:rsidR="001949A5" w:rsidRPr="00BE068B" w:rsidRDefault="001949A5" w:rsidP="001949A5">
            <w:pPr>
              <w:spacing w:after="0"/>
              <w:rPr>
                <w:rFonts w:ascii="Gill Sans MT" w:hAnsi="Gill Sans MT"/>
              </w:rPr>
            </w:pPr>
            <w:r w:rsidRPr="00BE068B">
              <w:rPr>
                <w:rFonts w:ascii="Gill Sans MT" w:hAnsi="Gill Sans MT"/>
              </w:rPr>
              <w:t>888=Don't know</w:t>
            </w:r>
          </w:p>
          <w:p w14:paraId="42C79F57" w14:textId="77777777" w:rsidR="001949A5" w:rsidRPr="00BE068B" w:rsidRDefault="001949A5" w:rsidP="001949A5">
            <w:pPr>
              <w:spacing w:after="0"/>
              <w:rPr>
                <w:rFonts w:ascii="Gill Sans MT" w:hAnsi="Gill Sans MT"/>
              </w:rPr>
            </w:pPr>
            <w:r w:rsidRPr="00BE068B">
              <w:rPr>
                <w:rFonts w:ascii="Gill Sans MT" w:hAnsi="Gill Sans MT"/>
              </w:rPr>
              <w:t>999=Prefer not to respond</w:t>
            </w:r>
          </w:p>
        </w:tc>
        <w:tc>
          <w:tcPr>
            <w:tcW w:w="721" w:type="dxa"/>
            <w:tcBorders>
              <w:top w:val="single" w:sz="18" w:space="0" w:color="auto"/>
              <w:left w:val="single" w:sz="18" w:space="0" w:color="auto"/>
              <w:bottom w:val="single" w:sz="18" w:space="0" w:color="auto"/>
              <w:right w:val="single" w:sz="18" w:space="0" w:color="auto"/>
            </w:tcBorders>
          </w:tcPr>
          <w:p w14:paraId="7F38A6D1" w14:textId="77777777" w:rsidR="001949A5" w:rsidRPr="00BE068B" w:rsidRDefault="001949A5" w:rsidP="001949A5">
            <w:pPr>
              <w:spacing w:after="0"/>
              <w:rPr>
                <w:rFonts w:ascii="Gill Sans MT" w:hAnsi="Gill Sans MT"/>
              </w:rPr>
            </w:pPr>
            <w:r w:rsidRPr="00BE068B">
              <w:rPr>
                <w:rFonts w:ascii="Gill Sans MT" w:hAnsi="Gill Sans MT"/>
              </w:rPr>
              <w:t>(Code)</w:t>
            </w:r>
          </w:p>
        </w:tc>
      </w:tr>
      <w:tr w:rsidR="001949A5" w:rsidRPr="00BE068B" w14:paraId="293FA72C" w14:textId="77777777" w:rsidTr="00A405FF">
        <w:trPr>
          <w:trHeight w:val="1638"/>
        </w:trPr>
        <w:tc>
          <w:tcPr>
            <w:tcW w:w="574" w:type="dxa"/>
            <w:tcBorders>
              <w:top w:val="single" w:sz="4" w:space="0" w:color="auto"/>
              <w:left w:val="single" w:sz="4" w:space="0" w:color="auto"/>
              <w:bottom w:val="single" w:sz="4" w:space="0" w:color="auto"/>
              <w:right w:val="single" w:sz="4" w:space="0" w:color="auto"/>
            </w:tcBorders>
          </w:tcPr>
          <w:p w14:paraId="1E57440D" w14:textId="6E51E71C" w:rsidR="001949A5" w:rsidRPr="00BE068B" w:rsidRDefault="00A405FF" w:rsidP="001949A5">
            <w:pPr>
              <w:spacing w:after="0"/>
              <w:rPr>
                <w:rFonts w:ascii="Gill Sans MT" w:hAnsi="Gill Sans MT"/>
                <w:w w:val="105"/>
              </w:rPr>
            </w:pPr>
            <w:r w:rsidRPr="00BE068B">
              <w:rPr>
                <w:rFonts w:ascii="Gill Sans MT" w:hAnsi="Gill Sans MT"/>
                <w:w w:val="105"/>
              </w:rPr>
              <w:t>G16</w:t>
            </w:r>
          </w:p>
        </w:tc>
        <w:tc>
          <w:tcPr>
            <w:tcW w:w="4467" w:type="dxa"/>
            <w:tcBorders>
              <w:top w:val="single" w:sz="4" w:space="0" w:color="000000"/>
              <w:left w:val="single" w:sz="4" w:space="0" w:color="auto"/>
              <w:bottom w:val="single" w:sz="4" w:space="0" w:color="000000"/>
              <w:right w:val="nil"/>
            </w:tcBorders>
          </w:tcPr>
          <w:p w14:paraId="3C7E915E" w14:textId="23A298FE" w:rsidR="001949A5" w:rsidRPr="00BE068B" w:rsidRDefault="001949A5" w:rsidP="001949A5">
            <w:pPr>
              <w:spacing w:after="0"/>
              <w:rPr>
                <w:rFonts w:ascii="Gill Sans MT" w:hAnsi="Gill Sans MT"/>
              </w:rPr>
            </w:pPr>
            <w:r w:rsidRPr="00BE068B">
              <w:rPr>
                <w:rFonts w:ascii="Gill Sans MT" w:hAnsi="Gill Sans MT"/>
                <w:w w:val="105"/>
              </w:rPr>
              <w:t>I feel that elderly people have been disadvantaged in</w:t>
            </w:r>
            <w:r w:rsidR="00492CDC" w:rsidRPr="00BE068B">
              <w:rPr>
                <w:rFonts w:ascii="Gill Sans MT" w:hAnsi="Gill Sans MT"/>
                <w:w w:val="105"/>
              </w:rPr>
              <w:t xml:space="preserve"> decisions about forest use and access</w:t>
            </w:r>
            <w:r w:rsidRPr="00BE068B">
              <w:rPr>
                <w:rFonts w:ascii="Gill Sans MT" w:hAnsi="Gill Sans MT"/>
                <w:w w:val="105"/>
              </w:rPr>
              <w:t>. (</w:t>
            </w:r>
            <w:proofErr w:type="spellStart"/>
            <w:proofErr w:type="gramStart"/>
            <w:r w:rsidRPr="00BE068B">
              <w:rPr>
                <w:rFonts w:ascii="Gill Sans MT" w:hAnsi="Gill Sans MT"/>
                <w:b/>
                <w:w w:val="105"/>
              </w:rPr>
              <w:t>elderly</w:t>
            </w:r>
            <w:proofErr w:type="gramEnd"/>
            <w:r w:rsidRPr="00BE068B">
              <w:rPr>
                <w:rFonts w:ascii="Gill Sans MT" w:hAnsi="Gill Sans MT"/>
                <w:b/>
                <w:w w:val="105"/>
              </w:rPr>
              <w:t>_status</w:t>
            </w:r>
            <w:proofErr w:type="spellEnd"/>
            <w:r w:rsidRPr="00BE068B">
              <w:rPr>
                <w:rFonts w:ascii="Gill Sans MT" w:hAnsi="Gill Sans MT"/>
                <w:w w:val="105"/>
              </w:rPr>
              <w:t>)</w:t>
            </w:r>
          </w:p>
        </w:tc>
        <w:tc>
          <w:tcPr>
            <w:tcW w:w="2161" w:type="dxa"/>
            <w:tcBorders>
              <w:top w:val="single" w:sz="4" w:space="0" w:color="000000"/>
              <w:left w:val="nil"/>
              <w:bottom w:val="single" w:sz="4" w:space="0" w:color="000000"/>
              <w:right w:val="nil"/>
            </w:tcBorders>
          </w:tcPr>
          <w:p w14:paraId="198C33A4" w14:textId="77777777" w:rsidR="001949A5" w:rsidRPr="00BE068B" w:rsidRDefault="001949A5" w:rsidP="001949A5">
            <w:pPr>
              <w:spacing w:after="0"/>
              <w:rPr>
                <w:rFonts w:ascii="Gill Sans MT" w:hAnsi="Gill Sans MT"/>
              </w:rPr>
            </w:pPr>
            <w:r w:rsidRPr="00BE068B">
              <w:rPr>
                <w:rFonts w:ascii="Gill Sans MT" w:hAnsi="Gill Sans MT"/>
              </w:rPr>
              <w:t>1=Strongly agree</w:t>
            </w:r>
          </w:p>
          <w:p w14:paraId="32A5CA89" w14:textId="77777777" w:rsidR="001949A5" w:rsidRPr="00BE068B" w:rsidRDefault="001949A5" w:rsidP="001949A5">
            <w:pPr>
              <w:spacing w:after="0"/>
              <w:rPr>
                <w:rFonts w:ascii="Gill Sans MT" w:hAnsi="Gill Sans MT"/>
              </w:rPr>
            </w:pPr>
            <w:r w:rsidRPr="00BE068B">
              <w:rPr>
                <w:rFonts w:ascii="Gill Sans MT" w:hAnsi="Gill Sans MT"/>
              </w:rPr>
              <w:t>2=Agree</w:t>
            </w:r>
          </w:p>
          <w:p w14:paraId="1D57A6D7" w14:textId="77777777" w:rsidR="001949A5" w:rsidRPr="00BE068B" w:rsidRDefault="001949A5" w:rsidP="001949A5">
            <w:pPr>
              <w:spacing w:after="0"/>
              <w:rPr>
                <w:rFonts w:ascii="Gill Sans MT" w:hAnsi="Gill Sans MT"/>
              </w:rPr>
            </w:pPr>
            <w:r w:rsidRPr="00BE068B">
              <w:rPr>
                <w:rFonts w:ascii="Gill Sans MT" w:hAnsi="Gill Sans MT"/>
              </w:rPr>
              <w:t>3=Neither agree nor disagree</w:t>
            </w:r>
          </w:p>
          <w:p w14:paraId="46A83B01" w14:textId="77777777" w:rsidR="001949A5" w:rsidRPr="00BE068B" w:rsidRDefault="001949A5" w:rsidP="001949A5">
            <w:pPr>
              <w:spacing w:after="0"/>
              <w:rPr>
                <w:rFonts w:ascii="Gill Sans MT" w:hAnsi="Gill Sans MT"/>
              </w:rPr>
            </w:pPr>
            <w:r w:rsidRPr="00BE068B">
              <w:rPr>
                <w:rFonts w:ascii="Gill Sans MT" w:hAnsi="Gill Sans MT"/>
              </w:rPr>
              <w:t>4=Disagree</w:t>
            </w:r>
          </w:p>
        </w:tc>
        <w:tc>
          <w:tcPr>
            <w:tcW w:w="2167" w:type="dxa"/>
            <w:tcBorders>
              <w:top w:val="single" w:sz="4" w:space="0" w:color="000000"/>
              <w:left w:val="nil"/>
              <w:bottom w:val="single" w:sz="4" w:space="0" w:color="000000"/>
              <w:right w:val="single" w:sz="18" w:space="0" w:color="auto"/>
            </w:tcBorders>
          </w:tcPr>
          <w:p w14:paraId="3EEC7858" w14:textId="77777777" w:rsidR="001949A5" w:rsidRPr="00BE068B" w:rsidRDefault="001949A5" w:rsidP="001949A5">
            <w:pPr>
              <w:spacing w:after="0"/>
              <w:rPr>
                <w:rFonts w:ascii="Gill Sans MT" w:hAnsi="Gill Sans MT"/>
              </w:rPr>
            </w:pPr>
            <w:r w:rsidRPr="00BE068B">
              <w:rPr>
                <w:rFonts w:ascii="Gill Sans MT" w:hAnsi="Gill Sans MT"/>
              </w:rPr>
              <w:t>5=Strongly disagree</w:t>
            </w:r>
          </w:p>
          <w:p w14:paraId="10D19FCA" w14:textId="77777777" w:rsidR="001949A5" w:rsidRPr="00BE068B" w:rsidRDefault="001949A5" w:rsidP="001949A5">
            <w:pPr>
              <w:spacing w:after="0"/>
              <w:rPr>
                <w:rFonts w:ascii="Gill Sans MT" w:hAnsi="Gill Sans MT"/>
              </w:rPr>
            </w:pPr>
            <w:r w:rsidRPr="00BE068B">
              <w:rPr>
                <w:rFonts w:ascii="Gill Sans MT" w:hAnsi="Gill Sans MT"/>
              </w:rPr>
              <w:t>888=Don't know</w:t>
            </w:r>
          </w:p>
          <w:p w14:paraId="54EBB75D" w14:textId="77777777" w:rsidR="001949A5" w:rsidRPr="00BE068B" w:rsidRDefault="001949A5" w:rsidP="001949A5">
            <w:pPr>
              <w:spacing w:after="0"/>
              <w:rPr>
                <w:rFonts w:ascii="Gill Sans MT" w:hAnsi="Gill Sans MT"/>
              </w:rPr>
            </w:pPr>
            <w:r w:rsidRPr="00BE068B">
              <w:rPr>
                <w:rFonts w:ascii="Gill Sans MT" w:hAnsi="Gill Sans MT"/>
              </w:rPr>
              <w:t>999=Prefer not to respond</w:t>
            </w:r>
          </w:p>
        </w:tc>
        <w:tc>
          <w:tcPr>
            <w:tcW w:w="721" w:type="dxa"/>
            <w:tcBorders>
              <w:top w:val="single" w:sz="18" w:space="0" w:color="auto"/>
              <w:left w:val="single" w:sz="18" w:space="0" w:color="auto"/>
              <w:bottom w:val="single" w:sz="18" w:space="0" w:color="auto"/>
              <w:right w:val="single" w:sz="18" w:space="0" w:color="auto"/>
            </w:tcBorders>
          </w:tcPr>
          <w:p w14:paraId="71E6405A" w14:textId="77777777" w:rsidR="001949A5" w:rsidRPr="00BE068B" w:rsidRDefault="001949A5" w:rsidP="001949A5">
            <w:pPr>
              <w:spacing w:after="0"/>
              <w:rPr>
                <w:rFonts w:ascii="Gill Sans MT" w:hAnsi="Gill Sans MT"/>
              </w:rPr>
            </w:pPr>
            <w:r w:rsidRPr="00BE068B">
              <w:rPr>
                <w:rFonts w:ascii="Gill Sans MT" w:hAnsi="Gill Sans MT"/>
              </w:rPr>
              <w:t>(Code)</w:t>
            </w:r>
          </w:p>
        </w:tc>
      </w:tr>
      <w:tr w:rsidR="00492CDC" w:rsidRPr="00BE068B" w14:paraId="510EF131" w14:textId="77777777" w:rsidTr="00A405FF">
        <w:trPr>
          <w:trHeight w:val="20"/>
        </w:trPr>
        <w:tc>
          <w:tcPr>
            <w:tcW w:w="574" w:type="dxa"/>
            <w:tcBorders>
              <w:top w:val="single" w:sz="4" w:space="0" w:color="auto"/>
              <w:left w:val="single" w:sz="4" w:space="0" w:color="auto"/>
              <w:bottom w:val="single" w:sz="4" w:space="0" w:color="auto"/>
              <w:right w:val="single" w:sz="4" w:space="0" w:color="auto"/>
            </w:tcBorders>
          </w:tcPr>
          <w:p w14:paraId="4B9ADB37" w14:textId="571C02DA" w:rsidR="00492CDC" w:rsidRPr="00BE068B" w:rsidRDefault="00A405FF" w:rsidP="001949A5">
            <w:pPr>
              <w:spacing w:after="0"/>
              <w:rPr>
                <w:rFonts w:ascii="Gill Sans MT" w:hAnsi="Gill Sans MT"/>
                <w:w w:val="105"/>
              </w:rPr>
            </w:pPr>
            <w:r w:rsidRPr="00BE068B">
              <w:rPr>
                <w:rFonts w:ascii="Gill Sans MT" w:hAnsi="Gill Sans MT"/>
                <w:w w:val="105"/>
              </w:rPr>
              <w:t>G17</w:t>
            </w:r>
          </w:p>
        </w:tc>
        <w:tc>
          <w:tcPr>
            <w:tcW w:w="4467" w:type="dxa"/>
            <w:tcBorders>
              <w:top w:val="single" w:sz="4" w:space="0" w:color="000000"/>
              <w:left w:val="single" w:sz="4" w:space="0" w:color="auto"/>
              <w:bottom w:val="single" w:sz="4" w:space="0" w:color="000000"/>
              <w:right w:val="nil"/>
            </w:tcBorders>
          </w:tcPr>
          <w:p w14:paraId="0ED89836" w14:textId="1335C9CC" w:rsidR="00492CDC" w:rsidRPr="00BE068B" w:rsidRDefault="00492CDC" w:rsidP="001949A5">
            <w:pPr>
              <w:spacing w:after="0"/>
              <w:rPr>
                <w:rFonts w:ascii="Gill Sans MT" w:hAnsi="Gill Sans MT"/>
                <w:w w:val="105"/>
              </w:rPr>
            </w:pPr>
            <w:r w:rsidRPr="00BE068B">
              <w:rPr>
                <w:rFonts w:ascii="Gill Sans MT" w:hAnsi="Gill Sans MT"/>
                <w:w w:val="105"/>
              </w:rPr>
              <w:t xml:space="preserve">I feel that landless or land-constrained families have been disadvantaged in decisions about forest use and access. </w:t>
            </w:r>
          </w:p>
        </w:tc>
        <w:tc>
          <w:tcPr>
            <w:tcW w:w="2161" w:type="dxa"/>
            <w:tcBorders>
              <w:top w:val="single" w:sz="4" w:space="0" w:color="000000"/>
              <w:left w:val="nil"/>
              <w:bottom w:val="single" w:sz="4" w:space="0" w:color="000000"/>
              <w:right w:val="nil"/>
            </w:tcBorders>
          </w:tcPr>
          <w:p w14:paraId="351F71B7" w14:textId="77777777" w:rsidR="00492CDC" w:rsidRPr="00BE068B" w:rsidRDefault="00492CDC" w:rsidP="00492CDC">
            <w:pPr>
              <w:spacing w:after="0"/>
              <w:rPr>
                <w:rFonts w:ascii="Gill Sans MT" w:hAnsi="Gill Sans MT"/>
              </w:rPr>
            </w:pPr>
            <w:r w:rsidRPr="00BE068B">
              <w:rPr>
                <w:rFonts w:ascii="Gill Sans MT" w:hAnsi="Gill Sans MT"/>
              </w:rPr>
              <w:t>1=Strongly agree</w:t>
            </w:r>
          </w:p>
          <w:p w14:paraId="125A3AE5" w14:textId="77777777" w:rsidR="00492CDC" w:rsidRPr="00BE068B" w:rsidRDefault="00492CDC" w:rsidP="00492CDC">
            <w:pPr>
              <w:spacing w:after="0"/>
              <w:rPr>
                <w:rFonts w:ascii="Gill Sans MT" w:hAnsi="Gill Sans MT"/>
              </w:rPr>
            </w:pPr>
            <w:r w:rsidRPr="00BE068B">
              <w:rPr>
                <w:rFonts w:ascii="Gill Sans MT" w:hAnsi="Gill Sans MT"/>
              </w:rPr>
              <w:t>2=Agree</w:t>
            </w:r>
          </w:p>
          <w:p w14:paraId="2A922C9F" w14:textId="77777777" w:rsidR="00492CDC" w:rsidRPr="00BE068B" w:rsidRDefault="00492CDC" w:rsidP="00492CDC">
            <w:pPr>
              <w:spacing w:after="0"/>
              <w:rPr>
                <w:rFonts w:ascii="Gill Sans MT" w:hAnsi="Gill Sans MT"/>
              </w:rPr>
            </w:pPr>
            <w:r w:rsidRPr="00BE068B">
              <w:rPr>
                <w:rFonts w:ascii="Gill Sans MT" w:hAnsi="Gill Sans MT"/>
              </w:rPr>
              <w:t>3=Neither agree nor disagree</w:t>
            </w:r>
          </w:p>
          <w:p w14:paraId="2654112E" w14:textId="44C6A9E7" w:rsidR="00492CDC" w:rsidRPr="00BE068B" w:rsidRDefault="00492CDC" w:rsidP="001949A5">
            <w:pPr>
              <w:spacing w:after="0"/>
              <w:rPr>
                <w:rFonts w:ascii="Gill Sans MT" w:hAnsi="Gill Sans MT"/>
              </w:rPr>
            </w:pPr>
            <w:r w:rsidRPr="00BE068B">
              <w:rPr>
                <w:rFonts w:ascii="Gill Sans MT" w:hAnsi="Gill Sans MT"/>
              </w:rPr>
              <w:t>4=Disagree</w:t>
            </w:r>
          </w:p>
        </w:tc>
        <w:tc>
          <w:tcPr>
            <w:tcW w:w="2167" w:type="dxa"/>
            <w:tcBorders>
              <w:top w:val="single" w:sz="4" w:space="0" w:color="000000"/>
              <w:left w:val="nil"/>
              <w:bottom w:val="single" w:sz="4" w:space="0" w:color="000000"/>
              <w:right w:val="single" w:sz="18" w:space="0" w:color="auto"/>
            </w:tcBorders>
          </w:tcPr>
          <w:p w14:paraId="1470CA1A" w14:textId="77777777" w:rsidR="00492CDC" w:rsidRPr="00BE068B" w:rsidRDefault="00492CDC" w:rsidP="00492CDC">
            <w:pPr>
              <w:spacing w:after="0"/>
              <w:rPr>
                <w:rFonts w:ascii="Gill Sans MT" w:hAnsi="Gill Sans MT"/>
              </w:rPr>
            </w:pPr>
            <w:r w:rsidRPr="00BE068B">
              <w:rPr>
                <w:rFonts w:ascii="Gill Sans MT" w:hAnsi="Gill Sans MT"/>
              </w:rPr>
              <w:t>5=Strongly disagree</w:t>
            </w:r>
          </w:p>
          <w:p w14:paraId="4606105A" w14:textId="77777777" w:rsidR="00492CDC" w:rsidRPr="00BE068B" w:rsidRDefault="00492CDC" w:rsidP="00492CDC">
            <w:pPr>
              <w:spacing w:after="0"/>
              <w:rPr>
                <w:rFonts w:ascii="Gill Sans MT" w:hAnsi="Gill Sans MT"/>
              </w:rPr>
            </w:pPr>
            <w:r w:rsidRPr="00BE068B">
              <w:rPr>
                <w:rFonts w:ascii="Gill Sans MT" w:hAnsi="Gill Sans MT"/>
              </w:rPr>
              <w:t>888=Don't know</w:t>
            </w:r>
          </w:p>
          <w:p w14:paraId="0223E915" w14:textId="71AE1C6B" w:rsidR="00492CDC" w:rsidRPr="00BE068B" w:rsidRDefault="00492CDC" w:rsidP="001949A5">
            <w:pPr>
              <w:spacing w:after="0"/>
              <w:rPr>
                <w:rFonts w:ascii="Gill Sans MT" w:hAnsi="Gill Sans MT"/>
              </w:rPr>
            </w:pPr>
            <w:r w:rsidRPr="00BE068B">
              <w:rPr>
                <w:rFonts w:ascii="Gill Sans MT" w:hAnsi="Gill Sans MT"/>
              </w:rPr>
              <w:t>999=Prefer not to respond</w:t>
            </w:r>
          </w:p>
        </w:tc>
        <w:tc>
          <w:tcPr>
            <w:tcW w:w="721" w:type="dxa"/>
            <w:tcBorders>
              <w:top w:val="single" w:sz="18" w:space="0" w:color="auto"/>
              <w:left w:val="single" w:sz="18" w:space="0" w:color="auto"/>
              <w:bottom w:val="single" w:sz="18" w:space="0" w:color="auto"/>
              <w:right w:val="single" w:sz="18" w:space="0" w:color="auto"/>
            </w:tcBorders>
          </w:tcPr>
          <w:p w14:paraId="36B1762A" w14:textId="70191C46" w:rsidR="00492CDC" w:rsidRPr="00BE068B" w:rsidRDefault="00492CDC" w:rsidP="001949A5">
            <w:pPr>
              <w:spacing w:after="0"/>
              <w:rPr>
                <w:rFonts w:ascii="Gill Sans MT" w:hAnsi="Gill Sans MT"/>
              </w:rPr>
            </w:pPr>
            <w:r w:rsidRPr="00BE068B">
              <w:rPr>
                <w:rFonts w:ascii="Gill Sans MT" w:hAnsi="Gill Sans MT"/>
              </w:rPr>
              <w:t>(Code)</w:t>
            </w:r>
          </w:p>
        </w:tc>
      </w:tr>
      <w:tr w:rsidR="00492CDC" w:rsidRPr="00BE068B" w14:paraId="25088D98" w14:textId="77777777" w:rsidTr="00A405FF">
        <w:trPr>
          <w:trHeight w:val="20"/>
        </w:trPr>
        <w:tc>
          <w:tcPr>
            <w:tcW w:w="574" w:type="dxa"/>
            <w:tcBorders>
              <w:top w:val="single" w:sz="4" w:space="0" w:color="auto"/>
              <w:left w:val="single" w:sz="4" w:space="0" w:color="auto"/>
              <w:bottom w:val="single" w:sz="4" w:space="0" w:color="auto"/>
              <w:right w:val="single" w:sz="4" w:space="0" w:color="auto"/>
            </w:tcBorders>
          </w:tcPr>
          <w:p w14:paraId="09FCFACF" w14:textId="68A64254" w:rsidR="00492CDC" w:rsidRPr="00BE068B" w:rsidRDefault="00A405FF" w:rsidP="001949A5">
            <w:pPr>
              <w:spacing w:after="0"/>
              <w:rPr>
                <w:rFonts w:ascii="Gill Sans MT" w:hAnsi="Gill Sans MT"/>
                <w:w w:val="105"/>
              </w:rPr>
            </w:pPr>
            <w:r w:rsidRPr="00BE068B">
              <w:rPr>
                <w:rFonts w:ascii="Gill Sans MT" w:hAnsi="Gill Sans MT"/>
                <w:w w:val="105"/>
              </w:rPr>
              <w:t>G18</w:t>
            </w:r>
          </w:p>
        </w:tc>
        <w:tc>
          <w:tcPr>
            <w:tcW w:w="4467" w:type="dxa"/>
            <w:tcBorders>
              <w:top w:val="single" w:sz="4" w:space="0" w:color="000000"/>
              <w:left w:val="single" w:sz="4" w:space="0" w:color="auto"/>
              <w:bottom w:val="single" w:sz="4" w:space="0" w:color="000000"/>
              <w:right w:val="nil"/>
            </w:tcBorders>
          </w:tcPr>
          <w:p w14:paraId="118C56FA" w14:textId="34E08031" w:rsidR="00492CDC" w:rsidRPr="00BE068B" w:rsidRDefault="00492CDC" w:rsidP="001949A5">
            <w:pPr>
              <w:spacing w:after="0"/>
              <w:rPr>
                <w:rFonts w:ascii="Gill Sans MT" w:hAnsi="Gill Sans MT"/>
              </w:rPr>
            </w:pPr>
            <w:r w:rsidRPr="00BE068B">
              <w:rPr>
                <w:rFonts w:ascii="Gill Sans MT" w:hAnsi="Gill Sans MT"/>
                <w:w w:val="105"/>
              </w:rPr>
              <w:t>I feel that poor families have been disadvantaged in decisions about forest use and access. (</w:t>
            </w:r>
            <w:proofErr w:type="spellStart"/>
            <w:proofErr w:type="gramStart"/>
            <w:r w:rsidRPr="00BE068B">
              <w:rPr>
                <w:rFonts w:ascii="Gill Sans MT" w:hAnsi="Gill Sans MT"/>
                <w:b/>
                <w:w w:val="105"/>
              </w:rPr>
              <w:t>poor</w:t>
            </w:r>
            <w:proofErr w:type="gramEnd"/>
            <w:r w:rsidRPr="00BE068B">
              <w:rPr>
                <w:rFonts w:ascii="Gill Sans MT" w:hAnsi="Gill Sans MT"/>
                <w:b/>
                <w:w w:val="105"/>
              </w:rPr>
              <w:t>_status</w:t>
            </w:r>
            <w:proofErr w:type="spellEnd"/>
            <w:r w:rsidRPr="00BE068B">
              <w:rPr>
                <w:rFonts w:ascii="Gill Sans MT" w:hAnsi="Gill Sans MT"/>
                <w:w w:val="105"/>
              </w:rPr>
              <w:t>)</w:t>
            </w:r>
          </w:p>
        </w:tc>
        <w:tc>
          <w:tcPr>
            <w:tcW w:w="2161" w:type="dxa"/>
            <w:tcBorders>
              <w:top w:val="single" w:sz="4" w:space="0" w:color="000000"/>
              <w:left w:val="nil"/>
              <w:bottom w:val="single" w:sz="4" w:space="0" w:color="000000"/>
              <w:right w:val="nil"/>
            </w:tcBorders>
          </w:tcPr>
          <w:p w14:paraId="1B652B2F" w14:textId="77777777" w:rsidR="00492CDC" w:rsidRPr="00BE068B" w:rsidRDefault="00492CDC" w:rsidP="001949A5">
            <w:pPr>
              <w:spacing w:after="0"/>
              <w:rPr>
                <w:rFonts w:ascii="Gill Sans MT" w:hAnsi="Gill Sans MT"/>
              </w:rPr>
            </w:pPr>
            <w:r w:rsidRPr="00BE068B">
              <w:rPr>
                <w:rFonts w:ascii="Gill Sans MT" w:hAnsi="Gill Sans MT"/>
              </w:rPr>
              <w:t>1=Strongly agree</w:t>
            </w:r>
          </w:p>
          <w:p w14:paraId="133667AB" w14:textId="77777777" w:rsidR="00492CDC" w:rsidRPr="00BE068B" w:rsidRDefault="00492CDC" w:rsidP="001949A5">
            <w:pPr>
              <w:spacing w:after="0"/>
              <w:rPr>
                <w:rFonts w:ascii="Gill Sans MT" w:hAnsi="Gill Sans MT"/>
              </w:rPr>
            </w:pPr>
            <w:r w:rsidRPr="00BE068B">
              <w:rPr>
                <w:rFonts w:ascii="Gill Sans MT" w:hAnsi="Gill Sans MT"/>
              </w:rPr>
              <w:t>2=Agree</w:t>
            </w:r>
          </w:p>
          <w:p w14:paraId="2933CA70" w14:textId="77777777" w:rsidR="00492CDC" w:rsidRPr="00BE068B" w:rsidRDefault="00492CDC" w:rsidP="001949A5">
            <w:pPr>
              <w:spacing w:after="0"/>
              <w:rPr>
                <w:rFonts w:ascii="Gill Sans MT" w:hAnsi="Gill Sans MT"/>
              </w:rPr>
            </w:pPr>
            <w:r w:rsidRPr="00BE068B">
              <w:rPr>
                <w:rFonts w:ascii="Gill Sans MT" w:hAnsi="Gill Sans MT"/>
              </w:rPr>
              <w:t>3=Neither agree nor disagree</w:t>
            </w:r>
          </w:p>
          <w:p w14:paraId="42E9F0D2" w14:textId="77777777" w:rsidR="00492CDC" w:rsidRPr="00BE068B" w:rsidRDefault="00492CDC" w:rsidP="001949A5">
            <w:pPr>
              <w:spacing w:after="0"/>
              <w:rPr>
                <w:rFonts w:ascii="Gill Sans MT" w:hAnsi="Gill Sans MT"/>
              </w:rPr>
            </w:pPr>
            <w:r w:rsidRPr="00BE068B">
              <w:rPr>
                <w:rFonts w:ascii="Gill Sans MT" w:hAnsi="Gill Sans MT"/>
              </w:rPr>
              <w:t>4=Disagree</w:t>
            </w:r>
          </w:p>
        </w:tc>
        <w:tc>
          <w:tcPr>
            <w:tcW w:w="2167" w:type="dxa"/>
            <w:tcBorders>
              <w:top w:val="single" w:sz="4" w:space="0" w:color="000000"/>
              <w:left w:val="nil"/>
              <w:bottom w:val="single" w:sz="4" w:space="0" w:color="000000"/>
              <w:right w:val="single" w:sz="18" w:space="0" w:color="auto"/>
            </w:tcBorders>
          </w:tcPr>
          <w:p w14:paraId="23C882BB" w14:textId="77777777" w:rsidR="00492CDC" w:rsidRPr="00BE068B" w:rsidRDefault="00492CDC" w:rsidP="001949A5">
            <w:pPr>
              <w:spacing w:after="0"/>
              <w:rPr>
                <w:rFonts w:ascii="Gill Sans MT" w:hAnsi="Gill Sans MT"/>
              </w:rPr>
            </w:pPr>
            <w:r w:rsidRPr="00BE068B">
              <w:rPr>
                <w:rFonts w:ascii="Gill Sans MT" w:hAnsi="Gill Sans MT"/>
              </w:rPr>
              <w:t>5=Strongly disagree</w:t>
            </w:r>
          </w:p>
          <w:p w14:paraId="5E4BFCA0" w14:textId="77777777" w:rsidR="00492CDC" w:rsidRPr="00BE068B" w:rsidRDefault="00492CDC" w:rsidP="001949A5">
            <w:pPr>
              <w:spacing w:after="0"/>
              <w:rPr>
                <w:rFonts w:ascii="Gill Sans MT" w:hAnsi="Gill Sans MT"/>
              </w:rPr>
            </w:pPr>
            <w:r w:rsidRPr="00BE068B">
              <w:rPr>
                <w:rFonts w:ascii="Gill Sans MT" w:hAnsi="Gill Sans MT"/>
              </w:rPr>
              <w:t>888=Don't know</w:t>
            </w:r>
          </w:p>
          <w:p w14:paraId="242764E9" w14:textId="77777777" w:rsidR="00492CDC" w:rsidRPr="00BE068B" w:rsidRDefault="00492CDC" w:rsidP="001949A5">
            <w:pPr>
              <w:spacing w:after="0"/>
              <w:rPr>
                <w:rFonts w:ascii="Gill Sans MT" w:hAnsi="Gill Sans MT"/>
              </w:rPr>
            </w:pPr>
            <w:r w:rsidRPr="00BE068B">
              <w:rPr>
                <w:rFonts w:ascii="Gill Sans MT" w:hAnsi="Gill Sans MT"/>
              </w:rPr>
              <w:t>999=Prefer not to respond</w:t>
            </w:r>
          </w:p>
        </w:tc>
        <w:tc>
          <w:tcPr>
            <w:tcW w:w="721" w:type="dxa"/>
            <w:tcBorders>
              <w:top w:val="single" w:sz="18" w:space="0" w:color="auto"/>
              <w:left w:val="single" w:sz="18" w:space="0" w:color="auto"/>
              <w:bottom w:val="single" w:sz="18" w:space="0" w:color="auto"/>
              <w:right w:val="single" w:sz="18" w:space="0" w:color="auto"/>
            </w:tcBorders>
          </w:tcPr>
          <w:p w14:paraId="16570FDF" w14:textId="77777777" w:rsidR="00492CDC" w:rsidRPr="00BE068B" w:rsidRDefault="00492CDC" w:rsidP="001949A5">
            <w:pPr>
              <w:spacing w:after="0"/>
              <w:rPr>
                <w:rFonts w:ascii="Gill Sans MT" w:hAnsi="Gill Sans MT"/>
              </w:rPr>
            </w:pPr>
            <w:r w:rsidRPr="00BE068B">
              <w:rPr>
                <w:rFonts w:ascii="Gill Sans MT" w:hAnsi="Gill Sans MT"/>
              </w:rPr>
              <w:t>(Code)</w:t>
            </w:r>
          </w:p>
        </w:tc>
      </w:tr>
      <w:tr w:rsidR="00492CDC" w:rsidRPr="00BE068B" w14:paraId="0D54CCEC" w14:textId="77777777" w:rsidTr="00A405FF">
        <w:trPr>
          <w:trHeight w:val="20"/>
        </w:trPr>
        <w:tc>
          <w:tcPr>
            <w:tcW w:w="574" w:type="dxa"/>
            <w:tcBorders>
              <w:top w:val="single" w:sz="4" w:space="0" w:color="auto"/>
              <w:left w:val="single" w:sz="4" w:space="0" w:color="auto"/>
              <w:bottom w:val="single" w:sz="4" w:space="0" w:color="auto"/>
              <w:right w:val="single" w:sz="4" w:space="0" w:color="auto"/>
            </w:tcBorders>
          </w:tcPr>
          <w:p w14:paraId="542CC0CE" w14:textId="4D4B8840" w:rsidR="00492CDC" w:rsidRPr="00BE068B" w:rsidRDefault="00A405FF" w:rsidP="001949A5">
            <w:pPr>
              <w:spacing w:after="0"/>
              <w:rPr>
                <w:rFonts w:ascii="Gill Sans MT" w:hAnsi="Gill Sans MT"/>
                <w:w w:val="105"/>
              </w:rPr>
            </w:pPr>
            <w:r w:rsidRPr="00BE068B">
              <w:rPr>
                <w:rFonts w:ascii="Gill Sans MT" w:hAnsi="Gill Sans MT"/>
                <w:w w:val="105"/>
              </w:rPr>
              <w:t>G19</w:t>
            </w:r>
          </w:p>
        </w:tc>
        <w:tc>
          <w:tcPr>
            <w:tcW w:w="4467" w:type="dxa"/>
            <w:tcBorders>
              <w:top w:val="single" w:sz="4" w:space="0" w:color="000000"/>
              <w:left w:val="single" w:sz="4" w:space="0" w:color="auto"/>
              <w:bottom w:val="single" w:sz="4" w:space="0" w:color="000000"/>
              <w:right w:val="nil"/>
            </w:tcBorders>
          </w:tcPr>
          <w:p w14:paraId="79EAAC69" w14:textId="1938D8C3" w:rsidR="00492CDC" w:rsidRPr="00BE068B" w:rsidRDefault="00492CDC" w:rsidP="001949A5">
            <w:pPr>
              <w:spacing w:after="0"/>
              <w:rPr>
                <w:rFonts w:ascii="Gill Sans MT" w:hAnsi="Gill Sans MT"/>
              </w:rPr>
            </w:pPr>
            <w:r w:rsidRPr="00BE068B">
              <w:rPr>
                <w:rFonts w:ascii="Gill Sans MT" w:hAnsi="Gill Sans MT"/>
                <w:w w:val="105"/>
              </w:rPr>
              <w:t>I feel that households that do not share the tribe of the headman have been disadvantaged in</w:t>
            </w:r>
            <w:r w:rsidR="0064718C" w:rsidRPr="00BE068B">
              <w:rPr>
                <w:rFonts w:ascii="Gill Sans MT" w:hAnsi="Gill Sans MT"/>
                <w:w w:val="105"/>
              </w:rPr>
              <w:t xml:space="preserve"> decisions about forest use and access</w:t>
            </w:r>
            <w:r w:rsidRPr="00BE068B">
              <w:rPr>
                <w:rFonts w:ascii="Gill Sans MT" w:hAnsi="Gill Sans MT"/>
                <w:w w:val="105"/>
              </w:rPr>
              <w:t>. (</w:t>
            </w:r>
            <w:proofErr w:type="spellStart"/>
            <w:proofErr w:type="gramStart"/>
            <w:r w:rsidRPr="00BE068B">
              <w:rPr>
                <w:rFonts w:ascii="Gill Sans MT" w:hAnsi="Gill Sans MT"/>
                <w:b/>
                <w:w w:val="105"/>
              </w:rPr>
              <w:t>tribe</w:t>
            </w:r>
            <w:proofErr w:type="gramEnd"/>
            <w:r w:rsidRPr="00BE068B">
              <w:rPr>
                <w:rFonts w:ascii="Gill Sans MT" w:hAnsi="Gill Sans MT"/>
                <w:b/>
                <w:w w:val="105"/>
              </w:rPr>
              <w:t>_status</w:t>
            </w:r>
            <w:proofErr w:type="spellEnd"/>
            <w:r w:rsidRPr="00BE068B">
              <w:rPr>
                <w:rFonts w:ascii="Gill Sans MT" w:hAnsi="Gill Sans MT"/>
                <w:w w:val="105"/>
              </w:rPr>
              <w:t>)</w:t>
            </w:r>
          </w:p>
        </w:tc>
        <w:tc>
          <w:tcPr>
            <w:tcW w:w="2161" w:type="dxa"/>
            <w:tcBorders>
              <w:top w:val="single" w:sz="4" w:space="0" w:color="000000"/>
              <w:left w:val="nil"/>
              <w:bottom w:val="single" w:sz="4" w:space="0" w:color="000000"/>
              <w:right w:val="nil"/>
            </w:tcBorders>
          </w:tcPr>
          <w:p w14:paraId="5B88707F" w14:textId="77777777" w:rsidR="00492CDC" w:rsidRPr="00BE068B" w:rsidRDefault="00492CDC" w:rsidP="001949A5">
            <w:pPr>
              <w:spacing w:after="0"/>
              <w:rPr>
                <w:rFonts w:ascii="Gill Sans MT" w:hAnsi="Gill Sans MT"/>
              </w:rPr>
            </w:pPr>
            <w:r w:rsidRPr="00BE068B">
              <w:rPr>
                <w:rFonts w:ascii="Gill Sans MT" w:hAnsi="Gill Sans MT"/>
              </w:rPr>
              <w:t>1=Strongly agree</w:t>
            </w:r>
          </w:p>
          <w:p w14:paraId="1C50A190" w14:textId="77777777" w:rsidR="00492CDC" w:rsidRPr="00BE068B" w:rsidRDefault="00492CDC" w:rsidP="001949A5">
            <w:pPr>
              <w:spacing w:after="0"/>
              <w:rPr>
                <w:rFonts w:ascii="Gill Sans MT" w:hAnsi="Gill Sans MT"/>
              </w:rPr>
            </w:pPr>
            <w:r w:rsidRPr="00BE068B">
              <w:rPr>
                <w:rFonts w:ascii="Gill Sans MT" w:hAnsi="Gill Sans MT"/>
              </w:rPr>
              <w:t>2=Agree</w:t>
            </w:r>
          </w:p>
          <w:p w14:paraId="5C52DA97" w14:textId="77777777" w:rsidR="00492CDC" w:rsidRPr="00BE068B" w:rsidRDefault="00492CDC" w:rsidP="001949A5">
            <w:pPr>
              <w:spacing w:after="0"/>
              <w:rPr>
                <w:rFonts w:ascii="Gill Sans MT" w:hAnsi="Gill Sans MT"/>
              </w:rPr>
            </w:pPr>
            <w:r w:rsidRPr="00BE068B">
              <w:rPr>
                <w:rFonts w:ascii="Gill Sans MT" w:hAnsi="Gill Sans MT"/>
              </w:rPr>
              <w:t>3=Neither agree nor disagree</w:t>
            </w:r>
          </w:p>
          <w:p w14:paraId="7198C56B" w14:textId="77777777" w:rsidR="00492CDC" w:rsidRPr="00BE068B" w:rsidRDefault="00492CDC" w:rsidP="001949A5">
            <w:pPr>
              <w:spacing w:after="0"/>
              <w:rPr>
                <w:rFonts w:ascii="Gill Sans MT" w:hAnsi="Gill Sans MT"/>
              </w:rPr>
            </w:pPr>
            <w:r w:rsidRPr="00BE068B">
              <w:rPr>
                <w:rFonts w:ascii="Gill Sans MT" w:hAnsi="Gill Sans MT"/>
              </w:rPr>
              <w:t>4=Disagree</w:t>
            </w:r>
          </w:p>
        </w:tc>
        <w:tc>
          <w:tcPr>
            <w:tcW w:w="2167" w:type="dxa"/>
            <w:tcBorders>
              <w:top w:val="single" w:sz="4" w:space="0" w:color="000000"/>
              <w:left w:val="nil"/>
              <w:bottom w:val="single" w:sz="4" w:space="0" w:color="000000"/>
              <w:right w:val="single" w:sz="18" w:space="0" w:color="auto"/>
            </w:tcBorders>
          </w:tcPr>
          <w:p w14:paraId="0CDA8FA9" w14:textId="77777777" w:rsidR="00492CDC" w:rsidRPr="00BE068B" w:rsidRDefault="00492CDC" w:rsidP="001949A5">
            <w:pPr>
              <w:spacing w:after="0"/>
              <w:rPr>
                <w:rFonts w:ascii="Gill Sans MT" w:hAnsi="Gill Sans MT"/>
              </w:rPr>
            </w:pPr>
            <w:r w:rsidRPr="00BE068B">
              <w:rPr>
                <w:rFonts w:ascii="Gill Sans MT" w:hAnsi="Gill Sans MT"/>
              </w:rPr>
              <w:t>5=Strongly disagree</w:t>
            </w:r>
          </w:p>
          <w:p w14:paraId="37C60E8D" w14:textId="77777777" w:rsidR="00492CDC" w:rsidRPr="00BE068B" w:rsidRDefault="00492CDC" w:rsidP="001949A5">
            <w:pPr>
              <w:spacing w:after="0"/>
              <w:rPr>
                <w:rFonts w:ascii="Gill Sans MT" w:hAnsi="Gill Sans MT"/>
              </w:rPr>
            </w:pPr>
            <w:r w:rsidRPr="00BE068B">
              <w:rPr>
                <w:rFonts w:ascii="Gill Sans MT" w:hAnsi="Gill Sans MT"/>
              </w:rPr>
              <w:t>888=Don't know</w:t>
            </w:r>
          </w:p>
          <w:p w14:paraId="44290DFD" w14:textId="77777777" w:rsidR="00492CDC" w:rsidRPr="00BE068B" w:rsidRDefault="00492CDC" w:rsidP="001949A5">
            <w:pPr>
              <w:spacing w:after="0"/>
              <w:rPr>
                <w:rFonts w:ascii="Gill Sans MT" w:hAnsi="Gill Sans MT"/>
              </w:rPr>
            </w:pPr>
            <w:r w:rsidRPr="00BE068B">
              <w:rPr>
                <w:rFonts w:ascii="Gill Sans MT" w:hAnsi="Gill Sans MT"/>
              </w:rPr>
              <w:t>999=Prefer not to respond</w:t>
            </w:r>
          </w:p>
        </w:tc>
        <w:tc>
          <w:tcPr>
            <w:tcW w:w="721" w:type="dxa"/>
            <w:tcBorders>
              <w:top w:val="single" w:sz="18" w:space="0" w:color="auto"/>
              <w:left w:val="single" w:sz="18" w:space="0" w:color="auto"/>
              <w:bottom w:val="single" w:sz="18" w:space="0" w:color="auto"/>
              <w:right w:val="single" w:sz="18" w:space="0" w:color="auto"/>
            </w:tcBorders>
          </w:tcPr>
          <w:p w14:paraId="760A89C9" w14:textId="77777777" w:rsidR="00492CDC" w:rsidRPr="00BE068B" w:rsidRDefault="00492CDC" w:rsidP="001949A5">
            <w:pPr>
              <w:spacing w:after="0"/>
              <w:rPr>
                <w:rFonts w:ascii="Gill Sans MT" w:hAnsi="Gill Sans MT"/>
              </w:rPr>
            </w:pPr>
            <w:r w:rsidRPr="00BE068B">
              <w:rPr>
                <w:rFonts w:ascii="Gill Sans MT" w:hAnsi="Gill Sans MT"/>
              </w:rPr>
              <w:t>(Code)</w:t>
            </w:r>
          </w:p>
        </w:tc>
      </w:tr>
      <w:tr w:rsidR="00492CDC" w:rsidRPr="00BE068B" w14:paraId="7FE2F0EA" w14:textId="77777777" w:rsidTr="00A405FF">
        <w:trPr>
          <w:trHeight w:val="20"/>
        </w:trPr>
        <w:tc>
          <w:tcPr>
            <w:tcW w:w="574" w:type="dxa"/>
            <w:tcBorders>
              <w:top w:val="single" w:sz="4" w:space="0" w:color="auto"/>
              <w:left w:val="single" w:sz="4" w:space="0" w:color="auto"/>
              <w:bottom w:val="single" w:sz="4" w:space="0" w:color="auto"/>
              <w:right w:val="single" w:sz="4" w:space="0" w:color="auto"/>
            </w:tcBorders>
          </w:tcPr>
          <w:p w14:paraId="0946389A" w14:textId="65B6E321" w:rsidR="00492CDC" w:rsidRPr="00BE068B" w:rsidRDefault="00A405FF" w:rsidP="001949A5">
            <w:pPr>
              <w:spacing w:after="0"/>
              <w:rPr>
                <w:rFonts w:ascii="Gill Sans MT" w:hAnsi="Gill Sans MT"/>
                <w:w w:val="105"/>
              </w:rPr>
            </w:pPr>
            <w:r w:rsidRPr="00BE068B">
              <w:rPr>
                <w:rFonts w:ascii="Gill Sans MT" w:hAnsi="Gill Sans MT"/>
                <w:w w:val="105"/>
              </w:rPr>
              <w:t>G20</w:t>
            </w:r>
          </w:p>
        </w:tc>
        <w:tc>
          <w:tcPr>
            <w:tcW w:w="4467" w:type="dxa"/>
            <w:tcBorders>
              <w:top w:val="single" w:sz="4" w:space="0" w:color="000000"/>
              <w:left w:val="single" w:sz="4" w:space="0" w:color="auto"/>
              <w:bottom w:val="single" w:sz="4" w:space="0" w:color="000000"/>
              <w:right w:val="nil"/>
            </w:tcBorders>
          </w:tcPr>
          <w:p w14:paraId="0422FD5D" w14:textId="0A8486ED" w:rsidR="00492CDC" w:rsidRPr="00BE068B" w:rsidRDefault="00492CDC" w:rsidP="0064718C">
            <w:pPr>
              <w:spacing w:after="0"/>
              <w:rPr>
                <w:rFonts w:ascii="Gill Sans MT" w:hAnsi="Gill Sans MT"/>
              </w:rPr>
            </w:pPr>
            <w:r w:rsidRPr="00BE068B">
              <w:rPr>
                <w:rFonts w:ascii="Gill Sans MT" w:hAnsi="Gill Sans MT"/>
                <w:w w:val="105"/>
              </w:rPr>
              <w:t xml:space="preserve"> I feel that our village leaders are accountable for </w:t>
            </w:r>
            <w:r w:rsidR="0064718C" w:rsidRPr="00BE068B">
              <w:rPr>
                <w:rFonts w:ascii="Gill Sans MT" w:hAnsi="Gill Sans MT"/>
                <w:w w:val="105"/>
              </w:rPr>
              <w:t>the forest use and access decisions that they make</w:t>
            </w:r>
            <w:r w:rsidRPr="00BE068B">
              <w:rPr>
                <w:rFonts w:ascii="Gill Sans MT" w:hAnsi="Gill Sans MT"/>
                <w:w w:val="105"/>
              </w:rPr>
              <w:t>. (</w:t>
            </w:r>
            <w:proofErr w:type="spellStart"/>
            <w:proofErr w:type="gramStart"/>
            <w:r w:rsidRPr="00BE068B">
              <w:rPr>
                <w:rFonts w:ascii="Gill Sans MT" w:hAnsi="Gill Sans MT"/>
                <w:b/>
                <w:w w:val="105"/>
              </w:rPr>
              <w:t>leaders</w:t>
            </w:r>
            <w:proofErr w:type="gramEnd"/>
            <w:r w:rsidRPr="00BE068B">
              <w:rPr>
                <w:rFonts w:ascii="Gill Sans MT" w:hAnsi="Gill Sans MT"/>
                <w:b/>
                <w:w w:val="105"/>
              </w:rPr>
              <w:t>_accountable</w:t>
            </w:r>
            <w:proofErr w:type="spellEnd"/>
            <w:r w:rsidRPr="00BE068B">
              <w:rPr>
                <w:rFonts w:ascii="Gill Sans MT" w:hAnsi="Gill Sans MT"/>
                <w:w w:val="105"/>
              </w:rPr>
              <w:t>)</w:t>
            </w:r>
          </w:p>
        </w:tc>
        <w:tc>
          <w:tcPr>
            <w:tcW w:w="2161" w:type="dxa"/>
            <w:tcBorders>
              <w:top w:val="single" w:sz="4" w:space="0" w:color="000000"/>
              <w:left w:val="nil"/>
              <w:bottom w:val="single" w:sz="4" w:space="0" w:color="000000"/>
              <w:right w:val="nil"/>
            </w:tcBorders>
          </w:tcPr>
          <w:p w14:paraId="3067C9A8" w14:textId="77777777" w:rsidR="00492CDC" w:rsidRPr="00BE068B" w:rsidRDefault="00492CDC" w:rsidP="001949A5">
            <w:pPr>
              <w:spacing w:after="0"/>
              <w:rPr>
                <w:rFonts w:ascii="Gill Sans MT" w:hAnsi="Gill Sans MT"/>
              </w:rPr>
            </w:pPr>
            <w:r w:rsidRPr="00BE068B">
              <w:rPr>
                <w:rFonts w:ascii="Gill Sans MT" w:hAnsi="Gill Sans MT"/>
              </w:rPr>
              <w:t>1=Strongly agree</w:t>
            </w:r>
          </w:p>
          <w:p w14:paraId="18AFEC7A" w14:textId="77777777" w:rsidR="00492CDC" w:rsidRPr="00BE068B" w:rsidRDefault="00492CDC" w:rsidP="001949A5">
            <w:pPr>
              <w:spacing w:after="0"/>
              <w:rPr>
                <w:rFonts w:ascii="Gill Sans MT" w:hAnsi="Gill Sans MT"/>
              </w:rPr>
            </w:pPr>
            <w:r w:rsidRPr="00BE068B">
              <w:rPr>
                <w:rFonts w:ascii="Gill Sans MT" w:hAnsi="Gill Sans MT"/>
              </w:rPr>
              <w:t>2=Agree</w:t>
            </w:r>
          </w:p>
          <w:p w14:paraId="300FD1DF" w14:textId="77777777" w:rsidR="00492CDC" w:rsidRPr="00BE068B" w:rsidRDefault="00492CDC" w:rsidP="001949A5">
            <w:pPr>
              <w:spacing w:after="0"/>
              <w:rPr>
                <w:rFonts w:ascii="Gill Sans MT" w:hAnsi="Gill Sans MT"/>
              </w:rPr>
            </w:pPr>
            <w:r w:rsidRPr="00BE068B">
              <w:rPr>
                <w:rFonts w:ascii="Gill Sans MT" w:hAnsi="Gill Sans MT"/>
              </w:rPr>
              <w:t>3=Neither agree nor disagree</w:t>
            </w:r>
          </w:p>
          <w:p w14:paraId="69F331C6" w14:textId="77777777" w:rsidR="00492CDC" w:rsidRPr="00BE068B" w:rsidRDefault="00492CDC" w:rsidP="001949A5">
            <w:pPr>
              <w:spacing w:after="0"/>
              <w:rPr>
                <w:rFonts w:ascii="Gill Sans MT" w:hAnsi="Gill Sans MT"/>
              </w:rPr>
            </w:pPr>
            <w:r w:rsidRPr="00BE068B">
              <w:rPr>
                <w:rFonts w:ascii="Gill Sans MT" w:hAnsi="Gill Sans MT"/>
              </w:rPr>
              <w:t>4=Disagree</w:t>
            </w:r>
          </w:p>
        </w:tc>
        <w:tc>
          <w:tcPr>
            <w:tcW w:w="2167" w:type="dxa"/>
            <w:tcBorders>
              <w:top w:val="single" w:sz="4" w:space="0" w:color="000000"/>
              <w:left w:val="nil"/>
              <w:bottom w:val="single" w:sz="4" w:space="0" w:color="000000"/>
              <w:right w:val="single" w:sz="18" w:space="0" w:color="auto"/>
            </w:tcBorders>
          </w:tcPr>
          <w:p w14:paraId="31C969FF" w14:textId="77777777" w:rsidR="00492CDC" w:rsidRPr="00BE068B" w:rsidRDefault="00492CDC" w:rsidP="001949A5">
            <w:pPr>
              <w:spacing w:after="0"/>
              <w:rPr>
                <w:rFonts w:ascii="Gill Sans MT" w:hAnsi="Gill Sans MT"/>
              </w:rPr>
            </w:pPr>
            <w:r w:rsidRPr="00BE068B">
              <w:rPr>
                <w:rFonts w:ascii="Gill Sans MT" w:hAnsi="Gill Sans MT"/>
              </w:rPr>
              <w:t>5=Strongly disagree</w:t>
            </w:r>
          </w:p>
          <w:p w14:paraId="16F43926" w14:textId="77777777" w:rsidR="00492CDC" w:rsidRPr="00BE068B" w:rsidRDefault="00492CDC" w:rsidP="001949A5">
            <w:pPr>
              <w:spacing w:after="0"/>
              <w:rPr>
                <w:rFonts w:ascii="Gill Sans MT" w:hAnsi="Gill Sans MT"/>
              </w:rPr>
            </w:pPr>
            <w:r w:rsidRPr="00BE068B">
              <w:rPr>
                <w:rFonts w:ascii="Gill Sans MT" w:hAnsi="Gill Sans MT"/>
              </w:rPr>
              <w:t>888=Don't know</w:t>
            </w:r>
          </w:p>
          <w:p w14:paraId="324134A8" w14:textId="77777777" w:rsidR="00492CDC" w:rsidRPr="00BE068B" w:rsidRDefault="00492CDC" w:rsidP="001949A5">
            <w:pPr>
              <w:spacing w:after="0"/>
              <w:rPr>
                <w:rFonts w:ascii="Gill Sans MT" w:hAnsi="Gill Sans MT"/>
              </w:rPr>
            </w:pPr>
            <w:r w:rsidRPr="00BE068B">
              <w:rPr>
                <w:rFonts w:ascii="Gill Sans MT" w:hAnsi="Gill Sans MT"/>
              </w:rPr>
              <w:t>999=Prefer not to respond</w:t>
            </w:r>
          </w:p>
        </w:tc>
        <w:tc>
          <w:tcPr>
            <w:tcW w:w="721" w:type="dxa"/>
            <w:tcBorders>
              <w:top w:val="single" w:sz="18" w:space="0" w:color="auto"/>
              <w:left w:val="single" w:sz="18" w:space="0" w:color="auto"/>
              <w:bottom w:val="single" w:sz="18" w:space="0" w:color="auto"/>
              <w:right w:val="single" w:sz="18" w:space="0" w:color="auto"/>
            </w:tcBorders>
          </w:tcPr>
          <w:p w14:paraId="0A8DE04F" w14:textId="77777777" w:rsidR="00492CDC" w:rsidRPr="00BE068B" w:rsidRDefault="00492CDC" w:rsidP="001949A5">
            <w:pPr>
              <w:spacing w:after="0"/>
              <w:rPr>
                <w:rFonts w:ascii="Gill Sans MT" w:hAnsi="Gill Sans MT"/>
              </w:rPr>
            </w:pPr>
            <w:r w:rsidRPr="00BE068B">
              <w:rPr>
                <w:rFonts w:ascii="Gill Sans MT" w:hAnsi="Gill Sans MT"/>
              </w:rPr>
              <w:t>(Code)</w:t>
            </w:r>
          </w:p>
        </w:tc>
      </w:tr>
      <w:tr w:rsidR="00492CDC" w:rsidRPr="00BE068B" w14:paraId="0E1DC35B" w14:textId="77777777" w:rsidTr="00A405FF">
        <w:trPr>
          <w:trHeight w:val="20"/>
        </w:trPr>
        <w:tc>
          <w:tcPr>
            <w:tcW w:w="574" w:type="dxa"/>
            <w:tcBorders>
              <w:top w:val="single" w:sz="4" w:space="0" w:color="auto"/>
              <w:left w:val="single" w:sz="4" w:space="0" w:color="auto"/>
              <w:bottom w:val="single" w:sz="4" w:space="0" w:color="auto"/>
              <w:right w:val="single" w:sz="4" w:space="0" w:color="auto"/>
            </w:tcBorders>
          </w:tcPr>
          <w:p w14:paraId="4552BE26" w14:textId="343447B3" w:rsidR="00492CDC" w:rsidRPr="00BE068B" w:rsidRDefault="00A405FF" w:rsidP="001949A5">
            <w:pPr>
              <w:spacing w:after="0"/>
              <w:rPr>
                <w:rFonts w:ascii="Gill Sans MT" w:hAnsi="Gill Sans MT"/>
                <w:w w:val="105"/>
              </w:rPr>
            </w:pPr>
            <w:r w:rsidRPr="00BE068B">
              <w:rPr>
                <w:rFonts w:ascii="Gill Sans MT" w:hAnsi="Gill Sans MT"/>
                <w:w w:val="105"/>
              </w:rPr>
              <w:t>G21</w:t>
            </w:r>
          </w:p>
        </w:tc>
        <w:tc>
          <w:tcPr>
            <w:tcW w:w="4467" w:type="dxa"/>
            <w:tcBorders>
              <w:top w:val="single" w:sz="4" w:space="0" w:color="000000"/>
              <w:left w:val="single" w:sz="4" w:space="0" w:color="auto"/>
              <w:bottom w:val="single" w:sz="4" w:space="0" w:color="000000"/>
              <w:right w:val="nil"/>
            </w:tcBorders>
          </w:tcPr>
          <w:p w14:paraId="1255977E" w14:textId="29A1AE93" w:rsidR="00492CDC" w:rsidRPr="00BE068B" w:rsidRDefault="0064718C" w:rsidP="001949A5">
            <w:pPr>
              <w:spacing w:after="0"/>
              <w:rPr>
                <w:rFonts w:ascii="Gill Sans MT" w:hAnsi="Gill Sans MT"/>
                <w:w w:val="105"/>
              </w:rPr>
            </w:pPr>
            <w:r w:rsidRPr="00BE068B">
              <w:rPr>
                <w:rFonts w:ascii="Gill Sans MT" w:hAnsi="Gill Sans MT"/>
                <w:w w:val="105"/>
              </w:rPr>
              <w:t xml:space="preserve">If I have a </w:t>
            </w:r>
            <w:r w:rsidR="00492CDC" w:rsidRPr="00BE068B">
              <w:rPr>
                <w:rFonts w:ascii="Gill Sans MT" w:hAnsi="Gill Sans MT"/>
                <w:w w:val="105"/>
              </w:rPr>
              <w:t>dispute</w:t>
            </w:r>
            <w:r w:rsidRPr="00BE068B">
              <w:rPr>
                <w:rFonts w:ascii="Gill Sans MT" w:hAnsi="Gill Sans MT"/>
                <w:w w:val="105"/>
              </w:rPr>
              <w:t xml:space="preserve"> about forest use and access</w:t>
            </w:r>
            <w:r w:rsidR="00492CDC" w:rsidRPr="00BE068B">
              <w:rPr>
                <w:rFonts w:ascii="Gill Sans MT" w:hAnsi="Gill Sans MT"/>
                <w:w w:val="105"/>
              </w:rPr>
              <w:t>, I feel confident that</w:t>
            </w:r>
            <w:r w:rsidRPr="00BE068B">
              <w:rPr>
                <w:rFonts w:ascii="Gill Sans MT" w:hAnsi="Gill Sans MT"/>
                <w:w w:val="105"/>
              </w:rPr>
              <w:t xml:space="preserve"> </w:t>
            </w:r>
            <w:ins w:id="620" w:author="Heather Huntington" w:date="2014-11-17T22:22:00Z">
              <w:r w:rsidR="006377FC">
                <w:rPr>
                  <w:rFonts w:ascii="Gill Sans MT" w:hAnsi="Gill Sans MT"/>
                  <w:w w:val="105"/>
                </w:rPr>
                <w:t>the local village governing bodies/</w:t>
              </w:r>
              <w:commentRangeStart w:id="621"/>
              <w:r w:rsidR="006377FC">
                <w:rPr>
                  <w:rFonts w:ascii="Gill Sans MT" w:hAnsi="Gill Sans MT"/>
                  <w:w w:val="105"/>
                </w:rPr>
                <w:t xml:space="preserve">institutions </w:t>
              </w:r>
            </w:ins>
            <w:commentRangeStart w:id="622"/>
            <w:del w:id="623" w:author="Heather Huntington" w:date="2014-11-17T22:22:00Z">
              <w:r w:rsidRPr="00BE068B" w:rsidDel="006377FC">
                <w:rPr>
                  <w:rFonts w:ascii="Gill Sans MT" w:hAnsi="Gill Sans MT"/>
                  <w:w w:val="105"/>
                </w:rPr>
                <w:delText>the chief</w:delText>
              </w:r>
            </w:del>
            <w:r w:rsidRPr="00BE068B">
              <w:rPr>
                <w:rFonts w:ascii="Gill Sans MT" w:hAnsi="Gill Sans MT"/>
                <w:w w:val="105"/>
              </w:rPr>
              <w:t xml:space="preserve"> </w:t>
            </w:r>
            <w:commentRangeEnd w:id="622"/>
            <w:r w:rsidR="00D11B9E">
              <w:rPr>
                <w:rStyle w:val="CommentReference"/>
              </w:rPr>
              <w:commentReference w:id="622"/>
            </w:r>
            <w:r w:rsidRPr="00BE068B">
              <w:rPr>
                <w:rFonts w:ascii="Gill Sans MT" w:hAnsi="Gill Sans MT"/>
                <w:w w:val="105"/>
              </w:rPr>
              <w:t xml:space="preserve">will </w:t>
            </w:r>
            <w:commentRangeEnd w:id="621"/>
            <w:r w:rsidR="006377FC">
              <w:rPr>
                <w:rStyle w:val="CommentReference"/>
              </w:rPr>
              <w:commentReference w:id="621"/>
            </w:r>
            <w:r w:rsidRPr="00BE068B">
              <w:rPr>
                <w:rFonts w:ascii="Gill Sans MT" w:hAnsi="Gill Sans MT"/>
                <w:w w:val="105"/>
              </w:rPr>
              <w:t xml:space="preserve">enforce my </w:t>
            </w:r>
            <w:r w:rsidR="00492CDC" w:rsidRPr="00BE068B">
              <w:rPr>
                <w:rFonts w:ascii="Gill Sans MT" w:hAnsi="Gill Sans MT"/>
                <w:w w:val="105"/>
              </w:rPr>
              <w:t>rights</w:t>
            </w:r>
            <w:r w:rsidRPr="00BE068B">
              <w:rPr>
                <w:rFonts w:ascii="Gill Sans MT" w:hAnsi="Gill Sans MT"/>
                <w:w w:val="105"/>
              </w:rPr>
              <w:t xml:space="preserve"> to the forest</w:t>
            </w:r>
            <w:r w:rsidR="00492CDC" w:rsidRPr="00BE068B">
              <w:rPr>
                <w:rFonts w:ascii="Gill Sans MT" w:hAnsi="Gill Sans MT"/>
                <w:w w:val="105"/>
              </w:rPr>
              <w:t>.</w:t>
            </w:r>
          </w:p>
        </w:tc>
        <w:tc>
          <w:tcPr>
            <w:tcW w:w="2161" w:type="dxa"/>
            <w:tcBorders>
              <w:top w:val="single" w:sz="4" w:space="0" w:color="000000"/>
              <w:left w:val="nil"/>
              <w:bottom w:val="single" w:sz="4" w:space="0" w:color="000000"/>
              <w:right w:val="nil"/>
            </w:tcBorders>
          </w:tcPr>
          <w:p w14:paraId="4B573E03" w14:textId="77777777" w:rsidR="00492CDC" w:rsidRPr="00BE068B" w:rsidRDefault="00492CDC" w:rsidP="001949A5">
            <w:pPr>
              <w:spacing w:after="0"/>
              <w:rPr>
                <w:rFonts w:ascii="Gill Sans MT" w:hAnsi="Gill Sans MT"/>
              </w:rPr>
            </w:pPr>
            <w:r w:rsidRPr="00BE068B">
              <w:rPr>
                <w:rFonts w:ascii="Gill Sans MT" w:hAnsi="Gill Sans MT"/>
              </w:rPr>
              <w:t>1=Strongly agree</w:t>
            </w:r>
          </w:p>
          <w:p w14:paraId="6CF2E0A3" w14:textId="77777777" w:rsidR="00492CDC" w:rsidRPr="00BE068B" w:rsidRDefault="00492CDC" w:rsidP="001949A5">
            <w:pPr>
              <w:spacing w:after="0"/>
              <w:rPr>
                <w:rFonts w:ascii="Gill Sans MT" w:hAnsi="Gill Sans MT"/>
              </w:rPr>
            </w:pPr>
            <w:r w:rsidRPr="00BE068B">
              <w:rPr>
                <w:rFonts w:ascii="Gill Sans MT" w:hAnsi="Gill Sans MT"/>
              </w:rPr>
              <w:t>2=Agree</w:t>
            </w:r>
          </w:p>
          <w:p w14:paraId="3CA0CE77" w14:textId="77777777" w:rsidR="00492CDC" w:rsidRPr="00BE068B" w:rsidRDefault="00492CDC" w:rsidP="001949A5">
            <w:pPr>
              <w:spacing w:after="0"/>
              <w:rPr>
                <w:rFonts w:ascii="Gill Sans MT" w:hAnsi="Gill Sans MT"/>
              </w:rPr>
            </w:pPr>
            <w:r w:rsidRPr="00BE068B">
              <w:rPr>
                <w:rFonts w:ascii="Gill Sans MT" w:hAnsi="Gill Sans MT"/>
              </w:rPr>
              <w:t>3=Neither agree nor disagree</w:t>
            </w:r>
          </w:p>
          <w:p w14:paraId="6419FBE5" w14:textId="001D91D0" w:rsidR="00492CDC" w:rsidRPr="00BE068B" w:rsidRDefault="00492CDC" w:rsidP="001949A5">
            <w:pPr>
              <w:spacing w:after="0"/>
              <w:rPr>
                <w:rFonts w:ascii="Gill Sans MT" w:hAnsi="Gill Sans MT"/>
              </w:rPr>
            </w:pPr>
            <w:r w:rsidRPr="00BE068B">
              <w:rPr>
                <w:rFonts w:ascii="Gill Sans MT" w:hAnsi="Gill Sans MT"/>
              </w:rPr>
              <w:t>4=Disagree</w:t>
            </w:r>
          </w:p>
        </w:tc>
        <w:tc>
          <w:tcPr>
            <w:tcW w:w="2167" w:type="dxa"/>
            <w:tcBorders>
              <w:top w:val="single" w:sz="4" w:space="0" w:color="000000"/>
              <w:left w:val="nil"/>
              <w:bottom w:val="single" w:sz="4" w:space="0" w:color="000000"/>
              <w:right w:val="single" w:sz="18" w:space="0" w:color="auto"/>
            </w:tcBorders>
          </w:tcPr>
          <w:p w14:paraId="096F7F3B" w14:textId="77777777" w:rsidR="00492CDC" w:rsidRPr="00BE068B" w:rsidRDefault="00492CDC" w:rsidP="001949A5">
            <w:pPr>
              <w:spacing w:after="0"/>
              <w:rPr>
                <w:rFonts w:ascii="Gill Sans MT" w:hAnsi="Gill Sans MT"/>
              </w:rPr>
            </w:pPr>
            <w:r w:rsidRPr="00BE068B">
              <w:rPr>
                <w:rFonts w:ascii="Gill Sans MT" w:hAnsi="Gill Sans MT"/>
              </w:rPr>
              <w:t>5=Strongly disagree</w:t>
            </w:r>
          </w:p>
          <w:p w14:paraId="1570A36C" w14:textId="77777777" w:rsidR="00492CDC" w:rsidRPr="00BE068B" w:rsidRDefault="00492CDC" w:rsidP="001949A5">
            <w:pPr>
              <w:spacing w:after="0"/>
              <w:rPr>
                <w:rFonts w:ascii="Gill Sans MT" w:hAnsi="Gill Sans MT"/>
              </w:rPr>
            </w:pPr>
            <w:r w:rsidRPr="00BE068B">
              <w:rPr>
                <w:rFonts w:ascii="Gill Sans MT" w:hAnsi="Gill Sans MT"/>
              </w:rPr>
              <w:t>888=Don't know</w:t>
            </w:r>
          </w:p>
          <w:p w14:paraId="53E16BB6" w14:textId="1D3A35CD" w:rsidR="00492CDC" w:rsidRPr="00BE068B" w:rsidRDefault="00492CDC" w:rsidP="001949A5">
            <w:pPr>
              <w:spacing w:after="0"/>
              <w:rPr>
                <w:rFonts w:ascii="Gill Sans MT" w:hAnsi="Gill Sans MT"/>
              </w:rPr>
            </w:pPr>
            <w:r w:rsidRPr="00BE068B">
              <w:rPr>
                <w:rFonts w:ascii="Gill Sans MT" w:hAnsi="Gill Sans MT"/>
              </w:rPr>
              <w:t>999=Prefer not to respond</w:t>
            </w:r>
          </w:p>
        </w:tc>
        <w:tc>
          <w:tcPr>
            <w:tcW w:w="721" w:type="dxa"/>
            <w:tcBorders>
              <w:top w:val="single" w:sz="18" w:space="0" w:color="auto"/>
              <w:left w:val="single" w:sz="18" w:space="0" w:color="auto"/>
              <w:bottom w:val="single" w:sz="18" w:space="0" w:color="auto"/>
              <w:right w:val="single" w:sz="18" w:space="0" w:color="auto"/>
            </w:tcBorders>
          </w:tcPr>
          <w:p w14:paraId="09EE1810" w14:textId="77777777" w:rsidR="00492CDC" w:rsidRPr="00BE068B" w:rsidRDefault="00492CDC" w:rsidP="001949A5">
            <w:pPr>
              <w:spacing w:after="0"/>
              <w:rPr>
                <w:rFonts w:ascii="Gill Sans MT" w:hAnsi="Gill Sans MT"/>
              </w:rPr>
            </w:pPr>
          </w:p>
        </w:tc>
      </w:tr>
    </w:tbl>
    <w:p w14:paraId="78FAF3FB" w14:textId="093D1D22" w:rsidR="0064718C" w:rsidRPr="00BE068B" w:rsidRDefault="0064718C" w:rsidP="001512DD">
      <w:pPr>
        <w:pStyle w:val="TableParagraph"/>
        <w:autoSpaceDE/>
        <w:autoSpaceDN/>
        <w:adjustRightInd/>
        <w:spacing w:afterLines="20" w:after="48"/>
        <w:contextualSpacing/>
        <w:rPr>
          <w:rFonts w:ascii="Gill Sans MT" w:eastAsia="Times New Roman" w:hAnsi="Gill Sans MT"/>
          <w:sz w:val="22"/>
          <w:szCs w:val="22"/>
          <w:lang w:eastAsia="zh-CN"/>
        </w:rPr>
      </w:pPr>
    </w:p>
    <w:tbl>
      <w:tblPr>
        <w:tblW w:w="10090" w:type="dxa"/>
        <w:tblInd w:w="-5" w:type="dxa"/>
        <w:tblLayout w:type="fixed"/>
        <w:tblCellMar>
          <w:left w:w="29" w:type="dxa"/>
          <w:right w:w="29" w:type="dxa"/>
        </w:tblCellMar>
        <w:tblLook w:val="0000" w:firstRow="0" w:lastRow="0" w:firstColumn="0" w:lastColumn="0" w:noHBand="0" w:noVBand="0"/>
      </w:tblPr>
      <w:tblGrid>
        <w:gridCol w:w="574"/>
        <w:gridCol w:w="4050"/>
        <w:gridCol w:w="2576"/>
        <w:gridCol w:w="2158"/>
        <w:gridCol w:w="8"/>
        <w:gridCol w:w="714"/>
        <w:gridCol w:w="10"/>
      </w:tblGrid>
      <w:tr w:rsidR="002360AB" w:rsidRPr="00BE068B" w14:paraId="71330783" w14:textId="77777777" w:rsidTr="00475675">
        <w:trPr>
          <w:gridAfter w:val="1"/>
          <w:wAfter w:w="10" w:type="dxa"/>
          <w:trHeight w:val="315"/>
        </w:trPr>
        <w:tc>
          <w:tcPr>
            <w:tcW w:w="574" w:type="dxa"/>
            <w:tcBorders>
              <w:top w:val="single" w:sz="4" w:space="0" w:color="000000"/>
              <w:left w:val="single" w:sz="4" w:space="0" w:color="000000"/>
              <w:bottom w:val="single" w:sz="4" w:space="0" w:color="auto"/>
              <w:right w:val="single" w:sz="4" w:space="0" w:color="000000"/>
            </w:tcBorders>
          </w:tcPr>
          <w:p w14:paraId="614E5CA8" w14:textId="1F689F95" w:rsidR="002360AB" w:rsidRPr="00BE068B" w:rsidRDefault="007D11DB" w:rsidP="008250E0">
            <w:pPr>
              <w:spacing w:after="0"/>
              <w:rPr>
                <w:rFonts w:ascii="Gill Sans MT" w:eastAsia="Calibri" w:hAnsi="Gill Sans MT" w:cs="Times New Roman"/>
              </w:rPr>
            </w:pPr>
            <w:r w:rsidRPr="00BE068B">
              <w:rPr>
                <w:rFonts w:ascii="Gill Sans MT" w:eastAsia="Calibri" w:hAnsi="Gill Sans MT" w:cs="Times New Roman"/>
              </w:rPr>
              <w:lastRenderedPageBreak/>
              <w:t>G22</w:t>
            </w:r>
          </w:p>
        </w:tc>
        <w:tc>
          <w:tcPr>
            <w:tcW w:w="4050" w:type="dxa"/>
            <w:tcBorders>
              <w:top w:val="single" w:sz="4" w:space="0" w:color="000000"/>
              <w:left w:val="single" w:sz="4" w:space="0" w:color="000000"/>
              <w:bottom w:val="single" w:sz="4" w:space="0" w:color="auto"/>
            </w:tcBorders>
          </w:tcPr>
          <w:p w14:paraId="2220AB20" w14:textId="1467F9DD" w:rsidR="002360AB" w:rsidRPr="00BE068B" w:rsidRDefault="00475675" w:rsidP="008250E0">
            <w:pPr>
              <w:spacing w:after="0"/>
              <w:rPr>
                <w:rFonts w:ascii="Gill Sans MT" w:hAnsi="Gill Sans MT"/>
                <w:bCs/>
              </w:rPr>
            </w:pPr>
            <w:r>
              <w:rPr>
                <w:rFonts w:ascii="Gill Sans MT" w:hAnsi="Gill Sans MT"/>
                <w:bCs/>
              </w:rPr>
              <w:t>Is any member of your household</w:t>
            </w:r>
            <w:r w:rsidR="008E7E6A" w:rsidRPr="00BE068B">
              <w:rPr>
                <w:rFonts w:ascii="Gill Sans MT" w:hAnsi="Gill Sans MT"/>
                <w:bCs/>
              </w:rPr>
              <w:t xml:space="preserve"> involved in a group that organizes activities related to the management of the forest (</w:t>
            </w:r>
            <w:proofErr w:type="spellStart"/>
            <w:r w:rsidR="008E7E6A" w:rsidRPr="00BE068B">
              <w:rPr>
                <w:rFonts w:ascii="Gill Sans MT" w:hAnsi="Gill Sans MT"/>
                <w:bCs/>
              </w:rPr>
              <w:t>eg</w:t>
            </w:r>
            <w:proofErr w:type="spellEnd"/>
            <w:r w:rsidR="008E7E6A" w:rsidRPr="00BE068B">
              <w:rPr>
                <w:rFonts w:ascii="Gill Sans MT" w:hAnsi="Gill Sans MT"/>
                <w:bCs/>
              </w:rPr>
              <w:t xml:space="preserve"> firefighting, patrolling, tourism, tree planting, </w:t>
            </w:r>
            <w:proofErr w:type="spellStart"/>
            <w:r w:rsidR="008E7E6A" w:rsidRPr="00BE068B">
              <w:rPr>
                <w:rFonts w:ascii="Gill Sans MT" w:hAnsi="Gill Sans MT"/>
                <w:bCs/>
              </w:rPr>
              <w:t>etc</w:t>
            </w:r>
            <w:proofErr w:type="spellEnd"/>
            <w:r w:rsidR="008E7E6A" w:rsidRPr="00BE068B">
              <w:rPr>
                <w:rFonts w:ascii="Gill Sans MT" w:hAnsi="Gill Sans MT"/>
                <w:bCs/>
              </w:rPr>
              <w:t>)</w:t>
            </w:r>
          </w:p>
          <w:p w14:paraId="164593EB" w14:textId="494A6623" w:rsidR="00475675" w:rsidRPr="00475675" w:rsidRDefault="00475675" w:rsidP="008250E0">
            <w:pPr>
              <w:spacing w:after="0"/>
              <w:rPr>
                <w:rFonts w:ascii="Gill Sans MT" w:hAnsi="Gill Sans MT"/>
                <w:bCs/>
                <w:i/>
              </w:rPr>
            </w:pPr>
          </w:p>
        </w:tc>
        <w:tc>
          <w:tcPr>
            <w:tcW w:w="4734" w:type="dxa"/>
            <w:gridSpan w:val="2"/>
            <w:tcBorders>
              <w:top w:val="single" w:sz="4" w:space="0" w:color="000000"/>
              <w:bottom w:val="single" w:sz="4" w:space="0" w:color="auto"/>
              <w:right w:val="single" w:sz="18" w:space="0" w:color="000000"/>
            </w:tcBorders>
          </w:tcPr>
          <w:p w14:paraId="7A35589A" w14:textId="77777777" w:rsidR="0064718C" w:rsidRPr="00BE068B" w:rsidRDefault="00FA74D4" w:rsidP="00FA74D4">
            <w:pPr>
              <w:spacing w:after="0"/>
              <w:rPr>
                <w:rFonts w:ascii="Gill Sans MT" w:hAnsi="Gill Sans MT" w:cs="Times New Roman"/>
                <w:w w:val="105"/>
              </w:rPr>
            </w:pPr>
            <w:r w:rsidRPr="00BE068B">
              <w:rPr>
                <w:rFonts w:ascii="Gill Sans MT" w:hAnsi="Gill Sans MT" w:cs="Times New Roman"/>
                <w:w w:val="105"/>
              </w:rPr>
              <w:t>0-No</w:t>
            </w:r>
          </w:p>
          <w:p w14:paraId="4C2BABBA" w14:textId="77777777" w:rsidR="00FA74D4" w:rsidRPr="00BE068B" w:rsidRDefault="00FA74D4" w:rsidP="00FA74D4">
            <w:pPr>
              <w:spacing w:after="0"/>
              <w:rPr>
                <w:rFonts w:ascii="Gill Sans MT" w:hAnsi="Gill Sans MT" w:cs="Times New Roman"/>
                <w:w w:val="105"/>
              </w:rPr>
            </w:pPr>
            <w:r w:rsidRPr="00BE068B">
              <w:rPr>
                <w:rFonts w:ascii="Gill Sans MT" w:hAnsi="Gill Sans MT" w:cs="Times New Roman"/>
                <w:w w:val="105"/>
              </w:rPr>
              <w:t xml:space="preserve">1-Yes </w:t>
            </w:r>
          </w:p>
          <w:p w14:paraId="2E8A7424" w14:textId="03C78079" w:rsidR="00FA74D4" w:rsidRPr="00BE068B" w:rsidRDefault="00FA74D4" w:rsidP="00FA74D4">
            <w:pPr>
              <w:spacing w:after="0"/>
              <w:rPr>
                <w:rFonts w:ascii="Gill Sans MT" w:hAnsi="Gill Sans MT" w:cs="Times New Roman"/>
                <w:i/>
                <w:w w:val="105"/>
              </w:rPr>
            </w:pPr>
            <w:r w:rsidRPr="00BE068B">
              <w:rPr>
                <w:rFonts w:ascii="Gill Sans MT" w:hAnsi="Gill Sans MT" w:cs="Times New Roman"/>
                <w:w w:val="105"/>
              </w:rPr>
              <w:t>888-Don’t know</w:t>
            </w:r>
          </w:p>
        </w:tc>
        <w:tc>
          <w:tcPr>
            <w:tcW w:w="722" w:type="dxa"/>
            <w:gridSpan w:val="2"/>
            <w:tcBorders>
              <w:top w:val="single" w:sz="18" w:space="0" w:color="000000"/>
              <w:left w:val="single" w:sz="18" w:space="0" w:color="000000"/>
              <w:bottom w:val="single" w:sz="4" w:space="0" w:color="auto"/>
              <w:right w:val="single" w:sz="18" w:space="0" w:color="000000"/>
            </w:tcBorders>
          </w:tcPr>
          <w:p w14:paraId="10964DCA" w14:textId="77777777" w:rsidR="002360AB" w:rsidRPr="00BE068B" w:rsidRDefault="002360AB" w:rsidP="008250E0">
            <w:pPr>
              <w:spacing w:after="0"/>
              <w:rPr>
                <w:rFonts w:ascii="Gill Sans MT" w:eastAsia="Calibri" w:hAnsi="Gill Sans MT" w:cs="Times New Roman"/>
                <w:i/>
                <w:color w:val="A6A6A6"/>
              </w:rPr>
            </w:pPr>
            <w:r w:rsidRPr="00BE068B">
              <w:rPr>
                <w:rFonts w:ascii="Gill Sans MT" w:eastAsia="Calibri" w:hAnsi="Gill Sans MT" w:cs="Times New Roman"/>
                <w:i/>
                <w:color w:val="A6A6A6"/>
              </w:rPr>
              <w:t>(Code)</w:t>
            </w:r>
          </w:p>
        </w:tc>
      </w:tr>
      <w:tr w:rsidR="00062FCA" w:rsidRPr="00BE068B" w14:paraId="65E86DB3" w14:textId="77777777" w:rsidTr="00062FCA">
        <w:trPr>
          <w:gridAfter w:val="1"/>
          <w:wAfter w:w="10" w:type="dxa"/>
          <w:trHeight w:val="1865"/>
        </w:trPr>
        <w:tc>
          <w:tcPr>
            <w:tcW w:w="574" w:type="dxa"/>
            <w:tcBorders>
              <w:top w:val="single" w:sz="4" w:space="0" w:color="auto"/>
              <w:left w:val="single" w:sz="4" w:space="0" w:color="000000"/>
              <w:bottom w:val="single" w:sz="4" w:space="0" w:color="auto"/>
              <w:right w:val="single" w:sz="4" w:space="0" w:color="000000"/>
            </w:tcBorders>
          </w:tcPr>
          <w:p w14:paraId="2756CB83" w14:textId="076D1440" w:rsidR="00062FCA" w:rsidRPr="00BE068B" w:rsidRDefault="00062FCA" w:rsidP="008250E0">
            <w:pPr>
              <w:spacing w:after="0"/>
              <w:rPr>
                <w:rFonts w:ascii="Gill Sans MT" w:eastAsia="Calibri" w:hAnsi="Gill Sans MT" w:cs="Times New Roman"/>
              </w:rPr>
            </w:pPr>
          </w:p>
        </w:tc>
        <w:tc>
          <w:tcPr>
            <w:tcW w:w="4050" w:type="dxa"/>
            <w:tcBorders>
              <w:top w:val="single" w:sz="4" w:space="0" w:color="auto"/>
              <w:left w:val="single" w:sz="4" w:space="0" w:color="000000"/>
              <w:bottom w:val="single" w:sz="4" w:space="0" w:color="auto"/>
            </w:tcBorders>
          </w:tcPr>
          <w:p w14:paraId="11C59AC1" w14:textId="3B51A6D0" w:rsidR="00062FCA" w:rsidRPr="00BE068B" w:rsidRDefault="00062FCA" w:rsidP="00F86AA7">
            <w:pPr>
              <w:spacing w:after="0"/>
              <w:rPr>
                <w:rFonts w:ascii="Gill Sans MT" w:hAnsi="Gill Sans MT"/>
                <w:bCs/>
              </w:rPr>
            </w:pPr>
            <w:r w:rsidRPr="00BE068B">
              <w:rPr>
                <w:rFonts w:ascii="Gill Sans MT" w:hAnsi="Gill Sans MT"/>
                <w:bCs/>
              </w:rPr>
              <w:t xml:space="preserve">What type of activities </w:t>
            </w:r>
            <w:r>
              <w:rPr>
                <w:rFonts w:ascii="Gill Sans MT" w:hAnsi="Gill Sans MT"/>
                <w:bCs/>
              </w:rPr>
              <w:t>do they do</w:t>
            </w:r>
            <w:r w:rsidRPr="00BE068B">
              <w:rPr>
                <w:rFonts w:ascii="Gill Sans MT" w:hAnsi="Gill Sans MT"/>
                <w:bCs/>
              </w:rPr>
              <w:t xml:space="preserve">? </w:t>
            </w:r>
          </w:p>
          <w:p w14:paraId="47CA33C3" w14:textId="64CE9123" w:rsidR="00062FCA" w:rsidRPr="00BE068B" w:rsidRDefault="00062FCA" w:rsidP="008250E0">
            <w:pPr>
              <w:spacing w:after="0"/>
              <w:rPr>
                <w:rFonts w:ascii="Gill Sans MT" w:hAnsi="Gill Sans MT"/>
                <w:bCs/>
              </w:rPr>
            </w:pPr>
            <w:r w:rsidRPr="00BE068B">
              <w:rPr>
                <w:rFonts w:ascii="Gill Sans MT" w:hAnsi="Gill Sans MT"/>
                <w:bCs/>
                <w:i/>
              </w:rPr>
              <w:t xml:space="preserve">Select all that apply </w:t>
            </w:r>
          </w:p>
        </w:tc>
        <w:tc>
          <w:tcPr>
            <w:tcW w:w="5456" w:type="dxa"/>
            <w:gridSpan w:val="4"/>
            <w:tcBorders>
              <w:top w:val="single" w:sz="4" w:space="0" w:color="auto"/>
              <w:bottom w:val="single" w:sz="4" w:space="0" w:color="auto"/>
              <w:right w:val="single" w:sz="18" w:space="0" w:color="000000"/>
            </w:tcBorders>
          </w:tcPr>
          <w:p w14:paraId="63A2E04D" w14:textId="77777777" w:rsidR="00062FCA" w:rsidRPr="00BE068B" w:rsidRDefault="00062FCA" w:rsidP="00F86AA7">
            <w:pPr>
              <w:spacing w:after="0"/>
              <w:rPr>
                <w:rFonts w:ascii="Gill Sans MT" w:hAnsi="Gill Sans MT" w:cs="Times New Roman"/>
                <w:w w:val="105"/>
              </w:rPr>
            </w:pPr>
            <w:r w:rsidRPr="00BE068B">
              <w:rPr>
                <w:rFonts w:ascii="Gill Sans MT" w:hAnsi="Gill Sans MT" w:cs="Times New Roman"/>
                <w:w w:val="105"/>
              </w:rPr>
              <w:t>1=Planting trees</w:t>
            </w:r>
          </w:p>
          <w:p w14:paraId="7A83DC16" w14:textId="77777777" w:rsidR="00062FCA" w:rsidRPr="00BE068B" w:rsidRDefault="00062FCA" w:rsidP="00F86AA7">
            <w:pPr>
              <w:spacing w:after="0"/>
              <w:rPr>
                <w:rFonts w:ascii="Gill Sans MT" w:hAnsi="Gill Sans MT" w:cs="Times New Roman"/>
                <w:w w:val="105"/>
              </w:rPr>
            </w:pPr>
            <w:r w:rsidRPr="00BE068B">
              <w:rPr>
                <w:rFonts w:ascii="Gill Sans MT" w:hAnsi="Gill Sans MT" w:cs="Times New Roman"/>
                <w:w w:val="105"/>
              </w:rPr>
              <w:t>2=Cutting down undesired/competing trees</w:t>
            </w:r>
          </w:p>
          <w:p w14:paraId="2F9F2A56" w14:textId="77777777" w:rsidR="00062FCA" w:rsidRPr="00BE068B" w:rsidRDefault="00062FCA" w:rsidP="00F86AA7">
            <w:pPr>
              <w:spacing w:after="0"/>
              <w:rPr>
                <w:rFonts w:ascii="Gill Sans MT" w:hAnsi="Gill Sans MT" w:cs="Times New Roman"/>
                <w:w w:val="105"/>
              </w:rPr>
            </w:pPr>
            <w:r w:rsidRPr="00BE068B">
              <w:rPr>
                <w:rFonts w:ascii="Gill Sans MT" w:hAnsi="Gill Sans MT" w:cs="Times New Roman"/>
                <w:w w:val="105"/>
              </w:rPr>
              <w:t>3=Protecting certain desired trees in the forest to promote the natural regeneration of the species</w:t>
            </w:r>
          </w:p>
          <w:p w14:paraId="0827DFEA" w14:textId="77777777" w:rsidR="00062FCA" w:rsidRPr="00BE068B" w:rsidRDefault="00062FCA" w:rsidP="00F86AA7">
            <w:pPr>
              <w:spacing w:after="0"/>
              <w:rPr>
                <w:rFonts w:ascii="Gill Sans MT" w:hAnsi="Gill Sans MT" w:cs="Times New Roman"/>
                <w:w w:val="105"/>
              </w:rPr>
            </w:pPr>
            <w:r w:rsidRPr="00BE068B">
              <w:rPr>
                <w:rFonts w:ascii="Gill Sans MT" w:hAnsi="Gill Sans MT" w:cs="Times New Roman"/>
                <w:w w:val="105"/>
              </w:rPr>
              <w:t>4=Protecting areas of forest for particular environmental services, like water catchment</w:t>
            </w:r>
          </w:p>
          <w:p w14:paraId="7CC5D019" w14:textId="77777777" w:rsidR="00062FCA" w:rsidRPr="00BE068B" w:rsidRDefault="00062FCA" w:rsidP="00F86AA7">
            <w:pPr>
              <w:spacing w:after="0"/>
              <w:rPr>
                <w:rFonts w:ascii="Gill Sans MT" w:hAnsi="Gill Sans MT" w:cs="Times New Roman"/>
                <w:w w:val="105"/>
              </w:rPr>
            </w:pPr>
            <w:r w:rsidRPr="00BE068B">
              <w:rPr>
                <w:rFonts w:ascii="Gill Sans MT" w:hAnsi="Gill Sans MT" w:cs="Times New Roman"/>
                <w:w w:val="105"/>
              </w:rPr>
              <w:t>5=Protecting areas of forest for particular beliefs/spiritual services</w:t>
            </w:r>
          </w:p>
          <w:p w14:paraId="4BCD42D9" w14:textId="77777777" w:rsidR="00062FCA" w:rsidRPr="00BE068B" w:rsidRDefault="00062FCA" w:rsidP="00F86AA7">
            <w:pPr>
              <w:spacing w:after="0"/>
              <w:rPr>
                <w:rFonts w:ascii="Gill Sans MT" w:hAnsi="Gill Sans MT" w:cs="Times New Roman"/>
                <w:w w:val="105"/>
              </w:rPr>
            </w:pPr>
            <w:r w:rsidRPr="00BE068B">
              <w:rPr>
                <w:rFonts w:ascii="Gill Sans MT" w:hAnsi="Gill Sans MT" w:cs="Times New Roman"/>
                <w:w w:val="105"/>
              </w:rPr>
              <w:t>6=Establishing clear use rights for a limited number of people to particular forest products (honey, trees)</w:t>
            </w:r>
          </w:p>
          <w:p w14:paraId="1C8A4ABD" w14:textId="77777777" w:rsidR="00062FCA" w:rsidRPr="00BE068B" w:rsidRDefault="00062FCA" w:rsidP="00F86AA7">
            <w:pPr>
              <w:spacing w:after="0"/>
              <w:rPr>
                <w:rFonts w:ascii="Gill Sans MT" w:hAnsi="Gill Sans MT" w:cs="Times New Roman"/>
                <w:w w:val="105"/>
              </w:rPr>
            </w:pPr>
            <w:r w:rsidRPr="00BE068B">
              <w:rPr>
                <w:rFonts w:ascii="Gill Sans MT" w:hAnsi="Gill Sans MT" w:cs="Times New Roman"/>
                <w:w w:val="105"/>
              </w:rPr>
              <w:t>7=Extension/education about forest management</w:t>
            </w:r>
          </w:p>
          <w:p w14:paraId="0061E837" w14:textId="77777777" w:rsidR="00062FCA" w:rsidRPr="00BE068B" w:rsidRDefault="00062FCA" w:rsidP="00F86AA7">
            <w:pPr>
              <w:spacing w:after="0"/>
              <w:rPr>
                <w:rFonts w:ascii="Gill Sans MT" w:hAnsi="Gill Sans MT" w:cs="Times New Roman"/>
                <w:w w:val="105"/>
              </w:rPr>
            </w:pPr>
            <w:r w:rsidRPr="00BE068B">
              <w:rPr>
                <w:rFonts w:ascii="Gill Sans MT" w:hAnsi="Gill Sans MT" w:cs="Times New Roman"/>
                <w:w w:val="105"/>
              </w:rPr>
              <w:t>8=Enacted bylaws (</w:t>
            </w:r>
            <w:proofErr w:type="spellStart"/>
            <w:r w:rsidRPr="00BE068B">
              <w:rPr>
                <w:rFonts w:ascii="Gill Sans MT" w:hAnsi="Gill Sans MT" w:cs="Times New Roman"/>
                <w:w w:val="105"/>
              </w:rPr>
              <w:t>eg</w:t>
            </w:r>
            <w:proofErr w:type="spellEnd"/>
            <w:r w:rsidRPr="00BE068B">
              <w:rPr>
                <w:rFonts w:ascii="Gill Sans MT" w:hAnsi="Gill Sans MT" w:cs="Times New Roman"/>
                <w:w w:val="105"/>
              </w:rPr>
              <w:t xml:space="preserve"> no bush burning in the forest)</w:t>
            </w:r>
          </w:p>
          <w:p w14:paraId="47163842" w14:textId="77777777" w:rsidR="00062FCA" w:rsidRPr="00BE068B" w:rsidRDefault="00062FCA" w:rsidP="00F86AA7">
            <w:pPr>
              <w:spacing w:after="0"/>
              <w:rPr>
                <w:rFonts w:ascii="Gill Sans MT" w:hAnsi="Gill Sans MT" w:cs="Times New Roman"/>
                <w:w w:val="105"/>
              </w:rPr>
            </w:pPr>
            <w:r w:rsidRPr="00BE068B">
              <w:rPr>
                <w:rFonts w:ascii="Gill Sans MT" w:hAnsi="Gill Sans MT" w:cs="Times New Roman"/>
                <w:w w:val="105"/>
              </w:rPr>
              <w:t xml:space="preserve">9=Mapping/inventory of forest resources </w:t>
            </w:r>
          </w:p>
          <w:p w14:paraId="6856D2F8" w14:textId="3A79113F" w:rsidR="00062FCA" w:rsidRPr="00BE068B" w:rsidRDefault="00062FCA" w:rsidP="008250E0">
            <w:pPr>
              <w:spacing w:after="0"/>
              <w:rPr>
                <w:rFonts w:ascii="Gill Sans MT" w:eastAsia="Calibri" w:hAnsi="Gill Sans MT" w:cs="Times New Roman"/>
                <w:i/>
                <w:color w:val="A6A6A6"/>
              </w:rPr>
            </w:pPr>
            <w:r w:rsidRPr="00BE068B">
              <w:rPr>
                <w:rFonts w:ascii="Gill Sans MT" w:hAnsi="Gill Sans MT" w:cs="Times New Roman"/>
                <w:w w:val="105"/>
              </w:rPr>
              <w:t xml:space="preserve">97=Other, specify </w:t>
            </w:r>
          </w:p>
        </w:tc>
      </w:tr>
      <w:tr w:rsidR="00062FCA" w:rsidRPr="00BE068B" w14:paraId="0C93AB03" w14:textId="77777777" w:rsidTr="00475675">
        <w:trPr>
          <w:gridAfter w:val="1"/>
          <w:wAfter w:w="10" w:type="dxa"/>
          <w:trHeight w:val="1054"/>
        </w:trPr>
        <w:tc>
          <w:tcPr>
            <w:tcW w:w="574" w:type="dxa"/>
            <w:tcBorders>
              <w:top w:val="single" w:sz="4" w:space="0" w:color="auto"/>
              <w:left w:val="single" w:sz="4" w:space="0" w:color="000000"/>
              <w:bottom w:val="single" w:sz="4" w:space="0" w:color="auto"/>
              <w:right w:val="single" w:sz="4" w:space="0" w:color="000000"/>
            </w:tcBorders>
          </w:tcPr>
          <w:p w14:paraId="66AFB073" w14:textId="77777777" w:rsidR="00062FCA" w:rsidRPr="00BE068B" w:rsidRDefault="00062FCA" w:rsidP="008250E0">
            <w:pPr>
              <w:spacing w:after="0"/>
              <w:rPr>
                <w:rFonts w:ascii="Gill Sans MT" w:eastAsia="Calibri" w:hAnsi="Gill Sans MT" w:cs="Times New Roman"/>
              </w:rPr>
            </w:pPr>
          </w:p>
        </w:tc>
        <w:tc>
          <w:tcPr>
            <w:tcW w:w="4050" w:type="dxa"/>
            <w:tcBorders>
              <w:top w:val="single" w:sz="4" w:space="0" w:color="auto"/>
              <w:left w:val="single" w:sz="4" w:space="0" w:color="000000"/>
              <w:bottom w:val="single" w:sz="4" w:space="0" w:color="auto"/>
            </w:tcBorders>
          </w:tcPr>
          <w:p w14:paraId="7D112B4D" w14:textId="668959BC" w:rsidR="00062FCA" w:rsidRDefault="00062FCA" w:rsidP="008250E0">
            <w:pPr>
              <w:spacing w:after="0"/>
              <w:rPr>
                <w:rFonts w:ascii="Gill Sans MT" w:hAnsi="Gill Sans MT"/>
                <w:bCs/>
              </w:rPr>
            </w:pPr>
            <w:r>
              <w:rPr>
                <w:rFonts w:ascii="Gill Sans MT" w:hAnsi="Gill Sans MT"/>
                <w:bCs/>
              </w:rPr>
              <w:t xml:space="preserve">Does your village have a local community institution or committee that helps manage the local forest(s)? </w:t>
            </w:r>
          </w:p>
        </w:tc>
        <w:tc>
          <w:tcPr>
            <w:tcW w:w="5456" w:type="dxa"/>
            <w:gridSpan w:val="4"/>
            <w:tcBorders>
              <w:top w:val="single" w:sz="4" w:space="0" w:color="auto"/>
              <w:bottom w:val="single" w:sz="4" w:space="0" w:color="auto"/>
              <w:right w:val="single" w:sz="18" w:space="0" w:color="000000"/>
            </w:tcBorders>
          </w:tcPr>
          <w:p w14:paraId="08CC390D" w14:textId="77777777" w:rsidR="00062FCA" w:rsidRDefault="00062FCA" w:rsidP="008250E0">
            <w:pPr>
              <w:spacing w:after="0"/>
              <w:rPr>
                <w:rFonts w:ascii="Gill Sans MT" w:eastAsia="Calibri" w:hAnsi="Gill Sans MT" w:cs="Times New Roman"/>
                <w:color w:val="A6A6A6"/>
              </w:rPr>
            </w:pPr>
            <w:r>
              <w:rPr>
                <w:rFonts w:ascii="Gill Sans MT" w:eastAsia="Calibri" w:hAnsi="Gill Sans MT" w:cs="Times New Roman"/>
                <w:color w:val="A6A6A6"/>
              </w:rPr>
              <w:t>0-No</w:t>
            </w:r>
          </w:p>
          <w:p w14:paraId="16B72F06" w14:textId="51EE5FE5" w:rsidR="00062FCA" w:rsidRPr="00062FCA" w:rsidRDefault="00062FCA" w:rsidP="008250E0">
            <w:pPr>
              <w:spacing w:after="0"/>
              <w:rPr>
                <w:rFonts w:ascii="Gill Sans MT" w:eastAsia="Calibri" w:hAnsi="Gill Sans MT" w:cs="Times New Roman"/>
                <w:color w:val="A6A6A6"/>
              </w:rPr>
            </w:pPr>
            <w:r>
              <w:rPr>
                <w:rFonts w:ascii="Gill Sans MT" w:eastAsia="Calibri" w:hAnsi="Gill Sans MT" w:cs="Times New Roman"/>
                <w:color w:val="A6A6A6"/>
              </w:rPr>
              <w:t>1-Yes</w:t>
            </w:r>
          </w:p>
        </w:tc>
      </w:tr>
      <w:tr w:rsidR="00062FCA" w:rsidRPr="00BE068B" w14:paraId="6BAB6F11" w14:textId="77777777" w:rsidTr="00475675">
        <w:trPr>
          <w:gridAfter w:val="1"/>
          <w:wAfter w:w="10" w:type="dxa"/>
          <w:trHeight w:val="368"/>
        </w:trPr>
        <w:tc>
          <w:tcPr>
            <w:tcW w:w="574" w:type="dxa"/>
            <w:tcBorders>
              <w:top w:val="single" w:sz="4" w:space="0" w:color="auto"/>
              <w:left w:val="single" w:sz="4" w:space="0" w:color="000000"/>
              <w:bottom w:val="single" w:sz="4" w:space="0" w:color="auto"/>
              <w:right w:val="single" w:sz="4" w:space="0" w:color="000000"/>
            </w:tcBorders>
          </w:tcPr>
          <w:p w14:paraId="0900F636" w14:textId="1DB55E46" w:rsidR="00062FCA" w:rsidRPr="00BE068B" w:rsidRDefault="00062FCA" w:rsidP="008250E0">
            <w:pPr>
              <w:spacing w:after="0"/>
              <w:rPr>
                <w:rFonts w:ascii="Gill Sans MT" w:eastAsia="Calibri" w:hAnsi="Gill Sans MT" w:cs="Times New Roman"/>
              </w:rPr>
            </w:pPr>
          </w:p>
        </w:tc>
        <w:tc>
          <w:tcPr>
            <w:tcW w:w="4050" w:type="dxa"/>
            <w:tcBorders>
              <w:top w:val="single" w:sz="4" w:space="0" w:color="auto"/>
              <w:left w:val="single" w:sz="4" w:space="0" w:color="000000"/>
              <w:bottom w:val="single" w:sz="4" w:space="0" w:color="auto"/>
            </w:tcBorders>
          </w:tcPr>
          <w:p w14:paraId="04F237EF" w14:textId="73764739" w:rsidR="00062FCA" w:rsidRDefault="00062FCA" w:rsidP="008250E0">
            <w:pPr>
              <w:spacing w:after="0"/>
              <w:rPr>
                <w:rFonts w:ascii="Gill Sans MT" w:hAnsi="Gill Sans MT"/>
                <w:bCs/>
              </w:rPr>
            </w:pPr>
            <w:r w:rsidRPr="00BE068B">
              <w:rPr>
                <w:rFonts w:ascii="Gill Sans MT" w:hAnsi="Gill Sans MT"/>
                <w:bCs/>
              </w:rPr>
              <w:t xml:space="preserve">What is the name of the group? </w:t>
            </w:r>
          </w:p>
        </w:tc>
        <w:tc>
          <w:tcPr>
            <w:tcW w:w="5456" w:type="dxa"/>
            <w:gridSpan w:val="4"/>
            <w:tcBorders>
              <w:top w:val="single" w:sz="4" w:space="0" w:color="auto"/>
              <w:bottom w:val="single" w:sz="4" w:space="0" w:color="auto"/>
              <w:right w:val="single" w:sz="18" w:space="0" w:color="000000"/>
            </w:tcBorders>
          </w:tcPr>
          <w:p w14:paraId="5B5875C8" w14:textId="77777777" w:rsidR="00062FCA" w:rsidRPr="00BE068B" w:rsidRDefault="00062FCA" w:rsidP="008250E0">
            <w:pPr>
              <w:spacing w:after="0"/>
              <w:rPr>
                <w:rFonts w:ascii="Gill Sans MT" w:eastAsia="Calibri" w:hAnsi="Gill Sans MT" w:cs="Times New Roman"/>
                <w:i/>
                <w:color w:val="A6A6A6"/>
              </w:rPr>
            </w:pPr>
          </w:p>
        </w:tc>
      </w:tr>
      <w:tr w:rsidR="00062FCA" w:rsidRPr="00BE068B" w14:paraId="18ADC7FE" w14:textId="77777777" w:rsidTr="00475675">
        <w:trPr>
          <w:gridAfter w:val="1"/>
          <w:wAfter w:w="10" w:type="dxa"/>
          <w:trHeight w:val="260"/>
        </w:trPr>
        <w:tc>
          <w:tcPr>
            <w:tcW w:w="574" w:type="dxa"/>
            <w:tcBorders>
              <w:top w:val="single" w:sz="4" w:space="0" w:color="auto"/>
              <w:left w:val="single" w:sz="4" w:space="0" w:color="000000"/>
              <w:bottom w:val="single" w:sz="4" w:space="0" w:color="auto"/>
              <w:right w:val="single" w:sz="4" w:space="0" w:color="000000"/>
            </w:tcBorders>
          </w:tcPr>
          <w:p w14:paraId="1A64FC4F" w14:textId="11693321" w:rsidR="00062FCA" w:rsidRPr="00BE068B" w:rsidRDefault="00062FCA" w:rsidP="008250E0">
            <w:pPr>
              <w:spacing w:after="0"/>
              <w:rPr>
                <w:rFonts w:ascii="Gill Sans MT" w:eastAsia="Calibri" w:hAnsi="Gill Sans MT" w:cs="Times New Roman"/>
              </w:rPr>
            </w:pPr>
            <w:r w:rsidRPr="00BE068B">
              <w:rPr>
                <w:rFonts w:ascii="Gill Sans MT" w:eastAsia="Calibri" w:hAnsi="Gill Sans MT" w:cs="Times New Roman"/>
              </w:rPr>
              <w:t>G25</w:t>
            </w:r>
          </w:p>
        </w:tc>
        <w:tc>
          <w:tcPr>
            <w:tcW w:w="4050" w:type="dxa"/>
            <w:tcBorders>
              <w:top w:val="single" w:sz="4" w:space="0" w:color="auto"/>
              <w:left w:val="single" w:sz="4" w:space="0" w:color="000000"/>
              <w:bottom w:val="single" w:sz="4" w:space="0" w:color="auto"/>
            </w:tcBorders>
          </w:tcPr>
          <w:p w14:paraId="6A7A9FED" w14:textId="77777777" w:rsidR="00062FCA" w:rsidRPr="00BE068B" w:rsidRDefault="00062FCA" w:rsidP="008250E0">
            <w:pPr>
              <w:spacing w:after="0"/>
              <w:rPr>
                <w:rFonts w:ascii="Gill Sans MT" w:hAnsi="Gill Sans MT"/>
                <w:bCs/>
              </w:rPr>
            </w:pPr>
            <w:r w:rsidRPr="00BE068B">
              <w:rPr>
                <w:rFonts w:ascii="Gill Sans MT" w:hAnsi="Gill Sans MT"/>
                <w:bCs/>
              </w:rPr>
              <w:t xml:space="preserve">How are leaders selected? </w:t>
            </w:r>
          </w:p>
          <w:p w14:paraId="2F30240A" w14:textId="71EE2E20" w:rsidR="00062FCA" w:rsidRPr="00BE068B" w:rsidRDefault="00062FCA" w:rsidP="008250E0">
            <w:pPr>
              <w:spacing w:after="0"/>
              <w:rPr>
                <w:rFonts w:ascii="Gill Sans MT" w:hAnsi="Gill Sans MT"/>
                <w:bCs/>
                <w:i/>
              </w:rPr>
            </w:pPr>
            <w:r w:rsidRPr="00BE068B">
              <w:rPr>
                <w:rFonts w:ascii="Gill Sans MT" w:hAnsi="Gill Sans MT"/>
                <w:bCs/>
                <w:i/>
              </w:rPr>
              <w:t>If not 3, skip G26</w:t>
            </w:r>
          </w:p>
        </w:tc>
        <w:tc>
          <w:tcPr>
            <w:tcW w:w="4734" w:type="dxa"/>
            <w:gridSpan w:val="2"/>
            <w:tcBorders>
              <w:top w:val="single" w:sz="4" w:space="0" w:color="auto"/>
              <w:bottom w:val="single" w:sz="4" w:space="0" w:color="auto"/>
              <w:right w:val="single" w:sz="18" w:space="0" w:color="000000"/>
            </w:tcBorders>
          </w:tcPr>
          <w:p w14:paraId="0BDB43C5" w14:textId="77777777" w:rsidR="00062FCA" w:rsidRPr="00BE068B" w:rsidRDefault="00062FCA" w:rsidP="00FA74D4">
            <w:pPr>
              <w:spacing w:after="0"/>
              <w:rPr>
                <w:rFonts w:ascii="Gill Sans MT" w:hAnsi="Gill Sans MT" w:cs="Times New Roman"/>
                <w:w w:val="105"/>
              </w:rPr>
            </w:pPr>
            <w:r w:rsidRPr="00BE068B">
              <w:rPr>
                <w:rFonts w:ascii="Gill Sans MT" w:hAnsi="Gill Sans MT" w:cs="Times New Roman"/>
                <w:w w:val="105"/>
              </w:rPr>
              <w:t>1=By appointment from the chief/headman</w:t>
            </w:r>
          </w:p>
          <w:p w14:paraId="07FC80FD" w14:textId="300BAAF3" w:rsidR="00062FCA" w:rsidRPr="00BE068B" w:rsidRDefault="00062FCA" w:rsidP="00FA74D4">
            <w:pPr>
              <w:spacing w:after="0"/>
              <w:rPr>
                <w:rFonts w:ascii="Gill Sans MT" w:hAnsi="Gill Sans MT" w:cs="Times New Roman"/>
                <w:w w:val="105"/>
              </w:rPr>
            </w:pPr>
            <w:r w:rsidRPr="00BE068B">
              <w:rPr>
                <w:rFonts w:ascii="Gill Sans MT" w:hAnsi="Gill Sans MT" w:cs="Times New Roman"/>
                <w:w w:val="105"/>
              </w:rPr>
              <w:t>2=By appointment from a village committee</w:t>
            </w:r>
          </w:p>
          <w:p w14:paraId="2ACDF98A" w14:textId="77777777" w:rsidR="00062FCA" w:rsidRPr="00BE068B" w:rsidRDefault="00062FCA" w:rsidP="00FA74D4">
            <w:pPr>
              <w:spacing w:after="0"/>
              <w:rPr>
                <w:rFonts w:ascii="Gill Sans MT" w:hAnsi="Gill Sans MT" w:cs="Times New Roman"/>
                <w:w w:val="105"/>
              </w:rPr>
            </w:pPr>
            <w:r w:rsidRPr="00BE068B">
              <w:rPr>
                <w:rFonts w:ascii="Gill Sans MT" w:hAnsi="Gill Sans MT" w:cs="Times New Roman"/>
                <w:w w:val="105"/>
              </w:rPr>
              <w:t>3=By election from the community</w:t>
            </w:r>
          </w:p>
          <w:p w14:paraId="641FEC51" w14:textId="77777777" w:rsidR="00062FCA" w:rsidRPr="00BE068B" w:rsidRDefault="00062FCA" w:rsidP="00FA74D4">
            <w:pPr>
              <w:spacing w:after="0"/>
              <w:rPr>
                <w:rFonts w:ascii="Gill Sans MT" w:hAnsi="Gill Sans MT" w:cs="Times New Roman"/>
                <w:w w:val="105"/>
              </w:rPr>
            </w:pPr>
            <w:r w:rsidRPr="00BE068B">
              <w:rPr>
                <w:rFonts w:ascii="Gill Sans MT" w:hAnsi="Gill Sans MT" w:cs="Times New Roman"/>
                <w:w w:val="105"/>
              </w:rPr>
              <w:t>4=By election from the group</w:t>
            </w:r>
          </w:p>
          <w:p w14:paraId="6DCE174D" w14:textId="1660CC27" w:rsidR="00062FCA" w:rsidRDefault="00062FCA" w:rsidP="00FA74D4">
            <w:pPr>
              <w:spacing w:after="0"/>
              <w:rPr>
                <w:rFonts w:ascii="Gill Sans MT" w:hAnsi="Gill Sans MT" w:cs="Times New Roman"/>
                <w:w w:val="105"/>
              </w:rPr>
            </w:pPr>
            <w:r w:rsidRPr="00BE068B">
              <w:rPr>
                <w:rFonts w:ascii="Gill Sans MT" w:hAnsi="Gill Sans MT" w:cs="Times New Roman"/>
                <w:w w:val="105"/>
              </w:rPr>
              <w:t xml:space="preserve">5=Self-nomination/appointment </w:t>
            </w:r>
          </w:p>
          <w:p w14:paraId="46793F52" w14:textId="347F0AC0" w:rsidR="00062FCA" w:rsidRPr="00BE068B" w:rsidRDefault="00062FCA" w:rsidP="00FA74D4">
            <w:pPr>
              <w:spacing w:after="0"/>
              <w:rPr>
                <w:rFonts w:ascii="Gill Sans MT" w:hAnsi="Gill Sans MT" w:cs="Times New Roman"/>
                <w:w w:val="105"/>
              </w:rPr>
            </w:pPr>
            <w:r>
              <w:rPr>
                <w:rFonts w:ascii="Gill Sans MT" w:hAnsi="Gill Sans MT" w:cs="Times New Roman"/>
                <w:w w:val="105"/>
              </w:rPr>
              <w:t>6=By custom/heritage</w:t>
            </w:r>
          </w:p>
          <w:p w14:paraId="1A84AC4B" w14:textId="77777777" w:rsidR="00062FCA" w:rsidRPr="00BE068B" w:rsidRDefault="00062FCA" w:rsidP="00FA74D4">
            <w:pPr>
              <w:spacing w:after="0"/>
              <w:rPr>
                <w:rFonts w:ascii="Gill Sans MT" w:hAnsi="Gill Sans MT" w:cs="Times New Roman"/>
                <w:w w:val="105"/>
              </w:rPr>
            </w:pPr>
            <w:r w:rsidRPr="00BE068B">
              <w:rPr>
                <w:rFonts w:ascii="Gill Sans MT" w:hAnsi="Gill Sans MT" w:cs="Times New Roman"/>
                <w:w w:val="105"/>
              </w:rPr>
              <w:t xml:space="preserve">97=Other, specify </w:t>
            </w:r>
          </w:p>
          <w:p w14:paraId="64E35618" w14:textId="002B9828" w:rsidR="00062FCA" w:rsidRPr="00BE068B" w:rsidRDefault="00062FCA" w:rsidP="00FA74D4">
            <w:pPr>
              <w:spacing w:after="0"/>
              <w:rPr>
                <w:rFonts w:ascii="Gill Sans MT" w:hAnsi="Gill Sans MT" w:cs="Times New Roman"/>
                <w:i/>
                <w:w w:val="105"/>
              </w:rPr>
            </w:pPr>
            <w:r w:rsidRPr="00BE068B">
              <w:rPr>
                <w:rFonts w:ascii="Gill Sans MT" w:hAnsi="Gill Sans MT" w:cs="Times New Roman"/>
                <w:w w:val="105"/>
              </w:rPr>
              <w:t>888=Don’t know</w:t>
            </w:r>
          </w:p>
        </w:tc>
        <w:tc>
          <w:tcPr>
            <w:tcW w:w="722" w:type="dxa"/>
            <w:gridSpan w:val="2"/>
            <w:tcBorders>
              <w:top w:val="single" w:sz="4" w:space="0" w:color="auto"/>
              <w:left w:val="single" w:sz="18" w:space="0" w:color="000000"/>
              <w:bottom w:val="single" w:sz="4" w:space="0" w:color="auto"/>
              <w:right w:val="single" w:sz="18" w:space="0" w:color="000000"/>
            </w:tcBorders>
          </w:tcPr>
          <w:p w14:paraId="006AB4FC" w14:textId="77777777" w:rsidR="00062FCA" w:rsidRPr="00BE068B" w:rsidRDefault="00062FCA" w:rsidP="008250E0">
            <w:pPr>
              <w:spacing w:after="0"/>
              <w:rPr>
                <w:rFonts w:ascii="Gill Sans MT" w:eastAsia="Calibri" w:hAnsi="Gill Sans MT" w:cs="Times New Roman"/>
                <w:i/>
                <w:color w:val="A6A6A6"/>
              </w:rPr>
            </w:pPr>
          </w:p>
        </w:tc>
      </w:tr>
      <w:tr w:rsidR="00062FCA" w:rsidRPr="00BE068B" w14:paraId="3FA424B8" w14:textId="77777777" w:rsidTr="00475675">
        <w:trPr>
          <w:gridAfter w:val="1"/>
          <w:wAfter w:w="10" w:type="dxa"/>
          <w:trHeight w:val="394"/>
        </w:trPr>
        <w:tc>
          <w:tcPr>
            <w:tcW w:w="574" w:type="dxa"/>
            <w:tcBorders>
              <w:top w:val="single" w:sz="4" w:space="0" w:color="auto"/>
              <w:left w:val="single" w:sz="4" w:space="0" w:color="000000"/>
              <w:bottom w:val="single" w:sz="4" w:space="0" w:color="auto"/>
              <w:right w:val="single" w:sz="4" w:space="0" w:color="000000"/>
            </w:tcBorders>
          </w:tcPr>
          <w:p w14:paraId="22E0F6B0" w14:textId="642110E6" w:rsidR="00062FCA" w:rsidRPr="00BE068B" w:rsidRDefault="00062FCA" w:rsidP="008250E0">
            <w:pPr>
              <w:spacing w:after="0"/>
              <w:rPr>
                <w:rFonts w:ascii="Gill Sans MT" w:eastAsia="Calibri" w:hAnsi="Gill Sans MT" w:cs="Times New Roman"/>
              </w:rPr>
            </w:pPr>
            <w:r w:rsidRPr="00BE068B">
              <w:rPr>
                <w:rFonts w:ascii="Gill Sans MT" w:eastAsia="Calibri" w:hAnsi="Gill Sans MT" w:cs="Times New Roman"/>
              </w:rPr>
              <w:t>G26</w:t>
            </w:r>
          </w:p>
        </w:tc>
        <w:tc>
          <w:tcPr>
            <w:tcW w:w="4050" w:type="dxa"/>
            <w:tcBorders>
              <w:top w:val="single" w:sz="4" w:space="0" w:color="auto"/>
              <w:left w:val="single" w:sz="4" w:space="0" w:color="000000"/>
              <w:bottom w:val="single" w:sz="4" w:space="0" w:color="auto"/>
            </w:tcBorders>
          </w:tcPr>
          <w:p w14:paraId="2B647815" w14:textId="52331B8D" w:rsidR="00062FCA" w:rsidRPr="00BE068B" w:rsidRDefault="00062FCA" w:rsidP="008250E0">
            <w:pPr>
              <w:spacing w:after="0"/>
              <w:rPr>
                <w:rFonts w:ascii="Gill Sans MT" w:hAnsi="Gill Sans MT"/>
                <w:bCs/>
              </w:rPr>
            </w:pPr>
            <w:r w:rsidRPr="00BE068B">
              <w:rPr>
                <w:rFonts w:ascii="Gill Sans MT" w:hAnsi="Gill Sans MT"/>
                <w:bCs/>
              </w:rPr>
              <w:t xml:space="preserve">Did you or any other household members participate in electing the current leadership? </w:t>
            </w:r>
          </w:p>
        </w:tc>
        <w:tc>
          <w:tcPr>
            <w:tcW w:w="4734" w:type="dxa"/>
            <w:gridSpan w:val="2"/>
            <w:tcBorders>
              <w:top w:val="single" w:sz="4" w:space="0" w:color="auto"/>
              <w:bottom w:val="single" w:sz="4" w:space="0" w:color="auto"/>
              <w:right w:val="single" w:sz="18" w:space="0" w:color="000000"/>
            </w:tcBorders>
          </w:tcPr>
          <w:p w14:paraId="0DB4E2CB" w14:textId="77777777" w:rsidR="00062FCA" w:rsidRPr="00BE068B" w:rsidRDefault="00062FCA" w:rsidP="007D11DB">
            <w:pPr>
              <w:spacing w:after="0"/>
              <w:rPr>
                <w:rFonts w:ascii="Gill Sans MT" w:hAnsi="Gill Sans MT" w:cs="Times New Roman"/>
                <w:w w:val="105"/>
              </w:rPr>
            </w:pPr>
            <w:r w:rsidRPr="00BE068B">
              <w:rPr>
                <w:rFonts w:ascii="Gill Sans MT" w:hAnsi="Gill Sans MT" w:cs="Times New Roman"/>
                <w:w w:val="105"/>
              </w:rPr>
              <w:t>0=No</w:t>
            </w:r>
          </w:p>
          <w:p w14:paraId="485F95AB" w14:textId="6F6D2ECE" w:rsidR="00062FCA" w:rsidRPr="00BE068B" w:rsidRDefault="00062FCA" w:rsidP="00196EC9">
            <w:pPr>
              <w:spacing w:after="0"/>
              <w:rPr>
                <w:rFonts w:ascii="Gill Sans MT" w:hAnsi="Gill Sans MT" w:cs="Times New Roman"/>
                <w:w w:val="105"/>
              </w:rPr>
            </w:pPr>
            <w:r w:rsidRPr="00BE068B">
              <w:rPr>
                <w:rFonts w:ascii="Gill Sans MT" w:hAnsi="Gill Sans MT" w:cs="Times New Roman"/>
                <w:w w:val="105"/>
              </w:rPr>
              <w:t xml:space="preserve">1=Yes </w:t>
            </w:r>
          </w:p>
        </w:tc>
        <w:tc>
          <w:tcPr>
            <w:tcW w:w="722" w:type="dxa"/>
            <w:gridSpan w:val="2"/>
            <w:tcBorders>
              <w:top w:val="single" w:sz="4" w:space="0" w:color="auto"/>
              <w:left w:val="single" w:sz="18" w:space="0" w:color="000000"/>
              <w:bottom w:val="single" w:sz="4" w:space="0" w:color="auto"/>
              <w:right w:val="single" w:sz="18" w:space="0" w:color="000000"/>
            </w:tcBorders>
          </w:tcPr>
          <w:p w14:paraId="15FDAB5F" w14:textId="77777777" w:rsidR="00062FCA" w:rsidRPr="00BE068B" w:rsidRDefault="00062FCA" w:rsidP="008250E0">
            <w:pPr>
              <w:spacing w:after="0"/>
              <w:rPr>
                <w:rFonts w:ascii="Gill Sans MT" w:eastAsia="Calibri" w:hAnsi="Gill Sans MT" w:cs="Times New Roman"/>
                <w:i/>
                <w:color w:val="A6A6A6"/>
              </w:rPr>
            </w:pPr>
          </w:p>
        </w:tc>
      </w:tr>
      <w:tr w:rsidR="00062FCA" w:rsidRPr="00BE068B" w14:paraId="0C8F57F3" w14:textId="77777777" w:rsidTr="00475675">
        <w:trPr>
          <w:gridAfter w:val="1"/>
          <w:wAfter w:w="10" w:type="dxa"/>
          <w:trHeight w:val="394"/>
        </w:trPr>
        <w:tc>
          <w:tcPr>
            <w:tcW w:w="574" w:type="dxa"/>
            <w:tcBorders>
              <w:top w:val="single" w:sz="4" w:space="0" w:color="auto"/>
              <w:left w:val="single" w:sz="4" w:space="0" w:color="000000"/>
              <w:bottom w:val="single" w:sz="4" w:space="0" w:color="auto"/>
              <w:right w:val="single" w:sz="4" w:space="0" w:color="000000"/>
            </w:tcBorders>
          </w:tcPr>
          <w:p w14:paraId="60D93E81" w14:textId="7B176ED4" w:rsidR="00062FCA" w:rsidRPr="00BE068B" w:rsidRDefault="00062FCA" w:rsidP="008250E0">
            <w:pPr>
              <w:spacing w:after="0"/>
              <w:rPr>
                <w:rFonts w:ascii="Gill Sans MT" w:eastAsia="Calibri" w:hAnsi="Gill Sans MT" w:cs="Times New Roman"/>
              </w:rPr>
            </w:pPr>
            <w:r w:rsidRPr="00BE068B">
              <w:rPr>
                <w:rFonts w:ascii="Gill Sans MT" w:eastAsia="Calibri" w:hAnsi="Gill Sans MT" w:cs="Times New Roman"/>
              </w:rPr>
              <w:t>G27</w:t>
            </w:r>
          </w:p>
        </w:tc>
        <w:tc>
          <w:tcPr>
            <w:tcW w:w="4050" w:type="dxa"/>
            <w:tcBorders>
              <w:top w:val="single" w:sz="4" w:space="0" w:color="auto"/>
              <w:left w:val="single" w:sz="4" w:space="0" w:color="000000"/>
              <w:bottom w:val="single" w:sz="4" w:space="0" w:color="auto"/>
            </w:tcBorders>
          </w:tcPr>
          <w:p w14:paraId="093FD407" w14:textId="59AF5688" w:rsidR="00062FCA" w:rsidRPr="00BE068B" w:rsidRDefault="00062FCA" w:rsidP="008250E0">
            <w:pPr>
              <w:spacing w:after="0"/>
              <w:rPr>
                <w:rFonts w:ascii="Gill Sans MT" w:hAnsi="Gill Sans MT"/>
                <w:bCs/>
              </w:rPr>
            </w:pPr>
            <w:r w:rsidRPr="00BE068B">
              <w:rPr>
                <w:rFonts w:ascii="Gill Sans MT" w:hAnsi="Gill Sans MT"/>
                <w:bCs/>
              </w:rPr>
              <w:t xml:space="preserve">Are you a leader? </w:t>
            </w:r>
          </w:p>
        </w:tc>
        <w:tc>
          <w:tcPr>
            <w:tcW w:w="4734" w:type="dxa"/>
            <w:gridSpan w:val="2"/>
            <w:tcBorders>
              <w:top w:val="single" w:sz="4" w:space="0" w:color="auto"/>
              <w:bottom w:val="single" w:sz="4" w:space="0" w:color="auto"/>
              <w:right w:val="single" w:sz="18" w:space="0" w:color="000000"/>
            </w:tcBorders>
          </w:tcPr>
          <w:p w14:paraId="666980BA" w14:textId="77777777" w:rsidR="00062FCA" w:rsidRPr="00BE068B" w:rsidRDefault="00062FCA" w:rsidP="00196EC9">
            <w:pPr>
              <w:spacing w:after="0"/>
              <w:rPr>
                <w:ins w:id="624" w:author="Aleta Haflett" w:date="2014-11-03T09:45:00Z"/>
                <w:rFonts w:ascii="Gill Sans MT" w:hAnsi="Gill Sans MT" w:cs="Times New Roman"/>
                <w:w w:val="105"/>
              </w:rPr>
            </w:pPr>
            <w:ins w:id="625" w:author="Aleta Haflett" w:date="2014-11-03T09:45:00Z">
              <w:r w:rsidRPr="00BE068B">
                <w:rPr>
                  <w:rFonts w:ascii="Gill Sans MT" w:hAnsi="Gill Sans MT" w:cs="Times New Roman"/>
                  <w:w w:val="105"/>
                </w:rPr>
                <w:t>0=No</w:t>
              </w:r>
            </w:ins>
          </w:p>
          <w:p w14:paraId="70B5B900" w14:textId="787C5E0C" w:rsidR="00062FCA" w:rsidRPr="00BE068B" w:rsidRDefault="00062FCA" w:rsidP="00196EC9">
            <w:pPr>
              <w:spacing w:after="0"/>
              <w:rPr>
                <w:rFonts w:ascii="Gill Sans MT" w:hAnsi="Gill Sans MT" w:cs="Times New Roman"/>
                <w:w w:val="105"/>
              </w:rPr>
            </w:pPr>
            <w:ins w:id="626" w:author="Aleta Haflett" w:date="2014-11-03T09:45:00Z">
              <w:r w:rsidRPr="00BE068B">
                <w:rPr>
                  <w:rFonts w:ascii="Gill Sans MT" w:hAnsi="Gill Sans MT" w:cs="Times New Roman"/>
                  <w:w w:val="105"/>
                </w:rPr>
                <w:t>1=Yes</w:t>
              </w:r>
            </w:ins>
          </w:p>
        </w:tc>
        <w:tc>
          <w:tcPr>
            <w:tcW w:w="722" w:type="dxa"/>
            <w:gridSpan w:val="2"/>
            <w:tcBorders>
              <w:top w:val="single" w:sz="4" w:space="0" w:color="auto"/>
              <w:left w:val="single" w:sz="18" w:space="0" w:color="000000"/>
              <w:bottom w:val="single" w:sz="4" w:space="0" w:color="auto"/>
              <w:right w:val="single" w:sz="18" w:space="0" w:color="000000"/>
            </w:tcBorders>
          </w:tcPr>
          <w:p w14:paraId="06873881" w14:textId="77777777" w:rsidR="00062FCA" w:rsidRPr="00BE068B" w:rsidRDefault="00062FCA" w:rsidP="008250E0">
            <w:pPr>
              <w:spacing w:after="0"/>
              <w:rPr>
                <w:rFonts w:ascii="Gill Sans MT" w:eastAsia="Calibri" w:hAnsi="Gill Sans MT" w:cs="Times New Roman"/>
                <w:i/>
                <w:color w:val="A6A6A6"/>
              </w:rPr>
            </w:pPr>
          </w:p>
        </w:tc>
      </w:tr>
      <w:tr w:rsidR="00062FCA" w:rsidRPr="00BE068B" w14:paraId="1F8C6765" w14:textId="77777777" w:rsidTr="00475675">
        <w:trPr>
          <w:gridAfter w:val="1"/>
          <w:wAfter w:w="10" w:type="dxa"/>
          <w:trHeight w:val="395"/>
        </w:trPr>
        <w:tc>
          <w:tcPr>
            <w:tcW w:w="574" w:type="dxa"/>
            <w:tcBorders>
              <w:top w:val="single" w:sz="4" w:space="0" w:color="auto"/>
              <w:left w:val="single" w:sz="4" w:space="0" w:color="000000"/>
              <w:bottom w:val="single" w:sz="4" w:space="0" w:color="auto"/>
              <w:right w:val="single" w:sz="4" w:space="0" w:color="000000"/>
            </w:tcBorders>
          </w:tcPr>
          <w:p w14:paraId="6AB31D86" w14:textId="596C8845" w:rsidR="00062FCA" w:rsidRPr="00BE068B" w:rsidRDefault="00062FCA" w:rsidP="008250E0">
            <w:pPr>
              <w:spacing w:after="0"/>
              <w:rPr>
                <w:rFonts w:ascii="Gill Sans MT" w:eastAsia="Calibri" w:hAnsi="Gill Sans MT" w:cs="Times New Roman"/>
              </w:rPr>
            </w:pPr>
            <w:r w:rsidRPr="00BE068B">
              <w:rPr>
                <w:rFonts w:ascii="Gill Sans MT" w:eastAsia="Calibri" w:hAnsi="Gill Sans MT" w:cs="Times New Roman"/>
              </w:rPr>
              <w:t>G28</w:t>
            </w:r>
          </w:p>
        </w:tc>
        <w:tc>
          <w:tcPr>
            <w:tcW w:w="4050" w:type="dxa"/>
            <w:tcBorders>
              <w:top w:val="single" w:sz="4" w:space="0" w:color="auto"/>
              <w:left w:val="single" w:sz="4" w:space="0" w:color="000000"/>
              <w:bottom w:val="single" w:sz="4" w:space="0" w:color="auto"/>
            </w:tcBorders>
          </w:tcPr>
          <w:p w14:paraId="74807CC3" w14:textId="3A62BD5E" w:rsidR="00062FCA" w:rsidRPr="00BE068B" w:rsidRDefault="00062FCA" w:rsidP="008250E0">
            <w:pPr>
              <w:spacing w:after="0"/>
              <w:rPr>
                <w:rFonts w:ascii="Gill Sans MT" w:hAnsi="Gill Sans MT"/>
                <w:bCs/>
              </w:rPr>
            </w:pPr>
            <w:r w:rsidRPr="00BE068B">
              <w:rPr>
                <w:rFonts w:ascii="Gill Sans MT" w:hAnsi="Gill Sans MT"/>
                <w:bCs/>
              </w:rPr>
              <w:t xml:space="preserve">Are you a member? </w:t>
            </w:r>
          </w:p>
        </w:tc>
        <w:tc>
          <w:tcPr>
            <w:tcW w:w="4734" w:type="dxa"/>
            <w:gridSpan w:val="2"/>
            <w:tcBorders>
              <w:top w:val="single" w:sz="4" w:space="0" w:color="auto"/>
              <w:bottom w:val="single" w:sz="4" w:space="0" w:color="auto"/>
              <w:right w:val="single" w:sz="18" w:space="0" w:color="000000"/>
            </w:tcBorders>
          </w:tcPr>
          <w:p w14:paraId="760EB615" w14:textId="77777777" w:rsidR="00062FCA" w:rsidRPr="00BE068B" w:rsidRDefault="00062FCA" w:rsidP="00AF35A3">
            <w:pPr>
              <w:spacing w:after="0"/>
              <w:rPr>
                <w:ins w:id="627" w:author="Aleta Haflett" w:date="2014-11-03T09:46:00Z"/>
                <w:rFonts w:ascii="Gill Sans MT" w:hAnsi="Gill Sans MT" w:cs="Times New Roman"/>
                <w:w w:val="105"/>
              </w:rPr>
            </w:pPr>
            <w:ins w:id="628" w:author="Aleta Haflett" w:date="2014-11-03T09:46:00Z">
              <w:r w:rsidRPr="00BE068B">
                <w:rPr>
                  <w:rFonts w:ascii="Gill Sans MT" w:hAnsi="Gill Sans MT" w:cs="Times New Roman"/>
                  <w:w w:val="105"/>
                </w:rPr>
                <w:t>0=No</w:t>
              </w:r>
            </w:ins>
          </w:p>
          <w:p w14:paraId="003F31F1" w14:textId="2D6C3F7D" w:rsidR="00062FCA" w:rsidRPr="00BE068B" w:rsidRDefault="00062FCA" w:rsidP="00AF35A3">
            <w:pPr>
              <w:spacing w:after="0"/>
              <w:rPr>
                <w:rFonts w:ascii="Gill Sans MT" w:hAnsi="Gill Sans MT" w:cs="Times New Roman"/>
                <w:w w:val="105"/>
              </w:rPr>
            </w:pPr>
            <w:ins w:id="629" w:author="Aleta Haflett" w:date="2014-11-03T09:46:00Z">
              <w:r w:rsidRPr="00BE068B">
                <w:rPr>
                  <w:rFonts w:ascii="Gill Sans MT" w:hAnsi="Gill Sans MT" w:cs="Times New Roman"/>
                  <w:w w:val="105"/>
                </w:rPr>
                <w:t>1=Yes</w:t>
              </w:r>
            </w:ins>
          </w:p>
        </w:tc>
        <w:tc>
          <w:tcPr>
            <w:tcW w:w="722" w:type="dxa"/>
            <w:gridSpan w:val="2"/>
            <w:tcBorders>
              <w:top w:val="single" w:sz="4" w:space="0" w:color="auto"/>
              <w:left w:val="single" w:sz="18" w:space="0" w:color="000000"/>
              <w:bottom w:val="single" w:sz="4" w:space="0" w:color="auto"/>
              <w:right w:val="single" w:sz="18" w:space="0" w:color="000000"/>
            </w:tcBorders>
          </w:tcPr>
          <w:p w14:paraId="136B89A6" w14:textId="77777777" w:rsidR="00062FCA" w:rsidRPr="00BE068B" w:rsidRDefault="00062FCA" w:rsidP="008250E0">
            <w:pPr>
              <w:spacing w:after="0"/>
              <w:rPr>
                <w:rFonts w:ascii="Gill Sans MT" w:eastAsia="Calibri" w:hAnsi="Gill Sans MT" w:cs="Times New Roman"/>
                <w:i/>
                <w:color w:val="A6A6A6"/>
              </w:rPr>
            </w:pPr>
          </w:p>
        </w:tc>
      </w:tr>
      <w:tr w:rsidR="00062FCA" w:rsidRPr="00BE068B" w14:paraId="71A94AC9" w14:textId="77777777" w:rsidTr="00475675">
        <w:trPr>
          <w:gridAfter w:val="1"/>
          <w:wAfter w:w="10" w:type="dxa"/>
          <w:trHeight w:val="354"/>
        </w:trPr>
        <w:tc>
          <w:tcPr>
            <w:tcW w:w="574" w:type="dxa"/>
            <w:tcBorders>
              <w:top w:val="single" w:sz="4" w:space="0" w:color="auto"/>
              <w:left w:val="single" w:sz="4" w:space="0" w:color="000000"/>
              <w:bottom w:val="single" w:sz="4" w:space="0" w:color="auto"/>
              <w:right w:val="single" w:sz="4" w:space="0" w:color="000000"/>
            </w:tcBorders>
          </w:tcPr>
          <w:p w14:paraId="24C4EE86" w14:textId="33B4A8A4" w:rsidR="00062FCA" w:rsidRPr="00BE068B" w:rsidRDefault="00062FCA" w:rsidP="008250E0">
            <w:pPr>
              <w:spacing w:after="0"/>
              <w:rPr>
                <w:rFonts w:ascii="Gill Sans MT" w:eastAsia="Calibri" w:hAnsi="Gill Sans MT" w:cs="Times New Roman"/>
              </w:rPr>
            </w:pPr>
            <w:r w:rsidRPr="00BE068B">
              <w:rPr>
                <w:rFonts w:ascii="Gill Sans MT" w:eastAsia="Calibri" w:hAnsi="Gill Sans MT" w:cs="Times New Roman"/>
              </w:rPr>
              <w:t>G29</w:t>
            </w:r>
          </w:p>
        </w:tc>
        <w:tc>
          <w:tcPr>
            <w:tcW w:w="4050" w:type="dxa"/>
            <w:tcBorders>
              <w:top w:val="single" w:sz="4" w:space="0" w:color="auto"/>
              <w:left w:val="single" w:sz="4" w:space="0" w:color="000000"/>
              <w:bottom w:val="single" w:sz="4" w:space="0" w:color="auto"/>
            </w:tcBorders>
          </w:tcPr>
          <w:p w14:paraId="31FF5ED3" w14:textId="3CC01153" w:rsidR="00062FCA" w:rsidRPr="00BE068B" w:rsidRDefault="00062FCA" w:rsidP="008250E0">
            <w:pPr>
              <w:spacing w:after="0"/>
              <w:rPr>
                <w:rFonts w:ascii="Gill Sans MT" w:hAnsi="Gill Sans MT"/>
                <w:bCs/>
              </w:rPr>
            </w:pPr>
            <w:r w:rsidRPr="00BE068B">
              <w:rPr>
                <w:rFonts w:ascii="Gill Sans MT" w:hAnsi="Gill Sans MT"/>
                <w:bCs/>
              </w:rPr>
              <w:t xml:space="preserve">Do members have to be </w:t>
            </w:r>
            <w:proofErr w:type="gramStart"/>
            <w:r w:rsidRPr="00BE068B">
              <w:rPr>
                <w:rFonts w:ascii="Gill Sans MT" w:hAnsi="Gill Sans MT"/>
                <w:bCs/>
              </w:rPr>
              <w:t>land owners</w:t>
            </w:r>
            <w:proofErr w:type="gramEnd"/>
            <w:r w:rsidRPr="00BE068B">
              <w:rPr>
                <w:rFonts w:ascii="Gill Sans MT" w:hAnsi="Gill Sans MT"/>
                <w:bCs/>
              </w:rPr>
              <w:t xml:space="preserve">? </w:t>
            </w:r>
          </w:p>
        </w:tc>
        <w:tc>
          <w:tcPr>
            <w:tcW w:w="4734" w:type="dxa"/>
            <w:gridSpan w:val="2"/>
            <w:tcBorders>
              <w:top w:val="single" w:sz="4" w:space="0" w:color="auto"/>
              <w:bottom w:val="single" w:sz="4" w:space="0" w:color="auto"/>
              <w:right w:val="single" w:sz="18" w:space="0" w:color="000000"/>
            </w:tcBorders>
          </w:tcPr>
          <w:p w14:paraId="2CCC5BA1" w14:textId="77777777" w:rsidR="00062FCA" w:rsidRPr="00BE068B" w:rsidRDefault="00062FCA" w:rsidP="00AF35A3">
            <w:pPr>
              <w:spacing w:after="0"/>
              <w:rPr>
                <w:ins w:id="630" w:author="Aleta Haflett" w:date="2014-11-03T09:46:00Z"/>
                <w:rFonts w:ascii="Gill Sans MT" w:hAnsi="Gill Sans MT" w:cs="Times New Roman"/>
                <w:w w:val="105"/>
              </w:rPr>
            </w:pPr>
            <w:ins w:id="631" w:author="Aleta Haflett" w:date="2014-11-03T09:46:00Z">
              <w:r w:rsidRPr="00BE068B">
                <w:rPr>
                  <w:rFonts w:ascii="Gill Sans MT" w:hAnsi="Gill Sans MT" w:cs="Times New Roman"/>
                  <w:w w:val="105"/>
                </w:rPr>
                <w:t>0=No</w:t>
              </w:r>
            </w:ins>
          </w:p>
          <w:p w14:paraId="2CE59DD2" w14:textId="36E3F253" w:rsidR="00062FCA" w:rsidRPr="00BE068B" w:rsidRDefault="00062FCA" w:rsidP="00AF35A3">
            <w:pPr>
              <w:spacing w:after="0"/>
              <w:rPr>
                <w:rFonts w:ascii="Gill Sans MT" w:hAnsi="Gill Sans MT" w:cs="Times New Roman"/>
                <w:w w:val="105"/>
              </w:rPr>
            </w:pPr>
            <w:ins w:id="632" w:author="Aleta Haflett" w:date="2014-11-03T09:46:00Z">
              <w:r w:rsidRPr="00BE068B">
                <w:rPr>
                  <w:rFonts w:ascii="Gill Sans MT" w:hAnsi="Gill Sans MT" w:cs="Times New Roman"/>
                  <w:w w:val="105"/>
                </w:rPr>
                <w:t>1=Yes</w:t>
              </w:r>
            </w:ins>
          </w:p>
        </w:tc>
        <w:tc>
          <w:tcPr>
            <w:tcW w:w="722" w:type="dxa"/>
            <w:gridSpan w:val="2"/>
            <w:tcBorders>
              <w:top w:val="single" w:sz="4" w:space="0" w:color="auto"/>
              <w:left w:val="single" w:sz="18" w:space="0" w:color="000000"/>
              <w:bottom w:val="single" w:sz="4" w:space="0" w:color="auto"/>
              <w:right w:val="single" w:sz="18" w:space="0" w:color="000000"/>
            </w:tcBorders>
          </w:tcPr>
          <w:p w14:paraId="7FE43A9B" w14:textId="77777777" w:rsidR="00062FCA" w:rsidRPr="00BE068B" w:rsidRDefault="00062FCA" w:rsidP="008250E0">
            <w:pPr>
              <w:spacing w:after="0"/>
              <w:rPr>
                <w:rFonts w:ascii="Gill Sans MT" w:eastAsia="Calibri" w:hAnsi="Gill Sans MT" w:cs="Times New Roman"/>
                <w:i/>
                <w:color w:val="A6A6A6"/>
              </w:rPr>
            </w:pPr>
          </w:p>
        </w:tc>
      </w:tr>
      <w:tr w:rsidR="00062FCA" w:rsidRPr="00BE068B" w14:paraId="1987F232" w14:textId="77777777" w:rsidTr="00475675">
        <w:trPr>
          <w:gridAfter w:val="1"/>
          <w:wAfter w:w="10" w:type="dxa"/>
          <w:trHeight w:val="560"/>
        </w:trPr>
        <w:tc>
          <w:tcPr>
            <w:tcW w:w="574" w:type="dxa"/>
            <w:tcBorders>
              <w:top w:val="single" w:sz="4" w:space="0" w:color="auto"/>
              <w:left w:val="single" w:sz="4" w:space="0" w:color="000000"/>
              <w:bottom w:val="single" w:sz="4" w:space="0" w:color="auto"/>
              <w:right w:val="single" w:sz="4" w:space="0" w:color="000000"/>
            </w:tcBorders>
          </w:tcPr>
          <w:p w14:paraId="14571DB8" w14:textId="34B672CC" w:rsidR="00062FCA" w:rsidRPr="00BE068B" w:rsidRDefault="00062FCA" w:rsidP="008250E0">
            <w:pPr>
              <w:spacing w:after="0"/>
              <w:rPr>
                <w:rFonts w:ascii="Gill Sans MT" w:eastAsia="Calibri" w:hAnsi="Gill Sans MT" w:cs="Times New Roman"/>
              </w:rPr>
            </w:pPr>
            <w:r w:rsidRPr="00BE068B">
              <w:rPr>
                <w:rFonts w:ascii="Gill Sans MT" w:eastAsia="Calibri" w:hAnsi="Gill Sans MT" w:cs="Times New Roman"/>
              </w:rPr>
              <w:lastRenderedPageBreak/>
              <w:t>G30</w:t>
            </w:r>
          </w:p>
        </w:tc>
        <w:tc>
          <w:tcPr>
            <w:tcW w:w="4050" w:type="dxa"/>
            <w:tcBorders>
              <w:top w:val="single" w:sz="4" w:space="0" w:color="auto"/>
              <w:left w:val="single" w:sz="4" w:space="0" w:color="000000"/>
              <w:bottom w:val="single" w:sz="4" w:space="0" w:color="auto"/>
            </w:tcBorders>
          </w:tcPr>
          <w:p w14:paraId="08B5AD25" w14:textId="2F656F6D" w:rsidR="00062FCA" w:rsidRPr="00BE068B" w:rsidRDefault="00062FCA" w:rsidP="008250E0">
            <w:pPr>
              <w:spacing w:after="0"/>
              <w:rPr>
                <w:rFonts w:ascii="Gill Sans MT" w:hAnsi="Gill Sans MT"/>
                <w:bCs/>
              </w:rPr>
            </w:pPr>
            <w:r w:rsidRPr="00BE068B">
              <w:rPr>
                <w:rFonts w:ascii="Gill Sans MT" w:hAnsi="Gill Sans MT"/>
                <w:bCs/>
              </w:rPr>
              <w:t xml:space="preserve">Can anyone in the village be a member? </w:t>
            </w:r>
          </w:p>
          <w:p w14:paraId="6D1BE4BF" w14:textId="77777777" w:rsidR="00062FCA" w:rsidRPr="00BE068B" w:rsidRDefault="00062FCA" w:rsidP="008250E0">
            <w:pPr>
              <w:spacing w:after="0"/>
              <w:rPr>
                <w:rFonts w:ascii="Gill Sans MT" w:hAnsi="Gill Sans MT"/>
                <w:bCs/>
              </w:rPr>
            </w:pPr>
          </w:p>
        </w:tc>
        <w:tc>
          <w:tcPr>
            <w:tcW w:w="4734" w:type="dxa"/>
            <w:gridSpan w:val="2"/>
            <w:tcBorders>
              <w:top w:val="single" w:sz="4" w:space="0" w:color="auto"/>
              <w:bottom w:val="single" w:sz="4" w:space="0" w:color="auto"/>
              <w:right w:val="single" w:sz="18" w:space="0" w:color="000000"/>
            </w:tcBorders>
          </w:tcPr>
          <w:p w14:paraId="47C775AD" w14:textId="77777777" w:rsidR="00062FCA" w:rsidRPr="00BE068B" w:rsidRDefault="00062FCA" w:rsidP="00302C97">
            <w:pPr>
              <w:spacing w:after="0"/>
              <w:rPr>
                <w:ins w:id="633" w:author="Aleta Haflett" w:date="2014-11-03T09:46:00Z"/>
                <w:rFonts w:ascii="Gill Sans MT" w:hAnsi="Gill Sans MT" w:cs="Times New Roman"/>
                <w:w w:val="105"/>
              </w:rPr>
            </w:pPr>
            <w:ins w:id="634" w:author="Aleta Haflett" w:date="2014-11-03T09:46:00Z">
              <w:r w:rsidRPr="00BE068B">
                <w:rPr>
                  <w:rFonts w:ascii="Gill Sans MT" w:hAnsi="Gill Sans MT" w:cs="Times New Roman"/>
                  <w:w w:val="105"/>
                </w:rPr>
                <w:t>0=No</w:t>
              </w:r>
            </w:ins>
          </w:p>
          <w:p w14:paraId="62236979" w14:textId="49FA39C0" w:rsidR="00062FCA" w:rsidRPr="00BE068B" w:rsidRDefault="00062FCA" w:rsidP="00302C97">
            <w:pPr>
              <w:spacing w:after="0"/>
              <w:rPr>
                <w:rFonts w:ascii="Gill Sans MT" w:hAnsi="Gill Sans MT" w:cs="Times New Roman"/>
                <w:w w:val="105"/>
              </w:rPr>
            </w:pPr>
            <w:ins w:id="635" w:author="Aleta Haflett" w:date="2014-11-03T09:46:00Z">
              <w:r w:rsidRPr="00BE068B">
                <w:rPr>
                  <w:rFonts w:ascii="Gill Sans MT" w:hAnsi="Gill Sans MT" w:cs="Times New Roman"/>
                  <w:w w:val="105"/>
                </w:rPr>
                <w:t>1=Yes</w:t>
              </w:r>
            </w:ins>
          </w:p>
        </w:tc>
        <w:tc>
          <w:tcPr>
            <w:tcW w:w="722" w:type="dxa"/>
            <w:gridSpan w:val="2"/>
            <w:tcBorders>
              <w:top w:val="single" w:sz="4" w:space="0" w:color="auto"/>
              <w:left w:val="single" w:sz="18" w:space="0" w:color="000000"/>
              <w:bottom w:val="single" w:sz="4" w:space="0" w:color="auto"/>
              <w:right w:val="single" w:sz="18" w:space="0" w:color="000000"/>
            </w:tcBorders>
          </w:tcPr>
          <w:p w14:paraId="03922AFE" w14:textId="77777777" w:rsidR="00062FCA" w:rsidRPr="00BE068B" w:rsidRDefault="00062FCA" w:rsidP="008250E0">
            <w:pPr>
              <w:spacing w:after="0"/>
              <w:rPr>
                <w:rFonts w:ascii="Gill Sans MT" w:eastAsia="Calibri" w:hAnsi="Gill Sans MT" w:cs="Times New Roman"/>
                <w:i/>
                <w:color w:val="A6A6A6"/>
              </w:rPr>
            </w:pPr>
          </w:p>
        </w:tc>
      </w:tr>
      <w:tr w:rsidR="00062FCA" w:rsidRPr="00BE068B" w14:paraId="08273F1E" w14:textId="77777777" w:rsidTr="00475675">
        <w:trPr>
          <w:gridAfter w:val="1"/>
          <w:wAfter w:w="10" w:type="dxa"/>
          <w:trHeight w:val="1320"/>
        </w:trPr>
        <w:tc>
          <w:tcPr>
            <w:tcW w:w="574" w:type="dxa"/>
            <w:tcBorders>
              <w:top w:val="single" w:sz="4" w:space="0" w:color="auto"/>
              <w:left w:val="single" w:sz="4" w:space="0" w:color="000000"/>
              <w:bottom w:val="single" w:sz="4" w:space="0" w:color="000000"/>
              <w:right w:val="single" w:sz="4" w:space="0" w:color="000000"/>
            </w:tcBorders>
          </w:tcPr>
          <w:p w14:paraId="13AFB1E9" w14:textId="565EC011" w:rsidR="00062FCA" w:rsidRPr="00BE068B" w:rsidRDefault="00062FCA" w:rsidP="008250E0">
            <w:pPr>
              <w:spacing w:after="0"/>
              <w:rPr>
                <w:rFonts w:ascii="Gill Sans MT" w:eastAsia="Calibri" w:hAnsi="Gill Sans MT" w:cs="Times New Roman"/>
              </w:rPr>
            </w:pPr>
            <w:r w:rsidRPr="00BE068B">
              <w:rPr>
                <w:rFonts w:ascii="Gill Sans MT" w:eastAsia="Calibri" w:hAnsi="Gill Sans MT" w:cs="Times New Roman"/>
              </w:rPr>
              <w:t>G31</w:t>
            </w:r>
          </w:p>
        </w:tc>
        <w:tc>
          <w:tcPr>
            <w:tcW w:w="4050" w:type="dxa"/>
            <w:tcBorders>
              <w:top w:val="single" w:sz="4" w:space="0" w:color="auto"/>
              <w:left w:val="single" w:sz="4" w:space="0" w:color="000000"/>
              <w:bottom w:val="single" w:sz="4" w:space="0" w:color="000000"/>
            </w:tcBorders>
          </w:tcPr>
          <w:p w14:paraId="5648FE4D" w14:textId="207AC9DF" w:rsidR="00062FCA" w:rsidRPr="00BE068B" w:rsidRDefault="00062FCA" w:rsidP="00AD4C44">
            <w:pPr>
              <w:spacing w:after="0"/>
              <w:rPr>
                <w:rFonts w:ascii="Gill Sans MT" w:hAnsi="Gill Sans MT"/>
                <w:bCs/>
              </w:rPr>
            </w:pPr>
            <w:r w:rsidRPr="00BE068B">
              <w:rPr>
                <w:rFonts w:ascii="Gill Sans MT" w:hAnsi="Gill Sans MT"/>
                <w:bCs/>
              </w:rPr>
              <w:t xml:space="preserve">How satisfied are you with how this village committee/institution is managing the local forest(s)? </w:t>
            </w:r>
          </w:p>
        </w:tc>
        <w:tc>
          <w:tcPr>
            <w:tcW w:w="4734" w:type="dxa"/>
            <w:gridSpan w:val="2"/>
            <w:tcBorders>
              <w:top w:val="single" w:sz="4" w:space="0" w:color="auto"/>
              <w:bottom w:val="single" w:sz="4" w:space="0" w:color="000000"/>
              <w:right w:val="single" w:sz="18" w:space="0" w:color="000000"/>
            </w:tcBorders>
          </w:tcPr>
          <w:p w14:paraId="756BCE00" w14:textId="77777777" w:rsidR="00062FCA" w:rsidRPr="00BE068B" w:rsidRDefault="00062FCA" w:rsidP="00FA74D4">
            <w:pPr>
              <w:spacing w:after="0"/>
              <w:rPr>
                <w:rFonts w:ascii="Gill Sans MT" w:hAnsi="Gill Sans MT" w:cs="Times New Roman"/>
                <w:w w:val="105"/>
              </w:rPr>
            </w:pPr>
            <w:r w:rsidRPr="00BE068B">
              <w:rPr>
                <w:rFonts w:ascii="Gill Sans MT" w:hAnsi="Gill Sans MT" w:cs="Times New Roman"/>
                <w:w w:val="105"/>
              </w:rPr>
              <w:t>1=Very satisfied</w:t>
            </w:r>
          </w:p>
          <w:p w14:paraId="43CAC8A4" w14:textId="77777777" w:rsidR="00062FCA" w:rsidRPr="00BE068B" w:rsidRDefault="00062FCA" w:rsidP="00FA74D4">
            <w:pPr>
              <w:spacing w:after="0"/>
              <w:rPr>
                <w:rFonts w:ascii="Gill Sans MT" w:hAnsi="Gill Sans MT" w:cs="Times New Roman"/>
                <w:w w:val="105"/>
              </w:rPr>
            </w:pPr>
            <w:r w:rsidRPr="00BE068B">
              <w:rPr>
                <w:rFonts w:ascii="Gill Sans MT" w:hAnsi="Gill Sans MT" w:cs="Times New Roman"/>
                <w:w w:val="105"/>
              </w:rPr>
              <w:t>2=Satisfied</w:t>
            </w:r>
          </w:p>
          <w:p w14:paraId="5580121F" w14:textId="77777777" w:rsidR="00062FCA" w:rsidRPr="00BE068B" w:rsidRDefault="00062FCA" w:rsidP="00FA74D4">
            <w:pPr>
              <w:spacing w:after="0"/>
              <w:rPr>
                <w:rFonts w:ascii="Gill Sans MT" w:hAnsi="Gill Sans MT" w:cs="Times New Roman"/>
                <w:w w:val="105"/>
              </w:rPr>
            </w:pPr>
            <w:r w:rsidRPr="00BE068B">
              <w:rPr>
                <w:rFonts w:ascii="Gill Sans MT" w:hAnsi="Gill Sans MT" w:cs="Times New Roman"/>
                <w:w w:val="105"/>
              </w:rPr>
              <w:t>3=Neutral</w:t>
            </w:r>
          </w:p>
          <w:p w14:paraId="2D44013C" w14:textId="77777777" w:rsidR="00062FCA" w:rsidRPr="00BE068B" w:rsidRDefault="00062FCA" w:rsidP="00FA74D4">
            <w:pPr>
              <w:spacing w:after="0"/>
              <w:rPr>
                <w:rFonts w:ascii="Gill Sans MT" w:hAnsi="Gill Sans MT" w:cs="Times New Roman"/>
                <w:w w:val="105"/>
              </w:rPr>
            </w:pPr>
            <w:r w:rsidRPr="00BE068B">
              <w:rPr>
                <w:rFonts w:ascii="Gill Sans MT" w:hAnsi="Gill Sans MT" w:cs="Times New Roman"/>
                <w:w w:val="105"/>
              </w:rPr>
              <w:t>4=Dissatisfied</w:t>
            </w:r>
          </w:p>
          <w:p w14:paraId="24F029B3" w14:textId="77777777" w:rsidR="00062FCA" w:rsidRPr="00BE068B" w:rsidRDefault="00062FCA" w:rsidP="00FA74D4">
            <w:pPr>
              <w:spacing w:after="0"/>
              <w:rPr>
                <w:rFonts w:ascii="Gill Sans MT" w:hAnsi="Gill Sans MT" w:cs="Times New Roman"/>
                <w:w w:val="105"/>
              </w:rPr>
            </w:pPr>
            <w:r w:rsidRPr="00BE068B">
              <w:rPr>
                <w:rFonts w:ascii="Gill Sans MT" w:hAnsi="Gill Sans MT" w:cs="Times New Roman"/>
                <w:w w:val="105"/>
              </w:rPr>
              <w:t>5=Very dissatisfied</w:t>
            </w:r>
          </w:p>
          <w:p w14:paraId="4950B4D3" w14:textId="059A996B" w:rsidR="00062FCA" w:rsidRPr="00BE068B" w:rsidRDefault="00062FCA" w:rsidP="008250E0">
            <w:pPr>
              <w:spacing w:after="0"/>
              <w:rPr>
                <w:rFonts w:ascii="Gill Sans MT" w:hAnsi="Gill Sans MT" w:cs="Times New Roman"/>
                <w:w w:val="105"/>
              </w:rPr>
            </w:pPr>
            <w:r w:rsidRPr="00BE068B">
              <w:rPr>
                <w:rFonts w:ascii="Gill Sans MT" w:hAnsi="Gill Sans MT" w:cs="Times New Roman"/>
                <w:w w:val="105"/>
              </w:rPr>
              <w:t>999=Prefer not to respond</w:t>
            </w:r>
          </w:p>
        </w:tc>
        <w:tc>
          <w:tcPr>
            <w:tcW w:w="722" w:type="dxa"/>
            <w:gridSpan w:val="2"/>
            <w:tcBorders>
              <w:top w:val="single" w:sz="4" w:space="0" w:color="auto"/>
              <w:left w:val="single" w:sz="18" w:space="0" w:color="000000"/>
              <w:bottom w:val="single" w:sz="18" w:space="0" w:color="000000"/>
              <w:right w:val="single" w:sz="18" w:space="0" w:color="000000"/>
            </w:tcBorders>
          </w:tcPr>
          <w:p w14:paraId="3835EF39" w14:textId="77777777" w:rsidR="00062FCA" w:rsidRPr="00BE068B" w:rsidRDefault="00062FCA" w:rsidP="008250E0">
            <w:pPr>
              <w:spacing w:after="0"/>
              <w:rPr>
                <w:rFonts w:ascii="Gill Sans MT" w:eastAsia="Calibri" w:hAnsi="Gill Sans MT" w:cs="Times New Roman"/>
                <w:i/>
                <w:color w:val="A6A6A6"/>
              </w:rPr>
            </w:pPr>
          </w:p>
        </w:tc>
      </w:tr>
      <w:tr w:rsidR="00062FCA" w:rsidRPr="00BE068B" w14:paraId="5264615F" w14:textId="77777777" w:rsidTr="00475675">
        <w:trPr>
          <w:gridAfter w:val="1"/>
          <w:wAfter w:w="10" w:type="dxa"/>
          <w:trHeight w:val="20"/>
        </w:trPr>
        <w:tc>
          <w:tcPr>
            <w:tcW w:w="574" w:type="dxa"/>
            <w:tcBorders>
              <w:top w:val="single" w:sz="4" w:space="0" w:color="000000"/>
              <w:left w:val="single" w:sz="4" w:space="0" w:color="000000"/>
              <w:bottom w:val="single" w:sz="4" w:space="0" w:color="000000"/>
              <w:right w:val="single" w:sz="4" w:space="0" w:color="000000"/>
            </w:tcBorders>
          </w:tcPr>
          <w:p w14:paraId="4ABF0264" w14:textId="0BFB42B7" w:rsidR="00062FCA" w:rsidRPr="00BE068B" w:rsidRDefault="00062FCA" w:rsidP="008250E0">
            <w:pPr>
              <w:spacing w:after="0"/>
              <w:rPr>
                <w:rFonts w:ascii="Gill Sans MT" w:eastAsia="Calibri" w:hAnsi="Gill Sans MT" w:cs="Times New Roman"/>
              </w:rPr>
            </w:pPr>
            <w:r w:rsidRPr="00BE068B">
              <w:rPr>
                <w:rFonts w:ascii="Gill Sans MT" w:eastAsia="Calibri" w:hAnsi="Gill Sans MT" w:cs="Times New Roman"/>
              </w:rPr>
              <w:t>G32</w:t>
            </w:r>
          </w:p>
        </w:tc>
        <w:tc>
          <w:tcPr>
            <w:tcW w:w="4050" w:type="dxa"/>
            <w:tcBorders>
              <w:top w:val="single" w:sz="4" w:space="0" w:color="000000"/>
              <w:left w:val="single" w:sz="4" w:space="0" w:color="000000"/>
              <w:bottom w:val="single" w:sz="4" w:space="0" w:color="000000"/>
            </w:tcBorders>
          </w:tcPr>
          <w:p w14:paraId="1CCBA141" w14:textId="1AC0C256" w:rsidR="00062FCA" w:rsidRPr="00BE068B" w:rsidRDefault="00062FCA" w:rsidP="008250E0">
            <w:pPr>
              <w:spacing w:after="0"/>
              <w:rPr>
                <w:rFonts w:ascii="Gill Sans MT" w:hAnsi="Gill Sans MT"/>
                <w:bCs/>
              </w:rPr>
            </w:pPr>
            <w:r w:rsidRPr="00BE068B">
              <w:rPr>
                <w:rFonts w:ascii="Gill Sans MT" w:hAnsi="Gill Sans MT"/>
                <w:bCs/>
              </w:rPr>
              <w:t>How satisfied are you with the community- or co- forest management rules in your village?</w:t>
            </w:r>
          </w:p>
        </w:tc>
        <w:tc>
          <w:tcPr>
            <w:tcW w:w="4734" w:type="dxa"/>
            <w:gridSpan w:val="2"/>
            <w:tcBorders>
              <w:top w:val="single" w:sz="4" w:space="0" w:color="000000"/>
              <w:bottom w:val="single" w:sz="4" w:space="0" w:color="000000"/>
              <w:right w:val="single" w:sz="18" w:space="0" w:color="000000"/>
            </w:tcBorders>
          </w:tcPr>
          <w:p w14:paraId="4AF5F5CE" w14:textId="77777777" w:rsidR="00062FCA" w:rsidRPr="00BE068B" w:rsidRDefault="00062FCA" w:rsidP="008250E0">
            <w:pPr>
              <w:spacing w:after="0"/>
              <w:rPr>
                <w:rFonts w:ascii="Gill Sans MT" w:hAnsi="Gill Sans MT" w:cs="Times New Roman"/>
                <w:w w:val="105"/>
              </w:rPr>
            </w:pPr>
            <w:r w:rsidRPr="00BE068B">
              <w:rPr>
                <w:rFonts w:ascii="Gill Sans MT" w:hAnsi="Gill Sans MT" w:cs="Times New Roman"/>
                <w:w w:val="105"/>
              </w:rPr>
              <w:t>1=Very satisfied</w:t>
            </w:r>
          </w:p>
          <w:p w14:paraId="58E3CCB5" w14:textId="77777777" w:rsidR="00062FCA" w:rsidRPr="00BE068B" w:rsidRDefault="00062FCA" w:rsidP="008250E0">
            <w:pPr>
              <w:spacing w:after="0"/>
              <w:rPr>
                <w:rFonts w:ascii="Gill Sans MT" w:hAnsi="Gill Sans MT" w:cs="Times New Roman"/>
                <w:w w:val="105"/>
              </w:rPr>
            </w:pPr>
            <w:r w:rsidRPr="00BE068B">
              <w:rPr>
                <w:rFonts w:ascii="Gill Sans MT" w:hAnsi="Gill Sans MT" w:cs="Times New Roman"/>
                <w:w w:val="105"/>
              </w:rPr>
              <w:t>2=Satisfied</w:t>
            </w:r>
          </w:p>
          <w:p w14:paraId="363112AC" w14:textId="77777777" w:rsidR="00062FCA" w:rsidRPr="00BE068B" w:rsidRDefault="00062FCA" w:rsidP="008250E0">
            <w:pPr>
              <w:spacing w:after="0"/>
              <w:rPr>
                <w:rFonts w:ascii="Gill Sans MT" w:hAnsi="Gill Sans MT" w:cs="Times New Roman"/>
                <w:w w:val="105"/>
              </w:rPr>
            </w:pPr>
            <w:r w:rsidRPr="00BE068B">
              <w:rPr>
                <w:rFonts w:ascii="Gill Sans MT" w:hAnsi="Gill Sans MT" w:cs="Times New Roman"/>
                <w:w w:val="105"/>
              </w:rPr>
              <w:t>3=Neutral</w:t>
            </w:r>
          </w:p>
          <w:p w14:paraId="13A61EF0" w14:textId="77777777" w:rsidR="00062FCA" w:rsidRPr="00BE068B" w:rsidRDefault="00062FCA" w:rsidP="008250E0">
            <w:pPr>
              <w:spacing w:after="0"/>
              <w:rPr>
                <w:rFonts w:ascii="Gill Sans MT" w:hAnsi="Gill Sans MT" w:cs="Times New Roman"/>
                <w:w w:val="105"/>
              </w:rPr>
            </w:pPr>
            <w:r w:rsidRPr="00BE068B">
              <w:rPr>
                <w:rFonts w:ascii="Gill Sans MT" w:hAnsi="Gill Sans MT" w:cs="Times New Roman"/>
                <w:w w:val="105"/>
              </w:rPr>
              <w:t>4=Dissatisfied</w:t>
            </w:r>
          </w:p>
          <w:p w14:paraId="66FD977B" w14:textId="77777777" w:rsidR="00062FCA" w:rsidRPr="00BE068B" w:rsidRDefault="00062FCA" w:rsidP="008250E0">
            <w:pPr>
              <w:spacing w:after="0"/>
              <w:rPr>
                <w:rFonts w:ascii="Gill Sans MT" w:hAnsi="Gill Sans MT" w:cs="Times New Roman"/>
                <w:w w:val="105"/>
              </w:rPr>
            </w:pPr>
            <w:r w:rsidRPr="00BE068B">
              <w:rPr>
                <w:rFonts w:ascii="Gill Sans MT" w:hAnsi="Gill Sans MT" w:cs="Times New Roman"/>
                <w:w w:val="105"/>
              </w:rPr>
              <w:t>5=Very dissatisfied</w:t>
            </w:r>
          </w:p>
          <w:p w14:paraId="29A92FAA" w14:textId="77777777" w:rsidR="00062FCA" w:rsidRPr="00BE068B" w:rsidRDefault="00062FCA" w:rsidP="008250E0">
            <w:pPr>
              <w:spacing w:after="0"/>
              <w:rPr>
                <w:rFonts w:ascii="Gill Sans MT" w:hAnsi="Gill Sans MT" w:cs="Times New Roman"/>
                <w:w w:val="105"/>
              </w:rPr>
            </w:pPr>
            <w:r w:rsidRPr="00BE068B">
              <w:rPr>
                <w:rFonts w:ascii="Gill Sans MT" w:hAnsi="Gill Sans MT" w:cs="Times New Roman"/>
                <w:w w:val="105"/>
              </w:rPr>
              <w:t>999=Prefer not to respond</w:t>
            </w:r>
          </w:p>
        </w:tc>
        <w:tc>
          <w:tcPr>
            <w:tcW w:w="722" w:type="dxa"/>
            <w:gridSpan w:val="2"/>
            <w:tcBorders>
              <w:top w:val="single" w:sz="18" w:space="0" w:color="000000"/>
              <w:left w:val="single" w:sz="18" w:space="0" w:color="000000"/>
              <w:bottom w:val="single" w:sz="18" w:space="0" w:color="000000"/>
              <w:right w:val="single" w:sz="18" w:space="0" w:color="000000"/>
            </w:tcBorders>
          </w:tcPr>
          <w:p w14:paraId="5A964866" w14:textId="77777777" w:rsidR="00062FCA" w:rsidRPr="00BE068B" w:rsidRDefault="00062FCA" w:rsidP="008250E0">
            <w:pPr>
              <w:spacing w:after="0"/>
              <w:rPr>
                <w:rFonts w:ascii="Gill Sans MT" w:eastAsia="Calibri" w:hAnsi="Gill Sans MT" w:cs="Times New Roman"/>
                <w:i/>
                <w:color w:val="A6A6A6"/>
              </w:rPr>
            </w:pPr>
            <w:r w:rsidRPr="00BE068B">
              <w:rPr>
                <w:rFonts w:ascii="Gill Sans MT" w:eastAsia="Calibri" w:hAnsi="Gill Sans MT" w:cs="Times New Roman"/>
                <w:i/>
                <w:color w:val="A6A6A6"/>
              </w:rPr>
              <w:t>(Code)</w:t>
            </w:r>
          </w:p>
        </w:tc>
      </w:tr>
      <w:tr w:rsidR="00062FCA" w:rsidRPr="00BE068B" w14:paraId="41115C9A" w14:textId="77777777" w:rsidTr="00475675">
        <w:trPr>
          <w:gridAfter w:val="1"/>
          <w:wAfter w:w="10" w:type="dxa"/>
          <w:trHeight w:val="20"/>
        </w:trPr>
        <w:tc>
          <w:tcPr>
            <w:tcW w:w="574" w:type="dxa"/>
            <w:tcBorders>
              <w:top w:val="single" w:sz="4" w:space="0" w:color="000000"/>
              <w:left w:val="single" w:sz="4" w:space="0" w:color="000000"/>
              <w:bottom w:val="single" w:sz="4" w:space="0" w:color="000000"/>
              <w:right w:val="single" w:sz="4" w:space="0" w:color="000000"/>
            </w:tcBorders>
          </w:tcPr>
          <w:p w14:paraId="6FF85E10" w14:textId="413B2798" w:rsidR="00062FCA" w:rsidRPr="00BE068B" w:rsidRDefault="00062FCA" w:rsidP="008250E0">
            <w:pPr>
              <w:spacing w:after="0"/>
              <w:rPr>
                <w:rFonts w:ascii="Gill Sans MT" w:eastAsia="Calibri" w:hAnsi="Gill Sans MT" w:cs="Times New Roman"/>
              </w:rPr>
            </w:pPr>
            <w:r w:rsidRPr="00BE068B">
              <w:rPr>
                <w:rFonts w:ascii="Gill Sans MT" w:eastAsia="Calibri" w:hAnsi="Gill Sans MT" w:cs="Times New Roman"/>
              </w:rPr>
              <w:t>G33</w:t>
            </w:r>
          </w:p>
        </w:tc>
        <w:tc>
          <w:tcPr>
            <w:tcW w:w="4050" w:type="dxa"/>
            <w:tcBorders>
              <w:top w:val="single" w:sz="4" w:space="0" w:color="000000"/>
              <w:left w:val="single" w:sz="4" w:space="0" w:color="000000"/>
              <w:bottom w:val="single" w:sz="4" w:space="0" w:color="000000"/>
            </w:tcBorders>
          </w:tcPr>
          <w:p w14:paraId="263D82E0" w14:textId="1FFC0006" w:rsidR="00062FCA" w:rsidRPr="00BE068B" w:rsidRDefault="00062FCA" w:rsidP="009127AB">
            <w:pPr>
              <w:spacing w:after="0"/>
              <w:rPr>
                <w:rFonts w:ascii="Gill Sans MT" w:hAnsi="Gill Sans MT"/>
                <w:bCs/>
              </w:rPr>
            </w:pPr>
            <w:del w:id="636" w:author="Heather Huntington" w:date="2014-11-17T22:24:00Z">
              <w:r w:rsidRPr="00BE068B" w:rsidDel="006377FC">
                <w:rPr>
                  <w:rFonts w:ascii="Gill Sans MT" w:hAnsi="Gill Sans MT"/>
                  <w:bCs/>
                </w:rPr>
                <w:delText>How satisfied are you with the</w:delText>
              </w:r>
            </w:del>
            <w:ins w:id="637" w:author="Heather Huntington" w:date="2014-11-17T22:24:00Z">
              <w:r w:rsidR="009127AB">
                <w:rPr>
                  <w:rFonts w:ascii="Gill Sans MT" w:hAnsi="Gill Sans MT"/>
                  <w:bCs/>
                </w:rPr>
                <w:t xml:space="preserve">How </w:t>
              </w:r>
              <w:proofErr w:type="gramStart"/>
              <w:r w:rsidR="009127AB">
                <w:rPr>
                  <w:rFonts w:ascii="Gill Sans MT" w:hAnsi="Gill Sans MT"/>
                  <w:bCs/>
                </w:rPr>
                <w:t>well</w:t>
              </w:r>
              <w:r w:rsidR="006377FC">
                <w:rPr>
                  <w:rFonts w:ascii="Gill Sans MT" w:hAnsi="Gill Sans MT"/>
                  <w:bCs/>
                </w:rPr>
                <w:t xml:space="preserve"> </w:t>
              </w:r>
            </w:ins>
            <w:r w:rsidRPr="00BE068B">
              <w:rPr>
                <w:rFonts w:ascii="Gill Sans MT" w:hAnsi="Gill Sans MT"/>
                <w:bCs/>
              </w:rPr>
              <w:t xml:space="preserve"> </w:t>
            </w:r>
            <w:ins w:id="638" w:author="Heather Huntington" w:date="2014-11-17T22:26:00Z">
              <w:r w:rsidR="009127AB">
                <w:rPr>
                  <w:rFonts w:ascii="Gill Sans MT" w:hAnsi="Gill Sans MT"/>
                  <w:b/>
                  <w:bCs/>
                </w:rPr>
                <w:t>a</w:t>
              </w:r>
            </w:ins>
            <w:commentRangeStart w:id="639"/>
            <w:proofErr w:type="gramEnd"/>
            <w:del w:id="640" w:author="Heather Huntington" w:date="2014-11-17T22:26:00Z">
              <w:r w:rsidRPr="00BE068B" w:rsidDel="009127AB">
                <w:rPr>
                  <w:rFonts w:ascii="Gill Sans MT" w:hAnsi="Gill Sans MT"/>
                  <w:b/>
                  <w:bCs/>
                </w:rPr>
                <w:delText xml:space="preserve">enforcement </w:delText>
              </w:r>
              <w:commentRangeEnd w:id="639"/>
              <w:r w:rsidR="00A01EEA" w:rsidDel="009127AB">
                <w:rPr>
                  <w:rStyle w:val="CommentReference"/>
                </w:rPr>
                <w:commentReference w:id="639"/>
              </w:r>
              <w:r w:rsidRPr="00BE068B" w:rsidDel="009127AB">
                <w:rPr>
                  <w:rFonts w:ascii="Gill Sans MT" w:hAnsi="Gill Sans MT"/>
                  <w:bCs/>
                </w:rPr>
                <w:delText xml:space="preserve">of </w:delText>
              </w:r>
            </w:del>
            <w:ins w:id="641" w:author="Heather Huntington" w:date="2014-11-17T22:26:00Z">
              <w:r w:rsidR="009127AB">
                <w:rPr>
                  <w:rFonts w:ascii="Gill Sans MT" w:hAnsi="Gill Sans MT"/>
                  <w:bCs/>
                </w:rPr>
                <w:t xml:space="preserve">re </w:t>
              </w:r>
            </w:ins>
            <w:r w:rsidRPr="00BE068B">
              <w:rPr>
                <w:rFonts w:ascii="Gill Sans MT" w:hAnsi="Gill Sans MT"/>
                <w:bCs/>
              </w:rPr>
              <w:t>community- or co- forest management rules</w:t>
            </w:r>
            <w:ins w:id="642" w:author="Heather Huntington" w:date="2014-11-17T22:26:00Z">
              <w:r w:rsidR="009127AB">
                <w:rPr>
                  <w:rFonts w:ascii="Gill Sans MT" w:hAnsi="Gill Sans MT"/>
                  <w:bCs/>
                </w:rPr>
                <w:t xml:space="preserve"> enforced</w:t>
              </w:r>
            </w:ins>
            <w:r w:rsidRPr="00BE068B">
              <w:rPr>
                <w:rFonts w:ascii="Gill Sans MT" w:hAnsi="Gill Sans MT"/>
                <w:bCs/>
              </w:rPr>
              <w:t xml:space="preserve"> in your village?</w:t>
            </w:r>
          </w:p>
        </w:tc>
        <w:tc>
          <w:tcPr>
            <w:tcW w:w="4734" w:type="dxa"/>
            <w:gridSpan w:val="2"/>
            <w:tcBorders>
              <w:top w:val="single" w:sz="4" w:space="0" w:color="000000"/>
              <w:bottom w:val="single" w:sz="4" w:space="0" w:color="000000"/>
              <w:right w:val="single" w:sz="18" w:space="0" w:color="000000"/>
            </w:tcBorders>
          </w:tcPr>
          <w:p w14:paraId="20D296FB" w14:textId="2AB7F0E6" w:rsidR="00062FCA" w:rsidRPr="00BE068B" w:rsidRDefault="00062FCA" w:rsidP="008250E0">
            <w:pPr>
              <w:spacing w:after="0"/>
              <w:rPr>
                <w:rFonts w:ascii="Gill Sans MT" w:hAnsi="Gill Sans MT" w:cs="Times New Roman"/>
                <w:w w:val="105"/>
              </w:rPr>
            </w:pPr>
            <w:r w:rsidRPr="00BE068B">
              <w:rPr>
                <w:rFonts w:ascii="Gill Sans MT" w:hAnsi="Gill Sans MT" w:cs="Times New Roman"/>
                <w:w w:val="105"/>
              </w:rPr>
              <w:t xml:space="preserve">1=Very </w:t>
            </w:r>
            <w:ins w:id="643" w:author="Heather Huntington" w:date="2014-11-17T22:24:00Z">
              <w:r w:rsidR="006377FC">
                <w:rPr>
                  <w:rFonts w:ascii="Gill Sans MT" w:hAnsi="Gill Sans MT" w:cs="Times New Roman"/>
                  <w:w w:val="105"/>
                </w:rPr>
                <w:t>strong enforcement</w:t>
              </w:r>
            </w:ins>
            <w:ins w:id="644" w:author="Heather Huntington" w:date="2014-11-17T22:27:00Z">
              <w:r w:rsidR="009127AB">
                <w:rPr>
                  <w:rFonts w:ascii="Gill Sans MT" w:hAnsi="Gill Sans MT" w:cs="Times New Roman"/>
                  <w:w w:val="105"/>
                </w:rPr>
                <w:t xml:space="preserve"> (violators are always punished) </w:t>
              </w:r>
            </w:ins>
            <w:del w:id="645" w:author="Heather Huntington" w:date="2014-11-17T22:24:00Z">
              <w:r w:rsidRPr="00BE068B" w:rsidDel="006377FC">
                <w:rPr>
                  <w:rFonts w:ascii="Gill Sans MT" w:hAnsi="Gill Sans MT" w:cs="Times New Roman"/>
                  <w:w w:val="105"/>
                </w:rPr>
                <w:delText>satisfied</w:delText>
              </w:r>
            </w:del>
          </w:p>
          <w:p w14:paraId="49F6D939" w14:textId="636A455A" w:rsidR="00062FCA" w:rsidRPr="00BE068B" w:rsidRDefault="00062FCA" w:rsidP="008250E0">
            <w:pPr>
              <w:spacing w:after="0"/>
              <w:rPr>
                <w:rFonts w:ascii="Gill Sans MT" w:hAnsi="Gill Sans MT" w:cs="Times New Roman"/>
                <w:w w:val="105"/>
              </w:rPr>
            </w:pPr>
            <w:r w:rsidRPr="00BE068B">
              <w:rPr>
                <w:rFonts w:ascii="Gill Sans MT" w:hAnsi="Gill Sans MT" w:cs="Times New Roman"/>
                <w:w w:val="105"/>
              </w:rPr>
              <w:t>2=</w:t>
            </w:r>
            <w:ins w:id="646" w:author="Heather Huntington" w:date="2014-11-17T22:24:00Z">
              <w:r w:rsidR="006377FC">
                <w:rPr>
                  <w:rFonts w:ascii="Gill Sans MT" w:hAnsi="Gill Sans MT" w:cs="Times New Roman"/>
                  <w:w w:val="105"/>
                </w:rPr>
                <w:t>Strong enforcement</w:t>
              </w:r>
            </w:ins>
            <w:ins w:id="647" w:author="Heather Huntington" w:date="2014-11-17T22:27:00Z">
              <w:r w:rsidR="009127AB">
                <w:rPr>
                  <w:rFonts w:ascii="Gill Sans MT" w:hAnsi="Gill Sans MT" w:cs="Times New Roman"/>
                  <w:w w:val="105"/>
                </w:rPr>
                <w:t xml:space="preserve"> (violators are usually punished)</w:t>
              </w:r>
            </w:ins>
            <w:del w:id="648" w:author="Heather Huntington" w:date="2014-11-17T22:24:00Z">
              <w:r w:rsidRPr="00BE068B" w:rsidDel="006377FC">
                <w:rPr>
                  <w:rFonts w:ascii="Gill Sans MT" w:hAnsi="Gill Sans MT" w:cs="Times New Roman"/>
                  <w:w w:val="105"/>
                </w:rPr>
                <w:delText>Satisfied</w:delText>
              </w:r>
            </w:del>
          </w:p>
          <w:p w14:paraId="1DF848D5" w14:textId="14B5D259" w:rsidR="00062FCA" w:rsidRPr="00BE068B" w:rsidRDefault="00062FCA" w:rsidP="008250E0">
            <w:pPr>
              <w:spacing w:after="0"/>
              <w:rPr>
                <w:rFonts w:ascii="Gill Sans MT" w:hAnsi="Gill Sans MT" w:cs="Times New Roman"/>
                <w:w w:val="105"/>
              </w:rPr>
            </w:pPr>
            <w:r w:rsidRPr="00BE068B">
              <w:rPr>
                <w:rFonts w:ascii="Gill Sans MT" w:hAnsi="Gill Sans MT" w:cs="Times New Roman"/>
                <w:w w:val="105"/>
              </w:rPr>
              <w:t>3=</w:t>
            </w:r>
            <w:del w:id="649" w:author="Heather Huntington" w:date="2014-11-17T22:25:00Z">
              <w:r w:rsidRPr="00BE068B" w:rsidDel="009127AB">
                <w:rPr>
                  <w:rFonts w:ascii="Gill Sans MT" w:hAnsi="Gill Sans MT" w:cs="Times New Roman"/>
                  <w:w w:val="105"/>
                </w:rPr>
                <w:delText>Neutral</w:delText>
              </w:r>
            </w:del>
            <w:ins w:id="650" w:author="Heather Huntington" w:date="2014-11-17T22:25:00Z">
              <w:r w:rsidR="009127AB">
                <w:rPr>
                  <w:rFonts w:ascii="Gill Sans MT" w:hAnsi="Gill Sans MT" w:cs="Times New Roman"/>
                  <w:w w:val="105"/>
                </w:rPr>
                <w:t>Sometimes strong/sometimes weak</w:t>
              </w:r>
            </w:ins>
            <w:ins w:id="651" w:author="Heather Huntington" w:date="2014-11-17T22:27:00Z">
              <w:r w:rsidR="009127AB">
                <w:rPr>
                  <w:rFonts w:ascii="Gill Sans MT" w:hAnsi="Gill Sans MT" w:cs="Times New Roman"/>
                  <w:w w:val="105"/>
                </w:rPr>
                <w:t xml:space="preserve"> (</w:t>
              </w:r>
            </w:ins>
            <w:ins w:id="652" w:author="Heather Huntington" w:date="2014-11-17T22:28:00Z">
              <w:r w:rsidR="009127AB">
                <w:rPr>
                  <w:rFonts w:ascii="Gill Sans MT" w:hAnsi="Gill Sans MT" w:cs="Times New Roman"/>
                  <w:w w:val="105"/>
                </w:rPr>
                <w:t>sometimes violators are punished</w:t>
              </w:r>
            </w:ins>
            <w:ins w:id="653" w:author="Heather Huntington" w:date="2014-11-17T22:27:00Z">
              <w:r w:rsidR="009127AB">
                <w:rPr>
                  <w:rFonts w:ascii="Gill Sans MT" w:hAnsi="Gill Sans MT" w:cs="Times New Roman"/>
                  <w:w w:val="105"/>
                </w:rPr>
                <w:t>)</w:t>
              </w:r>
            </w:ins>
          </w:p>
          <w:p w14:paraId="590EE726" w14:textId="7A0B1ED5" w:rsidR="00062FCA" w:rsidRPr="00BE068B" w:rsidRDefault="00062FCA" w:rsidP="008250E0">
            <w:pPr>
              <w:spacing w:after="0"/>
              <w:rPr>
                <w:rFonts w:ascii="Gill Sans MT" w:hAnsi="Gill Sans MT" w:cs="Times New Roman"/>
                <w:w w:val="105"/>
              </w:rPr>
            </w:pPr>
            <w:r w:rsidRPr="00BE068B">
              <w:rPr>
                <w:rFonts w:ascii="Gill Sans MT" w:hAnsi="Gill Sans MT" w:cs="Times New Roman"/>
                <w:w w:val="105"/>
              </w:rPr>
              <w:t>4=</w:t>
            </w:r>
            <w:del w:id="654" w:author="Heather Huntington" w:date="2014-11-17T22:25:00Z">
              <w:r w:rsidRPr="00BE068B" w:rsidDel="009127AB">
                <w:rPr>
                  <w:rFonts w:ascii="Gill Sans MT" w:hAnsi="Gill Sans MT" w:cs="Times New Roman"/>
                  <w:w w:val="105"/>
                </w:rPr>
                <w:delText>Dissatisfied</w:delText>
              </w:r>
            </w:del>
            <w:ins w:id="655" w:author="Heather Huntington" w:date="2014-11-17T22:25:00Z">
              <w:r w:rsidR="009127AB">
                <w:rPr>
                  <w:rFonts w:ascii="Gill Sans MT" w:hAnsi="Gill Sans MT" w:cs="Times New Roman"/>
                  <w:w w:val="105"/>
                </w:rPr>
                <w:t>Weak enforcement</w:t>
              </w:r>
            </w:ins>
            <w:ins w:id="656" w:author="Heather Huntington" w:date="2014-11-17T22:28:00Z">
              <w:r w:rsidR="009127AB">
                <w:rPr>
                  <w:rFonts w:ascii="Gill Sans MT" w:hAnsi="Gill Sans MT" w:cs="Times New Roman"/>
                  <w:w w:val="105"/>
                </w:rPr>
                <w:t xml:space="preserve"> (violators are rarely punished)</w:t>
              </w:r>
            </w:ins>
          </w:p>
          <w:p w14:paraId="2BC6797E" w14:textId="4353F500" w:rsidR="00062FCA" w:rsidRPr="00BE068B" w:rsidRDefault="00062FCA" w:rsidP="008250E0">
            <w:pPr>
              <w:spacing w:after="0"/>
              <w:rPr>
                <w:rFonts w:ascii="Gill Sans MT" w:hAnsi="Gill Sans MT" w:cs="Times New Roman"/>
                <w:w w:val="105"/>
              </w:rPr>
            </w:pPr>
            <w:r w:rsidRPr="00BE068B">
              <w:rPr>
                <w:rFonts w:ascii="Gill Sans MT" w:hAnsi="Gill Sans MT" w:cs="Times New Roman"/>
                <w:w w:val="105"/>
              </w:rPr>
              <w:t>5=</w:t>
            </w:r>
            <w:del w:id="657" w:author="Heather Huntington" w:date="2014-11-17T22:25:00Z">
              <w:r w:rsidRPr="00BE068B" w:rsidDel="009127AB">
                <w:rPr>
                  <w:rFonts w:ascii="Gill Sans MT" w:hAnsi="Gill Sans MT" w:cs="Times New Roman"/>
                  <w:w w:val="105"/>
                </w:rPr>
                <w:delText>Very dissatisfied</w:delText>
              </w:r>
            </w:del>
            <w:ins w:id="658" w:author="Heather Huntington" w:date="2014-11-17T22:25:00Z">
              <w:r w:rsidR="009127AB">
                <w:rPr>
                  <w:rFonts w:ascii="Gill Sans MT" w:hAnsi="Gill Sans MT" w:cs="Times New Roman"/>
                  <w:w w:val="105"/>
                </w:rPr>
                <w:t>Very weak enforcement</w:t>
              </w:r>
            </w:ins>
            <w:ins w:id="659" w:author="Heather Huntington" w:date="2014-11-17T22:28:00Z">
              <w:r w:rsidR="009127AB">
                <w:rPr>
                  <w:rFonts w:ascii="Gill Sans MT" w:hAnsi="Gill Sans MT" w:cs="Times New Roman"/>
                  <w:w w:val="105"/>
                </w:rPr>
                <w:t xml:space="preserve"> (Violators are never punished)</w:t>
              </w:r>
            </w:ins>
          </w:p>
          <w:p w14:paraId="782FA4B2" w14:textId="77777777" w:rsidR="00062FCA" w:rsidRPr="00BE068B" w:rsidRDefault="00062FCA" w:rsidP="008250E0">
            <w:pPr>
              <w:spacing w:after="0"/>
              <w:rPr>
                <w:rFonts w:ascii="Gill Sans MT" w:hAnsi="Gill Sans MT" w:cs="Times New Roman"/>
                <w:w w:val="105"/>
              </w:rPr>
            </w:pPr>
            <w:r w:rsidRPr="00BE068B">
              <w:rPr>
                <w:rFonts w:ascii="Gill Sans MT" w:hAnsi="Gill Sans MT" w:cs="Times New Roman"/>
                <w:w w:val="105"/>
              </w:rPr>
              <w:t>999=Prefer not to respond</w:t>
            </w:r>
          </w:p>
        </w:tc>
        <w:tc>
          <w:tcPr>
            <w:tcW w:w="722" w:type="dxa"/>
            <w:gridSpan w:val="2"/>
            <w:tcBorders>
              <w:top w:val="single" w:sz="18" w:space="0" w:color="000000"/>
              <w:left w:val="single" w:sz="18" w:space="0" w:color="000000"/>
              <w:bottom w:val="single" w:sz="18" w:space="0" w:color="000000"/>
              <w:right w:val="single" w:sz="18" w:space="0" w:color="000000"/>
            </w:tcBorders>
          </w:tcPr>
          <w:p w14:paraId="56CE3D45" w14:textId="77777777" w:rsidR="00062FCA" w:rsidRPr="00BE068B" w:rsidRDefault="00062FCA" w:rsidP="008250E0">
            <w:pPr>
              <w:spacing w:after="0"/>
              <w:rPr>
                <w:rFonts w:ascii="Gill Sans MT" w:eastAsia="Calibri" w:hAnsi="Gill Sans MT" w:cs="Times New Roman"/>
                <w:i/>
                <w:color w:val="A6A6A6"/>
              </w:rPr>
            </w:pPr>
            <w:r w:rsidRPr="00BE068B">
              <w:rPr>
                <w:rFonts w:ascii="Gill Sans MT" w:eastAsia="Calibri" w:hAnsi="Gill Sans MT" w:cs="Times New Roman"/>
                <w:i/>
                <w:color w:val="A6A6A6"/>
              </w:rPr>
              <w:t>(Code)</w:t>
            </w:r>
          </w:p>
        </w:tc>
      </w:tr>
      <w:tr w:rsidR="00062FCA" w:rsidRPr="00BE068B" w14:paraId="05900C15" w14:textId="77777777" w:rsidTr="00475675">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574" w:type="dxa"/>
            <w:tcBorders>
              <w:top w:val="single" w:sz="4" w:space="0" w:color="auto"/>
              <w:left w:val="single" w:sz="4" w:space="0" w:color="auto"/>
              <w:bottom w:val="single" w:sz="4" w:space="0" w:color="auto"/>
              <w:right w:val="single" w:sz="4" w:space="0" w:color="auto"/>
            </w:tcBorders>
          </w:tcPr>
          <w:p w14:paraId="09BCEBCB" w14:textId="156AC624" w:rsidR="00062FCA" w:rsidRPr="00BE068B" w:rsidRDefault="00062FCA" w:rsidP="008250E0">
            <w:pPr>
              <w:spacing w:after="0"/>
              <w:rPr>
                <w:rFonts w:ascii="Gill Sans MT" w:hAnsi="Gill Sans MT"/>
                <w:w w:val="105"/>
              </w:rPr>
            </w:pPr>
            <w:r w:rsidRPr="00BE068B">
              <w:rPr>
                <w:rFonts w:ascii="Gill Sans MT" w:hAnsi="Gill Sans MT"/>
                <w:w w:val="105"/>
              </w:rPr>
              <w:t>G34</w:t>
            </w:r>
          </w:p>
        </w:tc>
        <w:tc>
          <w:tcPr>
            <w:tcW w:w="4050" w:type="dxa"/>
            <w:tcBorders>
              <w:top w:val="single" w:sz="4" w:space="0" w:color="000000"/>
              <w:left w:val="single" w:sz="4" w:space="0" w:color="auto"/>
              <w:bottom w:val="single" w:sz="4" w:space="0" w:color="000000"/>
              <w:right w:val="nil"/>
            </w:tcBorders>
          </w:tcPr>
          <w:p w14:paraId="2FAE81E5" w14:textId="5A478A89" w:rsidR="00062FCA" w:rsidRPr="00BE068B" w:rsidRDefault="00062FCA" w:rsidP="00AD4C44">
            <w:pPr>
              <w:spacing w:after="0"/>
              <w:rPr>
                <w:rFonts w:ascii="Gill Sans MT" w:hAnsi="Gill Sans MT"/>
              </w:rPr>
            </w:pPr>
            <w:r w:rsidRPr="00BE068B">
              <w:rPr>
                <w:rFonts w:ascii="Gill Sans MT" w:hAnsi="Gill Sans MT"/>
                <w:bCs/>
              </w:rPr>
              <w:t>Do you think that your household has good information about how forest management revenues and expenditures are handled by the committee/institution in your village?</w:t>
            </w:r>
          </w:p>
        </w:tc>
        <w:tc>
          <w:tcPr>
            <w:tcW w:w="2576" w:type="dxa"/>
            <w:tcBorders>
              <w:top w:val="single" w:sz="4" w:space="0" w:color="000000"/>
              <w:left w:val="nil"/>
              <w:bottom w:val="single" w:sz="4" w:space="0" w:color="000000"/>
              <w:right w:val="nil"/>
            </w:tcBorders>
          </w:tcPr>
          <w:p w14:paraId="54B9FC0A" w14:textId="77777777" w:rsidR="00062FCA" w:rsidRPr="00BE068B" w:rsidRDefault="00062FCA" w:rsidP="008250E0">
            <w:pPr>
              <w:spacing w:after="0"/>
              <w:rPr>
                <w:rFonts w:ascii="Gill Sans MT" w:hAnsi="Gill Sans MT"/>
              </w:rPr>
            </w:pPr>
            <w:r w:rsidRPr="00BE068B">
              <w:rPr>
                <w:rFonts w:ascii="Gill Sans MT" w:hAnsi="Gill Sans MT"/>
              </w:rPr>
              <w:t>1=Strongly agree</w:t>
            </w:r>
          </w:p>
          <w:p w14:paraId="7E070144" w14:textId="77777777" w:rsidR="00062FCA" w:rsidRPr="00BE068B" w:rsidRDefault="00062FCA" w:rsidP="008250E0">
            <w:pPr>
              <w:spacing w:after="0"/>
              <w:rPr>
                <w:rFonts w:ascii="Gill Sans MT" w:hAnsi="Gill Sans MT"/>
              </w:rPr>
            </w:pPr>
            <w:r w:rsidRPr="00BE068B">
              <w:rPr>
                <w:rFonts w:ascii="Gill Sans MT" w:hAnsi="Gill Sans MT"/>
              </w:rPr>
              <w:t>2=Agree</w:t>
            </w:r>
          </w:p>
          <w:p w14:paraId="6DC894A6" w14:textId="77777777" w:rsidR="00062FCA" w:rsidRPr="00BE068B" w:rsidRDefault="00062FCA" w:rsidP="008250E0">
            <w:pPr>
              <w:spacing w:after="0"/>
              <w:rPr>
                <w:rFonts w:ascii="Gill Sans MT" w:hAnsi="Gill Sans MT"/>
              </w:rPr>
            </w:pPr>
            <w:r w:rsidRPr="00BE068B">
              <w:rPr>
                <w:rFonts w:ascii="Gill Sans MT" w:hAnsi="Gill Sans MT"/>
              </w:rPr>
              <w:t>3=Neither agree nor disagree</w:t>
            </w:r>
          </w:p>
          <w:p w14:paraId="42FB8364" w14:textId="77777777" w:rsidR="00062FCA" w:rsidRPr="00BE068B" w:rsidRDefault="00062FCA" w:rsidP="008250E0">
            <w:pPr>
              <w:spacing w:after="0"/>
              <w:rPr>
                <w:rFonts w:ascii="Gill Sans MT" w:hAnsi="Gill Sans MT"/>
              </w:rPr>
            </w:pPr>
            <w:r w:rsidRPr="00BE068B">
              <w:rPr>
                <w:rFonts w:ascii="Gill Sans MT" w:hAnsi="Gill Sans MT"/>
              </w:rPr>
              <w:t>4=Disagree</w:t>
            </w:r>
          </w:p>
        </w:tc>
        <w:tc>
          <w:tcPr>
            <w:tcW w:w="2166" w:type="dxa"/>
            <w:gridSpan w:val="2"/>
            <w:tcBorders>
              <w:top w:val="single" w:sz="4" w:space="0" w:color="000000"/>
              <w:left w:val="nil"/>
              <w:bottom w:val="single" w:sz="4" w:space="0" w:color="000000"/>
              <w:right w:val="single" w:sz="18" w:space="0" w:color="auto"/>
            </w:tcBorders>
          </w:tcPr>
          <w:p w14:paraId="45EC5A23" w14:textId="77777777" w:rsidR="00062FCA" w:rsidRPr="00BE068B" w:rsidRDefault="00062FCA" w:rsidP="008250E0">
            <w:pPr>
              <w:spacing w:after="0"/>
              <w:rPr>
                <w:rFonts w:ascii="Gill Sans MT" w:hAnsi="Gill Sans MT"/>
              </w:rPr>
            </w:pPr>
            <w:r w:rsidRPr="00BE068B">
              <w:rPr>
                <w:rFonts w:ascii="Gill Sans MT" w:hAnsi="Gill Sans MT"/>
              </w:rPr>
              <w:t>5=Strongly disagree</w:t>
            </w:r>
          </w:p>
          <w:p w14:paraId="174ABD25" w14:textId="77777777" w:rsidR="00062FCA" w:rsidRPr="00BE068B" w:rsidRDefault="00062FCA" w:rsidP="008250E0">
            <w:pPr>
              <w:spacing w:after="0"/>
              <w:rPr>
                <w:rFonts w:ascii="Gill Sans MT" w:hAnsi="Gill Sans MT" w:cs="Times New Roman"/>
                <w:w w:val="105"/>
              </w:rPr>
            </w:pPr>
            <w:r w:rsidRPr="00BE068B">
              <w:rPr>
                <w:rFonts w:ascii="Gill Sans MT" w:hAnsi="Gill Sans MT" w:cs="Times New Roman"/>
                <w:w w:val="105"/>
              </w:rPr>
              <w:t>888=Don't know</w:t>
            </w:r>
          </w:p>
          <w:p w14:paraId="2946F269" w14:textId="77777777" w:rsidR="00062FCA" w:rsidRPr="00BE068B" w:rsidRDefault="00062FCA" w:rsidP="008250E0">
            <w:pPr>
              <w:spacing w:after="0"/>
              <w:rPr>
                <w:rFonts w:ascii="Gill Sans MT" w:hAnsi="Gill Sans MT"/>
              </w:rPr>
            </w:pPr>
            <w:r w:rsidRPr="00BE068B">
              <w:rPr>
                <w:rFonts w:ascii="Gill Sans MT" w:hAnsi="Gill Sans MT" w:cs="Times New Roman"/>
                <w:w w:val="105"/>
              </w:rPr>
              <w:t>999=Prefer not to respond</w:t>
            </w:r>
          </w:p>
        </w:tc>
        <w:tc>
          <w:tcPr>
            <w:tcW w:w="724" w:type="dxa"/>
            <w:gridSpan w:val="2"/>
            <w:tcBorders>
              <w:top w:val="single" w:sz="18" w:space="0" w:color="auto"/>
              <w:left w:val="single" w:sz="18" w:space="0" w:color="auto"/>
              <w:bottom w:val="single" w:sz="18" w:space="0" w:color="auto"/>
              <w:right w:val="single" w:sz="18" w:space="0" w:color="auto"/>
            </w:tcBorders>
          </w:tcPr>
          <w:p w14:paraId="21CE61F1" w14:textId="77777777" w:rsidR="00062FCA" w:rsidRPr="00BE068B" w:rsidRDefault="00062FCA" w:rsidP="008250E0">
            <w:pPr>
              <w:spacing w:after="0"/>
              <w:rPr>
                <w:rFonts w:ascii="Gill Sans MT" w:hAnsi="Gill Sans MT"/>
              </w:rPr>
            </w:pPr>
            <w:r w:rsidRPr="00BE068B">
              <w:rPr>
                <w:rFonts w:ascii="Gill Sans MT" w:hAnsi="Gill Sans MT"/>
              </w:rPr>
              <w:t>(Code)</w:t>
            </w:r>
          </w:p>
        </w:tc>
      </w:tr>
      <w:tr w:rsidR="00062FCA" w:rsidRPr="00BE068B" w14:paraId="78F6F942" w14:textId="77777777" w:rsidTr="00475675">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574" w:type="dxa"/>
            <w:tcBorders>
              <w:top w:val="single" w:sz="4" w:space="0" w:color="auto"/>
              <w:left w:val="single" w:sz="4" w:space="0" w:color="auto"/>
              <w:bottom w:val="single" w:sz="4" w:space="0" w:color="auto"/>
              <w:right w:val="single" w:sz="4" w:space="0" w:color="auto"/>
            </w:tcBorders>
          </w:tcPr>
          <w:p w14:paraId="3A9D3F5E" w14:textId="3C401757" w:rsidR="00062FCA" w:rsidRPr="00BE068B" w:rsidRDefault="00062FCA" w:rsidP="008250E0">
            <w:pPr>
              <w:spacing w:after="0"/>
              <w:rPr>
                <w:rFonts w:ascii="Gill Sans MT" w:hAnsi="Gill Sans MT"/>
                <w:w w:val="105"/>
              </w:rPr>
            </w:pPr>
            <w:r w:rsidRPr="00BE068B">
              <w:rPr>
                <w:rFonts w:ascii="Gill Sans MT" w:hAnsi="Gill Sans MT"/>
                <w:w w:val="105"/>
              </w:rPr>
              <w:t>G35</w:t>
            </w:r>
          </w:p>
        </w:tc>
        <w:tc>
          <w:tcPr>
            <w:tcW w:w="4050" w:type="dxa"/>
            <w:tcBorders>
              <w:top w:val="single" w:sz="4" w:space="0" w:color="000000"/>
              <w:left w:val="single" w:sz="4" w:space="0" w:color="auto"/>
              <w:bottom w:val="single" w:sz="4" w:space="0" w:color="000000"/>
              <w:right w:val="nil"/>
            </w:tcBorders>
          </w:tcPr>
          <w:p w14:paraId="3D94D2D7" w14:textId="3DCE6B6F" w:rsidR="00062FCA" w:rsidRPr="00BE068B" w:rsidRDefault="00062FCA" w:rsidP="008250E0">
            <w:pPr>
              <w:spacing w:after="0"/>
              <w:rPr>
                <w:rFonts w:ascii="Gill Sans MT" w:hAnsi="Gill Sans MT"/>
              </w:rPr>
            </w:pPr>
            <w:r w:rsidRPr="00BE068B">
              <w:rPr>
                <w:rFonts w:ascii="Gill Sans MT" w:hAnsi="Gill Sans MT"/>
                <w:bCs/>
              </w:rPr>
              <w:t>Do you think that your household has sufficient knowledge about forest management to participate in developing forest management rules to guide community- or co- forest management?</w:t>
            </w:r>
          </w:p>
        </w:tc>
        <w:tc>
          <w:tcPr>
            <w:tcW w:w="2576" w:type="dxa"/>
            <w:tcBorders>
              <w:top w:val="single" w:sz="4" w:space="0" w:color="000000"/>
              <w:left w:val="nil"/>
              <w:bottom w:val="single" w:sz="4" w:space="0" w:color="000000"/>
              <w:right w:val="nil"/>
            </w:tcBorders>
          </w:tcPr>
          <w:p w14:paraId="116945D8" w14:textId="77777777" w:rsidR="00062FCA" w:rsidRPr="00BE068B" w:rsidRDefault="00062FCA" w:rsidP="008250E0">
            <w:pPr>
              <w:spacing w:after="0"/>
              <w:rPr>
                <w:rFonts w:ascii="Gill Sans MT" w:hAnsi="Gill Sans MT"/>
              </w:rPr>
            </w:pPr>
            <w:r w:rsidRPr="00BE068B">
              <w:rPr>
                <w:rFonts w:ascii="Gill Sans MT" w:hAnsi="Gill Sans MT"/>
              </w:rPr>
              <w:t>1=Strongly agree</w:t>
            </w:r>
          </w:p>
          <w:p w14:paraId="0EA92ABE" w14:textId="77777777" w:rsidR="00062FCA" w:rsidRPr="00BE068B" w:rsidRDefault="00062FCA" w:rsidP="008250E0">
            <w:pPr>
              <w:spacing w:after="0"/>
              <w:rPr>
                <w:rFonts w:ascii="Gill Sans MT" w:hAnsi="Gill Sans MT"/>
              </w:rPr>
            </w:pPr>
            <w:r w:rsidRPr="00BE068B">
              <w:rPr>
                <w:rFonts w:ascii="Gill Sans MT" w:hAnsi="Gill Sans MT"/>
              </w:rPr>
              <w:t>2=Agree</w:t>
            </w:r>
          </w:p>
          <w:p w14:paraId="0AD96224" w14:textId="77777777" w:rsidR="00062FCA" w:rsidRPr="00BE068B" w:rsidRDefault="00062FCA" w:rsidP="008250E0">
            <w:pPr>
              <w:spacing w:after="0"/>
              <w:rPr>
                <w:rFonts w:ascii="Gill Sans MT" w:hAnsi="Gill Sans MT"/>
              </w:rPr>
            </w:pPr>
            <w:r w:rsidRPr="00BE068B">
              <w:rPr>
                <w:rFonts w:ascii="Gill Sans MT" w:hAnsi="Gill Sans MT"/>
              </w:rPr>
              <w:t>3=Neither agree nor disagree</w:t>
            </w:r>
          </w:p>
          <w:p w14:paraId="5096AB83" w14:textId="77777777" w:rsidR="00062FCA" w:rsidRPr="00BE068B" w:rsidRDefault="00062FCA" w:rsidP="008250E0">
            <w:pPr>
              <w:spacing w:after="0"/>
              <w:rPr>
                <w:rFonts w:ascii="Gill Sans MT" w:hAnsi="Gill Sans MT"/>
              </w:rPr>
            </w:pPr>
            <w:r w:rsidRPr="00BE068B">
              <w:rPr>
                <w:rFonts w:ascii="Gill Sans MT" w:hAnsi="Gill Sans MT"/>
              </w:rPr>
              <w:t>4=Disagree</w:t>
            </w:r>
          </w:p>
        </w:tc>
        <w:tc>
          <w:tcPr>
            <w:tcW w:w="2166" w:type="dxa"/>
            <w:gridSpan w:val="2"/>
            <w:tcBorders>
              <w:top w:val="single" w:sz="4" w:space="0" w:color="000000"/>
              <w:left w:val="nil"/>
              <w:bottom w:val="single" w:sz="4" w:space="0" w:color="000000"/>
              <w:right w:val="single" w:sz="18" w:space="0" w:color="auto"/>
            </w:tcBorders>
          </w:tcPr>
          <w:p w14:paraId="3F3E8F6A" w14:textId="77777777" w:rsidR="00062FCA" w:rsidRPr="00BE068B" w:rsidRDefault="00062FCA" w:rsidP="008250E0">
            <w:pPr>
              <w:spacing w:after="0"/>
              <w:rPr>
                <w:rFonts w:ascii="Gill Sans MT" w:hAnsi="Gill Sans MT"/>
              </w:rPr>
            </w:pPr>
            <w:r w:rsidRPr="00BE068B">
              <w:rPr>
                <w:rFonts w:ascii="Gill Sans MT" w:hAnsi="Gill Sans MT"/>
              </w:rPr>
              <w:t>5=Strongly disagree</w:t>
            </w:r>
          </w:p>
          <w:p w14:paraId="5E10B2A4" w14:textId="77777777" w:rsidR="00062FCA" w:rsidRPr="00BE068B" w:rsidRDefault="00062FCA" w:rsidP="008250E0">
            <w:pPr>
              <w:spacing w:after="0"/>
              <w:rPr>
                <w:rFonts w:ascii="Gill Sans MT" w:hAnsi="Gill Sans MT" w:cs="Times New Roman"/>
                <w:w w:val="105"/>
              </w:rPr>
            </w:pPr>
            <w:r w:rsidRPr="00BE068B">
              <w:rPr>
                <w:rFonts w:ascii="Gill Sans MT" w:hAnsi="Gill Sans MT" w:cs="Times New Roman"/>
                <w:w w:val="105"/>
              </w:rPr>
              <w:t>888=Don't know</w:t>
            </w:r>
          </w:p>
          <w:p w14:paraId="41A23550" w14:textId="77777777" w:rsidR="00062FCA" w:rsidRPr="00BE068B" w:rsidRDefault="00062FCA" w:rsidP="008250E0">
            <w:pPr>
              <w:spacing w:after="0"/>
              <w:rPr>
                <w:rFonts w:ascii="Gill Sans MT" w:hAnsi="Gill Sans MT"/>
              </w:rPr>
            </w:pPr>
            <w:r w:rsidRPr="00BE068B">
              <w:rPr>
                <w:rFonts w:ascii="Gill Sans MT" w:hAnsi="Gill Sans MT" w:cs="Times New Roman"/>
                <w:w w:val="105"/>
              </w:rPr>
              <w:t>999=Prefer not to respond</w:t>
            </w:r>
          </w:p>
        </w:tc>
        <w:tc>
          <w:tcPr>
            <w:tcW w:w="724" w:type="dxa"/>
            <w:gridSpan w:val="2"/>
            <w:tcBorders>
              <w:top w:val="single" w:sz="18" w:space="0" w:color="auto"/>
              <w:left w:val="single" w:sz="18" w:space="0" w:color="auto"/>
              <w:bottom w:val="single" w:sz="18" w:space="0" w:color="auto"/>
              <w:right w:val="single" w:sz="18" w:space="0" w:color="auto"/>
            </w:tcBorders>
          </w:tcPr>
          <w:p w14:paraId="06E421F2" w14:textId="77777777" w:rsidR="00062FCA" w:rsidRPr="00BE068B" w:rsidRDefault="00062FCA" w:rsidP="008250E0">
            <w:pPr>
              <w:spacing w:after="0"/>
              <w:rPr>
                <w:rFonts w:ascii="Gill Sans MT" w:hAnsi="Gill Sans MT"/>
              </w:rPr>
            </w:pPr>
            <w:r w:rsidRPr="00BE068B">
              <w:rPr>
                <w:rFonts w:ascii="Gill Sans MT" w:hAnsi="Gill Sans MT"/>
              </w:rPr>
              <w:t>(Code)</w:t>
            </w:r>
          </w:p>
        </w:tc>
      </w:tr>
    </w:tbl>
    <w:p w14:paraId="6230D63F" w14:textId="77777777" w:rsidR="00726F64" w:rsidRPr="00BE068B" w:rsidRDefault="00726F64" w:rsidP="001512DD">
      <w:pPr>
        <w:spacing w:after="0" w:line="240" w:lineRule="auto"/>
        <w:contextualSpacing/>
        <w:rPr>
          <w:rFonts w:ascii="Gill Sans MT" w:hAnsi="Gill Sans MT"/>
        </w:rPr>
        <w:sectPr w:rsidR="00726F64" w:rsidRPr="00BE068B" w:rsidSect="00512DC2">
          <w:pgSz w:w="12240" w:h="15840"/>
          <w:pgMar w:top="1440" w:right="1080" w:bottom="1440" w:left="1080" w:header="720" w:footer="720" w:gutter="0"/>
          <w:cols w:space="720"/>
          <w:docGrid w:linePitch="360"/>
        </w:sectPr>
      </w:pPr>
    </w:p>
    <w:p w14:paraId="548DDED3" w14:textId="48B95449" w:rsidR="00F7697D" w:rsidRPr="00BE068B" w:rsidRDefault="000324F5" w:rsidP="00F7697D">
      <w:pPr>
        <w:spacing w:afterLines="20" w:after="48" w:line="240" w:lineRule="auto"/>
        <w:contextualSpacing/>
        <w:rPr>
          <w:rFonts w:ascii="Gill Sans MT" w:eastAsia="Times New Roman" w:hAnsi="Gill Sans MT" w:cs="Times New Roman"/>
          <w:b/>
          <w:bCs/>
        </w:rPr>
      </w:pPr>
      <w:r w:rsidRPr="00BE068B">
        <w:rPr>
          <w:rFonts w:ascii="Gill Sans MT" w:eastAsia="Times New Roman" w:hAnsi="Gill Sans MT" w:cs="Times New Roman"/>
          <w:b/>
          <w:bCs/>
        </w:rPr>
        <w:lastRenderedPageBreak/>
        <w:t>SECTION H</w:t>
      </w:r>
      <w:r w:rsidR="00F7697D" w:rsidRPr="00BE068B">
        <w:rPr>
          <w:rFonts w:ascii="Gill Sans MT" w:eastAsia="Times New Roman" w:hAnsi="Gill Sans MT" w:cs="Times New Roman"/>
          <w:b/>
          <w:bCs/>
        </w:rPr>
        <w:t>. OVERALL FARM LAND QUESTIONS</w:t>
      </w:r>
    </w:p>
    <w:p w14:paraId="61AA2AED" w14:textId="77777777" w:rsidR="00F7697D" w:rsidRPr="00BE068B" w:rsidRDefault="00F7697D" w:rsidP="00F7697D">
      <w:pPr>
        <w:spacing w:after="0" w:line="240" w:lineRule="auto"/>
        <w:contextualSpacing/>
        <w:rPr>
          <w:rFonts w:ascii="Gill Sans MT" w:eastAsia="Times New Roman" w:hAnsi="Gill Sans MT" w:cs="Times New Roman"/>
          <w:lang w:eastAsia="zh-CN"/>
        </w:rPr>
      </w:pPr>
      <w:r w:rsidRPr="00BE068B">
        <w:rPr>
          <w:rFonts w:ascii="Gill Sans MT" w:eastAsia="Times New Roman" w:hAnsi="Gill Sans MT" w:cs="Times New Roman"/>
          <w:lang w:eastAsia="zh-CN"/>
        </w:rPr>
        <w:t xml:space="preserve">Now I would like to ask about the FARMLAND that your household used during the 2013/2014 agricultural season. </w:t>
      </w:r>
    </w:p>
    <w:tbl>
      <w:tblPr>
        <w:tblW w:w="10295" w:type="dxa"/>
        <w:tblInd w:w="-5" w:type="dxa"/>
        <w:tblLayout w:type="fixed"/>
        <w:tblCellMar>
          <w:left w:w="29" w:type="dxa"/>
          <w:right w:w="29" w:type="dxa"/>
        </w:tblCellMar>
        <w:tblLook w:val="0000" w:firstRow="0" w:lastRow="0" w:firstColumn="0" w:lastColumn="0" w:noHBand="0" w:noVBand="0"/>
      </w:tblPr>
      <w:tblGrid>
        <w:gridCol w:w="574"/>
        <w:gridCol w:w="4677"/>
        <w:gridCol w:w="4233"/>
        <w:gridCol w:w="79"/>
        <w:gridCol w:w="11"/>
        <w:gridCol w:w="9"/>
        <w:gridCol w:w="712"/>
      </w:tblGrid>
      <w:tr w:rsidR="00F7697D" w:rsidRPr="00BE068B" w14:paraId="79878CD1" w14:textId="77777777" w:rsidTr="00761418">
        <w:trPr>
          <w:trHeight w:val="20"/>
        </w:trPr>
        <w:tc>
          <w:tcPr>
            <w:tcW w:w="574" w:type="dxa"/>
            <w:tcBorders>
              <w:top w:val="single" w:sz="4" w:space="0" w:color="000000"/>
              <w:left w:val="single" w:sz="4" w:space="0" w:color="000000"/>
              <w:bottom w:val="single" w:sz="4" w:space="0" w:color="000000"/>
              <w:right w:val="single" w:sz="4" w:space="0" w:color="auto"/>
            </w:tcBorders>
          </w:tcPr>
          <w:p w14:paraId="583DC3FA" w14:textId="48BF576A" w:rsidR="00F7697D" w:rsidRPr="00BE068B" w:rsidRDefault="00C20927" w:rsidP="00F7697D">
            <w:pPr>
              <w:spacing w:after="0"/>
              <w:rPr>
                <w:rFonts w:ascii="Gill Sans MT" w:hAnsi="Gill Sans MT"/>
                <w:w w:val="105"/>
              </w:rPr>
            </w:pPr>
            <w:r w:rsidRPr="00BE068B">
              <w:rPr>
                <w:rFonts w:ascii="Gill Sans MT" w:hAnsi="Gill Sans MT"/>
                <w:w w:val="105"/>
              </w:rPr>
              <w:t>H.1</w:t>
            </w:r>
          </w:p>
        </w:tc>
        <w:tc>
          <w:tcPr>
            <w:tcW w:w="9000" w:type="dxa"/>
            <w:gridSpan w:val="4"/>
            <w:tcBorders>
              <w:top w:val="single" w:sz="4" w:space="0" w:color="000000"/>
              <w:left w:val="single" w:sz="4" w:space="0" w:color="auto"/>
              <w:bottom w:val="single" w:sz="4" w:space="0" w:color="000000"/>
              <w:right w:val="single" w:sz="18" w:space="0" w:color="000000"/>
            </w:tcBorders>
          </w:tcPr>
          <w:p w14:paraId="54942DA7" w14:textId="4E3E7ED1" w:rsidR="00F7697D" w:rsidRPr="00BE068B" w:rsidRDefault="00F7697D" w:rsidP="00F7697D">
            <w:pPr>
              <w:spacing w:after="0"/>
              <w:rPr>
                <w:rFonts w:ascii="Gill Sans MT" w:hAnsi="Gill Sans MT"/>
                <w:w w:val="105"/>
              </w:rPr>
            </w:pPr>
            <w:commentRangeStart w:id="660"/>
            <w:r w:rsidRPr="00BE068B">
              <w:rPr>
                <w:rFonts w:ascii="Gill Sans MT" w:hAnsi="Gill Sans MT"/>
                <w:w w:val="105"/>
              </w:rPr>
              <w:t xml:space="preserve">During this agricultural year (2013/2014), </w:t>
            </w:r>
            <w:commentRangeStart w:id="661"/>
            <w:r w:rsidRPr="00BE068B">
              <w:rPr>
                <w:rFonts w:ascii="Gill Sans MT" w:hAnsi="Gill Sans MT"/>
                <w:w w:val="105"/>
              </w:rPr>
              <w:t xml:space="preserve">what is the total land area that your household owns? </w:t>
            </w:r>
            <w:commentRangeEnd w:id="661"/>
            <w:r w:rsidR="00116F32">
              <w:rPr>
                <w:rStyle w:val="CommentReference"/>
              </w:rPr>
              <w:commentReference w:id="661"/>
            </w:r>
            <w:r w:rsidRPr="00BE068B">
              <w:rPr>
                <w:rFonts w:ascii="Gill Sans MT" w:hAnsi="Gill Sans MT"/>
                <w:w w:val="105"/>
              </w:rPr>
              <w:t>(</w:t>
            </w:r>
            <w:proofErr w:type="spellStart"/>
            <w:proofErr w:type="gramStart"/>
            <w:r w:rsidRPr="00BE068B">
              <w:rPr>
                <w:rFonts w:ascii="Gill Sans MT" w:hAnsi="Gill Sans MT"/>
                <w:b/>
                <w:w w:val="105"/>
              </w:rPr>
              <w:t>landarea</w:t>
            </w:r>
            <w:proofErr w:type="gramEnd"/>
            <w:r w:rsidRPr="00BE068B">
              <w:rPr>
                <w:rFonts w:ascii="Gill Sans MT" w:hAnsi="Gill Sans MT"/>
                <w:b/>
                <w:w w:val="105"/>
              </w:rPr>
              <w:t>_own</w:t>
            </w:r>
            <w:proofErr w:type="spellEnd"/>
            <w:r w:rsidRPr="00BE068B">
              <w:rPr>
                <w:rFonts w:ascii="Gill Sans MT" w:hAnsi="Gill Sans MT"/>
                <w:w w:val="105"/>
              </w:rPr>
              <w:t>)</w:t>
            </w:r>
            <w:commentRangeEnd w:id="660"/>
            <w:r w:rsidR="009127AB">
              <w:rPr>
                <w:rStyle w:val="CommentReference"/>
              </w:rPr>
              <w:commentReference w:id="660"/>
            </w:r>
          </w:p>
        </w:tc>
        <w:tc>
          <w:tcPr>
            <w:tcW w:w="721" w:type="dxa"/>
            <w:gridSpan w:val="2"/>
            <w:tcBorders>
              <w:top w:val="single" w:sz="18" w:space="0" w:color="000000"/>
              <w:left w:val="single" w:sz="18" w:space="0" w:color="000000"/>
              <w:bottom w:val="single" w:sz="18" w:space="0" w:color="000000"/>
              <w:right w:val="single" w:sz="18" w:space="0" w:color="000000"/>
            </w:tcBorders>
          </w:tcPr>
          <w:p w14:paraId="53A845B8" w14:textId="77777777" w:rsidR="00F7697D" w:rsidRPr="00BE068B" w:rsidRDefault="00F7697D" w:rsidP="00F7697D">
            <w:pPr>
              <w:spacing w:after="0"/>
              <w:rPr>
                <w:rFonts w:ascii="Gill Sans MT" w:hAnsi="Gill Sans MT"/>
                <w:i/>
                <w:color w:val="A6A6A6" w:themeColor="background1" w:themeShade="A6"/>
              </w:rPr>
            </w:pPr>
            <w:r w:rsidRPr="00BE068B">
              <w:rPr>
                <w:rFonts w:ascii="Gill Sans MT" w:hAnsi="Gill Sans MT"/>
                <w:i/>
                <w:color w:val="A6A6A6" w:themeColor="background1" w:themeShade="A6"/>
              </w:rPr>
              <w:t>(Integer)</w:t>
            </w:r>
          </w:p>
        </w:tc>
      </w:tr>
      <w:tr w:rsidR="00F7697D" w:rsidRPr="00BE068B" w14:paraId="1C3FCEE3" w14:textId="77777777" w:rsidTr="00C20927">
        <w:trPr>
          <w:trHeight w:val="20"/>
        </w:trPr>
        <w:tc>
          <w:tcPr>
            <w:tcW w:w="574" w:type="dxa"/>
            <w:tcBorders>
              <w:top w:val="single" w:sz="4" w:space="0" w:color="000000"/>
              <w:left w:val="single" w:sz="4" w:space="0" w:color="000000"/>
              <w:bottom w:val="single" w:sz="4" w:space="0" w:color="000000"/>
              <w:right w:val="single" w:sz="4" w:space="0" w:color="000000"/>
            </w:tcBorders>
          </w:tcPr>
          <w:p w14:paraId="60321A1F" w14:textId="774A1210" w:rsidR="00F7697D" w:rsidRPr="00BE068B" w:rsidRDefault="00C20927" w:rsidP="00F7697D">
            <w:pPr>
              <w:spacing w:after="0"/>
              <w:rPr>
                <w:rFonts w:ascii="Gill Sans MT" w:eastAsia="Calibri" w:hAnsi="Gill Sans MT" w:cs="Times New Roman"/>
              </w:rPr>
            </w:pPr>
            <w:r w:rsidRPr="00BE068B">
              <w:rPr>
                <w:rFonts w:ascii="Gill Sans MT" w:eastAsia="Calibri" w:hAnsi="Gill Sans MT" w:cs="Times New Roman"/>
              </w:rPr>
              <w:t>H1b</w:t>
            </w:r>
          </w:p>
        </w:tc>
        <w:tc>
          <w:tcPr>
            <w:tcW w:w="4677" w:type="dxa"/>
            <w:tcBorders>
              <w:top w:val="single" w:sz="4" w:space="0" w:color="000000"/>
              <w:left w:val="single" w:sz="4" w:space="0" w:color="000000"/>
              <w:bottom w:val="single" w:sz="4" w:space="0" w:color="000000"/>
            </w:tcBorders>
          </w:tcPr>
          <w:p w14:paraId="7D20FC30" w14:textId="7B41D37E" w:rsidR="00F7697D" w:rsidRPr="00BE068B" w:rsidRDefault="00F7697D" w:rsidP="00C20927">
            <w:pPr>
              <w:spacing w:after="0"/>
              <w:rPr>
                <w:rFonts w:ascii="Gill Sans MT" w:hAnsi="Gill Sans MT"/>
                <w:color w:val="000000"/>
              </w:rPr>
            </w:pPr>
            <w:r w:rsidRPr="00BE068B">
              <w:rPr>
                <w:rFonts w:ascii="Gill Sans MT" w:hAnsi="Gill Sans MT"/>
                <w:w w:val="105"/>
              </w:rPr>
              <w:t xml:space="preserve">Units </w:t>
            </w:r>
          </w:p>
        </w:tc>
        <w:tc>
          <w:tcPr>
            <w:tcW w:w="4312" w:type="dxa"/>
            <w:gridSpan w:val="2"/>
            <w:tcBorders>
              <w:top w:val="single" w:sz="4" w:space="0" w:color="000000"/>
              <w:bottom w:val="single" w:sz="4" w:space="0" w:color="000000"/>
              <w:right w:val="single" w:sz="18" w:space="0" w:color="000000"/>
            </w:tcBorders>
          </w:tcPr>
          <w:p w14:paraId="7577B0F9" w14:textId="77777777" w:rsidR="00F7697D" w:rsidRPr="00BE068B" w:rsidRDefault="00F7697D" w:rsidP="00F7697D">
            <w:pPr>
              <w:spacing w:after="0"/>
              <w:rPr>
                <w:rFonts w:ascii="Gill Sans MT" w:hAnsi="Gill Sans MT" w:cs="Times New Roman"/>
                <w:w w:val="105"/>
              </w:rPr>
            </w:pPr>
            <w:r w:rsidRPr="00BE068B">
              <w:rPr>
                <w:rFonts w:ascii="Gill Sans MT" w:hAnsi="Gill Sans MT" w:cs="Times New Roman"/>
                <w:w w:val="105"/>
              </w:rPr>
              <w:t>1=Lima</w:t>
            </w:r>
          </w:p>
          <w:p w14:paraId="0BCD4442" w14:textId="77777777" w:rsidR="00F7697D" w:rsidRPr="00BE068B" w:rsidRDefault="00F7697D" w:rsidP="00F7697D">
            <w:pPr>
              <w:spacing w:after="0"/>
              <w:rPr>
                <w:rFonts w:ascii="Gill Sans MT" w:hAnsi="Gill Sans MT" w:cs="Times New Roman"/>
                <w:w w:val="105"/>
              </w:rPr>
            </w:pPr>
            <w:r w:rsidRPr="00BE068B">
              <w:rPr>
                <w:rFonts w:ascii="Gill Sans MT" w:hAnsi="Gill Sans MT" w:cs="Times New Roman"/>
                <w:w w:val="105"/>
              </w:rPr>
              <w:t>2=Acre</w:t>
            </w:r>
          </w:p>
          <w:p w14:paraId="5CC05EEF" w14:textId="77777777" w:rsidR="00F7697D" w:rsidRPr="00BE068B" w:rsidRDefault="00F7697D" w:rsidP="00F7697D">
            <w:pPr>
              <w:spacing w:after="0"/>
              <w:rPr>
                <w:rFonts w:ascii="Gill Sans MT" w:hAnsi="Gill Sans MT" w:cs="Times New Roman"/>
                <w:w w:val="105"/>
              </w:rPr>
            </w:pPr>
            <w:r w:rsidRPr="00BE068B">
              <w:rPr>
                <w:rFonts w:ascii="Gill Sans MT" w:hAnsi="Gill Sans MT" w:cs="Times New Roman"/>
                <w:w w:val="105"/>
              </w:rPr>
              <w:t>3=Hectare</w:t>
            </w:r>
          </w:p>
          <w:p w14:paraId="5B06D130" w14:textId="77777777" w:rsidR="00F7697D" w:rsidRPr="00BE068B" w:rsidRDefault="00F7697D" w:rsidP="00F7697D">
            <w:pPr>
              <w:spacing w:after="0"/>
              <w:rPr>
                <w:rFonts w:ascii="Gill Sans MT" w:hAnsi="Gill Sans MT" w:cs="Times New Roman"/>
                <w:w w:val="105"/>
              </w:rPr>
            </w:pPr>
            <w:r w:rsidRPr="00BE068B">
              <w:rPr>
                <w:rFonts w:ascii="Gill Sans MT" w:hAnsi="Gill Sans MT" w:cs="Times New Roman"/>
                <w:w w:val="105"/>
              </w:rPr>
              <w:t>4=Square meter</w:t>
            </w:r>
          </w:p>
          <w:p w14:paraId="2F93FA87" w14:textId="77777777" w:rsidR="00F7697D" w:rsidRPr="00BE068B" w:rsidRDefault="00F7697D" w:rsidP="00F7697D">
            <w:pPr>
              <w:spacing w:after="0"/>
              <w:rPr>
                <w:rFonts w:ascii="Gill Sans MT" w:hAnsi="Gill Sans MT" w:cs="Times New Roman"/>
                <w:w w:val="105"/>
              </w:rPr>
            </w:pPr>
            <w:r w:rsidRPr="00BE068B">
              <w:rPr>
                <w:rFonts w:ascii="Gill Sans MT" w:hAnsi="Gill Sans MT" w:cs="Times New Roman"/>
                <w:w w:val="105"/>
              </w:rPr>
              <w:t>5=Steps</w:t>
            </w:r>
          </w:p>
          <w:p w14:paraId="5AFEC995" w14:textId="77777777" w:rsidR="00F7697D" w:rsidRPr="00BE068B" w:rsidRDefault="00F7697D" w:rsidP="00F7697D">
            <w:pPr>
              <w:spacing w:after="0"/>
              <w:rPr>
                <w:rFonts w:ascii="Gill Sans MT" w:hAnsi="Gill Sans MT"/>
              </w:rPr>
            </w:pPr>
            <w:r w:rsidRPr="00BE068B">
              <w:rPr>
                <w:rFonts w:ascii="Gill Sans MT" w:hAnsi="Gill Sans MT" w:cs="Times New Roman"/>
                <w:w w:val="105"/>
              </w:rPr>
              <w:t>6=Ropes</w:t>
            </w:r>
          </w:p>
          <w:p w14:paraId="7B885056" w14:textId="77777777" w:rsidR="00F7697D" w:rsidRPr="00BE068B" w:rsidRDefault="00F7697D" w:rsidP="00F7697D">
            <w:pPr>
              <w:spacing w:after="0"/>
              <w:rPr>
                <w:rFonts w:ascii="Gill Sans MT" w:hAnsi="Gill Sans MT" w:cs="Times New Roman"/>
                <w:i/>
                <w:w w:val="105"/>
              </w:rPr>
            </w:pPr>
            <w:r w:rsidRPr="00BE068B">
              <w:rPr>
                <w:rFonts w:ascii="Gill Sans MT" w:hAnsi="Gill Sans MT" w:cs="Times New Roman"/>
                <w:w w:val="105"/>
              </w:rPr>
              <w:t>888=Don't know</w:t>
            </w:r>
          </w:p>
        </w:tc>
        <w:tc>
          <w:tcPr>
            <w:tcW w:w="732" w:type="dxa"/>
            <w:gridSpan w:val="3"/>
            <w:tcBorders>
              <w:top w:val="single" w:sz="18" w:space="0" w:color="000000"/>
              <w:left w:val="single" w:sz="18" w:space="0" w:color="000000"/>
              <w:bottom w:val="single" w:sz="18" w:space="0" w:color="000000"/>
              <w:right w:val="single" w:sz="18" w:space="0" w:color="000000"/>
            </w:tcBorders>
          </w:tcPr>
          <w:p w14:paraId="377EF312" w14:textId="77777777" w:rsidR="00F7697D" w:rsidRPr="00BE068B" w:rsidRDefault="00F7697D" w:rsidP="00F7697D">
            <w:pPr>
              <w:spacing w:after="0"/>
              <w:rPr>
                <w:rFonts w:ascii="Gill Sans MT" w:eastAsia="Calibri" w:hAnsi="Gill Sans MT" w:cs="Times New Roman"/>
                <w:i/>
                <w:color w:val="A6A6A6"/>
              </w:rPr>
            </w:pPr>
            <w:r w:rsidRPr="00BE068B">
              <w:rPr>
                <w:rFonts w:ascii="Gill Sans MT" w:eastAsia="Calibri" w:hAnsi="Gill Sans MT" w:cs="Times New Roman"/>
                <w:i/>
                <w:color w:val="A6A6A6"/>
              </w:rPr>
              <w:t>(Code)</w:t>
            </w:r>
          </w:p>
        </w:tc>
      </w:tr>
      <w:tr w:rsidR="00C77E6C" w:rsidRPr="00BE068B" w14:paraId="38A4336B" w14:textId="77777777" w:rsidTr="00761418">
        <w:trPr>
          <w:trHeight w:val="20"/>
        </w:trPr>
        <w:tc>
          <w:tcPr>
            <w:tcW w:w="574" w:type="dxa"/>
            <w:tcBorders>
              <w:top w:val="single" w:sz="4" w:space="0" w:color="000000"/>
              <w:left w:val="single" w:sz="4" w:space="0" w:color="000000"/>
              <w:bottom w:val="single" w:sz="4" w:space="0" w:color="000000"/>
              <w:right w:val="single" w:sz="4" w:space="0" w:color="auto"/>
            </w:tcBorders>
          </w:tcPr>
          <w:p w14:paraId="56F089AB" w14:textId="79F92D92" w:rsidR="00C77E6C" w:rsidRPr="00BE068B" w:rsidRDefault="00C20927" w:rsidP="00F7697D">
            <w:pPr>
              <w:spacing w:after="0"/>
              <w:rPr>
                <w:rFonts w:ascii="Gill Sans MT" w:hAnsi="Gill Sans MT"/>
                <w:w w:val="105"/>
              </w:rPr>
            </w:pPr>
            <w:r w:rsidRPr="00BE068B">
              <w:rPr>
                <w:rFonts w:ascii="Gill Sans MT" w:hAnsi="Gill Sans MT"/>
                <w:w w:val="105"/>
              </w:rPr>
              <w:t>H3</w:t>
            </w:r>
          </w:p>
        </w:tc>
        <w:tc>
          <w:tcPr>
            <w:tcW w:w="9000" w:type="dxa"/>
            <w:gridSpan w:val="4"/>
            <w:tcBorders>
              <w:top w:val="single" w:sz="4" w:space="0" w:color="000000"/>
              <w:left w:val="single" w:sz="4" w:space="0" w:color="auto"/>
              <w:bottom w:val="single" w:sz="4" w:space="0" w:color="000000"/>
              <w:right w:val="single" w:sz="18" w:space="0" w:color="000000"/>
            </w:tcBorders>
          </w:tcPr>
          <w:p w14:paraId="64DE4F98" w14:textId="3CCA57BC" w:rsidR="00C77E6C" w:rsidRPr="00BE068B" w:rsidRDefault="00C77E6C" w:rsidP="00C20927">
            <w:pPr>
              <w:spacing w:afterLines="20" w:after="48" w:line="240" w:lineRule="auto"/>
              <w:contextualSpacing/>
              <w:rPr>
                <w:rFonts w:ascii="Gill Sans MT" w:hAnsi="Gill Sans MT"/>
                <w:w w:val="105"/>
              </w:rPr>
            </w:pPr>
            <w:r w:rsidRPr="00BE068B">
              <w:rPr>
                <w:rFonts w:ascii="Gill Sans MT" w:hAnsi="Gill Sans MT"/>
                <w:w w:val="105"/>
              </w:rPr>
              <w:t>During this agricultural year (2013/2014), what is the total land area that your household rents FROM other households?  (</w:t>
            </w:r>
            <w:proofErr w:type="spellStart"/>
            <w:proofErr w:type="gramStart"/>
            <w:r w:rsidRPr="00BE068B">
              <w:rPr>
                <w:rFonts w:ascii="Gill Sans MT" w:hAnsi="Gill Sans MT"/>
                <w:b/>
                <w:w w:val="105"/>
              </w:rPr>
              <w:t>landarea</w:t>
            </w:r>
            <w:proofErr w:type="gramEnd"/>
            <w:r w:rsidRPr="00BE068B">
              <w:rPr>
                <w:rFonts w:ascii="Gill Sans MT" w:hAnsi="Gill Sans MT"/>
                <w:b/>
                <w:w w:val="105"/>
              </w:rPr>
              <w:t>_bwrentin</w:t>
            </w:r>
            <w:proofErr w:type="spellEnd"/>
            <w:r w:rsidRPr="00BE068B">
              <w:rPr>
                <w:rFonts w:ascii="Gill Sans MT" w:hAnsi="Gill Sans MT"/>
                <w:w w:val="105"/>
              </w:rPr>
              <w:t>)</w:t>
            </w:r>
          </w:p>
          <w:p w14:paraId="3FA05854" w14:textId="77777777" w:rsidR="00C77E6C" w:rsidRPr="00BE068B" w:rsidRDefault="00C77E6C" w:rsidP="00F7697D">
            <w:pPr>
              <w:spacing w:after="0"/>
              <w:rPr>
                <w:rFonts w:ascii="Gill Sans MT" w:hAnsi="Gill Sans MT"/>
                <w:w w:val="105"/>
              </w:rPr>
            </w:pPr>
            <w:r w:rsidRPr="00BE068B">
              <w:rPr>
                <w:rFonts w:ascii="Gill Sans MT" w:hAnsi="Gill Sans MT"/>
                <w:i/>
                <w:w w:val="105"/>
              </w:rPr>
              <w:t>Either cash payment or in-kind</w:t>
            </w:r>
          </w:p>
        </w:tc>
        <w:tc>
          <w:tcPr>
            <w:tcW w:w="721" w:type="dxa"/>
            <w:gridSpan w:val="2"/>
            <w:tcBorders>
              <w:top w:val="single" w:sz="18" w:space="0" w:color="000000"/>
              <w:left w:val="single" w:sz="18" w:space="0" w:color="000000"/>
              <w:bottom w:val="single" w:sz="18" w:space="0" w:color="000000"/>
              <w:right w:val="single" w:sz="18" w:space="0" w:color="000000"/>
            </w:tcBorders>
          </w:tcPr>
          <w:p w14:paraId="05696DC1" w14:textId="77777777" w:rsidR="00C77E6C" w:rsidRPr="00BE068B" w:rsidRDefault="00C77E6C" w:rsidP="00F7697D">
            <w:pPr>
              <w:spacing w:after="0"/>
              <w:rPr>
                <w:rFonts w:ascii="Gill Sans MT" w:hAnsi="Gill Sans MT"/>
                <w:i/>
                <w:color w:val="A6A6A6" w:themeColor="background1" w:themeShade="A6"/>
              </w:rPr>
            </w:pPr>
            <w:r w:rsidRPr="00BE068B">
              <w:rPr>
                <w:rFonts w:ascii="Gill Sans MT" w:hAnsi="Gill Sans MT"/>
                <w:i/>
                <w:color w:val="A6A6A6" w:themeColor="background1" w:themeShade="A6"/>
              </w:rPr>
              <w:t>(Integer)</w:t>
            </w:r>
          </w:p>
        </w:tc>
      </w:tr>
      <w:tr w:rsidR="00C77E6C" w:rsidRPr="00BE068B" w14:paraId="507CB23F" w14:textId="77777777" w:rsidTr="00C20927">
        <w:trPr>
          <w:trHeight w:val="20"/>
        </w:trPr>
        <w:tc>
          <w:tcPr>
            <w:tcW w:w="574" w:type="dxa"/>
            <w:tcBorders>
              <w:top w:val="single" w:sz="4" w:space="0" w:color="000000"/>
              <w:left w:val="single" w:sz="4" w:space="0" w:color="000000"/>
              <w:bottom w:val="single" w:sz="4" w:space="0" w:color="000000"/>
              <w:right w:val="single" w:sz="4" w:space="0" w:color="000000"/>
            </w:tcBorders>
          </w:tcPr>
          <w:p w14:paraId="0E557374" w14:textId="73CE39C8" w:rsidR="00C77E6C" w:rsidRPr="00BE068B" w:rsidRDefault="00C20927" w:rsidP="00F7697D">
            <w:pPr>
              <w:spacing w:after="0"/>
              <w:rPr>
                <w:rFonts w:ascii="Gill Sans MT" w:eastAsia="Calibri" w:hAnsi="Gill Sans MT" w:cs="Times New Roman"/>
              </w:rPr>
            </w:pPr>
            <w:r w:rsidRPr="00BE068B">
              <w:rPr>
                <w:rFonts w:ascii="Gill Sans MT" w:eastAsia="Calibri" w:hAnsi="Gill Sans MT" w:cs="Times New Roman"/>
              </w:rPr>
              <w:t>H3b</w:t>
            </w:r>
          </w:p>
        </w:tc>
        <w:tc>
          <w:tcPr>
            <w:tcW w:w="4677" w:type="dxa"/>
            <w:tcBorders>
              <w:top w:val="single" w:sz="4" w:space="0" w:color="000000"/>
              <w:left w:val="single" w:sz="4" w:space="0" w:color="000000"/>
              <w:bottom w:val="single" w:sz="4" w:space="0" w:color="000000"/>
            </w:tcBorders>
          </w:tcPr>
          <w:p w14:paraId="7F3AEBF9" w14:textId="5669A245" w:rsidR="00C77E6C" w:rsidRPr="00BE068B" w:rsidRDefault="00C77E6C" w:rsidP="00C20927">
            <w:pPr>
              <w:spacing w:after="0"/>
              <w:rPr>
                <w:rFonts w:ascii="Gill Sans MT" w:hAnsi="Gill Sans MT"/>
                <w:color w:val="000000"/>
              </w:rPr>
            </w:pPr>
            <w:r w:rsidRPr="00BE068B">
              <w:rPr>
                <w:rFonts w:ascii="Gill Sans MT" w:hAnsi="Gill Sans MT"/>
                <w:w w:val="105"/>
              </w:rPr>
              <w:t xml:space="preserve">Units </w:t>
            </w:r>
          </w:p>
        </w:tc>
        <w:tc>
          <w:tcPr>
            <w:tcW w:w="4312" w:type="dxa"/>
            <w:gridSpan w:val="2"/>
            <w:tcBorders>
              <w:top w:val="single" w:sz="4" w:space="0" w:color="000000"/>
              <w:bottom w:val="single" w:sz="4" w:space="0" w:color="000000"/>
              <w:right w:val="single" w:sz="18" w:space="0" w:color="000000"/>
            </w:tcBorders>
          </w:tcPr>
          <w:p w14:paraId="127BB090" w14:textId="77777777" w:rsidR="00C77E6C" w:rsidRPr="00BE068B" w:rsidRDefault="00C77E6C" w:rsidP="00F7697D">
            <w:pPr>
              <w:spacing w:after="0"/>
              <w:rPr>
                <w:rFonts w:ascii="Gill Sans MT" w:hAnsi="Gill Sans MT" w:cs="Times New Roman"/>
                <w:w w:val="105"/>
              </w:rPr>
            </w:pPr>
            <w:r w:rsidRPr="00BE068B">
              <w:rPr>
                <w:rFonts w:ascii="Gill Sans MT" w:hAnsi="Gill Sans MT" w:cs="Times New Roman"/>
                <w:w w:val="105"/>
              </w:rPr>
              <w:t>1=Lima</w:t>
            </w:r>
          </w:p>
          <w:p w14:paraId="2E313697" w14:textId="77777777" w:rsidR="00C77E6C" w:rsidRPr="00BE068B" w:rsidRDefault="00C77E6C" w:rsidP="00F7697D">
            <w:pPr>
              <w:spacing w:after="0"/>
              <w:rPr>
                <w:rFonts w:ascii="Gill Sans MT" w:hAnsi="Gill Sans MT" w:cs="Times New Roman"/>
                <w:w w:val="105"/>
              </w:rPr>
            </w:pPr>
            <w:r w:rsidRPr="00BE068B">
              <w:rPr>
                <w:rFonts w:ascii="Gill Sans MT" w:hAnsi="Gill Sans MT" w:cs="Times New Roman"/>
                <w:w w:val="105"/>
              </w:rPr>
              <w:t>2=Acre</w:t>
            </w:r>
          </w:p>
          <w:p w14:paraId="31081420" w14:textId="77777777" w:rsidR="00C77E6C" w:rsidRPr="00BE068B" w:rsidRDefault="00C77E6C" w:rsidP="00F7697D">
            <w:pPr>
              <w:spacing w:after="0"/>
              <w:rPr>
                <w:rFonts w:ascii="Gill Sans MT" w:hAnsi="Gill Sans MT" w:cs="Times New Roman"/>
                <w:w w:val="105"/>
              </w:rPr>
            </w:pPr>
            <w:r w:rsidRPr="00BE068B">
              <w:rPr>
                <w:rFonts w:ascii="Gill Sans MT" w:hAnsi="Gill Sans MT" w:cs="Times New Roman"/>
                <w:w w:val="105"/>
              </w:rPr>
              <w:t>3=Hectare</w:t>
            </w:r>
          </w:p>
          <w:p w14:paraId="1DF8DE3A" w14:textId="77777777" w:rsidR="00C77E6C" w:rsidRPr="00BE068B" w:rsidRDefault="00C77E6C" w:rsidP="00F7697D">
            <w:pPr>
              <w:spacing w:after="0"/>
              <w:rPr>
                <w:rFonts w:ascii="Gill Sans MT" w:hAnsi="Gill Sans MT" w:cs="Times New Roman"/>
                <w:w w:val="105"/>
              </w:rPr>
            </w:pPr>
            <w:r w:rsidRPr="00BE068B">
              <w:rPr>
                <w:rFonts w:ascii="Gill Sans MT" w:hAnsi="Gill Sans MT" w:cs="Times New Roman"/>
                <w:w w:val="105"/>
              </w:rPr>
              <w:t>4=Square meter</w:t>
            </w:r>
          </w:p>
          <w:p w14:paraId="6F721F4C" w14:textId="77777777" w:rsidR="00C77E6C" w:rsidRPr="00BE068B" w:rsidRDefault="00C77E6C" w:rsidP="00F7697D">
            <w:pPr>
              <w:spacing w:after="0"/>
              <w:rPr>
                <w:rFonts w:ascii="Gill Sans MT" w:hAnsi="Gill Sans MT" w:cs="Times New Roman"/>
                <w:w w:val="105"/>
              </w:rPr>
            </w:pPr>
            <w:r w:rsidRPr="00BE068B">
              <w:rPr>
                <w:rFonts w:ascii="Gill Sans MT" w:hAnsi="Gill Sans MT" w:cs="Times New Roman"/>
                <w:w w:val="105"/>
              </w:rPr>
              <w:t>5=Steps</w:t>
            </w:r>
          </w:p>
          <w:p w14:paraId="0827AAB6" w14:textId="77777777" w:rsidR="00C77E6C" w:rsidRPr="00BE068B" w:rsidRDefault="00C77E6C" w:rsidP="00F7697D">
            <w:pPr>
              <w:spacing w:after="0"/>
              <w:rPr>
                <w:rFonts w:ascii="Gill Sans MT" w:hAnsi="Gill Sans MT"/>
              </w:rPr>
            </w:pPr>
            <w:r w:rsidRPr="00BE068B">
              <w:rPr>
                <w:rFonts w:ascii="Gill Sans MT" w:hAnsi="Gill Sans MT" w:cs="Times New Roman"/>
                <w:w w:val="105"/>
              </w:rPr>
              <w:t>6=Ropes</w:t>
            </w:r>
          </w:p>
          <w:p w14:paraId="74CCC495" w14:textId="77777777" w:rsidR="00C77E6C" w:rsidRPr="00BE068B" w:rsidRDefault="00C77E6C" w:rsidP="00F7697D">
            <w:pPr>
              <w:spacing w:after="0"/>
              <w:rPr>
                <w:rFonts w:ascii="Gill Sans MT" w:hAnsi="Gill Sans MT" w:cs="Times New Roman"/>
                <w:i/>
                <w:w w:val="105"/>
              </w:rPr>
            </w:pPr>
            <w:r w:rsidRPr="00BE068B">
              <w:rPr>
                <w:rFonts w:ascii="Gill Sans MT" w:hAnsi="Gill Sans MT" w:cs="Times New Roman"/>
                <w:w w:val="105"/>
              </w:rPr>
              <w:t>888=Don't know</w:t>
            </w:r>
          </w:p>
        </w:tc>
        <w:tc>
          <w:tcPr>
            <w:tcW w:w="732" w:type="dxa"/>
            <w:gridSpan w:val="3"/>
            <w:tcBorders>
              <w:top w:val="single" w:sz="18" w:space="0" w:color="000000"/>
              <w:left w:val="single" w:sz="18" w:space="0" w:color="000000"/>
              <w:bottom w:val="single" w:sz="18" w:space="0" w:color="000000"/>
              <w:right w:val="single" w:sz="18" w:space="0" w:color="000000"/>
            </w:tcBorders>
          </w:tcPr>
          <w:p w14:paraId="6E9E785E" w14:textId="77777777" w:rsidR="00C77E6C" w:rsidRPr="00BE068B" w:rsidRDefault="00C77E6C" w:rsidP="00F7697D">
            <w:pPr>
              <w:spacing w:after="0"/>
              <w:rPr>
                <w:rFonts w:ascii="Gill Sans MT" w:eastAsia="Calibri" w:hAnsi="Gill Sans MT" w:cs="Times New Roman"/>
                <w:i/>
                <w:color w:val="A6A6A6"/>
              </w:rPr>
            </w:pPr>
            <w:r w:rsidRPr="00BE068B">
              <w:rPr>
                <w:rFonts w:ascii="Gill Sans MT" w:eastAsia="Calibri" w:hAnsi="Gill Sans MT" w:cs="Times New Roman"/>
                <w:i/>
                <w:color w:val="A6A6A6"/>
              </w:rPr>
              <w:t>(Code)</w:t>
            </w:r>
          </w:p>
        </w:tc>
      </w:tr>
      <w:tr w:rsidR="00C77E6C" w:rsidRPr="00BE068B" w14:paraId="0765E4D5" w14:textId="77777777" w:rsidTr="00761418">
        <w:trPr>
          <w:trHeight w:val="20"/>
        </w:trPr>
        <w:tc>
          <w:tcPr>
            <w:tcW w:w="574" w:type="dxa"/>
            <w:tcBorders>
              <w:top w:val="single" w:sz="4" w:space="0" w:color="000000"/>
              <w:left w:val="single" w:sz="4" w:space="0" w:color="000000"/>
              <w:bottom w:val="single" w:sz="4" w:space="0" w:color="000000"/>
              <w:right w:val="single" w:sz="4" w:space="0" w:color="auto"/>
            </w:tcBorders>
          </w:tcPr>
          <w:p w14:paraId="5ACEFDB7" w14:textId="0A6972FC" w:rsidR="00C77E6C" w:rsidRPr="00BE068B" w:rsidRDefault="00C20927" w:rsidP="00F7697D">
            <w:pPr>
              <w:spacing w:after="0"/>
              <w:rPr>
                <w:rFonts w:ascii="Gill Sans MT" w:hAnsi="Gill Sans MT"/>
                <w:w w:val="105"/>
              </w:rPr>
            </w:pPr>
            <w:r w:rsidRPr="00BE068B">
              <w:rPr>
                <w:rFonts w:ascii="Gill Sans MT" w:hAnsi="Gill Sans MT"/>
                <w:w w:val="105"/>
              </w:rPr>
              <w:t>H4</w:t>
            </w:r>
          </w:p>
        </w:tc>
        <w:tc>
          <w:tcPr>
            <w:tcW w:w="9000" w:type="dxa"/>
            <w:gridSpan w:val="4"/>
            <w:tcBorders>
              <w:top w:val="single" w:sz="4" w:space="0" w:color="000000"/>
              <w:left w:val="single" w:sz="4" w:space="0" w:color="auto"/>
              <w:bottom w:val="single" w:sz="4" w:space="0" w:color="000000"/>
              <w:right w:val="single" w:sz="18" w:space="0" w:color="000000"/>
            </w:tcBorders>
          </w:tcPr>
          <w:p w14:paraId="51E845B9" w14:textId="1372AA5C" w:rsidR="00C77E6C" w:rsidRPr="00BE068B" w:rsidRDefault="00C77E6C" w:rsidP="00F7697D">
            <w:pPr>
              <w:spacing w:afterLines="20" w:after="48" w:line="240" w:lineRule="auto"/>
              <w:ind w:left="10"/>
              <w:contextualSpacing/>
              <w:rPr>
                <w:rFonts w:ascii="Gill Sans MT" w:hAnsi="Gill Sans MT"/>
                <w:w w:val="105"/>
              </w:rPr>
            </w:pPr>
            <w:r w:rsidRPr="00BE068B">
              <w:rPr>
                <w:rFonts w:ascii="Gill Sans MT" w:hAnsi="Gill Sans MT"/>
                <w:w w:val="105"/>
              </w:rPr>
              <w:t>During this agricultural year (2013/2014), what is the total land area that your household borrows FROM other households?  (</w:t>
            </w:r>
            <w:proofErr w:type="spellStart"/>
            <w:proofErr w:type="gramStart"/>
            <w:r w:rsidRPr="00BE068B">
              <w:rPr>
                <w:rFonts w:ascii="Gill Sans MT" w:hAnsi="Gill Sans MT"/>
                <w:b/>
                <w:w w:val="105"/>
              </w:rPr>
              <w:t>landarea</w:t>
            </w:r>
            <w:proofErr w:type="gramEnd"/>
            <w:r w:rsidRPr="00BE068B">
              <w:rPr>
                <w:rFonts w:ascii="Gill Sans MT" w:hAnsi="Gill Sans MT"/>
                <w:b/>
                <w:w w:val="105"/>
              </w:rPr>
              <w:t>_borrowin</w:t>
            </w:r>
            <w:proofErr w:type="spellEnd"/>
            <w:r w:rsidRPr="00BE068B">
              <w:rPr>
                <w:rFonts w:ascii="Gill Sans MT" w:hAnsi="Gill Sans MT"/>
                <w:w w:val="105"/>
              </w:rPr>
              <w:t>)</w:t>
            </w:r>
          </w:p>
          <w:p w14:paraId="56C7A7CB" w14:textId="77777777" w:rsidR="00C77E6C" w:rsidRPr="00BE068B" w:rsidRDefault="00C77E6C" w:rsidP="00F7697D">
            <w:pPr>
              <w:spacing w:after="0"/>
              <w:rPr>
                <w:rFonts w:ascii="Gill Sans MT" w:hAnsi="Gill Sans MT"/>
                <w:w w:val="105"/>
              </w:rPr>
            </w:pPr>
            <w:r w:rsidRPr="00BE068B">
              <w:rPr>
                <w:rFonts w:ascii="Gill Sans MT" w:hAnsi="Gill Sans MT"/>
                <w:i/>
                <w:w w:val="105"/>
              </w:rPr>
              <w:t>No payment or in-kind contribution expected</w:t>
            </w:r>
          </w:p>
        </w:tc>
        <w:tc>
          <w:tcPr>
            <w:tcW w:w="721" w:type="dxa"/>
            <w:gridSpan w:val="2"/>
            <w:tcBorders>
              <w:top w:val="single" w:sz="18" w:space="0" w:color="000000"/>
              <w:left w:val="single" w:sz="18" w:space="0" w:color="000000"/>
              <w:bottom w:val="single" w:sz="18" w:space="0" w:color="000000"/>
              <w:right w:val="single" w:sz="18" w:space="0" w:color="000000"/>
            </w:tcBorders>
          </w:tcPr>
          <w:p w14:paraId="447CEB91" w14:textId="77777777" w:rsidR="00C77E6C" w:rsidRPr="00BE068B" w:rsidRDefault="00C77E6C" w:rsidP="00F7697D">
            <w:pPr>
              <w:spacing w:after="0"/>
              <w:rPr>
                <w:rFonts w:ascii="Gill Sans MT" w:hAnsi="Gill Sans MT"/>
                <w:i/>
                <w:color w:val="A6A6A6" w:themeColor="background1" w:themeShade="A6"/>
              </w:rPr>
            </w:pPr>
            <w:r w:rsidRPr="00BE068B">
              <w:rPr>
                <w:rFonts w:ascii="Gill Sans MT" w:hAnsi="Gill Sans MT"/>
                <w:i/>
                <w:color w:val="A6A6A6" w:themeColor="background1" w:themeShade="A6"/>
              </w:rPr>
              <w:t>(Integer)</w:t>
            </w:r>
          </w:p>
        </w:tc>
      </w:tr>
      <w:tr w:rsidR="00C77E6C" w:rsidRPr="00BE068B" w14:paraId="568A891B" w14:textId="77777777" w:rsidTr="00C20927">
        <w:trPr>
          <w:trHeight w:val="20"/>
        </w:trPr>
        <w:tc>
          <w:tcPr>
            <w:tcW w:w="574" w:type="dxa"/>
            <w:tcBorders>
              <w:top w:val="single" w:sz="4" w:space="0" w:color="000000"/>
              <w:left w:val="single" w:sz="4" w:space="0" w:color="000000"/>
              <w:bottom w:val="single" w:sz="4" w:space="0" w:color="000000"/>
              <w:right w:val="single" w:sz="4" w:space="0" w:color="000000"/>
            </w:tcBorders>
          </w:tcPr>
          <w:p w14:paraId="6B0879F8" w14:textId="106B790D" w:rsidR="00C77E6C" w:rsidRPr="00BE068B" w:rsidRDefault="00C20927" w:rsidP="00F7697D">
            <w:pPr>
              <w:spacing w:after="0"/>
              <w:rPr>
                <w:rFonts w:ascii="Gill Sans MT" w:eastAsia="Calibri" w:hAnsi="Gill Sans MT" w:cs="Times New Roman"/>
              </w:rPr>
            </w:pPr>
            <w:r w:rsidRPr="00BE068B">
              <w:rPr>
                <w:rFonts w:ascii="Gill Sans MT" w:eastAsia="Calibri" w:hAnsi="Gill Sans MT" w:cs="Times New Roman"/>
              </w:rPr>
              <w:t>H4b</w:t>
            </w:r>
          </w:p>
        </w:tc>
        <w:tc>
          <w:tcPr>
            <w:tcW w:w="4677" w:type="dxa"/>
            <w:tcBorders>
              <w:top w:val="single" w:sz="4" w:space="0" w:color="000000"/>
              <w:left w:val="single" w:sz="4" w:space="0" w:color="000000"/>
              <w:bottom w:val="single" w:sz="4" w:space="0" w:color="000000"/>
            </w:tcBorders>
          </w:tcPr>
          <w:p w14:paraId="3F3C20F2" w14:textId="201B766F" w:rsidR="00C77E6C" w:rsidRPr="00BE068B" w:rsidRDefault="00C77E6C" w:rsidP="00C20927">
            <w:pPr>
              <w:spacing w:after="0"/>
              <w:rPr>
                <w:rFonts w:ascii="Gill Sans MT" w:hAnsi="Gill Sans MT"/>
                <w:color w:val="000000"/>
              </w:rPr>
            </w:pPr>
            <w:r w:rsidRPr="00BE068B">
              <w:rPr>
                <w:rFonts w:ascii="Gill Sans MT" w:hAnsi="Gill Sans MT"/>
                <w:w w:val="105"/>
              </w:rPr>
              <w:t xml:space="preserve">Units </w:t>
            </w:r>
          </w:p>
        </w:tc>
        <w:tc>
          <w:tcPr>
            <w:tcW w:w="4312" w:type="dxa"/>
            <w:gridSpan w:val="2"/>
            <w:tcBorders>
              <w:top w:val="single" w:sz="4" w:space="0" w:color="000000"/>
              <w:bottom w:val="single" w:sz="4" w:space="0" w:color="000000"/>
              <w:right w:val="single" w:sz="18" w:space="0" w:color="000000"/>
            </w:tcBorders>
          </w:tcPr>
          <w:p w14:paraId="00C8B584" w14:textId="77777777" w:rsidR="00C77E6C" w:rsidRPr="00BE068B" w:rsidRDefault="00C77E6C" w:rsidP="00F7697D">
            <w:pPr>
              <w:spacing w:after="0"/>
              <w:rPr>
                <w:rFonts w:ascii="Gill Sans MT" w:hAnsi="Gill Sans MT" w:cs="Times New Roman"/>
                <w:w w:val="105"/>
              </w:rPr>
            </w:pPr>
            <w:r w:rsidRPr="00BE068B">
              <w:rPr>
                <w:rFonts w:ascii="Gill Sans MT" w:hAnsi="Gill Sans MT" w:cs="Times New Roman"/>
                <w:w w:val="105"/>
              </w:rPr>
              <w:t>1=Lima</w:t>
            </w:r>
          </w:p>
          <w:p w14:paraId="2EE83503" w14:textId="77777777" w:rsidR="00C77E6C" w:rsidRPr="00BE068B" w:rsidRDefault="00C77E6C" w:rsidP="00F7697D">
            <w:pPr>
              <w:spacing w:after="0"/>
              <w:rPr>
                <w:rFonts w:ascii="Gill Sans MT" w:hAnsi="Gill Sans MT" w:cs="Times New Roman"/>
                <w:w w:val="105"/>
              </w:rPr>
            </w:pPr>
            <w:r w:rsidRPr="00BE068B">
              <w:rPr>
                <w:rFonts w:ascii="Gill Sans MT" w:hAnsi="Gill Sans MT" w:cs="Times New Roman"/>
                <w:w w:val="105"/>
              </w:rPr>
              <w:t>2=Acre</w:t>
            </w:r>
          </w:p>
          <w:p w14:paraId="1D468671" w14:textId="77777777" w:rsidR="00C77E6C" w:rsidRPr="00BE068B" w:rsidRDefault="00C77E6C" w:rsidP="00F7697D">
            <w:pPr>
              <w:spacing w:after="0"/>
              <w:rPr>
                <w:rFonts w:ascii="Gill Sans MT" w:hAnsi="Gill Sans MT" w:cs="Times New Roman"/>
                <w:w w:val="105"/>
              </w:rPr>
            </w:pPr>
            <w:r w:rsidRPr="00BE068B">
              <w:rPr>
                <w:rFonts w:ascii="Gill Sans MT" w:hAnsi="Gill Sans MT" w:cs="Times New Roman"/>
                <w:w w:val="105"/>
              </w:rPr>
              <w:t>3=Hectare</w:t>
            </w:r>
          </w:p>
          <w:p w14:paraId="35A04D91" w14:textId="77777777" w:rsidR="00C77E6C" w:rsidRPr="00BE068B" w:rsidRDefault="00C77E6C" w:rsidP="00F7697D">
            <w:pPr>
              <w:spacing w:after="0"/>
              <w:rPr>
                <w:rFonts w:ascii="Gill Sans MT" w:hAnsi="Gill Sans MT" w:cs="Times New Roman"/>
                <w:w w:val="105"/>
              </w:rPr>
            </w:pPr>
            <w:r w:rsidRPr="00BE068B">
              <w:rPr>
                <w:rFonts w:ascii="Gill Sans MT" w:hAnsi="Gill Sans MT" w:cs="Times New Roman"/>
                <w:w w:val="105"/>
              </w:rPr>
              <w:t>4=Square meter</w:t>
            </w:r>
          </w:p>
          <w:p w14:paraId="61CC91D2" w14:textId="77777777" w:rsidR="00C77E6C" w:rsidRPr="00BE068B" w:rsidRDefault="00C77E6C" w:rsidP="00F7697D">
            <w:pPr>
              <w:spacing w:after="0"/>
              <w:rPr>
                <w:rFonts w:ascii="Gill Sans MT" w:hAnsi="Gill Sans MT" w:cs="Times New Roman"/>
                <w:w w:val="105"/>
              </w:rPr>
            </w:pPr>
            <w:r w:rsidRPr="00BE068B">
              <w:rPr>
                <w:rFonts w:ascii="Gill Sans MT" w:hAnsi="Gill Sans MT" w:cs="Times New Roman"/>
                <w:w w:val="105"/>
              </w:rPr>
              <w:t>5=Steps</w:t>
            </w:r>
          </w:p>
          <w:p w14:paraId="00031B3B" w14:textId="77777777" w:rsidR="00C77E6C" w:rsidRPr="00BE068B" w:rsidRDefault="00C77E6C" w:rsidP="00F7697D">
            <w:pPr>
              <w:spacing w:after="0"/>
              <w:rPr>
                <w:rFonts w:ascii="Gill Sans MT" w:hAnsi="Gill Sans MT"/>
              </w:rPr>
            </w:pPr>
            <w:r w:rsidRPr="00BE068B">
              <w:rPr>
                <w:rFonts w:ascii="Gill Sans MT" w:hAnsi="Gill Sans MT" w:cs="Times New Roman"/>
                <w:w w:val="105"/>
              </w:rPr>
              <w:t>6=Ropes</w:t>
            </w:r>
          </w:p>
          <w:p w14:paraId="1238562B" w14:textId="77777777" w:rsidR="00C77E6C" w:rsidRPr="00BE068B" w:rsidRDefault="00C77E6C" w:rsidP="00F7697D">
            <w:pPr>
              <w:spacing w:after="0"/>
              <w:rPr>
                <w:rFonts w:ascii="Gill Sans MT" w:hAnsi="Gill Sans MT" w:cs="Times New Roman"/>
                <w:i/>
                <w:w w:val="105"/>
              </w:rPr>
            </w:pPr>
            <w:r w:rsidRPr="00BE068B">
              <w:rPr>
                <w:rFonts w:ascii="Gill Sans MT" w:hAnsi="Gill Sans MT" w:cs="Times New Roman"/>
                <w:w w:val="105"/>
              </w:rPr>
              <w:t>888=Don't know</w:t>
            </w:r>
          </w:p>
        </w:tc>
        <w:tc>
          <w:tcPr>
            <w:tcW w:w="732" w:type="dxa"/>
            <w:gridSpan w:val="3"/>
            <w:tcBorders>
              <w:top w:val="single" w:sz="18" w:space="0" w:color="000000"/>
              <w:left w:val="single" w:sz="18" w:space="0" w:color="000000"/>
              <w:bottom w:val="single" w:sz="18" w:space="0" w:color="000000"/>
              <w:right w:val="single" w:sz="18" w:space="0" w:color="000000"/>
            </w:tcBorders>
          </w:tcPr>
          <w:p w14:paraId="164E57C9" w14:textId="77777777" w:rsidR="00C77E6C" w:rsidRPr="00BE068B" w:rsidRDefault="00C77E6C" w:rsidP="00F7697D">
            <w:pPr>
              <w:spacing w:after="0"/>
              <w:rPr>
                <w:rFonts w:ascii="Gill Sans MT" w:eastAsia="Calibri" w:hAnsi="Gill Sans MT" w:cs="Times New Roman"/>
                <w:i/>
                <w:color w:val="A6A6A6"/>
              </w:rPr>
            </w:pPr>
            <w:r w:rsidRPr="00BE068B">
              <w:rPr>
                <w:rFonts w:ascii="Gill Sans MT" w:eastAsia="Calibri" w:hAnsi="Gill Sans MT" w:cs="Times New Roman"/>
                <w:i/>
                <w:color w:val="A6A6A6"/>
              </w:rPr>
              <w:t>(Code)</w:t>
            </w:r>
          </w:p>
        </w:tc>
      </w:tr>
      <w:tr w:rsidR="00C77E6C" w:rsidRPr="00BE068B" w14:paraId="48180EB4" w14:textId="77777777" w:rsidTr="00761418">
        <w:trPr>
          <w:trHeight w:val="20"/>
        </w:trPr>
        <w:tc>
          <w:tcPr>
            <w:tcW w:w="574" w:type="dxa"/>
            <w:tcBorders>
              <w:top w:val="single" w:sz="4" w:space="0" w:color="000000"/>
              <w:left w:val="single" w:sz="4" w:space="0" w:color="000000"/>
              <w:bottom w:val="single" w:sz="4" w:space="0" w:color="000000"/>
              <w:right w:val="single" w:sz="4" w:space="0" w:color="auto"/>
            </w:tcBorders>
          </w:tcPr>
          <w:p w14:paraId="1BBAB328" w14:textId="275B8408" w:rsidR="00C77E6C" w:rsidRPr="00BE068B" w:rsidRDefault="00C20927" w:rsidP="00F7697D">
            <w:pPr>
              <w:spacing w:after="0"/>
              <w:rPr>
                <w:rFonts w:ascii="Gill Sans MT" w:hAnsi="Gill Sans MT"/>
                <w:w w:val="105"/>
              </w:rPr>
            </w:pPr>
            <w:r w:rsidRPr="00BE068B">
              <w:rPr>
                <w:rFonts w:ascii="Gill Sans MT" w:hAnsi="Gill Sans MT"/>
                <w:w w:val="105"/>
              </w:rPr>
              <w:t>H5</w:t>
            </w:r>
          </w:p>
        </w:tc>
        <w:tc>
          <w:tcPr>
            <w:tcW w:w="9000" w:type="dxa"/>
            <w:gridSpan w:val="4"/>
            <w:tcBorders>
              <w:top w:val="single" w:sz="4" w:space="0" w:color="000000"/>
              <w:left w:val="single" w:sz="4" w:space="0" w:color="auto"/>
              <w:bottom w:val="single" w:sz="4" w:space="0" w:color="000000"/>
              <w:right w:val="single" w:sz="18" w:space="0" w:color="000000"/>
            </w:tcBorders>
          </w:tcPr>
          <w:p w14:paraId="6477B555" w14:textId="411EB5E4" w:rsidR="00C77E6C" w:rsidRPr="00BE068B" w:rsidRDefault="00C77E6C" w:rsidP="00F7697D">
            <w:pPr>
              <w:spacing w:afterLines="20" w:after="48" w:line="240" w:lineRule="auto"/>
              <w:ind w:left="10"/>
              <w:contextualSpacing/>
              <w:rPr>
                <w:rFonts w:ascii="Gill Sans MT" w:hAnsi="Gill Sans MT"/>
                <w:w w:val="105"/>
              </w:rPr>
            </w:pPr>
            <w:r w:rsidRPr="00BE068B">
              <w:rPr>
                <w:rFonts w:ascii="Gill Sans MT" w:hAnsi="Gill Sans MT"/>
                <w:w w:val="105"/>
              </w:rPr>
              <w:t>During this agricultural year (2013/2014), what is the total land that your household rents TO other households? (</w:t>
            </w:r>
            <w:proofErr w:type="spellStart"/>
            <w:proofErr w:type="gramStart"/>
            <w:r w:rsidR="00FE1BF8" w:rsidRPr="00BE068B">
              <w:rPr>
                <w:rFonts w:ascii="Gill Sans MT" w:hAnsi="Gill Sans MT"/>
                <w:b/>
                <w:w w:val="105"/>
              </w:rPr>
              <w:t>l</w:t>
            </w:r>
            <w:r w:rsidRPr="00BE068B">
              <w:rPr>
                <w:rFonts w:ascii="Gill Sans MT" w:hAnsi="Gill Sans MT"/>
                <w:b/>
                <w:w w:val="105"/>
              </w:rPr>
              <w:t>andarea</w:t>
            </w:r>
            <w:proofErr w:type="gramEnd"/>
            <w:r w:rsidRPr="00BE068B">
              <w:rPr>
                <w:rFonts w:ascii="Gill Sans MT" w:hAnsi="Gill Sans MT"/>
                <w:b/>
                <w:w w:val="105"/>
              </w:rPr>
              <w:t>_rentout</w:t>
            </w:r>
            <w:proofErr w:type="spellEnd"/>
            <w:r w:rsidRPr="00BE068B">
              <w:rPr>
                <w:rFonts w:ascii="Gill Sans MT" w:hAnsi="Gill Sans MT"/>
                <w:w w:val="105"/>
              </w:rPr>
              <w:t>)</w:t>
            </w:r>
          </w:p>
          <w:p w14:paraId="5F7479BC" w14:textId="77777777" w:rsidR="00C77E6C" w:rsidRPr="00BE068B" w:rsidRDefault="00C77E6C" w:rsidP="00F7697D">
            <w:pPr>
              <w:spacing w:after="0"/>
              <w:rPr>
                <w:rFonts w:ascii="Gill Sans MT" w:hAnsi="Gill Sans MT"/>
                <w:w w:val="105"/>
              </w:rPr>
            </w:pPr>
            <w:r w:rsidRPr="00BE068B">
              <w:rPr>
                <w:rFonts w:ascii="Gill Sans MT" w:hAnsi="Gill Sans MT"/>
                <w:i/>
                <w:w w:val="105"/>
              </w:rPr>
              <w:t>Either cash payment or in-kind</w:t>
            </w:r>
          </w:p>
        </w:tc>
        <w:tc>
          <w:tcPr>
            <w:tcW w:w="721" w:type="dxa"/>
            <w:gridSpan w:val="2"/>
            <w:tcBorders>
              <w:top w:val="single" w:sz="18" w:space="0" w:color="000000"/>
              <w:left w:val="single" w:sz="18" w:space="0" w:color="000000"/>
              <w:bottom w:val="single" w:sz="18" w:space="0" w:color="000000"/>
              <w:right w:val="single" w:sz="18" w:space="0" w:color="000000"/>
            </w:tcBorders>
          </w:tcPr>
          <w:p w14:paraId="126F04CE" w14:textId="77777777" w:rsidR="00C77E6C" w:rsidRPr="00BE068B" w:rsidRDefault="00C77E6C" w:rsidP="00F7697D">
            <w:pPr>
              <w:spacing w:after="0"/>
              <w:rPr>
                <w:rFonts w:ascii="Gill Sans MT" w:hAnsi="Gill Sans MT"/>
                <w:i/>
                <w:color w:val="A6A6A6" w:themeColor="background1" w:themeShade="A6"/>
              </w:rPr>
            </w:pPr>
            <w:r w:rsidRPr="00BE068B">
              <w:rPr>
                <w:rFonts w:ascii="Gill Sans MT" w:hAnsi="Gill Sans MT"/>
                <w:i/>
                <w:color w:val="A6A6A6" w:themeColor="background1" w:themeShade="A6"/>
              </w:rPr>
              <w:t>(Integer)</w:t>
            </w:r>
          </w:p>
        </w:tc>
      </w:tr>
      <w:tr w:rsidR="00C77E6C" w:rsidRPr="00BE068B" w14:paraId="16AC1006" w14:textId="77777777" w:rsidTr="00C20927">
        <w:trPr>
          <w:trHeight w:val="20"/>
        </w:trPr>
        <w:tc>
          <w:tcPr>
            <w:tcW w:w="574" w:type="dxa"/>
            <w:tcBorders>
              <w:top w:val="single" w:sz="4" w:space="0" w:color="000000"/>
              <w:left w:val="single" w:sz="4" w:space="0" w:color="000000"/>
              <w:bottom w:val="single" w:sz="4" w:space="0" w:color="000000"/>
              <w:right w:val="single" w:sz="4" w:space="0" w:color="000000"/>
            </w:tcBorders>
          </w:tcPr>
          <w:p w14:paraId="5DF8EE40" w14:textId="7CE4F919" w:rsidR="00C77E6C" w:rsidRPr="00BE068B" w:rsidRDefault="00C20927" w:rsidP="00F7697D">
            <w:pPr>
              <w:spacing w:after="0"/>
              <w:rPr>
                <w:rFonts w:ascii="Gill Sans MT" w:eastAsia="Calibri" w:hAnsi="Gill Sans MT" w:cs="Times New Roman"/>
              </w:rPr>
            </w:pPr>
            <w:r w:rsidRPr="00BE068B">
              <w:rPr>
                <w:rFonts w:ascii="Gill Sans MT" w:eastAsia="Calibri" w:hAnsi="Gill Sans MT" w:cs="Times New Roman"/>
              </w:rPr>
              <w:t>H5b</w:t>
            </w:r>
          </w:p>
        </w:tc>
        <w:tc>
          <w:tcPr>
            <w:tcW w:w="4677" w:type="dxa"/>
            <w:tcBorders>
              <w:top w:val="single" w:sz="4" w:space="0" w:color="000000"/>
              <w:left w:val="single" w:sz="4" w:space="0" w:color="000000"/>
              <w:bottom w:val="single" w:sz="4" w:space="0" w:color="000000"/>
            </w:tcBorders>
          </w:tcPr>
          <w:p w14:paraId="31D8E571" w14:textId="49C467CF" w:rsidR="00C77E6C" w:rsidRPr="00BE068B" w:rsidRDefault="00C77E6C" w:rsidP="00F7697D">
            <w:pPr>
              <w:spacing w:after="0"/>
              <w:rPr>
                <w:rFonts w:ascii="Gill Sans MT" w:hAnsi="Gill Sans MT"/>
                <w:color w:val="000000"/>
              </w:rPr>
            </w:pPr>
            <w:r w:rsidRPr="00BE068B">
              <w:rPr>
                <w:rFonts w:ascii="Gill Sans MT" w:hAnsi="Gill Sans MT"/>
                <w:w w:val="105"/>
              </w:rPr>
              <w:t>Units (</w:t>
            </w:r>
            <w:r w:rsidRPr="00BE068B">
              <w:rPr>
                <w:rFonts w:ascii="Gill Sans MT" w:hAnsi="Gill Sans MT"/>
                <w:b/>
                <w:w w:val="105"/>
              </w:rPr>
              <w:t>unit4</w:t>
            </w:r>
            <w:r w:rsidRPr="00BE068B">
              <w:rPr>
                <w:rFonts w:ascii="Gill Sans MT" w:hAnsi="Gill Sans MT"/>
                <w:w w:val="105"/>
              </w:rPr>
              <w:t>)</w:t>
            </w:r>
          </w:p>
        </w:tc>
        <w:tc>
          <w:tcPr>
            <w:tcW w:w="4312" w:type="dxa"/>
            <w:gridSpan w:val="2"/>
            <w:tcBorders>
              <w:top w:val="single" w:sz="4" w:space="0" w:color="000000"/>
              <w:bottom w:val="single" w:sz="4" w:space="0" w:color="000000"/>
              <w:right w:val="single" w:sz="18" w:space="0" w:color="000000"/>
            </w:tcBorders>
          </w:tcPr>
          <w:p w14:paraId="68E6F1DF" w14:textId="77777777" w:rsidR="00C77E6C" w:rsidRPr="00BE068B" w:rsidRDefault="00C77E6C" w:rsidP="00F7697D">
            <w:pPr>
              <w:spacing w:after="0"/>
              <w:rPr>
                <w:rFonts w:ascii="Gill Sans MT" w:hAnsi="Gill Sans MT" w:cs="Times New Roman"/>
                <w:w w:val="105"/>
              </w:rPr>
            </w:pPr>
            <w:r w:rsidRPr="00BE068B">
              <w:rPr>
                <w:rFonts w:ascii="Gill Sans MT" w:hAnsi="Gill Sans MT" w:cs="Times New Roman"/>
                <w:w w:val="105"/>
              </w:rPr>
              <w:t>1=Lima</w:t>
            </w:r>
          </w:p>
          <w:p w14:paraId="7ED9DF56" w14:textId="77777777" w:rsidR="00C77E6C" w:rsidRPr="00BE068B" w:rsidRDefault="00C77E6C" w:rsidP="00F7697D">
            <w:pPr>
              <w:spacing w:after="0"/>
              <w:rPr>
                <w:rFonts w:ascii="Gill Sans MT" w:hAnsi="Gill Sans MT" w:cs="Times New Roman"/>
                <w:w w:val="105"/>
              </w:rPr>
            </w:pPr>
            <w:r w:rsidRPr="00BE068B">
              <w:rPr>
                <w:rFonts w:ascii="Gill Sans MT" w:hAnsi="Gill Sans MT" w:cs="Times New Roman"/>
                <w:w w:val="105"/>
              </w:rPr>
              <w:t>2=Acre</w:t>
            </w:r>
          </w:p>
          <w:p w14:paraId="0759D298" w14:textId="77777777" w:rsidR="00C77E6C" w:rsidRPr="00BE068B" w:rsidRDefault="00C77E6C" w:rsidP="00F7697D">
            <w:pPr>
              <w:spacing w:after="0"/>
              <w:rPr>
                <w:rFonts w:ascii="Gill Sans MT" w:hAnsi="Gill Sans MT" w:cs="Times New Roman"/>
                <w:w w:val="105"/>
              </w:rPr>
            </w:pPr>
            <w:r w:rsidRPr="00BE068B">
              <w:rPr>
                <w:rFonts w:ascii="Gill Sans MT" w:hAnsi="Gill Sans MT" w:cs="Times New Roman"/>
                <w:w w:val="105"/>
              </w:rPr>
              <w:t>3=Hectare</w:t>
            </w:r>
          </w:p>
          <w:p w14:paraId="1BF0B782" w14:textId="77777777" w:rsidR="00C77E6C" w:rsidRPr="00BE068B" w:rsidRDefault="00C77E6C" w:rsidP="00F7697D">
            <w:pPr>
              <w:spacing w:after="0"/>
              <w:rPr>
                <w:rFonts w:ascii="Gill Sans MT" w:hAnsi="Gill Sans MT" w:cs="Times New Roman"/>
                <w:w w:val="105"/>
              </w:rPr>
            </w:pPr>
            <w:r w:rsidRPr="00BE068B">
              <w:rPr>
                <w:rFonts w:ascii="Gill Sans MT" w:hAnsi="Gill Sans MT" w:cs="Times New Roman"/>
                <w:w w:val="105"/>
              </w:rPr>
              <w:t>4=Square meter</w:t>
            </w:r>
          </w:p>
          <w:p w14:paraId="7CBCC918" w14:textId="77777777" w:rsidR="00C77E6C" w:rsidRPr="00BE068B" w:rsidRDefault="00C77E6C" w:rsidP="00F7697D">
            <w:pPr>
              <w:spacing w:after="0"/>
              <w:rPr>
                <w:rFonts w:ascii="Gill Sans MT" w:hAnsi="Gill Sans MT" w:cs="Times New Roman"/>
                <w:w w:val="105"/>
              </w:rPr>
            </w:pPr>
            <w:r w:rsidRPr="00BE068B">
              <w:rPr>
                <w:rFonts w:ascii="Gill Sans MT" w:hAnsi="Gill Sans MT" w:cs="Times New Roman"/>
                <w:w w:val="105"/>
              </w:rPr>
              <w:t>5=Steps</w:t>
            </w:r>
          </w:p>
          <w:p w14:paraId="717B99DF" w14:textId="77777777" w:rsidR="00C77E6C" w:rsidRPr="00BE068B" w:rsidRDefault="00C77E6C" w:rsidP="00F7697D">
            <w:pPr>
              <w:spacing w:after="0"/>
              <w:rPr>
                <w:rFonts w:ascii="Gill Sans MT" w:hAnsi="Gill Sans MT"/>
              </w:rPr>
            </w:pPr>
            <w:r w:rsidRPr="00BE068B">
              <w:rPr>
                <w:rFonts w:ascii="Gill Sans MT" w:hAnsi="Gill Sans MT" w:cs="Times New Roman"/>
                <w:w w:val="105"/>
              </w:rPr>
              <w:t>6=Ropes</w:t>
            </w:r>
          </w:p>
          <w:p w14:paraId="2DCAFF77" w14:textId="77777777" w:rsidR="00C77E6C" w:rsidRPr="00BE068B" w:rsidRDefault="00C77E6C" w:rsidP="00F7697D">
            <w:pPr>
              <w:spacing w:after="0"/>
              <w:rPr>
                <w:rFonts w:ascii="Gill Sans MT" w:hAnsi="Gill Sans MT" w:cs="Times New Roman"/>
                <w:i/>
                <w:w w:val="105"/>
              </w:rPr>
            </w:pPr>
            <w:r w:rsidRPr="00BE068B">
              <w:rPr>
                <w:rFonts w:ascii="Gill Sans MT" w:hAnsi="Gill Sans MT" w:cs="Times New Roman"/>
                <w:w w:val="105"/>
              </w:rPr>
              <w:t>888=Don't know</w:t>
            </w:r>
          </w:p>
        </w:tc>
        <w:tc>
          <w:tcPr>
            <w:tcW w:w="732" w:type="dxa"/>
            <w:gridSpan w:val="3"/>
            <w:tcBorders>
              <w:top w:val="single" w:sz="18" w:space="0" w:color="000000"/>
              <w:left w:val="single" w:sz="18" w:space="0" w:color="000000"/>
              <w:bottom w:val="single" w:sz="18" w:space="0" w:color="000000"/>
              <w:right w:val="single" w:sz="18" w:space="0" w:color="000000"/>
            </w:tcBorders>
          </w:tcPr>
          <w:p w14:paraId="5FB75105" w14:textId="77777777" w:rsidR="00C77E6C" w:rsidRPr="00BE068B" w:rsidRDefault="00C77E6C" w:rsidP="00F7697D">
            <w:pPr>
              <w:spacing w:after="0"/>
              <w:rPr>
                <w:rFonts w:ascii="Gill Sans MT" w:eastAsia="Calibri" w:hAnsi="Gill Sans MT" w:cs="Times New Roman"/>
                <w:i/>
                <w:color w:val="A6A6A6"/>
              </w:rPr>
            </w:pPr>
            <w:r w:rsidRPr="00BE068B">
              <w:rPr>
                <w:rFonts w:ascii="Gill Sans MT" w:eastAsia="Calibri" w:hAnsi="Gill Sans MT" w:cs="Times New Roman"/>
                <w:i/>
                <w:color w:val="A6A6A6"/>
              </w:rPr>
              <w:t>(Code)</w:t>
            </w:r>
          </w:p>
        </w:tc>
      </w:tr>
      <w:tr w:rsidR="00C77E6C" w:rsidRPr="00BE068B" w14:paraId="37A029D8" w14:textId="77777777" w:rsidTr="00761418">
        <w:trPr>
          <w:trHeight w:val="20"/>
        </w:trPr>
        <w:tc>
          <w:tcPr>
            <w:tcW w:w="574" w:type="dxa"/>
            <w:tcBorders>
              <w:top w:val="single" w:sz="4" w:space="0" w:color="000000"/>
              <w:left w:val="single" w:sz="4" w:space="0" w:color="000000"/>
              <w:bottom w:val="single" w:sz="4" w:space="0" w:color="000000"/>
              <w:right w:val="single" w:sz="4" w:space="0" w:color="auto"/>
            </w:tcBorders>
          </w:tcPr>
          <w:p w14:paraId="61EF7C89" w14:textId="77353E3F" w:rsidR="00C77E6C" w:rsidRPr="00BE068B" w:rsidRDefault="00C20927" w:rsidP="00F7697D">
            <w:pPr>
              <w:spacing w:after="0"/>
              <w:rPr>
                <w:rFonts w:ascii="Gill Sans MT" w:hAnsi="Gill Sans MT"/>
                <w:w w:val="105"/>
              </w:rPr>
            </w:pPr>
            <w:r w:rsidRPr="00BE068B">
              <w:rPr>
                <w:rFonts w:ascii="Gill Sans MT" w:hAnsi="Gill Sans MT"/>
                <w:w w:val="105"/>
              </w:rPr>
              <w:t>H6</w:t>
            </w:r>
          </w:p>
        </w:tc>
        <w:tc>
          <w:tcPr>
            <w:tcW w:w="9000" w:type="dxa"/>
            <w:gridSpan w:val="4"/>
            <w:tcBorders>
              <w:top w:val="single" w:sz="4" w:space="0" w:color="000000"/>
              <w:left w:val="single" w:sz="4" w:space="0" w:color="auto"/>
              <w:bottom w:val="single" w:sz="4" w:space="0" w:color="000000"/>
              <w:right w:val="single" w:sz="18" w:space="0" w:color="000000"/>
            </w:tcBorders>
          </w:tcPr>
          <w:p w14:paraId="3B89831D" w14:textId="4BF86851" w:rsidR="00C77E6C" w:rsidRPr="00BE068B" w:rsidRDefault="00C77E6C" w:rsidP="00F7697D">
            <w:pPr>
              <w:spacing w:afterLines="20" w:after="48" w:line="240" w:lineRule="auto"/>
              <w:ind w:left="10"/>
              <w:contextualSpacing/>
              <w:rPr>
                <w:rFonts w:ascii="Gill Sans MT" w:hAnsi="Gill Sans MT"/>
                <w:w w:val="105"/>
              </w:rPr>
            </w:pPr>
            <w:r w:rsidRPr="00BE068B">
              <w:rPr>
                <w:rFonts w:ascii="Gill Sans MT" w:hAnsi="Gill Sans MT"/>
                <w:w w:val="105"/>
              </w:rPr>
              <w:t>During this agricultural year (2013/2014), what is the total land that your household lends TO other households? (</w:t>
            </w:r>
            <w:proofErr w:type="spellStart"/>
            <w:proofErr w:type="gramStart"/>
            <w:r w:rsidRPr="00BE068B">
              <w:rPr>
                <w:rFonts w:ascii="Gill Sans MT" w:hAnsi="Gill Sans MT"/>
                <w:b/>
                <w:w w:val="105"/>
              </w:rPr>
              <w:t>landarea</w:t>
            </w:r>
            <w:proofErr w:type="gramEnd"/>
            <w:r w:rsidRPr="00BE068B">
              <w:rPr>
                <w:rFonts w:ascii="Gill Sans MT" w:hAnsi="Gill Sans MT"/>
                <w:b/>
                <w:w w:val="105"/>
              </w:rPr>
              <w:t>_rentout</w:t>
            </w:r>
            <w:proofErr w:type="spellEnd"/>
            <w:r w:rsidRPr="00BE068B">
              <w:rPr>
                <w:rFonts w:ascii="Gill Sans MT" w:hAnsi="Gill Sans MT"/>
                <w:w w:val="105"/>
              </w:rPr>
              <w:t>)</w:t>
            </w:r>
          </w:p>
          <w:p w14:paraId="2577C63B" w14:textId="77777777" w:rsidR="00C77E6C" w:rsidRPr="00BE068B" w:rsidRDefault="00C77E6C" w:rsidP="00F7697D">
            <w:pPr>
              <w:spacing w:after="0"/>
              <w:rPr>
                <w:rFonts w:ascii="Gill Sans MT" w:hAnsi="Gill Sans MT"/>
                <w:w w:val="105"/>
              </w:rPr>
            </w:pPr>
            <w:r w:rsidRPr="00BE068B">
              <w:rPr>
                <w:rFonts w:ascii="Gill Sans MT" w:hAnsi="Gill Sans MT"/>
                <w:i/>
                <w:w w:val="105"/>
              </w:rPr>
              <w:lastRenderedPageBreak/>
              <w:t>No payment or in-kind contribution expected</w:t>
            </w:r>
          </w:p>
        </w:tc>
        <w:tc>
          <w:tcPr>
            <w:tcW w:w="721" w:type="dxa"/>
            <w:gridSpan w:val="2"/>
            <w:tcBorders>
              <w:top w:val="single" w:sz="18" w:space="0" w:color="000000"/>
              <w:left w:val="single" w:sz="18" w:space="0" w:color="000000"/>
              <w:bottom w:val="single" w:sz="18" w:space="0" w:color="000000"/>
              <w:right w:val="single" w:sz="18" w:space="0" w:color="000000"/>
            </w:tcBorders>
          </w:tcPr>
          <w:p w14:paraId="7EFC7EFA" w14:textId="77777777" w:rsidR="00C77E6C" w:rsidRPr="00BE068B" w:rsidRDefault="00C77E6C" w:rsidP="00F7697D">
            <w:pPr>
              <w:spacing w:after="0"/>
              <w:rPr>
                <w:rFonts w:ascii="Gill Sans MT" w:hAnsi="Gill Sans MT"/>
                <w:i/>
                <w:color w:val="A6A6A6" w:themeColor="background1" w:themeShade="A6"/>
              </w:rPr>
            </w:pPr>
            <w:r w:rsidRPr="00BE068B">
              <w:rPr>
                <w:rFonts w:ascii="Gill Sans MT" w:hAnsi="Gill Sans MT"/>
                <w:i/>
                <w:color w:val="A6A6A6" w:themeColor="background1" w:themeShade="A6"/>
              </w:rPr>
              <w:lastRenderedPageBreak/>
              <w:t>(Integer</w:t>
            </w:r>
            <w:r w:rsidRPr="00BE068B">
              <w:rPr>
                <w:rFonts w:ascii="Gill Sans MT" w:hAnsi="Gill Sans MT"/>
                <w:i/>
                <w:color w:val="A6A6A6" w:themeColor="background1" w:themeShade="A6"/>
              </w:rPr>
              <w:lastRenderedPageBreak/>
              <w:t>)</w:t>
            </w:r>
          </w:p>
        </w:tc>
      </w:tr>
      <w:tr w:rsidR="00C77E6C" w:rsidRPr="00BE068B" w14:paraId="09750F49" w14:textId="77777777" w:rsidTr="00C20927">
        <w:trPr>
          <w:trHeight w:val="20"/>
        </w:trPr>
        <w:tc>
          <w:tcPr>
            <w:tcW w:w="574" w:type="dxa"/>
            <w:tcBorders>
              <w:top w:val="single" w:sz="4" w:space="0" w:color="000000"/>
              <w:left w:val="single" w:sz="4" w:space="0" w:color="000000"/>
              <w:bottom w:val="single" w:sz="4" w:space="0" w:color="000000"/>
              <w:right w:val="single" w:sz="4" w:space="0" w:color="000000"/>
            </w:tcBorders>
          </w:tcPr>
          <w:p w14:paraId="16720209" w14:textId="50A1F4FE" w:rsidR="00C77E6C" w:rsidRPr="00BE068B" w:rsidRDefault="00C20927" w:rsidP="00F7697D">
            <w:pPr>
              <w:spacing w:after="0"/>
              <w:rPr>
                <w:rFonts w:ascii="Gill Sans MT" w:eastAsia="Calibri" w:hAnsi="Gill Sans MT" w:cs="Times New Roman"/>
              </w:rPr>
            </w:pPr>
            <w:r w:rsidRPr="00BE068B">
              <w:rPr>
                <w:rFonts w:ascii="Gill Sans MT" w:eastAsia="Calibri" w:hAnsi="Gill Sans MT" w:cs="Times New Roman"/>
              </w:rPr>
              <w:lastRenderedPageBreak/>
              <w:t>H6b</w:t>
            </w:r>
          </w:p>
        </w:tc>
        <w:tc>
          <w:tcPr>
            <w:tcW w:w="4677" w:type="dxa"/>
            <w:tcBorders>
              <w:top w:val="single" w:sz="4" w:space="0" w:color="000000"/>
              <w:left w:val="single" w:sz="4" w:space="0" w:color="000000"/>
              <w:bottom w:val="single" w:sz="4" w:space="0" w:color="000000"/>
            </w:tcBorders>
          </w:tcPr>
          <w:p w14:paraId="2EC4E072" w14:textId="02719E23" w:rsidR="00C77E6C" w:rsidRPr="00BE068B" w:rsidRDefault="00C77E6C" w:rsidP="00F7697D">
            <w:pPr>
              <w:spacing w:after="0"/>
              <w:rPr>
                <w:rFonts w:ascii="Gill Sans MT" w:hAnsi="Gill Sans MT"/>
                <w:color w:val="000000"/>
              </w:rPr>
            </w:pPr>
            <w:r w:rsidRPr="00BE068B">
              <w:rPr>
                <w:rFonts w:ascii="Gill Sans MT" w:hAnsi="Gill Sans MT"/>
                <w:w w:val="105"/>
              </w:rPr>
              <w:t>Units (</w:t>
            </w:r>
            <w:r w:rsidRPr="00BE068B">
              <w:rPr>
                <w:rFonts w:ascii="Gill Sans MT" w:hAnsi="Gill Sans MT"/>
                <w:b/>
                <w:w w:val="105"/>
              </w:rPr>
              <w:t>unit4</w:t>
            </w:r>
            <w:r w:rsidRPr="00BE068B">
              <w:rPr>
                <w:rFonts w:ascii="Gill Sans MT" w:hAnsi="Gill Sans MT"/>
                <w:w w:val="105"/>
              </w:rPr>
              <w:t>)</w:t>
            </w:r>
          </w:p>
        </w:tc>
        <w:tc>
          <w:tcPr>
            <w:tcW w:w="4312" w:type="dxa"/>
            <w:gridSpan w:val="2"/>
            <w:tcBorders>
              <w:top w:val="single" w:sz="4" w:space="0" w:color="000000"/>
              <w:bottom w:val="single" w:sz="4" w:space="0" w:color="000000"/>
              <w:right w:val="single" w:sz="18" w:space="0" w:color="000000"/>
            </w:tcBorders>
          </w:tcPr>
          <w:p w14:paraId="51E352B3" w14:textId="77777777" w:rsidR="00C77E6C" w:rsidRPr="00BE068B" w:rsidRDefault="00C77E6C" w:rsidP="00F7697D">
            <w:pPr>
              <w:spacing w:after="0"/>
              <w:rPr>
                <w:rFonts w:ascii="Gill Sans MT" w:hAnsi="Gill Sans MT" w:cs="Times New Roman"/>
                <w:w w:val="105"/>
              </w:rPr>
            </w:pPr>
            <w:r w:rsidRPr="00BE068B">
              <w:rPr>
                <w:rFonts w:ascii="Gill Sans MT" w:hAnsi="Gill Sans MT" w:cs="Times New Roman"/>
                <w:w w:val="105"/>
              </w:rPr>
              <w:t>1=Lima</w:t>
            </w:r>
          </w:p>
          <w:p w14:paraId="18E87C57" w14:textId="77777777" w:rsidR="00C77E6C" w:rsidRPr="00BE068B" w:rsidRDefault="00C77E6C" w:rsidP="00F7697D">
            <w:pPr>
              <w:spacing w:after="0"/>
              <w:rPr>
                <w:rFonts w:ascii="Gill Sans MT" w:hAnsi="Gill Sans MT" w:cs="Times New Roman"/>
                <w:w w:val="105"/>
              </w:rPr>
            </w:pPr>
            <w:r w:rsidRPr="00BE068B">
              <w:rPr>
                <w:rFonts w:ascii="Gill Sans MT" w:hAnsi="Gill Sans MT" w:cs="Times New Roman"/>
                <w:w w:val="105"/>
              </w:rPr>
              <w:t>2=Acre</w:t>
            </w:r>
          </w:p>
          <w:p w14:paraId="29F6CAE2" w14:textId="77777777" w:rsidR="00C77E6C" w:rsidRPr="00BE068B" w:rsidRDefault="00C77E6C" w:rsidP="00F7697D">
            <w:pPr>
              <w:spacing w:after="0"/>
              <w:rPr>
                <w:rFonts w:ascii="Gill Sans MT" w:hAnsi="Gill Sans MT" w:cs="Times New Roman"/>
                <w:w w:val="105"/>
              </w:rPr>
            </w:pPr>
            <w:r w:rsidRPr="00BE068B">
              <w:rPr>
                <w:rFonts w:ascii="Gill Sans MT" w:hAnsi="Gill Sans MT" w:cs="Times New Roman"/>
                <w:w w:val="105"/>
              </w:rPr>
              <w:t>3=Hectare</w:t>
            </w:r>
          </w:p>
          <w:p w14:paraId="7BD1F932" w14:textId="77777777" w:rsidR="00C77E6C" w:rsidRPr="00BE068B" w:rsidRDefault="00C77E6C" w:rsidP="00F7697D">
            <w:pPr>
              <w:spacing w:after="0"/>
              <w:rPr>
                <w:rFonts w:ascii="Gill Sans MT" w:hAnsi="Gill Sans MT" w:cs="Times New Roman"/>
                <w:w w:val="105"/>
              </w:rPr>
            </w:pPr>
            <w:r w:rsidRPr="00BE068B">
              <w:rPr>
                <w:rFonts w:ascii="Gill Sans MT" w:hAnsi="Gill Sans MT" w:cs="Times New Roman"/>
                <w:w w:val="105"/>
              </w:rPr>
              <w:t>4=Square meter</w:t>
            </w:r>
          </w:p>
          <w:p w14:paraId="4151DCBD" w14:textId="77777777" w:rsidR="00C77E6C" w:rsidRPr="00BE068B" w:rsidRDefault="00C77E6C" w:rsidP="00F7697D">
            <w:pPr>
              <w:spacing w:after="0"/>
              <w:rPr>
                <w:rFonts w:ascii="Gill Sans MT" w:hAnsi="Gill Sans MT" w:cs="Times New Roman"/>
                <w:w w:val="105"/>
              </w:rPr>
            </w:pPr>
            <w:r w:rsidRPr="00BE068B">
              <w:rPr>
                <w:rFonts w:ascii="Gill Sans MT" w:hAnsi="Gill Sans MT" w:cs="Times New Roman"/>
                <w:w w:val="105"/>
              </w:rPr>
              <w:t>5=Steps</w:t>
            </w:r>
          </w:p>
          <w:p w14:paraId="7C8E15F3" w14:textId="77777777" w:rsidR="00C77E6C" w:rsidRPr="00BE068B" w:rsidRDefault="00C77E6C" w:rsidP="00F7697D">
            <w:pPr>
              <w:spacing w:after="0"/>
              <w:rPr>
                <w:rFonts w:ascii="Gill Sans MT" w:hAnsi="Gill Sans MT"/>
              </w:rPr>
            </w:pPr>
            <w:r w:rsidRPr="00BE068B">
              <w:rPr>
                <w:rFonts w:ascii="Gill Sans MT" w:hAnsi="Gill Sans MT" w:cs="Times New Roman"/>
                <w:w w:val="105"/>
              </w:rPr>
              <w:t>6=Ropes</w:t>
            </w:r>
          </w:p>
          <w:p w14:paraId="71ECFC91" w14:textId="77777777" w:rsidR="00C77E6C" w:rsidRPr="00BE068B" w:rsidRDefault="00C77E6C" w:rsidP="00F7697D">
            <w:pPr>
              <w:spacing w:after="0"/>
              <w:rPr>
                <w:rFonts w:ascii="Gill Sans MT" w:hAnsi="Gill Sans MT" w:cs="Times New Roman"/>
                <w:i/>
                <w:w w:val="105"/>
              </w:rPr>
            </w:pPr>
            <w:r w:rsidRPr="00BE068B">
              <w:rPr>
                <w:rFonts w:ascii="Gill Sans MT" w:hAnsi="Gill Sans MT" w:cs="Times New Roman"/>
                <w:w w:val="105"/>
              </w:rPr>
              <w:t>888=Don't know</w:t>
            </w:r>
          </w:p>
        </w:tc>
        <w:tc>
          <w:tcPr>
            <w:tcW w:w="732" w:type="dxa"/>
            <w:gridSpan w:val="3"/>
            <w:tcBorders>
              <w:top w:val="single" w:sz="18" w:space="0" w:color="000000"/>
              <w:left w:val="single" w:sz="18" w:space="0" w:color="000000"/>
              <w:bottom w:val="single" w:sz="18" w:space="0" w:color="000000"/>
              <w:right w:val="single" w:sz="18" w:space="0" w:color="000000"/>
            </w:tcBorders>
          </w:tcPr>
          <w:p w14:paraId="2BA23918" w14:textId="77777777" w:rsidR="00C77E6C" w:rsidRPr="00BE068B" w:rsidRDefault="00C77E6C" w:rsidP="00F7697D">
            <w:pPr>
              <w:spacing w:after="0"/>
              <w:rPr>
                <w:rFonts w:ascii="Gill Sans MT" w:eastAsia="Calibri" w:hAnsi="Gill Sans MT" w:cs="Times New Roman"/>
                <w:i/>
                <w:color w:val="A6A6A6"/>
              </w:rPr>
            </w:pPr>
            <w:r w:rsidRPr="00BE068B">
              <w:rPr>
                <w:rFonts w:ascii="Gill Sans MT" w:eastAsia="Calibri" w:hAnsi="Gill Sans MT" w:cs="Times New Roman"/>
                <w:i/>
                <w:color w:val="A6A6A6"/>
              </w:rPr>
              <w:t>(Code)</w:t>
            </w:r>
          </w:p>
        </w:tc>
      </w:tr>
      <w:tr w:rsidR="00C77E6C" w:rsidRPr="00BE068B" w14:paraId="26ED3478" w14:textId="77777777" w:rsidTr="00761418">
        <w:trPr>
          <w:trHeight w:val="20"/>
        </w:trPr>
        <w:tc>
          <w:tcPr>
            <w:tcW w:w="574" w:type="dxa"/>
            <w:tcBorders>
              <w:top w:val="single" w:sz="4" w:space="0" w:color="000000"/>
              <w:left w:val="single" w:sz="4" w:space="0" w:color="000000"/>
              <w:bottom w:val="single" w:sz="4" w:space="0" w:color="000000"/>
              <w:right w:val="single" w:sz="4" w:space="0" w:color="auto"/>
            </w:tcBorders>
          </w:tcPr>
          <w:p w14:paraId="6AD81485" w14:textId="704082B9" w:rsidR="00C77E6C" w:rsidRPr="00BE068B" w:rsidRDefault="00C20927" w:rsidP="00F7697D">
            <w:pPr>
              <w:spacing w:after="0"/>
              <w:rPr>
                <w:rFonts w:ascii="Gill Sans MT" w:hAnsi="Gill Sans MT"/>
                <w:w w:val="105"/>
              </w:rPr>
            </w:pPr>
            <w:r w:rsidRPr="00BE068B">
              <w:rPr>
                <w:rFonts w:ascii="Gill Sans MT" w:hAnsi="Gill Sans MT"/>
                <w:w w:val="105"/>
              </w:rPr>
              <w:t>H7</w:t>
            </w:r>
          </w:p>
        </w:tc>
        <w:tc>
          <w:tcPr>
            <w:tcW w:w="8910" w:type="dxa"/>
            <w:gridSpan w:val="2"/>
            <w:tcBorders>
              <w:top w:val="single" w:sz="4" w:space="0" w:color="000000"/>
              <w:left w:val="single" w:sz="4" w:space="0" w:color="auto"/>
              <w:bottom w:val="single" w:sz="4" w:space="0" w:color="000000"/>
              <w:right w:val="single" w:sz="18" w:space="0" w:color="000000"/>
            </w:tcBorders>
          </w:tcPr>
          <w:p w14:paraId="7E982A93" w14:textId="4E5939BD" w:rsidR="00C77E6C" w:rsidRPr="00BE068B" w:rsidRDefault="00C77E6C" w:rsidP="00F7697D">
            <w:pPr>
              <w:spacing w:afterLines="20" w:after="48" w:line="240" w:lineRule="auto"/>
              <w:ind w:left="10"/>
              <w:contextualSpacing/>
              <w:rPr>
                <w:rFonts w:ascii="Gill Sans MT" w:hAnsi="Gill Sans MT"/>
                <w:w w:val="105"/>
              </w:rPr>
            </w:pPr>
            <w:r w:rsidRPr="00BE068B">
              <w:rPr>
                <w:rFonts w:ascii="Gill Sans MT" w:hAnsi="Gill Sans MT"/>
                <w:w w:val="105"/>
              </w:rPr>
              <w:t>What is the total number of fields that your household owns? (</w:t>
            </w:r>
            <w:proofErr w:type="spellStart"/>
            <w:proofErr w:type="gramStart"/>
            <w:r w:rsidRPr="00BE068B">
              <w:rPr>
                <w:rFonts w:ascii="Gill Sans MT" w:hAnsi="Gill Sans MT"/>
                <w:b/>
                <w:w w:val="105"/>
              </w:rPr>
              <w:t>totfield</w:t>
            </w:r>
            <w:proofErr w:type="gramEnd"/>
            <w:r w:rsidRPr="00BE068B">
              <w:rPr>
                <w:rFonts w:ascii="Gill Sans MT" w:hAnsi="Gill Sans MT"/>
                <w:b/>
                <w:w w:val="105"/>
              </w:rPr>
              <w:t>_own</w:t>
            </w:r>
            <w:proofErr w:type="spellEnd"/>
            <w:r w:rsidRPr="00BE068B">
              <w:rPr>
                <w:rFonts w:ascii="Gill Sans MT" w:hAnsi="Gill Sans MT"/>
                <w:w w:val="105"/>
              </w:rPr>
              <w:t>)</w:t>
            </w:r>
          </w:p>
          <w:p w14:paraId="2EA637C6" w14:textId="77777777" w:rsidR="00C77E6C" w:rsidRPr="00BE068B" w:rsidRDefault="00C77E6C" w:rsidP="00F7697D">
            <w:pPr>
              <w:spacing w:after="0"/>
              <w:rPr>
                <w:rFonts w:ascii="Gill Sans MT" w:hAnsi="Gill Sans MT"/>
                <w:w w:val="105"/>
              </w:rPr>
            </w:pPr>
            <w:r w:rsidRPr="00BE068B">
              <w:rPr>
                <w:rFonts w:ascii="Gill Sans MT" w:hAnsi="Gill Sans MT"/>
                <w:i/>
                <w:w w:val="105"/>
              </w:rPr>
              <w:t>A field is defined as a piece of land with distinct boundaries defined by land-use</w:t>
            </w:r>
          </w:p>
        </w:tc>
        <w:tc>
          <w:tcPr>
            <w:tcW w:w="811" w:type="dxa"/>
            <w:gridSpan w:val="4"/>
            <w:tcBorders>
              <w:top w:val="single" w:sz="18" w:space="0" w:color="000000"/>
              <w:left w:val="single" w:sz="18" w:space="0" w:color="000000"/>
              <w:bottom w:val="single" w:sz="18" w:space="0" w:color="000000"/>
              <w:right w:val="single" w:sz="18" w:space="0" w:color="000000"/>
            </w:tcBorders>
          </w:tcPr>
          <w:p w14:paraId="39B66FD6" w14:textId="77777777" w:rsidR="00C77E6C" w:rsidRPr="00BE068B" w:rsidRDefault="00C77E6C" w:rsidP="00F7697D">
            <w:pPr>
              <w:spacing w:after="0"/>
              <w:rPr>
                <w:rFonts w:ascii="Gill Sans MT" w:hAnsi="Gill Sans MT"/>
                <w:i/>
                <w:color w:val="A6A6A6" w:themeColor="background1" w:themeShade="A6"/>
              </w:rPr>
            </w:pPr>
            <w:r w:rsidRPr="00BE068B">
              <w:rPr>
                <w:rFonts w:ascii="Gill Sans MT" w:hAnsi="Gill Sans MT"/>
                <w:i/>
                <w:color w:val="A6A6A6" w:themeColor="background1" w:themeShade="A6"/>
              </w:rPr>
              <w:t>(Integer)</w:t>
            </w:r>
          </w:p>
        </w:tc>
      </w:tr>
      <w:tr w:rsidR="00C77E6C" w:rsidRPr="00BE068B" w14:paraId="72868645" w14:textId="77777777" w:rsidTr="00761418">
        <w:trPr>
          <w:trHeight w:val="20"/>
        </w:trPr>
        <w:tc>
          <w:tcPr>
            <w:tcW w:w="574" w:type="dxa"/>
            <w:tcBorders>
              <w:top w:val="single" w:sz="4" w:space="0" w:color="000000"/>
              <w:left w:val="single" w:sz="4" w:space="0" w:color="000000"/>
              <w:bottom w:val="single" w:sz="4" w:space="0" w:color="000000"/>
              <w:right w:val="single" w:sz="4" w:space="0" w:color="auto"/>
            </w:tcBorders>
          </w:tcPr>
          <w:p w14:paraId="75029D42" w14:textId="75E3D3DD" w:rsidR="00C77E6C" w:rsidRPr="00BE068B" w:rsidRDefault="00C20927" w:rsidP="00F7697D">
            <w:pPr>
              <w:spacing w:after="0"/>
              <w:rPr>
                <w:rFonts w:ascii="Gill Sans MT" w:hAnsi="Gill Sans MT"/>
                <w:w w:val="105"/>
              </w:rPr>
            </w:pPr>
            <w:r w:rsidRPr="00BE068B">
              <w:rPr>
                <w:rFonts w:ascii="Gill Sans MT" w:hAnsi="Gill Sans MT"/>
                <w:w w:val="105"/>
              </w:rPr>
              <w:t>H8</w:t>
            </w:r>
          </w:p>
        </w:tc>
        <w:tc>
          <w:tcPr>
            <w:tcW w:w="8910" w:type="dxa"/>
            <w:gridSpan w:val="2"/>
            <w:tcBorders>
              <w:top w:val="single" w:sz="4" w:space="0" w:color="000000"/>
              <w:left w:val="single" w:sz="4" w:space="0" w:color="auto"/>
              <w:bottom w:val="single" w:sz="4" w:space="0" w:color="000000"/>
              <w:right w:val="single" w:sz="18" w:space="0" w:color="000000"/>
            </w:tcBorders>
          </w:tcPr>
          <w:p w14:paraId="0057D9A0" w14:textId="4A90D3C4" w:rsidR="00C77E6C" w:rsidRPr="00BE068B" w:rsidRDefault="00C77E6C" w:rsidP="00F7697D">
            <w:pPr>
              <w:spacing w:after="0"/>
              <w:rPr>
                <w:rFonts w:ascii="Gill Sans MT" w:hAnsi="Gill Sans MT"/>
                <w:w w:val="105"/>
              </w:rPr>
            </w:pPr>
            <w:r w:rsidRPr="00BE068B">
              <w:rPr>
                <w:rFonts w:ascii="Gill Sans MT" w:hAnsi="Gill Sans MT"/>
                <w:w w:val="105"/>
              </w:rPr>
              <w:t>What is the total number of fields that your household RENTS from other households?  (</w:t>
            </w:r>
            <w:proofErr w:type="spellStart"/>
            <w:proofErr w:type="gramStart"/>
            <w:r w:rsidRPr="00BE068B">
              <w:rPr>
                <w:rFonts w:ascii="Gill Sans MT" w:hAnsi="Gill Sans MT"/>
                <w:b/>
                <w:w w:val="105"/>
              </w:rPr>
              <w:t>totfield</w:t>
            </w:r>
            <w:proofErr w:type="gramEnd"/>
            <w:r w:rsidRPr="00BE068B">
              <w:rPr>
                <w:rFonts w:ascii="Gill Sans MT" w:hAnsi="Gill Sans MT"/>
                <w:b/>
                <w:w w:val="105"/>
              </w:rPr>
              <w:t>_rentin</w:t>
            </w:r>
            <w:proofErr w:type="spellEnd"/>
            <w:r w:rsidRPr="00BE068B">
              <w:rPr>
                <w:rFonts w:ascii="Gill Sans MT" w:hAnsi="Gill Sans MT"/>
                <w:w w:val="105"/>
              </w:rPr>
              <w:t>)</w:t>
            </w:r>
          </w:p>
        </w:tc>
        <w:tc>
          <w:tcPr>
            <w:tcW w:w="811" w:type="dxa"/>
            <w:gridSpan w:val="4"/>
            <w:tcBorders>
              <w:top w:val="single" w:sz="18" w:space="0" w:color="000000"/>
              <w:left w:val="single" w:sz="18" w:space="0" w:color="000000"/>
              <w:bottom w:val="single" w:sz="18" w:space="0" w:color="000000"/>
              <w:right w:val="single" w:sz="18" w:space="0" w:color="000000"/>
            </w:tcBorders>
          </w:tcPr>
          <w:p w14:paraId="45449149" w14:textId="77777777" w:rsidR="00C77E6C" w:rsidRPr="00BE068B" w:rsidRDefault="00C77E6C" w:rsidP="00F7697D">
            <w:pPr>
              <w:spacing w:after="0"/>
              <w:rPr>
                <w:rFonts w:ascii="Gill Sans MT" w:hAnsi="Gill Sans MT"/>
                <w:i/>
                <w:color w:val="A6A6A6" w:themeColor="background1" w:themeShade="A6"/>
              </w:rPr>
            </w:pPr>
            <w:r w:rsidRPr="00BE068B">
              <w:rPr>
                <w:rFonts w:ascii="Gill Sans MT" w:hAnsi="Gill Sans MT"/>
                <w:i/>
                <w:color w:val="A6A6A6" w:themeColor="background1" w:themeShade="A6"/>
              </w:rPr>
              <w:t>(Integer)</w:t>
            </w:r>
          </w:p>
        </w:tc>
      </w:tr>
      <w:tr w:rsidR="00C77E6C" w:rsidRPr="00BE068B" w14:paraId="022BC010" w14:textId="77777777" w:rsidTr="00761418">
        <w:trPr>
          <w:trHeight w:val="20"/>
        </w:trPr>
        <w:tc>
          <w:tcPr>
            <w:tcW w:w="574" w:type="dxa"/>
            <w:tcBorders>
              <w:top w:val="single" w:sz="4" w:space="0" w:color="000000"/>
              <w:left w:val="single" w:sz="4" w:space="0" w:color="000000"/>
              <w:bottom w:val="single" w:sz="4" w:space="0" w:color="000000"/>
              <w:right w:val="single" w:sz="4" w:space="0" w:color="auto"/>
            </w:tcBorders>
          </w:tcPr>
          <w:p w14:paraId="2DD9EABF" w14:textId="4043AB6A" w:rsidR="00C77E6C" w:rsidRPr="00BE068B" w:rsidRDefault="00C20927" w:rsidP="00F7697D">
            <w:pPr>
              <w:spacing w:after="0"/>
              <w:rPr>
                <w:rFonts w:ascii="Gill Sans MT" w:hAnsi="Gill Sans MT"/>
                <w:w w:val="105"/>
              </w:rPr>
            </w:pPr>
            <w:r w:rsidRPr="00BE068B">
              <w:rPr>
                <w:rFonts w:ascii="Gill Sans MT" w:hAnsi="Gill Sans MT"/>
                <w:w w:val="105"/>
              </w:rPr>
              <w:t>H9</w:t>
            </w:r>
          </w:p>
        </w:tc>
        <w:tc>
          <w:tcPr>
            <w:tcW w:w="8910" w:type="dxa"/>
            <w:gridSpan w:val="2"/>
            <w:tcBorders>
              <w:top w:val="single" w:sz="4" w:space="0" w:color="000000"/>
              <w:left w:val="single" w:sz="4" w:space="0" w:color="auto"/>
              <w:bottom w:val="single" w:sz="4" w:space="0" w:color="000000"/>
              <w:right w:val="single" w:sz="18" w:space="0" w:color="000000"/>
            </w:tcBorders>
          </w:tcPr>
          <w:p w14:paraId="1C0F6799" w14:textId="237FEA59" w:rsidR="00C77E6C" w:rsidRPr="00BE068B" w:rsidRDefault="00C77E6C" w:rsidP="00F7697D">
            <w:pPr>
              <w:spacing w:after="0"/>
              <w:rPr>
                <w:rFonts w:ascii="Gill Sans MT" w:hAnsi="Gill Sans MT"/>
                <w:w w:val="105"/>
              </w:rPr>
            </w:pPr>
            <w:r w:rsidRPr="00BE068B">
              <w:rPr>
                <w:rFonts w:ascii="Gill Sans MT" w:hAnsi="Gill Sans MT"/>
                <w:w w:val="105"/>
              </w:rPr>
              <w:t>What is the total number of fields that your household BORROWS from other households? (</w:t>
            </w:r>
            <w:proofErr w:type="spellStart"/>
            <w:proofErr w:type="gramStart"/>
            <w:r w:rsidRPr="00BE068B">
              <w:rPr>
                <w:rFonts w:ascii="Gill Sans MT" w:hAnsi="Gill Sans MT"/>
                <w:b/>
                <w:w w:val="105"/>
              </w:rPr>
              <w:t>totfield</w:t>
            </w:r>
            <w:proofErr w:type="gramEnd"/>
            <w:r w:rsidRPr="00BE068B">
              <w:rPr>
                <w:rFonts w:ascii="Gill Sans MT" w:hAnsi="Gill Sans MT"/>
                <w:b/>
                <w:w w:val="105"/>
              </w:rPr>
              <w:t>_borrowin</w:t>
            </w:r>
            <w:proofErr w:type="spellEnd"/>
            <w:r w:rsidRPr="00BE068B">
              <w:rPr>
                <w:rFonts w:ascii="Gill Sans MT" w:hAnsi="Gill Sans MT"/>
                <w:w w:val="105"/>
              </w:rPr>
              <w:t>)</w:t>
            </w:r>
          </w:p>
        </w:tc>
        <w:tc>
          <w:tcPr>
            <w:tcW w:w="811" w:type="dxa"/>
            <w:gridSpan w:val="4"/>
            <w:tcBorders>
              <w:top w:val="single" w:sz="18" w:space="0" w:color="000000"/>
              <w:left w:val="single" w:sz="18" w:space="0" w:color="000000"/>
              <w:bottom w:val="single" w:sz="18" w:space="0" w:color="000000"/>
              <w:right w:val="single" w:sz="18" w:space="0" w:color="000000"/>
            </w:tcBorders>
          </w:tcPr>
          <w:p w14:paraId="160613A1" w14:textId="77777777" w:rsidR="00C77E6C" w:rsidRPr="00BE068B" w:rsidRDefault="00C77E6C" w:rsidP="00F7697D">
            <w:pPr>
              <w:spacing w:after="0"/>
              <w:rPr>
                <w:rFonts w:ascii="Gill Sans MT" w:hAnsi="Gill Sans MT"/>
                <w:i/>
                <w:color w:val="A6A6A6" w:themeColor="background1" w:themeShade="A6"/>
              </w:rPr>
            </w:pPr>
            <w:r w:rsidRPr="00BE068B">
              <w:rPr>
                <w:rFonts w:ascii="Gill Sans MT" w:hAnsi="Gill Sans MT"/>
                <w:i/>
                <w:color w:val="A6A6A6" w:themeColor="background1" w:themeShade="A6"/>
              </w:rPr>
              <w:t>(Integer)</w:t>
            </w:r>
          </w:p>
        </w:tc>
      </w:tr>
      <w:tr w:rsidR="00C77E6C" w:rsidRPr="00BE068B" w14:paraId="46CD00D0" w14:textId="77777777" w:rsidTr="00761418">
        <w:trPr>
          <w:trHeight w:val="20"/>
        </w:trPr>
        <w:tc>
          <w:tcPr>
            <w:tcW w:w="574" w:type="dxa"/>
            <w:tcBorders>
              <w:top w:val="single" w:sz="4" w:space="0" w:color="000000"/>
              <w:left w:val="single" w:sz="4" w:space="0" w:color="000000"/>
              <w:bottom w:val="single" w:sz="4" w:space="0" w:color="000000"/>
              <w:right w:val="single" w:sz="4" w:space="0" w:color="auto"/>
            </w:tcBorders>
          </w:tcPr>
          <w:p w14:paraId="6373DE9B" w14:textId="7F13CB29" w:rsidR="00C77E6C" w:rsidRPr="00BE068B" w:rsidRDefault="00C20927" w:rsidP="00F7697D">
            <w:pPr>
              <w:spacing w:after="0"/>
              <w:rPr>
                <w:rFonts w:ascii="Gill Sans MT" w:hAnsi="Gill Sans MT"/>
                <w:w w:val="105"/>
              </w:rPr>
            </w:pPr>
            <w:r w:rsidRPr="00BE068B">
              <w:rPr>
                <w:rFonts w:ascii="Gill Sans MT" w:hAnsi="Gill Sans MT"/>
                <w:w w:val="105"/>
              </w:rPr>
              <w:t>H10</w:t>
            </w:r>
          </w:p>
        </w:tc>
        <w:tc>
          <w:tcPr>
            <w:tcW w:w="8910" w:type="dxa"/>
            <w:gridSpan w:val="2"/>
            <w:tcBorders>
              <w:top w:val="single" w:sz="4" w:space="0" w:color="000000"/>
              <w:left w:val="single" w:sz="4" w:space="0" w:color="auto"/>
              <w:bottom w:val="single" w:sz="4" w:space="0" w:color="000000"/>
              <w:right w:val="single" w:sz="18" w:space="0" w:color="000000"/>
            </w:tcBorders>
          </w:tcPr>
          <w:p w14:paraId="6F2FD45F" w14:textId="3B7778B3" w:rsidR="00C77E6C" w:rsidRPr="00BE068B" w:rsidRDefault="00C77E6C" w:rsidP="00F7697D">
            <w:pPr>
              <w:spacing w:after="0"/>
              <w:rPr>
                <w:rFonts w:ascii="Gill Sans MT" w:hAnsi="Gill Sans MT"/>
                <w:w w:val="105"/>
              </w:rPr>
            </w:pPr>
            <w:r w:rsidRPr="00BE068B">
              <w:rPr>
                <w:rFonts w:ascii="Gill Sans MT" w:hAnsi="Gill Sans MT"/>
                <w:w w:val="105"/>
              </w:rPr>
              <w:t>What is the total number of fields that your household RENTS-OUT to other households? (</w:t>
            </w:r>
            <w:proofErr w:type="spellStart"/>
            <w:proofErr w:type="gramStart"/>
            <w:r w:rsidRPr="00BE068B">
              <w:rPr>
                <w:rFonts w:ascii="Gill Sans MT" w:hAnsi="Gill Sans MT"/>
                <w:b/>
                <w:w w:val="105"/>
              </w:rPr>
              <w:t>totfield</w:t>
            </w:r>
            <w:proofErr w:type="gramEnd"/>
            <w:r w:rsidRPr="00BE068B">
              <w:rPr>
                <w:rFonts w:ascii="Gill Sans MT" w:hAnsi="Gill Sans MT"/>
                <w:b/>
                <w:w w:val="105"/>
              </w:rPr>
              <w:t>_rentout</w:t>
            </w:r>
            <w:proofErr w:type="spellEnd"/>
            <w:r w:rsidRPr="00BE068B">
              <w:rPr>
                <w:rFonts w:ascii="Gill Sans MT" w:hAnsi="Gill Sans MT"/>
                <w:w w:val="105"/>
              </w:rPr>
              <w:t>)</w:t>
            </w:r>
          </w:p>
        </w:tc>
        <w:tc>
          <w:tcPr>
            <w:tcW w:w="811" w:type="dxa"/>
            <w:gridSpan w:val="4"/>
            <w:tcBorders>
              <w:top w:val="single" w:sz="18" w:space="0" w:color="000000"/>
              <w:left w:val="single" w:sz="18" w:space="0" w:color="000000"/>
              <w:bottom w:val="single" w:sz="18" w:space="0" w:color="000000"/>
              <w:right w:val="single" w:sz="18" w:space="0" w:color="000000"/>
            </w:tcBorders>
          </w:tcPr>
          <w:p w14:paraId="18F33F38" w14:textId="77777777" w:rsidR="00C77E6C" w:rsidRPr="00BE068B" w:rsidRDefault="00C77E6C" w:rsidP="00F7697D">
            <w:pPr>
              <w:spacing w:after="0"/>
              <w:rPr>
                <w:rFonts w:ascii="Gill Sans MT" w:hAnsi="Gill Sans MT"/>
                <w:i/>
                <w:color w:val="A6A6A6" w:themeColor="background1" w:themeShade="A6"/>
              </w:rPr>
            </w:pPr>
            <w:r w:rsidRPr="00BE068B">
              <w:rPr>
                <w:rFonts w:ascii="Gill Sans MT" w:hAnsi="Gill Sans MT"/>
                <w:i/>
                <w:color w:val="A6A6A6" w:themeColor="background1" w:themeShade="A6"/>
              </w:rPr>
              <w:t>(Integer)</w:t>
            </w:r>
          </w:p>
        </w:tc>
      </w:tr>
      <w:tr w:rsidR="00C77E6C" w:rsidRPr="00BE068B" w14:paraId="6C1ADFA9" w14:textId="77777777" w:rsidTr="00761418">
        <w:trPr>
          <w:trHeight w:val="20"/>
        </w:trPr>
        <w:tc>
          <w:tcPr>
            <w:tcW w:w="574" w:type="dxa"/>
            <w:tcBorders>
              <w:top w:val="single" w:sz="4" w:space="0" w:color="000000"/>
              <w:left w:val="single" w:sz="4" w:space="0" w:color="000000"/>
              <w:bottom w:val="single" w:sz="4" w:space="0" w:color="000000"/>
              <w:right w:val="single" w:sz="4" w:space="0" w:color="auto"/>
            </w:tcBorders>
          </w:tcPr>
          <w:p w14:paraId="41A5119D" w14:textId="3565D2F0" w:rsidR="00C77E6C" w:rsidRPr="00BE068B" w:rsidRDefault="00C20927" w:rsidP="00F7697D">
            <w:pPr>
              <w:spacing w:after="0"/>
              <w:rPr>
                <w:rFonts w:ascii="Gill Sans MT" w:hAnsi="Gill Sans MT"/>
                <w:w w:val="105"/>
              </w:rPr>
            </w:pPr>
            <w:r w:rsidRPr="00BE068B">
              <w:rPr>
                <w:rFonts w:ascii="Gill Sans MT" w:hAnsi="Gill Sans MT"/>
                <w:w w:val="105"/>
              </w:rPr>
              <w:t>H11</w:t>
            </w:r>
          </w:p>
        </w:tc>
        <w:tc>
          <w:tcPr>
            <w:tcW w:w="8910" w:type="dxa"/>
            <w:gridSpan w:val="2"/>
            <w:tcBorders>
              <w:top w:val="single" w:sz="4" w:space="0" w:color="000000"/>
              <w:left w:val="single" w:sz="4" w:space="0" w:color="auto"/>
              <w:bottom w:val="single" w:sz="4" w:space="0" w:color="000000"/>
              <w:right w:val="single" w:sz="18" w:space="0" w:color="000000"/>
            </w:tcBorders>
          </w:tcPr>
          <w:p w14:paraId="74A19D02" w14:textId="498D3E6C" w:rsidR="00C77E6C" w:rsidRPr="00BE068B" w:rsidRDefault="00C77E6C" w:rsidP="00F7697D">
            <w:pPr>
              <w:spacing w:after="0"/>
              <w:rPr>
                <w:rFonts w:ascii="Gill Sans MT" w:hAnsi="Gill Sans MT"/>
                <w:w w:val="105"/>
              </w:rPr>
            </w:pPr>
            <w:r w:rsidRPr="00BE068B">
              <w:rPr>
                <w:rFonts w:ascii="Gill Sans MT" w:hAnsi="Gill Sans MT"/>
                <w:w w:val="105"/>
              </w:rPr>
              <w:t>What is the total number of fields that your household LENDS to other households? (</w:t>
            </w:r>
            <w:proofErr w:type="spellStart"/>
            <w:proofErr w:type="gramStart"/>
            <w:r w:rsidRPr="00BE068B">
              <w:rPr>
                <w:rFonts w:ascii="Gill Sans MT" w:hAnsi="Gill Sans MT"/>
                <w:b/>
                <w:w w:val="105"/>
              </w:rPr>
              <w:t>totfield</w:t>
            </w:r>
            <w:proofErr w:type="gramEnd"/>
            <w:r w:rsidRPr="00BE068B">
              <w:rPr>
                <w:rFonts w:ascii="Gill Sans MT" w:hAnsi="Gill Sans MT"/>
                <w:b/>
                <w:w w:val="105"/>
              </w:rPr>
              <w:t>_borrowout</w:t>
            </w:r>
            <w:proofErr w:type="spellEnd"/>
            <w:r w:rsidRPr="00BE068B">
              <w:rPr>
                <w:rFonts w:ascii="Gill Sans MT" w:hAnsi="Gill Sans MT"/>
                <w:w w:val="105"/>
              </w:rPr>
              <w:t>)</w:t>
            </w:r>
          </w:p>
        </w:tc>
        <w:tc>
          <w:tcPr>
            <w:tcW w:w="811" w:type="dxa"/>
            <w:gridSpan w:val="4"/>
            <w:tcBorders>
              <w:top w:val="single" w:sz="18" w:space="0" w:color="000000"/>
              <w:left w:val="single" w:sz="18" w:space="0" w:color="000000"/>
              <w:bottom w:val="single" w:sz="18" w:space="0" w:color="000000"/>
              <w:right w:val="single" w:sz="18" w:space="0" w:color="000000"/>
            </w:tcBorders>
          </w:tcPr>
          <w:p w14:paraId="771141EC" w14:textId="77777777" w:rsidR="00C77E6C" w:rsidRPr="00BE068B" w:rsidRDefault="00C77E6C" w:rsidP="00F7697D">
            <w:pPr>
              <w:spacing w:after="0"/>
              <w:rPr>
                <w:rFonts w:ascii="Gill Sans MT" w:hAnsi="Gill Sans MT"/>
                <w:i/>
                <w:color w:val="A6A6A6" w:themeColor="background1" w:themeShade="A6"/>
              </w:rPr>
            </w:pPr>
            <w:r w:rsidRPr="00BE068B">
              <w:rPr>
                <w:rFonts w:ascii="Gill Sans MT" w:hAnsi="Gill Sans MT"/>
                <w:i/>
                <w:color w:val="A6A6A6" w:themeColor="background1" w:themeShade="A6"/>
              </w:rPr>
              <w:t>(Integer)</w:t>
            </w:r>
          </w:p>
        </w:tc>
      </w:tr>
      <w:tr w:rsidR="00C77E6C" w:rsidRPr="00BE068B" w14:paraId="5A448AD1" w14:textId="77777777" w:rsidTr="00761418">
        <w:trPr>
          <w:trHeight w:val="20"/>
        </w:trPr>
        <w:tc>
          <w:tcPr>
            <w:tcW w:w="574" w:type="dxa"/>
            <w:tcBorders>
              <w:top w:val="single" w:sz="4" w:space="0" w:color="000000"/>
              <w:left w:val="single" w:sz="4" w:space="0" w:color="000000"/>
              <w:bottom w:val="single" w:sz="4" w:space="0" w:color="000000"/>
              <w:right w:val="single" w:sz="4" w:space="0" w:color="auto"/>
            </w:tcBorders>
          </w:tcPr>
          <w:p w14:paraId="5E034A02" w14:textId="1E5A2286" w:rsidR="00C77E6C" w:rsidRPr="00BE068B" w:rsidRDefault="00C20927" w:rsidP="00F7697D">
            <w:pPr>
              <w:spacing w:after="0"/>
              <w:rPr>
                <w:rFonts w:ascii="Gill Sans MT" w:hAnsi="Gill Sans MT"/>
                <w:w w:val="105"/>
              </w:rPr>
            </w:pPr>
            <w:r w:rsidRPr="00BE068B">
              <w:rPr>
                <w:rFonts w:ascii="Gill Sans MT" w:hAnsi="Gill Sans MT"/>
                <w:w w:val="105"/>
              </w:rPr>
              <w:t>H12</w:t>
            </w:r>
          </w:p>
        </w:tc>
        <w:tc>
          <w:tcPr>
            <w:tcW w:w="8910" w:type="dxa"/>
            <w:gridSpan w:val="2"/>
            <w:tcBorders>
              <w:top w:val="single" w:sz="4" w:space="0" w:color="000000"/>
              <w:left w:val="single" w:sz="4" w:space="0" w:color="auto"/>
              <w:bottom w:val="single" w:sz="4" w:space="0" w:color="000000"/>
              <w:right w:val="single" w:sz="18" w:space="0" w:color="000000"/>
            </w:tcBorders>
          </w:tcPr>
          <w:p w14:paraId="3F3B130E" w14:textId="77777777" w:rsidR="00C77E6C" w:rsidRPr="00BE068B" w:rsidRDefault="00C77E6C" w:rsidP="00F7697D">
            <w:pPr>
              <w:spacing w:afterLines="20" w:after="48" w:line="240" w:lineRule="auto"/>
              <w:ind w:left="10"/>
              <w:contextualSpacing/>
              <w:rPr>
                <w:rFonts w:ascii="Gill Sans MT" w:hAnsi="Gill Sans MT"/>
                <w:w w:val="105"/>
              </w:rPr>
            </w:pPr>
            <w:r w:rsidRPr="00BE068B">
              <w:rPr>
                <w:rFonts w:ascii="Gill Sans MT" w:hAnsi="Gill Sans MT"/>
                <w:w w:val="105"/>
              </w:rPr>
              <w:t>Enumerator calculate: How many fields in total does the household own, rent-in, or borrow from another household?</w:t>
            </w:r>
          </w:p>
          <w:p w14:paraId="5856E23E" w14:textId="77777777" w:rsidR="00C77E6C" w:rsidRPr="00BE068B" w:rsidRDefault="00C77E6C" w:rsidP="00F7697D">
            <w:pPr>
              <w:spacing w:after="0"/>
              <w:rPr>
                <w:rFonts w:ascii="Gill Sans MT" w:hAnsi="Gill Sans MT"/>
                <w:w w:val="105"/>
              </w:rPr>
            </w:pPr>
            <w:r w:rsidRPr="00BE068B">
              <w:rPr>
                <w:rFonts w:ascii="Gill Sans MT" w:hAnsi="Gill Sans MT"/>
                <w:i/>
                <w:w w:val="105"/>
              </w:rPr>
              <w:t>This is the number of fields that you will ask the field roster questions about</w:t>
            </w:r>
          </w:p>
        </w:tc>
        <w:tc>
          <w:tcPr>
            <w:tcW w:w="811" w:type="dxa"/>
            <w:gridSpan w:val="4"/>
            <w:tcBorders>
              <w:top w:val="single" w:sz="18" w:space="0" w:color="000000"/>
              <w:left w:val="single" w:sz="18" w:space="0" w:color="000000"/>
              <w:bottom w:val="single" w:sz="18" w:space="0" w:color="000000"/>
              <w:right w:val="single" w:sz="18" w:space="0" w:color="000000"/>
            </w:tcBorders>
          </w:tcPr>
          <w:p w14:paraId="18323C6B" w14:textId="77777777" w:rsidR="00C77E6C" w:rsidRPr="00BE068B" w:rsidRDefault="00C77E6C" w:rsidP="00F7697D">
            <w:pPr>
              <w:spacing w:after="0"/>
              <w:rPr>
                <w:rFonts w:ascii="Gill Sans MT" w:hAnsi="Gill Sans MT"/>
                <w:i/>
                <w:color w:val="A6A6A6" w:themeColor="background1" w:themeShade="A6"/>
              </w:rPr>
            </w:pPr>
            <w:r w:rsidRPr="00BE068B">
              <w:rPr>
                <w:rFonts w:ascii="Gill Sans MT" w:hAnsi="Gill Sans MT"/>
                <w:i/>
                <w:color w:val="A6A6A6" w:themeColor="background1" w:themeShade="A6"/>
              </w:rPr>
              <w:t>(Integer)</w:t>
            </w:r>
          </w:p>
        </w:tc>
      </w:tr>
      <w:tr w:rsidR="00C77E6C" w:rsidRPr="00BE068B" w14:paraId="5D9F0B2E" w14:textId="77777777" w:rsidTr="00761418">
        <w:trPr>
          <w:trHeight w:val="20"/>
        </w:trPr>
        <w:tc>
          <w:tcPr>
            <w:tcW w:w="574" w:type="dxa"/>
            <w:tcBorders>
              <w:top w:val="single" w:sz="4" w:space="0" w:color="000000"/>
              <w:left w:val="single" w:sz="4" w:space="0" w:color="000000"/>
              <w:bottom w:val="single" w:sz="4" w:space="0" w:color="000000"/>
              <w:right w:val="single" w:sz="4" w:space="0" w:color="auto"/>
            </w:tcBorders>
          </w:tcPr>
          <w:p w14:paraId="128E6BBD" w14:textId="02EB2049" w:rsidR="00C77E6C" w:rsidRPr="00BE068B" w:rsidRDefault="00C20927" w:rsidP="00F7697D">
            <w:pPr>
              <w:spacing w:after="0"/>
              <w:rPr>
                <w:rFonts w:ascii="Gill Sans MT" w:hAnsi="Gill Sans MT"/>
                <w:w w:val="105"/>
              </w:rPr>
            </w:pPr>
            <w:r w:rsidRPr="00BE068B">
              <w:rPr>
                <w:rFonts w:ascii="Gill Sans MT" w:hAnsi="Gill Sans MT"/>
                <w:w w:val="105"/>
              </w:rPr>
              <w:t>H13</w:t>
            </w:r>
          </w:p>
        </w:tc>
        <w:tc>
          <w:tcPr>
            <w:tcW w:w="8910" w:type="dxa"/>
            <w:gridSpan w:val="2"/>
            <w:tcBorders>
              <w:top w:val="single" w:sz="4" w:space="0" w:color="000000"/>
              <w:left w:val="single" w:sz="4" w:space="0" w:color="auto"/>
              <w:bottom w:val="single" w:sz="4" w:space="0" w:color="000000"/>
              <w:right w:val="single" w:sz="18" w:space="0" w:color="000000"/>
            </w:tcBorders>
          </w:tcPr>
          <w:p w14:paraId="7CC7F624" w14:textId="0F1BF780" w:rsidR="00C77E6C" w:rsidRPr="00BE068B" w:rsidRDefault="00C77E6C" w:rsidP="00F7697D">
            <w:pPr>
              <w:spacing w:afterLines="20" w:after="48" w:line="240" w:lineRule="auto"/>
              <w:ind w:left="10"/>
              <w:contextualSpacing/>
              <w:rPr>
                <w:rFonts w:ascii="Gill Sans MT" w:hAnsi="Gill Sans MT"/>
                <w:w w:val="105"/>
              </w:rPr>
            </w:pPr>
            <w:r w:rsidRPr="00BE068B">
              <w:rPr>
                <w:rFonts w:ascii="Gill Sans MT" w:hAnsi="Gill Sans MT"/>
                <w:w w:val="105"/>
              </w:rPr>
              <w:t xml:space="preserve">How many of your fields were farmed for subsistence or cash crops during </w:t>
            </w:r>
            <w:del w:id="662" w:author="usaiduser" w:date="2014-11-09T10:56:00Z">
              <w:r w:rsidRPr="00BE068B" w:rsidDel="00076CB1">
                <w:rPr>
                  <w:rFonts w:ascii="Gill Sans MT" w:hAnsi="Gill Sans MT"/>
                  <w:w w:val="105"/>
                </w:rPr>
                <w:delText xml:space="preserve">the </w:delText>
              </w:r>
            </w:del>
            <w:r w:rsidRPr="00BE068B">
              <w:rPr>
                <w:rFonts w:ascii="Gill Sans MT" w:hAnsi="Gill Sans MT"/>
                <w:w w:val="105"/>
              </w:rPr>
              <w:t>this agricultural year (2013/2014)? (</w:t>
            </w:r>
            <w:proofErr w:type="gramStart"/>
            <w:r w:rsidRPr="00BE068B">
              <w:rPr>
                <w:rFonts w:ascii="Gill Sans MT" w:hAnsi="Gill Sans MT"/>
                <w:b/>
                <w:w w:val="105"/>
              </w:rPr>
              <w:t>subsistence</w:t>
            </w:r>
            <w:proofErr w:type="gramEnd"/>
            <w:r w:rsidRPr="00BE068B">
              <w:rPr>
                <w:rFonts w:ascii="Gill Sans MT" w:hAnsi="Gill Sans MT"/>
                <w:w w:val="105"/>
              </w:rPr>
              <w:t>)</w:t>
            </w:r>
          </w:p>
          <w:p w14:paraId="1E3AC408" w14:textId="77777777" w:rsidR="00C77E6C" w:rsidRPr="00BE068B" w:rsidRDefault="00C77E6C" w:rsidP="00F7697D">
            <w:pPr>
              <w:spacing w:after="0"/>
              <w:rPr>
                <w:rFonts w:ascii="Gill Sans MT" w:hAnsi="Gill Sans MT"/>
                <w:w w:val="105"/>
              </w:rPr>
            </w:pPr>
            <w:r w:rsidRPr="00BE068B">
              <w:rPr>
                <w:rFonts w:ascii="Gill Sans MT" w:hAnsi="Gill Sans MT"/>
                <w:i/>
                <w:w w:val="105"/>
              </w:rPr>
              <w:t xml:space="preserve">Only consider land that is owned, rented in, or borrowed, not land that is rented out or </w:t>
            </w:r>
            <w:proofErr w:type="spellStart"/>
            <w:r w:rsidRPr="00BE068B">
              <w:rPr>
                <w:rFonts w:ascii="Gill Sans MT" w:hAnsi="Gill Sans MT"/>
                <w:i/>
                <w:w w:val="105"/>
              </w:rPr>
              <w:t>lended</w:t>
            </w:r>
            <w:proofErr w:type="spellEnd"/>
            <w:r w:rsidRPr="00BE068B">
              <w:rPr>
                <w:rFonts w:ascii="Gill Sans MT" w:hAnsi="Gill Sans MT"/>
                <w:i/>
                <w:w w:val="105"/>
              </w:rPr>
              <w:t xml:space="preserve"> to others</w:t>
            </w:r>
          </w:p>
        </w:tc>
        <w:tc>
          <w:tcPr>
            <w:tcW w:w="811" w:type="dxa"/>
            <w:gridSpan w:val="4"/>
            <w:tcBorders>
              <w:top w:val="single" w:sz="18" w:space="0" w:color="000000"/>
              <w:left w:val="single" w:sz="18" w:space="0" w:color="000000"/>
              <w:bottom w:val="single" w:sz="18" w:space="0" w:color="000000"/>
              <w:right w:val="single" w:sz="18" w:space="0" w:color="000000"/>
            </w:tcBorders>
          </w:tcPr>
          <w:p w14:paraId="4F7F319C" w14:textId="77777777" w:rsidR="00C77E6C" w:rsidRPr="00BE068B" w:rsidRDefault="00C77E6C" w:rsidP="00F7697D">
            <w:pPr>
              <w:spacing w:after="0"/>
              <w:rPr>
                <w:rFonts w:ascii="Gill Sans MT" w:hAnsi="Gill Sans MT"/>
                <w:i/>
                <w:color w:val="A6A6A6" w:themeColor="background1" w:themeShade="A6"/>
              </w:rPr>
            </w:pPr>
            <w:r w:rsidRPr="00BE068B">
              <w:rPr>
                <w:rFonts w:ascii="Gill Sans MT" w:hAnsi="Gill Sans MT"/>
                <w:i/>
                <w:color w:val="A6A6A6" w:themeColor="background1" w:themeShade="A6"/>
              </w:rPr>
              <w:t>(Integer)</w:t>
            </w:r>
          </w:p>
        </w:tc>
      </w:tr>
      <w:tr w:rsidR="00C77E6C" w:rsidRPr="00BE068B" w14:paraId="0CB6EBB3" w14:textId="77777777" w:rsidTr="00761418">
        <w:trPr>
          <w:trHeight w:val="20"/>
        </w:trPr>
        <w:tc>
          <w:tcPr>
            <w:tcW w:w="574" w:type="dxa"/>
            <w:tcBorders>
              <w:top w:val="single" w:sz="4" w:space="0" w:color="000000"/>
              <w:left w:val="single" w:sz="4" w:space="0" w:color="000000"/>
              <w:bottom w:val="single" w:sz="4" w:space="0" w:color="000000"/>
              <w:right w:val="single" w:sz="4" w:space="0" w:color="auto"/>
            </w:tcBorders>
          </w:tcPr>
          <w:p w14:paraId="397CD7ED" w14:textId="11424D70" w:rsidR="00C77E6C" w:rsidRPr="00BE068B" w:rsidRDefault="00C20927" w:rsidP="00F7697D">
            <w:pPr>
              <w:spacing w:after="0"/>
              <w:rPr>
                <w:rFonts w:ascii="Gill Sans MT" w:hAnsi="Gill Sans MT"/>
                <w:w w:val="105"/>
              </w:rPr>
            </w:pPr>
            <w:r w:rsidRPr="00BE068B">
              <w:rPr>
                <w:rFonts w:ascii="Gill Sans MT" w:hAnsi="Gill Sans MT"/>
                <w:w w:val="105"/>
              </w:rPr>
              <w:t>H14</w:t>
            </w:r>
          </w:p>
        </w:tc>
        <w:tc>
          <w:tcPr>
            <w:tcW w:w="8910" w:type="dxa"/>
            <w:gridSpan w:val="2"/>
            <w:tcBorders>
              <w:top w:val="single" w:sz="4" w:space="0" w:color="000000"/>
              <w:left w:val="single" w:sz="4" w:space="0" w:color="auto"/>
              <w:bottom w:val="single" w:sz="4" w:space="0" w:color="000000"/>
              <w:right w:val="single" w:sz="18" w:space="0" w:color="000000"/>
            </w:tcBorders>
          </w:tcPr>
          <w:p w14:paraId="05746E60" w14:textId="0B528CB6" w:rsidR="00C77E6C" w:rsidRPr="00BE068B" w:rsidRDefault="00C77E6C" w:rsidP="00F7697D">
            <w:pPr>
              <w:spacing w:afterLines="20" w:after="48" w:line="240" w:lineRule="auto"/>
              <w:ind w:left="10"/>
              <w:contextualSpacing/>
              <w:rPr>
                <w:rFonts w:ascii="Gill Sans MT" w:hAnsi="Gill Sans MT"/>
                <w:w w:val="105"/>
              </w:rPr>
            </w:pPr>
            <w:r w:rsidRPr="00BE068B">
              <w:rPr>
                <w:rFonts w:ascii="Gill Sans MT" w:hAnsi="Gill Sans MT"/>
                <w:w w:val="105"/>
              </w:rPr>
              <w:t>How many of your fields were used as pastures or other non-</w:t>
            </w:r>
            <w:del w:id="663" w:author="usaiduser" w:date="2014-11-09T10:56:00Z">
              <w:r w:rsidRPr="00BE068B" w:rsidDel="00D3331A">
                <w:rPr>
                  <w:rFonts w:ascii="Gill Sans MT" w:hAnsi="Gill Sans MT"/>
                  <w:w w:val="105"/>
                </w:rPr>
                <w:delText xml:space="preserve">agricultural </w:delText>
              </w:r>
            </w:del>
            <w:ins w:id="664" w:author="usaiduser" w:date="2014-11-09T10:56:00Z">
              <w:r w:rsidR="00D3331A">
                <w:rPr>
                  <w:rFonts w:ascii="Gill Sans MT" w:hAnsi="Gill Sans MT"/>
                  <w:w w:val="105"/>
                </w:rPr>
                <w:t>cropped</w:t>
              </w:r>
              <w:r w:rsidR="00D3331A" w:rsidRPr="00BE068B">
                <w:rPr>
                  <w:rFonts w:ascii="Gill Sans MT" w:hAnsi="Gill Sans MT"/>
                  <w:w w:val="105"/>
                </w:rPr>
                <w:t xml:space="preserve"> </w:t>
              </w:r>
            </w:ins>
            <w:r w:rsidRPr="00BE068B">
              <w:rPr>
                <w:rFonts w:ascii="Gill Sans MT" w:hAnsi="Gill Sans MT"/>
                <w:w w:val="105"/>
              </w:rPr>
              <w:t>uses, during this agricultural year (2013/2014)? (</w:t>
            </w:r>
            <w:proofErr w:type="spellStart"/>
            <w:proofErr w:type="gramStart"/>
            <w:r w:rsidRPr="00BE068B">
              <w:rPr>
                <w:rFonts w:ascii="Gill Sans MT" w:hAnsi="Gill Sans MT"/>
                <w:b/>
                <w:w w:val="105"/>
              </w:rPr>
              <w:t>past</w:t>
            </w:r>
            <w:proofErr w:type="gramEnd"/>
            <w:r w:rsidRPr="00BE068B">
              <w:rPr>
                <w:rFonts w:ascii="Gill Sans MT" w:hAnsi="Gill Sans MT"/>
                <w:b/>
                <w:w w:val="105"/>
              </w:rPr>
              <w:t>_nonagri</w:t>
            </w:r>
            <w:proofErr w:type="spellEnd"/>
            <w:r w:rsidRPr="00BE068B">
              <w:rPr>
                <w:rFonts w:ascii="Gill Sans MT" w:hAnsi="Gill Sans MT"/>
                <w:w w:val="105"/>
              </w:rPr>
              <w:t>)</w:t>
            </w:r>
          </w:p>
          <w:p w14:paraId="5EBB1318" w14:textId="77777777" w:rsidR="00C77E6C" w:rsidRPr="00BE068B" w:rsidRDefault="00C77E6C" w:rsidP="00F7697D">
            <w:pPr>
              <w:spacing w:after="0"/>
              <w:rPr>
                <w:rFonts w:ascii="Gill Sans MT" w:hAnsi="Gill Sans MT"/>
                <w:w w:val="105"/>
              </w:rPr>
            </w:pPr>
            <w:r w:rsidRPr="00BE068B">
              <w:rPr>
                <w:rFonts w:ascii="Gill Sans MT" w:hAnsi="Gill Sans MT"/>
                <w:i/>
                <w:w w:val="105"/>
              </w:rPr>
              <w:t xml:space="preserve">Only consider land that is owned, rented in, or borrowed, not land that is rented out or </w:t>
            </w:r>
            <w:proofErr w:type="spellStart"/>
            <w:r w:rsidRPr="00BE068B">
              <w:rPr>
                <w:rFonts w:ascii="Gill Sans MT" w:hAnsi="Gill Sans MT"/>
                <w:i/>
                <w:w w:val="105"/>
              </w:rPr>
              <w:t>lended</w:t>
            </w:r>
            <w:proofErr w:type="spellEnd"/>
            <w:r w:rsidRPr="00BE068B">
              <w:rPr>
                <w:rFonts w:ascii="Gill Sans MT" w:hAnsi="Gill Sans MT"/>
                <w:i/>
                <w:w w:val="105"/>
              </w:rPr>
              <w:t xml:space="preserve"> to others</w:t>
            </w:r>
          </w:p>
        </w:tc>
        <w:tc>
          <w:tcPr>
            <w:tcW w:w="811" w:type="dxa"/>
            <w:gridSpan w:val="4"/>
            <w:tcBorders>
              <w:top w:val="single" w:sz="18" w:space="0" w:color="000000"/>
              <w:left w:val="single" w:sz="18" w:space="0" w:color="000000"/>
              <w:bottom w:val="single" w:sz="18" w:space="0" w:color="000000"/>
              <w:right w:val="single" w:sz="18" w:space="0" w:color="000000"/>
            </w:tcBorders>
          </w:tcPr>
          <w:p w14:paraId="49D85EBA" w14:textId="77777777" w:rsidR="00C77E6C" w:rsidRPr="00BE068B" w:rsidRDefault="00C77E6C" w:rsidP="00F7697D">
            <w:pPr>
              <w:spacing w:after="0"/>
              <w:rPr>
                <w:rFonts w:ascii="Gill Sans MT" w:hAnsi="Gill Sans MT"/>
                <w:i/>
                <w:color w:val="A6A6A6" w:themeColor="background1" w:themeShade="A6"/>
              </w:rPr>
            </w:pPr>
            <w:r w:rsidRPr="00BE068B">
              <w:rPr>
                <w:rFonts w:ascii="Gill Sans MT" w:hAnsi="Gill Sans MT"/>
                <w:i/>
                <w:color w:val="A6A6A6" w:themeColor="background1" w:themeShade="A6"/>
              </w:rPr>
              <w:t>(Integer)</w:t>
            </w:r>
          </w:p>
        </w:tc>
      </w:tr>
      <w:tr w:rsidR="00C77E6C" w:rsidRPr="00BE068B" w14:paraId="529AC1DE" w14:textId="77777777" w:rsidTr="00761418">
        <w:trPr>
          <w:trHeight w:val="20"/>
        </w:trPr>
        <w:tc>
          <w:tcPr>
            <w:tcW w:w="574" w:type="dxa"/>
            <w:tcBorders>
              <w:top w:val="single" w:sz="4" w:space="0" w:color="000000"/>
              <w:left w:val="single" w:sz="4" w:space="0" w:color="000000"/>
              <w:bottom w:val="single" w:sz="4" w:space="0" w:color="000000"/>
              <w:right w:val="single" w:sz="4" w:space="0" w:color="auto"/>
            </w:tcBorders>
          </w:tcPr>
          <w:p w14:paraId="607CFB9B" w14:textId="4E08DEDF" w:rsidR="00C77E6C" w:rsidRPr="00BE068B" w:rsidRDefault="00C20927" w:rsidP="00F7697D">
            <w:pPr>
              <w:spacing w:after="0"/>
              <w:rPr>
                <w:rFonts w:ascii="Gill Sans MT" w:hAnsi="Gill Sans MT"/>
                <w:w w:val="105"/>
              </w:rPr>
            </w:pPr>
            <w:r w:rsidRPr="00BE068B">
              <w:rPr>
                <w:rFonts w:ascii="Gill Sans MT" w:hAnsi="Gill Sans MT"/>
                <w:w w:val="105"/>
              </w:rPr>
              <w:t>H15</w:t>
            </w:r>
          </w:p>
        </w:tc>
        <w:tc>
          <w:tcPr>
            <w:tcW w:w="8910" w:type="dxa"/>
            <w:gridSpan w:val="2"/>
            <w:tcBorders>
              <w:top w:val="single" w:sz="4" w:space="0" w:color="000000"/>
              <w:left w:val="single" w:sz="4" w:space="0" w:color="auto"/>
              <w:bottom w:val="single" w:sz="4" w:space="0" w:color="000000"/>
              <w:right w:val="single" w:sz="18" w:space="0" w:color="000000"/>
            </w:tcBorders>
          </w:tcPr>
          <w:p w14:paraId="35CD5163" w14:textId="081F3504" w:rsidR="00C77E6C" w:rsidRPr="00BE068B" w:rsidRDefault="00C77E6C" w:rsidP="00F7697D">
            <w:pPr>
              <w:spacing w:afterLines="20" w:after="48" w:line="240" w:lineRule="auto"/>
              <w:ind w:left="10"/>
              <w:contextualSpacing/>
              <w:rPr>
                <w:rFonts w:ascii="Gill Sans MT" w:hAnsi="Gill Sans MT"/>
                <w:w w:val="105"/>
              </w:rPr>
            </w:pPr>
            <w:r w:rsidRPr="00BE068B">
              <w:rPr>
                <w:rFonts w:ascii="Gill Sans MT" w:hAnsi="Gill Sans MT"/>
                <w:w w:val="105"/>
              </w:rPr>
              <w:t>How many of your fields did you leave fallow during this agricultural year (2013/2014)? (</w:t>
            </w:r>
            <w:proofErr w:type="spellStart"/>
            <w:proofErr w:type="gramStart"/>
            <w:r w:rsidRPr="00BE068B">
              <w:rPr>
                <w:rFonts w:ascii="Gill Sans MT" w:hAnsi="Gill Sans MT"/>
                <w:b/>
                <w:w w:val="105"/>
              </w:rPr>
              <w:t>fallowfields</w:t>
            </w:r>
            <w:proofErr w:type="spellEnd"/>
            <w:proofErr w:type="gramEnd"/>
            <w:r w:rsidRPr="00BE068B">
              <w:rPr>
                <w:rFonts w:ascii="Gill Sans MT" w:hAnsi="Gill Sans MT"/>
                <w:w w:val="105"/>
              </w:rPr>
              <w:t>)</w:t>
            </w:r>
          </w:p>
          <w:p w14:paraId="20B801E8" w14:textId="77777777" w:rsidR="00C77E6C" w:rsidRPr="00BE068B" w:rsidRDefault="00C77E6C" w:rsidP="00F7697D">
            <w:pPr>
              <w:spacing w:after="0"/>
              <w:rPr>
                <w:rFonts w:ascii="Gill Sans MT" w:hAnsi="Gill Sans MT"/>
                <w:w w:val="105"/>
              </w:rPr>
            </w:pPr>
            <w:r w:rsidRPr="00BE068B">
              <w:rPr>
                <w:rFonts w:ascii="Gill Sans MT" w:hAnsi="Gill Sans MT"/>
                <w:i/>
                <w:w w:val="105"/>
              </w:rPr>
              <w:t xml:space="preserve">Only consider land that is owned, rented in, or borrowed, not land that is rented out or </w:t>
            </w:r>
            <w:proofErr w:type="spellStart"/>
            <w:r w:rsidRPr="00BE068B">
              <w:rPr>
                <w:rFonts w:ascii="Gill Sans MT" w:hAnsi="Gill Sans MT"/>
                <w:i/>
                <w:w w:val="105"/>
              </w:rPr>
              <w:t>lended</w:t>
            </w:r>
            <w:proofErr w:type="spellEnd"/>
            <w:r w:rsidRPr="00BE068B">
              <w:rPr>
                <w:rFonts w:ascii="Gill Sans MT" w:hAnsi="Gill Sans MT"/>
                <w:i/>
                <w:w w:val="105"/>
              </w:rPr>
              <w:t xml:space="preserve"> to others</w:t>
            </w:r>
          </w:p>
        </w:tc>
        <w:tc>
          <w:tcPr>
            <w:tcW w:w="811" w:type="dxa"/>
            <w:gridSpan w:val="4"/>
            <w:tcBorders>
              <w:top w:val="single" w:sz="18" w:space="0" w:color="000000"/>
              <w:left w:val="single" w:sz="18" w:space="0" w:color="000000"/>
              <w:bottom w:val="single" w:sz="18" w:space="0" w:color="000000"/>
              <w:right w:val="single" w:sz="18" w:space="0" w:color="000000"/>
            </w:tcBorders>
          </w:tcPr>
          <w:p w14:paraId="4E2DEAEF" w14:textId="77777777" w:rsidR="00C77E6C" w:rsidRPr="00BE068B" w:rsidRDefault="00C77E6C" w:rsidP="00F7697D">
            <w:pPr>
              <w:spacing w:after="0"/>
              <w:rPr>
                <w:rFonts w:ascii="Gill Sans MT" w:hAnsi="Gill Sans MT"/>
                <w:i/>
                <w:color w:val="A6A6A6" w:themeColor="background1" w:themeShade="A6"/>
              </w:rPr>
            </w:pPr>
            <w:r w:rsidRPr="00BE068B">
              <w:rPr>
                <w:rFonts w:ascii="Gill Sans MT" w:hAnsi="Gill Sans MT"/>
                <w:i/>
                <w:color w:val="A6A6A6" w:themeColor="background1" w:themeShade="A6"/>
              </w:rPr>
              <w:t>(Integer)</w:t>
            </w:r>
          </w:p>
        </w:tc>
      </w:tr>
      <w:tr w:rsidR="00C77E6C" w:rsidRPr="00BE068B" w14:paraId="7BF57CC7" w14:textId="77777777" w:rsidTr="00761418">
        <w:trPr>
          <w:trHeight w:val="20"/>
        </w:trPr>
        <w:tc>
          <w:tcPr>
            <w:tcW w:w="574" w:type="dxa"/>
            <w:tcBorders>
              <w:top w:val="single" w:sz="4" w:space="0" w:color="000000"/>
              <w:left w:val="single" w:sz="4" w:space="0" w:color="000000"/>
              <w:bottom w:val="single" w:sz="4" w:space="0" w:color="000000"/>
              <w:right w:val="single" w:sz="4" w:space="0" w:color="auto"/>
            </w:tcBorders>
          </w:tcPr>
          <w:p w14:paraId="160C42D5" w14:textId="455B005B" w:rsidR="00C77E6C" w:rsidRPr="00BE068B" w:rsidRDefault="00C20927" w:rsidP="00F7697D">
            <w:pPr>
              <w:spacing w:after="0"/>
              <w:rPr>
                <w:rFonts w:ascii="Gill Sans MT" w:hAnsi="Gill Sans MT"/>
                <w:w w:val="105"/>
              </w:rPr>
            </w:pPr>
            <w:r w:rsidRPr="00BE068B">
              <w:rPr>
                <w:rFonts w:ascii="Gill Sans MT" w:hAnsi="Gill Sans MT"/>
                <w:w w:val="105"/>
              </w:rPr>
              <w:t>H16</w:t>
            </w:r>
          </w:p>
        </w:tc>
        <w:tc>
          <w:tcPr>
            <w:tcW w:w="8910" w:type="dxa"/>
            <w:gridSpan w:val="2"/>
            <w:tcBorders>
              <w:top w:val="single" w:sz="4" w:space="0" w:color="000000"/>
              <w:left w:val="single" w:sz="4" w:space="0" w:color="auto"/>
              <w:bottom w:val="single" w:sz="4" w:space="0" w:color="000000"/>
              <w:right w:val="single" w:sz="18" w:space="0" w:color="000000"/>
            </w:tcBorders>
          </w:tcPr>
          <w:p w14:paraId="6F6CAF68" w14:textId="527D2E33" w:rsidR="00C77E6C" w:rsidRPr="00BE068B" w:rsidRDefault="00C77E6C" w:rsidP="00F7697D">
            <w:pPr>
              <w:pStyle w:val="longtableQtext"/>
              <w:spacing w:afterLines="20" w:after="48" w:line="240" w:lineRule="auto"/>
              <w:ind w:left="10"/>
              <w:contextualSpacing/>
              <w:rPr>
                <w:rFonts w:ascii="Gill Sans MT" w:hAnsi="Gill Sans MT"/>
                <w:color w:val="auto"/>
                <w:w w:val="105"/>
              </w:rPr>
            </w:pPr>
            <w:r w:rsidRPr="00BE068B">
              <w:rPr>
                <w:rFonts w:ascii="Gill Sans MT" w:hAnsi="Gill Sans MT"/>
                <w:color w:val="auto"/>
                <w:w w:val="105"/>
              </w:rPr>
              <w:t>How many fields did your household plant agroforestry trees on during this agricultural year (2013/2014)? (</w:t>
            </w:r>
            <w:proofErr w:type="spellStart"/>
            <w:proofErr w:type="gramStart"/>
            <w:r w:rsidRPr="00BE068B">
              <w:rPr>
                <w:rFonts w:ascii="Gill Sans MT" w:hAnsi="Gill Sans MT"/>
                <w:b/>
                <w:color w:val="auto"/>
                <w:w w:val="105"/>
              </w:rPr>
              <w:t>tno</w:t>
            </w:r>
            <w:proofErr w:type="gramEnd"/>
            <w:r w:rsidRPr="00BE068B">
              <w:rPr>
                <w:rFonts w:ascii="Gill Sans MT" w:hAnsi="Gill Sans MT"/>
                <w:b/>
                <w:color w:val="auto"/>
                <w:w w:val="105"/>
              </w:rPr>
              <w:t>_fields</w:t>
            </w:r>
            <w:proofErr w:type="spellEnd"/>
            <w:r w:rsidRPr="00BE068B">
              <w:rPr>
                <w:rFonts w:ascii="Gill Sans MT" w:hAnsi="Gill Sans MT"/>
                <w:color w:val="auto"/>
                <w:w w:val="105"/>
              </w:rPr>
              <w:t>)</w:t>
            </w:r>
          </w:p>
          <w:p w14:paraId="3792144E" w14:textId="77777777" w:rsidR="00C77E6C" w:rsidRPr="00BE068B" w:rsidRDefault="00C77E6C" w:rsidP="00F7697D">
            <w:pPr>
              <w:spacing w:after="0"/>
              <w:rPr>
                <w:rFonts w:ascii="Gill Sans MT" w:hAnsi="Gill Sans MT"/>
                <w:w w:val="105"/>
              </w:rPr>
            </w:pPr>
            <w:r w:rsidRPr="00BE068B">
              <w:rPr>
                <w:rFonts w:ascii="Gill Sans MT" w:hAnsi="Gill Sans MT"/>
                <w:i/>
                <w:w w:val="105"/>
              </w:rPr>
              <w:t xml:space="preserve">Agroforestry trees include </w:t>
            </w:r>
            <w:proofErr w:type="spellStart"/>
            <w:r w:rsidRPr="00BE068B">
              <w:rPr>
                <w:rFonts w:ascii="Gill Sans MT" w:hAnsi="Gill Sans MT"/>
                <w:i/>
                <w:w w:val="105"/>
              </w:rPr>
              <w:t>musangu</w:t>
            </w:r>
            <w:proofErr w:type="spellEnd"/>
            <w:r w:rsidRPr="00BE068B">
              <w:rPr>
                <w:rFonts w:ascii="Gill Sans MT" w:hAnsi="Gill Sans MT"/>
                <w:i/>
                <w:w w:val="105"/>
              </w:rPr>
              <w:t xml:space="preserve">, </w:t>
            </w:r>
            <w:proofErr w:type="spellStart"/>
            <w:r w:rsidRPr="00BE068B">
              <w:rPr>
                <w:rFonts w:ascii="Gill Sans MT" w:hAnsi="Gill Sans MT"/>
                <w:i/>
                <w:w w:val="105"/>
              </w:rPr>
              <w:t>glricidia</w:t>
            </w:r>
            <w:proofErr w:type="spellEnd"/>
            <w:r w:rsidRPr="00BE068B">
              <w:rPr>
                <w:rFonts w:ascii="Gill Sans MT" w:hAnsi="Gill Sans MT"/>
                <w:i/>
                <w:w w:val="105"/>
              </w:rPr>
              <w:t xml:space="preserve">, </w:t>
            </w:r>
            <w:proofErr w:type="spellStart"/>
            <w:r w:rsidRPr="00BE068B">
              <w:rPr>
                <w:rFonts w:ascii="Gill Sans MT" w:hAnsi="Gill Sans MT"/>
                <w:i/>
                <w:w w:val="105"/>
              </w:rPr>
              <w:t>ububa</w:t>
            </w:r>
            <w:proofErr w:type="spellEnd"/>
            <w:r w:rsidRPr="00BE068B">
              <w:rPr>
                <w:rFonts w:ascii="Gill Sans MT" w:hAnsi="Gill Sans MT"/>
                <w:i/>
                <w:w w:val="105"/>
              </w:rPr>
              <w:t>, etc. Do not include pigeon peas or cowpeas.</w:t>
            </w:r>
          </w:p>
        </w:tc>
        <w:tc>
          <w:tcPr>
            <w:tcW w:w="811" w:type="dxa"/>
            <w:gridSpan w:val="4"/>
            <w:tcBorders>
              <w:top w:val="single" w:sz="18" w:space="0" w:color="000000"/>
              <w:left w:val="single" w:sz="18" w:space="0" w:color="000000"/>
              <w:bottom w:val="single" w:sz="18" w:space="0" w:color="000000"/>
              <w:right w:val="single" w:sz="18" w:space="0" w:color="000000"/>
            </w:tcBorders>
          </w:tcPr>
          <w:p w14:paraId="7A21C0FC" w14:textId="77777777" w:rsidR="00C77E6C" w:rsidRPr="00BE068B" w:rsidRDefault="00C77E6C" w:rsidP="00F7697D">
            <w:pPr>
              <w:spacing w:after="0"/>
              <w:rPr>
                <w:rFonts w:ascii="Gill Sans MT" w:hAnsi="Gill Sans MT"/>
                <w:i/>
                <w:color w:val="A6A6A6" w:themeColor="background1" w:themeShade="A6"/>
              </w:rPr>
            </w:pPr>
            <w:r w:rsidRPr="00BE068B">
              <w:rPr>
                <w:rFonts w:ascii="Gill Sans MT" w:hAnsi="Gill Sans MT"/>
                <w:i/>
                <w:color w:val="A6A6A6" w:themeColor="background1" w:themeShade="A6"/>
              </w:rPr>
              <w:t>(Integer)</w:t>
            </w:r>
          </w:p>
        </w:tc>
      </w:tr>
      <w:tr w:rsidR="00EF7147" w:rsidRPr="00BE068B" w14:paraId="2F35E80B" w14:textId="77777777" w:rsidTr="00761418">
        <w:trPr>
          <w:trHeight w:val="20"/>
        </w:trPr>
        <w:tc>
          <w:tcPr>
            <w:tcW w:w="574" w:type="dxa"/>
            <w:tcBorders>
              <w:top w:val="single" w:sz="4" w:space="0" w:color="000000"/>
              <w:left w:val="single" w:sz="4" w:space="0" w:color="000000"/>
              <w:bottom w:val="single" w:sz="4" w:space="0" w:color="000000"/>
              <w:right w:val="single" w:sz="4" w:space="0" w:color="auto"/>
            </w:tcBorders>
          </w:tcPr>
          <w:p w14:paraId="105BD7AD" w14:textId="77777777" w:rsidR="00EF7147" w:rsidRPr="00BE068B" w:rsidRDefault="00EF7147" w:rsidP="00F7697D">
            <w:pPr>
              <w:spacing w:after="0"/>
              <w:rPr>
                <w:rFonts w:ascii="Gill Sans MT" w:hAnsi="Gill Sans MT"/>
                <w:w w:val="105"/>
              </w:rPr>
            </w:pPr>
          </w:p>
        </w:tc>
        <w:tc>
          <w:tcPr>
            <w:tcW w:w="8910" w:type="dxa"/>
            <w:gridSpan w:val="2"/>
            <w:tcBorders>
              <w:top w:val="single" w:sz="4" w:space="0" w:color="000000"/>
              <w:left w:val="single" w:sz="4" w:space="0" w:color="auto"/>
              <w:bottom w:val="single" w:sz="4" w:space="0" w:color="000000"/>
              <w:right w:val="single" w:sz="18" w:space="0" w:color="000000"/>
            </w:tcBorders>
          </w:tcPr>
          <w:p w14:paraId="4213BC39" w14:textId="4672E9CD" w:rsidR="00EF7147" w:rsidRPr="00BE068B" w:rsidRDefault="00EF7147" w:rsidP="00F7697D">
            <w:pPr>
              <w:pStyle w:val="longtableQtext"/>
              <w:spacing w:afterLines="20" w:after="48" w:line="240" w:lineRule="auto"/>
              <w:ind w:left="10"/>
              <w:contextualSpacing/>
              <w:rPr>
                <w:rFonts w:ascii="Gill Sans MT" w:hAnsi="Gill Sans MT"/>
                <w:color w:val="auto"/>
                <w:w w:val="105"/>
              </w:rPr>
            </w:pPr>
            <w:r w:rsidRPr="00BE068B">
              <w:rPr>
                <w:rFonts w:ascii="Gill Sans MT" w:hAnsi="Gill Sans MT"/>
                <w:color w:val="auto"/>
                <w:w w:val="105"/>
              </w:rPr>
              <w:t>How many fields did your household clear during this agricultural year (2013/2014)</w:t>
            </w:r>
          </w:p>
          <w:p w14:paraId="2E6DBB53" w14:textId="2697C023" w:rsidR="00EF7147" w:rsidRPr="00F86AA7" w:rsidRDefault="00EF7147" w:rsidP="00F7697D">
            <w:pPr>
              <w:pStyle w:val="longtableQtext"/>
              <w:keepNext/>
              <w:spacing w:afterLines="20" w:after="48" w:line="240" w:lineRule="auto"/>
              <w:ind w:left="10"/>
              <w:contextualSpacing/>
              <w:outlineLvl w:val="7"/>
              <w:rPr>
                <w:rFonts w:ascii="Gill Sans MT" w:hAnsi="Gill Sans MT"/>
                <w:i/>
                <w:color w:val="auto"/>
                <w:w w:val="105"/>
              </w:rPr>
            </w:pPr>
            <w:r w:rsidRPr="00F86AA7">
              <w:rPr>
                <w:rFonts w:ascii="Gill Sans MT" w:hAnsi="Gill Sans MT"/>
                <w:i/>
                <w:color w:val="auto"/>
                <w:w w:val="105"/>
              </w:rPr>
              <w:t xml:space="preserve">Only consider land that is owned, rented in, or borrowed, not land that is rented out or </w:t>
            </w:r>
            <w:proofErr w:type="spellStart"/>
            <w:r w:rsidRPr="00F86AA7">
              <w:rPr>
                <w:rFonts w:ascii="Gill Sans MT" w:hAnsi="Gill Sans MT"/>
                <w:i/>
                <w:color w:val="auto"/>
                <w:w w:val="105"/>
              </w:rPr>
              <w:t>lended</w:t>
            </w:r>
            <w:proofErr w:type="spellEnd"/>
            <w:r w:rsidRPr="00F86AA7">
              <w:rPr>
                <w:rFonts w:ascii="Gill Sans MT" w:hAnsi="Gill Sans MT"/>
                <w:i/>
                <w:color w:val="auto"/>
                <w:w w:val="105"/>
              </w:rPr>
              <w:t xml:space="preserve"> to others</w:t>
            </w:r>
          </w:p>
        </w:tc>
        <w:tc>
          <w:tcPr>
            <w:tcW w:w="811" w:type="dxa"/>
            <w:gridSpan w:val="4"/>
            <w:tcBorders>
              <w:top w:val="single" w:sz="18" w:space="0" w:color="000000"/>
              <w:left w:val="single" w:sz="18" w:space="0" w:color="000000"/>
              <w:bottom w:val="single" w:sz="18" w:space="0" w:color="000000"/>
              <w:right w:val="single" w:sz="18" w:space="0" w:color="000000"/>
            </w:tcBorders>
          </w:tcPr>
          <w:p w14:paraId="42B830D3" w14:textId="23170DA3" w:rsidR="00EF7147" w:rsidRPr="00BE068B" w:rsidRDefault="00EF7147" w:rsidP="00F7697D">
            <w:pPr>
              <w:spacing w:after="0"/>
              <w:rPr>
                <w:rFonts w:ascii="Gill Sans MT" w:hAnsi="Gill Sans MT"/>
                <w:i/>
                <w:color w:val="A6A6A6" w:themeColor="background1" w:themeShade="A6"/>
              </w:rPr>
            </w:pPr>
            <w:r w:rsidRPr="00BE068B">
              <w:rPr>
                <w:rFonts w:ascii="Gill Sans MT" w:hAnsi="Gill Sans MT"/>
                <w:i/>
                <w:color w:val="A6A6A6" w:themeColor="background1" w:themeShade="A6"/>
              </w:rPr>
              <w:t>(Integer)</w:t>
            </w:r>
          </w:p>
        </w:tc>
      </w:tr>
      <w:tr w:rsidR="00EF7147" w:rsidRPr="00BE068B" w14:paraId="0DF114D0" w14:textId="77777777" w:rsidTr="00761418">
        <w:trPr>
          <w:trHeight w:val="20"/>
        </w:trPr>
        <w:tc>
          <w:tcPr>
            <w:tcW w:w="574" w:type="dxa"/>
            <w:tcBorders>
              <w:top w:val="single" w:sz="4" w:space="0" w:color="000000"/>
              <w:left w:val="single" w:sz="4" w:space="0" w:color="000000"/>
              <w:bottom w:val="single" w:sz="4" w:space="0" w:color="000000"/>
              <w:right w:val="single" w:sz="4" w:space="0" w:color="auto"/>
            </w:tcBorders>
          </w:tcPr>
          <w:p w14:paraId="2E4C2B26" w14:textId="77777777" w:rsidR="00EF7147" w:rsidRPr="00BE068B" w:rsidRDefault="00EF7147" w:rsidP="00F7697D">
            <w:pPr>
              <w:spacing w:after="0"/>
              <w:rPr>
                <w:rFonts w:ascii="Gill Sans MT" w:hAnsi="Gill Sans MT"/>
                <w:w w:val="105"/>
              </w:rPr>
            </w:pPr>
          </w:p>
        </w:tc>
        <w:tc>
          <w:tcPr>
            <w:tcW w:w="8910" w:type="dxa"/>
            <w:gridSpan w:val="2"/>
            <w:tcBorders>
              <w:top w:val="single" w:sz="4" w:space="0" w:color="000000"/>
              <w:left w:val="single" w:sz="4" w:space="0" w:color="auto"/>
              <w:bottom w:val="single" w:sz="4" w:space="0" w:color="000000"/>
              <w:right w:val="single" w:sz="18" w:space="0" w:color="000000"/>
            </w:tcBorders>
          </w:tcPr>
          <w:p w14:paraId="4180312B" w14:textId="3B5C0F0F" w:rsidR="00EF7147" w:rsidRPr="00BE068B" w:rsidRDefault="00EF7147" w:rsidP="00F7697D">
            <w:pPr>
              <w:pStyle w:val="longtableQtext"/>
              <w:spacing w:afterLines="20" w:after="48" w:line="240" w:lineRule="auto"/>
              <w:ind w:left="10"/>
              <w:contextualSpacing/>
              <w:rPr>
                <w:rFonts w:ascii="Gill Sans MT" w:hAnsi="Gill Sans MT"/>
                <w:color w:val="auto"/>
                <w:w w:val="105"/>
              </w:rPr>
            </w:pPr>
            <w:r w:rsidRPr="00BE068B">
              <w:rPr>
                <w:rFonts w:ascii="Gill Sans MT" w:hAnsi="Gill Sans MT"/>
                <w:color w:val="auto"/>
                <w:w w:val="105"/>
              </w:rPr>
              <w:t>How many MORE</w:t>
            </w:r>
            <w:ins w:id="665" w:author="Heather Huntington" w:date="2014-11-17T22:32:00Z">
              <w:r w:rsidR="009127AB">
                <w:rPr>
                  <w:rFonts w:ascii="Gill Sans MT" w:hAnsi="Gill Sans MT"/>
                  <w:color w:val="auto"/>
                  <w:w w:val="105"/>
                </w:rPr>
                <w:t xml:space="preserve"> new acres of land </w:t>
              </w:r>
            </w:ins>
            <w:del w:id="666" w:author="Heather Huntington" w:date="2014-11-17T22:32:00Z">
              <w:r w:rsidRPr="00BE068B" w:rsidDel="009127AB">
                <w:rPr>
                  <w:rFonts w:ascii="Gill Sans MT" w:hAnsi="Gill Sans MT"/>
                  <w:color w:val="auto"/>
                  <w:w w:val="105"/>
                </w:rPr>
                <w:delText xml:space="preserve"> </w:delText>
              </w:r>
            </w:del>
            <w:commentRangeStart w:id="667"/>
            <w:proofErr w:type="spellStart"/>
            <w:r w:rsidRPr="00BE068B">
              <w:rPr>
                <w:rFonts w:ascii="Gill Sans MT" w:hAnsi="Gill Sans MT"/>
                <w:color w:val="auto"/>
                <w:w w:val="105"/>
              </w:rPr>
              <w:t>f</w:t>
            </w:r>
            <w:del w:id="668" w:author="Heather Huntington" w:date="2014-11-17T22:33:00Z">
              <w:r w:rsidRPr="00BE068B" w:rsidDel="009127AB">
                <w:rPr>
                  <w:rFonts w:ascii="Gill Sans MT" w:hAnsi="Gill Sans MT"/>
                  <w:color w:val="auto"/>
                  <w:w w:val="105"/>
                </w:rPr>
                <w:delText xml:space="preserve">ields </w:delText>
              </w:r>
              <w:commentRangeEnd w:id="667"/>
              <w:r w:rsidR="00D01498" w:rsidDel="009127AB">
                <w:rPr>
                  <w:rStyle w:val="CommentReference"/>
                  <w:rFonts w:asciiTheme="minorHAnsi" w:eastAsiaTheme="minorHAnsi" w:hAnsiTheme="minorHAnsi"/>
                  <w:color w:val="auto"/>
                </w:rPr>
                <w:commentReference w:id="667"/>
              </w:r>
              <w:r w:rsidRPr="00BE068B" w:rsidDel="009127AB">
                <w:rPr>
                  <w:rFonts w:ascii="Gill Sans MT" w:hAnsi="Gill Sans MT"/>
                  <w:color w:val="auto"/>
                  <w:w w:val="105"/>
                </w:rPr>
                <w:delText>d</w:delText>
              </w:r>
            </w:del>
            <w:r w:rsidRPr="00BE068B">
              <w:rPr>
                <w:rFonts w:ascii="Gill Sans MT" w:hAnsi="Gill Sans MT"/>
                <w:color w:val="auto"/>
                <w:w w:val="105"/>
              </w:rPr>
              <w:t>o</w:t>
            </w:r>
            <w:proofErr w:type="spellEnd"/>
            <w:r w:rsidRPr="00BE068B">
              <w:rPr>
                <w:rFonts w:ascii="Gill Sans MT" w:hAnsi="Gill Sans MT"/>
                <w:color w:val="auto"/>
                <w:w w:val="105"/>
              </w:rPr>
              <w:t xml:space="preserve"> you plan to clear in the next 3 years (</w:t>
            </w:r>
            <w:proofErr w:type="spellStart"/>
            <w:r w:rsidRPr="00BE068B">
              <w:rPr>
                <w:rFonts w:ascii="Gill Sans MT" w:hAnsi="Gill Sans MT"/>
                <w:color w:val="auto"/>
                <w:w w:val="105"/>
              </w:rPr>
              <w:t>ie</w:t>
            </w:r>
            <w:proofErr w:type="spellEnd"/>
            <w:r w:rsidRPr="00BE068B">
              <w:rPr>
                <w:rFonts w:ascii="Gill Sans MT" w:hAnsi="Gill Sans MT"/>
                <w:color w:val="auto"/>
                <w:w w:val="105"/>
              </w:rPr>
              <w:t>: by 2018)?</w:t>
            </w:r>
          </w:p>
          <w:p w14:paraId="3B201EBB" w14:textId="619B78BD" w:rsidR="00EF7147" w:rsidRPr="00761418" w:rsidRDefault="009127AB" w:rsidP="00F442AD">
            <w:pPr>
              <w:pStyle w:val="longtableQtext"/>
              <w:spacing w:afterLines="20" w:after="48" w:line="240" w:lineRule="auto"/>
              <w:ind w:left="10"/>
              <w:contextualSpacing/>
              <w:rPr>
                <w:rFonts w:ascii="Gill Sans MT" w:hAnsi="Gill Sans MT"/>
                <w:i/>
                <w:color w:val="auto"/>
                <w:w w:val="105"/>
              </w:rPr>
            </w:pPr>
            <w:ins w:id="669" w:author="Heather Huntington" w:date="2014-11-17T22:33:00Z">
              <w:r>
                <w:rPr>
                  <w:rFonts w:ascii="Gill Sans MT" w:hAnsi="Gill Sans MT"/>
                  <w:i/>
                  <w:color w:val="auto"/>
                  <w:w w:val="105"/>
                </w:rPr>
                <w:t xml:space="preserve">Enumerator – This refers to forested/undeveloped land. </w:t>
              </w:r>
            </w:ins>
            <w:del w:id="670" w:author="Heather Huntington" w:date="2014-11-17T22:32:00Z">
              <w:r w:rsidR="00EF7147" w:rsidRPr="00761418" w:rsidDel="009127AB">
                <w:rPr>
                  <w:rFonts w:ascii="Gill Sans MT" w:hAnsi="Gill Sans MT"/>
                  <w:i/>
                  <w:color w:val="auto"/>
                  <w:w w:val="105"/>
                </w:rPr>
                <w:delText>Only consider land that is owned, rented in, or borrowed, not land that is rented out or len</w:delText>
              </w:r>
            </w:del>
            <w:del w:id="671" w:author="usaiduser" w:date="2014-11-09T10:59:00Z">
              <w:r w:rsidR="00EF7147" w:rsidRPr="00761418" w:rsidDel="007B23FA">
                <w:rPr>
                  <w:rFonts w:ascii="Gill Sans MT" w:hAnsi="Gill Sans MT"/>
                  <w:i/>
                  <w:color w:val="auto"/>
                  <w:w w:val="105"/>
                </w:rPr>
                <w:delText>de</w:delText>
              </w:r>
            </w:del>
            <w:ins w:id="672" w:author="usaiduser" w:date="2014-11-09T10:59:00Z">
              <w:del w:id="673" w:author="Heather Huntington" w:date="2014-11-17T22:32:00Z">
                <w:r w:rsidR="007B23FA" w:rsidDel="009127AB">
                  <w:rPr>
                    <w:rFonts w:ascii="Gill Sans MT" w:hAnsi="Gill Sans MT"/>
                    <w:i/>
                    <w:color w:val="auto"/>
                    <w:w w:val="105"/>
                  </w:rPr>
                  <w:delText>t</w:delText>
                </w:r>
              </w:del>
            </w:ins>
            <w:del w:id="674" w:author="usaiduser" w:date="2014-11-09T10:59:00Z">
              <w:r w:rsidR="00EF7147" w:rsidRPr="00761418" w:rsidDel="007B23FA">
                <w:rPr>
                  <w:rFonts w:ascii="Gill Sans MT" w:hAnsi="Gill Sans MT"/>
                  <w:i/>
                  <w:color w:val="auto"/>
                  <w:w w:val="105"/>
                </w:rPr>
                <w:delText>d</w:delText>
              </w:r>
            </w:del>
            <w:del w:id="675" w:author="Heather Huntington" w:date="2014-11-17T22:32:00Z">
              <w:r w:rsidR="00EF7147" w:rsidRPr="00761418" w:rsidDel="009127AB">
                <w:rPr>
                  <w:rFonts w:ascii="Gill Sans MT" w:hAnsi="Gill Sans MT"/>
                  <w:i/>
                  <w:color w:val="auto"/>
                  <w:w w:val="105"/>
                </w:rPr>
                <w:delText xml:space="preserve"> to others</w:delText>
              </w:r>
            </w:del>
          </w:p>
        </w:tc>
        <w:tc>
          <w:tcPr>
            <w:tcW w:w="811" w:type="dxa"/>
            <w:gridSpan w:val="4"/>
            <w:tcBorders>
              <w:top w:val="single" w:sz="18" w:space="0" w:color="000000"/>
              <w:left w:val="single" w:sz="18" w:space="0" w:color="000000"/>
              <w:bottom w:val="single" w:sz="18" w:space="0" w:color="000000"/>
              <w:right w:val="single" w:sz="18" w:space="0" w:color="000000"/>
            </w:tcBorders>
          </w:tcPr>
          <w:p w14:paraId="5A47C22D" w14:textId="57F9BEBC" w:rsidR="00EF7147" w:rsidRPr="00BE068B" w:rsidRDefault="00EF7147" w:rsidP="00F7697D">
            <w:pPr>
              <w:spacing w:after="0"/>
              <w:rPr>
                <w:rFonts w:ascii="Gill Sans MT" w:hAnsi="Gill Sans MT"/>
                <w:i/>
                <w:color w:val="A6A6A6" w:themeColor="background1" w:themeShade="A6"/>
              </w:rPr>
            </w:pPr>
            <w:r w:rsidRPr="00BE068B">
              <w:rPr>
                <w:rFonts w:ascii="Gill Sans MT" w:hAnsi="Gill Sans MT"/>
                <w:i/>
                <w:color w:val="A6A6A6" w:themeColor="background1" w:themeShade="A6"/>
              </w:rPr>
              <w:t>(Integer)</w:t>
            </w:r>
          </w:p>
        </w:tc>
      </w:tr>
      <w:tr w:rsidR="00C77E6C" w:rsidRPr="00BE068B" w14:paraId="51FC0604" w14:textId="77777777" w:rsidTr="00C20927">
        <w:trPr>
          <w:trHeight w:val="20"/>
        </w:trPr>
        <w:tc>
          <w:tcPr>
            <w:tcW w:w="574" w:type="dxa"/>
            <w:tcBorders>
              <w:top w:val="single" w:sz="4" w:space="0" w:color="000000"/>
              <w:left w:val="single" w:sz="4" w:space="0" w:color="000000"/>
              <w:bottom w:val="single" w:sz="4" w:space="0" w:color="000000"/>
              <w:right w:val="single" w:sz="4" w:space="0" w:color="auto"/>
            </w:tcBorders>
          </w:tcPr>
          <w:p w14:paraId="13C0DA9A" w14:textId="0A28A277" w:rsidR="00C77E6C" w:rsidRPr="00BE068B" w:rsidRDefault="00C20927" w:rsidP="00F7697D">
            <w:pPr>
              <w:spacing w:after="0"/>
              <w:rPr>
                <w:rFonts w:ascii="Gill Sans MT" w:eastAsia="Calibri" w:hAnsi="Gill Sans MT" w:cs="Times New Roman"/>
                <w:w w:val="105"/>
              </w:rPr>
            </w:pPr>
            <w:r w:rsidRPr="00BE068B">
              <w:rPr>
                <w:rFonts w:ascii="Gill Sans MT" w:eastAsia="Calibri" w:hAnsi="Gill Sans MT" w:cs="Times New Roman"/>
                <w:w w:val="105"/>
              </w:rPr>
              <w:lastRenderedPageBreak/>
              <w:t>H17</w:t>
            </w:r>
          </w:p>
        </w:tc>
        <w:tc>
          <w:tcPr>
            <w:tcW w:w="4677" w:type="dxa"/>
            <w:tcBorders>
              <w:top w:val="single" w:sz="4" w:space="0" w:color="000000"/>
              <w:left w:val="single" w:sz="4" w:space="0" w:color="auto"/>
              <w:bottom w:val="single" w:sz="4" w:space="0" w:color="000000"/>
            </w:tcBorders>
          </w:tcPr>
          <w:p w14:paraId="688F069B" w14:textId="5F46E199" w:rsidR="00C77E6C" w:rsidRPr="00BE068B" w:rsidRDefault="00C77E6C" w:rsidP="005E51A5">
            <w:pPr>
              <w:spacing w:after="0"/>
              <w:rPr>
                <w:rFonts w:ascii="Gill Sans MT" w:eastAsia="Calibri" w:hAnsi="Gill Sans MT" w:cs="Times New Roman"/>
                <w:w w:val="105"/>
              </w:rPr>
            </w:pPr>
            <w:r w:rsidRPr="00BE068B">
              <w:rPr>
                <w:rFonts w:ascii="Gill Sans MT" w:hAnsi="Gill Sans MT"/>
                <w:w w:val="105"/>
              </w:rPr>
              <w:t>In the past 5 years, has your household requested or tried to obtain additional land in this village for use by your household? (</w:t>
            </w:r>
            <w:proofErr w:type="spellStart"/>
            <w:proofErr w:type="gramStart"/>
            <w:r w:rsidRPr="00BE068B">
              <w:rPr>
                <w:rFonts w:ascii="Gill Sans MT" w:hAnsi="Gill Sans MT"/>
                <w:b/>
                <w:w w:val="105"/>
              </w:rPr>
              <w:t>req</w:t>
            </w:r>
            <w:proofErr w:type="gramEnd"/>
            <w:r w:rsidRPr="00BE068B">
              <w:rPr>
                <w:rFonts w:ascii="Gill Sans MT" w:hAnsi="Gill Sans MT"/>
                <w:b/>
                <w:w w:val="105"/>
              </w:rPr>
              <w:t>_land</w:t>
            </w:r>
            <w:proofErr w:type="spellEnd"/>
            <w:r w:rsidRPr="00BE068B">
              <w:rPr>
                <w:rFonts w:ascii="Gill Sans MT" w:hAnsi="Gill Sans MT"/>
                <w:w w:val="105"/>
              </w:rPr>
              <w:t>)</w:t>
            </w:r>
          </w:p>
        </w:tc>
        <w:tc>
          <w:tcPr>
            <w:tcW w:w="4332" w:type="dxa"/>
            <w:gridSpan w:val="4"/>
            <w:tcBorders>
              <w:top w:val="single" w:sz="4" w:space="0" w:color="000000"/>
              <w:bottom w:val="single" w:sz="4" w:space="0" w:color="000000"/>
              <w:right w:val="single" w:sz="18" w:space="0" w:color="000000"/>
            </w:tcBorders>
          </w:tcPr>
          <w:p w14:paraId="51FD5F25" w14:textId="77777777" w:rsidR="00C77E6C" w:rsidRPr="00BE068B" w:rsidRDefault="00C77E6C" w:rsidP="00F7697D">
            <w:pPr>
              <w:spacing w:after="0"/>
              <w:rPr>
                <w:rFonts w:ascii="Gill Sans MT" w:hAnsi="Gill Sans MT"/>
              </w:rPr>
            </w:pPr>
            <w:r w:rsidRPr="00BE068B">
              <w:rPr>
                <w:rFonts w:ascii="Gill Sans MT" w:hAnsi="Gill Sans MT"/>
              </w:rPr>
              <w:t>1=No</w:t>
            </w:r>
          </w:p>
          <w:p w14:paraId="0037EB6E" w14:textId="77777777" w:rsidR="00C77E6C" w:rsidRPr="00BE068B" w:rsidRDefault="00C77E6C" w:rsidP="00F7697D">
            <w:pPr>
              <w:spacing w:after="0"/>
              <w:rPr>
                <w:rFonts w:ascii="Gill Sans MT" w:hAnsi="Gill Sans MT"/>
              </w:rPr>
            </w:pPr>
            <w:r w:rsidRPr="00BE068B">
              <w:rPr>
                <w:rFonts w:ascii="Gill Sans MT" w:hAnsi="Gill Sans MT"/>
              </w:rPr>
              <w:t>2=Yes</w:t>
            </w:r>
            <w:r w:rsidRPr="00BE068B" w:rsidDel="00226116">
              <w:rPr>
                <w:rFonts w:ascii="Gill Sans MT" w:hAnsi="Gill Sans MT"/>
              </w:rPr>
              <w:t xml:space="preserve"> </w:t>
            </w:r>
          </w:p>
          <w:p w14:paraId="7C4F9E65" w14:textId="77777777" w:rsidR="00C77E6C" w:rsidRPr="00BE068B" w:rsidRDefault="00C77E6C" w:rsidP="00F7697D">
            <w:pPr>
              <w:spacing w:after="0"/>
              <w:rPr>
                <w:rFonts w:ascii="Gill Sans MT" w:hAnsi="Gill Sans MT"/>
              </w:rPr>
            </w:pPr>
            <w:r w:rsidRPr="00BE068B">
              <w:rPr>
                <w:rFonts w:ascii="Gill Sans MT" w:hAnsi="Gill Sans MT"/>
              </w:rPr>
              <w:t>888=Don’t know</w:t>
            </w:r>
          </w:p>
          <w:p w14:paraId="157C74D1" w14:textId="77777777" w:rsidR="00C77E6C" w:rsidRPr="00BE068B" w:rsidRDefault="00C77E6C" w:rsidP="00F7697D">
            <w:pPr>
              <w:spacing w:after="0"/>
              <w:rPr>
                <w:rFonts w:ascii="Gill Sans MT" w:hAnsi="Gill Sans MT"/>
              </w:rPr>
            </w:pPr>
            <w:r w:rsidRPr="00BE068B">
              <w:rPr>
                <w:rFonts w:ascii="Gill Sans MT" w:hAnsi="Gill Sans MT"/>
              </w:rPr>
              <w:t>999=Prefer not to respond</w:t>
            </w:r>
          </w:p>
        </w:tc>
        <w:tc>
          <w:tcPr>
            <w:tcW w:w="712" w:type="dxa"/>
            <w:tcBorders>
              <w:top w:val="single" w:sz="18" w:space="0" w:color="000000"/>
              <w:left w:val="single" w:sz="18" w:space="0" w:color="000000"/>
              <w:bottom w:val="single" w:sz="18" w:space="0" w:color="000000"/>
              <w:right w:val="single" w:sz="18" w:space="0" w:color="000000"/>
            </w:tcBorders>
          </w:tcPr>
          <w:p w14:paraId="629A3BFB" w14:textId="77777777" w:rsidR="00C77E6C" w:rsidRPr="00BE068B" w:rsidRDefault="00C77E6C" w:rsidP="00F7697D">
            <w:pPr>
              <w:spacing w:after="0"/>
              <w:rPr>
                <w:rFonts w:ascii="Gill Sans MT" w:eastAsia="Calibri" w:hAnsi="Gill Sans MT" w:cs="Times New Roman"/>
                <w:i/>
                <w:color w:val="A6A6A6"/>
              </w:rPr>
            </w:pPr>
            <w:r w:rsidRPr="00BE068B">
              <w:rPr>
                <w:rFonts w:ascii="Gill Sans MT" w:eastAsia="Calibri" w:hAnsi="Gill Sans MT" w:cs="Times New Roman"/>
                <w:i/>
                <w:color w:val="A6A6A6"/>
              </w:rPr>
              <w:t>(Code)</w:t>
            </w:r>
          </w:p>
        </w:tc>
      </w:tr>
      <w:tr w:rsidR="00C77E6C" w:rsidRPr="00BE068B" w14:paraId="5C94C9F2" w14:textId="77777777" w:rsidTr="00C20927">
        <w:trPr>
          <w:trHeight w:val="20"/>
        </w:trPr>
        <w:tc>
          <w:tcPr>
            <w:tcW w:w="574" w:type="dxa"/>
            <w:tcBorders>
              <w:top w:val="single" w:sz="4" w:space="0" w:color="000000"/>
              <w:left w:val="single" w:sz="4" w:space="0" w:color="000000"/>
              <w:bottom w:val="single" w:sz="4" w:space="0" w:color="000000"/>
              <w:right w:val="single" w:sz="4" w:space="0" w:color="auto"/>
            </w:tcBorders>
          </w:tcPr>
          <w:p w14:paraId="4C7FAEA1" w14:textId="05309AAA" w:rsidR="00C77E6C" w:rsidRPr="00BE068B" w:rsidRDefault="00C20927" w:rsidP="00F7697D">
            <w:pPr>
              <w:spacing w:after="0"/>
              <w:rPr>
                <w:rFonts w:ascii="Gill Sans MT" w:eastAsia="Calibri" w:hAnsi="Gill Sans MT" w:cs="Times New Roman"/>
                <w:w w:val="105"/>
              </w:rPr>
            </w:pPr>
            <w:r w:rsidRPr="00BE068B">
              <w:rPr>
                <w:rFonts w:ascii="Gill Sans MT" w:eastAsia="Calibri" w:hAnsi="Gill Sans MT" w:cs="Times New Roman"/>
                <w:w w:val="105"/>
              </w:rPr>
              <w:t>H18</w:t>
            </w:r>
          </w:p>
        </w:tc>
        <w:tc>
          <w:tcPr>
            <w:tcW w:w="4677" w:type="dxa"/>
            <w:tcBorders>
              <w:top w:val="single" w:sz="4" w:space="0" w:color="000000"/>
              <w:left w:val="single" w:sz="4" w:space="0" w:color="auto"/>
              <w:bottom w:val="single" w:sz="4" w:space="0" w:color="000000"/>
            </w:tcBorders>
          </w:tcPr>
          <w:p w14:paraId="595B34E6" w14:textId="3D49A47E" w:rsidR="00C77E6C" w:rsidRPr="00BE068B" w:rsidRDefault="00C77E6C" w:rsidP="00F7697D">
            <w:pPr>
              <w:spacing w:after="0"/>
              <w:rPr>
                <w:rFonts w:ascii="Gill Sans MT" w:eastAsia="Calibri" w:hAnsi="Gill Sans MT" w:cs="Times New Roman"/>
                <w:w w:val="105"/>
              </w:rPr>
            </w:pPr>
            <w:r w:rsidRPr="00BE068B">
              <w:rPr>
                <w:rFonts w:ascii="Gill Sans MT" w:hAnsi="Gill Sans MT"/>
                <w:w w:val="105"/>
              </w:rPr>
              <w:t>From whom did you request this land? (</w:t>
            </w:r>
            <w:proofErr w:type="spellStart"/>
            <w:proofErr w:type="gramStart"/>
            <w:r w:rsidRPr="00BE068B">
              <w:rPr>
                <w:rFonts w:ascii="Gill Sans MT" w:hAnsi="Gill Sans MT"/>
                <w:b/>
                <w:w w:val="105"/>
              </w:rPr>
              <w:t>whom</w:t>
            </w:r>
            <w:proofErr w:type="gramEnd"/>
            <w:r w:rsidRPr="00BE068B">
              <w:rPr>
                <w:rFonts w:ascii="Gill Sans MT" w:hAnsi="Gill Sans MT"/>
                <w:b/>
                <w:w w:val="105"/>
              </w:rPr>
              <w:t>_request</w:t>
            </w:r>
            <w:proofErr w:type="spellEnd"/>
            <w:r w:rsidRPr="00BE068B">
              <w:rPr>
                <w:rFonts w:ascii="Gill Sans MT" w:hAnsi="Gill Sans MT"/>
                <w:w w:val="105"/>
              </w:rPr>
              <w:t>)</w:t>
            </w:r>
          </w:p>
        </w:tc>
        <w:tc>
          <w:tcPr>
            <w:tcW w:w="4332" w:type="dxa"/>
            <w:gridSpan w:val="4"/>
            <w:tcBorders>
              <w:top w:val="single" w:sz="4" w:space="0" w:color="000000"/>
              <w:bottom w:val="single" w:sz="4" w:space="0" w:color="000000"/>
              <w:right w:val="single" w:sz="18" w:space="0" w:color="000000"/>
            </w:tcBorders>
          </w:tcPr>
          <w:p w14:paraId="1B09304D" w14:textId="77777777" w:rsidR="00C77E6C" w:rsidRPr="00BE068B" w:rsidRDefault="00C77E6C" w:rsidP="00F7697D">
            <w:pPr>
              <w:spacing w:after="0"/>
              <w:rPr>
                <w:rFonts w:ascii="Gill Sans MT" w:hAnsi="Gill Sans MT"/>
              </w:rPr>
            </w:pPr>
            <w:r w:rsidRPr="00BE068B">
              <w:rPr>
                <w:rFonts w:ascii="Gill Sans MT" w:hAnsi="Gill Sans MT"/>
              </w:rPr>
              <w:t>1=Headman</w:t>
            </w:r>
          </w:p>
          <w:p w14:paraId="4A8EBE28" w14:textId="77777777" w:rsidR="00C77E6C" w:rsidRPr="00BE068B" w:rsidRDefault="00C77E6C" w:rsidP="00F7697D">
            <w:pPr>
              <w:spacing w:after="0"/>
              <w:rPr>
                <w:rFonts w:ascii="Gill Sans MT" w:hAnsi="Gill Sans MT"/>
              </w:rPr>
            </w:pPr>
            <w:r w:rsidRPr="00BE068B">
              <w:rPr>
                <w:rFonts w:ascii="Gill Sans MT" w:hAnsi="Gill Sans MT"/>
              </w:rPr>
              <w:t>2=</w:t>
            </w:r>
            <w:proofErr w:type="spellStart"/>
            <w:r w:rsidRPr="00BE068B">
              <w:rPr>
                <w:rFonts w:ascii="Gill Sans MT" w:hAnsi="Gill Sans MT"/>
              </w:rPr>
              <w:t>Induna</w:t>
            </w:r>
            <w:proofErr w:type="spellEnd"/>
          </w:p>
          <w:p w14:paraId="6121E99C" w14:textId="77777777" w:rsidR="00C77E6C" w:rsidRPr="00BE068B" w:rsidRDefault="00C77E6C" w:rsidP="00F7697D">
            <w:pPr>
              <w:spacing w:after="0"/>
              <w:rPr>
                <w:rFonts w:ascii="Gill Sans MT" w:hAnsi="Gill Sans MT"/>
              </w:rPr>
            </w:pPr>
            <w:r w:rsidRPr="00BE068B">
              <w:rPr>
                <w:rFonts w:ascii="Gill Sans MT" w:hAnsi="Gill Sans MT"/>
              </w:rPr>
              <w:t>3=Chief</w:t>
            </w:r>
          </w:p>
          <w:p w14:paraId="6D0BE0C8" w14:textId="77777777" w:rsidR="00C77E6C" w:rsidRPr="00BE068B" w:rsidRDefault="00C77E6C" w:rsidP="00F7697D">
            <w:pPr>
              <w:spacing w:after="0"/>
              <w:rPr>
                <w:rFonts w:ascii="Gill Sans MT" w:hAnsi="Gill Sans MT"/>
              </w:rPr>
            </w:pPr>
            <w:r w:rsidRPr="00BE068B">
              <w:rPr>
                <w:rFonts w:ascii="Gill Sans MT" w:hAnsi="Gill Sans MT"/>
              </w:rPr>
              <w:t>97=Other, please specify</w:t>
            </w:r>
          </w:p>
        </w:tc>
        <w:tc>
          <w:tcPr>
            <w:tcW w:w="712" w:type="dxa"/>
            <w:tcBorders>
              <w:top w:val="single" w:sz="18" w:space="0" w:color="000000"/>
              <w:left w:val="single" w:sz="18" w:space="0" w:color="000000"/>
              <w:bottom w:val="single" w:sz="18" w:space="0" w:color="000000"/>
              <w:right w:val="single" w:sz="18" w:space="0" w:color="000000"/>
            </w:tcBorders>
          </w:tcPr>
          <w:p w14:paraId="7BBB540F" w14:textId="77777777" w:rsidR="00C77E6C" w:rsidRPr="00BE068B" w:rsidRDefault="00C77E6C" w:rsidP="00F7697D">
            <w:pPr>
              <w:spacing w:after="0"/>
              <w:rPr>
                <w:rFonts w:ascii="Gill Sans MT" w:eastAsia="Calibri" w:hAnsi="Gill Sans MT" w:cs="Times New Roman"/>
                <w:i/>
                <w:color w:val="A6A6A6"/>
              </w:rPr>
            </w:pPr>
            <w:r w:rsidRPr="00BE068B">
              <w:rPr>
                <w:rFonts w:ascii="Gill Sans MT" w:eastAsia="Calibri" w:hAnsi="Gill Sans MT" w:cs="Times New Roman"/>
                <w:i/>
                <w:color w:val="A6A6A6"/>
              </w:rPr>
              <w:t>(Code)</w:t>
            </w:r>
          </w:p>
        </w:tc>
      </w:tr>
      <w:tr w:rsidR="00C77E6C" w:rsidRPr="00BE068B" w14:paraId="30F3363D" w14:textId="77777777" w:rsidTr="00C20927">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574" w:type="dxa"/>
            <w:tcBorders>
              <w:right w:val="single" w:sz="4" w:space="0" w:color="auto"/>
            </w:tcBorders>
          </w:tcPr>
          <w:p w14:paraId="5314248D" w14:textId="34AA0C0E" w:rsidR="00C77E6C" w:rsidRPr="00BE068B" w:rsidRDefault="00C20927" w:rsidP="00F7697D">
            <w:pPr>
              <w:spacing w:after="0"/>
              <w:rPr>
                <w:rFonts w:ascii="Gill Sans MT" w:hAnsi="Gill Sans MT"/>
              </w:rPr>
            </w:pPr>
            <w:r w:rsidRPr="00BE068B">
              <w:rPr>
                <w:rFonts w:ascii="Gill Sans MT" w:hAnsi="Gill Sans MT"/>
              </w:rPr>
              <w:t>H18b</w:t>
            </w:r>
          </w:p>
        </w:tc>
        <w:tc>
          <w:tcPr>
            <w:tcW w:w="4677" w:type="dxa"/>
            <w:tcBorders>
              <w:left w:val="single" w:sz="4" w:space="0" w:color="auto"/>
              <w:right w:val="single" w:sz="18" w:space="0" w:color="000000"/>
            </w:tcBorders>
          </w:tcPr>
          <w:p w14:paraId="46CB14AE" w14:textId="3B515CBB" w:rsidR="00C77E6C" w:rsidRPr="00BE068B" w:rsidRDefault="00C77E6C" w:rsidP="00F7697D">
            <w:pPr>
              <w:spacing w:after="0"/>
              <w:rPr>
                <w:rFonts w:ascii="Gill Sans MT" w:hAnsi="Gill Sans MT"/>
                <w:w w:val="105"/>
              </w:rPr>
            </w:pPr>
            <w:r w:rsidRPr="00BE068B">
              <w:rPr>
                <w:rFonts w:ascii="Gill Sans MT" w:hAnsi="Gill Sans MT"/>
                <w:w w:val="105"/>
              </w:rPr>
              <w:t>If other, please specify</w:t>
            </w:r>
          </w:p>
        </w:tc>
        <w:tc>
          <w:tcPr>
            <w:tcW w:w="5044" w:type="dxa"/>
            <w:gridSpan w:val="5"/>
            <w:tcBorders>
              <w:top w:val="single" w:sz="18" w:space="0" w:color="000000"/>
              <w:left w:val="single" w:sz="18" w:space="0" w:color="000000"/>
              <w:bottom w:val="single" w:sz="18" w:space="0" w:color="000000"/>
              <w:right w:val="single" w:sz="18" w:space="0" w:color="000000"/>
            </w:tcBorders>
          </w:tcPr>
          <w:p w14:paraId="77E540C8" w14:textId="77777777" w:rsidR="00C77E6C" w:rsidRPr="00BE068B" w:rsidRDefault="00C77E6C" w:rsidP="00F7697D">
            <w:pPr>
              <w:spacing w:after="0"/>
              <w:rPr>
                <w:rFonts w:ascii="Gill Sans MT" w:hAnsi="Gill Sans MT"/>
                <w:w w:val="105"/>
              </w:rPr>
            </w:pPr>
            <w:r w:rsidRPr="00BE068B">
              <w:rPr>
                <w:rFonts w:ascii="Gill Sans MT" w:hAnsi="Gill Sans MT"/>
                <w:i/>
                <w:color w:val="A6A6A6" w:themeColor="background1" w:themeShade="A6"/>
              </w:rPr>
              <w:t>(Text)</w:t>
            </w:r>
          </w:p>
        </w:tc>
      </w:tr>
      <w:tr w:rsidR="00C77E6C" w:rsidRPr="00BE068B" w14:paraId="4465B69A" w14:textId="77777777" w:rsidTr="00761418">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574" w:type="dxa"/>
            <w:tcBorders>
              <w:top w:val="single" w:sz="4" w:space="0" w:color="000000"/>
              <w:left w:val="single" w:sz="4" w:space="0" w:color="auto"/>
              <w:bottom w:val="single" w:sz="4" w:space="0" w:color="000000"/>
              <w:right w:val="single" w:sz="4" w:space="0" w:color="auto"/>
            </w:tcBorders>
          </w:tcPr>
          <w:p w14:paraId="7D74861E" w14:textId="7A9D3393" w:rsidR="00C77E6C" w:rsidRPr="00BE068B" w:rsidRDefault="00C20927" w:rsidP="00F7697D">
            <w:pPr>
              <w:spacing w:after="0"/>
              <w:rPr>
                <w:rFonts w:ascii="Gill Sans MT" w:hAnsi="Gill Sans MT"/>
              </w:rPr>
            </w:pPr>
            <w:r w:rsidRPr="00BE068B">
              <w:rPr>
                <w:rFonts w:ascii="Gill Sans MT" w:hAnsi="Gill Sans MT"/>
              </w:rPr>
              <w:t>H19</w:t>
            </w:r>
          </w:p>
        </w:tc>
        <w:tc>
          <w:tcPr>
            <w:tcW w:w="9000" w:type="dxa"/>
            <w:gridSpan w:val="4"/>
            <w:tcBorders>
              <w:top w:val="single" w:sz="4" w:space="0" w:color="000000"/>
              <w:left w:val="single" w:sz="4" w:space="0" w:color="auto"/>
              <w:bottom w:val="single" w:sz="4" w:space="0" w:color="000000"/>
              <w:right w:val="single" w:sz="18" w:space="0" w:color="000000"/>
            </w:tcBorders>
          </w:tcPr>
          <w:p w14:paraId="7A4A236F" w14:textId="29E1178E" w:rsidR="00C77E6C" w:rsidRPr="00BE068B" w:rsidRDefault="00C77E6C" w:rsidP="00F7697D">
            <w:pPr>
              <w:spacing w:afterLines="20" w:after="48" w:line="240" w:lineRule="auto"/>
              <w:ind w:left="10"/>
              <w:contextualSpacing/>
              <w:rPr>
                <w:rFonts w:ascii="Gill Sans MT" w:hAnsi="Gill Sans MT"/>
                <w:w w:val="105"/>
              </w:rPr>
            </w:pPr>
            <w:r w:rsidRPr="00BE068B">
              <w:rPr>
                <w:rFonts w:ascii="Gill Sans MT" w:hAnsi="Gill Sans MT"/>
                <w:w w:val="105"/>
              </w:rPr>
              <w:t>How much land did your household request?  (</w:t>
            </w:r>
            <w:proofErr w:type="spellStart"/>
            <w:proofErr w:type="gramStart"/>
            <w:r w:rsidRPr="00BE068B">
              <w:rPr>
                <w:rFonts w:ascii="Gill Sans MT" w:hAnsi="Gill Sans MT"/>
                <w:b/>
                <w:w w:val="105"/>
              </w:rPr>
              <w:t>area</w:t>
            </w:r>
            <w:proofErr w:type="gramEnd"/>
            <w:r w:rsidRPr="00BE068B">
              <w:rPr>
                <w:rFonts w:ascii="Gill Sans MT" w:hAnsi="Gill Sans MT"/>
                <w:b/>
                <w:w w:val="105"/>
              </w:rPr>
              <w:t>_request</w:t>
            </w:r>
            <w:proofErr w:type="spellEnd"/>
            <w:r w:rsidRPr="00BE068B">
              <w:rPr>
                <w:rFonts w:ascii="Gill Sans MT" w:hAnsi="Gill Sans MT"/>
                <w:w w:val="105"/>
              </w:rPr>
              <w:t>)</w:t>
            </w:r>
          </w:p>
          <w:p w14:paraId="093E40F4" w14:textId="77777777" w:rsidR="00C77E6C" w:rsidRPr="00BE068B" w:rsidRDefault="00C77E6C" w:rsidP="00F7697D">
            <w:pPr>
              <w:spacing w:after="0"/>
              <w:rPr>
                <w:rFonts w:ascii="Gill Sans MT" w:hAnsi="Gill Sans MT"/>
                <w:w w:val="105"/>
              </w:rPr>
            </w:pPr>
            <w:r w:rsidRPr="00BE068B">
              <w:rPr>
                <w:rFonts w:ascii="Gill Sans MT" w:hAnsi="Gill Sans MT"/>
                <w:i/>
                <w:w w:val="105"/>
              </w:rPr>
              <w:t>Probe and code</w:t>
            </w:r>
          </w:p>
        </w:tc>
        <w:tc>
          <w:tcPr>
            <w:tcW w:w="721" w:type="dxa"/>
            <w:gridSpan w:val="2"/>
            <w:tcBorders>
              <w:top w:val="single" w:sz="18" w:space="0" w:color="000000"/>
              <w:left w:val="single" w:sz="18" w:space="0" w:color="000000"/>
              <w:bottom w:val="single" w:sz="18" w:space="0" w:color="000000"/>
              <w:right w:val="single" w:sz="18" w:space="0" w:color="000000"/>
            </w:tcBorders>
          </w:tcPr>
          <w:p w14:paraId="344E8C36" w14:textId="77777777" w:rsidR="00C77E6C" w:rsidRPr="00BE068B" w:rsidRDefault="00C77E6C" w:rsidP="00F7697D">
            <w:pPr>
              <w:spacing w:after="0"/>
              <w:rPr>
                <w:rFonts w:ascii="Gill Sans MT" w:hAnsi="Gill Sans MT"/>
                <w:i/>
                <w:color w:val="A6A6A6" w:themeColor="background1" w:themeShade="A6"/>
              </w:rPr>
            </w:pPr>
            <w:r w:rsidRPr="00BE068B">
              <w:rPr>
                <w:rFonts w:ascii="Gill Sans MT" w:hAnsi="Gill Sans MT"/>
                <w:i/>
                <w:color w:val="A6A6A6" w:themeColor="background1" w:themeShade="A6"/>
              </w:rPr>
              <w:t>(Integer)</w:t>
            </w:r>
          </w:p>
        </w:tc>
      </w:tr>
      <w:tr w:rsidR="00C77E6C" w:rsidRPr="00BE068B" w14:paraId="68F9C27E" w14:textId="77777777" w:rsidTr="00C20927">
        <w:trPr>
          <w:trHeight w:val="20"/>
        </w:trPr>
        <w:tc>
          <w:tcPr>
            <w:tcW w:w="574" w:type="dxa"/>
            <w:tcBorders>
              <w:top w:val="single" w:sz="4" w:space="0" w:color="000000"/>
              <w:left w:val="single" w:sz="4" w:space="0" w:color="000000"/>
              <w:bottom w:val="single" w:sz="4" w:space="0" w:color="000000"/>
              <w:right w:val="single" w:sz="4" w:space="0" w:color="000000"/>
            </w:tcBorders>
          </w:tcPr>
          <w:p w14:paraId="0D1B1AA0" w14:textId="7BD07AF8" w:rsidR="00C77E6C" w:rsidRPr="00BE068B" w:rsidRDefault="00C20927" w:rsidP="00F7697D">
            <w:pPr>
              <w:spacing w:after="0"/>
              <w:rPr>
                <w:rFonts w:ascii="Gill Sans MT" w:eastAsia="Calibri" w:hAnsi="Gill Sans MT" w:cs="Times New Roman"/>
              </w:rPr>
            </w:pPr>
            <w:r w:rsidRPr="00BE068B">
              <w:rPr>
                <w:rFonts w:ascii="Gill Sans MT" w:eastAsia="Calibri" w:hAnsi="Gill Sans MT" w:cs="Times New Roman"/>
              </w:rPr>
              <w:t>H19b</w:t>
            </w:r>
          </w:p>
        </w:tc>
        <w:tc>
          <w:tcPr>
            <w:tcW w:w="4677" w:type="dxa"/>
            <w:tcBorders>
              <w:top w:val="single" w:sz="4" w:space="0" w:color="000000"/>
              <w:left w:val="single" w:sz="4" w:space="0" w:color="000000"/>
              <w:bottom w:val="single" w:sz="4" w:space="0" w:color="000000"/>
            </w:tcBorders>
          </w:tcPr>
          <w:p w14:paraId="63D91615" w14:textId="760FEB87" w:rsidR="00C77E6C" w:rsidRPr="00BE068B" w:rsidRDefault="00C77E6C" w:rsidP="00C20927">
            <w:pPr>
              <w:spacing w:after="0"/>
              <w:rPr>
                <w:rFonts w:ascii="Gill Sans MT" w:hAnsi="Gill Sans MT"/>
                <w:color w:val="000000"/>
              </w:rPr>
            </w:pPr>
            <w:r w:rsidRPr="00BE068B">
              <w:rPr>
                <w:rFonts w:ascii="Gill Sans MT" w:hAnsi="Gill Sans MT"/>
                <w:w w:val="105"/>
              </w:rPr>
              <w:t xml:space="preserve">Units </w:t>
            </w:r>
          </w:p>
        </w:tc>
        <w:tc>
          <w:tcPr>
            <w:tcW w:w="4312" w:type="dxa"/>
            <w:gridSpan w:val="2"/>
            <w:tcBorders>
              <w:top w:val="single" w:sz="4" w:space="0" w:color="000000"/>
              <w:bottom w:val="single" w:sz="4" w:space="0" w:color="000000"/>
              <w:right w:val="single" w:sz="18" w:space="0" w:color="000000"/>
            </w:tcBorders>
          </w:tcPr>
          <w:p w14:paraId="1A31190B" w14:textId="77777777" w:rsidR="00C77E6C" w:rsidRPr="00BE068B" w:rsidRDefault="00C77E6C" w:rsidP="00F7697D">
            <w:pPr>
              <w:spacing w:after="0"/>
              <w:rPr>
                <w:rFonts w:ascii="Gill Sans MT" w:hAnsi="Gill Sans MT" w:cs="Times New Roman"/>
                <w:w w:val="105"/>
              </w:rPr>
            </w:pPr>
            <w:r w:rsidRPr="00BE068B">
              <w:rPr>
                <w:rFonts w:ascii="Gill Sans MT" w:hAnsi="Gill Sans MT" w:cs="Times New Roman"/>
                <w:w w:val="105"/>
              </w:rPr>
              <w:t>1=Lima</w:t>
            </w:r>
          </w:p>
          <w:p w14:paraId="689A86AC" w14:textId="77777777" w:rsidR="00C77E6C" w:rsidRPr="00BE068B" w:rsidRDefault="00C77E6C" w:rsidP="00F7697D">
            <w:pPr>
              <w:spacing w:after="0"/>
              <w:rPr>
                <w:rFonts w:ascii="Gill Sans MT" w:hAnsi="Gill Sans MT" w:cs="Times New Roman"/>
                <w:w w:val="105"/>
              </w:rPr>
            </w:pPr>
            <w:r w:rsidRPr="00BE068B">
              <w:rPr>
                <w:rFonts w:ascii="Gill Sans MT" w:hAnsi="Gill Sans MT" w:cs="Times New Roman"/>
                <w:w w:val="105"/>
              </w:rPr>
              <w:t>2=Acre</w:t>
            </w:r>
          </w:p>
          <w:p w14:paraId="0B2D5FDC" w14:textId="77777777" w:rsidR="00C77E6C" w:rsidRPr="00BE068B" w:rsidRDefault="00C77E6C" w:rsidP="00F7697D">
            <w:pPr>
              <w:spacing w:after="0"/>
              <w:rPr>
                <w:rFonts w:ascii="Gill Sans MT" w:hAnsi="Gill Sans MT" w:cs="Times New Roman"/>
                <w:w w:val="105"/>
              </w:rPr>
            </w:pPr>
            <w:r w:rsidRPr="00BE068B">
              <w:rPr>
                <w:rFonts w:ascii="Gill Sans MT" w:hAnsi="Gill Sans MT" w:cs="Times New Roman"/>
                <w:w w:val="105"/>
              </w:rPr>
              <w:t>3=Hectare</w:t>
            </w:r>
          </w:p>
          <w:p w14:paraId="66C3398F" w14:textId="77777777" w:rsidR="00C77E6C" w:rsidRPr="00BE068B" w:rsidRDefault="00C77E6C" w:rsidP="00F7697D">
            <w:pPr>
              <w:spacing w:after="0"/>
              <w:rPr>
                <w:rFonts w:ascii="Gill Sans MT" w:hAnsi="Gill Sans MT" w:cs="Times New Roman"/>
                <w:w w:val="105"/>
              </w:rPr>
            </w:pPr>
            <w:r w:rsidRPr="00BE068B">
              <w:rPr>
                <w:rFonts w:ascii="Gill Sans MT" w:hAnsi="Gill Sans MT" w:cs="Times New Roman"/>
                <w:w w:val="105"/>
              </w:rPr>
              <w:t>4=Square meter</w:t>
            </w:r>
          </w:p>
          <w:p w14:paraId="6A841D74" w14:textId="77777777" w:rsidR="00C77E6C" w:rsidRPr="00BE068B" w:rsidRDefault="00C77E6C" w:rsidP="00F7697D">
            <w:pPr>
              <w:spacing w:after="0"/>
              <w:rPr>
                <w:rFonts w:ascii="Gill Sans MT" w:hAnsi="Gill Sans MT" w:cs="Times New Roman"/>
                <w:w w:val="105"/>
              </w:rPr>
            </w:pPr>
            <w:r w:rsidRPr="00BE068B">
              <w:rPr>
                <w:rFonts w:ascii="Gill Sans MT" w:hAnsi="Gill Sans MT" w:cs="Times New Roman"/>
                <w:w w:val="105"/>
              </w:rPr>
              <w:t>5=Steps</w:t>
            </w:r>
          </w:p>
          <w:p w14:paraId="696AEAAB" w14:textId="77777777" w:rsidR="00C77E6C" w:rsidRPr="00BE068B" w:rsidRDefault="00C77E6C" w:rsidP="00F7697D">
            <w:pPr>
              <w:spacing w:after="0"/>
              <w:rPr>
                <w:rFonts w:ascii="Gill Sans MT" w:hAnsi="Gill Sans MT"/>
              </w:rPr>
            </w:pPr>
            <w:r w:rsidRPr="00BE068B">
              <w:rPr>
                <w:rFonts w:ascii="Gill Sans MT" w:hAnsi="Gill Sans MT" w:cs="Times New Roman"/>
                <w:w w:val="105"/>
              </w:rPr>
              <w:t>6=Ropes</w:t>
            </w:r>
          </w:p>
          <w:p w14:paraId="45B981CE" w14:textId="77777777" w:rsidR="00C77E6C" w:rsidRPr="00BE068B" w:rsidRDefault="00C77E6C" w:rsidP="00F7697D">
            <w:pPr>
              <w:spacing w:after="0"/>
              <w:rPr>
                <w:rFonts w:ascii="Gill Sans MT" w:hAnsi="Gill Sans MT" w:cs="Times New Roman"/>
                <w:i/>
                <w:w w:val="105"/>
              </w:rPr>
            </w:pPr>
            <w:r w:rsidRPr="00BE068B">
              <w:rPr>
                <w:rFonts w:ascii="Gill Sans MT" w:hAnsi="Gill Sans MT" w:cs="Times New Roman"/>
                <w:w w:val="105"/>
              </w:rPr>
              <w:t>888=Don't know</w:t>
            </w:r>
          </w:p>
        </w:tc>
        <w:tc>
          <w:tcPr>
            <w:tcW w:w="732" w:type="dxa"/>
            <w:gridSpan w:val="3"/>
            <w:tcBorders>
              <w:top w:val="single" w:sz="18" w:space="0" w:color="000000"/>
              <w:left w:val="single" w:sz="18" w:space="0" w:color="000000"/>
              <w:bottom w:val="single" w:sz="18" w:space="0" w:color="000000"/>
              <w:right w:val="single" w:sz="18" w:space="0" w:color="000000"/>
            </w:tcBorders>
          </w:tcPr>
          <w:p w14:paraId="78B593F3" w14:textId="77777777" w:rsidR="00C77E6C" w:rsidRPr="00BE068B" w:rsidRDefault="00C77E6C" w:rsidP="00F7697D">
            <w:pPr>
              <w:spacing w:after="0"/>
              <w:rPr>
                <w:rFonts w:ascii="Gill Sans MT" w:eastAsia="Calibri" w:hAnsi="Gill Sans MT" w:cs="Times New Roman"/>
                <w:i/>
                <w:color w:val="A6A6A6"/>
              </w:rPr>
            </w:pPr>
            <w:r w:rsidRPr="00BE068B">
              <w:rPr>
                <w:rFonts w:ascii="Gill Sans MT" w:eastAsia="Calibri" w:hAnsi="Gill Sans MT" w:cs="Times New Roman"/>
                <w:i/>
                <w:color w:val="A6A6A6"/>
              </w:rPr>
              <w:t>(Code)</w:t>
            </w:r>
          </w:p>
        </w:tc>
      </w:tr>
      <w:tr w:rsidR="00C77E6C" w:rsidRPr="00BE068B" w14:paraId="2214DF86" w14:textId="77777777" w:rsidTr="00761418">
        <w:trPr>
          <w:trHeight w:val="20"/>
        </w:trPr>
        <w:tc>
          <w:tcPr>
            <w:tcW w:w="574" w:type="dxa"/>
            <w:tcBorders>
              <w:top w:val="single" w:sz="4" w:space="0" w:color="000000"/>
              <w:left w:val="single" w:sz="4" w:space="0" w:color="000000"/>
              <w:bottom w:val="single" w:sz="4" w:space="0" w:color="000000"/>
              <w:right w:val="single" w:sz="4" w:space="0" w:color="auto"/>
            </w:tcBorders>
          </w:tcPr>
          <w:p w14:paraId="50A7474B" w14:textId="080A83F1" w:rsidR="00C77E6C" w:rsidRPr="00BE068B" w:rsidRDefault="00C20927" w:rsidP="00F7697D">
            <w:pPr>
              <w:spacing w:after="0"/>
              <w:rPr>
                <w:rFonts w:ascii="Gill Sans MT" w:hAnsi="Gill Sans MT"/>
                <w:w w:val="105"/>
              </w:rPr>
            </w:pPr>
            <w:r w:rsidRPr="00BE068B">
              <w:rPr>
                <w:rFonts w:ascii="Gill Sans MT" w:hAnsi="Gill Sans MT"/>
                <w:w w:val="105"/>
              </w:rPr>
              <w:t>H20</w:t>
            </w:r>
          </w:p>
        </w:tc>
        <w:tc>
          <w:tcPr>
            <w:tcW w:w="9000" w:type="dxa"/>
            <w:gridSpan w:val="4"/>
            <w:tcBorders>
              <w:top w:val="single" w:sz="4" w:space="0" w:color="000000"/>
              <w:left w:val="single" w:sz="4" w:space="0" w:color="auto"/>
              <w:bottom w:val="single" w:sz="4" w:space="0" w:color="000000"/>
              <w:right w:val="single" w:sz="18" w:space="0" w:color="000000"/>
            </w:tcBorders>
          </w:tcPr>
          <w:p w14:paraId="3C66FB30" w14:textId="74609110" w:rsidR="00C77E6C" w:rsidRPr="00BE068B" w:rsidRDefault="00C77E6C" w:rsidP="00F7697D">
            <w:pPr>
              <w:spacing w:after="0"/>
              <w:rPr>
                <w:rFonts w:ascii="Gill Sans MT" w:hAnsi="Gill Sans MT"/>
                <w:w w:val="105"/>
              </w:rPr>
            </w:pPr>
            <w:r w:rsidRPr="00BE068B">
              <w:rPr>
                <w:rFonts w:ascii="Gill Sans MT" w:hAnsi="Gill Sans MT"/>
                <w:w w:val="105"/>
              </w:rPr>
              <w:t>What was the area of the land obtained? (</w:t>
            </w:r>
            <w:proofErr w:type="spellStart"/>
            <w:proofErr w:type="gramStart"/>
            <w:r w:rsidRPr="00BE068B">
              <w:rPr>
                <w:rFonts w:ascii="Gill Sans MT" w:hAnsi="Gill Sans MT"/>
                <w:b/>
                <w:w w:val="105"/>
              </w:rPr>
              <w:t>area</w:t>
            </w:r>
            <w:proofErr w:type="gramEnd"/>
            <w:r w:rsidRPr="00BE068B">
              <w:rPr>
                <w:rFonts w:ascii="Gill Sans MT" w:hAnsi="Gill Sans MT"/>
                <w:b/>
                <w:w w:val="105"/>
              </w:rPr>
              <w:t>_obtained</w:t>
            </w:r>
            <w:proofErr w:type="spellEnd"/>
            <w:r w:rsidRPr="00BE068B">
              <w:rPr>
                <w:rFonts w:ascii="Gill Sans MT" w:hAnsi="Gill Sans MT"/>
                <w:w w:val="105"/>
              </w:rPr>
              <w:t>)</w:t>
            </w:r>
          </w:p>
        </w:tc>
        <w:tc>
          <w:tcPr>
            <w:tcW w:w="721" w:type="dxa"/>
            <w:gridSpan w:val="2"/>
            <w:tcBorders>
              <w:top w:val="single" w:sz="18" w:space="0" w:color="000000"/>
              <w:left w:val="single" w:sz="18" w:space="0" w:color="000000"/>
              <w:bottom w:val="single" w:sz="18" w:space="0" w:color="000000"/>
              <w:right w:val="single" w:sz="18" w:space="0" w:color="000000"/>
            </w:tcBorders>
          </w:tcPr>
          <w:p w14:paraId="55BF2C57" w14:textId="77777777" w:rsidR="00C77E6C" w:rsidRPr="00BE068B" w:rsidRDefault="00C77E6C" w:rsidP="00F7697D">
            <w:pPr>
              <w:spacing w:after="0"/>
              <w:rPr>
                <w:rFonts w:ascii="Gill Sans MT" w:hAnsi="Gill Sans MT"/>
                <w:i/>
                <w:color w:val="A6A6A6" w:themeColor="background1" w:themeShade="A6"/>
              </w:rPr>
            </w:pPr>
            <w:r w:rsidRPr="00BE068B">
              <w:rPr>
                <w:rFonts w:ascii="Gill Sans MT" w:hAnsi="Gill Sans MT"/>
                <w:i/>
                <w:color w:val="A6A6A6" w:themeColor="background1" w:themeShade="A6"/>
              </w:rPr>
              <w:t>(Integer)</w:t>
            </w:r>
          </w:p>
        </w:tc>
      </w:tr>
      <w:tr w:rsidR="00C77E6C" w:rsidRPr="00BE068B" w14:paraId="513F064B" w14:textId="77777777" w:rsidTr="00C20927">
        <w:trPr>
          <w:trHeight w:val="20"/>
        </w:trPr>
        <w:tc>
          <w:tcPr>
            <w:tcW w:w="574" w:type="dxa"/>
            <w:tcBorders>
              <w:top w:val="single" w:sz="4" w:space="0" w:color="000000"/>
              <w:left w:val="single" w:sz="4" w:space="0" w:color="000000"/>
              <w:bottom w:val="single" w:sz="4" w:space="0" w:color="000000"/>
              <w:right w:val="single" w:sz="4" w:space="0" w:color="000000"/>
            </w:tcBorders>
          </w:tcPr>
          <w:p w14:paraId="15CFC9F6" w14:textId="1674742B" w:rsidR="00C77E6C" w:rsidRPr="00BE068B" w:rsidRDefault="00C20927" w:rsidP="00F7697D">
            <w:pPr>
              <w:spacing w:after="0"/>
              <w:rPr>
                <w:rFonts w:ascii="Gill Sans MT" w:eastAsia="Calibri" w:hAnsi="Gill Sans MT" w:cs="Times New Roman"/>
              </w:rPr>
            </w:pPr>
            <w:r w:rsidRPr="00BE068B">
              <w:rPr>
                <w:rFonts w:ascii="Gill Sans MT" w:eastAsia="Calibri" w:hAnsi="Gill Sans MT" w:cs="Times New Roman"/>
              </w:rPr>
              <w:t>H20b</w:t>
            </w:r>
          </w:p>
        </w:tc>
        <w:tc>
          <w:tcPr>
            <w:tcW w:w="4677" w:type="dxa"/>
            <w:tcBorders>
              <w:top w:val="single" w:sz="4" w:space="0" w:color="000000"/>
              <w:left w:val="single" w:sz="4" w:space="0" w:color="000000"/>
              <w:bottom w:val="single" w:sz="4" w:space="0" w:color="000000"/>
            </w:tcBorders>
          </w:tcPr>
          <w:p w14:paraId="5F839145" w14:textId="1E3CBE37" w:rsidR="00C77E6C" w:rsidRPr="00BE068B" w:rsidRDefault="00C77E6C" w:rsidP="00C20927">
            <w:pPr>
              <w:spacing w:after="0"/>
              <w:rPr>
                <w:rFonts w:ascii="Gill Sans MT" w:hAnsi="Gill Sans MT"/>
                <w:color w:val="000000"/>
              </w:rPr>
            </w:pPr>
            <w:r w:rsidRPr="00BE068B">
              <w:rPr>
                <w:rFonts w:ascii="Gill Sans MT" w:hAnsi="Gill Sans MT"/>
                <w:w w:val="105"/>
              </w:rPr>
              <w:t>Units</w:t>
            </w:r>
          </w:p>
        </w:tc>
        <w:tc>
          <w:tcPr>
            <w:tcW w:w="4312" w:type="dxa"/>
            <w:gridSpan w:val="2"/>
            <w:tcBorders>
              <w:top w:val="single" w:sz="4" w:space="0" w:color="000000"/>
              <w:bottom w:val="single" w:sz="4" w:space="0" w:color="000000"/>
              <w:right w:val="single" w:sz="18" w:space="0" w:color="000000"/>
            </w:tcBorders>
          </w:tcPr>
          <w:p w14:paraId="5568F907" w14:textId="77777777" w:rsidR="00C77E6C" w:rsidRPr="00BE068B" w:rsidRDefault="00C77E6C" w:rsidP="00F7697D">
            <w:pPr>
              <w:spacing w:after="0"/>
              <w:rPr>
                <w:rFonts w:ascii="Gill Sans MT" w:hAnsi="Gill Sans MT" w:cs="Times New Roman"/>
                <w:w w:val="105"/>
              </w:rPr>
            </w:pPr>
            <w:r w:rsidRPr="00BE068B">
              <w:rPr>
                <w:rFonts w:ascii="Gill Sans MT" w:hAnsi="Gill Sans MT" w:cs="Times New Roman"/>
                <w:w w:val="105"/>
              </w:rPr>
              <w:t>1=Lima</w:t>
            </w:r>
          </w:p>
          <w:p w14:paraId="37267023" w14:textId="77777777" w:rsidR="00C77E6C" w:rsidRPr="00BE068B" w:rsidRDefault="00C77E6C" w:rsidP="00F7697D">
            <w:pPr>
              <w:spacing w:after="0"/>
              <w:rPr>
                <w:rFonts w:ascii="Gill Sans MT" w:hAnsi="Gill Sans MT" w:cs="Times New Roman"/>
                <w:w w:val="105"/>
              </w:rPr>
            </w:pPr>
            <w:r w:rsidRPr="00BE068B">
              <w:rPr>
                <w:rFonts w:ascii="Gill Sans MT" w:hAnsi="Gill Sans MT" w:cs="Times New Roman"/>
                <w:w w:val="105"/>
              </w:rPr>
              <w:t>2=Acre</w:t>
            </w:r>
          </w:p>
          <w:p w14:paraId="58A8CC73" w14:textId="77777777" w:rsidR="00C77E6C" w:rsidRPr="00BE068B" w:rsidRDefault="00C77E6C" w:rsidP="00F7697D">
            <w:pPr>
              <w:spacing w:after="0"/>
              <w:rPr>
                <w:rFonts w:ascii="Gill Sans MT" w:hAnsi="Gill Sans MT" w:cs="Times New Roman"/>
                <w:w w:val="105"/>
              </w:rPr>
            </w:pPr>
            <w:r w:rsidRPr="00BE068B">
              <w:rPr>
                <w:rFonts w:ascii="Gill Sans MT" w:hAnsi="Gill Sans MT" w:cs="Times New Roman"/>
                <w:w w:val="105"/>
              </w:rPr>
              <w:t>3=Hectare</w:t>
            </w:r>
          </w:p>
          <w:p w14:paraId="5EB83A88" w14:textId="77777777" w:rsidR="00C77E6C" w:rsidRPr="00BE068B" w:rsidRDefault="00C77E6C" w:rsidP="00F7697D">
            <w:pPr>
              <w:spacing w:after="0"/>
              <w:rPr>
                <w:rFonts w:ascii="Gill Sans MT" w:hAnsi="Gill Sans MT" w:cs="Times New Roman"/>
                <w:w w:val="105"/>
              </w:rPr>
            </w:pPr>
            <w:r w:rsidRPr="00BE068B">
              <w:rPr>
                <w:rFonts w:ascii="Gill Sans MT" w:hAnsi="Gill Sans MT" w:cs="Times New Roman"/>
                <w:w w:val="105"/>
              </w:rPr>
              <w:t>4=Square meter</w:t>
            </w:r>
          </w:p>
          <w:p w14:paraId="5CAA5CAE" w14:textId="77777777" w:rsidR="00C77E6C" w:rsidRPr="00BE068B" w:rsidRDefault="00C77E6C" w:rsidP="00F7697D">
            <w:pPr>
              <w:spacing w:after="0"/>
              <w:rPr>
                <w:rFonts w:ascii="Gill Sans MT" w:hAnsi="Gill Sans MT" w:cs="Times New Roman"/>
                <w:w w:val="105"/>
              </w:rPr>
            </w:pPr>
            <w:r w:rsidRPr="00BE068B">
              <w:rPr>
                <w:rFonts w:ascii="Gill Sans MT" w:hAnsi="Gill Sans MT" w:cs="Times New Roman"/>
                <w:w w:val="105"/>
              </w:rPr>
              <w:t>5=Steps</w:t>
            </w:r>
          </w:p>
          <w:p w14:paraId="0EB260EC" w14:textId="77777777" w:rsidR="00C77E6C" w:rsidRPr="00BE068B" w:rsidRDefault="00C77E6C" w:rsidP="00F7697D">
            <w:pPr>
              <w:spacing w:after="0"/>
              <w:rPr>
                <w:rFonts w:ascii="Gill Sans MT" w:hAnsi="Gill Sans MT"/>
              </w:rPr>
            </w:pPr>
            <w:r w:rsidRPr="00BE068B">
              <w:rPr>
                <w:rFonts w:ascii="Gill Sans MT" w:hAnsi="Gill Sans MT" w:cs="Times New Roman"/>
                <w:w w:val="105"/>
              </w:rPr>
              <w:t>6=Ropes</w:t>
            </w:r>
          </w:p>
          <w:p w14:paraId="6C3CEBD0" w14:textId="77777777" w:rsidR="00C77E6C" w:rsidRPr="00BE068B" w:rsidRDefault="00C77E6C" w:rsidP="00F7697D">
            <w:pPr>
              <w:spacing w:after="0"/>
              <w:rPr>
                <w:rFonts w:ascii="Gill Sans MT" w:hAnsi="Gill Sans MT" w:cs="Times New Roman"/>
                <w:i/>
                <w:w w:val="105"/>
              </w:rPr>
            </w:pPr>
            <w:r w:rsidRPr="00BE068B">
              <w:rPr>
                <w:rFonts w:ascii="Gill Sans MT" w:hAnsi="Gill Sans MT" w:cs="Times New Roman"/>
                <w:w w:val="105"/>
              </w:rPr>
              <w:t>888=Don't know</w:t>
            </w:r>
          </w:p>
        </w:tc>
        <w:tc>
          <w:tcPr>
            <w:tcW w:w="732" w:type="dxa"/>
            <w:gridSpan w:val="3"/>
            <w:tcBorders>
              <w:top w:val="single" w:sz="18" w:space="0" w:color="000000"/>
              <w:left w:val="single" w:sz="18" w:space="0" w:color="000000"/>
              <w:bottom w:val="single" w:sz="18" w:space="0" w:color="000000"/>
              <w:right w:val="single" w:sz="18" w:space="0" w:color="000000"/>
            </w:tcBorders>
          </w:tcPr>
          <w:p w14:paraId="782F7F99" w14:textId="77777777" w:rsidR="00C77E6C" w:rsidRPr="00BE068B" w:rsidRDefault="00C77E6C" w:rsidP="00F7697D">
            <w:pPr>
              <w:spacing w:after="0"/>
              <w:rPr>
                <w:rFonts w:ascii="Gill Sans MT" w:eastAsia="Calibri" w:hAnsi="Gill Sans MT" w:cs="Times New Roman"/>
                <w:i/>
                <w:color w:val="A6A6A6"/>
              </w:rPr>
            </w:pPr>
            <w:r w:rsidRPr="00BE068B">
              <w:rPr>
                <w:rFonts w:ascii="Gill Sans MT" w:eastAsia="Calibri" w:hAnsi="Gill Sans MT" w:cs="Times New Roman"/>
                <w:i/>
                <w:color w:val="A6A6A6"/>
              </w:rPr>
              <w:t>(Code)</w:t>
            </w:r>
          </w:p>
        </w:tc>
      </w:tr>
      <w:tr w:rsidR="00C77E6C" w:rsidRPr="00BE068B" w14:paraId="72CD71DF" w14:textId="77777777" w:rsidTr="00C20927">
        <w:trPr>
          <w:trHeight w:val="20"/>
        </w:trPr>
        <w:tc>
          <w:tcPr>
            <w:tcW w:w="574" w:type="dxa"/>
            <w:tcBorders>
              <w:top w:val="single" w:sz="4" w:space="0" w:color="000000"/>
              <w:left w:val="single" w:sz="4" w:space="0" w:color="000000"/>
              <w:bottom w:val="single" w:sz="4" w:space="0" w:color="000000"/>
              <w:right w:val="single" w:sz="4" w:space="0" w:color="000000"/>
            </w:tcBorders>
          </w:tcPr>
          <w:p w14:paraId="79E152DE" w14:textId="0C995144" w:rsidR="00C77E6C" w:rsidRPr="00BE068B" w:rsidRDefault="00C20927" w:rsidP="00F7697D">
            <w:pPr>
              <w:spacing w:after="0"/>
              <w:rPr>
                <w:rFonts w:ascii="Gill Sans MT" w:eastAsia="Calibri" w:hAnsi="Gill Sans MT" w:cs="Times New Roman"/>
              </w:rPr>
            </w:pPr>
            <w:r w:rsidRPr="00BE068B">
              <w:rPr>
                <w:rFonts w:ascii="Gill Sans MT" w:eastAsia="Calibri" w:hAnsi="Gill Sans MT" w:cs="Times New Roman"/>
              </w:rPr>
              <w:t>H21</w:t>
            </w:r>
          </w:p>
        </w:tc>
        <w:tc>
          <w:tcPr>
            <w:tcW w:w="4677" w:type="dxa"/>
            <w:tcBorders>
              <w:top w:val="single" w:sz="4" w:space="0" w:color="000000"/>
              <w:left w:val="single" w:sz="4" w:space="0" w:color="000000"/>
              <w:bottom w:val="single" w:sz="4" w:space="0" w:color="000000"/>
            </w:tcBorders>
          </w:tcPr>
          <w:p w14:paraId="543516DE" w14:textId="70037E11" w:rsidR="00C77E6C" w:rsidRPr="00BE068B" w:rsidRDefault="00C77E6C" w:rsidP="00F7697D">
            <w:pPr>
              <w:spacing w:after="0"/>
              <w:rPr>
                <w:rFonts w:ascii="Gill Sans MT" w:hAnsi="Gill Sans MT"/>
                <w:w w:val="105"/>
              </w:rPr>
            </w:pPr>
            <w:r w:rsidRPr="00BE068B">
              <w:rPr>
                <w:rFonts w:ascii="Gill Sans MT" w:hAnsi="Gill Sans MT"/>
                <w:w w:val="105"/>
              </w:rPr>
              <w:t>What was the condition of the land when the household obtained it? (</w:t>
            </w:r>
            <w:proofErr w:type="spellStart"/>
            <w:proofErr w:type="gramStart"/>
            <w:r w:rsidRPr="00BE068B">
              <w:rPr>
                <w:rFonts w:ascii="Gill Sans MT" w:hAnsi="Gill Sans MT"/>
                <w:b/>
                <w:w w:val="105"/>
              </w:rPr>
              <w:t>land</w:t>
            </w:r>
            <w:proofErr w:type="gramEnd"/>
            <w:r w:rsidRPr="00BE068B">
              <w:rPr>
                <w:rFonts w:ascii="Gill Sans MT" w:hAnsi="Gill Sans MT"/>
                <w:b/>
                <w:w w:val="105"/>
              </w:rPr>
              <w:t>_state</w:t>
            </w:r>
            <w:proofErr w:type="spellEnd"/>
            <w:r w:rsidRPr="00BE068B">
              <w:rPr>
                <w:rFonts w:ascii="Gill Sans MT" w:hAnsi="Gill Sans MT"/>
                <w:w w:val="105"/>
              </w:rPr>
              <w:t>)</w:t>
            </w:r>
          </w:p>
        </w:tc>
        <w:tc>
          <w:tcPr>
            <w:tcW w:w="4312" w:type="dxa"/>
            <w:gridSpan w:val="2"/>
            <w:tcBorders>
              <w:top w:val="single" w:sz="4" w:space="0" w:color="000000"/>
              <w:bottom w:val="single" w:sz="4" w:space="0" w:color="000000"/>
              <w:right w:val="single" w:sz="18" w:space="0" w:color="000000"/>
            </w:tcBorders>
          </w:tcPr>
          <w:p w14:paraId="13BB252F" w14:textId="77777777" w:rsidR="00C77E6C" w:rsidRPr="00BE068B" w:rsidRDefault="00C77E6C" w:rsidP="00F7697D">
            <w:pPr>
              <w:spacing w:after="0"/>
              <w:rPr>
                <w:rFonts w:ascii="Gill Sans MT" w:hAnsi="Gill Sans MT" w:cs="Times New Roman"/>
                <w:w w:val="105"/>
              </w:rPr>
            </w:pPr>
            <w:r w:rsidRPr="00BE068B">
              <w:rPr>
                <w:rFonts w:ascii="Gill Sans MT" w:hAnsi="Gill Sans MT" w:cs="Times New Roman"/>
                <w:w w:val="105"/>
              </w:rPr>
              <w:t>1=Undeveloped</w:t>
            </w:r>
          </w:p>
          <w:p w14:paraId="0D8E2A15" w14:textId="77777777" w:rsidR="00C77E6C" w:rsidRPr="00BE068B" w:rsidRDefault="00C77E6C" w:rsidP="00F7697D">
            <w:pPr>
              <w:spacing w:after="0"/>
              <w:rPr>
                <w:rFonts w:ascii="Gill Sans MT" w:hAnsi="Gill Sans MT" w:cs="Times New Roman"/>
                <w:w w:val="105"/>
              </w:rPr>
            </w:pPr>
            <w:r w:rsidRPr="00BE068B">
              <w:rPr>
                <w:rFonts w:ascii="Gill Sans MT" w:hAnsi="Gill Sans MT" w:cs="Times New Roman"/>
                <w:w w:val="105"/>
              </w:rPr>
              <w:t>2=Fallow</w:t>
            </w:r>
          </w:p>
          <w:p w14:paraId="21F12F56" w14:textId="77777777" w:rsidR="00C77E6C" w:rsidRDefault="00C77E6C" w:rsidP="00F7697D">
            <w:pPr>
              <w:spacing w:after="0"/>
              <w:rPr>
                <w:ins w:id="676" w:author="Heather Huntington" w:date="2014-11-17T22:30:00Z"/>
                <w:rFonts w:ascii="Gill Sans MT" w:hAnsi="Gill Sans MT" w:cs="Times New Roman"/>
                <w:w w:val="105"/>
              </w:rPr>
            </w:pPr>
            <w:r w:rsidRPr="00BE068B">
              <w:rPr>
                <w:rFonts w:ascii="Gill Sans MT" w:hAnsi="Gill Sans MT" w:cs="Times New Roman"/>
                <w:w w:val="105"/>
              </w:rPr>
              <w:t>3=Productive</w:t>
            </w:r>
          </w:p>
          <w:p w14:paraId="1DABE4A5" w14:textId="1B336A6D" w:rsidR="009127AB" w:rsidRPr="00BE068B" w:rsidRDefault="009127AB" w:rsidP="00F7697D">
            <w:pPr>
              <w:spacing w:after="0"/>
              <w:rPr>
                <w:rFonts w:ascii="Gill Sans MT" w:hAnsi="Gill Sans MT" w:cs="Times New Roman"/>
                <w:w w:val="105"/>
              </w:rPr>
            </w:pPr>
            <w:ins w:id="677" w:author="Heather Huntington" w:date="2014-11-17T22:30:00Z">
              <w:r>
                <w:rPr>
                  <w:rFonts w:ascii="Gill Sans MT" w:hAnsi="Gill Sans MT" w:cs="Times New Roman"/>
                  <w:w w:val="105"/>
                </w:rPr>
                <w:t>4= Forested</w:t>
              </w:r>
            </w:ins>
          </w:p>
          <w:p w14:paraId="3CB1C990" w14:textId="77777777" w:rsidR="00C77E6C" w:rsidRPr="00BE068B" w:rsidRDefault="00C77E6C" w:rsidP="00F7697D">
            <w:pPr>
              <w:spacing w:after="0"/>
              <w:rPr>
                <w:rFonts w:ascii="Gill Sans MT" w:hAnsi="Gill Sans MT" w:cs="Times New Roman"/>
                <w:w w:val="105"/>
              </w:rPr>
            </w:pPr>
            <w:commentRangeStart w:id="678"/>
            <w:r w:rsidRPr="00BE068B">
              <w:rPr>
                <w:rFonts w:ascii="Gill Sans MT" w:hAnsi="Gill Sans MT" w:cs="Times New Roman"/>
                <w:w w:val="105"/>
              </w:rPr>
              <w:t>97=</w:t>
            </w:r>
            <w:commentRangeStart w:id="679"/>
            <w:r w:rsidRPr="00BE068B">
              <w:rPr>
                <w:rFonts w:ascii="Gill Sans MT" w:hAnsi="Gill Sans MT" w:cs="Times New Roman"/>
                <w:w w:val="105"/>
              </w:rPr>
              <w:t>Other, please specify</w:t>
            </w:r>
            <w:commentRangeEnd w:id="679"/>
            <w:r w:rsidR="00116F32">
              <w:rPr>
                <w:rStyle w:val="CommentReference"/>
              </w:rPr>
              <w:commentReference w:id="679"/>
            </w:r>
            <w:commentRangeEnd w:id="678"/>
            <w:r w:rsidR="009127AB">
              <w:rPr>
                <w:rStyle w:val="CommentReference"/>
              </w:rPr>
              <w:commentReference w:id="678"/>
            </w:r>
          </w:p>
        </w:tc>
        <w:tc>
          <w:tcPr>
            <w:tcW w:w="732" w:type="dxa"/>
            <w:gridSpan w:val="3"/>
            <w:tcBorders>
              <w:top w:val="single" w:sz="18" w:space="0" w:color="000000"/>
              <w:left w:val="single" w:sz="18" w:space="0" w:color="000000"/>
              <w:bottom w:val="single" w:sz="18" w:space="0" w:color="000000"/>
              <w:right w:val="single" w:sz="18" w:space="0" w:color="000000"/>
            </w:tcBorders>
          </w:tcPr>
          <w:p w14:paraId="0B8E728E" w14:textId="77777777" w:rsidR="00C77E6C" w:rsidRPr="00BE068B" w:rsidRDefault="00C77E6C" w:rsidP="00F7697D">
            <w:pPr>
              <w:spacing w:after="0"/>
              <w:rPr>
                <w:rFonts w:ascii="Gill Sans MT" w:eastAsia="Calibri" w:hAnsi="Gill Sans MT" w:cs="Times New Roman"/>
                <w:i/>
                <w:color w:val="A6A6A6"/>
              </w:rPr>
            </w:pPr>
            <w:r w:rsidRPr="00BE068B">
              <w:rPr>
                <w:rFonts w:ascii="Gill Sans MT" w:eastAsia="Calibri" w:hAnsi="Gill Sans MT" w:cs="Times New Roman"/>
                <w:i/>
                <w:color w:val="A6A6A6"/>
              </w:rPr>
              <w:t>(Code)</w:t>
            </w:r>
          </w:p>
        </w:tc>
      </w:tr>
      <w:tr w:rsidR="00C77E6C" w:rsidRPr="00BE068B" w14:paraId="036386C1" w14:textId="77777777" w:rsidTr="00C20927">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574" w:type="dxa"/>
            <w:tcBorders>
              <w:right w:val="single" w:sz="4" w:space="0" w:color="auto"/>
            </w:tcBorders>
          </w:tcPr>
          <w:p w14:paraId="4E96725E" w14:textId="70CF67A8" w:rsidR="00C77E6C" w:rsidRPr="00BE068B" w:rsidRDefault="00C20927" w:rsidP="00F7697D">
            <w:pPr>
              <w:spacing w:after="0"/>
              <w:rPr>
                <w:rFonts w:ascii="Gill Sans MT" w:hAnsi="Gill Sans MT"/>
              </w:rPr>
            </w:pPr>
            <w:r w:rsidRPr="00BE068B">
              <w:rPr>
                <w:rFonts w:ascii="Gill Sans MT" w:hAnsi="Gill Sans MT"/>
              </w:rPr>
              <w:t>H21b</w:t>
            </w:r>
          </w:p>
        </w:tc>
        <w:tc>
          <w:tcPr>
            <w:tcW w:w="4677" w:type="dxa"/>
            <w:tcBorders>
              <w:left w:val="single" w:sz="4" w:space="0" w:color="auto"/>
              <w:right w:val="single" w:sz="18" w:space="0" w:color="000000"/>
            </w:tcBorders>
          </w:tcPr>
          <w:p w14:paraId="7CAE71D0" w14:textId="29605757" w:rsidR="00C77E6C" w:rsidRPr="00BE068B" w:rsidRDefault="00C77E6C" w:rsidP="00F7697D">
            <w:pPr>
              <w:spacing w:after="0"/>
              <w:rPr>
                <w:rFonts w:ascii="Gill Sans MT" w:hAnsi="Gill Sans MT"/>
                <w:w w:val="105"/>
              </w:rPr>
            </w:pPr>
            <w:r w:rsidRPr="00BE068B">
              <w:rPr>
                <w:rFonts w:ascii="Gill Sans MT" w:hAnsi="Gill Sans MT"/>
                <w:w w:val="105"/>
              </w:rPr>
              <w:t>If other, please specify</w:t>
            </w:r>
          </w:p>
        </w:tc>
        <w:tc>
          <w:tcPr>
            <w:tcW w:w="5044" w:type="dxa"/>
            <w:gridSpan w:val="5"/>
            <w:tcBorders>
              <w:top w:val="single" w:sz="18" w:space="0" w:color="000000"/>
              <w:left w:val="single" w:sz="18" w:space="0" w:color="000000"/>
              <w:bottom w:val="single" w:sz="18" w:space="0" w:color="000000"/>
              <w:right w:val="single" w:sz="18" w:space="0" w:color="000000"/>
            </w:tcBorders>
          </w:tcPr>
          <w:p w14:paraId="4B512775" w14:textId="77777777" w:rsidR="00C77E6C" w:rsidRPr="00BE068B" w:rsidRDefault="00C77E6C" w:rsidP="00F7697D">
            <w:pPr>
              <w:spacing w:after="0"/>
              <w:rPr>
                <w:rFonts w:ascii="Gill Sans MT" w:hAnsi="Gill Sans MT"/>
                <w:w w:val="105"/>
              </w:rPr>
            </w:pPr>
            <w:r w:rsidRPr="00BE068B">
              <w:rPr>
                <w:rFonts w:ascii="Gill Sans MT" w:hAnsi="Gill Sans MT"/>
                <w:i/>
                <w:color w:val="A6A6A6" w:themeColor="background1" w:themeShade="A6"/>
              </w:rPr>
              <w:t>(Text)</w:t>
            </w:r>
          </w:p>
        </w:tc>
      </w:tr>
      <w:tr w:rsidR="00C77E6C" w:rsidRPr="00BE068B" w14:paraId="4AE04ECF" w14:textId="77777777" w:rsidTr="00C20927">
        <w:trPr>
          <w:trHeight w:val="20"/>
        </w:trPr>
        <w:tc>
          <w:tcPr>
            <w:tcW w:w="574" w:type="dxa"/>
            <w:tcBorders>
              <w:top w:val="single" w:sz="4" w:space="0" w:color="000000"/>
              <w:left w:val="single" w:sz="4" w:space="0" w:color="000000"/>
              <w:bottom w:val="single" w:sz="4" w:space="0" w:color="000000"/>
              <w:right w:val="single" w:sz="4" w:space="0" w:color="auto"/>
            </w:tcBorders>
          </w:tcPr>
          <w:p w14:paraId="1C354606" w14:textId="27623784" w:rsidR="00C77E6C" w:rsidRPr="00BE068B" w:rsidRDefault="00AA3608" w:rsidP="00F7697D">
            <w:pPr>
              <w:spacing w:after="0"/>
              <w:rPr>
                <w:rFonts w:ascii="Gill Sans MT" w:eastAsia="Calibri" w:hAnsi="Gill Sans MT" w:cs="Times New Roman"/>
                <w:w w:val="105"/>
              </w:rPr>
            </w:pPr>
            <w:r w:rsidRPr="00BE068B">
              <w:rPr>
                <w:rFonts w:ascii="Gill Sans MT" w:eastAsia="Calibri" w:hAnsi="Gill Sans MT" w:cs="Times New Roman"/>
                <w:w w:val="105"/>
              </w:rPr>
              <w:t>H22</w:t>
            </w:r>
          </w:p>
        </w:tc>
        <w:tc>
          <w:tcPr>
            <w:tcW w:w="4677" w:type="dxa"/>
            <w:tcBorders>
              <w:top w:val="single" w:sz="4" w:space="0" w:color="000000"/>
              <w:left w:val="single" w:sz="4" w:space="0" w:color="auto"/>
              <w:bottom w:val="single" w:sz="4" w:space="0" w:color="000000"/>
            </w:tcBorders>
          </w:tcPr>
          <w:p w14:paraId="42CC1897" w14:textId="66D26D25" w:rsidR="00C77E6C" w:rsidRPr="00BE068B" w:rsidRDefault="00C77E6C" w:rsidP="00F7697D">
            <w:pPr>
              <w:spacing w:afterLines="20" w:after="48" w:line="240" w:lineRule="auto"/>
              <w:ind w:left="10"/>
              <w:contextualSpacing/>
              <w:rPr>
                <w:rFonts w:ascii="Gill Sans MT" w:hAnsi="Gill Sans MT"/>
                <w:w w:val="105"/>
              </w:rPr>
            </w:pPr>
            <w:r w:rsidRPr="00BE068B">
              <w:rPr>
                <w:rFonts w:ascii="Gill Sans MT" w:hAnsi="Gill Sans MT"/>
                <w:w w:val="105"/>
              </w:rPr>
              <w:t>In the past five years, has your household ever had land that you were using reallocated by village or chief authorities to be used for other purposes? (</w:t>
            </w:r>
            <w:proofErr w:type="gramStart"/>
            <w:r w:rsidRPr="00BE068B">
              <w:rPr>
                <w:rFonts w:ascii="Gill Sans MT" w:hAnsi="Gill Sans MT"/>
                <w:b/>
                <w:w w:val="105"/>
              </w:rPr>
              <w:t>reallocate</w:t>
            </w:r>
            <w:proofErr w:type="gramEnd"/>
            <w:r w:rsidRPr="00BE068B">
              <w:rPr>
                <w:rFonts w:ascii="Gill Sans MT" w:hAnsi="Gill Sans MT"/>
                <w:w w:val="105"/>
              </w:rPr>
              <w:t>)</w:t>
            </w:r>
          </w:p>
          <w:p w14:paraId="2AD82C7A" w14:textId="20861BEF" w:rsidR="00C77E6C" w:rsidRPr="00BE068B" w:rsidRDefault="00AA3608" w:rsidP="00F7697D">
            <w:pPr>
              <w:spacing w:afterLines="20" w:after="48" w:line="240" w:lineRule="auto"/>
              <w:ind w:left="10"/>
              <w:contextualSpacing/>
              <w:rPr>
                <w:rFonts w:ascii="Gill Sans MT" w:hAnsi="Gill Sans MT"/>
                <w:i/>
                <w:w w:val="105"/>
              </w:rPr>
            </w:pPr>
            <w:r w:rsidRPr="00BE068B">
              <w:rPr>
                <w:rFonts w:ascii="Gill Sans MT" w:hAnsi="Gill Sans MT"/>
                <w:i/>
                <w:w w:val="105"/>
              </w:rPr>
              <w:t>If not 1, skip to Module I</w:t>
            </w:r>
          </w:p>
        </w:tc>
        <w:tc>
          <w:tcPr>
            <w:tcW w:w="4332" w:type="dxa"/>
            <w:gridSpan w:val="4"/>
            <w:tcBorders>
              <w:top w:val="single" w:sz="4" w:space="0" w:color="000000"/>
              <w:bottom w:val="single" w:sz="4" w:space="0" w:color="000000"/>
              <w:right w:val="single" w:sz="18" w:space="0" w:color="000000"/>
            </w:tcBorders>
          </w:tcPr>
          <w:p w14:paraId="422F1312" w14:textId="77777777" w:rsidR="00C77E6C" w:rsidRPr="00BE068B" w:rsidRDefault="00C77E6C" w:rsidP="00F7697D">
            <w:pPr>
              <w:spacing w:after="0"/>
              <w:rPr>
                <w:rFonts w:ascii="Gill Sans MT" w:hAnsi="Gill Sans MT"/>
              </w:rPr>
            </w:pPr>
            <w:r w:rsidRPr="00BE068B">
              <w:rPr>
                <w:rFonts w:ascii="Gill Sans MT" w:hAnsi="Gill Sans MT"/>
              </w:rPr>
              <w:t>1=No</w:t>
            </w:r>
          </w:p>
          <w:p w14:paraId="22FB6FB5" w14:textId="77777777" w:rsidR="00C77E6C" w:rsidRPr="00BE068B" w:rsidRDefault="00C77E6C" w:rsidP="00F7697D">
            <w:pPr>
              <w:spacing w:after="0"/>
              <w:rPr>
                <w:rFonts w:ascii="Gill Sans MT" w:hAnsi="Gill Sans MT"/>
              </w:rPr>
            </w:pPr>
            <w:r w:rsidRPr="00BE068B">
              <w:rPr>
                <w:rFonts w:ascii="Gill Sans MT" w:hAnsi="Gill Sans MT"/>
              </w:rPr>
              <w:t>2=Yes</w:t>
            </w:r>
            <w:r w:rsidRPr="00BE068B" w:rsidDel="00226116">
              <w:rPr>
                <w:rFonts w:ascii="Gill Sans MT" w:hAnsi="Gill Sans MT"/>
              </w:rPr>
              <w:t xml:space="preserve"> </w:t>
            </w:r>
          </w:p>
          <w:p w14:paraId="22F94840" w14:textId="77777777" w:rsidR="00C77E6C" w:rsidRPr="00BE068B" w:rsidRDefault="00C77E6C" w:rsidP="00F7697D">
            <w:pPr>
              <w:spacing w:after="0"/>
              <w:rPr>
                <w:rFonts w:ascii="Gill Sans MT" w:hAnsi="Gill Sans MT"/>
              </w:rPr>
            </w:pPr>
            <w:r w:rsidRPr="00BE068B">
              <w:rPr>
                <w:rFonts w:ascii="Gill Sans MT" w:hAnsi="Gill Sans MT"/>
              </w:rPr>
              <w:t>888=Don’t know</w:t>
            </w:r>
          </w:p>
          <w:p w14:paraId="50557C64" w14:textId="77777777" w:rsidR="00C77E6C" w:rsidRPr="00BE068B" w:rsidRDefault="00C77E6C" w:rsidP="00F7697D">
            <w:pPr>
              <w:spacing w:after="0"/>
              <w:rPr>
                <w:rFonts w:ascii="Gill Sans MT" w:hAnsi="Gill Sans MT"/>
              </w:rPr>
            </w:pPr>
            <w:r w:rsidRPr="00BE068B">
              <w:rPr>
                <w:rFonts w:ascii="Gill Sans MT" w:hAnsi="Gill Sans MT"/>
              </w:rPr>
              <w:t>999=Prefer not to respond</w:t>
            </w:r>
          </w:p>
        </w:tc>
        <w:tc>
          <w:tcPr>
            <w:tcW w:w="712" w:type="dxa"/>
            <w:tcBorders>
              <w:top w:val="single" w:sz="18" w:space="0" w:color="000000"/>
              <w:left w:val="single" w:sz="18" w:space="0" w:color="000000"/>
              <w:bottom w:val="single" w:sz="18" w:space="0" w:color="000000"/>
              <w:right w:val="single" w:sz="18" w:space="0" w:color="000000"/>
            </w:tcBorders>
          </w:tcPr>
          <w:p w14:paraId="7A91EA8E" w14:textId="77777777" w:rsidR="00C77E6C" w:rsidRPr="00BE068B" w:rsidRDefault="00C77E6C" w:rsidP="00F7697D">
            <w:pPr>
              <w:spacing w:after="0"/>
              <w:rPr>
                <w:rFonts w:ascii="Gill Sans MT" w:eastAsia="Calibri" w:hAnsi="Gill Sans MT" w:cs="Times New Roman"/>
                <w:i/>
                <w:color w:val="A6A6A6"/>
              </w:rPr>
            </w:pPr>
            <w:r w:rsidRPr="00BE068B">
              <w:rPr>
                <w:rFonts w:ascii="Gill Sans MT" w:eastAsia="Calibri" w:hAnsi="Gill Sans MT" w:cs="Times New Roman"/>
                <w:i/>
                <w:color w:val="A6A6A6"/>
              </w:rPr>
              <w:t>(Code)</w:t>
            </w:r>
          </w:p>
        </w:tc>
      </w:tr>
      <w:tr w:rsidR="00C77E6C" w:rsidRPr="00BE068B" w14:paraId="5011D0BD" w14:textId="77777777" w:rsidTr="00761418">
        <w:trPr>
          <w:trHeight w:val="20"/>
        </w:trPr>
        <w:tc>
          <w:tcPr>
            <w:tcW w:w="574" w:type="dxa"/>
            <w:tcBorders>
              <w:top w:val="single" w:sz="4" w:space="0" w:color="000000"/>
              <w:left w:val="single" w:sz="4" w:space="0" w:color="000000"/>
              <w:bottom w:val="single" w:sz="4" w:space="0" w:color="000000"/>
              <w:right w:val="single" w:sz="4" w:space="0" w:color="auto"/>
            </w:tcBorders>
          </w:tcPr>
          <w:p w14:paraId="1A3C338B" w14:textId="7DF88663" w:rsidR="00C77E6C" w:rsidRPr="00BE068B" w:rsidRDefault="00AA3608" w:rsidP="00F7697D">
            <w:pPr>
              <w:spacing w:after="0"/>
              <w:rPr>
                <w:rFonts w:ascii="Gill Sans MT" w:hAnsi="Gill Sans MT"/>
                <w:w w:val="105"/>
              </w:rPr>
            </w:pPr>
            <w:r w:rsidRPr="00BE068B">
              <w:rPr>
                <w:rFonts w:ascii="Gill Sans MT" w:hAnsi="Gill Sans MT"/>
                <w:w w:val="105"/>
              </w:rPr>
              <w:t>H23</w:t>
            </w:r>
          </w:p>
        </w:tc>
        <w:tc>
          <w:tcPr>
            <w:tcW w:w="9000" w:type="dxa"/>
            <w:gridSpan w:val="4"/>
            <w:tcBorders>
              <w:top w:val="single" w:sz="4" w:space="0" w:color="000000"/>
              <w:left w:val="single" w:sz="4" w:space="0" w:color="auto"/>
              <w:bottom w:val="single" w:sz="4" w:space="0" w:color="000000"/>
              <w:right w:val="single" w:sz="18" w:space="0" w:color="000000"/>
            </w:tcBorders>
          </w:tcPr>
          <w:p w14:paraId="129214E5" w14:textId="14CDFDD2" w:rsidR="00C77E6C" w:rsidRPr="00BE068B" w:rsidRDefault="00C77E6C" w:rsidP="00F7697D">
            <w:pPr>
              <w:spacing w:after="0"/>
              <w:rPr>
                <w:rFonts w:ascii="Gill Sans MT" w:hAnsi="Gill Sans MT"/>
                <w:w w:val="105"/>
              </w:rPr>
            </w:pPr>
            <w:r w:rsidRPr="00BE068B">
              <w:rPr>
                <w:rFonts w:ascii="Gill Sans MT" w:hAnsi="Gill Sans MT"/>
                <w:w w:val="105"/>
              </w:rPr>
              <w:t>How many times was land reallocated? (</w:t>
            </w:r>
            <w:proofErr w:type="spellStart"/>
            <w:proofErr w:type="gramStart"/>
            <w:r w:rsidRPr="00BE068B">
              <w:rPr>
                <w:rFonts w:ascii="Gill Sans MT" w:hAnsi="Gill Sans MT"/>
                <w:b/>
                <w:w w:val="105"/>
              </w:rPr>
              <w:t>reallocate</w:t>
            </w:r>
            <w:proofErr w:type="gramEnd"/>
            <w:r w:rsidRPr="00BE068B">
              <w:rPr>
                <w:rFonts w:ascii="Gill Sans MT" w:hAnsi="Gill Sans MT"/>
                <w:b/>
                <w:w w:val="105"/>
              </w:rPr>
              <w:t>_freq</w:t>
            </w:r>
            <w:proofErr w:type="spellEnd"/>
            <w:r w:rsidRPr="00BE068B">
              <w:rPr>
                <w:rFonts w:ascii="Gill Sans MT" w:hAnsi="Gill Sans MT"/>
                <w:w w:val="105"/>
              </w:rPr>
              <w:t>)</w:t>
            </w:r>
          </w:p>
        </w:tc>
        <w:tc>
          <w:tcPr>
            <w:tcW w:w="721" w:type="dxa"/>
            <w:gridSpan w:val="2"/>
            <w:tcBorders>
              <w:top w:val="single" w:sz="18" w:space="0" w:color="000000"/>
              <w:left w:val="single" w:sz="18" w:space="0" w:color="000000"/>
              <w:bottom w:val="single" w:sz="18" w:space="0" w:color="000000"/>
              <w:right w:val="single" w:sz="18" w:space="0" w:color="000000"/>
            </w:tcBorders>
          </w:tcPr>
          <w:p w14:paraId="09384DEA" w14:textId="77777777" w:rsidR="00C77E6C" w:rsidRPr="00BE068B" w:rsidRDefault="00C77E6C" w:rsidP="00F7697D">
            <w:pPr>
              <w:spacing w:after="0"/>
              <w:rPr>
                <w:rFonts w:ascii="Gill Sans MT" w:hAnsi="Gill Sans MT"/>
                <w:i/>
                <w:color w:val="A6A6A6" w:themeColor="background1" w:themeShade="A6"/>
              </w:rPr>
            </w:pPr>
            <w:r w:rsidRPr="00BE068B">
              <w:rPr>
                <w:rFonts w:ascii="Gill Sans MT" w:hAnsi="Gill Sans MT"/>
                <w:i/>
                <w:color w:val="A6A6A6" w:themeColor="background1" w:themeShade="A6"/>
              </w:rPr>
              <w:t>(Integer)</w:t>
            </w:r>
          </w:p>
        </w:tc>
      </w:tr>
      <w:tr w:rsidR="00C77E6C" w:rsidRPr="00BE068B" w14:paraId="57051AC3" w14:textId="77777777" w:rsidTr="00C20927">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574" w:type="dxa"/>
            <w:tcBorders>
              <w:right w:val="single" w:sz="4" w:space="0" w:color="auto"/>
            </w:tcBorders>
          </w:tcPr>
          <w:p w14:paraId="5681CE7B" w14:textId="42487016" w:rsidR="00C77E6C" w:rsidRPr="00BE068B" w:rsidRDefault="00AA3608" w:rsidP="00F7697D">
            <w:pPr>
              <w:spacing w:after="0"/>
              <w:rPr>
                <w:rFonts w:ascii="Gill Sans MT" w:hAnsi="Gill Sans MT"/>
              </w:rPr>
            </w:pPr>
            <w:r w:rsidRPr="00BE068B">
              <w:rPr>
                <w:rFonts w:ascii="Gill Sans MT" w:hAnsi="Gill Sans MT"/>
              </w:rPr>
              <w:t>H24</w:t>
            </w:r>
          </w:p>
        </w:tc>
        <w:tc>
          <w:tcPr>
            <w:tcW w:w="4677" w:type="dxa"/>
            <w:tcBorders>
              <w:left w:val="single" w:sz="4" w:space="0" w:color="auto"/>
              <w:right w:val="single" w:sz="18" w:space="0" w:color="000000"/>
            </w:tcBorders>
          </w:tcPr>
          <w:p w14:paraId="4CDB2D22" w14:textId="38E5294B" w:rsidR="00C77E6C" w:rsidRPr="00BE068B" w:rsidRDefault="00C77E6C" w:rsidP="00F7697D">
            <w:pPr>
              <w:spacing w:after="0"/>
              <w:rPr>
                <w:rFonts w:ascii="Gill Sans MT" w:hAnsi="Gill Sans MT"/>
                <w:w w:val="105"/>
              </w:rPr>
            </w:pPr>
            <w:r w:rsidRPr="00BE068B">
              <w:rPr>
                <w:rFonts w:ascii="Gill Sans MT" w:hAnsi="Gill Sans MT"/>
                <w:w w:val="105"/>
              </w:rPr>
              <w:t>Why was the land reallocated? (</w:t>
            </w:r>
            <w:proofErr w:type="spellStart"/>
            <w:proofErr w:type="gramStart"/>
            <w:r w:rsidRPr="00BE068B">
              <w:rPr>
                <w:rFonts w:ascii="Gill Sans MT" w:hAnsi="Gill Sans MT"/>
                <w:b/>
                <w:w w:val="105"/>
              </w:rPr>
              <w:t>reallocate</w:t>
            </w:r>
            <w:proofErr w:type="gramEnd"/>
            <w:r w:rsidRPr="00BE068B">
              <w:rPr>
                <w:rFonts w:ascii="Gill Sans MT" w:hAnsi="Gill Sans MT"/>
                <w:b/>
                <w:w w:val="105"/>
              </w:rPr>
              <w:t>_exp</w:t>
            </w:r>
            <w:proofErr w:type="spellEnd"/>
            <w:r w:rsidRPr="00BE068B">
              <w:rPr>
                <w:rFonts w:ascii="Gill Sans MT" w:hAnsi="Gill Sans MT"/>
                <w:w w:val="105"/>
              </w:rPr>
              <w:t>)</w:t>
            </w:r>
          </w:p>
        </w:tc>
        <w:tc>
          <w:tcPr>
            <w:tcW w:w="5044" w:type="dxa"/>
            <w:gridSpan w:val="5"/>
            <w:tcBorders>
              <w:top w:val="single" w:sz="18" w:space="0" w:color="000000"/>
              <w:left w:val="single" w:sz="18" w:space="0" w:color="000000"/>
              <w:bottom w:val="single" w:sz="18" w:space="0" w:color="000000"/>
              <w:right w:val="single" w:sz="18" w:space="0" w:color="000000"/>
            </w:tcBorders>
          </w:tcPr>
          <w:p w14:paraId="0F5F5323" w14:textId="77777777" w:rsidR="00C77E6C" w:rsidRPr="00BE068B" w:rsidRDefault="00C77E6C" w:rsidP="00F7697D">
            <w:pPr>
              <w:spacing w:after="0"/>
              <w:rPr>
                <w:rFonts w:ascii="Gill Sans MT" w:hAnsi="Gill Sans MT"/>
                <w:w w:val="105"/>
              </w:rPr>
            </w:pPr>
            <w:r w:rsidRPr="00BE068B">
              <w:rPr>
                <w:rFonts w:ascii="Gill Sans MT" w:hAnsi="Gill Sans MT"/>
                <w:i/>
                <w:color w:val="A6A6A6" w:themeColor="background1" w:themeShade="A6"/>
              </w:rPr>
              <w:t>(Text)</w:t>
            </w:r>
          </w:p>
        </w:tc>
      </w:tr>
      <w:tr w:rsidR="00C77E6C" w:rsidRPr="00BE068B" w14:paraId="1A780132" w14:textId="77777777" w:rsidTr="00761418">
        <w:trPr>
          <w:trHeight w:val="20"/>
        </w:trPr>
        <w:tc>
          <w:tcPr>
            <w:tcW w:w="574" w:type="dxa"/>
            <w:tcBorders>
              <w:top w:val="single" w:sz="4" w:space="0" w:color="000000"/>
              <w:left w:val="single" w:sz="4" w:space="0" w:color="000000"/>
              <w:bottom w:val="single" w:sz="4" w:space="0" w:color="000000"/>
              <w:right w:val="single" w:sz="4" w:space="0" w:color="auto"/>
            </w:tcBorders>
          </w:tcPr>
          <w:p w14:paraId="79E09BC1" w14:textId="7000DA06" w:rsidR="00C77E6C" w:rsidRPr="00BE068B" w:rsidRDefault="00AA3608" w:rsidP="00F7697D">
            <w:pPr>
              <w:spacing w:after="0"/>
              <w:rPr>
                <w:rFonts w:ascii="Gill Sans MT" w:hAnsi="Gill Sans MT"/>
                <w:w w:val="105"/>
              </w:rPr>
            </w:pPr>
            <w:r w:rsidRPr="00BE068B">
              <w:rPr>
                <w:rFonts w:ascii="Gill Sans MT" w:hAnsi="Gill Sans MT"/>
                <w:w w:val="105"/>
              </w:rPr>
              <w:lastRenderedPageBreak/>
              <w:t>H25</w:t>
            </w:r>
          </w:p>
        </w:tc>
        <w:tc>
          <w:tcPr>
            <w:tcW w:w="9000" w:type="dxa"/>
            <w:gridSpan w:val="4"/>
            <w:tcBorders>
              <w:top w:val="single" w:sz="4" w:space="0" w:color="000000"/>
              <w:left w:val="single" w:sz="4" w:space="0" w:color="auto"/>
              <w:bottom w:val="single" w:sz="4" w:space="0" w:color="000000"/>
              <w:right w:val="single" w:sz="18" w:space="0" w:color="000000"/>
            </w:tcBorders>
          </w:tcPr>
          <w:p w14:paraId="38C4310D" w14:textId="773357C2" w:rsidR="00C77E6C" w:rsidRPr="00BE068B" w:rsidRDefault="00C77E6C" w:rsidP="00F7697D">
            <w:pPr>
              <w:spacing w:after="0"/>
              <w:rPr>
                <w:rFonts w:ascii="Gill Sans MT" w:hAnsi="Gill Sans MT"/>
                <w:w w:val="105"/>
              </w:rPr>
            </w:pPr>
            <w:commentRangeStart w:id="680"/>
            <w:r w:rsidRPr="00BE068B">
              <w:rPr>
                <w:rFonts w:ascii="Gill Sans MT" w:hAnsi="Gill Sans MT"/>
                <w:w w:val="105"/>
              </w:rPr>
              <w:t>How much land was reallocated?</w:t>
            </w:r>
            <w:commentRangeEnd w:id="680"/>
            <w:r w:rsidR="000C43F6" w:rsidRPr="00BE068B">
              <w:rPr>
                <w:rStyle w:val="CommentReference"/>
                <w:rFonts w:ascii="Gill Sans MT" w:hAnsi="Gill Sans MT"/>
              </w:rPr>
              <w:commentReference w:id="680"/>
            </w:r>
            <w:r w:rsidRPr="00BE068B">
              <w:rPr>
                <w:rFonts w:ascii="Gill Sans MT" w:hAnsi="Gill Sans MT"/>
                <w:w w:val="105"/>
              </w:rPr>
              <w:t xml:space="preserve"> (</w:t>
            </w:r>
            <w:proofErr w:type="spellStart"/>
            <w:proofErr w:type="gramStart"/>
            <w:r w:rsidRPr="00BE068B">
              <w:rPr>
                <w:rFonts w:ascii="Gill Sans MT" w:hAnsi="Gill Sans MT"/>
                <w:b/>
                <w:w w:val="105"/>
              </w:rPr>
              <w:t>reallocate</w:t>
            </w:r>
            <w:proofErr w:type="gramEnd"/>
            <w:r w:rsidRPr="00BE068B">
              <w:rPr>
                <w:rFonts w:ascii="Gill Sans MT" w:hAnsi="Gill Sans MT"/>
                <w:b/>
                <w:w w:val="105"/>
              </w:rPr>
              <w:t>_size</w:t>
            </w:r>
            <w:proofErr w:type="spellEnd"/>
            <w:r w:rsidRPr="00BE068B">
              <w:rPr>
                <w:rFonts w:ascii="Gill Sans MT" w:hAnsi="Gill Sans MT"/>
                <w:w w:val="105"/>
              </w:rPr>
              <w:t>)</w:t>
            </w:r>
          </w:p>
        </w:tc>
        <w:tc>
          <w:tcPr>
            <w:tcW w:w="721" w:type="dxa"/>
            <w:gridSpan w:val="2"/>
            <w:tcBorders>
              <w:top w:val="single" w:sz="18" w:space="0" w:color="000000"/>
              <w:left w:val="single" w:sz="18" w:space="0" w:color="000000"/>
              <w:bottom w:val="single" w:sz="18" w:space="0" w:color="000000"/>
              <w:right w:val="single" w:sz="18" w:space="0" w:color="000000"/>
            </w:tcBorders>
          </w:tcPr>
          <w:p w14:paraId="599A95F7" w14:textId="77777777" w:rsidR="00C77E6C" w:rsidRPr="00BE068B" w:rsidRDefault="00C77E6C" w:rsidP="00F7697D">
            <w:pPr>
              <w:spacing w:after="0"/>
              <w:rPr>
                <w:rFonts w:ascii="Gill Sans MT" w:hAnsi="Gill Sans MT"/>
                <w:i/>
                <w:color w:val="A6A6A6" w:themeColor="background1" w:themeShade="A6"/>
              </w:rPr>
            </w:pPr>
            <w:r w:rsidRPr="00BE068B">
              <w:rPr>
                <w:rFonts w:ascii="Gill Sans MT" w:hAnsi="Gill Sans MT"/>
                <w:i/>
                <w:color w:val="A6A6A6" w:themeColor="background1" w:themeShade="A6"/>
              </w:rPr>
              <w:t>(Integer)</w:t>
            </w:r>
          </w:p>
        </w:tc>
      </w:tr>
      <w:tr w:rsidR="00C77E6C" w:rsidRPr="00BE068B" w14:paraId="772A0656" w14:textId="77777777" w:rsidTr="00761418">
        <w:trPr>
          <w:trHeight w:val="2122"/>
        </w:trPr>
        <w:tc>
          <w:tcPr>
            <w:tcW w:w="574" w:type="dxa"/>
            <w:tcBorders>
              <w:top w:val="single" w:sz="4" w:space="0" w:color="000000"/>
              <w:left w:val="single" w:sz="4" w:space="0" w:color="000000"/>
              <w:bottom w:val="single" w:sz="4" w:space="0" w:color="auto"/>
              <w:right w:val="single" w:sz="4" w:space="0" w:color="000000"/>
            </w:tcBorders>
          </w:tcPr>
          <w:p w14:paraId="08D29430" w14:textId="6BB916CE" w:rsidR="00C77E6C" w:rsidRPr="00BE068B" w:rsidRDefault="00AA3608" w:rsidP="00F7697D">
            <w:pPr>
              <w:spacing w:after="0"/>
              <w:rPr>
                <w:rFonts w:ascii="Gill Sans MT" w:eastAsia="Calibri" w:hAnsi="Gill Sans MT" w:cs="Times New Roman"/>
              </w:rPr>
            </w:pPr>
            <w:r w:rsidRPr="00BE068B">
              <w:rPr>
                <w:rFonts w:ascii="Gill Sans MT" w:eastAsia="Calibri" w:hAnsi="Gill Sans MT" w:cs="Times New Roman"/>
              </w:rPr>
              <w:t>H26</w:t>
            </w:r>
          </w:p>
        </w:tc>
        <w:tc>
          <w:tcPr>
            <w:tcW w:w="4677" w:type="dxa"/>
            <w:tcBorders>
              <w:top w:val="single" w:sz="4" w:space="0" w:color="000000"/>
              <w:left w:val="single" w:sz="4" w:space="0" w:color="000000"/>
              <w:bottom w:val="single" w:sz="4" w:space="0" w:color="auto"/>
            </w:tcBorders>
          </w:tcPr>
          <w:p w14:paraId="118BB1AF" w14:textId="0116E478" w:rsidR="00C77E6C" w:rsidRPr="00BE068B" w:rsidRDefault="00C77E6C" w:rsidP="00F7697D">
            <w:pPr>
              <w:spacing w:after="0"/>
              <w:rPr>
                <w:rFonts w:ascii="Gill Sans MT" w:hAnsi="Gill Sans MT"/>
                <w:color w:val="000000"/>
              </w:rPr>
            </w:pPr>
            <w:r w:rsidRPr="00BE068B">
              <w:rPr>
                <w:rFonts w:ascii="Gill Sans MT" w:hAnsi="Gill Sans MT"/>
                <w:w w:val="105"/>
              </w:rPr>
              <w:t xml:space="preserve">Units </w:t>
            </w:r>
          </w:p>
        </w:tc>
        <w:tc>
          <w:tcPr>
            <w:tcW w:w="4312" w:type="dxa"/>
            <w:gridSpan w:val="2"/>
            <w:tcBorders>
              <w:top w:val="single" w:sz="4" w:space="0" w:color="000000"/>
              <w:bottom w:val="single" w:sz="4" w:space="0" w:color="auto"/>
              <w:right w:val="single" w:sz="18" w:space="0" w:color="000000"/>
            </w:tcBorders>
          </w:tcPr>
          <w:p w14:paraId="372C3B8D" w14:textId="77777777" w:rsidR="00C77E6C" w:rsidRPr="00BE068B" w:rsidRDefault="00C77E6C" w:rsidP="00F7697D">
            <w:pPr>
              <w:spacing w:after="0"/>
              <w:rPr>
                <w:rFonts w:ascii="Gill Sans MT" w:hAnsi="Gill Sans MT" w:cs="Times New Roman"/>
                <w:w w:val="105"/>
              </w:rPr>
            </w:pPr>
            <w:r w:rsidRPr="00BE068B">
              <w:rPr>
                <w:rFonts w:ascii="Gill Sans MT" w:hAnsi="Gill Sans MT" w:cs="Times New Roman"/>
                <w:w w:val="105"/>
              </w:rPr>
              <w:t>1=Lima</w:t>
            </w:r>
          </w:p>
          <w:p w14:paraId="36F553CF" w14:textId="77777777" w:rsidR="00C77E6C" w:rsidRPr="00BE068B" w:rsidRDefault="00C77E6C" w:rsidP="00F7697D">
            <w:pPr>
              <w:spacing w:after="0"/>
              <w:rPr>
                <w:rFonts w:ascii="Gill Sans MT" w:hAnsi="Gill Sans MT" w:cs="Times New Roman"/>
                <w:w w:val="105"/>
              </w:rPr>
            </w:pPr>
            <w:r w:rsidRPr="00BE068B">
              <w:rPr>
                <w:rFonts w:ascii="Gill Sans MT" w:hAnsi="Gill Sans MT" w:cs="Times New Roman"/>
                <w:w w:val="105"/>
              </w:rPr>
              <w:t>2=Acre</w:t>
            </w:r>
          </w:p>
          <w:p w14:paraId="7C9CFFE4" w14:textId="77777777" w:rsidR="00C77E6C" w:rsidRPr="00BE068B" w:rsidRDefault="00C77E6C" w:rsidP="00F7697D">
            <w:pPr>
              <w:spacing w:after="0"/>
              <w:rPr>
                <w:rFonts w:ascii="Gill Sans MT" w:hAnsi="Gill Sans MT" w:cs="Times New Roman"/>
                <w:w w:val="105"/>
              </w:rPr>
            </w:pPr>
            <w:r w:rsidRPr="00BE068B">
              <w:rPr>
                <w:rFonts w:ascii="Gill Sans MT" w:hAnsi="Gill Sans MT" w:cs="Times New Roman"/>
                <w:w w:val="105"/>
              </w:rPr>
              <w:t>3=Hectare</w:t>
            </w:r>
          </w:p>
          <w:p w14:paraId="2E11C9E9" w14:textId="77777777" w:rsidR="00C77E6C" w:rsidRPr="00BE068B" w:rsidRDefault="00C77E6C" w:rsidP="00F7697D">
            <w:pPr>
              <w:spacing w:after="0"/>
              <w:rPr>
                <w:rFonts w:ascii="Gill Sans MT" w:hAnsi="Gill Sans MT" w:cs="Times New Roman"/>
                <w:w w:val="105"/>
              </w:rPr>
            </w:pPr>
            <w:r w:rsidRPr="00BE068B">
              <w:rPr>
                <w:rFonts w:ascii="Gill Sans MT" w:hAnsi="Gill Sans MT" w:cs="Times New Roman"/>
                <w:w w:val="105"/>
              </w:rPr>
              <w:t>4=Square meter</w:t>
            </w:r>
          </w:p>
          <w:p w14:paraId="7B7BC1B0" w14:textId="77777777" w:rsidR="00C77E6C" w:rsidRPr="00BE068B" w:rsidRDefault="00C77E6C" w:rsidP="00F7697D">
            <w:pPr>
              <w:spacing w:after="0"/>
              <w:rPr>
                <w:rFonts w:ascii="Gill Sans MT" w:hAnsi="Gill Sans MT" w:cs="Times New Roman"/>
                <w:w w:val="105"/>
              </w:rPr>
            </w:pPr>
            <w:r w:rsidRPr="00BE068B">
              <w:rPr>
                <w:rFonts w:ascii="Gill Sans MT" w:hAnsi="Gill Sans MT" w:cs="Times New Roman"/>
                <w:w w:val="105"/>
              </w:rPr>
              <w:t>5=Steps</w:t>
            </w:r>
          </w:p>
          <w:p w14:paraId="55C2792B" w14:textId="77777777" w:rsidR="00C77E6C" w:rsidRPr="00BE068B" w:rsidRDefault="00C77E6C" w:rsidP="00F7697D">
            <w:pPr>
              <w:spacing w:after="0"/>
              <w:rPr>
                <w:rFonts w:ascii="Gill Sans MT" w:hAnsi="Gill Sans MT"/>
              </w:rPr>
            </w:pPr>
            <w:r w:rsidRPr="00BE068B">
              <w:rPr>
                <w:rFonts w:ascii="Gill Sans MT" w:hAnsi="Gill Sans MT" w:cs="Times New Roman"/>
                <w:w w:val="105"/>
              </w:rPr>
              <w:t>6=Ropes</w:t>
            </w:r>
          </w:p>
          <w:p w14:paraId="20AF46C2" w14:textId="771363D7" w:rsidR="00761418" w:rsidRPr="00BE068B" w:rsidRDefault="00C77E6C" w:rsidP="00F7697D">
            <w:pPr>
              <w:spacing w:after="0"/>
              <w:rPr>
                <w:rFonts w:ascii="Gill Sans MT" w:hAnsi="Gill Sans MT" w:cs="Times New Roman"/>
                <w:i/>
                <w:w w:val="105"/>
              </w:rPr>
            </w:pPr>
            <w:r w:rsidRPr="00BE068B">
              <w:rPr>
                <w:rFonts w:ascii="Gill Sans MT" w:hAnsi="Gill Sans MT" w:cs="Times New Roman"/>
                <w:w w:val="105"/>
              </w:rPr>
              <w:t>888=Don't know</w:t>
            </w:r>
          </w:p>
        </w:tc>
        <w:tc>
          <w:tcPr>
            <w:tcW w:w="732" w:type="dxa"/>
            <w:gridSpan w:val="3"/>
            <w:tcBorders>
              <w:top w:val="single" w:sz="18" w:space="0" w:color="000000"/>
              <w:left w:val="single" w:sz="18" w:space="0" w:color="000000"/>
              <w:bottom w:val="single" w:sz="4" w:space="0" w:color="auto"/>
              <w:right w:val="single" w:sz="18" w:space="0" w:color="000000"/>
            </w:tcBorders>
          </w:tcPr>
          <w:p w14:paraId="7F3A35AC" w14:textId="77777777" w:rsidR="00C77E6C" w:rsidRPr="00BE068B" w:rsidRDefault="00C77E6C" w:rsidP="00F7697D">
            <w:pPr>
              <w:spacing w:after="0"/>
              <w:rPr>
                <w:rFonts w:ascii="Gill Sans MT" w:eastAsia="Calibri" w:hAnsi="Gill Sans MT" w:cs="Times New Roman"/>
                <w:i/>
                <w:color w:val="A6A6A6"/>
              </w:rPr>
            </w:pPr>
            <w:r w:rsidRPr="00BE068B">
              <w:rPr>
                <w:rFonts w:ascii="Gill Sans MT" w:eastAsia="Calibri" w:hAnsi="Gill Sans MT" w:cs="Times New Roman"/>
                <w:i/>
                <w:color w:val="A6A6A6"/>
              </w:rPr>
              <w:t>(Code)</w:t>
            </w:r>
          </w:p>
        </w:tc>
      </w:tr>
      <w:tr w:rsidR="00761418" w:rsidRPr="00BE068B" w14:paraId="29E98CCE" w14:textId="77777777" w:rsidTr="00761418">
        <w:trPr>
          <w:trHeight w:val="697"/>
        </w:trPr>
        <w:tc>
          <w:tcPr>
            <w:tcW w:w="574" w:type="dxa"/>
            <w:tcBorders>
              <w:top w:val="single" w:sz="4" w:space="0" w:color="auto"/>
              <w:left w:val="single" w:sz="4" w:space="0" w:color="000000"/>
              <w:bottom w:val="single" w:sz="4" w:space="0" w:color="auto"/>
              <w:right w:val="single" w:sz="4" w:space="0" w:color="000000"/>
            </w:tcBorders>
          </w:tcPr>
          <w:p w14:paraId="179C53EB" w14:textId="77777777" w:rsidR="00761418" w:rsidRPr="00BE068B" w:rsidRDefault="00761418" w:rsidP="00F7697D">
            <w:pPr>
              <w:spacing w:after="0"/>
              <w:rPr>
                <w:rFonts w:ascii="Gill Sans MT" w:eastAsia="Calibri" w:hAnsi="Gill Sans MT" w:cs="Times New Roman"/>
              </w:rPr>
            </w:pPr>
          </w:p>
        </w:tc>
        <w:tc>
          <w:tcPr>
            <w:tcW w:w="4677" w:type="dxa"/>
            <w:tcBorders>
              <w:top w:val="single" w:sz="4" w:space="0" w:color="auto"/>
              <w:left w:val="single" w:sz="4" w:space="0" w:color="000000"/>
              <w:bottom w:val="single" w:sz="4" w:space="0" w:color="auto"/>
            </w:tcBorders>
          </w:tcPr>
          <w:p w14:paraId="2AC71CA5" w14:textId="77777777" w:rsidR="00761418" w:rsidRDefault="00761418" w:rsidP="00F7697D">
            <w:pPr>
              <w:spacing w:after="0"/>
            </w:pPr>
            <w:r>
              <w:t xml:space="preserve">Was your household compensated for losing access to land and resources? </w:t>
            </w:r>
          </w:p>
          <w:p w14:paraId="634C2F5E" w14:textId="2FA8809E" w:rsidR="00761418" w:rsidRPr="00BE068B" w:rsidRDefault="00761418" w:rsidP="00F7697D">
            <w:pPr>
              <w:spacing w:after="0"/>
              <w:rPr>
                <w:rFonts w:ascii="Gill Sans MT" w:hAnsi="Gill Sans MT"/>
                <w:w w:val="105"/>
              </w:rPr>
            </w:pPr>
          </w:p>
        </w:tc>
        <w:tc>
          <w:tcPr>
            <w:tcW w:w="4312" w:type="dxa"/>
            <w:gridSpan w:val="2"/>
            <w:tcBorders>
              <w:top w:val="single" w:sz="4" w:space="0" w:color="auto"/>
              <w:bottom w:val="single" w:sz="4" w:space="0" w:color="auto"/>
              <w:right w:val="single" w:sz="18" w:space="0" w:color="000000"/>
            </w:tcBorders>
          </w:tcPr>
          <w:p w14:paraId="7B98A74C" w14:textId="77777777" w:rsidR="00761418" w:rsidRDefault="00761418" w:rsidP="00F7697D">
            <w:pPr>
              <w:spacing w:after="0"/>
              <w:rPr>
                <w:rFonts w:ascii="Gill Sans MT" w:hAnsi="Gill Sans MT" w:cs="Times New Roman"/>
                <w:w w:val="105"/>
              </w:rPr>
            </w:pPr>
            <w:r>
              <w:rPr>
                <w:rFonts w:ascii="Gill Sans MT" w:hAnsi="Gill Sans MT" w:cs="Times New Roman"/>
                <w:w w:val="105"/>
              </w:rPr>
              <w:t>0-No</w:t>
            </w:r>
          </w:p>
          <w:p w14:paraId="0A77CB40" w14:textId="5FEB8D93" w:rsidR="00761418" w:rsidRDefault="00761418" w:rsidP="00F7697D">
            <w:pPr>
              <w:spacing w:after="0"/>
              <w:rPr>
                <w:rFonts w:ascii="Gill Sans MT" w:hAnsi="Gill Sans MT" w:cs="Times New Roman"/>
                <w:w w:val="105"/>
              </w:rPr>
            </w:pPr>
            <w:r>
              <w:rPr>
                <w:rFonts w:ascii="Gill Sans MT" w:hAnsi="Gill Sans MT" w:cs="Times New Roman"/>
                <w:w w:val="105"/>
              </w:rPr>
              <w:t>1-Yes</w:t>
            </w:r>
          </w:p>
          <w:p w14:paraId="7CC2108C" w14:textId="77777777" w:rsidR="00761418" w:rsidRPr="00BE068B" w:rsidRDefault="00761418" w:rsidP="00F7697D">
            <w:pPr>
              <w:spacing w:after="0"/>
              <w:rPr>
                <w:rFonts w:ascii="Gill Sans MT" w:hAnsi="Gill Sans MT" w:cs="Times New Roman"/>
                <w:w w:val="105"/>
              </w:rPr>
            </w:pPr>
          </w:p>
        </w:tc>
        <w:tc>
          <w:tcPr>
            <w:tcW w:w="732" w:type="dxa"/>
            <w:gridSpan w:val="3"/>
            <w:tcBorders>
              <w:top w:val="single" w:sz="4" w:space="0" w:color="auto"/>
              <w:left w:val="single" w:sz="18" w:space="0" w:color="000000"/>
              <w:bottom w:val="single" w:sz="4" w:space="0" w:color="auto"/>
              <w:right w:val="single" w:sz="18" w:space="0" w:color="000000"/>
            </w:tcBorders>
          </w:tcPr>
          <w:p w14:paraId="3C01BE2D" w14:textId="77777777" w:rsidR="00761418" w:rsidRPr="00BE068B" w:rsidRDefault="00761418" w:rsidP="00F7697D">
            <w:pPr>
              <w:spacing w:after="0"/>
              <w:rPr>
                <w:rFonts w:ascii="Gill Sans MT" w:eastAsia="Calibri" w:hAnsi="Gill Sans MT" w:cs="Times New Roman"/>
                <w:i/>
                <w:color w:val="A6A6A6"/>
              </w:rPr>
            </w:pPr>
          </w:p>
        </w:tc>
      </w:tr>
      <w:tr w:rsidR="00761418" w:rsidRPr="00BE068B" w14:paraId="4CBD79B4" w14:textId="77777777" w:rsidTr="00761418">
        <w:trPr>
          <w:trHeight w:val="758"/>
        </w:trPr>
        <w:tc>
          <w:tcPr>
            <w:tcW w:w="574" w:type="dxa"/>
            <w:tcBorders>
              <w:top w:val="single" w:sz="4" w:space="0" w:color="auto"/>
              <w:left w:val="single" w:sz="4" w:space="0" w:color="000000"/>
              <w:bottom w:val="single" w:sz="4" w:space="0" w:color="000000"/>
              <w:right w:val="single" w:sz="4" w:space="0" w:color="000000"/>
            </w:tcBorders>
          </w:tcPr>
          <w:p w14:paraId="024065C3" w14:textId="77777777" w:rsidR="00761418" w:rsidRPr="00BE068B" w:rsidRDefault="00761418" w:rsidP="00F7697D">
            <w:pPr>
              <w:spacing w:after="0"/>
              <w:rPr>
                <w:rFonts w:ascii="Gill Sans MT" w:eastAsia="Calibri" w:hAnsi="Gill Sans MT" w:cs="Times New Roman"/>
              </w:rPr>
            </w:pPr>
          </w:p>
        </w:tc>
        <w:tc>
          <w:tcPr>
            <w:tcW w:w="4677" w:type="dxa"/>
            <w:tcBorders>
              <w:top w:val="single" w:sz="4" w:space="0" w:color="auto"/>
              <w:left w:val="single" w:sz="4" w:space="0" w:color="000000"/>
              <w:bottom w:val="single" w:sz="4" w:space="0" w:color="000000"/>
            </w:tcBorders>
          </w:tcPr>
          <w:p w14:paraId="7B8CA182" w14:textId="08FB66EE" w:rsidR="00761418" w:rsidRDefault="00761418" w:rsidP="00F7697D">
            <w:pPr>
              <w:spacing w:after="0"/>
            </w:pPr>
            <w:r>
              <w:t>If so how?</w:t>
            </w:r>
          </w:p>
        </w:tc>
        <w:tc>
          <w:tcPr>
            <w:tcW w:w="4312" w:type="dxa"/>
            <w:gridSpan w:val="2"/>
            <w:tcBorders>
              <w:top w:val="single" w:sz="4" w:space="0" w:color="auto"/>
              <w:bottom w:val="single" w:sz="4" w:space="0" w:color="000000"/>
              <w:right w:val="single" w:sz="18" w:space="0" w:color="000000"/>
            </w:tcBorders>
          </w:tcPr>
          <w:p w14:paraId="7532AE42" w14:textId="77777777" w:rsidR="00761418" w:rsidRDefault="00761418" w:rsidP="00F7697D">
            <w:pPr>
              <w:spacing w:after="0"/>
              <w:rPr>
                <w:rFonts w:ascii="Gill Sans MT" w:hAnsi="Gill Sans MT" w:cs="Times New Roman"/>
                <w:w w:val="105"/>
              </w:rPr>
            </w:pPr>
          </w:p>
          <w:p w14:paraId="5D1CF6DB" w14:textId="77777777" w:rsidR="00761418" w:rsidRDefault="00761418" w:rsidP="00F7697D">
            <w:pPr>
              <w:spacing w:after="0"/>
              <w:rPr>
                <w:rFonts w:ascii="Gill Sans MT" w:hAnsi="Gill Sans MT" w:cs="Times New Roman"/>
                <w:w w:val="105"/>
              </w:rPr>
            </w:pPr>
          </w:p>
        </w:tc>
        <w:tc>
          <w:tcPr>
            <w:tcW w:w="732" w:type="dxa"/>
            <w:gridSpan w:val="3"/>
            <w:tcBorders>
              <w:top w:val="single" w:sz="4" w:space="0" w:color="auto"/>
              <w:left w:val="single" w:sz="18" w:space="0" w:color="000000"/>
              <w:bottom w:val="single" w:sz="18" w:space="0" w:color="000000"/>
              <w:right w:val="single" w:sz="18" w:space="0" w:color="000000"/>
            </w:tcBorders>
          </w:tcPr>
          <w:p w14:paraId="3B371F6D" w14:textId="77777777" w:rsidR="00761418" w:rsidRPr="00BE068B" w:rsidRDefault="00761418" w:rsidP="00F7697D">
            <w:pPr>
              <w:spacing w:after="0"/>
              <w:rPr>
                <w:rFonts w:ascii="Gill Sans MT" w:eastAsia="Calibri" w:hAnsi="Gill Sans MT" w:cs="Times New Roman"/>
                <w:i/>
                <w:color w:val="A6A6A6"/>
              </w:rPr>
            </w:pPr>
          </w:p>
        </w:tc>
      </w:tr>
    </w:tbl>
    <w:p w14:paraId="2241FF04" w14:textId="30BD0EBF" w:rsidR="00F7697D" w:rsidRPr="00BE068B" w:rsidRDefault="00F7697D" w:rsidP="00F7697D">
      <w:pPr>
        <w:spacing w:after="0" w:line="240" w:lineRule="auto"/>
        <w:contextualSpacing/>
        <w:rPr>
          <w:rFonts w:ascii="Gill Sans MT" w:eastAsia="Times New Roman" w:hAnsi="Gill Sans MT" w:cs="Times New Roman"/>
          <w:lang w:eastAsia="zh-CN"/>
        </w:rPr>
      </w:pPr>
    </w:p>
    <w:p w14:paraId="58E0F3F9" w14:textId="77777777" w:rsidR="00F7697D" w:rsidRPr="00BE068B" w:rsidRDefault="00F7697D" w:rsidP="00F7697D">
      <w:pPr>
        <w:spacing w:after="0" w:line="240" w:lineRule="auto"/>
        <w:contextualSpacing/>
        <w:rPr>
          <w:rFonts w:ascii="Gill Sans MT" w:eastAsia="Times New Roman" w:hAnsi="Gill Sans MT" w:cs="Times New Roman"/>
          <w:lang w:eastAsia="zh-CN"/>
        </w:rPr>
      </w:pPr>
    </w:p>
    <w:p w14:paraId="48FC8826" w14:textId="77777777" w:rsidR="00F7697D" w:rsidRPr="00BE068B" w:rsidRDefault="00F7697D" w:rsidP="00F7697D">
      <w:pPr>
        <w:spacing w:after="0" w:line="240" w:lineRule="auto"/>
        <w:contextualSpacing/>
        <w:rPr>
          <w:rFonts w:ascii="Gill Sans MT" w:eastAsia="Times New Roman" w:hAnsi="Gill Sans MT" w:cs="Times New Roman"/>
          <w:lang w:eastAsia="zh-CN"/>
        </w:rPr>
        <w:sectPr w:rsidR="00F7697D" w:rsidRPr="00BE068B" w:rsidSect="00512DC2">
          <w:pgSz w:w="12240" w:h="15840"/>
          <w:pgMar w:top="1440" w:right="1080" w:bottom="1440" w:left="1080" w:header="720" w:footer="720" w:gutter="0"/>
          <w:cols w:space="720"/>
          <w:docGrid w:linePitch="360"/>
        </w:sectPr>
      </w:pPr>
    </w:p>
    <w:p w14:paraId="1AFFFAD7" w14:textId="5DA7BBCD" w:rsidR="00F7697D" w:rsidRPr="00BE068B" w:rsidRDefault="00AA3608" w:rsidP="00F7697D">
      <w:pPr>
        <w:spacing w:after="0" w:line="240" w:lineRule="auto"/>
        <w:contextualSpacing/>
        <w:rPr>
          <w:rFonts w:ascii="Gill Sans MT" w:eastAsia="Times New Roman" w:hAnsi="Gill Sans MT" w:cs="Times New Roman"/>
          <w:b/>
          <w:bCs/>
        </w:rPr>
      </w:pPr>
      <w:r w:rsidRPr="00BE068B">
        <w:rPr>
          <w:rFonts w:ascii="Gill Sans MT" w:eastAsia="Times New Roman" w:hAnsi="Gill Sans MT" w:cs="Times New Roman"/>
          <w:b/>
          <w:bCs/>
        </w:rPr>
        <w:lastRenderedPageBreak/>
        <w:t>SECTION I</w:t>
      </w:r>
      <w:r w:rsidR="00F7697D" w:rsidRPr="00BE068B">
        <w:rPr>
          <w:rFonts w:ascii="Gill Sans MT" w:eastAsia="Times New Roman" w:hAnsi="Gill Sans MT" w:cs="Times New Roman"/>
          <w:b/>
          <w:bCs/>
        </w:rPr>
        <w:t xml:space="preserve">. </w:t>
      </w:r>
      <w:commentRangeStart w:id="681"/>
      <w:r w:rsidR="00F7697D" w:rsidRPr="00BE068B">
        <w:rPr>
          <w:rFonts w:ascii="Gill Sans MT" w:eastAsia="Times New Roman" w:hAnsi="Gill Sans MT" w:cs="Times New Roman"/>
          <w:b/>
          <w:bCs/>
        </w:rPr>
        <w:t>FIELD OVERVIEW</w:t>
      </w:r>
      <w:commentRangeEnd w:id="681"/>
      <w:r w:rsidR="00E71899">
        <w:rPr>
          <w:rStyle w:val="CommentReference"/>
        </w:rPr>
        <w:commentReference w:id="681"/>
      </w:r>
    </w:p>
    <w:p w14:paraId="6946C632" w14:textId="77777777" w:rsidR="00F7697D" w:rsidRPr="00BE068B" w:rsidRDefault="00F7697D" w:rsidP="00F7697D">
      <w:pPr>
        <w:widowControl w:val="0"/>
        <w:autoSpaceDE w:val="0"/>
        <w:autoSpaceDN w:val="0"/>
        <w:adjustRightInd w:val="0"/>
        <w:spacing w:after="0" w:line="240" w:lineRule="auto"/>
        <w:contextualSpacing/>
        <w:rPr>
          <w:rFonts w:ascii="Gill Sans MT" w:eastAsia="SimSun" w:hAnsi="Gill Sans MT" w:cs="Times"/>
        </w:rPr>
      </w:pPr>
      <w:r w:rsidRPr="00BE068B">
        <w:rPr>
          <w:rFonts w:ascii="Gill Sans MT" w:eastAsia="SimSun" w:hAnsi="Gill Sans MT"/>
        </w:rPr>
        <w:t>Now I would like to learn more about each of the fields that your household uses. Let’s start with a discussion of your largest field.</w:t>
      </w:r>
    </w:p>
    <w:tbl>
      <w:tblPr>
        <w:tblStyle w:val="TableGrid2"/>
        <w:tblW w:w="12795" w:type="dxa"/>
        <w:jc w:val="center"/>
        <w:tblLayout w:type="fixed"/>
        <w:tblCellMar>
          <w:left w:w="29" w:type="dxa"/>
          <w:right w:w="29" w:type="dxa"/>
        </w:tblCellMar>
        <w:tblLook w:val="04A0" w:firstRow="1" w:lastRow="0" w:firstColumn="1" w:lastColumn="0" w:noHBand="0" w:noVBand="1"/>
      </w:tblPr>
      <w:tblGrid>
        <w:gridCol w:w="694"/>
        <w:gridCol w:w="1101"/>
        <w:gridCol w:w="823"/>
        <w:gridCol w:w="977"/>
        <w:gridCol w:w="1183"/>
        <w:gridCol w:w="862"/>
        <w:gridCol w:w="2040"/>
        <w:gridCol w:w="1800"/>
        <w:gridCol w:w="1418"/>
        <w:gridCol w:w="1897"/>
      </w:tblGrid>
      <w:tr w:rsidR="00736DFE" w:rsidRPr="00BE068B" w14:paraId="6DC43FF6" w14:textId="77777777" w:rsidTr="00736DFE">
        <w:trPr>
          <w:trHeight w:val="20"/>
          <w:jc w:val="center"/>
        </w:trPr>
        <w:tc>
          <w:tcPr>
            <w:tcW w:w="694" w:type="dxa"/>
            <w:vMerge w:val="restart"/>
          </w:tcPr>
          <w:p w14:paraId="5B2E5FED" w14:textId="77777777" w:rsidR="00F7697D" w:rsidRPr="00BE068B" w:rsidRDefault="00F7697D" w:rsidP="00F7697D">
            <w:pPr>
              <w:contextualSpacing/>
              <w:jc w:val="center"/>
              <w:rPr>
                <w:rFonts w:ascii="Gill Sans MT" w:hAnsi="Gill Sans MT"/>
                <w:sz w:val="20"/>
              </w:rPr>
            </w:pPr>
            <w:r w:rsidRPr="00BE068B">
              <w:rPr>
                <w:rFonts w:ascii="Gill Sans MT" w:hAnsi="Gill Sans MT"/>
                <w:sz w:val="20"/>
              </w:rPr>
              <w:t>Field</w:t>
            </w:r>
          </w:p>
        </w:tc>
        <w:tc>
          <w:tcPr>
            <w:tcW w:w="1101" w:type="dxa"/>
            <w:vMerge w:val="restart"/>
          </w:tcPr>
          <w:p w14:paraId="1D22F94A" w14:textId="77777777" w:rsidR="00F7697D" w:rsidRPr="00BE068B" w:rsidRDefault="00F7697D" w:rsidP="00F7697D">
            <w:pPr>
              <w:contextualSpacing/>
              <w:jc w:val="center"/>
              <w:rPr>
                <w:rFonts w:ascii="Gill Sans MT" w:hAnsi="Gill Sans MT"/>
                <w:sz w:val="20"/>
              </w:rPr>
            </w:pPr>
            <w:r w:rsidRPr="00BE068B">
              <w:rPr>
                <w:rFonts w:ascii="Gill Sans MT" w:hAnsi="Gill Sans MT"/>
                <w:sz w:val="20"/>
              </w:rPr>
              <w:t>Field name</w:t>
            </w:r>
          </w:p>
        </w:tc>
        <w:tc>
          <w:tcPr>
            <w:tcW w:w="1800" w:type="dxa"/>
            <w:gridSpan w:val="2"/>
          </w:tcPr>
          <w:p w14:paraId="61C25ED4" w14:textId="1BF04019" w:rsidR="00F7697D" w:rsidRPr="00BE068B" w:rsidRDefault="00736DFE" w:rsidP="00F7697D">
            <w:pPr>
              <w:kinsoku w:val="0"/>
              <w:overflowPunct w:val="0"/>
              <w:autoSpaceDE w:val="0"/>
              <w:autoSpaceDN w:val="0"/>
              <w:adjustRightInd w:val="0"/>
              <w:contextualSpacing/>
              <w:jc w:val="center"/>
              <w:rPr>
                <w:rFonts w:ascii="Gill Sans MT" w:hAnsi="Gill Sans MT" w:cs="Times New Roman"/>
                <w:sz w:val="20"/>
              </w:rPr>
            </w:pPr>
            <w:r w:rsidRPr="00BE068B">
              <w:rPr>
                <w:rFonts w:ascii="Gill Sans MT" w:hAnsi="Gill Sans MT" w:cs="Times New Roman"/>
                <w:sz w:val="20"/>
              </w:rPr>
              <w:t>I</w:t>
            </w:r>
            <w:proofErr w:type="gramStart"/>
            <w:r w:rsidRPr="00BE068B">
              <w:rPr>
                <w:rFonts w:ascii="Gill Sans MT" w:hAnsi="Gill Sans MT" w:cs="Times New Roman"/>
                <w:sz w:val="20"/>
              </w:rPr>
              <w:t>,</w:t>
            </w:r>
            <w:r w:rsidR="00F7697D" w:rsidRPr="00BE068B">
              <w:rPr>
                <w:rFonts w:ascii="Gill Sans MT" w:hAnsi="Gill Sans MT" w:cs="Times New Roman"/>
                <w:sz w:val="20"/>
              </w:rPr>
              <w:t>1</w:t>
            </w:r>
            <w:proofErr w:type="gramEnd"/>
            <w:r w:rsidR="00F7697D" w:rsidRPr="00BE068B">
              <w:rPr>
                <w:rFonts w:ascii="Gill Sans MT" w:hAnsi="Gill Sans MT" w:cs="Times New Roman"/>
                <w:sz w:val="20"/>
              </w:rPr>
              <w:t>. What is the area of this field?</w:t>
            </w:r>
          </w:p>
          <w:p w14:paraId="78BCC7C6" w14:textId="77777777" w:rsidR="00F7697D" w:rsidRPr="00BE068B" w:rsidRDefault="00F7697D" w:rsidP="00F7697D">
            <w:pPr>
              <w:kinsoku w:val="0"/>
              <w:overflowPunct w:val="0"/>
              <w:autoSpaceDE w:val="0"/>
              <w:autoSpaceDN w:val="0"/>
              <w:adjustRightInd w:val="0"/>
              <w:contextualSpacing/>
              <w:jc w:val="center"/>
              <w:rPr>
                <w:rFonts w:ascii="Gill Sans MT" w:hAnsi="Gill Sans MT" w:cs="Times New Roman"/>
                <w:b/>
                <w:w w:val="105"/>
                <w:sz w:val="20"/>
              </w:rPr>
            </w:pPr>
            <w:r w:rsidRPr="00BE068B">
              <w:rPr>
                <w:rFonts w:ascii="Gill Sans MT" w:hAnsi="Gill Sans MT" w:cs="Times New Roman"/>
                <w:sz w:val="20"/>
              </w:rPr>
              <w:t>(</w:t>
            </w:r>
            <w:proofErr w:type="spellStart"/>
            <w:proofErr w:type="gramStart"/>
            <w:r w:rsidRPr="00BE068B">
              <w:rPr>
                <w:rFonts w:ascii="Gill Sans MT" w:hAnsi="Gill Sans MT" w:cs="Times New Roman"/>
                <w:b/>
                <w:sz w:val="20"/>
              </w:rPr>
              <w:t>group</w:t>
            </w:r>
            <w:proofErr w:type="gramEnd"/>
            <w:r w:rsidRPr="00BE068B">
              <w:rPr>
                <w:rFonts w:ascii="Gill Sans MT" w:hAnsi="Gill Sans MT" w:cs="Times New Roman"/>
                <w:b/>
                <w:sz w:val="20"/>
              </w:rPr>
              <w:t>_fieldarea</w:t>
            </w:r>
            <w:proofErr w:type="spellEnd"/>
            <w:r w:rsidRPr="00BE068B">
              <w:rPr>
                <w:rFonts w:ascii="Gill Sans MT" w:hAnsi="Gill Sans MT" w:cs="Times New Roman"/>
                <w:sz w:val="20"/>
              </w:rPr>
              <w:t>)</w:t>
            </w:r>
          </w:p>
        </w:tc>
        <w:tc>
          <w:tcPr>
            <w:tcW w:w="2045" w:type="dxa"/>
            <w:gridSpan w:val="2"/>
          </w:tcPr>
          <w:p w14:paraId="7D48F22F" w14:textId="02B0A34D" w:rsidR="00F7697D" w:rsidRPr="00BE068B" w:rsidRDefault="00736DFE" w:rsidP="00F7697D">
            <w:pPr>
              <w:kinsoku w:val="0"/>
              <w:overflowPunct w:val="0"/>
              <w:autoSpaceDE w:val="0"/>
              <w:autoSpaceDN w:val="0"/>
              <w:adjustRightInd w:val="0"/>
              <w:ind w:right="241"/>
              <w:contextualSpacing/>
              <w:jc w:val="center"/>
              <w:rPr>
                <w:rFonts w:ascii="Gill Sans MT" w:hAnsi="Gill Sans MT" w:cs="Times New Roman"/>
                <w:w w:val="105"/>
                <w:sz w:val="20"/>
              </w:rPr>
            </w:pPr>
            <w:r w:rsidRPr="00BE068B">
              <w:rPr>
                <w:rFonts w:ascii="Gill Sans MT" w:hAnsi="Gill Sans MT" w:cs="Times New Roman"/>
                <w:w w:val="105"/>
                <w:sz w:val="20"/>
              </w:rPr>
              <w:t>I</w:t>
            </w:r>
            <w:r w:rsidR="00F7697D" w:rsidRPr="00BE068B">
              <w:rPr>
                <w:rFonts w:ascii="Gill Sans MT" w:hAnsi="Gill Sans MT" w:cs="Times New Roman"/>
                <w:w w:val="105"/>
                <w:sz w:val="20"/>
              </w:rPr>
              <w:t xml:space="preserve">2. What is the distance </w:t>
            </w:r>
            <w:r w:rsidR="000C7B5A">
              <w:rPr>
                <w:rFonts w:ascii="Gill Sans MT" w:hAnsi="Gill Sans MT" w:cs="Times New Roman"/>
                <w:w w:val="105"/>
                <w:sz w:val="20"/>
              </w:rPr>
              <w:t xml:space="preserve">and walking time </w:t>
            </w:r>
            <w:r w:rsidR="00F7697D" w:rsidRPr="00BE068B">
              <w:rPr>
                <w:rFonts w:ascii="Gill Sans MT" w:hAnsi="Gill Sans MT" w:cs="Times New Roman"/>
                <w:w w:val="105"/>
                <w:sz w:val="20"/>
              </w:rPr>
              <w:t>from your house to the field?</w:t>
            </w:r>
          </w:p>
          <w:p w14:paraId="727FEDA2" w14:textId="77777777" w:rsidR="00F7697D" w:rsidRPr="00BE068B" w:rsidRDefault="00F7697D" w:rsidP="00F7697D">
            <w:pPr>
              <w:kinsoku w:val="0"/>
              <w:overflowPunct w:val="0"/>
              <w:autoSpaceDE w:val="0"/>
              <w:autoSpaceDN w:val="0"/>
              <w:adjustRightInd w:val="0"/>
              <w:ind w:right="241"/>
              <w:contextualSpacing/>
              <w:jc w:val="center"/>
              <w:rPr>
                <w:rFonts w:ascii="Gill Sans MT" w:hAnsi="Gill Sans MT" w:cs="Times New Roman"/>
                <w:i/>
                <w:w w:val="105"/>
                <w:sz w:val="20"/>
              </w:rPr>
            </w:pPr>
            <w:r w:rsidRPr="00BE068B">
              <w:rPr>
                <w:rFonts w:ascii="Gill Sans MT" w:hAnsi="Gill Sans MT" w:cs="Times New Roman"/>
                <w:i/>
                <w:w w:val="105"/>
                <w:sz w:val="20"/>
              </w:rPr>
              <w:t>One way, from the main household</w:t>
            </w:r>
          </w:p>
          <w:p w14:paraId="30CC43BB" w14:textId="77777777" w:rsidR="00F7697D" w:rsidRPr="00BE068B" w:rsidRDefault="00F7697D" w:rsidP="00F7697D">
            <w:pPr>
              <w:kinsoku w:val="0"/>
              <w:overflowPunct w:val="0"/>
              <w:autoSpaceDE w:val="0"/>
              <w:autoSpaceDN w:val="0"/>
              <w:adjustRightInd w:val="0"/>
              <w:ind w:right="241"/>
              <w:contextualSpacing/>
              <w:jc w:val="center"/>
              <w:rPr>
                <w:rFonts w:ascii="Gill Sans MT" w:hAnsi="Gill Sans MT" w:cs="Times New Roman"/>
                <w:sz w:val="20"/>
              </w:rPr>
            </w:pPr>
            <w:r w:rsidRPr="00BE068B">
              <w:rPr>
                <w:rFonts w:ascii="Gill Sans MT" w:hAnsi="Gill Sans MT" w:cs="Times New Roman"/>
                <w:w w:val="105"/>
                <w:sz w:val="20"/>
              </w:rPr>
              <w:t>(</w:t>
            </w:r>
            <w:proofErr w:type="spellStart"/>
            <w:proofErr w:type="gramStart"/>
            <w:r w:rsidRPr="00BE068B">
              <w:rPr>
                <w:rFonts w:ascii="Gill Sans MT" w:hAnsi="Gill Sans MT" w:cs="Times New Roman"/>
                <w:b/>
                <w:w w:val="105"/>
                <w:sz w:val="20"/>
              </w:rPr>
              <w:t>grp</w:t>
            </w:r>
            <w:proofErr w:type="gramEnd"/>
            <w:r w:rsidRPr="00BE068B">
              <w:rPr>
                <w:rFonts w:ascii="Gill Sans MT" w:hAnsi="Gill Sans MT" w:cs="Times New Roman"/>
                <w:b/>
                <w:w w:val="105"/>
                <w:sz w:val="20"/>
              </w:rPr>
              <w:t>_distance_field</w:t>
            </w:r>
            <w:proofErr w:type="spellEnd"/>
            <w:r w:rsidRPr="00BE068B">
              <w:rPr>
                <w:rFonts w:ascii="Gill Sans MT" w:hAnsi="Gill Sans MT" w:cs="Times New Roman"/>
                <w:w w:val="105"/>
                <w:sz w:val="20"/>
              </w:rPr>
              <w:t>)</w:t>
            </w:r>
          </w:p>
        </w:tc>
        <w:tc>
          <w:tcPr>
            <w:tcW w:w="2040" w:type="dxa"/>
            <w:vMerge w:val="restart"/>
          </w:tcPr>
          <w:p w14:paraId="274F3BB8" w14:textId="75AD7F10" w:rsidR="00F7697D" w:rsidRPr="00BE068B" w:rsidRDefault="00736DFE" w:rsidP="00F7697D">
            <w:pPr>
              <w:kinsoku w:val="0"/>
              <w:overflowPunct w:val="0"/>
              <w:autoSpaceDE w:val="0"/>
              <w:autoSpaceDN w:val="0"/>
              <w:adjustRightInd w:val="0"/>
              <w:contextualSpacing/>
              <w:jc w:val="center"/>
              <w:rPr>
                <w:rFonts w:ascii="Gill Sans MT" w:hAnsi="Gill Sans MT" w:cs="Times New Roman"/>
                <w:i/>
                <w:sz w:val="20"/>
              </w:rPr>
            </w:pPr>
            <w:r w:rsidRPr="00BE068B">
              <w:rPr>
                <w:rFonts w:ascii="Gill Sans MT" w:hAnsi="Gill Sans MT" w:cs="Times New Roman"/>
                <w:sz w:val="20"/>
              </w:rPr>
              <w:t>I</w:t>
            </w:r>
            <w:r w:rsidR="00F7697D" w:rsidRPr="00BE068B">
              <w:rPr>
                <w:rFonts w:ascii="Gill Sans MT" w:hAnsi="Gill Sans MT" w:cs="Times New Roman"/>
                <w:sz w:val="20"/>
              </w:rPr>
              <w:t xml:space="preserve">3. During </w:t>
            </w:r>
            <w:r w:rsidR="00F7697D" w:rsidRPr="00BE068B">
              <w:rPr>
                <w:rFonts w:ascii="Gill Sans MT" w:hAnsi="Gill Sans MT" w:cs="Times New Roman"/>
                <w:sz w:val="20"/>
                <w:lang w:eastAsia="zh-CN"/>
              </w:rPr>
              <w:t>this</w:t>
            </w:r>
            <w:r w:rsidR="00F7697D" w:rsidRPr="00BE068B">
              <w:rPr>
                <w:rFonts w:ascii="Gill Sans MT" w:hAnsi="Gill Sans MT" w:cs="Times New Roman"/>
                <w:sz w:val="20"/>
              </w:rPr>
              <w:t xml:space="preserve"> last agricultural season (2013-2014), did your household farm this field, leave it fallow, or use it for pasture or some other non-agricultural use</w:t>
            </w:r>
            <w:r w:rsidR="00AE18C0" w:rsidRPr="00BE068B">
              <w:rPr>
                <w:rFonts w:ascii="Gill Sans MT" w:hAnsi="Gill Sans MT" w:cs="Times New Roman"/>
                <w:sz w:val="20"/>
              </w:rPr>
              <w:t xml:space="preserve">? </w:t>
            </w:r>
          </w:p>
          <w:p w14:paraId="1BF072D7" w14:textId="7272567A" w:rsidR="00AE18C0" w:rsidRPr="00BE068B" w:rsidRDefault="00AE18C0" w:rsidP="00F7697D">
            <w:pPr>
              <w:kinsoku w:val="0"/>
              <w:overflowPunct w:val="0"/>
              <w:autoSpaceDE w:val="0"/>
              <w:autoSpaceDN w:val="0"/>
              <w:adjustRightInd w:val="0"/>
              <w:contextualSpacing/>
              <w:jc w:val="center"/>
              <w:rPr>
                <w:rFonts w:ascii="Gill Sans MT" w:hAnsi="Gill Sans MT" w:cs="Times New Roman"/>
                <w:i/>
                <w:sz w:val="20"/>
              </w:rPr>
            </w:pPr>
            <w:r w:rsidRPr="00BE068B">
              <w:rPr>
                <w:rFonts w:ascii="Gill Sans MT" w:hAnsi="Gill Sans MT" w:cs="Times New Roman"/>
                <w:i/>
                <w:sz w:val="20"/>
              </w:rPr>
              <w:t>See code 116 below</w:t>
            </w:r>
          </w:p>
          <w:p w14:paraId="25B2D311" w14:textId="77777777" w:rsidR="00F7697D" w:rsidRPr="00BE068B" w:rsidRDefault="00F7697D" w:rsidP="00F7697D">
            <w:pPr>
              <w:kinsoku w:val="0"/>
              <w:overflowPunct w:val="0"/>
              <w:autoSpaceDE w:val="0"/>
              <w:autoSpaceDN w:val="0"/>
              <w:adjustRightInd w:val="0"/>
              <w:contextualSpacing/>
              <w:jc w:val="center"/>
              <w:rPr>
                <w:rFonts w:ascii="Gill Sans MT" w:hAnsi="Gill Sans MT" w:cs="Times New Roman"/>
                <w:b/>
                <w:sz w:val="20"/>
              </w:rPr>
            </w:pPr>
            <w:r w:rsidRPr="00BE068B">
              <w:rPr>
                <w:rFonts w:ascii="Gill Sans MT" w:hAnsi="Gill Sans MT" w:cs="Times New Roman"/>
                <w:sz w:val="20"/>
              </w:rPr>
              <w:t>If 1, skip to</w:t>
            </w:r>
            <w:r w:rsidRPr="00BE068B">
              <w:rPr>
                <w:rFonts w:ascii="Gill Sans MT" w:hAnsi="Gill Sans MT" w:cs="Times New Roman"/>
                <w:b/>
                <w:sz w:val="20"/>
              </w:rPr>
              <w:t xml:space="preserve"> E5</w:t>
            </w:r>
          </w:p>
          <w:p w14:paraId="5858091E" w14:textId="77777777" w:rsidR="00F7697D" w:rsidRPr="00BE068B" w:rsidRDefault="00F7697D" w:rsidP="00F7697D">
            <w:pPr>
              <w:kinsoku w:val="0"/>
              <w:overflowPunct w:val="0"/>
              <w:autoSpaceDE w:val="0"/>
              <w:autoSpaceDN w:val="0"/>
              <w:adjustRightInd w:val="0"/>
              <w:contextualSpacing/>
              <w:jc w:val="center"/>
              <w:rPr>
                <w:rFonts w:ascii="Gill Sans MT" w:hAnsi="Gill Sans MT" w:cs="Times New Roman"/>
                <w:b/>
                <w:sz w:val="20"/>
              </w:rPr>
            </w:pPr>
            <w:r w:rsidRPr="00BE068B">
              <w:rPr>
                <w:rFonts w:ascii="Gill Sans MT" w:hAnsi="Gill Sans MT" w:cs="Times New Roman"/>
                <w:sz w:val="20"/>
              </w:rPr>
              <w:t xml:space="preserve">If 4, skip to </w:t>
            </w:r>
            <w:r w:rsidRPr="00BE068B">
              <w:rPr>
                <w:rFonts w:ascii="Gill Sans MT" w:hAnsi="Gill Sans MT" w:cs="Times New Roman"/>
                <w:b/>
                <w:sz w:val="20"/>
              </w:rPr>
              <w:t>E6</w:t>
            </w:r>
          </w:p>
        </w:tc>
        <w:tc>
          <w:tcPr>
            <w:tcW w:w="1800" w:type="dxa"/>
            <w:vMerge w:val="restart"/>
          </w:tcPr>
          <w:p w14:paraId="4462AADA" w14:textId="61B3DA9E" w:rsidR="00F7697D" w:rsidRPr="00BE068B" w:rsidRDefault="00736DFE" w:rsidP="00F7697D">
            <w:pPr>
              <w:kinsoku w:val="0"/>
              <w:overflowPunct w:val="0"/>
              <w:autoSpaceDE w:val="0"/>
              <w:autoSpaceDN w:val="0"/>
              <w:adjustRightInd w:val="0"/>
              <w:contextualSpacing/>
              <w:jc w:val="center"/>
              <w:rPr>
                <w:rFonts w:ascii="Gill Sans MT" w:hAnsi="Gill Sans MT" w:cs="Times New Roman"/>
                <w:sz w:val="20"/>
              </w:rPr>
            </w:pPr>
            <w:r w:rsidRPr="00BE068B">
              <w:rPr>
                <w:rFonts w:ascii="Gill Sans MT" w:hAnsi="Gill Sans MT" w:cs="Times New Roman"/>
                <w:sz w:val="20"/>
              </w:rPr>
              <w:t>I.4</w:t>
            </w:r>
            <w:r w:rsidR="00F7697D" w:rsidRPr="00BE068B">
              <w:rPr>
                <w:rFonts w:ascii="Gill Sans MT" w:hAnsi="Gill Sans MT" w:cs="Times New Roman"/>
                <w:sz w:val="20"/>
              </w:rPr>
              <w:t xml:space="preserve">. What </w:t>
            </w:r>
            <w:proofErr w:type="gramStart"/>
            <w:r w:rsidR="00F7697D" w:rsidRPr="00BE068B">
              <w:rPr>
                <w:rFonts w:ascii="Gill Sans MT" w:hAnsi="Gill Sans MT" w:cs="Times New Roman"/>
                <w:sz w:val="20"/>
              </w:rPr>
              <w:t>are</w:t>
            </w:r>
            <w:proofErr w:type="gramEnd"/>
            <w:r w:rsidR="00F7697D" w:rsidRPr="00BE068B">
              <w:rPr>
                <w:rFonts w:ascii="Gill Sans MT" w:hAnsi="Gill Sans MT" w:cs="Times New Roman"/>
                <w:sz w:val="20"/>
              </w:rPr>
              <w:t xml:space="preserve"> the two most important reasons why your household chose to leave this field fallow?</w:t>
            </w:r>
          </w:p>
          <w:p w14:paraId="184136B4" w14:textId="276C8540" w:rsidR="00F7697D" w:rsidRPr="00BE068B" w:rsidRDefault="00F7697D" w:rsidP="00F7697D">
            <w:pPr>
              <w:kinsoku w:val="0"/>
              <w:overflowPunct w:val="0"/>
              <w:autoSpaceDE w:val="0"/>
              <w:autoSpaceDN w:val="0"/>
              <w:adjustRightInd w:val="0"/>
              <w:contextualSpacing/>
              <w:jc w:val="center"/>
              <w:rPr>
                <w:rFonts w:ascii="Gill Sans MT" w:hAnsi="Gill Sans MT" w:cs="Times New Roman"/>
                <w:i/>
                <w:sz w:val="20"/>
              </w:rPr>
            </w:pPr>
            <w:r w:rsidRPr="00BE068B">
              <w:rPr>
                <w:rFonts w:ascii="Gill Sans MT" w:hAnsi="Gill Sans MT" w:cs="Times New Roman"/>
                <w:i/>
                <w:sz w:val="20"/>
              </w:rPr>
              <w:t>(See Code</w:t>
            </w:r>
            <w:r w:rsidR="00AE18C0" w:rsidRPr="00BE068B">
              <w:rPr>
                <w:rFonts w:ascii="Gill Sans MT" w:hAnsi="Gill Sans MT" w:cs="Times New Roman"/>
                <w:i/>
                <w:sz w:val="20"/>
              </w:rPr>
              <w:t xml:space="preserve"> 117</w:t>
            </w:r>
            <w:r w:rsidRPr="00BE068B">
              <w:rPr>
                <w:rFonts w:ascii="Gill Sans MT" w:hAnsi="Gill Sans MT" w:cs="Times New Roman"/>
                <w:i/>
                <w:sz w:val="20"/>
              </w:rPr>
              <w:t xml:space="preserve"> below)</w:t>
            </w:r>
          </w:p>
          <w:p w14:paraId="18DC5223" w14:textId="77777777" w:rsidR="00F7697D" w:rsidRPr="00BE068B" w:rsidRDefault="00F7697D" w:rsidP="00F7697D">
            <w:pPr>
              <w:kinsoku w:val="0"/>
              <w:overflowPunct w:val="0"/>
              <w:autoSpaceDE w:val="0"/>
              <w:autoSpaceDN w:val="0"/>
              <w:adjustRightInd w:val="0"/>
              <w:contextualSpacing/>
              <w:jc w:val="center"/>
              <w:rPr>
                <w:rFonts w:ascii="Gill Sans MT" w:hAnsi="Gill Sans MT" w:cs="Times New Roman"/>
                <w:sz w:val="20"/>
              </w:rPr>
            </w:pPr>
            <w:r w:rsidRPr="00BE068B">
              <w:rPr>
                <w:rFonts w:ascii="Gill Sans MT" w:hAnsi="Gill Sans MT" w:cs="Times New Roman"/>
                <w:i/>
                <w:sz w:val="20"/>
              </w:rPr>
              <w:t>Probe and code</w:t>
            </w:r>
          </w:p>
        </w:tc>
        <w:tc>
          <w:tcPr>
            <w:tcW w:w="1418" w:type="dxa"/>
            <w:vMerge w:val="restart"/>
          </w:tcPr>
          <w:p w14:paraId="5747CBC6" w14:textId="08873F96" w:rsidR="00F7697D" w:rsidRPr="00BE068B" w:rsidRDefault="00736DFE" w:rsidP="00F7697D">
            <w:pPr>
              <w:kinsoku w:val="0"/>
              <w:overflowPunct w:val="0"/>
              <w:autoSpaceDE w:val="0"/>
              <w:autoSpaceDN w:val="0"/>
              <w:adjustRightInd w:val="0"/>
              <w:contextualSpacing/>
              <w:jc w:val="center"/>
              <w:rPr>
                <w:rFonts w:ascii="Gill Sans MT" w:hAnsi="Gill Sans MT" w:cs="Times New Roman"/>
                <w:sz w:val="20"/>
              </w:rPr>
            </w:pPr>
            <w:r w:rsidRPr="00BE068B">
              <w:rPr>
                <w:rFonts w:ascii="Gill Sans MT" w:hAnsi="Gill Sans MT" w:cs="Times New Roman"/>
                <w:sz w:val="20"/>
              </w:rPr>
              <w:t>I</w:t>
            </w:r>
            <w:r w:rsidR="00F7697D" w:rsidRPr="00BE068B">
              <w:rPr>
                <w:rFonts w:ascii="Gill Sans MT" w:hAnsi="Gill Sans MT" w:cs="Times New Roman"/>
                <w:sz w:val="20"/>
              </w:rPr>
              <w:t xml:space="preserve">5. What was the </w:t>
            </w:r>
            <w:r w:rsidR="00F7697D" w:rsidRPr="00BE068B">
              <w:rPr>
                <w:rFonts w:ascii="Gill Sans MT" w:hAnsi="Gill Sans MT" w:cs="Times New Roman"/>
                <w:b/>
                <w:sz w:val="20"/>
              </w:rPr>
              <w:t>main crop</w:t>
            </w:r>
            <w:r w:rsidR="00F7697D" w:rsidRPr="00BE068B">
              <w:rPr>
                <w:rFonts w:ascii="Gill Sans MT" w:hAnsi="Gill Sans MT" w:cs="Times New Roman"/>
                <w:sz w:val="20"/>
              </w:rPr>
              <w:t xml:space="preserve"> your household planted </w:t>
            </w:r>
            <w:r w:rsidR="00F7697D" w:rsidRPr="00BE068B">
              <w:rPr>
                <w:rFonts w:ascii="Gill Sans MT" w:hAnsi="Gill Sans MT" w:cs="Times New Roman"/>
                <w:sz w:val="20"/>
                <w:lang w:eastAsia="zh-CN"/>
              </w:rPr>
              <w:t>on</w:t>
            </w:r>
            <w:r w:rsidR="00F7697D" w:rsidRPr="00BE068B">
              <w:rPr>
                <w:rFonts w:ascii="Gill Sans MT" w:hAnsi="Gill Sans MT" w:cs="Times New Roman"/>
                <w:sz w:val="20"/>
              </w:rPr>
              <w:t xml:space="preserve"> this field </w:t>
            </w:r>
            <w:r w:rsidR="00F7697D" w:rsidRPr="00BE068B">
              <w:rPr>
                <w:rFonts w:ascii="Gill Sans MT" w:hAnsi="Gill Sans MT" w:cs="Times New Roman"/>
                <w:sz w:val="20"/>
                <w:lang w:eastAsia="zh-CN"/>
              </w:rPr>
              <w:t>during this</w:t>
            </w:r>
            <w:r w:rsidR="00F7697D" w:rsidRPr="00BE068B">
              <w:rPr>
                <w:rFonts w:ascii="Gill Sans MT" w:hAnsi="Gill Sans MT" w:cs="Times New Roman"/>
                <w:sz w:val="20"/>
              </w:rPr>
              <w:t xml:space="preserve"> agricultural season</w:t>
            </w:r>
            <w:r w:rsidR="00F7697D" w:rsidRPr="00BE068B">
              <w:rPr>
                <w:rFonts w:ascii="Gill Sans MT" w:hAnsi="Gill Sans MT" w:cs="Times New Roman"/>
                <w:sz w:val="20"/>
                <w:lang w:eastAsia="zh-CN"/>
              </w:rPr>
              <w:t xml:space="preserve"> (2013/2014)</w:t>
            </w:r>
            <w:r w:rsidR="00F7697D" w:rsidRPr="00BE068B">
              <w:rPr>
                <w:rFonts w:ascii="Gill Sans MT" w:hAnsi="Gill Sans MT" w:cs="Times New Roman"/>
                <w:sz w:val="20"/>
              </w:rPr>
              <w:t>?</w:t>
            </w:r>
          </w:p>
          <w:p w14:paraId="78615A92" w14:textId="36420103" w:rsidR="00F7697D" w:rsidRPr="00BE068B" w:rsidRDefault="00F7697D" w:rsidP="00F7697D">
            <w:pPr>
              <w:kinsoku w:val="0"/>
              <w:overflowPunct w:val="0"/>
              <w:autoSpaceDE w:val="0"/>
              <w:autoSpaceDN w:val="0"/>
              <w:adjustRightInd w:val="0"/>
              <w:contextualSpacing/>
              <w:jc w:val="center"/>
              <w:rPr>
                <w:rFonts w:ascii="Gill Sans MT" w:hAnsi="Gill Sans MT" w:cs="Times New Roman"/>
                <w:sz w:val="20"/>
              </w:rPr>
            </w:pPr>
            <w:r w:rsidRPr="00BE068B">
              <w:rPr>
                <w:rFonts w:ascii="Gill Sans MT" w:hAnsi="Gill Sans MT" w:cs="Times New Roman"/>
                <w:i/>
                <w:sz w:val="20"/>
              </w:rPr>
              <w:t xml:space="preserve">(See Code </w:t>
            </w:r>
            <w:r w:rsidR="00AE18C0" w:rsidRPr="00BE068B">
              <w:rPr>
                <w:rFonts w:ascii="Gill Sans MT" w:hAnsi="Gill Sans MT" w:cs="Times New Roman"/>
                <w:i/>
                <w:sz w:val="20"/>
              </w:rPr>
              <w:t xml:space="preserve">118 </w:t>
            </w:r>
            <w:r w:rsidRPr="00BE068B">
              <w:rPr>
                <w:rFonts w:ascii="Gill Sans MT" w:hAnsi="Gill Sans MT" w:cs="Times New Roman"/>
                <w:i/>
                <w:sz w:val="20"/>
              </w:rPr>
              <w:t>below)</w:t>
            </w:r>
          </w:p>
        </w:tc>
        <w:tc>
          <w:tcPr>
            <w:tcW w:w="1897" w:type="dxa"/>
            <w:vMerge w:val="restart"/>
          </w:tcPr>
          <w:p w14:paraId="49DC859B" w14:textId="3A4CC36F" w:rsidR="00F7697D" w:rsidRPr="00BE068B" w:rsidRDefault="00736DFE" w:rsidP="00F7697D">
            <w:pPr>
              <w:kinsoku w:val="0"/>
              <w:overflowPunct w:val="0"/>
              <w:autoSpaceDE w:val="0"/>
              <w:autoSpaceDN w:val="0"/>
              <w:adjustRightInd w:val="0"/>
              <w:contextualSpacing/>
              <w:jc w:val="center"/>
              <w:rPr>
                <w:rFonts w:ascii="Gill Sans MT" w:hAnsi="Gill Sans MT" w:cs="Times New Roman"/>
                <w:sz w:val="20"/>
              </w:rPr>
            </w:pPr>
            <w:r w:rsidRPr="00BE068B">
              <w:rPr>
                <w:rFonts w:ascii="Gill Sans MT" w:hAnsi="Gill Sans MT" w:cs="Times New Roman"/>
                <w:sz w:val="20"/>
              </w:rPr>
              <w:t>I</w:t>
            </w:r>
            <w:r w:rsidR="00F7697D" w:rsidRPr="00BE068B">
              <w:rPr>
                <w:rFonts w:ascii="Gill Sans MT" w:hAnsi="Gill Sans MT" w:cs="Times New Roman"/>
                <w:sz w:val="20"/>
              </w:rPr>
              <w:t xml:space="preserve">6. What was the </w:t>
            </w:r>
            <w:r w:rsidR="00F7697D" w:rsidRPr="00BE068B">
              <w:rPr>
                <w:rFonts w:ascii="Gill Sans MT" w:hAnsi="Gill Sans MT" w:cs="Times New Roman"/>
                <w:b/>
                <w:sz w:val="20"/>
              </w:rPr>
              <w:t>method</w:t>
            </w:r>
            <w:r w:rsidR="00F7697D" w:rsidRPr="00BE068B">
              <w:rPr>
                <w:rFonts w:ascii="Gill Sans MT" w:hAnsi="Gill Sans MT" w:cs="Times New Roman"/>
                <w:sz w:val="20"/>
              </w:rPr>
              <w:t xml:space="preserve"> by which this field was acquired by your household?</w:t>
            </w:r>
          </w:p>
          <w:p w14:paraId="2BFE5ACF" w14:textId="77777777" w:rsidR="00F7697D" w:rsidRPr="00BE068B" w:rsidRDefault="00F7697D" w:rsidP="00F7697D">
            <w:pPr>
              <w:kinsoku w:val="0"/>
              <w:overflowPunct w:val="0"/>
              <w:autoSpaceDE w:val="0"/>
              <w:autoSpaceDN w:val="0"/>
              <w:adjustRightInd w:val="0"/>
              <w:contextualSpacing/>
              <w:jc w:val="center"/>
              <w:rPr>
                <w:rFonts w:ascii="Gill Sans MT" w:hAnsi="Gill Sans MT" w:cs="Times New Roman"/>
                <w:spacing w:val="1"/>
                <w:w w:val="105"/>
                <w:sz w:val="20"/>
              </w:rPr>
            </w:pPr>
          </w:p>
          <w:p w14:paraId="57EE8653" w14:textId="77777777" w:rsidR="00F7697D" w:rsidRPr="00BE068B" w:rsidRDefault="00F7697D" w:rsidP="00F7697D">
            <w:pPr>
              <w:kinsoku w:val="0"/>
              <w:overflowPunct w:val="0"/>
              <w:autoSpaceDE w:val="0"/>
              <w:autoSpaceDN w:val="0"/>
              <w:adjustRightInd w:val="0"/>
              <w:contextualSpacing/>
              <w:jc w:val="center"/>
              <w:rPr>
                <w:rFonts w:ascii="Gill Sans MT" w:hAnsi="Gill Sans MT" w:cs="Times New Roman"/>
                <w:sz w:val="20"/>
              </w:rPr>
            </w:pPr>
            <w:r w:rsidRPr="00BE068B">
              <w:rPr>
                <w:rFonts w:ascii="Gill Sans MT" w:hAnsi="Gill Sans MT" w:cs="Times New Roman"/>
                <w:sz w:val="20"/>
              </w:rPr>
              <w:t>1=Inherited</w:t>
            </w:r>
          </w:p>
          <w:p w14:paraId="74A3F0CC" w14:textId="77777777" w:rsidR="00F7697D" w:rsidRPr="00BE068B" w:rsidRDefault="00F7697D" w:rsidP="00F7697D">
            <w:pPr>
              <w:kinsoku w:val="0"/>
              <w:overflowPunct w:val="0"/>
              <w:autoSpaceDE w:val="0"/>
              <w:autoSpaceDN w:val="0"/>
              <w:adjustRightInd w:val="0"/>
              <w:contextualSpacing/>
              <w:jc w:val="center"/>
              <w:rPr>
                <w:rFonts w:ascii="Gill Sans MT" w:hAnsi="Gill Sans MT" w:cs="Times New Roman"/>
                <w:sz w:val="20"/>
              </w:rPr>
            </w:pPr>
            <w:r w:rsidRPr="00BE068B">
              <w:rPr>
                <w:rFonts w:ascii="Gill Sans MT" w:hAnsi="Gill Sans MT" w:cs="Times New Roman"/>
                <w:sz w:val="20"/>
              </w:rPr>
              <w:t>2=Allocated by village</w:t>
            </w:r>
          </w:p>
          <w:p w14:paraId="5059A95C" w14:textId="77777777" w:rsidR="00F7697D" w:rsidRPr="00BE068B" w:rsidRDefault="00F7697D" w:rsidP="00F7697D">
            <w:pPr>
              <w:kinsoku w:val="0"/>
              <w:overflowPunct w:val="0"/>
              <w:autoSpaceDE w:val="0"/>
              <w:autoSpaceDN w:val="0"/>
              <w:adjustRightInd w:val="0"/>
              <w:contextualSpacing/>
              <w:jc w:val="center"/>
              <w:rPr>
                <w:rFonts w:ascii="Gill Sans MT" w:hAnsi="Gill Sans MT" w:cs="Times New Roman"/>
                <w:sz w:val="20"/>
              </w:rPr>
            </w:pPr>
            <w:r w:rsidRPr="00BE068B">
              <w:rPr>
                <w:rFonts w:ascii="Gill Sans MT" w:hAnsi="Gill Sans MT" w:cs="Times New Roman"/>
                <w:sz w:val="20"/>
              </w:rPr>
              <w:t>3=Purchased</w:t>
            </w:r>
          </w:p>
          <w:p w14:paraId="1AC313F4" w14:textId="77777777" w:rsidR="00F7697D" w:rsidRPr="00BE068B" w:rsidRDefault="00F7697D" w:rsidP="00F7697D">
            <w:pPr>
              <w:kinsoku w:val="0"/>
              <w:overflowPunct w:val="0"/>
              <w:autoSpaceDE w:val="0"/>
              <w:autoSpaceDN w:val="0"/>
              <w:adjustRightInd w:val="0"/>
              <w:contextualSpacing/>
              <w:jc w:val="center"/>
              <w:rPr>
                <w:rFonts w:ascii="Gill Sans MT" w:hAnsi="Gill Sans MT" w:cs="Times New Roman"/>
                <w:sz w:val="20"/>
              </w:rPr>
            </w:pPr>
            <w:r w:rsidRPr="00BE068B">
              <w:rPr>
                <w:rFonts w:ascii="Gill Sans MT" w:hAnsi="Gill Sans MT" w:cs="Times New Roman"/>
                <w:sz w:val="20"/>
              </w:rPr>
              <w:t>4=Rented</w:t>
            </w:r>
          </w:p>
          <w:p w14:paraId="48E12FD6" w14:textId="77777777" w:rsidR="00F7697D" w:rsidRPr="00BE068B" w:rsidRDefault="00F7697D" w:rsidP="00F7697D">
            <w:pPr>
              <w:kinsoku w:val="0"/>
              <w:overflowPunct w:val="0"/>
              <w:autoSpaceDE w:val="0"/>
              <w:autoSpaceDN w:val="0"/>
              <w:adjustRightInd w:val="0"/>
              <w:contextualSpacing/>
              <w:jc w:val="center"/>
              <w:rPr>
                <w:rFonts w:ascii="Gill Sans MT" w:hAnsi="Gill Sans MT" w:cs="Times New Roman"/>
                <w:sz w:val="20"/>
              </w:rPr>
            </w:pPr>
            <w:r w:rsidRPr="00BE068B">
              <w:rPr>
                <w:rFonts w:ascii="Gill Sans MT" w:hAnsi="Gill Sans MT" w:cs="Times New Roman"/>
                <w:sz w:val="20"/>
              </w:rPr>
              <w:t>5=Borrowed</w:t>
            </w:r>
          </w:p>
          <w:p w14:paraId="01F5076D" w14:textId="77777777" w:rsidR="00F7697D" w:rsidRPr="00BE068B" w:rsidRDefault="00F7697D" w:rsidP="00F7697D">
            <w:pPr>
              <w:kinsoku w:val="0"/>
              <w:overflowPunct w:val="0"/>
              <w:autoSpaceDE w:val="0"/>
              <w:autoSpaceDN w:val="0"/>
              <w:adjustRightInd w:val="0"/>
              <w:contextualSpacing/>
              <w:jc w:val="center"/>
              <w:rPr>
                <w:rFonts w:ascii="Gill Sans MT" w:hAnsi="Gill Sans MT" w:cs="Times New Roman"/>
                <w:i/>
                <w:sz w:val="20"/>
              </w:rPr>
            </w:pPr>
            <w:r w:rsidRPr="00BE068B">
              <w:rPr>
                <w:rFonts w:ascii="Gill Sans MT" w:hAnsi="Gill Sans MT" w:cs="Times New Roman"/>
                <w:sz w:val="20"/>
              </w:rPr>
              <w:t>97=Other, specify</w:t>
            </w:r>
          </w:p>
          <w:p w14:paraId="302A9C8B" w14:textId="4264FB56" w:rsidR="00F7697D" w:rsidRPr="00BE068B" w:rsidRDefault="00F7697D" w:rsidP="00F7697D">
            <w:pPr>
              <w:kinsoku w:val="0"/>
              <w:overflowPunct w:val="0"/>
              <w:autoSpaceDE w:val="0"/>
              <w:autoSpaceDN w:val="0"/>
              <w:adjustRightInd w:val="0"/>
              <w:contextualSpacing/>
              <w:jc w:val="center"/>
              <w:rPr>
                <w:rFonts w:ascii="Gill Sans MT" w:hAnsi="Gill Sans MT" w:cs="Times New Roman"/>
                <w:sz w:val="20"/>
              </w:rPr>
            </w:pPr>
            <w:r w:rsidRPr="00BE068B">
              <w:rPr>
                <w:rFonts w:ascii="Gill Sans MT" w:hAnsi="Gill Sans MT" w:cs="Times New Roman"/>
                <w:sz w:val="20"/>
              </w:rPr>
              <w:t xml:space="preserve">If NOT 4, skip to </w:t>
            </w:r>
            <w:r w:rsidR="00736DFE" w:rsidRPr="00BE068B">
              <w:rPr>
                <w:rFonts w:ascii="Gill Sans MT" w:hAnsi="Gill Sans MT" w:cs="Times New Roman"/>
                <w:b/>
                <w:sz w:val="20"/>
              </w:rPr>
              <w:t>I</w:t>
            </w:r>
            <w:r w:rsidRPr="00BE068B">
              <w:rPr>
                <w:rFonts w:ascii="Gill Sans MT" w:hAnsi="Gill Sans MT" w:cs="Times New Roman"/>
                <w:b/>
                <w:sz w:val="20"/>
              </w:rPr>
              <w:t>8</w:t>
            </w:r>
          </w:p>
        </w:tc>
      </w:tr>
      <w:tr w:rsidR="00736DFE" w:rsidRPr="00BE068B" w14:paraId="3D8E74A1" w14:textId="77777777" w:rsidTr="000C7B5A">
        <w:trPr>
          <w:trHeight w:val="20"/>
          <w:jc w:val="center"/>
        </w:trPr>
        <w:tc>
          <w:tcPr>
            <w:tcW w:w="694" w:type="dxa"/>
            <w:vMerge/>
          </w:tcPr>
          <w:p w14:paraId="1CD6AB71" w14:textId="77777777" w:rsidR="00F7697D" w:rsidRPr="00BE068B" w:rsidRDefault="00F7697D" w:rsidP="00F7697D">
            <w:pPr>
              <w:contextualSpacing/>
              <w:jc w:val="center"/>
              <w:rPr>
                <w:rFonts w:ascii="Gill Sans MT" w:hAnsi="Gill Sans MT"/>
                <w:sz w:val="20"/>
              </w:rPr>
            </w:pPr>
          </w:p>
        </w:tc>
        <w:tc>
          <w:tcPr>
            <w:tcW w:w="1101" w:type="dxa"/>
            <w:vMerge/>
          </w:tcPr>
          <w:p w14:paraId="727BD741" w14:textId="77777777" w:rsidR="00F7697D" w:rsidRPr="00BE068B" w:rsidRDefault="00F7697D" w:rsidP="00F7697D">
            <w:pPr>
              <w:contextualSpacing/>
              <w:jc w:val="center"/>
              <w:rPr>
                <w:rFonts w:ascii="Gill Sans MT" w:hAnsi="Gill Sans MT"/>
                <w:sz w:val="20"/>
              </w:rPr>
            </w:pPr>
          </w:p>
        </w:tc>
        <w:tc>
          <w:tcPr>
            <w:tcW w:w="823" w:type="dxa"/>
          </w:tcPr>
          <w:p w14:paraId="13FDC437" w14:textId="77777777" w:rsidR="00F7697D" w:rsidRPr="00BE068B" w:rsidRDefault="00F7697D" w:rsidP="00F7697D">
            <w:pPr>
              <w:kinsoku w:val="0"/>
              <w:overflowPunct w:val="0"/>
              <w:autoSpaceDE w:val="0"/>
              <w:autoSpaceDN w:val="0"/>
              <w:adjustRightInd w:val="0"/>
              <w:contextualSpacing/>
              <w:jc w:val="center"/>
              <w:rPr>
                <w:rFonts w:ascii="Gill Sans MT" w:hAnsi="Gill Sans MT" w:cs="Times New Roman"/>
                <w:sz w:val="18"/>
                <w:szCs w:val="18"/>
              </w:rPr>
            </w:pPr>
            <w:r w:rsidRPr="00BE068B">
              <w:rPr>
                <w:rFonts w:ascii="Gill Sans MT" w:hAnsi="Gill Sans MT" w:cs="Times New Roman"/>
                <w:sz w:val="18"/>
                <w:szCs w:val="18"/>
              </w:rPr>
              <w:t>Area of field</w:t>
            </w:r>
          </w:p>
        </w:tc>
        <w:tc>
          <w:tcPr>
            <w:tcW w:w="977" w:type="dxa"/>
          </w:tcPr>
          <w:p w14:paraId="095D1F2A" w14:textId="77777777" w:rsidR="00F7697D" w:rsidRPr="00BE068B" w:rsidRDefault="00F7697D" w:rsidP="00F7697D">
            <w:pPr>
              <w:kinsoku w:val="0"/>
              <w:overflowPunct w:val="0"/>
              <w:autoSpaceDE w:val="0"/>
              <w:autoSpaceDN w:val="0"/>
              <w:adjustRightInd w:val="0"/>
              <w:contextualSpacing/>
              <w:jc w:val="center"/>
              <w:rPr>
                <w:rFonts w:ascii="Gill Sans MT" w:hAnsi="Gill Sans MT" w:cs="Times New Roman"/>
                <w:sz w:val="18"/>
                <w:szCs w:val="18"/>
              </w:rPr>
            </w:pPr>
            <w:r w:rsidRPr="00BE068B">
              <w:rPr>
                <w:rFonts w:ascii="Gill Sans MT" w:hAnsi="Gill Sans MT" w:cs="Times New Roman"/>
                <w:sz w:val="18"/>
                <w:szCs w:val="18"/>
              </w:rPr>
              <w:t>Unit</w:t>
            </w:r>
          </w:p>
          <w:p w14:paraId="5481560A" w14:textId="77777777" w:rsidR="00F7697D" w:rsidRPr="00BE068B" w:rsidRDefault="00F7697D" w:rsidP="00F7697D">
            <w:pPr>
              <w:kinsoku w:val="0"/>
              <w:overflowPunct w:val="0"/>
              <w:autoSpaceDE w:val="0"/>
              <w:autoSpaceDN w:val="0"/>
              <w:adjustRightInd w:val="0"/>
              <w:contextualSpacing/>
              <w:jc w:val="center"/>
              <w:rPr>
                <w:rFonts w:ascii="Gill Sans MT" w:hAnsi="Gill Sans MT" w:cs="Times New Roman"/>
                <w:sz w:val="18"/>
                <w:szCs w:val="18"/>
              </w:rPr>
            </w:pPr>
            <w:r w:rsidRPr="00BE068B">
              <w:rPr>
                <w:rFonts w:ascii="Gill Sans MT" w:hAnsi="Gill Sans MT" w:cs="Times New Roman"/>
                <w:sz w:val="18"/>
                <w:szCs w:val="18"/>
              </w:rPr>
              <w:t>1=lima</w:t>
            </w:r>
          </w:p>
          <w:p w14:paraId="00CE97ED" w14:textId="77777777" w:rsidR="00F7697D" w:rsidRPr="00BE068B" w:rsidRDefault="00F7697D" w:rsidP="00F7697D">
            <w:pPr>
              <w:kinsoku w:val="0"/>
              <w:overflowPunct w:val="0"/>
              <w:autoSpaceDE w:val="0"/>
              <w:autoSpaceDN w:val="0"/>
              <w:adjustRightInd w:val="0"/>
              <w:contextualSpacing/>
              <w:jc w:val="center"/>
              <w:rPr>
                <w:rFonts w:ascii="Gill Sans MT" w:hAnsi="Gill Sans MT" w:cs="Times New Roman"/>
                <w:sz w:val="18"/>
                <w:szCs w:val="18"/>
              </w:rPr>
            </w:pPr>
            <w:r w:rsidRPr="00BE068B">
              <w:rPr>
                <w:rFonts w:ascii="Gill Sans MT" w:hAnsi="Gill Sans MT" w:cs="Times New Roman"/>
                <w:sz w:val="18"/>
                <w:szCs w:val="18"/>
              </w:rPr>
              <w:t>2=acre</w:t>
            </w:r>
          </w:p>
          <w:p w14:paraId="10A70DDB" w14:textId="77777777" w:rsidR="00F7697D" w:rsidRPr="00BE068B" w:rsidRDefault="00F7697D" w:rsidP="00F7697D">
            <w:pPr>
              <w:kinsoku w:val="0"/>
              <w:overflowPunct w:val="0"/>
              <w:autoSpaceDE w:val="0"/>
              <w:autoSpaceDN w:val="0"/>
              <w:adjustRightInd w:val="0"/>
              <w:contextualSpacing/>
              <w:jc w:val="center"/>
              <w:rPr>
                <w:rFonts w:ascii="Gill Sans MT" w:hAnsi="Gill Sans MT" w:cs="Times New Roman"/>
                <w:sz w:val="18"/>
                <w:szCs w:val="18"/>
              </w:rPr>
            </w:pPr>
            <w:r w:rsidRPr="00BE068B">
              <w:rPr>
                <w:rFonts w:ascii="Gill Sans MT" w:hAnsi="Gill Sans MT" w:cs="Times New Roman"/>
                <w:sz w:val="18"/>
                <w:szCs w:val="18"/>
              </w:rPr>
              <w:t>3=hectare</w:t>
            </w:r>
          </w:p>
          <w:p w14:paraId="73CB4B38" w14:textId="77777777" w:rsidR="00F7697D" w:rsidRPr="00BE068B" w:rsidRDefault="00F7697D" w:rsidP="00F7697D">
            <w:pPr>
              <w:kinsoku w:val="0"/>
              <w:overflowPunct w:val="0"/>
              <w:autoSpaceDE w:val="0"/>
              <w:autoSpaceDN w:val="0"/>
              <w:adjustRightInd w:val="0"/>
              <w:ind w:right="-90"/>
              <w:contextualSpacing/>
              <w:jc w:val="center"/>
              <w:rPr>
                <w:rFonts w:ascii="Gill Sans MT" w:hAnsi="Gill Sans MT" w:cs="Times New Roman"/>
                <w:sz w:val="18"/>
                <w:szCs w:val="18"/>
              </w:rPr>
            </w:pPr>
            <w:r w:rsidRPr="00BE068B">
              <w:rPr>
                <w:rFonts w:ascii="Gill Sans MT" w:hAnsi="Gill Sans MT" w:cs="Times New Roman"/>
                <w:sz w:val="18"/>
                <w:szCs w:val="18"/>
              </w:rPr>
              <w:t>4=square meter</w:t>
            </w:r>
          </w:p>
          <w:p w14:paraId="5911A5AE" w14:textId="77777777" w:rsidR="00F7697D" w:rsidRPr="00BE068B" w:rsidRDefault="00F7697D" w:rsidP="00F7697D">
            <w:pPr>
              <w:kinsoku w:val="0"/>
              <w:overflowPunct w:val="0"/>
              <w:autoSpaceDE w:val="0"/>
              <w:autoSpaceDN w:val="0"/>
              <w:adjustRightInd w:val="0"/>
              <w:ind w:right="-90"/>
              <w:contextualSpacing/>
              <w:jc w:val="center"/>
              <w:rPr>
                <w:rFonts w:ascii="Gill Sans MT" w:hAnsi="Gill Sans MT" w:cs="Times New Roman"/>
                <w:sz w:val="18"/>
                <w:szCs w:val="18"/>
              </w:rPr>
            </w:pPr>
            <w:r w:rsidRPr="00BE068B">
              <w:rPr>
                <w:rFonts w:ascii="Gill Sans MT" w:hAnsi="Gill Sans MT" w:cs="Times New Roman"/>
                <w:sz w:val="18"/>
                <w:szCs w:val="18"/>
              </w:rPr>
              <w:t>5=steps</w:t>
            </w:r>
          </w:p>
          <w:p w14:paraId="150DEFE3" w14:textId="77777777" w:rsidR="00F7697D" w:rsidRPr="00BE068B" w:rsidRDefault="00F7697D" w:rsidP="00F7697D">
            <w:pPr>
              <w:kinsoku w:val="0"/>
              <w:overflowPunct w:val="0"/>
              <w:autoSpaceDE w:val="0"/>
              <w:autoSpaceDN w:val="0"/>
              <w:adjustRightInd w:val="0"/>
              <w:ind w:right="-90"/>
              <w:contextualSpacing/>
              <w:jc w:val="center"/>
              <w:rPr>
                <w:rFonts w:ascii="Gill Sans MT" w:hAnsi="Gill Sans MT" w:cs="Times New Roman"/>
                <w:sz w:val="18"/>
                <w:szCs w:val="18"/>
              </w:rPr>
            </w:pPr>
            <w:r w:rsidRPr="00BE068B">
              <w:rPr>
                <w:rFonts w:ascii="Gill Sans MT" w:hAnsi="Gill Sans MT" w:cs="Times New Roman"/>
                <w:sz w:val="18"/>
                <w:szCs w:val="18"/>
              </w:rPr>
              <w:t>6=ropes</w:t>
            </w:r>
          </w:p>
        </w:tc>
        <w:tc>
          <w:tcPr>
            <w:tcW w:w="1183" w:type="dxa"/>
          </w:tcPr>
          <w:p w14:paraId="44560A20" w14:textId="77777777" w:rsidR="00F7697D" w:rsidRDefault="00F7697D" w:rsidP="00F7697D">
            <w:pPr>
              <w:kinsoku w:val="0"/>
              <w:overflowPunct w:val="0"/>
              <w:autoSpaceDE w:val="0"/>
              <w:autoSpaceDN w:val="0"/>
              <w:adjustRightInd w:val="0"/>
              <w:ind w:right="-90"/>
              <w:contextualSpacing/>
              <w:jc w:val="center"/>
              <w:rPr>
                <w:rFonts w:ascii="Gill Sans MT" w:hAnsi="Gill Sans MT" w:cs="Times New Roman"/>
                <w:w w:val="105"/>
                <w:sz w:val="18"/>
                <w:szCs w:val="18"/>
              </w:rPr>
            </w:pPr>
            <w:r w:rsidRPr="00BE068B">
              <w:rPr>
                <w:rFonts w:ascii="Gill Sans MT" w:hAnsi="Gill Sans MT" w:cs="Times New Roman"/>
                <w:w w:val="105"/>
                <w:sz w:val="18"/>
                <w:szCs w:val="18"/>
              </w:rPr>
              <w:t>Distance</w:t>
            </w:r>
          </w:p>
          <w:p w14:paraId="33CF339C" w14:textId="77777777" w:rsidR="000C7B5A" w:rsidRPr="00BE068B" w:rsidRDefault="000C7B5A" w:rsidP="000C7B5A">
            <w:pPr>
              <w:contextualSpacing/>
              <w:jc w:val="center"/>
              <w:rPr>
                <w:rFonts w:ascii="Gill Sans MT" w:hAnsi="Gill Sans MT" w:cs="Times New Roman"/>
                <w:sz w:val="18"/>
                <w:szCs w:val="18"/>
              </w:rPr>
            </w:pPr>
            <w:r w:rsidRPr="00BE068B">
              <w:rPr>
                <w:rFonts w:ascii="Gill Sans MT" w:hAnsi="Gill Sans MT" w:cs="Times New Roman"/>
                <w:sz w:val="18"/>
                <w:szCs w:val="18"/>
              </w:rPr>
              <w:t>Units</w:t>
            </w:r>
          </w:p>
          <w:p w14:paraId="2EFBB42D" w14:textId="77777777" w:rsidR="000C7B5A" w:rsidRPr="00BE068B" w:rsidRDefault="000C7B5A" w:rsidP="000C7B5A">
            <w:pPr>
              <w:kinsoku w:val="0"/>
              <w:overflowPunct w:val="0"/>
              <w:autoSpaceDE w:val="0"/>
              <w:autoSpaceDN w:val="0"/>
              <w:adjustRightInd w:val="0"/>
              <w:contextualSpacing/>
              <w:jc w:val="center"/>
              <w:rPr>
                <w:rFonts w:ascii="Gill Sans MT" w:eastAsia="Calibri" w:hAnsi="Gill Sans MT" w:cs="Times New Roman"/>
                <w:sz w:val="18"/>
                <w:szCs w:val="18"/>
              </w:rPr>
            </w:pPr>
            <w:r w:rsidRPr="00BE068B">
              <w:rPr>
                <w:rFonts w:ascii="Gill Sans MT" w:eastAsia="Calibri" w:hAnsi="Gill Sans MT" w:cs="Times New Roman"/>
                <w:sz w:val="18"/>
                <w:szCs w:val="18"/>
              </w:rPr>
              <w:t>1=meters</w:t>
            </w:r>
          </w:p>
          <w:p w14:paraId="093BE749" w14:textId="77777777" w:rsidR="000C7B5A" w:rsidRPr="00BE068B" w:rsidRDefault="000C7B5A" w:rsidP="000C7B5A">
            <w:pPr>
              <w:kinsoku w:val="0"/>
              <w:overflowPunct w:val="0"/>
              <w:autoSpaceDE w:val="0"/>
              <w:autoSpaceDN w:val="0"/>
              <w:adjustRightInd w:val="0"/>
              <w:contextualSpacing/>
              <w:jc w:val="center"/>
              <w:rPr>
                <w:rFonts w:ascii="Gill Sans MT" w:eastAsia="Calibri" w:hAnsi="Gill Sans MT" w:cs="Times New Roman"/>
                <w:sz w:val="18"/>
                <w:szCs w:val="18"/>
              </w:rPr>
            </w:pPr>
            <w:r w:rsidRPr="00BE068B">
              <w:rPr>
                <w:rFonts w:ascii="Gill Sans MT" w:eastAsia="Calibri" w:hAnsi="Gill Sans MT" w:cs="Times New Roman"/>
                <w:sz w:val="18"/>
                <w:szCs w:val="18"/>
              </w:rPr>
              <w:t>2=kilometers</w:t>
            </w:r>
          </w:p>
          <w:p w14:paraId="52B88B9D" w14:textId="77777777" w:rsidR="000C7B5A" w:rsidRPr="00BE068B" w:rsidRDefault="000C7B5A" w:rsidP="00F7697D">
            <w:pPr>
              <w:kinsoku w:val="0"/>
              <w:overflowPunct w:val="0"/>
              <w:autoSpaceDE w:val="0"/>
              <w:autoSpaceDN w:val="0"/>
              <w:adjustRightInd w:val="0"/>
              <w:ind w:right="-90"/>
              <w:contextualSpacing/>
              <w:jc w:val="center"/>
              <w:rPr>
                <w:rFonts w:ascii="Gill Sans MT" w:hAnsi="Gill Sans MT" w:cs="Times New Roman"/>
                <w:w w:val="105"/>
                <w:sz w:val="18"/>
                <w:szCs w:val="18"/>
              </w:rPr>
            </w:pPr>
          </w:p>
        </w:tc>
        <w:tc>
          <w:tcPr>
            <w:tcW w:w="862" w:type="dxa"/>
          </w:tcPr>
          <w:p w14:paraId="132C46C7" w14:textId="5A249331" w:rsidR="00F7697D" w:rsidRPr="00BE068B" w:rsidRDefault="000C7B5A" w:rsidP="000C7B5A">
            <w:pPr>
              <w:kinsoku w:val="0"/>
              <w:overflowPunct w:val="0"/>
              <w:autoSpaceDE w:val="0"/>
              <w:autoSpaceDN w:val="0"/>
              <w:adjustRightInd w:val="0"/>
              <w:contextualSpacing/>
              <w:jc w:val="center"/>
              <w:rPr>
                <w:rFonts w:ascii="Gill Sans MT" w:hAnsi="Gill Sans MT" w:cs="Times New Roman"/>
                <w:sz w:val="18"/>
                <w:szCs w:val="18"/>
              </w:rPr>
            </w:pPr>
            <w:r>
              <w:rPr>
                <w:rFonts w:ascii="Gill Sans MT" w:hAnsi="Gill Sans MT" w:cs="Times New Roman"/>
                <w:sz w:val="18"/>
                <w:szCs w:val="18"/>
              </w:rPr>
              <w:t>Walking time</w:t>
            </w:r>
          </w:p>
        </w:tc>
        <w:tc>
          <w:tcPr>
            <w:tcW w:w="2040" w:type="dxa"/>
            <w:vMerge/>
          </w:tcPr>
          <w:p w14:paraId="24A3EC47" w14:textId="77777777" w:rsidR="00F7697D" w:rsidRPr="00BE068B" w:rsidRDefault="00F7697D" w:rsidP="00F7697D">
            <w:pPr>
              <w:kinsoku w:val="0"/>
              <w:overflowPunct w:val="0"/>
              <w:autoSpaceDE w:val="0"/>
              <w:autoSpaceDN w:val="0"/>
              <w:adjustRightInd w:val="0"/>
              <w:contextualSpacing/>
              <w:jc w:val="center"/>
              <w:rPr>
                <w:rFonts w:ascii="Gill Sans MT" w:hAnsi="Gill Sans MT" w:cs="Times New Roman"/>
                <w:sz w:val="20"/>
              </w:rPr>
            </w:pPr>
          </w:p>
        </w:tc>
        <w:tc>
          <w:tcPr>
            <w:tcW w:w="1800" w:type="dxa"/>
            <w:vMerge/>
          </w:tcPr>
          <w:p w14:paraId="3FAC2B2C" w14:textId="77777777" w:rsidR="00F7697D" w:rsidRPr="00BE068B" w:rsidRDefault="00F7697D" w:rsidP="00F7697D">
            <w:pPr>
              <w:kinsoku w:val="0"/>
              <w:overflowPunct w:val="0"/>
              <w:autoSpaceDE w:val="0"/>
              <w:autoSpaceDN w:val="0"/>
              <w:adjustRightInd w:val="0"/>
              <w:contextualSpacing/>
              <w:jc w:val="center"/>
              <w:rPr>
                <w:rFonts w:ascii="Gill Sans MT" w:hAnsi="Gill Sans MT" w:cs="Times New Roman"/>
                <w:sz w:val="20"/>
              </w:rPr>
            </w:pPr>
          </w:p>
        </w:tc>
        <w:tc>
          <w:tcPr>
            <w:tcW w:w="1418" w:type="dxa"/>
            <w:vMerge/>
          </w:tcPr>
          <w:p w14:paraId="4B01067C" w14:textId="77777777" w:rsidR="00F7697D" w:rsidRPr="00BE068B" w:rsidRDefault="00F7697D" w:rsidP="00F7697D">
            <w:pPr>
              <w:kinsoku w:val="0"/>
              <w:overflowPunct w:val="0"/>
              <w:autoSpaceDE w:val="0"/>
              <w:autoSpaceDN w:val="0"/>
              <w:adjustRightInd w:val="0"/>
              <w:contextualSpacing/>
              <w:jc w:val="center"/>
              <w:rPr>
                <w:rFonts w:ascii="Gill Sans MT" w:hAnsi="Gill Sans MT" w:cs="Times New Roman"/>
                <w:sz w:val="20"/>
              </w:rPr>
            </w:pPr>
          </w:p>
        </w:tc>
        <w:tc>
          <w:tcPr>
            <w:tcW w:w="1897" w:type="dxa"/>
            <w:vMerge/>
          </w:tcPr>
          <w:p w14:paraId="0162922D" w14:textId="77777777" w:rsidR="00F7697D" w:rsidRPr="00BE068B" w:rsidRDefault="00F7697D" w:rsidP="00F7697D">
            <w:pPr>
              <w:kinsoku w:val="0"/>
              <w:overflowPunct w:val="0"/>
              <w:autoSpaceDE w:val="0"/>
              <w:autoSpaceDN w:val="0"/>
              <w:adjustRightInd w:val="0"/>
              <w:contextualSpacing/>
              <w:jc w:val="center"/>
              <w:rPr>
                <w:rFonts w:ascii="Gill Sans MT" w:hAnsi="Gill Sans MT" w:cs="Times New Roman"/>
                <w:sz w:val="20"/>
              </w:rPr>
            </w:pPr>
          </w:p>
        </w:tc>
      </w:tr>
      <w:tr w:rsidR="00736DFE" w:rsidRPr="00BE068B" w14:paraId="5EABC16F" w14:textId="77777777" w:rsidTr="000C7B5A">
        <w:trPr>
          <w:trHeight w:val="20"/>
          <w:jc w:val="center"/>
        </w:trPr>
        <w:tc>
          <w:tcPr>
            <w:tcW w:w="694" w:type="dxa"/>
          </w:tcPr>
          <w:p w14:paraId="1D1D2BBE" w14:textId="77777777" w:rsidR="00F7697D" w:rsidRPr="00BE068B" w:rsidRDefault="00F7697D" w:rsidP="00F7697D">
            <w:pPr>
              <w:kinsoku w:val="0"/>
              <w:overflowPunct w:val="0"/>
              <w:autoSpaceDE w:val="0"/>
              <w:autoSpaceDN w:val="0"/>
              <w:adjustRightInd w:val="0"/>
              <w:contextualSpacing/>
              <w:jc w:val="center"/>
              <w:rPr>
                <w:rFonts w:ascii="Gill Sans MT" w:hAnsi="Gill Sans MT" w:cs="Times New Roman"/>
                <w:b/>
                <w:bCs/>
                <w:spacing w:val="1"/>
                <w:w w:val="105"/>
                <w:sz w:val="18"/>
                <w:szCs w:val="18"/>
              </w:rPr>
            </w:pPr>
            <w:r w:rsidRPr="00BE068B">
              <w:rPr>
                <w:rFonts w:ascii="Gill Sans MT" w:hAnsi="Gill Sans MT" w:cs="Times New Roman"/>
                <w:b/>
                <w:bCs/>
                <w:spacing w:val="1"/>
                <w:w w:val="105"/>
                <w:sz w:val="18"/>
                <w:szCs w:val="18"/>
              </w:rPr>
              <w:t>FIELD</w:t>
            </w:r>
          </w:p>
        </w:tc>
        <w:tc>
          <w:tcPr>
            <w:tcW w:w="1101" w:type="dxa"/>
          </w:tcPr>
          <w:p w14:paraId="0323E282" w14:textId="77777777" w:rsidR="00F7697D" w:rsidRPr="00BE068B" w:rsidRDefault="00F7697D" w:rsidP="00F7697D">
            <w:pPr>
              <w:kinsoku w:val="0"/>
              <w:overflowPunct w:val="0"/>
              <w:autoSpaceDE w:val="0"/>
              <w:autoSpaceDN w:val="0"/>
              <w:adjustRightInd w:val="0"/>
              <w:ind w:right="54"/>
              <w:contextualSpacing/>
              <w:jc w:val="center"/>
              <w:rPr>
                <w:rFonts w:ascii="Gill Sans MT" w:hAnsi="Gill Sans MT" w:cs="Times New Roman"/>
                <w:b/>
                <w:bCs/>
                <w:spacing w:val="1"/>
                <w:w w:val="105"/>
                <w:sz w:val="18"/>
                <w:szCs w:val="18"/>
              </w:rPr>
            </w:pPr>
            <w:proofErr w:type="spellStart"/>
            <w:proofErr w:type="gramStart"/>
            <w:r w:rsidRPr="00BE068B">
              <w:rPr>
                <w:rFonts w:ascii="Gill Sans MT" w:hAnsi="Gill Sans MT" w:cs="Times New Roman"/>
                <w:b/>
                <w:bCs/>
                <w:spacing w:val="1"/>
                <w:w w:val="105"/>
                <w:sz w:val="18"/>
                <w:szCs w:val="18"/>
              </w:rPr>
              <w:t>f</w:t>
            </w:r>
            <w:proofErr w:type="gramEnd"/>
            <w:r w:rsidRPr="00BE068B">
              <w:rPr>
                <w:rFonts w:ascii="Gill Sans MT" w:hAnsi="Gill Sans MT" w:cs="Times New Roman"/>
                <w:b/>
                <w:bCs/>
                <w:spacing w:val="1"/>
                <w:w w:val="105"/>
                <w:sz w:val="18"/>
                <w:szCs w:val="18"/>
              </w:rPr>
              <w:t>_nickname</w:t>
            </w:r>
            <w:proofErr w:type="spellEnd"/>
          </w:p>
        </w:tc>
        <w:tc>
          <w:tcPr>
            <w:tcW w:w="823" w:type="dxa"/>
          </w:tcPr>
          <w:p w14:paraId="12B53779" w14:textId="77777777" w:rsidR="00F7697D" w:rsidRPr="00BE068B" w:rsidRDefault="00F7697D" w:rsidP="00F7697D">
            <w:pPr>
              <w:kinsoku w:val="0"/>
              <w:overflowPunct w:val="0"/>
              <w:autoSpaceDE w:val="0"/>
              <w:autoSpaceDN w:val="0"/>
              <w:adjustRightInd w:val="0"/>
              <w:contextualSpacing/>
              <w:jc w:val="center"/>
              <w:rPr>
                <w:rFonts w:ascii="Gill Sans MT" w:hAnsi="Gill Sans MT" w:cs="Times New Roman"/>
                <w:b/>
                <w:bCs/>
                <w:spacing w:val="1"/>
                <w:w w:val="105"/>
                <w:sz w:val="18"/>
                <w:szCs w:val="18"/>
              </w:rPr>
            </w:pPr>
            <w:proofErr w:type="spellStart"/>
            <w:proofErr w:type="gramStart"/>
            <w:r w:rsidRPr="00BE068B">
              <w:rPr>
                <w:rFonts w:ascii="Gill Sans MT" w:hAnsi="Gill Sans MT" w:cs="Times New Roman"/>
                <w:b/>
                <w:bCs/>
                <w:spacing w:val="1"/>
                <w:w w:val="105"/>
                <w:sz w:val="18"/>
                <w:szCs w:val="18"/>
              </w:rPr>
              <w:t>farea</w:t>
            </w:r>
            <w:proofErr w:type="spellEnd"/>
            <w:proofErr w:type="gramEnd"/>
          </w:p>
        </w:tc>
        <w:tc>
          <w:tcPr>
            <w:tcW w:w="977" w:type="dxa"/>
          </w:tcPr>
          <w:p w14:paraId="4D1DD0CF" w14:textId="77777777" w:rsidR="00F7697D" w:rsidRPr="00BE068B" w:rsidRDefault="00F7697D" w:rsidP="00F7697D">
            <w:pPr>
              <w:kinsoku w:val="0"/>
              <w:overflowPunct w:val="0"/>
              <w:autoSpaceDE w:val="0"/>
              <w:autoSpaceDN w:val="0"/>
              <w:adjustRightInd w:val="0"/>
              <w:contextualSpacing/>
              <w:jc w:val="center"/>
              <w:rPr>
                <w:rFonts w:ascii="Gill Sans MT" w:hAnsi="Gill Sans MT" w:cs="Times New Roman"/>
                <w:b/>
                <w:bCs/>
                <w:spacing w:val="1"/>
                <w:w w:val="105"/>
                <w:sz w:val="18"/>
                <w:szCs w:val="18"/>
              </w:rPr>
            </w:pPr>
            <w:proofErr w:type="gramStart"/>
            <w:r w:rsidRPr="00BE068B">
              <w:rPr>
                <w:rFonts w:ascii="Gill Sans MT" w:hAnsi="Gill Sans MT" w:cs="Times New Roman"/>
                <w:b/>
                <w:bCs/>
                <w:spacing w:val="1"/>
                <w:w w:val="105"/>
                <w:sz w:val="18"/>
                <w:szCs w:val="18"/>
              </w:rPr>
              <w:t>unit6a</w:t>
            </w:r>
            <w:proofErr w:type="gramEnd"/>
          </w:p>
        </w:tc>
        <w:tc>
          <w:tcPr>
            <w:tcW w:w="1183" w:type="dxa"/>
          </w:tcPr>
          <w:p w14:paraId="0BE07A5B" w14:textId="77777777" w:rsidR="00F7697D" w:rsidRPr="00BE068B" w:rsidRDefault="00F7697D" w:rsidP="00F7697D">
            <w:pPr>
              <w:kinsoku w:val="0"/>
              <w:overflowPunct w:val="0"/>
              <w:autoSpaceDE w:val="0"/>
              <w:autoSpaceDN w:val="0"/>
              <w:adjustRightInd w:val="0"/>
              <w:contextualSpacing/>
              <w:jc w:val="center"/>
              <w:rPr>
                <w:rFonts w:ascii="Gill Sans MT" w:hAnsi="Gill Sans MT" w:cs="Times New Roman"/>
                <w:b/>
                <w:bCs/>
                <w:spacing w:val="1"/>
                <w:w w:val="105"/>
                <w:sz w:val="18"/>
                <w:szCs w:val="18"/>
              </w:rPr>
            </w:pPr>
            <w:proofErr w:type="spellStart"/>
            <w:proofErr w:type="gramStart"/>
            <w:r w:rsidRPr="00BE068B">
              <w:rPr>
                <w:rFonts w:ascii="Gill Sans MT" w:hAnsi="Gill Sans MT" w:cs="Times New Roman"/>
                <w:b/>
                <w:bCs/>
                <w:spacing w:val="1"/>
                <w:w w:val="105"/>
                <w:sz w:val="18"/>
                <w:szCs w:val="18"/>
              </w:rPr>
              <w:t>fdist</w:t>
            </w:r>
            <w:proofErr w:type="spellEnd"/>
            <w:proofErr w:type="gramEnd"/>
          </w:p>
        </w:tc>
        <w:tc>
          <w:tcPr>
            <w:tcW w:w="862" w:type="dxa"/>
          </w:tcPr>
          <w:p w14:paraId="3DC2B0C7" w14:textId="77777777" w:rsidR="00F7697D" w:rsidRPr="00BE068B" w:rsidRDefault="00F7697D" w:rsidP="00F7697D">
            <w:pPr>
              <w:kinsoku w:val="0"/>
              <w:overflowPunct w:val="0"/>
              <w:autoSpaceDE w:val="0"/>
              <w:autoSpaceDN w:val="0"/>
              <w:adjustRightInd w:val="0"/>
              <w:contextualSpacing/>
              <w:jc w:val="center"/>
              <w:rPr>
                <w:rFonts w:ascii="Gill Sans MT" w:hAnsi="Gill Sans MT" w:cs="Times New Roman"/>
                <w:b/>
                <w:bCs/>
                <w:spacing w:val="1"/>
                <w:w w:val="105"/>
                <w:sz w:val="18"/>
                <w:szCs w:val="18"/>
              </w:rPr>
            </w:pPr>
            <w:r w:rsidRPr="00BE068B">
              <w:rPr>
                <w:rFonts w:ascii="Gill Sans MT" w:hAnsi="Gill Sans MT" w:cs="Times New Roman"/>
                <w:b/>
                <w:bCs/>
                <w:spacing w:val="1"/>
                <w:w w:val="105"/>
                <w:sz w:val="18"/>
                <w:szCs w:val="18"/>
              </w:rPr>
              <w:t>Unit6b</w:t>
            </w:r>
          </w:p>
        </w:tc>
        <w:tc>
          <w:tcPr>
            <w:tcW w:w="2040" w:type="dxa"/>
          </w:tcPr>
          <w:p w14:paraId="71049336" w14:textId="77777777" w:rsidR="00F7697D" w:rsidRPr="00BE068B" w:rsidRDefault="00F7697D" w:rsidP="00F7697D">
            <w:pPr>
              <w:kinsoku w:val="0"/>
              <w:overflowPunct w:val="0"/>
              <w:autoSpaceDE w:val="0"/>
              <w:autoSpaceDN w:val="0"/>
              <w:adjustRightInd w:val="0"/>
              <w:contextualSpacing/>
              <w:jc w:val="center"/>
              <w:rPr>
                <w:rFonts w:ascii="Gill Sans MT" w:hAnsi="Gill Sans MT" w:cs="Times New Roman"/>
                <w:b/>
                <w:bCs/>
                <w:spacing w:val="1"/>
                <w:w w:val="105"/>
                <w:sz w:val="18"/>
                <w:szCs w:val="18"/>
              </w:rPr>
            </w:pPr>
            <w:proofErr w:type="spellStart"/>
            <w:proofErr w:type="gramStart"/>
            <w:r w:rsidRPr="00BE068B">
              <w:rPr>
                <w:rFonts w:ascii="Gill Sans MT" w:hAnsi="Gill Sans MT" w:cs="Times New Roman"/>
                <w:b/>
                <w:bCs/>
                <w:spacing w:val="1"/>
                <w:w w:val="105"/>
                <w:sz w:val="18"/>
                <w:szCs w:val="18"/>
              </w:rPr>
              <w:t>fieldpurp</w:t>
            </w:r>
            <w:proofErr w:type="spellEnd"/>
            <w:proofErr w:type="gramEnd"/>
          </w:p>
        </w:tc>
        <w:tc>
          <w:tcPr>
            <w:tcW w:w="1800" w:type="dxa"/>
          </w:tcPr>
          <w:p w14:paraId="57908569" w14:textId="77777777" w:rsidR="00F7697D" w:rsidRPr="00BE068B" w:rsidRDefault="00F7697D" w:rsidP="00F7697D">
            <w:pPr>
              <w:kinsoku w:val="0"/>
              <w:overflowPunct w:val="0"/>
              <w:autoSpaceDE w:val="0"/>
              <w:autoSpaceDN w:val="0"/>
              <w:adjustRightInd w:val="0"/>
              <w:contextualSpacing/>
              <w:jc w:val="center"/>
              <w:rPr>
                <w:rFonts w:ascii="Gill Sans MT" w:hAnsi="Gill Sans MT" w:cs="Times New Roman"/>
                <w:b/>
                <w:bCs/>
                <w:spacing w:val="1"/>
                <w:w w:val="105"/>
                <w:sz w:val="18"/>
                <w:szCs w:val="18"/>
              </w:rPr>
            </w:pPr>
            <w:proofErr w:type="spellStart"/>
            <w:proofErr w:type="gramStart"/>
            <w:r w:rsidRPr="00BE068B">
              <w:rPr>
                <w:rFonts w:ascii="Gill Sans MT" w:hAnsi="Gill Sans MT" w:cs="Times New Roman"/>
                <w:b/>
                <w:bCs/>
                <w:spacing w:val="1"/>
                <w:w w:val="105"/>
                <w:sz w:val="18"/>
                <w:szCs w:val="18"/>
              </w:rPr>
              <w:t>fallowrsn</w:t>
            </w:r>
            <w:proofErr w:type="spellEnd"/>
            <w:proofErr w:type="gramEnd"/>
          </w:p>
        </w:tc>
        <w:tc>
          <w:tcPr>
            <w:tcW w:w="1418" w:type="dxa"/>
          </w:tcPr>
          <w:p w14:paraId="5E5B04A7" w14:textId="77777777" w:rsidR="00F7697D" w:rsidRPr="00BE068B" w:rsidRDefault="00F7697D" w:rsidP="00F7697D">
            <w:pPr>
              <w:kinsoku w:val="0"/>
              <w:overflowPunct w:val="0"/>
              <w:autoSpaceDE w:val="0"/>
              <w:autoSpaceDN w:val="0"/>
              <w:adjustRightInd w:val="0"/>
              <w:contextualSpacing/>
              <w:jc w:val="center"/>
              <w:rPr>
                <w:rFonts w:ascii="Gill Sans MT" w:hAnsi="Gill Sans MT" w:cs="Times New Roman"/>
                <w:b/>
                <w:bCs/>
                <w:spacing w:val="1"/>
                <w:w w:val="105"/>
                <w:sz w:val="18"/>
                <w:szCs w:val="18"/>
              </w:rPr>
            </w:pPr>
            <w:proofErr w:type="spellStart"/>
            <w:proofErr w:type="gramStart"/>
            <w:r w:rsidRPr="00BE068B">
              <w:rPr>
                <w:rFonts w:ascii="Gill Sans MT" w:hAnsi="Gill Sans MT" w:cs="Times New Roman"/>
                <w:b/>
                <w:bCs/>
                <w:spacing w:val="1"/>
                <w:w w:val="105"/>
                <w:sz w:val="18"/>
                <w:szCs w:val="18"/>
              </w:rPr>
              <w:t>main</w:t>
            </w:r>
            <w:proofErr w:type="gramEnd"/>
            <w:r w:rsidRPr="00BE068B">
              <w:rPr>
                <w:rFonts w:ascii="Gill Sans MT" w:hAnsi="Gill Sans MT" w:cs="Times New Roman"/>
                <w:b/>
                <w:bCs/>
                <w:spacing w:val="1"/>
                <w:w w:val="105"/>
                <w:sz w:val="18"/>
                <w:szCs w:val="18"/>
              </w:rPr>
              <w:t>_crop</w:t>
            </w:r>
            <w:proofErr w:type="spellEnd"/>
          </w:p>
        </w:tc>
        <w:tc>
          <w:tcPr>
            <w:tcW w:w="1897" w:type="dxa"/>
          </w:tcPr>
          <w:p w14:paraId="64CE7001" w14:textId="77777777" w:rsidR="00F7697D" w:rsidRPr="00BE068B" w:rsidRDefault="00F7697D" w:rsidP="00F7697D">
            <w:pPr>
              <w:kinsoku w:val="0"/>
              <w:overflowPunct w:val="0"/>
              <w:autoSpaceDE w:val="0"/>
              <w:autoSpaceDN w:val="0"/>
              <w:adjustRightInd w:val="0"/>
              <w:contextualSpacing/>
              <w:jc w:val="center"/>
              <w:rPr>
                <w:rFonts w:ascii="Gill Sans MT" w:hAnsi="Gill Sans MT" w:cs="Times New Roman"/>
                <w:b/>
                <w:bCs/>
                <w:spacing w:val="1"/>
                <w:w w:val="105"/>
                <w:sz w:val="18"/>
                <w:szCs w:val="18"/>
              </w:rPr>
            </w:pPr>
            <w:proofErr w:type="spellStart"/>
            <w:proofErr w:type="gramStart"/>
            <w:r w:rsidRPr="00BE068B">
              <w:rPr>
                <w:rFonts w:ascii="Gill Sans MT" w:hAnsi="Gill Sans MT" w:cs="Times New Roman"/>
                <w:b/>
                <w:bCs/>
                <w:spacing w:val="1"/>
                <w:w w:val="105"/>
                <w:sz w:val="18"/>
                <w:szCs w:val="18"/>
              </w:rPr>
              <w:t>acquired</w:t>
            </w:r>
            <w:proofErr w:type="gramEnd"/>
            <w:r w:rsidRPr="00BE068B">
              <w:rPr>
                <w:rFonts w:ascii="Gill Sans MT" w:hAnsi="Gill Sans MT" w:cs="Times New Roman"/>
                <w:b/>
                <w:bCs/>
                <w:spacing w:val="1"/>
                <w:w w:val="105"/>
                <w:sz w:val="18"/>
                <w:szCs w:val="18"/>
              </w:rPr>
              <w:t>_method</w:t>
            </w:r>
            <w:proofErr w:type="spellEnd"/>
          </w:p>
        </w:tc>
      </w:tr>
      <w:tr w:rsidR="00736DFE" w:rsidRPr="00BE068B" w14:paraId="785B15EA" w14:textId="77777777" w:rsidTr="000C7B5A">
        <w:trPr>
          <w:trHeight w:val="20"/>
          <w:jc w:val="center"/>
        </w:trPr>
        <w:tc>
          <w:tcPr>
            <w:tcW w:w="694" w:type="dxa"/>
          </w:tcPr>
          <w:p w14:paraId="7E28AED0" w14:textId="77777777" w:rsidR="00F7697D" w:rsidRPr="00BE068B" w:rsidRDefault="00F7697D" w:rsidP="00F7697D">
            <w:pPr>
              <w:contextualSpacing/>
              <w:jc w:val="center"/>
              <w:rPr>
                <w:rFonts w:ascii="Gill Sans MT" w:hAnsi="Gill Sans MT"/>
                <w:sz w:val="20"/>
              </w:rPr>
            </w:pPr>
            <w:r w:rsidRPr="00BE068B">
              <w:rPr>
                <w:rFonts w:ascii="Gill Sans MT" w:hAnsi="Gill Sans MT"/>
                <w:sz w:val="20"/>
              </w:rPr>
              <w:t>1</w:t>
            </w:r>
          </w:p>
        </w:tc>
        <w:tc>
          <w:tcPr>
            <w:tcW w:w="1101" w:type="dxa"/>
          </w:tcPr>
          <w:p w14:paraId="79C76C8D" w14:textId="77777777" w:rsidR="00F7697D" w:rsidRPr="00BE068B" w:rsidRDefault="00F7697D" w:rsidP="00F7697D">
            <w:pPr>
              <w:contextualSpacing/>
              <w:jc w:val="center"/>
              <w:rPr>
                <w:rFonts w:ascii="Gill Sans MT" w:hAnsi="Gill Sans MT"/>
                <w:sz w:val="20"/>
              </w:rPr>
            </w:pPr>
          </w:p>
        </w:tc>
        <w:tc>
          <w:tcPr>
            <w:tcW w:w="823" w:type="dxa"/>
          </w:tcPr>
          <w:p w14:paraId="729C5B53" w14:textId="77777777" w:rsidR="00F7697D" w:rsidRPr="00BE068B" w:rsidRDefault="00F7697D" w:rsidP="00F7697D">
            <w:pPr>
              <w:contextualSpacing/>
              <w:jc w:val="center"/>
              <w:rPr>
                <w:rFonts w:ascii="Gill Sans MT" w:hAnsi="Gill Sans MT"/>
                <w:sz w:val="20"/>
              </w:rPr>
            </w:pPr>
          </w:p>
        </w:tc>
        <w:tc>
          <w:tcPr>
            <w:tcW w:w="977" w:type="dxa"/>
          </w:tcPr>
          <w:p w14:paraId="736873F6" w14:textId="77777777" w:rsidR="00F7697D" w:rsidRPr="00BE068B" w:rsidRDefault="00F7697D" w:rsidP="00F7697D">
            <w:pPr>
              <w:contextualSpacing/>
              <w:jc w:val="center"/>
              <w:rPr>
                <w:rFonts w:ascii="Gill Sans MT" w:hAnsi="Gill Sans MT"/>
                <w:sz w:val="20"/>
              </w:rPr>
            </w:pPr>
          </w:p>
        </w:tc>
        <w:tc>
          <w:tcPr>
            <w:tcW w:w="1183" w:type="dxa"/>
          </w:tcPr>
          <w:p w14:paraId="0935AB77" w14:textId="77777777" w:rsidR="00F7697D" w:rsidRPr="00BE068B" w:rsidRDefault="00F7697D" w:rsidP="00F7697D">
            <w:pPr>
              <w:contextualSpacing/>
              <w:jc w:val="center"/>
              <w:rPr>
                <w:rFonts w:ascii="Gill Sans MT" w:hAnsi="Gill Sans MT"/>
                <w:sz w:val="20"/>
              </w:rPr>
            </w:pPr>
          </w:p>
        </w:tc>
        <w:tc>
          <w:tcPr>
            <w:tcW w:w="862" w:type="dxa"/>
          </w:tcPr>
          <w:p w14:paraId="6AFFBAE3" w14:textId="77777777" w:rsidR="00F7697D" w:rsidRPr="00BE068B" w:rsidRDefault="00F7697D" w:rsidP="00F7697D">
            <w:pPr>
              <w:contextualSpacing/>
              <w:jc w:val="center"/>
              <w:rPr>
                <w:rFonts w:ascii="Gill Sans MT" w:hAnsi="Gill Sans MT"/>
                <w:sz w:val="20"/>
              </w:rPr>
            </w:pPr>
          </w:p>
        </w:tc>
        <w:tc>
          <w:tcPr>
            <w:tcW w:w="2040" w:type="dxa"/>
          </w:tcPr>
          <w:p w14:paraId="6FB17B51" w14:textId="77777777" w:rsidR="00F7697D" w:rsidRPr="00BE068B" w:rsidRDefault="00F7697D" w:rsidP="00F7697D">
            <w:pPr>
              <w:contextualSpacing/>
              <w:jc w:val="center"/>
              <w:rPr>
                <w:rFonts w:ascii="Gill Sans MT" w:hAnsi="Gill Sans MT"/>
                <w:sz w:val="20"/>
              </w:rPr>
            </w:pPr>
          </w:p>
        </w:tc>
        <w:tc>
          <w:tcPr>
            <w:tcW w:w="1800" w:type="dxa"/>
          </w:tcPr>
          <w:p w14:paraId="06D4BF27" w14:textId="77777777" w:rsidR="00F7697D" w:rsidRPr="00BE068B" w:rsidRDefault="00F7697D" w:rsidP="00F7697D">
            <w:pPr>
              <w:contextualSpacing/>
              <w:jc w:val="center"/>
              <w:rPr>
                <w:rFonts w:ascii="Gill Sans MT" w:hAnsi="Gill Sans MT"/>
                <w:sz w:val="20"/>
              </w:rPr>
            </w:pPr>
          </w:p>
        </w:tc>
        <w:tc>
          <w:tcPr>
            <w:tcW w:w="1418" w:type="dxa"/>
          </w:tcPr>
          <w:p w14:paraId="2AB5DDDD" w14:textId="77777777" w:rsidR="00F7697D" w:rsidRPr="00BE068B" w:rsidRDefault="00F7697D" w:rsidP="00F7697D">
            <w:pPr>
              <w:contextualSpacing/>
              <w:jc w:val="center"/>
              <w:rPr>
                <w:rFonts w:ascii="Gill Sans MT" w:hAnsi="Gill Sans MT"/>
                <w:sz w:val="20"/>
              </w:rPr>
            </w:pPr>
          </w:p>
        </w:tc>
        <w:tc>
          <w:tcPr>
            <w:tcW w:w="1897" w:type="dxa"/>
          </w:tcPr>
          <w:p w14:paraId="1E0D1E96" w14:textId="77777777" w:rsidR="00F7697D" w:rsidRPr="00BE068B" w:rsidRDefault="00F7697D" w:rsidP="00F7697D">
            <w:pPr>
              <w:contextualSpacing/>
              <w:jc w:val="center"/>
              <w:rPr>
                <w:rFonts w:ascii="Gill Sans MT" w:hAnsi="Gill Sans MT"/>
                <w:sz w:val="20"/>
              </w:rPr>
            </w:pPr>
          </w:p>
        </w:tc>
      </w:tr>
      <w:tr w:rsidR="00736DFE" w:rsidRPr="00BE068B" w14:paraId="1D6FC098" w14:textId="77777777" w:rsidTr="000C7B5A">
        <w:trPr>
          <w:trHeight w:val="20"/>
          <w:jc w:val="center"/>
        </w:trPr>
        <w:tc>
          <w:tcPr>
            <w:tcW w:w="694" w:type="dxa"/>
          </w:tcPr>
          <w:p w14:paraId="59649F67" w14:textId="77777777" w:rsidR="00F7697D" w:rsidRPr="00BE068B" w:rsidRDefault="00F7697D" w:rsidP="00F7697D">
            <w:pPr>
              <w:contextualSpacing/>
              <w:jc w:val="center"/>
              <w:rPr>
                <w:rFonts w:ascii="Gill Sans MT" w:hAnsi="Gill Sans MT"/>
                <w:sz w:val="20"/>
              </w:rPr>
            </w:pPr>
            <w:r w:rsidRPr="00BE068B">
              <w:rPr>
                <w:rFonts w:ascii="Gill Sans MT" w:hAnsi="Gill Sans MT"/>
                <w:sz w:val="20"/>
              </w:rPr>
              <w:t>2</w:t>
            </w:r>
          </w:p>
        </w:tc>
        <w:tc>
          <w:tcPr>
            <w:tcW w:w="1101" w:type="dxa"/>
          </w:tcPr>
          <w:p w14:paraId="044413C1" w14:textId="77777777" w:rsidR="00F7697D" w:rsidRPr="00BE068B" w:rsidRDefault="00F7697D" w:rsidP="00F7697D">
            <w:pPr>
              <w:contextualSpacing/>
              <w:jc w:val="center"/>
              <w:rPr>
                <w:rFonts w:ascii="Gill Sans MT" w:hAnsi="Gill Sans MT"/>
                <w:sz w:val="20"/>
              </w:rPr>
            </w:pPr>
          </w:p>
        </w:tc>
        <w:tc>
          <w:tcPr>
            <w:tcW w:w="823" w:type="dxa"/>
          </w:tcPr>
          <w:p w14:paraId="42B684B7" w14:textId="77777777" w:rsidR="00F7697D" w:rsidRPr="00BE068B" w:rsidRDefault="00F7697D" w:rsidP="00F7697D">
            <w:pPr>
              <w:contextualSpacing/>
              <w:jc w:val="center"/>
              <w:rPr>
                <w:rFonts w:ascii="Gill Sans MT" w:hAnsi="Gill Sans MT"/>
                <w:sz w:val="20"/>
              </w:rPr>
            </w:pPr>
          </w:p>
        </w:tc>
        <w:tc>
          <w:tcPr>
            <w:tcW w:w="977" w:type="dxa"/>
          </w:tcPr>
          <w:p w14:paraId="6F0E43C2" w14:textId="77777777" w:rsidR="00F7697D" w:rsidRPr="00BE068B" w:rsidRDefault="00F7697D" w:rsidP="00F7697D">
            <w:pPr>
              <w:contextualSpacing/>
              <w:jc w:val="center"/>
              <w:rPr>
                <w:rFonts w:ascii="Gill Sans MT" w:hAnsi="Gill Sans MT"/>
                <w:sz w:val="20"/>
              </w:rPr>
            </w:pPr>
          </w:p>
        </w:tc>
        <w:tc>
          <w:tcPr>
            <w:tcW w:w="1183" w:type="dxa"/>
          </w:tcPr>
          <w:p w14:paraId="114A5D2B" w14:textId="77777777" w:rsidR="00F7697D" w:rsidRPr="00BE068B" w:rsidRDefault="00F7697D" w:rsidP="00F7697D">
            <w:pPr>
              <w:contextualSpacing/>
              <w:jc w:val="center"/>
              <w:rPr>
                <w:rFonts w:ascii="Gill Sans MT" w:hAnsi="Gill Sans MT"/>
                <w:sz w:val="20"/>
              </w:rPr>
            </w:pPr>
          </w:p>
        </w:tc>
        <w:tc>
          <w:tcPr>
            <w:tcW w:w="862" w:type="dxa"/>
          </w:tcPr>
          <w:p w14:paraId="6CE4FF7A" w14:textId="77777777" w:rsidR="00F7697D" w:rsidRPr="00BE068B" w:rsidRDefault="00F7697D" w:rsidP="00F7697D">
            <w:pPr>
              <w:contextualSpacing/>
              <w:jc w:val="center"/>
              <w:rPr>
                <w:rFonts w:ascii="Gill Sans MT" w:hAnsi="Gill Sans MT"/>
                <w:sz w:val="20"/>
              </w:rPr>
            </w:pPr>
          </w:p>
        </w:tc>
        <w:tc>
          <w:tcPr>
            <w:tcW w:w="2040" w:type="dxa"/>
          </w:tcPr>
          <w:p w14:paraId="2829E8C1" w14:textId="77777777" w:rsidR="00F7697D" w:rsidRPr="00BE068B" w:rsidRDefault="00F7697D" w:rsidP="00F7697D">
            <w:pPr>
              <w:contextualSpacing/>
              <w:jc w:val="center"/>
              <w:rPr>
                <w:rFonts w:ascii="Gill Sans MT" w:hAnsi="Gill Sans MT"/>
                <w:sz w:val="20"/>
              </w:rPr>
            </w:pPr>
          </w:p>
        </w:tc>
        <w:tc>
          <w:tcPr>
            <w:tcW w:w="1800" w:type="dxa"/>
          </w:tcPr>
          <w:p w14:paraId="6AD2EA49" w14:textId="77777777" w:rsidR="00F7697D" w:rsidRPr="00BE068B" w:rsidRDefault="00F7697D" w:rsidP="00F7697D">
            <w:pPr>
              <w:contextualSpacing/>
              <w:jc w:val="center"/>
              <w:rPr>
                <w:rFonts w:ascii="Gill Sans MT" w:hAnsi="Gill Sans MT"/>
                <w:sz w:val="20"/>
              </w:rPr>
            </w:pPr>
          </w:p>
        </w:tc>
        <w:tc>
          <w:tcPr>
            <w:tcW w:w="1418" w:type="dxa"/>
          </w:tcPr>
          <w:p w14:paraId="3872D8DF" w14:textId="77777777" w:rsidR="00F7697D" w:rsidRPr="00BE068B" w:rsidRDefault="00F7697D" w:rsidP="00F7697D">
            <w:pPr>
              <w:contextualSpacing/>
              <w:jc w:val="center"/>
              <w:rPr>
                <w:rFonts w:ascii="Gill Sans MT" w:hAnsi="Gill Sans MT"/>
                <w:sz w:val="20"/>
              </w:rPr>
            </w:pPr>
          </w:p>
        </w:tc>
        <w:tc>
          <w:tcPr>
            <w:tcW w:w="1897" w:type="dxa"/>
          </w:tcPr>
          <w:p w14:paraId="28F6C1A6" w14:textId="77777777" w:rsidR="00F7697D" w:rsidRPr="00BE068B" w:rsidRDefault="00F7697D" w:rsidP="00F7697D">
            <w:pPr>
              <w:contextualSpacing/>
              <w:jc w:val="center"/>
              <w:rPr>
                <w:rFonts w:ascii="Gill Sans MT" w:hAnsi="Gill Sans MT"/>
                <w:sz w:val="20"/>
              </w:rPr>
            </w:pPr>
          </w:p>
        </w:tc>
      </w:tr>
      <w:tr w:rsidR="00736DFE" w:rsidRPr="00BE068B" w14:paraId="2ED64EB7" w14:textId="77777777" w:rsidTr="000C7B5A">
        <w:trPr>
          <w:trHeight w:val="20"/>
          <w:jc w:val="center"/>
        </w:trPr>
        <w:tc>
          <w:tcPr>
            <w:tcW w:w="694" w:type="dxa"/>
          </w:tcPr>
          <w:p w14:paraId="633C3F0A" w14:textId="77777777" w:rsidR="00F7697D" w:rsidRPr="00BE068B" w:rsidRDefault="00F7697D" w:rsidP="00F7697D">
            <w:pPr>
              <w:contextualSpacing/>
              <w:jc w:val="center"/>
              <w:rPr>
                <w:rFonts w:ascii="Gill Sans MT" w:hAnsi="Gill Sans MT"/>
                <w:sz w:val="20"/>
              </w:rPr>
            </w:pPr>
            <w:r w:rsidRPr="00BE068B">
              <w:rPr>
                <w:rFonts w:ascii="Gill Sans MT" w:hAnsi="Gill Sans MT"/>
                <w:sz w:val="20"/>
              </w:rPr>
              <w:t>3</w:t>
            </w:r>
          </w:p>
        </w:tc>
        <w:tc>
          <w:tcPr>
            <w:tcW w:w="1101" w:type="dxa"/>
          </w:tcPr>
          <w:p w14:paraId="194B48D6" w14:textId="77777777" w:rsidR="00F7697D" w:rsidRPr="00BE068B" w:rsidRDefault="00F7697D" w:rsidP="00F7697D">
            <w:pPr>
              <w:contextualSpacing/>
              <w:jc w:val="center"/>
              <w:rPr>
                <w:rFonts w:ascii="Gill Sans MT" w:hAnsi="Gill Sans MT"/>
                <w:sz w:val="20"/>
              </w:rPr>
            </w:pPr>
          </w:p>
        </w:tc>
        <w:tc>
          <w:tcPr>
            <w:tcW w:w="823" w:type="dxa"/>
          </w:tcPr>
          <w:p w14:paraId="78360A49" w14:textId="77777777" w:rsidR="00F7697D" w:rsidRPr="00BE068B" w:rsidRDefault="00F7697D" w:rsidP="00F7697D">
            <w:pPr>
              <w:contextualSpacing/>
              <w:jc w:val="center"/>
              <w:rPr>
                <w:rFonts w:ascii="Gill Sans MT" w:hAnsi="Gill Sans MT"/>
                <w:sz w:val="20"/>
              </w:rPr>
            </w:pPr>
          </w:p>
        </w:tc>
        <w:tc>
          <w:tcPr>
            <w:tcW w:w="977" w:type="dxa"/>
          </w:tcPr>
          <w:p w14:paraId="4C359CD6" w14:textId="77777777" w:rsidR="00F7697D" w:rsidRPr="00BE068B" w:rsidRDefault="00F7697D" w:rsidP="00F7697D">
            <w:pPr>
              <w:contextualSpacing/>
              <w:jc w:val="center"/>
              <w:rPr>
                <w:rFonts w:ascii="Gill Sans MT" w:hAnsi="Gill Sans MT"/>
                <w:sz w:val="20"/>
              </w:rPr>
            </w:pPr>
          </w:p>
        </w:tc>
        <w:tc>
          <w:tcPr>
            <w:tcW w:w="1183" w:type="dxa"/>
          </w:tcPr>
          <w:p w14:paraId="3FCEA392" w14:textId="77777777" w:rsidR="00F7697D" w:rsidRPr="00BE068B" w:rsidRDefault="00F7697D" w:rsidP="00F7697D">
            <w:pPr>
              <w:contextualSpacing/>
              <w:jc w:val="center"/>
              <w:rPr>
                <w:rFonts w:ascii="Gill Sans MT" w:hAnsi="Gill Sans MT"/>
                <w:sz w:val="20"/>
              </w:rPr>
            </w:pPr>
          </w:p>
        </w:tc>
        <w:tc>
          <w:tcPr>
            <w:tcW w:w="862" w:type="dxa"/>
          </w:tcPr>
          <w:p w14:paraId="7565EC1B" w14:textId="77777777" w:rsidR="00F7697D" w:rsidRPr="00BE068B" w:rsidRDefault="00F7697D" w:rsidP="00F7697D">
            <w:pPr>
              <w:contextualSpacing/>
              <w:jc w:val="center"/>
              <w:rPr>
                <w:rFonts w:ascii="Gill Sans MT" w:hAnsi="Gill Sans MT"/>
                <w:sz w:val="20"/>
              </w:rPr>
            </w:pPr>
          </w:p>
        </w:tc>
        <w:tc>
          <w:tcPr>
            <w:tcW w:w="2040" w:type="dxa"/>
          </w:tcPr>
          <w:p w14:paraId="621FC05E" w14:textId="77777777" w:rsidR="00F7697D" w:rsidRPr="00BE068B" w:rsidRDefault="00F7697D" w:rsidP="00F7697D">
            <w:pPr>
              <w:contextualSpacing/>
              <w:jc w:val="center"/>
              <w:rPr>
                <w:rFonts w:ascii="Gill Sans MT" w:hAnsi="Gill Sans MT"/>
                <w:sz w:val="20"/>
              </w:rPr>
            </w:pPr>
          </w:p>
        </w:tc>
        <w:tc>
          <w:tcPr>
            <w:tcW w:w="1800" w:type="dxa"/>
          </w:tcPr>
          <w:p w14:paraId="7723BA06" w14:textId="77777777" w:rsidR="00F7697D" w:rsidRPr="00BE068B" w:rsidRDefault="00F7697D" w:rsidP="00F7697D">
            <w:pPr>
              <w:contextualSpacing/>
              <w:jc w:val="center"/>
              <w:rPr>
                <w:rFonts w:ascii="Gill Sans MT" w:hAnsi="Gill Sans MT"/>
                <w:sz w:val="20"/>
              </w:rPr>
            </w:pPr>
          </w:p>
        </w:tc>
        <w:tc>
          <w:tcPr>
            <w:tcW w:w="1418" w:type="dxa"/>
          </w:tcPr>
          <w:p w14:paraId="30A47D41" w14:textId="77777777" w:rsidR="00F7697D" w:rsidRPr="00BE068B" w:rsidRDefault="00F7697D" w:rsidP="00F7697D">
            <w:pPr>
              <w:contextualSpacing/>
              <w:jc w:val="center"/>
              <w:rPr>
                <w:rFonts w:ascii="Gill Sans MT" w:hAnsi="Gill Sans MT"/>
                <w:sz w:val="20"/>
              </w:rPr>
            </w:pPr>
          </w:p>
        </w:tc>
        <w:tc>
          <w:tcPr>
            <w:tcW w:w="1897" w:type="dxa"/>
          </w:tcPr>
          <w:p w14:paraId="3165F0DE" w14:textId="77777777" w:rsidR="00F7697D" w:rsidRPr="00BE068B" w:rsidRDefault="00F7697D" w:rsidP="00F7697D">
            <w:pPr>
              <w:contextualSpacing/>
              <w:jc w:val="center"/>
              <w:rPr>
                <w:rFonts w:ascii="Gill Sans MT" w:hAnsi="Gill Sans MT"/>
                <w:sz w:val="20"/>
              </w:rPr>
            </w:pPr>
          </w:p>
        </w:tc>
      </w:tr>
      <w:tr w:rsidR="00736DFE" w:rsidRPr="00BE068B" w14:paraId="758F032A" w14:textId="77777777" w:rsidTr="000C7B5A">
        <w:trPr>
          <w:trHeight w:val="20"/>
          <w:jc w:val="center"/>
        </w:trPr>
        <w:tc>
          <w:tcPr>
            <w:tcW w:w="694" w:type="dxa"/>
          </w:tcPr>
          <w:p w14:paraId="6E9682B1" w14:textId="77777777" w:rsidR="00F7697D" w:rsidRPr="00BE068B" w:rsidRDefault="00F7697D" w:rsidP="00F7697D">
            <w:pPr>
              <w:contextualSpacing/>
              <w:jc w:val="center"/>
              <w:rPr>
                <w:rFonts w:ascii="Gill Sans MT" w:hAnsi="Gill Sans MT"/>
                <w:sz w:val="20"/>
              </w:rPr>
            </w:pPr>
            <w:r w:rsidRPr="00BE068B">
              <w:rPr>
                <w:rFonts w:ascii="Gill Sans MT" w:hAnsi="Gill Sans MT"/>
                <w:sz w:val="20"/>
              </w:rPr>
              <w:t>4</w:t>
            </w:r>
          </w:p>
        </w:tc>
        <w:tc>
          <w:tcPr>
            <w:tcW w:w="1101" w:type="dxa"/>
          </w:tcPr>
          <w:p w14:paraId="1F20B3B1" w14:textId="77777777" w:rsidR="00F7697D" w:rsidRPr="00BE068B" w:rsidRDefault="00F7697D" w:rsidP="00F7697D">
            <w:pPr>
              <w:contextualSpacing/>
              <w:jc w:val="center"/>
              <w:rPr>
                <w:rFonts w:ascii="Gill Sans MT" w:hAnsi="Gill Sans MT"/>
                <w:sz w:val="20"/>
              </w:rPr>
            </w:pPr>
          </w:p>
        </w:tc>
        <w:tc>
          <w:tcPr>
            <w:tcW w:w="823" w:type="dxa"/>
          </w:tcPr>
          <w:p w14:paraId="449A5CA6" w14:textId="77777777" w:rsidR="00F7697D" w:rsidRPr="00BE068B" w:rsidRDefault="00F7697D" w:rsidP="00F7697D">
            <w:pPr>
              <w:contextualSpacing/>
              <w:jc w:val="center"/>
              <w:rPr>
                <w:rFonts w:ascii="Gill Sans MT" w:hAnsi="Gill Sans MT"/>
                <w:sz w:val="20"/>
              </w:rPr>
            </w:pPr>
          </w:p>
        </w:tc>
        <w:tc>
          <w:tcPr>
            <w:tcW w:w="977" w:type="dxa"/>
          </w:tcPr>
          <w:p w14:paraId="70E133DA" w14:textId="77777777" w:rsidR="00F7697D" w:rsidRPr="00BE068B" w:rsidRDefault="00F7697D" w:rsidP="00F7697D">
            <w:pPr>
              <w:contextualSpacing/>
              <w:jc w:val="center"/>
              <w:rPr>
                <w:rFonts w:ascii="Gill Sans MT" w:hAnsi="Gill Sans MT"/>
                <w:sz w:val="20"/>
              </w:rPr>
            </w:pPr>
          </w:p>
        </w:tc>
        <w:tc>
          <w:tcPr>
            <w:tcW w:w="1183" w:type="dxa"/>
          </w:tcPr>
          <w:p w14:paraId="0A8F3373" w14:textId="77777777" w:rsidR="00F7697D" w:rsidRPr="00BE068B" w:rsidRDefault="00F7697D" w:rsidP="00F7697D">
            <w:pPr>
              <w:contextualSpacing/>
              <w:jc w:val="center"/>
              <w:rPr>
                <w:rFonts w:ascii="Gill Sans MT" w:hAnsi="Gill Sans MT"/>
                <w:sz w:val="20"/>
              </w:rPr>
            </w:pPr>
          </w:p>
        </w:tc>
        <w:tc>
          <w:tcPr>
            <w:tcW w:w="862" w:type="dxa"/>
          </w:tcPr>
          <w:p w14:paraId="32B582FE" w14:textId="77777777" w:rsidR="00F7697D" w:rsidRPr="00BE068B" w:rsidRDefault="00F7697D" w:rsidP="00F7697D">
            <w:pPr>
              <w:contextualSpacing/>
              <w:jc w:val="center"/>
              <w:rPr>
                <w:rFonts w:ascii="Gill Sans MT" w:hAnsi="Gill Sans MT"/>
                <w:sz w:val="20"/>
              </w:rPr>
            </w:pPr>
          </w:p>
        </w:tc>
        <w:tc>
          <w:tcPr>
            <w:tcW w:w="2040" w:type="dxa"/>
          </w:tcPr>
          <w:p w14:paraId="786F174C" w14:textId="77777777" w:rsidR="00F7697D" w:rsidRPr="00BE068B" w:rsidRDefault="00F7697D" w:rsidP="00F7697D">
            <w:pPr>
              <w:contextualSpacing/>
              <w:jc w:val="center"/>
              <w:rPr>
                <w:rFonts w:ascii="Gill Sans MT" w:hAnsi="Gill Sans MT"/>
                <w:sz w:val="20"/>
              </w:rPr>
            </w:pPr>
          </w:p>
        </w:tc>
        <w:tc>
          <w:tcPr>
            <w:tcW w:w="1800" w:type="dxa"/>
          </w:tcPr>
          <w:p w14:paraId="58DDB452" w14:textId="77777777" w:rsidR="00F7697D" w:rsidRPr="00BE068B" w:rsidRDefault="00F7697D" w:rsidP="00F7697D">
            <w:pPr>
              <w:contextualSpacing/>
              <w:jc w:val="center"/>
              <w:rPr>
                <w:rFonts w:ascii="Gill Sans MT" w:hAnsi="Gill Sans MT"/>
                <w:sz w:val="20"/>
              </w:rPr>
            </w:pPr>
          </w:p>
        </w:tc>
        <w:tc>
          <w:tcPr>
            <w:tcW w:w="1418" w:type="dxa"/>
          </w:tcPr>
          <w:p w14:paraId="4C5B956A" w14:textId="77777777" w:rsidR="00F7697D" w:rsidRPr="00BE068B" w:rsidRDefault="00F7697D" w:rsidP="00F7697D">
            <w:pPr>
              <w:contextualSpacing/>
              <w:jc w:val="center"/>
              <w:rPr>
                <w:rFonts w:ascii="Gill Sans MT" w:hAnsi="Gill Sans MT"/>
                <w:sz w:val="20"/>
              </w:rPr>
            </w:pPr>
          </w:p>
        </w:tc>
        <w:tc>
          <w:tcPr>
            <w:tcW w:w="1897" w:type="dxa"/>
          </w:tcPr>
          <w:p w14:paraId="707FE55D" w14:textId="77777777" w:rsidR="00F7697D" w:rsidRPr="00BE068B" w:rsidRDefault="00F7697D" w:rsidP="00F7697D">
            <w:pPr>
              <w:contextualSpacing/>
              <w:jc w:val="center"/>
              <w:rPr>
                <w:rFonts w:ascii="Gill Sans MT" w:hAnsi="Gill Sans MT"/>
                <w:sz w:val="20"/>
              </w:rPr>
            </w:pPr>
          </w:p>
        </w:tc>
      </w:tr>
      <w:tr w:rsidR="00736DFE" w:rsidRPr="00BE068B" w14:paraId="59AF9F7E" w14:textId="77777777" w:rsidTr="000C7B5A">
        <w:trPr>
          <w:trHeight w:val="20"/>
          <w:jc w:val="center"/>
        </w:trPr>
        <w:tc>
          <w:tcPr>
            <w:tcW w:w="694" w:type="dxa"/>
          </w:tcPr>
          <w:p w14:paraId="0A794F22" w14:textId="77777777" w:rsidR="00F7697D" w:rsidRPr="00BE068B" w:rsidRDefault="00F7697D" w:rsidP="00F7697D">
            <w:pPr>
              <w:contextualSpacing/>
              <w:jc w:val="center"/>
              <w:rPr>
                <w:rFonts w:ascii="Gill Sans MT" w:hAnsi="Gill Sans MT"/>
                <w:sz w:val="20"/>
              </w:rPr>
            </w:pPr>
            <w:r w:rsidRPr="00BE068B">
              <w:rPr>
                <w:rFonts w:ascii="Gill Sans MT" w:hAnsi="Gill Sans MT"/>
                <w:sz w:val="20"/>
              </w:rPr>
              <w:t>5</w:t>
            </w:r>
          </w:p>
        </w:tc>
        <w:tc>
          <w:tcPr>
            <w:tcW w:w="1101" w:type="dxa"/>
          </w:tcPr>
          <w:p w14:paraId="6ADD7BFA" w14:textId="77777777" w:rsidR="00F7697D" w:rsidRPr="00BE068B" w:rsidRDefault="00F7697D" w:rsidP="00F7697D">
            <w:pPr>
              <w:contextualSpacing/>
              <w:jc w:val="center"/>
              <w:rPr>
                <w:rFonts w:ascii="Gill Sans MT" w:hAnsi="Gill Sans MT"/>
                <w:sz w:val="20"/>
              </w:rPr>
            </w:pPr>
          </w:p>
        </w:tc>
        <w:tc>
          <w:tcPr>
            <w:tcW w:w="823" w:type="dxa"/>
          </w:tcPr>
          <w:p w14:paraId="4DEA219A" w14:textId="77777777" w:rsidR="00F7697D" w:rsidRPr="00BE068B" w:rsidRDefault="00F7697D" w:rsidP="00F7697D">
            <w:pPr>
              <w:contextualSpacing/>
              <w:jc w:val="center"/>
              <w:rPr>
                <w:rFonts w:ascii="Gill Sans MT" w:hAnsi="Gill Sans MT"/>
                <w:sz w:val="20"/>
              </w:rPr>
            </w:pPr>
          </w:p>
        </w:tc>
        <w:tc>
          <w:tcPr>
            <w:tcW w:w="977" w:type="dxa"/>
          </w:tcPr>
          <w:p w14:paraId="2A17ED7C" w14:textId="77777777" w:rsidR="00F7697D" w:rsidRPr="00BE068B" w:rsidRDefault="00F7697D" w:rsidP="00F7697D">
            <w:pPr>
              <w:contextualSpacing/>
              <w:jc w:val="center"/>
              <w:rPr>
                <w:rFonts w:ascii="Gill Sans MT" w:hAnsi="Gill Sans MT"/>
                <w:sz w:val="20"/>
              </w:rPr>
            </w:pPr>
          </w:p>
        </w:tc>
        <w:tc>
          <w:tcPr>
            <w:tcW w:w="1183" w:type="dxa"/>
          </w:tcPr>
          <w:p w14:paraId="72FE6E08" w14:textId="77777777" w:rsidR="00F7697D" w:rsidRPr="00BE068B" w:rsidRDefault="00F7697D" w:rsidP="00F7697D">
            <w:pPr>
              <w:contextualSpacing/>
              <w:jc w:val="center"/>
              <w:rPr>
                <w:rFonts w:ascii="Gill Sans MT" w:hAnsi="Gill Sans MT"/>
                <w:sz w:val="20"/>
              </w:rPr>
            </w:pPr>
          </w:p>
        </w:tc>
        <w:tc>
          <w:tcPr>
            <w:tcW w:w="862" w:type="dxa"/>
          </w:tcPr>
          <w:p w14:paraId="25D02DC2" w14:textId="77777777" w:rsidR="00F7697D" w:rsidRPr="00BE068B" w:rsidRDefault="00F7697D" w:rsidP="00F7697D">
            <w:pPr>
              <w:contextualSpacing/>
              <w:jc w:val="center"/>
              <w:rPr>
                <w:rFonts w:ascii="Gill Sans MT" w:hAnsi="Gill Sans MT"/>
                <w:sz w:val="20"/>
              </w:rPr>
            </w:pPr>
          </w:p>
        </w:tc>
        <w:tc>
          <w:tcPr>
            <w:tcW w:w="2040" w:type="dxa"/>
          </w:tcPr>
          <w:p w14:paraId="3E7820E7" w14:textId="77777777" w:rsidR="00F7697D" w:rsidRPr="00BE068B" w:rsidRDefault="00F7697D" w:rsidP="00F7697D">
            <w:pPr>
              <w:contextualSpacing/>
              <w:jc w:val="center"/>
              <w:rPr>
                <w:rFonts w:ascii="Gill Sans MT" w:hAnsi="Gill Sans MT"/>
                <w:sz w:val="20"/>
              </w:rPr>
            </w:pPr>
          </w:p>
        </w:tc>
        <w:tc>
          <w:tcPr>
            <w:tcW w:w="1800" w:type="dxa"/>
          </w:tcPr>
          <w:p w14:paraId="219304F4" w14:textId="77777777" w:rsidR="00F7697D" w:rsidRPr="00BE068B" w:rsidRDefault="00F7697D" w:rsidP="00F7697D">
            <w:pPr>
              <w:contextualSpacing/>
              <w:jc w:val="center"/>
              <w:rPr>
                <w:rFonts w:ascii="Gill Sans MT" w:hAnsi="Gill Sans MT"/>
                <w:sz w:val="20"/>
              </w:rPr>
            </w:pPr>
          </w:p>
        </w:tc>
        <w:tc>
          <w:tcPr>
            <w:tcW w:w="1418" w:type="dxa"/>
          </w:tcPr>
          <w:p w14:paraId="2031BF9D" w14:textId="77777777" w:rsidR="00F7697D" w:rsidRPr="00BE068B" w:rsidRDefault="00F7697D" w:rsidP="00F7697D">
            <w:pPr>
              <w:contextualSpacing/>
              <w:jc w:val="center"/>
              <w:rPr>
                <w:rFonts w:ascii="Gill Sans MT" w:hAnsi="Gill Sans MT"/>
                <w:sz w:val="20"/>
              </w:rPr>
            </w:pPr>
          </w:p>
        </w:tc>
        <w:tc>
          <w:tcPr>
            <w:tcW w:w="1897" w:type="dxa"/>
          </w:tcPr>
          <w:p w14:paraId="2F909BA4" w14:textId="77777777" w:rsidR="00F7697D" w:rsidRPr="00BE068B" w:rsidRDefault="00F7697D" w:rsidP="00F7697D">
            <w:pPr>
              <w:contextualSpacing/>
              <w:jc w:val="center"/>
              <w:rPr>
                <w:rFonts w:ascii="Gill Sans MT" w:hAnsi="Gill Sans MT"/>
                <w:sz w:val="20"/>
              </w:rPr>
            </w:pPr>
          </w:p>
        </w:tc>
      </w:tr>
      <w:tr w:rsidR="00736DFE" w:rsidRPr="00BE068B" w14:paraId="2367336D" w14:textId="77777777" w:rsidTr="000C7B5A">
        <w:trPr>
          <w:trHeight w:val="20"/>
          <w:jc w:val="center"/>
        </w:trPr>
        <w:tc>
          <w:tcPr>
            <w:tcW w:w="694" w:type="dxa"/>
          </w:tcPr>
          <w:p w14:paraId="41869877" w14:textId="77777777" w:rsidR="00F7697D" w:rsidRPr="00BE068B" w:rsidRDefault="00F7697D" w:rsidP="00F7697D">
            <w:pPr>
              <w:contextualSpacing/>
              <w:jc w:val="center"/>
              <w:rPr>
                <w:rFonts w:ascii="Gill Sans MT" w:hAnsi="Gill Sans MT"/>
                <w:sz w:val="20"/>
              </w:rPr>
            </w:pPr>
            <w:r w:rsidRPr="00BE068B">
              <w:rPr>
                <w:rFonts w:ascii="Gill Sans MT" w:hAnsi="Gill Sans MT"/>
                <w:sz w:val="20"/>
              </w:rPr>
              <w:t>6</w:t>
            </w:r>
          </w:p>
        </w:tc>
        <w:tc>
          <w:tcPr>
            <w:tcW w:w="1101" w:type="dxa"/>
          </w:tcPr>
          <w:p w14:paraId="6393D216" w14:textId="77777777" w:rsidR="00F7697D" w:rsidRPr="00BE068B" w:rsidRDefault="00F7697D" w:rsidP="00F7697D">
            <w:pPr>
              <w:contextualSpacing/>
              <w:jc w:val="center"/>
              <w:rPr>
                <w:rFonts w:ascii="Gill Sans MT" w:hAnsi="Gill Sans MT"/>
                <w:sz w:val="20"/>
              </w:rPr>
            </w:pPr>
          </w:p>
        </w:tc>
        <w:tc>
          <w:tcPr>
            <w:tcW w:w="823" w:type="dxa"/>
          </w:tcPr>
          <w:p w14:paraId="38EF936C" w14:textId="77777777" w:rsidR="00F7697D" w:rsidRPr="00BE068B" w:rsidRDefault="00F7697D" w:rsidP="00F7697D">
            <w:pPr>
              <w:contextualSpacing/>
              <w:jc w:val="center"/>
              <w:rPr>
                <w:rFonts w:ascii="Gill Sans MT" w:hAnsi="Gill Sans MT"/>
                <w:sz w:val="20"/>
              </w:rPr>
            </w:pPr>
          </w:p>
        </w:tc>
        <w:tc>
          <w:tcPr>
            <w:tcW w:w="977" w:type="dxa"/>
          </w:tcPr>
          <w:p w14:paraId="59F7729F" w14:textId="77777777" w:rsidR="00F7697D" w:rsidRPr="00BE068B" w:rsidRDefault="00F7697D" w:rsidP="00F7697D">
            <w:pPr>
              <w:contextualSpacing/>
              <w:jc w:val="center"/>
              <w:rPr>
                <w:rFonts w:ascii="Gill Sans MT" w:hAnsi="Gill Sans MT"/>
                <w:sz w:val="20"/>
              </w:rPr>
            </w:pPr>
          </w:p>
        </w:tc>
        <w:tc>
          <w:tcPr>
            <w:tcW w:w="1183" w:type="dxa"/>
          </w:tcPr>
          <w:p w14:paraId="04F5162E" w14:textId="77777777" w:rsidR="00F7697D" w:rsidRPr="00BE068B" w:rsidRDefault="00F7697D" w:rsidP="00F7697D">
            <w:pPr>
              <w:contextualSpacing/>
              <w:jc w:val="center"/>
              <w:rPr>
                <w:rFonts w:ascii="Gill Sans MT" w:hAnsi="Gill Sans MT"/>
                <w:sz w:val="20"/>
              </w:rPr>
            </w:pPr>
          </w:p>
        </w:tc>
        <w:tc>
          <w:tcPr>
            <w:tcW w:w="862" w:type="dxa"/>
          </w:tcPr>
          <w:p w14:paraId="4960A313" w14:textId="77777777" w:rsidR="00F7697D" w:rsidRPr="00BE068B" w:rsidRDefault="00F7697D" w:rsidP="00F7697D">
            <w:pPr>
              <w:contextualSpacing/>
              <w:jc w:val="center"/>
              <w:rPr>
                <w:rFonts w:ascii="Gill Sans MT" w:hAnsi="Gill Sans MT"/>
                <w:sz w:val="20"/>
              </w:rPr>
            </w:pPr>
          </w:p>
        </w:tc>
        <w:tc>
          <w:tcPr>
            <w:tcW w:w="2040" w:type="dxa"/>
          </w:tcPr>
          <w:p w14:paraId="1B5CEADE" w14:textId="77777777" w:rsidR="00F7697D" w:rsidRPr="00BE068B" w:rsidRDefault="00F7697D" w:rsidP="00F7697D">
            <w:pPr>
              <w:contextualSpacing/>
              <w:jc w:val="center"/>
              <w:rPr>
                <w:rFonts w:ascii="Gill Sans MT" w:hAnsi="Gill Sans MT"/>
                <w:sz w:val="20"/>
              </w:rPr>
            </w:pPr>
          </w:p>
        </w:tc>
        <w:tc>
          <w:tcPr>
            <w:tcW w:w="1800" w:type="dxa"/>
          </w:tcPr>
          <w:p w14:paraId="56AB0DC1" w14:textId="77777777" w:rsidR="00F7697D" w:rsidRPr="00BE068B" w:rsidRDefault="00F7697D" w:rsidP="00F7697D">
            <w:pPr>
              <w:contextualSpacing/>
              <w:jc w:val="center"/>
              <w:rPr>
                <w:rFonts w:ascii="Gill Sans MT" w:hAnsi="Gill Sans MT"/>
                <w:sz w:val="20"/>
              </w:rPr>
            </w:pPr>
          </w:p>
        </w:tc>
        <w:tc>
          <w:tcPr>
            <w:tcW w:w="1418" w:type="dxa"/>
          </w:tcPr>
          <w:p w14:paraId="7B3B8D69" w14:textId="77777777" w:rsidR="00F7697D" w:rsidRPr="00BE068B" w:rsidRDefault="00F7697D" w:rsidP="00F7697D">
            <w:pPr>
              <w:contextualSpacing/>
              <w:jc w:val="center"/>
              <w:rPr>
                <w:rFonts w:ascii="Gill Sans MT" w:hAnsi="Gill Sans MT"/>
                <w:sz w:val="20"/>
              </w:rPr>
            </w:pPr>
          </w:p>
        </w:tc>
        <w:tc>
          <w:tcPr>
            <w:tcW w:w="1897" w:type="dxa"/>
          </w:tcPr>
          <w:p w14:paraId="36ACEF5A" w14:textId="77777777" w:rsidR="00F7697D" w:rsidRPr="00BE068B" w:rsidRDefault="00F7697D" w:rsidP="00F7697D">
            <w:pPr>
              <w:contextualSpacing/>
              <w:jc w:val="center"/>
              <w:rPr>
                <w:rFonts w:ascii="Gill Sans MT" w:hAnsi="Gill Sans MT"/>
                <w:sz w:val="20"/>
              </w:rPr>
            </w:pPr>
          </w:p>
        </w:tc>
      </w:tr>
      <w:tr w:rsidR="00736DFE" w:rsidRPr="00BE068B" w14:paraId="27761D30" w14:textId="77777777" w:rsidTr="000C7B5A">
        <w:trPr>
          <w:trHeight w:val="20"/>
          <w:jc w:val="center"/>
        </w:trPr>
        <w:tc>
          <w:tcPr>
            <w:tcW w:w="694" w:type="dxa"/>
          </w:tcPr>
          <w:p w14:paraId="492CAD5F" w14:textId="77777777" w:rsidR="00F7697D" w:rsidRPr="00BE068B" w:rsidRDefault="00F7697D" w:rsidP="00F7697D">
            <w:pPr>
              <w:contextualSpacing/>
              <w:jc w:val="center"/>
              <w:rPr>
                <w:rFonts w:ascii="Gill Sans MT" w:hAnsi="Gill Sans MT"/>
                <w:sz w:val="20"/>
              </w:rPr>
            </w:pPr>
            <w:r w:rsidRPr="00BE068B">
              <w:rPr>
                <w:rFonts w:ascii="Gill Sans MT" w:hAnsi="Gill Sans MT"/>
                <w:sz w:val="20"/>
              </w:rPr>
              <w:t>7</w:t>
            </w:r>
          </w:p>
        </w:tc>
        <w:tc>
          <w:tcPr>
            <w:tcW w:w="1101" w:type="dxa"/>
          </w:tcPr>
          <w:p w14:paraId="5203E802" w14:textId="77777777" w:rsidR="00F7697D" w:rsidRPr="00BE068B" w:rsidRDefault="00F7697D" w:rsidP="00F7697D">
            <w:pPr>
              <w:contextualSpacing/>
              <w:jc w:val="center"/>
              <w:rPr>
                <w:rFonts w:ascii="Gill Sans MT" w:hAnsi="Gill Sans MT"/>
                <w:sz w:val="20"/>
              </w:rPr>
            </w:pPr>
          </w:p>
        </w:tc>
        <w:tc>
          <w:tcPr>
            <w:tcW w:w="823" w:type="dxa"/>
          </w:tcPr>
          <w:p w14:paraId="7AE86E0A" w14:textId="77777777" w:rsidR="00F7697D" w:rsidRPr="00BE068B" w:rsidRDefault="00F7697D" w:rsidP="00F7697D">
            <w:pPr>
              <w:contextualSpacing/>
              <w:jc w:val="center"/>
              <w:rPr>
                <w:rFonts w:ascii="Gill Sans MT" w:hAnsi="Gill Sans MT"/>
                <w:sz w:val="20"/>
              </w:rPr>
            </w:pPr>
          </w:p>
        </w:tc>
        <w:tc>
          <w:tcPr>
            <w:tcW w:w="977" w:type="dxa"/>
          </w:tcPr>
          <w:p w14:paraId="41D26341" w14:textId="77777777" w:rsidR="00F7697D" w:rsidRPr="00BE068B" w:rsidRDefault="00F7697D" w:rsidP="00F7697D">
            <w:pPr>
              <w:contextualSpacing/>
              <w:jc w:val="center"/>
              <w:rPr>
                <w:rFonts w:ascii="Gill Sans MT" w:hAnsi="Gill Sans MT"/>
                <w:sz w:val="20"/>
              </w:rPr>
            </w:pPr>
          </w:p>
        </w:tc>
        <w:tc>
          <w:tcPr>
            <w:tcW w:w="1183" w:type="dxa"/>
          </w:tcPr>
          <w:p w14:paraId="3F368490" w14:textId="77777777" w:rsidR="00F7697D" w:rsidRPr="00BE068B" w:rsidRDefault="00F7697D" w:rsidP="00F7697D">
            <w:pPr>
              <w:contextualSpacing/>
              <w:jc w:val="center"/>
              <w:rPr>
                <w:rFonts w:ascii="Gill Sans MT" w:hAnsi="Gill Sans MT"/>
                <w:sz w:val="20"/>
              </w:rPr>
            </w:pPr>
          </w:p>
        </w:tc>
        <w:tc>
          <w:tcPr>
            <w:tcW w:w="862" w:type="dxa"/>
          </w:tcPr>
          <w:p w14:paraId="29885AE3" w14:textId="77777777" w:rsidR="00F7697D" w:rsidRPr="00BE068B" w:rsidRDefault="00F7697D" w:rsidP="00F7697D">
            <w:pPr>
              <w:contextualSpacing/>
              <w:jc w:val="center"/>
              <w:rPr>
                <w:rFonts w:ascii="Gill Sans MT" w:hAnsi="Gill Sans MT"/>
                <w:sz w:val="20"/>
              </w:rPr>
            </w:pPr>
          </w:p>
        </w:tc>
        <w:tc>
          <w:tcPr>
            <w:tcW w:w="2040" w:type="dxa"/>
          </w:tcPr>
          <w:p w14:paraId="6F137062" w14:textId="77777777" w:rsidR="00F7697D" w:rsidRPr="00BE068B" w:rsidRDefault="00F7697D" w:rsidP="00F7697D">
            <w:pPr>
              <w:contextualSpacing/>
              <w:jc w:val="center"/>
              <w:rPr>
                <w:rFonts w:ascii="Gill Sans MT" w:hAnsi="Gill Sans MT"/>
                <w:sz w:val="20"/>
              </w:rPr>
            </w:pPr>
          </w:p>
        </w:tc>
        <w:tc>
          <w:tcPr>
            <w:tcW w:w="1800" w:type="dxa"/>
          </w:tcPr>
          <w:p w14:paraId="57CB4919" w14:textId="77777777" w:rsidR="00F7697D" w:rsidRPr="00BE068B" w:rsidRDefault="00F7697D" w:rsidP="00F7697D">
            <w:pPr>
              <w:contextualSpacing/>
              <w:jc w:val="center"/>
              <w:rPr>
                <w:rFonts w:ascii="Gill Sans MT" w:hAnsi="Gill Sans MT"/>
                <w:sz w:val="20"/>
              </w:rPr>
            </w:pPr>
          </w:p>
        </w:tc>
        <w:tc>
          <w:tcPr>
            <w:tcW w:w="1418" w:type="dxa"/>
          </w:tcPr>
          <w:p w14:paraId="2CC03AB2" w14:textId="77777777" w:rsidR="00F7697D" w:rsidRPr="00BE068B" w:rsidRDefault="00F7697D" w:rsidP="00F7697D">
            <w:pPr>
              <w:contextualSpacing/>
              <w:jc w:val="center"/>
              <w:rPr>
                <w:rFonts w:ascii="Gill Sans MT" w:hAnsi="Gill Sans MT"/>
                <w:sz w:val="20"/>
              </w:rPr>
            </w:pPr>
          </w:p>
        </w:tc>
        <w:tc>
          <w:tcPr>
            <w:tcW w:w="1897" w:type="dxa"/>
          </w:tcPr>
          <w:p w14:paraId="659886BE" w14:textId="77777777" w:rsidR="00F7697D" w:rsidRPr="00BE068B" w:rsidRDefault="00F7697D" w:rsidP="00F7697D">
            <w:pPr>
              <w:contextualSpacing/>
              <w:jc w:val="center"/>
              <w:rPr>
                <w:rFonts w:ascii="Gill Sans MT" w:hAnsi="Gill Sans MT"/>
                <w:sz w:val="20"/>
              </w:rPr>
            </w:pPr>
          </w:p>
        </w:tc>
      </w:tr>
      <w:tr w:rsidR="00736DFE" w:rsidRPr="00BE068B" w14:paraId="74BB0204" w14:textId="77777777" w:rsidTr="000C7B5A">
        <w:trPr>
          <w:trHeight w:val="20"/>
          <w:jc w:val="center"/>
        </w:trPr>
        <w:tc>
          <w:tcPr>
            <w:tcW w:w="694" w:type="dxa"/>
          </w:tcPr>
          <w:p w14:paraId="794A7F12" w14:textId="77777777" w:rsidR="00F7697D" w:rsidRPr="00BE068B" w:rsidRDefault="00F7697D" w:rsidP="00F7697D">
            <w:pPr>
              <w:contextualSpacing/>
              <w:jc w:val="center"/>
              <w:rPr>
                <w:rFonts w:ascii="Gill Sans MT" w:hAnsi="Gill Sans MT"/>
                <w:sz w:val="20"/>
              </w:rPr>
            </w:pPr>
            <w:r w:rsidRPr="00BE068B">
              <w:rPr>
                <w:rFonts w:ascii="Gill Sans MT" w:hAnsi="Gill Sans MT"/>
                <w:sz w:val="20"/>
              </w:rPr>
              <w:t>8</w:t>
            </w:r>
          </w:p>
        </w:tc>
        <w:tc>
          <w:tcPr>
            <w:tcW w:w="1101" w:type="dxa"/>
          </w:tcPr>
          <w:p w14:paraId="39F9BE11" w14:textId="77777777" w:rsidR="00F7697D" w:rsidRPr="00BE068B" w:rsidRDefault="00F7697D" w:rsidP="00F7697D">
            <w:pPr>
              <w:contextualSpacing/>
              <w:jc w:val="center"/>
              <w:rPr>
                <w:rFonts w:ascii="Gill Sans MT" w:hAnsi="Gill Sans MT"/>
                <w:sz w:val="20"/>
              </w:rPr>
            </w:pPr>
          </w:p>
        </w:tc>
        <w:tc>
          <w:tcPr>
            <w:tcW w:w="823" w:type="dxa"/>
          </w:tcPr>
          <w:p w14:paraId="3CFD54A3" w14:textId="77777777" w:rsidR="00F7697D" w:rsidRPr="00BE068B" w:rsidRDefault="00F7697D" w:rsidP="00F7697D">
            <w:pPr>
              <w:contextualSpacing/>
              <w:jc w:val="center"/>
              <w:rPr>
                <w:rFonts w:ascii="Gill Sans MT" w:hAnsi="Gill Sans MT"/>
                <w:sz w:val="20"/>
              </w:rPr>
            </w:pPr>
          </w:p>
        </w:tc>
        <w:tc>
          <w:tcPr>
            <w:tcW w:w="977" w:type="dxa"/>
          </w:tcPr>
          <w:p w14:paraId="5DA4CF79" w14:textId="77777777" w:rsidR="00F7697D" w:rsidRPr="00BE068B" w:rsidRDefault="00F7697D" w:rsidP="00F7697D">
            <w:pPr>
              <w:contextualSpacing/>
              <w:jc w:val="center"/>
              <w:rPr>
                <w:rFonts w:ascii="Gill Sans MT" w:hAnsi="Gill Sans MT"/>
                <w:sz w:val="20"/>
              </w:rPr>
            </w:pPr>
          </w:p>
        </w:tc>
        <w:tc>
          <w:tcPr>
            <w:tcW w:w="1183" w:type="dxa"/>
          </w:tcPr>
          <w:p w14:paraId="16B84221" w14:textId="77777777" w:rsidR="00F7697D" w:rsidRPr="00BE068B" w:rsidRDefault="00F7697D" w:rsidP="00F7697D">
            <w:pPr>
              <w:contextualSpacing/>
              <w:jc w:val="center"/>
              <w:rPr>
                <w:rFonts w:ascii="Gill Sans MT" w:hAnsi="Gill Sans MT"/>
                <w:sz w:val="20"/>
              </w:rPr>
            </w:pPr>
          </w:p>
        </w:tc>
        <w:tc>
          <w:tcPr>
            <w:tcW w:w="862" w:type="dxa"/>
          </w:tcPr>
          <w:p w14:paraId="35CDB86B" w14:textId="77777777" w:rsidR="00F7697D" w:rsidRPr="00BE068B" w:rsidRDefault="00F7697D" w:rsidP="00F7697D">
            <w:pPr>
              <w:contextualSpacing/>
              <w:jc w:val="center"/>
              <w:rPr>
                <w:rFonts w:ascii="Gill Sans MT" w:hAnsi="Gill Sans MT"/>
                <w:sz w:val="20"/>
              </w:rPr>
            </w:pPr>
          </w:p>
        </w:tc>
        <w:tc>
          <w:tcPr>
            <w:tcW w:w="2040" w:type="dxa"/>
          </w:tcPr>
          <w:p w14:paraId="30289ED7" w14:textId="77777777" w:rsidR="00F7697D" w:rsidRPr="00BE068B" w:rsidRDefault="00F7697D" w:rsidP="00F7697D">
            <w:pPr>
              <w:contextualSpacing/>
              <w:jc w:val="center"/>
              <w:rPr>
                <w:rFonts w:ascii="Gill Sans MT" w:hAnsi="Gill Sans MT"/>
                <w:sz w:val="20"/>
              </w:rPr>
            </w:pPr>
          </w:p>
        </w:tc>
        <w:tc>
          <w:tcPr>
            <w:tcW w:w="1800" w:type="dxa"/>
          </w:tcPr>
          <w:p w14:paraId="216259E7" w14:textId="77777777" w:rsidR="00F7697D" w:rsidRPr="00BE068B" w:rsidRDefault="00F7697D" w:rsidP="00F7697D">
            <w:pPr>
              <w:contextualSpacing/>
              <w:jc w:val="center"/>
              <w:rPr>
                <w:rFonts w:ascii="Gill Sans MT" w:hAnsi="Gill Sans MT"/>
                <w:sz w:val="20"/>
              </w:rPr>
            </w:pPr>
          </w:p>
        </w:tc>
        <w:tc>
          <w:tcPr>
            <w:tcW w:w="1418" w:type="dxa"/>
          </w:tcPr>
          <w:p w14:paraId="551FA472" w14:textId="77777777" w:rsidR="00F7697D" w:rsidRPr="00BE068B" w:rsidRDefault="00F7697D" w:rsidP="00F7697D">
            <w:pPr>
              <w:contextualSpacing/>
              <w:jc w:val="center"/>
              <w:rPr>
                <w:rFonts w:ascii="Gill Sans MT" w:hAnsi="Gill Sans MT"/>
                <w:sz w:val="20"/>
              </w:rPr>
            </w:pPr>
          </w:p>
        </w:tc>
        <w:tc>
          <w:tcPr>
            <w:tcW w:w="1897" w:type="dxa"/>
          </w:tcPr>
          <w:p w14:paraId="39F485BA" w14:textId="77777777" w:rsidR="00F7697D" w:rsidRPr="00BE068B" w:rsidRDefault="00F7697D" w:rsidP="00F7697D">
            <w:pPr>
              <w:contextualSpacing/>
              <w:jc w:val="center"/>
              <w:rPr>
                <w:rFonts w:ascii="Gill Sans MT" w:hAnsi="Gill Sans MT"/>
                <w:sz w:val="20"/>
              </w:rPr>
            </w:pPr>
          </w:p>
        </w:tc>
      </w:tr>
      <w:tr w:rsidR="00736DFE" w:rsidRPr="00BE068B" w14:paraId="496C94F1" w14:textId="77777777" w:rsidTr="000C7B5A">
        <w:trPr>
          <w:trHeight w:val="20"/>
          <w:jc w:val="center"/>
        </w:trPr>
        <w:tc>
          <w:tcPr>
            <w:tcW w:w="694" w:type="dxa"/>
          </w:tcPr>
          <w:p w14:paraId="45493E4D" w14:textId="77777777" w:rsidR="00F7697D" w:rsidRPr="00BE068B" w:rsidRDefault="00F7697D" w:rsidP="00F7697D">
            <w:pPr>
              <w:contextualSpacing/>
              <w:jc w:val="center"/>
              <w:rPr>
                <w:rFonts w:ascii="Gill Sans MT" w:hAnsi="Gill Sans MT"/>
                <w:sz w:val="20"/>
              </w:rPr>
            </w:pPr>
            <w:r w:rsidRPr="00BE068B">
              <w:rPr>
                <w:rFonts w:ascii="Gill Sans MT" w:hAnsi="Gill Sans MT"/>
                <w:sz w:val="20"/>
              </w:rPr>
              <w:t>9</w:t>
            </w:r>
          </w:p>
        </w:tc>
        <w:tc>
          <w:tcPr>
            <w:tcW w:w="1101" w:type="dxa"/>
          </w:tcPr>
          <w:p w14:paraId="25E7EAB6" w14:textId="77777777" w:rsidR="00F7697D" w:rsidRPr="00BE068B" w:rsidRDefault="00F7697D" w:rsidP="00F7697D">
            <w:pPr>
              <w:contextualSpacing/>
              <w:jc w:val="center"/>
              <w:rPr>
                <w:rFonts w:ascii="Gill Sans MT" w:hAnsi="Gill Sans MT"/>
                <w:sz w:val="20"/>
              </w:rPr>
            </w:pPr>
          </w:p>
        </w:tc>
        <w:tc>
          <w:tcPr>
            <w:tcW w:w="823" w:type="dxa"/>
          </w:tcPr>
          <w:p w14:paraId="4D2420AF" w14:textId="77777777" w:rsidR="00F7697D" w:rsidRPr="00BE068B" w:rsidRDefault="00F7697D" w:rsidP="00F7697D">
            <w:pPr>
              <w:contextualSpacing/>
              <w:jc w:val="center"/>
              <w:rPr>
                <w:rFonts w:ascii="Gill Sans MT" w:hAnsi="Gill Sans MT"/>
                <w:sz w:val="20"/>
              </w:rPr>
            </w:pPr>
          </w:p>
        </w:tc>
        <w:tc>
          <w:tcPr>
            <w:tcW w:w="977" w:type="dxa"/>
          </w:tcPr>
          <w:p w14:paraId="7E06A7DF" w14:textId="77777777" w:rsidR="00F7697D" w:rsidRPr="00BE068B" w:rsidRDefault="00F7697D" w:rsidP="00F7697D">
            <w:pPr>
              <w:contextualSpacing/>
              <w:jc w:val="center"/>
              <w:rPr>
                <w:rFonts w:ascii="Gill Sans MT" w:hAnsi="Gill Sans MT"/>
                <w:sz w:val="20"/>
              </w:rPr>
            </w:pPr>
          </w:p>
        </w:tc>
        <w:tc>
          <w:tcPr>
            <w:tcW w:w="1183" w:type="dxa"/>
          </w:tcPr>
          <w:p w14:paraId="60630F18" w14:textId="77777777" w:rsidR="00F7697D" w:rsidRPr="00BE068B" w:rsidRDefault="00F7697D" w:rsidP="00F7697D">
            <w:pPr>
              <w:contextualSpacing/>
              <w:jc w:val="center"/>
              <w:rPr>
                <w:rFonts w:ascii="Gill Sans MT" w:hAnsi="Gill Sans MT"/>
                <w:sz w:val="20"/>
              </w:rPr>
            </w:pPr>
          </w:p>
        </w:tc>
        <w:tc>
          <w:tcPr>
            <w:tcW w:w="862" w:type="dxa"/>
          </w:tcPr>
          <w:p w14:paraId="5346F9F0" w14:textId="77777777" w:rsidR="00F7697D" w:rsidRPr="00BE068B" w:rsidRDefault="00F7697D" w:rsidP="00F7697D">
            <w:pPr>
              <w:contextualSpacing/>
              <w:jc w:val="center"/>
              <w:rPr>
                <w:rFonts w:ascii="Gill Sans MT" w:hAnsi="Gill Sans MT"/>
                <w:sz w:val="20"/>
              </w:rPr>
            </w:pPr>
          </w:p>
        </w:tc>
        <w:tc>
          <w:tcPr>
            <w:tcW w:w="2040" w:type="dxa"/>
          </w:tcPr>
          <w:p w14:paraId="64EF4D71" w14:textId="77777777" w:rsidR="00F7697D" w:rsidRPr="00BE068B" w:rsidRDefault="00F7697D" w:rsidP="00F7697D">
            <w:pPr>
              <w:contextualSpacing/>
              <w:jc w:val="center"/>
              <w:rPr>
                <w:rFonts w:ascii="Gill Sans MT" w:hAnsi="Gill Sans MT"/>
                <w:sz w:val="20"/>
              </w:rPr>
            </w:pPr>
          </w:p>
        </w:tc>
        <w:tc>
          <w:tcPr>
            <w:tcW w:w="1800" w:type="dxa"/>
          </w:tcPr>
          <w:p w14:paraId="4B7ADF69" w14:textId="77777777" w:rsidR="00F7697D" w:rsidRPr="00BE068B" w:rsidRDefault="00F7697D" w:rsidP="00F7697D">
            <w:pPr>
              <w:contextualSpacing/>
              <w:jc w:val="center"/>
              <w:rPr>
                <w:rFonts w:ascii="Gill Sans MT" w:hAnsi="Gill Sans MT"/>
                <w:sz w:val="20"/>
              </w:rPr>
            </w:pPr>
          </w:p>
        </w:tc>
        <w:tc>
          <w:tcPr>
            <w:tcW w:w="1418" w:type="dxa"/>
          </w:tcPr>
          <w:p w14:paraId="43D9A68C" w14:textId="77777777" w:rsidR="00F7697D" w:rsidRPr="00BE068B" w:rsidRDefault="00F7697D" w:rsidP="00F7697D">
            <w:pPr>
              <w:contextualSpacing/>
              <w:jc w:val="center"/>
              <w:rPr>
                <w:rFonts w:ascii="Gill Sans MT" w:hAnsi="Gill Sans MT"/>
                <w:sz w:val="20"/>
              </w:rPr>
            </w:pPr>
          </w:p>
        </w:tc>
        <w:tc>
          <w:tcPr>
            <w:tcW w:w="1897" w:type="dxa"/>
          </w:tcPr>
          <w:p w14:paraId="0FD715D0" w14:textId="77777777" w:rsidR="00F7697D" w:rsidRPr="00BE068B" w:rsidRDefault="00F7697D" w:rsidP="00F7697D">
            <w:pPr>
              <w:contextualSpacing/>
              <w:jc w:val="center"/>
              <w:rPr>
                <w:rFonts w:ascii="Gill Sans MT" w:hAnsi="Gill Sans MT"/>
                <w:sz w:val="20"/>
              </w:rPr>
            </w:pPr>
          </w:p>
        </w:tc>
      </w:tr>
      <w:tr w:rsidR="00736DFE" w:rsidRPr="00BE068B" w14:paraId="6BCA367A" w14:textId="77777777" w:rsidTr="000C7B5A">
        <w:trPr>
          <w:trHeight w:val="20"/>
          <w:jc w:val="center"/>
        </w:trPr>
        <w:tc>
          <w:tcPr>
            <w:tcW w:w="694" w:type="dxa"/>
          </w:tcPr>
          <w:p w14:paraId="659ACD39" w14:textId="77777777" w:rsidR="00F7697D" w:rsidRPr="00BE068B" w:rsidRDefault="00F7697D" w:rsidP="00F7697D">
            <w:pPr>
              <w:contextualSpacing/>
              <w:jc w:val="center"/>
              <w:rPr>
                <w:rFonts w:ascii="Gill Sans MT" w:hAnsi="Gill Sans MT"/>
                <w:sz w:val="20"/>
              </w:rPr>
            </w:pPr>
            <w:r w:rsidRPr="00BE068B">
              <w:rPr>
                <w:rFonts w:ascii="Gill Sans MT" w:hAnsi="Gill Sans MT"/>
                <w:sz w:val="20"/>
              </w:rPr>
              <w:t>10</w:t>
            </w:r>
          </w:p>
        </w:tc>
        <w:tc>
          <w:tcPr>
            <w:tcW w:w="1101" w:type="dxa"/>
          </w:tcPr>
          <w:p w14:paraId="7EBFDE38" w14:textId="77777777" w:rsidR="00F7697D" w:rsidRPr="00BE068B" w:rsidRDefault="00F7697D" w:rsidP="00F7697D">
            <w:pPr>
              <w:contextualSpacing/>
              <w:jc w:val="center"/>
              <w:rPr>
                <w:rFonts w:ascii="Gill Sans MT" w:hAnsi="Gill Sans MT"/>
                <w:sz w:val="20"/>
              </w:rPr>
            </w:pPr>
          </w:p>
        </w:tc>
        <w:tc>
          <w:tcPr>
            <w:tcW w:w="823" w:type="dxa"/>
          </w:tcPr>
          <w:p w14:paraId="21BCF45F" w14:textId="77777777" w:rsidR="00F7697D" w:rsidRPr="00BE068B" w:rsidRDefault="00F7697D" w:rsidP="00F7697D">
            <w:pPr>
              <w:contextualSpacing/>
              <w:jc w:val="center"/>
              <w:rPr>
                <w:rFonts w:ascii="Gill Sans MT" w:hAnsi="Gill Sans MT"/>
                <w:sz w:val="20"/>
              </w:rPr>
            </w:pPr>
          </w:p>
        </w:tc>
        <w:tc>
          <w:tcPr>
            <w:tcW w:w="977" w:type="dxa"/>
          </w:tcPr>
          <w:p w14:paraId="68F794E2" w14:textId="77777777" w:rsidR="00F7697D" w:rsidRPr="00BE068B" w:rsidRDefault="00F7697D" w:rsidP="00F7697D">
            <w:pPr>
              <w:contextualSpacing/>
              <w:jc w:val="center"/>
              <w:rPr>
                <w:rFonts w:ascii="Gill Sans MT" w:hAnsi="Gill Sans MT"/>
                <w:sz w:val="20"/>
              </w:rPr>
            </w:pPr>
          </w:p>
        </w:tc>
        <w:tc>
          <w:tcPr>
            <w:tcW w:w="1183" w:type="dxa"/>
          </w:tcPr>
          <w:p w14:paraId="7D17A107" w14:textId="77777777" w:rsidR="00F7697D" w:rsidRPr="00BE068B" w:rsidRDefault="00F7697D" w:rsidP="00F7697D">
            <w:pPr>
              <w:contextualSpacing/>
              <w:jc w:val="center"/>
              <w:rPr>
                <w:rFonts w:ascii="Gill Sans MT" w:hAnsi="Gill Sans MT"/>
                <w:sz w:val="20"/>
              </w:rPr>
            </w:pPr>
          </w:p>
        </w:tc>
        <w:tc>
          <w:tcPr>
            <w:tcW w:w="862" w:type="dxa"/>
          </w:tcPr>
          <w:p w14:paraId="0E897E36" w14:textId="77777777" w:rsidR="00F7697D" w:rsidRPr="00BE068B" w:rsidRDefault="00F7697D" w:rsidP="00F7697D">
            <w:pPr>
              <w:contextualSpacing/>
              <w:jc w:val="center"/>
              <w:rPr>
                <w:rFonts w:ascii="Gill Sans MT" w:hAnsi="Gill Sans MT"/>
                <w:sz w:val="20"/>
              </w:rPr>
            </w:pPr>
          </w:p>
        </w:tc>
        <w:tc>
          <w:tcPr>
            <w:tcW w:w="2040" w:type="dxa"/>
          </w:tcPr>
          <w:p w14:paraId="4BBB8A0D" w14:textId="77777777" w:rsidR="00F7697D" w:rsidRPr="00BE068B" w:rsidRDefault="00F7697D" w:rsidP="00F7697D">
            <w:pPr>
              <w:contextualSpacing/>
              <w:jc w:val="center"/>
              <w:rPr>
                <w:rFonts w:ascii="Gill Sans MT" w:hAnsi="Gill Sans MT"/>
                <w:sz w:val="20"/>
              </w:rPr>
            </w:pPr>
          </w:p>
        </w:tc>
        <w:tc>
          <w:tcPr>
            <w:tcW w:w="1800" w:type="dxa"/>
          </w:tcPr>
          <w:p w14:paraId="74ABE38B" w14:textId="77777777" w:rsidR="00F7697D" w:rsidRPr="00BE068B" w:rsidRDefault="00F7697D" w:rsidP="00F7697D">
            <w:pPr>
              <w:contextualSpacing/>
              <w:jc w:val="center"/>
              <w:rPr>
                <w:rFonts w:ascii="Gill Sans MT" w:hAnsi="Gill Sans MT"/>
                <w:sz w:val="20"/>
              </w:rPr>
            </w:pPr>
          </w:p>
        </w:tc>
        <w:tc>
          <w:tcPr>
            <w:tcW w:w="1418" w:type="dxa"/>
          </w:tcPr>
          <w:p w14:paraId="01454F00" w14:textId="77777777" w:rsidR="00F7697D" w:rsidRPr="00BE068B" w:rsidRDefault="00F7697D" w:rsidP="00F7697D">
            <w:pPr>
              <w:contextualSpacing/>
              <w:jc w:val="center"/>
              <w:rPr>
                <w:rFonts w:ascii="Gill Sans MT" w:hAnsi="Gill Sans MT"/>
                <w:sz w:val="20"/>
              </w:rPr>
            </w:pPr>
          </w:p>
        </w:tc>
        <w:tc>
          <w:tcPr>
            <w:tcW w:w="1897" w:type="dxa"/>
          </w:tcPr>
          <w:p w14:paraId="5AF45E15" w14:textId="77777777" w:rsidR="00F7697D" w:rsidRPr="00BE068B" w:rsidRDefault="00F7697D" w:rsidP="00F7697D">
            <w:pPr>
              <w:contextualSpacing/>
              <w:jc w:val="center"/>
              <w:rPr>
                <w:rFonts w:ascii="Gill Sans MT" w:hAnsi="Gill Sans MT"/>
                <w:sz w:val="20"/>
              </w:rPr>
            </w:pPr>
          </w:p>
        </w:tc>
      </w:tr>
    </w:tbl>
    <w:p w14:paraId="4798CC5F" w14:textId="77777777" w:rsidR="00F7697D" w:rsidRPr="00BE068B" w:rsidRDefault="00F7697D" w:rsidP="00F7697D">
      <w:pPr>
        <w:spacing w:after="0" w:line="240" w:lineRule="auto"/>
        <w:contextualSpacing/>
        <w:rPr>
          <w:rFonts w:ascii="Gill Sans MT" w:eastAsia="SimSun" w:hAnsi="Gill Sans MT"/>
        </w:rPr>
      </w:pPr>
    </w:p>
    <w:tbl>
      <w:tblPr>
        <w:tblStyle w:val="TableGrid2"/>
        <w:tblW w:w="12985" w:type="dxa"/>
        <w:jc w:val="center"/>
        <w:tblCellMar>
          <w:left w:w="29" w:type="dxa"/>
          <w:right w:w="29" w:type="dxa"/>
        </w:tblCellMar>
        <w:tblLook w:val="04A0" w:firstRow="1" w:lastRow="0" w:firstColumn="1" w:lastColumn="0" w:noHBand="0" w:noVBand="1"/>
      </w:tblPr>
      <w:tblGrid>
        <w:gridCol w:w="1795"/>
        <w:gridCol w:w="4111"/>
        <w:gridCol w:w="2880"/>
        <w:gridCol w:w="2298"/>
        <w:gridCol w:w="1901"/>
      </w:tblGrid>
      <w:tr w:rsidR="00736DFE" w:rsidRPr="00BE068B" w14:paraId="39FB70B9" w14:textId="77777777" w:rsidTr="00736DFE">
        <w:trPr>
          <w:jc w:val="center"/>
        </w:trPr>
        <w:tc>
          <w:tcPr>
            <w:tcW w:w="1795" w:type="dxa"/>
          </w:tcPr>
          <w:p w14:paraId="4BE541A3" w14:textId="084C7A6D" w:rsidR="00F7697D" w:rsidRPr="00BE068B" w:rsidRDefault="00736DFE" w:rsidP="00F7697D">
            <w:pPr>
              <w:kinsoku w:val="0"/>
              <w:overflowPunct w:val="0"/>
              <w:autoSpaceDE w:val="0"/>
              <w:autoSpaceDN w:val="0"/>
              <w:adjustRightInd w:val="0"/>
              <w:contextualSpacing/>
              <w:rPr>
                <w:rFonts w:ascii="Gill Sans MT" w:hAnsi="Gill Sans MT" w:cs="Times New Roman"/>
                <w:b/>
                <w:sz w:val="20"/>
              </w:rPr>
            </w:pPr>
            <w:r w:rsidRPr="00BE068B">
              <w:rPr>
                <w:rFonts w:ascii="Gill Sans MT" w:hAnsi="Gill Sans MT" w:cs="Times New Roman"/>
                <w:b/>
                <w:sz w:val="20"/>
              </w:rPr>
              <w:t>Field Purpose 116</w:t>
            </w:r>
          </w:p>
        </w:tc>
        <w:tc>
          <w:tcPr>
            <w:tcW w:w="4111" w:type="dxa"/>
          </w:tcPr>
          <w:p w14:paraId="3513DDFC" w14:textId="451DED6B" w:rsidR="00F7697D" w:rsidRPr="00BE068B" w:rsidRDefault="00736DFE" w:rsidP="00F7697D">
            <w:pPr>
              <w:kinsoku w:val="0"/>
              <w:overflowPunct w:val="0"/>
              <w:autoSpaceDE w:val="0"/>
              <w:autoSpaceDN w:val="0"/>
              <w:adjustRightInd w:val="0"/>
              <w:contextualSpacing/>
              <w:rPr>
                <w:rFonts w:ascii="Gill Sans MT" w:hAnsi="Gill Sans MT" w:cs="Times New Roman"/>
                <w:b/>
                <w:sz w:val="20"/>
              </w:rPr>
            </w:pPr>
            <w:r w:rsidRPr="00BE068B">
              <w:rPr>
                <w:rFonts w:ascii="Gill Sans MT" w:hAnsi="Gill Sans MT" w:cs="Times New Roman"/>
                <w:b/>
                <w:sz w:val="20"/>
              </w:rPr>
              <w:t>Why Fallow 117</w:t>
            </w:r>
          </w:p>
        </w:tc>
        <w:tc>
          <w:tcPr>
            <w:tcW w:w="7079" w:type="dxa"/>
            <w:gridSpan w:val="3"/>
          </w:tcPr>
          <w:p w14:paraId="5637E93B" w14:textId="6D094E07" w:rsidR="00F7697D" w:rsidRPr="00BE068B" w:rsidRDefault="00736DFE" w:rsidP="00F7697D">
            <w:pPr>
              <w:kinsoku w:val="0"/>
              <w:overflowPunct w:val="0"/>
              <w:autoSpaceDE w:val="0"/>
              <w:autoSpaceDN w:val="0"/>
              <w:adjustRightInd w:val="0"/>
              <w:contextualSpacing/>
              <w:rPr>
                <w:rFonts w:ascii="Gill Sans MT" w:hAnsi="Gill Sans MT" w:cs="Times New Roman"/>
                <w:b/>
                <w:sz w:val="20"/>
              </w:rPr>
            </w:pPr>
            <w:r w:rsidRPr="00BE068B">
              <w:rPr>
                <w:rFonts w:ascii="Gill Sans MT" w:hAnsi="Gill Sans MT" w:cs="Times New Roman"/>
                <w:b/>
                <w:sz w:val="20"/>
              </w:rPr>
              <w:t>Crop Code 118</w:t>
            </w:r>
          </w:p>
        </w:tc>
      </w:tr>
      <w:tr w:rsidR="00736DFE" w:rsidRPr="00BE068B" w14:paraId="73243F46" w14:textId="77777777" w:rsidTr="00736DFE">
        <w:trPr>
          <w:jc w:val="center"/>
        </w:trPr>
        <w:tc>
          <w:tcPr>
            <w:tcW w:w="1795" w:type="dxa"/>
          </w:tcPr>
          <w:p w14:paraId="7E203F72"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1=Farmed this field</w:t>
            </w:r>
          </w:p>
          <w:p w14:paraId="362EFB3D"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2=Left this field fallow</w:t>
            </w:r>
          </w:p>
          <w:p w14:paraId="436932B2"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3=Left this field in improved fallow</w:t>
            </w:r>
          </w:p>
          <w:p w14:paraId="35CAA0D8"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4=Used this field as pasture/other non-agricultural use</w:t>
            </w:r>
          </w:p>
        </w:tc>
        <w:tc>
          <w:tcPr>
            <w:tcW w:w="4111" w:type="dxa"/>
          </w:tcPr>
          <w:p w14:paraId="39895191"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1=Prevent soil erosion</w:t>
            </w:r>
          </w:p>
          <w:p w14:paraId="640AEC02"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2=Protect from floods</w:t>
            </w:r>
          </w:p>
          <w:p w14:paraId="120CFBBF"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3=Improve soil quality</w:t>
            </w:r>
          </w:p>
          <w:p w14:paraId="17227AE6"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4=Improve crop yields</w:t>
            </w:r>
          </w:p>
          <w:p w14:paraId="20D178FD"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5=Strengthen claim to land</w:t>
            </w:r>
          </w:p>
          <w:p w14:paraId="1F1B3490"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6=Raise market value of land for later sale</w:t>
            </w:r>
          </w:p>
          <w:p w14:paraId="71BC4A0E"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 xml:space="preserve">7=Strengthen ability to </w:t>
            </w:r>
            <w:proofErr w:type="spellStart"/>
            <w:r w:rsidRPr="00BE068B">
              <w:rPr>
                <w:rFonts w:ascii="Gill Sans MT" w:hAnsi="Gill Sans MT" w:cs="Times New Roman"/>
                <w:sz w:val="20"/>
              </w:rPr>
              <w:t>bequeathland</w:t>
            </w:r>
            <w:proofErr w:type="spellEnd"/>
            <w:r w:rsidRPr="00BE068B">
              <w:rPr>
                <w:rFonts w:ascii="Gill Sans MT" w:hAnsi="Gill Sans MT" w:cs="Times New Roman"/>
                <w:sz w:val="20"/>
              </w:rPr>
              <w:t xml:space="preserve"> to children</w:t>
            </w:r>
          </w:p>
          <w:p w14:paraId="5F7201CE"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 xml:space="preserve">8=Raise value of land to use as collateral </w:t>
            </w:r>
          </w:p>
          <w:p w14:paraId="33BC2C74"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97=Other</w:t>
            </w:r>
          </w:p>
        </w:tc>
        <w:tc>
          <w:tcPr>
            <w:tcW w:w="2880" w:type="dxa"/>
          </w:tcPr>
          <w:p w14:paraId="55023834"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1=Local maize</w:t>
            </w:r>
          </w:p>
          <w:p w14:paraId="51330977"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2=Composite (pollenated) maize</w:t>
            </w:r>
          </w:p>
          <w:p w14:paraId="2DFF0D9F"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3=Hybrid maize</w:t>
            </w:r>
          </w:p>
          <w:p w14:paraId="2CBA5C1D"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4=Cassava</w:t>
            </w:r>
          </w:p>
          <w:p w14:paraId="046C85BA"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5=Sweet potato</w:t>
            </w:r>
          </w:p>
          <w:p w14:paraId="5252E518"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6=Irish potato</w:t>
            </w:r>
          </w:p>
          <w:p w14:paraId="512BB038"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7=</w:t>
            </w:r>
            <w:proofErr w:type="spellStart"/>
            <w:r w:rsidRPr="00BE068B">
              <w:rPr>
                <w:rFonts w:ascii="Gill Sans MT" w:hAnsi="Gill Sans MT" w:cs="Times New Roman"/>
                <w:sz w:val="20"/>
              </w:rPr>
              <w:t>Groundnet</w:t>
            </w:r>
            <w:proofErr w:type="spellEnd"/>
          </w:p>
          <w:p w14:paraId="141440C5"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8=Ground bean (</w:t>
            </w:r>
            <w:proofErr w:type="spellStart"/>
            <w:r w:rsidRPr="00BE068B">
              <w:rPr>
                <w:rFonts w:ascii="Gill Sans MT" w:hAnsi="Gill Sans MT" w:cs="Times New Roman"/>
                <w:sz w:val="20"/>
              </w:rPr>
              <w:t>Nzama</w:t>
            </w:r>
            <w:proofErr w:type="spellEnd"/>
            <w:r w:rsidRPr="00BE068B">
              <w:rPr>
                <w:rFonts w:ascii="Gill Sans MT" w:hAnsi="Gill Sans MT" w:cs="Times New Roman"/>
                <w:sz w:val="20"/>
              </w:rPr>
              <w:t>)</w:t>
            </w:r>
          </w:p>
          <w:p w14:paraId="680572AC"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9=Rice</w:t>
            </w:r>
          </w:p>
          <w:p w14:paraId="340D17A9"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10=Finger millet (</w:t>
            </w:r>
            <w:proofErr w:type="spellStart"/>
            <w:r w:rsidRPr="00BE068B">
              <w:rPr>
                <w:rFonts w:ascii="Gill Sans MT" w:hAnsi="Gill Sans MT" w:cs="Times New Roman"/>
                <w:sz w:val="20"/>
              </w:rPr>
              <w:t>mawere</w:t>
            </w:r>
            <w:proofErr w:type="spellEnd"/>
            <w:r w:rsidRPr="00BE068B">
              <w:rPr>
                <w:rFonts w:ascii="Gill Sans MT" w:hAnsi="Gill Sans MT" w:cs="Times New Roman"/>
                <w:sz w:val="20"/>
              </w:rPr>
              <w:t>)</w:t>
            </w:r>
          </w:p>
        </w:tc>
        <w:tc>
          <w:tcPr>
            <w:tcW w:w="2298" w:type="dxa"/>
          </w:tcPr>
          <w:p w14:paraId="75518CCD"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11=Sorghum</w:t>
            </w:r>
          </w:p>
          <w:p w14:paraId="54938F94"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12=Pearl millet (</w:t>
            </w:r>
            <w:proofErr w:type="spellStart"/>
            <w:r w:rsidRPr="00BE068B">
              <w:rPr>
                <w:rFonts w:ascii="Gill Sans MT" w:hAnsi="Gill Sans MT" w:cs="Times New Roman"/>
                <w:sz w:val="20"/>
              </w:rPr>
              <w:t>mchewere</w:t>
            </w:r>
            <w:proofErr w:type="spellEnd"/>
            <w:r w:rsidRPr="00BE068B">
              <w:rPr>
                <w:rFonts w:ascii="Gill Sans MT" w:hAnsi="Gill Sans MT" w:cs="Times New Roman"/>
                <w:sz w:val="20"/>
              </w:rPr>
              <w:t>)</w:t>
            </w:r>
          </w:p>
          <w:p w14:paraId="3BF80B64"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13=Bean</w:t>
            </w:r>
          </w:p>
          <w:p w14:paraId="35D9C103"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14=</w:t>
            </w:r>
            <w:proofErr w:type="spellStart"/>
            <w:r w:rsidRPr="00BE068B">
              <w:rPr>
                <w:rFonts w:ascii="Gill Sans MT" w:hAnsi="Gill Sans MT" w:cs="Times New Roman"/>
                <w:sz w:val="20"/>
              </w:rPr>
              <w:t>Soyabean</w:t>
            </w:r>
            <w:proofErr w:type="spellEnd"/>
          </w:p>
          <w:p w14:paraId="7DCE6714"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15=Pigeon Peas</w:t>
            </w:r>
          </w:p>
          <w:p w14:paraId="7255660B"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16=Burley tobacco</w:t>
            </w:r>
          </w:p>
          <w:p w14:paraId="5138B6E5"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17=Tobacco (other)</w:t>
            </w:r>
          </w:p>
          <w:p w14:paraId="07CD559F"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18=Cotton</w:t>
            </w:r>
          </w:p>
          <w:p w14:paraId="6B5A73D9"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19=Sugarcane</w:t>
            </w:r>
          </w:p>
        </w:tc>
        <w:tc>
          <w:tcPr>
            <w:tcW w:w="1901" w:type="dxa"/>
          </w:tcPr>
          <w:p w14:paraId="081B49CA"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 xml:space="preserve">20=Cabbage </w:t>
            </w:r>
            <w:proofErr w:type="spellStart"/>
            <w:r w:rsidRPr="00BE068B">
              <w:rPr>
                <w:rFonts w:ascii="Gill Sans MT" w:hAnsi="Gill Sans MT" w:cs="Times New Roman"/>
                <w:sz w:val="20"/>
              </w:rPr>
              <w:t>Tanaposi</w:t>
            </w:r>
            <w:proofErr w:type="spellEnd"/>
          </w:p>
          <w:p w14:paraId="19EA8AE6"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21=</w:t>
            </w:r>
            <w:proofErr w:type="spellStart"/>
            <w:r w:rsidRPr="00BE068B">
              <w:rPr>
                <w:rFonts w:ascii="Gill Sans MT" w:hAnsi="Gill Sans MT" w:cs="Times New Roman"/>
                <w:sz w:val="20"/>
              </w:rPr>
              <w:t>Nkhwani</w:t>
            </w:r>
            <w:proofErr w:type="spellEnd"/>
          </w:p>
          <w:p w14:paraId="55DF5C17"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22=</w:t>
            </w:r>
            <w:proofErr w:type="spellStart"/>
            <w:r w:rsidRPr="00BE068B">
              <w:rPr>
                <w:rFonts w:ascii="Gill Sans MT" w:hAnsi="Gill Sans MT" w:cs="Times New Roman"/>
                <w:sz w:val="20"/>
              </w:rPr>
              <w:t>Therere</w:t>
            </w:r>
            <w:proofErr w:type="spellEnd"/>
            <w:r w:rsidRPr="00BE068B">
              <w:rPr>
                <w:rFonts w:ascii="Gill Sans MT" w:hAnsi="Gill Sans MT" w:cs="Times New Roman"/>
                <w:sz w:val="20"/>
              </w:rPr>
              <w:t>/Okra</w:t>
            </w:r>
          </w:p>
          <w:p w14:paraId="74DCC395"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23=Tomato</w:t>
            </w:r>
          </w:p>
          <w:p w14:paraId="5448142D"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24=Onion</w:t>
            </w:r>
          </w:p>
          <w:p w14:paraId="6C3AF5A9"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25=Peas</w:t>
            </w:r>
          </w:p>
          <w:p w14:paraId="2CEF4324"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26=Trees or woodlot</w:t>
            </w:r>
          </w:p>
          <w:p w14:paraId="71EF8189"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27=Sunflower</w:t>
            </w:r>
          </w:p>
          <w:p w14:paraId="0C494D39"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97=Other, specify</w:t>
            </w:r>
          </w:p>
        </w:tc>
      </w:tr>
    </w:tbl>
    <w:p w14:paraId="16C7401F" w14:textId="462C276C" w:rsidR="00F7697D" w:rsidRPr="00E3532B" w:rsidRDefault="00736DFE" w:rsidP="00F7697D">
      <w:pPr>
        <w:spacing w:after="0" w:line="240" w:lineRule="auto"/>
        <w:contextualSpacing/>
        <w:rPr>
          <w:ins w:id="682" w:author="Stephanie Fenner" w:date="2014-11-04T14:09:00Z"/>
          <w:rFonts w:ascii="Gill Sans MT" w:eastAsia="SimSun" w:hAnsi="Gill Sans MT"/>
        </w:rPr>
      </w:pPr>
      <w:r w:rsidRPr="00BE068B">
        <w:rPr>
          <w:rFonts w:ascii="Gill Sans MT" w:eastAsia="Times New Roman" w:hAnsi="Gill Sans MT" w:cs="Times New Roman"/>
          <w:b/>
          <w:bCs/>
        </w:rPr>
        <w:lastRenderedPageBreak/>
        <w:t>SECTION I.</w:t>
      </w:r>
      <w:r w:rsidR="00F7697D" w:rsidRPr="00BE068B">
        <w:rPr>
          <w:rFonts w:ascii="Gill Sans MT" w:eastAsia="Times New Roman" w:hAnsi="Gill Sans MT" w:cs="Times New Roman"/>
          <w:b/>
          <w:bCs/>
        </w:rPr>
        <w:t xml:space="preserve"> FIELD OVERVIEW (Continued)</w:t>
      </w:r>
    </w:p>
    <w:p w14:paraId="6BAAB451" w14:textId="77777777" w:rsidR="00A52B6E" w:rsidRPr="00BE068B" w:rsidRDefault="00A52B6E" w:rsidP="00F7697D">
      <w:pPr>
        <w:spacing w:after="0" w:line="240" w:lineRule="auto"/>
        <w:contextualSpacing/>
        <w:rPr>
          <w:rFonts w:ascii="Gill Sans MT" w:eastAsia="Times New Roman" w:hAnsi="Gill Sans MT" w:cs="Times New Roman"/>
          <w:b/>
          <w:bCs/>
        </w:rPr>
      </w:pPr>
    </w:p>
    <w:p w14:paraId="74F39D28" w14:textId="77777777" w:rsidR="00F7697D" w:rsidRPr="00BE068B" w:rsidRDefault="00F7697D" w:rsidP="00F7697D">
      <w:pPr>
        <w:spacing w:after="0" w:line="240" w:lineRule="auto"/>
        <w:contextualSpacing/>
        <w:rPr>
          <w:rFonts w:ascii="Gill Sans MT" w:eastAsia="SimSun" w:hAnsi="Gill Sans MT"/>
        </w:rPr>
      </w:pPr>
    </w:p>
    <w:tbl>
      <w:tblPr>
        <w:tblStyle w:val="TableGrid2"/>
        <w:tblW w:w="7609" w:type="dxa"/>
        <w:jc w:val="center"/>
        <w:tblCellMar>
          <w:left w:w="29" w:type="dxa"/>
          <w:right w:w="29" w:type="dxa"/>
        </w:tblCellMar>
        <w:tblLook w:val="04A0" w:firstRow="1" w:lastRow="0" w:firstColumn="1" w:lastColumn="0" w:noHBand="0" w:noVBand="1"/>
      </w:tblPr>
      <w:tblGrid>
        <w:gridCol w:w="696"/>
        <w:gridCol w:w="2057"/>
        <w:gridCol w:w="1425"/>
        <w:gridCol w:w="1714"/>
        <w:gridCol w:w="1717"/>
        <w:tblGridChange w:id="683">
          <w:tblGrid>
            <w:gridCol w:w="696"/>
            <w:gridCol w:w="2057"/>
            <w:gridCol w:w="1425"/>
            <w:gridCol w:w="1714"/>
            <w:gridCol w:w="1717"/>
          </w:tblGrid>
        </w:tblGridChange>
      </w:tblGrid>
      <w:tr w:rsidR="000C7B5A" w:rsidRPr="00BE068B" w14:paraId="26482719" w14:textId="77777777" w:rsidTr="000C7B5A">
        <w:trPr>
          <w:trHeight w:val="232"/>
          <w:jc w:val="center"/>
        </w:trPr>
        <w:tc>
          <w:tcPr>
            <w:tcW w:w="696" w:type="dxa"/>
            <w:vMerge w:val="restart"/>
          </w:tcPr>
          <w:p w14:paraId="40E0F4B4" w14:textId="77777777" w:rsidR="000C7B5A" w:rsidRPr="00BE068B" w:rsidRDefault="000C7B5A" w:rsidP="00F7697D">
            <w:pPr>
              <w:contextualSpacing/>
              <w:jc w:val="center"/>
              <w:rPr>
                <w:rFonts w:ascii="Gill Sans MT" w:hAnsi="Gill Sans MT"/>
                <w:sz w:val="20"/>
              </w:rPr>
            </w:pPr>
            <w:r w:rsidRPr="00BE068B">
              <w:rPr>
                <w:rFonts w:ascii="Gill Sans MT" w:hAnsi="Gill Sans MT"/>
                <w:sz w:val="20"/>
              </w:rPr>
              <w:t>Field</w:t>
            </w:r>
          </w:p>
        </w:tc>
        <w:tc>
          <w:tcPr>
            <w:tcW w:w="2057" w:type="dxa"/>
            <w:vMerge w:val="restart"/>
          </w:tcPr>
          <w:p w14:paraId="0263BCFD" w14:textId="77777777" w:rsidR="000C7B5A" w:rsidRPr="00BE068B" w:rsidRDefault="000C7B5A" w:rsidP="00FB5BCD">
            <w:pPr>
              <w:kinsoku w:val="0"/>
              <w:overflowPunct w:val="0"/>
              <w:autoSpaceDE w:val="0"/>
              <w:autoSpaceDN w:val="0"/>
              <w:adjustRightInd w:val="0"/>
              <w:contextualSpacing/>
              <w:rPr>
                <w:rFonts w:ascii="Gill Sans MT" w:hAnsi="Gill Sans MT" w:cs="Times New Roman"/>
                <w:sz w:val="20"/>
              </w:rPr>
              <w:pPrChange w:id="684" w:author="Aleta Haflett" w:date="2014-11-18T12:44:00Z">
                <w:pPr>
                  <w:kinsoku w:val="0"/>
                  <w:overflowPunct w:val="0"/>
                  <w:autoSpaceDE w:val="0"/>
                  <w:autoSpaceDN w:val="0"/>
                  <w:adjustRightInd w:val="0"/>
                  <w:contextualSpacing/>
                  <w:jc w:val="center"/>
                </w:pPr>
              </w:pPrChange>
            </w:pPr>
            <w:r w:rsidRPr="00BE068B">
              <w:rPr>
                <w:rFonts w:ascii="Gill Sans MT" w:hAnsi="Gill Sans MT" w:cs="Times New Roman"/>
                <w:sz w:val="20"/>
              </w:rPr>
              <w:t>I8. What year did you household acquire this field?</w:t>
            </w:r>
          </w:p>
          <w:p w14:paraId="5E53830E" w14:textId="4755EA49" w:rsidR="000C7B5A" w:rsidRPr="00BE068B" w:rsidRDefault="000C7B5A" w:rsidP="00FB5BCD">
            <w:pPr>
              <w:kinsoku w:val="0"/>
              <w:overflowPunct w:val="0"/>
              <w:autoSpaceDE w:val="0"/>
              <w:autoSpaceDN w:val="0"/>
              <w:adjustRightInd w:val="0"/>
              <w:contextualSpacing/>
              <w:rPr>
                <w:rFonts w:ascii="Gill Sans MT" w:hAnsi="Gill Sans MT" w:cs="Times New Roman"/>
                <w:sz w:val="20"/>
              </w:rPr>
              <w:pPrChange w:id="685" w:author="Aleta Haflett" w:date="2014-11-18T12:44:00Z">
                <w:pPr>
                  <w:kinsoku w:val="0"/>
                  <w:overflowPunct w:val="0"/>
                  <w:autoSpaceDE w:val="0"/>
                  <w:autoSpaceDN w:val="0"/>
                  <w:adjustRightInd w:val="0"/>
                  <w:contextualSpacing/>
                  <w:jc w:val="center"/>
                </w:pPr>
              </w:pPrChange>
            </w:pPr>
            <w:r w:rsidRPr="00BE068B">
              <w:rPr>
                <w:rFonts w:ascii="Gill Sans MT" w:hAnsi="Gill Sans MT" w:cs="Times New Roman"/>
                <w:sz w:val="20"/>
              </w:rPr>
              <w:t>If they don't know because it has been in the family a long time, enter 777</w:t>
            </w:r>
          </w:p>
        </w:tc>
        <w:tc>
          <w:tcPr>
            <w:tcW w:w="1425" w:type="dxa"/>
            <w:vMerge w:val="restart"/>
          </w:tcPr>
          <w:p w14:paraId="33F7C54E" w14:textId="659143AF" w:rsidR="000C7B5A" w:rsidRPr="00BE068B" w:rsidRDefault="000C7B5A" w:rsidP="00FB5BCD">
            <w:pPr>
              <w:kinsoku w:val="0"/>
              <w:overflowPunct w:val="0"/>
              <w:autoSpaceDE w:val="0"/>
              <w:autoSpaceDN w:val="0"/>
              <w:adjustRightInd w:val="0"/>
              <w:contextualSpacing/>
              <w:rPr>
                <w:rFonts w:ascii="Gill Sans MT" w:hAnsi="Gill Sans MT" w:cs="Times New Roman"/>
                <w:color w:val="0000FF"/>
                <w:sz w:val="20"/>
              </w:rPr>
              <w:pPrChange w:id="686" w:author="Aleta Haflett" w:date="2014-11-18T12:44:00Z">
                <w:pPr>
                  <w:kinsoku w:val="0"/>
                  <w:overflowPunct w:val="0"/>
                  <w:autoSpaceDE w:val="0"/>
                  <w:autoSpaceDN w:val="0"/>
                  <w:adjustRightInd w:val="0"/>
                  <w:contextualSpacing/>
                  <w:jc w:val="center"/>
                </w:pPr>
              </w:pPrChange>
            </w:pPr>
            <w:r w:rsidRPr="00BE068B">
              <w:rPr>
                <w:rFonts w:ascii="Gill Sans MT" w:hAnsi="Gill Sans MT" w:cs="Times New Roman"/>
                <w:color w:val="0000FF"/>
                <w:sz w:val="20"/>
              </w:rPr>
              <w:t xml:space="preserve">What year did you clear the field? </w:t>
            </w:r>
          </w:p>
        </w:tc>
        <w:tc>
          <w:tcPr>
            <w:tcW w:w="1714" w:type="dxa"/>
            <w:vMerge w:val="restart"/>
          </w:tcPr>
          <w:p w14:paraId="10DE6B51" w14:textId="77777777" w:rsidR="000C7B5A" w:rsidRDefault="000C7B5A" w:rsidP="00FB5BCD">
            <w:pPr>
              <w:kinsoku w:val="0"/>
              <w:overflowPunct w:val="0"/>
              <w:autoSpaceDE w:val="0"/>
              <w:autoSpaceDN w:val="0"/>
              <w:adjustRightInd w:val="0"/>
              <w:contextualSpacing/>
              <w:rPr>
                <w:ins w:id="687" w:author="Heather Huntington" w:date="2014-11-17T22:36:00Z"/>
                <w:rFonts w:ascii="Gill Sans MT" w:hAnsi="Gill Sans MT" w:cs="Times New Roman"/>
                <w:color w:val="0000FF"/>
                <w:sz w:val="20"/>
              </w:rPr>
              <w:pPrChange w:id="688" w:author="Aleta Haflett" w:date="2014-11-18T12:44:00Z">
                <w:pPr>
                  <w:kinsoku w:val="0"/>
                  <w:overflowPunct w:val="0"/>
                  <w:autoSpaceDE w:val="0"/>
                  <w:autoSpaceDN w:val="0"/>
                  <w:adjustRightInd w:val="0"/>
                  <w:contextualSpacing/>
                  <w:jc w:val="center"/>
                </w:pPr>
              </w:pPrChange>
            </w:pPr>
            <w:commentRangeStart w:id="689"/>
            <w:r w:rsidRPr="00BE068B">
              <w:rPr>
                <w:rFonts w:ascii="Gill Sans MT" w:hAnsi="Gill Sans MT" w:cs="Times New Roman"/>
                <w:color w:val="0000FF"/>
                <w:sz w:val="20"/>
              </w:rPr>
              <w:t xml:space="preserve">If land was allocated, </w:t>
            </w:r>
            <w:ins w:id="690" w:author="Heather Huntington" w:date="2014-11-17T22:35:00Z">
              <w:r w:rsidR="009127AB">
                <w:rPr>
                  <w:rFonts w:ascii="Gill Sans MT" w:hAnsi="Gill Sans MT" w:cs="Times New Roman"/>
                  <w:color w:val="0000FF"/>
                  <w:sz w:val="20"/>
                </w:rPr>
                <w:t xml:space="preserve">who allocated it? </w:t>
              </w:r>
            </w:ins>
          </w:p>
          <w:p w14:paraId="0AECB77A" w14:textId="29CF31EB" w:rsidR="00042831" w:rsidRPr="00FB5BCD" w:rsidRDefault="00042831" w:rsidP="00FB5BCD">
            <w:pPr>
              <w:kinsoku w:val="0"/>
              <w:overflowPunct w:val="0"/>
              <w:autoSpaceDE w:val="0"/>
              <w:autoSpaceDN w:val="0"/>
              <w:adjustRightInd w:val="0"/>
              <w:contextualSpacing/>
              <w:rPr>
                <w:ins w:id="691" w:author="Heather Huntington" w:date="2014-11-17T22:36:00Z"/>
                <w:rFonts w:ascii="Gill Sans MT" w:hAnsi="Gill Sans MT" w:cs="Times New Roman"/>
                <w:i/>
                <w:color w:val="0000FF"/>
                <w:sz w:val="20"/>
                <w:rPrChange w:id="692" w:author="Aleta Haflett" w:date="2014-11-18T12:44:00Z">
                  <w:rPr>
                    <w:ins w:id="693" w:author="Heather Huntington" w:date="2014-11-17T22:36:00Z"/>
                    <w:rFonts w:ascii="Gill Sans MT" w:hAnsi="Gill Sans MT" w:cs="Times New Roman"/>
                    <w:color w:val="0000FF"/>
                    <w:sz w:val="20"/>
                  </w:rPr>
                </w:rPrChange>
              </w:rPr>
              <w:pPrChange w:id="694" w:author="Aleta Haflett" w:date="2014-11-18T12:44:00Z">
                <w:pPr>
                  <w:kinsoku w:val="0"/>
                  <w:overflowPunct w:val="0"/>
                  <w:autoSpaceDE w:val="0"/>
                  <w:autoSpaceDN w:val="0"/>
                  <w:adjustRightInd w:val="0"/>
                  <w:contextualSpacing/>
                  <w:jc w:val="center"/>
                </w:pPr>
              </w:pPrChange>
            </w:pPr>
            <w:ins w:id="695" w:author="Heather Huntington" w:date="2014-11-17T22:36:00Z">
              <w:r w:rsidRPr="00FB5BCD">
                <w:rPr>
                  <w:rFonts w:ascii="Gill Sans MT" w:hAnsi="Gill Sans MT" w:cs="Times New Roman"/>
                  <w:i/>
                  <w:color w:val="0000FF"/>
                  <w:sz w:val="20"/>
                  <w:rPrChange w:id="696" w:author="Aleta Haflett" w:date="2014-11-18T12:44:00Z">
                    <w:rPr>
                      <w:rFonts w:ascii="Gill Sans MT" w:hAnsi="Gill Sans MT" w:cs="Times New Roman"/>
                      <w:color w:val="0000FF"/>
                      <w:sz w:val="20"/>
                    </w:rPr>
                  </w:rPrChange>
                </w:rPr>
                <w:t>1-Head</w:t>
              </w:r>
            </w:ins>
            <w:ins w:id="697" w:author="Aleta Haflett" w:date="2014-11-18T12:43:00Z">
              <w:r w:rsidR="00FB5BCD" w:rsidRPr="00FB5BCD">
                <w:rPr>
                  <w:rFonts w:ascii="Gill Sans MT" w:hAnsi="Gill Sans MT" w:cs="Times New Roman"/>
                  <w:i/>
                  <w:color w:val="0000FF"/>
                  <w:sz w:val="20"/>
                  <w:rPrChange w:id="698" w:author="Aleta Haflett" w:date="2014-11-18T12:44:00Z">
                    <w:rPr>
                      <w:rFonts w:ascii="Gill Sans MT" w:hAnsi="Gill Sans MT" w:cs="Times New Roman"/>
                      <w:color w:val="0000FF"/>
                      <w:sz w:val="20"/>
                    </w:rPr>
                  </w:rPrChange>
                </w:rPr>
                <w:t>man</w:t>
              </w:r>
            </w:ins>
            <w:ins w:id="699" w:author="Heather Huntington" w:date="2014-11-17T22:36:00Z">
              <w:del w:id="700" w:author="Aleta Haflett" w:date="2014-11-18T12:43:00Z">
                <w:r w:rsidRPr="00FB5BCD" w:rsidDel="00FB5BCD">
                  <w:rPr>
                    <w:rFonts w:ascii="Gill Sans MT" w:hAnsi="Gill Sans MT" w:cs="Times New Roman"/>
                    <w:i/>
                    <w:color w:val="0000FF"/>
                    <w:sz w:val="20"/>
                    <w:rPrChange w:id="701" w:author="Aleta Haflett" w:date="2014-11-18T12:44:00Z">
                      <w:rPr>
                        <w:rFonts w:ascii="Gill Sans MT" w:hAnsi="Gill Sans MT" w:cs="Times New Roman"/>
                        <w:color w:val="0000FF"/>
                        <w:sz w:val="20"/>
                      </w:rPr>
                    </w:rPrChange>
                  </w:rPr>
                  <w:delText>person</w:delText>
                </w:r>
              </w:del>
            </w:ins>
          </w:p>
          <w:p w14:paraId="32E2354E" w14:textId="2C3EA840" w:rsidR="00042831" w:rsidRPr="00FB5BCD" w:rsidRDefault="00042831" w:rsidP="00FB5BCD">
            <w:pPr>
              <w:kinsoku w:val="0"/>
              <w:overflowPunct w:val="0"/>
              <w:autoSpaceDE w:val="0"/>
              <w:autoSpaceDN w:val="0"/>
              <w:adjustRightInd w:val="0"/>
              <w:contextualSpacing/>
              <w:rPr>
                <w:ins w:id="702" w:author="Heather Huntington" w:date="2014-11-17T22:36:00Z"/>
                <w:rFonts w:ascii="Gill Sans MT" w:hAnsi="Gill Sans MT" w:cs="Times New Roman"/>
                <w:i/>
                <w:color w:val="0000FF"/>
                <w:sz w:val="20"/>
                <w:rPrChange w:id="703" w:author="Aleta Haflett" w:date="2014-11-18T12:44:00Z">
                  <w:rPr>
                    <w:ins w:id="704" w:author="Heather Huntington" w:date="2014-11-17T22:36:00Z"/>
                    <w:rFonts w:ascii="Gill Sans MT" w:hAnsi="Gill Sans MT" w:cs="Times New Roman"/>
                    <w:color w:val="0000FF"/>
                    <w:sz w:val="20"/>
                  </w:rPr>
                </w:rPrChange>
              </w:rPr>
              <w:pPrChange w:id="705" w:author="Aleta Haflett" w:date="2014-11-18T12:44:00Z">
                <w:pPr>
                  <w:kinsoku w:val="0"/>
                  <w:overflowPunct w:val="0"/>
                  <w:autoSpaceDE w:val="0"/>
                  <w:autoSpaceDN w:val="0"/>
                  <w:adjustRightInd w:val="0"/>
                  <w:contextualSpacing/>
                  <w:jc w:val="center"/>
                </w:pPr>
              </w:pPrChange>
            </w:pPr>
            <w:ins w:id="706" w:author="Heather Huntington" w:date="2014-11-17T22:36:00Z">
              <w:r w:rsidRPr="00FB5BCD">
                <w:rPr>
                  <w:rFonts w:ascii="Gill Sans MT" w:hAnsi="Gill Sans MT" w:cs="Times New Roman"/>
                  <w:i/>
                  <w:color w:val="0000FF"/>
                  <w:sz w:val="20"/>
                  <w:rPrChange w:id="707" w:author="Aleta Haflett" w:date="2014-11-18T12:44:00Z">
                    <w:rPr>
                      <w:rFonts w:ascii="Gill Sans MT" w:hAnsi="Gill Sans MT" w:cs="Times New Roman"/>
                      <w:color w:val="0000FF"/>
                      <w:sz w:val="20"/>
                    </w:rPr>
                  </w:rPrChange>
                </w:rPr>
                <w:t>2-</w:t>
              </w:r>
            </w:ins>
            <w:ins w:id="708" w:author="Aleta Haflett" w:date="2014-11-18T12:43:00Z">
              <w:r w:rsidR="00FB5BCD" w:rsidRPr="00FB5BCD">
                <w:rPr>
                  <w:rFonts w:ascii="Gill Sans MT" w:hAnsi="Gill Sans MT" w:cs="Times New Roman"/>
                  <w:i/>
                  <w:color w:val="0000FF"/>
                  <w:sz w:val="20"/>
                  <w:rPrChange w:id="709" w:author="Aleta Haflett" w:date="2014-11-18T12:44:00Z">
                    <w:rPr>
                      <w:rFonts w:ascii="Gill Sans MT" w:hAnsi="Gill Sans MT" w:cs="Times New Roman"/>
                      <w:color w:val="0000FF"/>
                      <w:sz w:val="20"/>
                    </w:rPr>
                  </w:rPrChange>
                </w:rPr>
                <w:t>Induna</w:t>
              </w:r>
            </w:ins>
            <w:ins w:id="710" w:author="Heather Huntington" w:date="2014-11-17T22:36:00Z">
              <w:del w:id="711" w:author="Aleta Haflett" w:date="2014-11-18T12:43:00Z">
                <w:r w:rsidRPr="00FB5BCD" w:rsidDel="00FB5BCD">
                  <w:rPr>
                    <w:rFonts w:ascii="Gill Sans MT" w:hAnsi="Gill Sans MT" w:cs="Times New Roman"/>
                    <w:i/>
                    <w:color w:val="0000FF"/>
                    <w:sz w:val="20"/>
                    <w:rPrChange w:id="712" w:author="Aleta Haflett" w:date="2014-11-18T12:44:00Z">
                      <w:rPr>
                        <w:rFonts w:ascii="Gill Sans MT" w:hAnsi="Gill Sans MT" w:cs="Times New Roman"/>
                        <w:color w:val="0000FF"/>
                        <w:sz w:val="20"/>
                      </w:rPr>
                    </w:rPrChange>
                  </w:rPr>
                  <w:delText>Chief</w:delText>
                </w:r>
              </w:del>
            </w:ins>
          </w:p>
          <w:p w14:paraId="1E1DC79C" w14:textId="110D5286" w:rsidR="00042831" w:rsidRPr="00FB5BCD" w:rsidRDefault="00042831" w:rsidP="00FB5BCD">
            <w:pPr>
              <w:kinsoku w:val="0"/>
              <w:overflowPunct w:val="0"/>
              <w:autoSpaceDE w:val="0"/>
              <w:autoSpaceDN w:val="0"/>
              <w:adjustRightInd w:val="0"/>
              <w:contextualSpacing/>
              <w:rPr>
                <w:ins w:id="713" w:author="Aleta Haflett" w:date="2014-11-18T12:43:00Z"/>
                <w:rFonts w:ascii="Gill Sans MT" w:hAnsi="Gill Sans MT" w:cs="Times New Roman"/>
                <w:i/>
                <w:color w:val="0000FF"/>
                <w:sz w:val="20"/>
                <w:rPrChange w:id="714" w:author="Aleta Haflett" w:date="2014-11-18T12:44:00Z">
                  <w:rPr>
                    <w:ins w:id="715" w:author="Aleta Haflett" w:date="2014-11-18T12:43:00Z"/>
                    <w:rFonts w:ascii="Gill Sans MT" w:hAnsi="Gill Sans MT" w:cs="Times New Roman"/>
                    <w:color w:val="0000FF"/>
                    <w:sz w:val="20"/>
                  </w:rPr>
                </w:rPrChange>
              </w:rPr>
              <w:pPrChange w:id="716" w:author="Aleta Haflett" w:date="2014-11-18T12:44:00Z">
                <w:pPr>
                  <w:kinsoku w:val="0"/>
                  <w:overflowPunct w:val="0"/>
                  <w:autoSpaceDE w:val="0"/>
                  <w:autoSpaceDN w:val="0"/>
                  <w:adjustRightInd w:val="0"/>
                  <w:contextualSpacing/>
                  <w:jc w:val="center"/>
                </w:pPr>
              </w:pPrChange>
            </w:pPr>
            <w:ins w:id="717" w:author="Heather Huntington" w:date="2014-11-17T22:36:00Z">
              <w:r w:rsidRPr="00FB5BCD">
                <w:rPr>
                  <w:rFonts w:ascii="Gill Sans MT" w:hAnsi="Gill Sans MT" w:cs="Times New Roman"/>
                  <w:i/>
                  <w:color w:val="0000FF"/>
                  <w:sz w:val="20"/>
                  <w:rPrChange w:id="718" w:author="Aleta Haflett" w:date="2014-11-18T12:44:00Z">
                    <w:rPr>
                      <w:rFonts w:ascii="Gill Sans MT" w:hAnsi="Gill Sans MT" w:cs="Times New Roman"/>
                      <w:color w:val="0000FF"/>
                      <w:sz w:val="20"/>
                    </w:rPr>
                  </w:rPrChange>
                </w:rPr>
                <w:t>3-</w:t>
              </w:r>
            </w:ins>
            <w:ins w:id="719" w:author="Aleta Haflett" w:date="2014-11-18T12:43:00Z">
              <w:r w:rsidR="00FB5BCD" w:rsidRPr="00FB5BCD">
                <w:rPr>
                  <w:rFonts w:ascii="Gill Sans MT" w:hAnsi="Gill Sans MT" w:cs="Times New Roman"/>
                  <w:i/>
                  <w:color w:val="0000FF"/>
                  <w:sz w:val="20"/>
                  <w:rPrChange w:id="720" w:author="Aleta Haflett" w:date="2014-11-18T12:44:00Z">
                    <w:rPr>
                      <w:rFonts w:ascii="Gill Sans MT" w:hAnsi="Gill Sans MT" w:cs="Times New Roman"/>
                      <w:color w:val="0000FF"/>
                      <w:sz w:val="20"/>
                    </w:rPr>
                  </w:rPrChange>
                </w:rPr>
                <w:t>Chief</w:t>
              </w:r>
            </w:ins>
          </w:p>
          <w:p w14:paraId="55D3074D" w14:textId="5E08C847" w:rsidR="00FB5BCD" w:rsidRPr="00FB5BCD" w:rsidRDefault="00FB5BCD" w:rsidP="00FB5BCD">
            <w:pPr>
              <w:kinsoku w:val="0"/>
              <w:overflowPunct w:val="0"/>
              <w:autoSpaceDE w:val="0"/>
              <w:autoSpaceDN w:val="0"/>
              <w:adjustRightInd w:val="0"/>
              <w:contextualSpacing/>
              <w:rPr>
                <w:ins w:id="721" w:author="Aleta Haflett" w:date="2014-11-18T12:43:00Z"/>
                <w:rFonts w:ascii="Gill Sans MT" w:hAnsi="Gill Sans MT" w:cs="Times New Roman"/>
                <w:i/>
                <w:color w:val="0000FF"/>
                <w:sz w:val="20"/>
                <w:rPrChange w:id="722" w:author="Aleta Haflett" w:date="2014-11-18T12:44:00Z">
                  <w:rPr>
                    <w:ins w:id="723" w:author="Aleta Haflett" w:date="2014-11-18T12:43:00Z"/>
                    <w:rFonts w:ascii="Gill Sans MT" w:hAnsi="Gill Sans MT" w:cs="Times New Roman"/>
                    <w:color w:val="0000FF"/>
                    <w:sz w:val="20"/>
                  </w:rPr>
                </w:rPrChange>
              </w:rPr>
              <w:pPrChange w:id="724" w:author="Aleta Haflett" w:date="2014-11-18T12:44:00Z">
                <w:pPr>
                  <w:kinsoku w:val="0"/>
                  <w:overflowPunct w:val="0"/>
                  <w:autoSpaceDE w:val="0"/>
                  <w:autoSpaceDN w:val="0"/>
                  <w:adjustRightInd w:val="0"/>
                  <w:contextualSpacing/>
                  <w:jc w:val="center"/>
                </w:pPr>
              </w:pPrChange>
            </w:pPr>
            <w:ins w:id="725" w:author="Aleta Haflett" w:date="2014-11-18T12:43:00Z">
              <w:r w:rsidRPr="00FB5BCD">
                <w:rPr>
                  <w:rFonts w:ascii="Gill Sans MT" w:hAnsi="Gill Sans MT" w:cs="Times New Roman"/>
                  <w:i/>
                  <w:color w:val="0000FF"/>
                  <w:sz w:val="20"/>
                  <w:rPrChange w:id="726" w:author="Aleta Haflett" w:date="2014-11-18T12:44:00Z">
                    <w:rPr>
                      <w:rFonts w:ascii="Gill Sans MT" w:hAnsi="Gill Sans MT" w:cs="Times New Roman"/>
                      <w:color w:val="0000FF"/>
                      <w:sz w:val="20"/>
                    </w:rPr>
                  </w:rPrChange>
                </w:rPr>
                <w:t xml:space="preserve">4-Village Committee </w:t>
              </w:r>
            </w:ins>
          </w:p>
          <w:p w14:paraId="374EDE86" w14:textId="77777777" w:rsidR="00FB5BCD" w:rsidRPr="00FB5BCD" w:rsidRDefault="00FB5BCD" w:rsidP="00FB5BCD">
            <w:pPr>
              <w:kinsoku w:val="0"/>
              <w:overflowPunct w:val="0"/>
              <w:autoSpaceDE w:val="0"/>
              <w:autoSpaceDN w:val="0"/>
              <w:adjustRightInd w:val="0"/>
              <w:contextualSpacing/>
              <w:rPr>
                <w:ins w:id="727" w:author="Aleta Haflett" w:date="2014-11-18T12:43:00Z"/>
                <w:rFonts w:ascii="Gill Sans MT" w:hAnsi="Gill Sans MT" w:cs="Times New Roman"/>
                <w:i/>
                <w:color w:val="0000FF"/>
                <w:sz w:val="20"/>
                <w:rPrChange w:id="728" w:author="Aleta Haflett" w:date="2014-11-18T12:44:00Z">
                  <w:rPr>
                    <w:ins w:id="729" w:author="Aleta Haflett" w:date="2014-11-18T12:43:00Z"/>
                    <w:rFonts w:ascii="Gill Sans MT" w:hAnsi="Gill Sans MT" w:cs="Times New Roman"/>
                    <w:color w:val="0000FF"/>
                    <w:sz w:val="20"/>
                  </w:rPr>
                </w:rPrChange>
              </w:rPr>
              <w:pPrChange w:id="730" w:author="Aleta Haflett" w:date="2014-11-18T12:44:00Z">
                <w:pPr>
                  <w:kinsoku w:val="0"/>
                  <w:overflowPunct w:val="0"/>
                  <w:autoSpaceDE w:val="0"/>
                  <w:autoSpaceDN w:val="0"/>
                  <w:adjustRightInd w:val="0"/>
                  <w:contextualSpacing/>
                  <w:jc w:val="center"/>
                </w:pPr>
              </w:pPrChange>
            </w:pPr>
            <w:ins w:id="731" w:author="Aleta Haflett" w:date="2014-11-18T12:43:00Z">
              <w:r w:rsidRPr="00FB5BCD">
                <w:rPr>
                  <w:rFonts w:ascii="Gill Sans MT" w:hAnsi="Gill Sans MT" w:cs="Times New Roman"/>
                  <w:i/>
                  <w:color w:val="0000FF"/>
                  <w:sz w:val="20"/>
                  <w:rPrChange w:id="732" w:author="Aleta Haflett" w:date="2014-11-18T12:44:00Z">
                    <w:rPr>
                      <w:rFonts w:ascii="Gill Sans MT" w:hAnsi="Gill Sans MT" w:cs="Times New Roman"/>
                      <w:color w:val="0000FF"/>
                      <w:sz w:val="20"/>
                    </w:rPr>
                  </w:rPrChange>
                </w:rPr>
                <w:t>5-Elders</w:t>
              </w:r>
            </w:ins>
          </w:p>
          <w:p w14:paraId="66A7937F" w14:textId="2FEC0FDD" w:rsidR="00FB5BCD" w:rsidRPr="00FB5BCD" w:rsidRDefault="00FB5BCD" w:rsidP="00FB5BCD">
            <w:pPr>
              <w:kinsoku w:val="0"/>
              <w:overflowPunct w:val="0"/>
              <w:autoSpaceDE w:val="0"/>
              <w:autoSpaceDN w:val="0"/>
              <w:adjustRightInd w:val="0"/>
              <w:contextualSpacing/>
              <w:rPr>
                <w:ins w:id="733" w:author="Heather Huntington" w:date="2014-11-17T22:35:00Z"/>
                <w:rFonts w:ascii="Gill Sans MT" w:hAnsi="Gill Sans MT" w:cs="Times New Roman"/>
                <w:i/>
                <w:color w:val="0000FF"/>
                <w:sz w:val="20"/>
                <w:rPrChange w:id="734" w:author="Aleta Haflett" w:date="2014-11-18T12:44:00Z">
                  <w:rPr>
                    <w:ins w:id="735" w:author="Heather Huntington" w:date="2014-11-17T22:35:00Z"/>
                    <w:rFonts w:ascii="Gill Sans MT" w:hAnsi="Gill Sans MT" w:cs="Times New Roman"/>
                    <w:color w:val="0000FF"/>
                    <w:sz w:val="20"/>
                  </w:rPr>
                </w:rPrChange>
              </w:rPr>
              <w:pPrChange w:id="736" w:author="Aleta Haflett" w:date="2014-11-18T12:44:00Z">
                <w:pPr>
                  <w:kinsoku w:val="0"/>
                  <w:overflowPunct w:val="0"/>
                  <w:autoSpaceDE w:val="0"/>
                  <w:autoSpaceDN w:val="0"/>
                  <w:adjustRightInd w:val="0"/>
                  <w:contextualSpacing/>
                  <w:jc w:val="center"/>
                </w:pPr>
              </w:pPrChange>
            </w:pPr>
            <w:ins w:id="737" w:author="Aleta Haflett" w:date="2014-11-18T12:43:00Z">
              <w:r w:rsidRPr="00FB5BCD">
                <w:rPr>
                  <w:rFonts w:ascii="Gill Sans MT" w:hAnsi="Gill Sans MT" w:cs="Times New Roman"/>
                  <w:i/>
                  <w:color w:val="0000FF"/>
                  <w:sz w:val="20"/>
                  <w:rPrChange w:id="738" w:author="Aleta Haflett" w:date="2014-11-18T12:44:00Z">
                    <w:rPr>
                      <w:rFonts w:ascii="Gill Sans MT" w:hAnsi="Gill Sans MT" w:cs="Times New Roman"/>
                      <w:color w:val="0000FF"/>
                      <w:sz w:val="20"/>
                    </w:rPr>
                  </w:rPrChange>
                </w:rPr>
                <w:t>97-Other, specify</w:t>
              </w:r>
            </w:ins>
          </w:p>
          <w:commentRangeEnd w:id="689"/>
          <w:p w14:paraId="22268394" w14:textId="77777777" w:rsidR="009127AB" w:rsidRPr="00FB5BCD" w:rsidDel="00FB5BCD" w:rsidRDefault="00042831" w:rsidP="00FB5BCD">
            <w:pPr>
              <w:kinsoku w:val="0"/>
              <w:overflowPunct w:val="0"/>
              <w:autoSpaceDE w:val="0"/>
              <w:autoSpaceDN w:val="0"/>
              <w:adjustRightInd w:val="0"/>
              <w:contextualSpacing/>
              <w:rPr>
                <w:del w:id="739" w:author="Aleta Haflett" w:date="2014-11-18T12:44:00Z"/>
                <w:rFonts w:ascii="Gill Sans MT" w:hAnsi="Gill Sans MT" w:cs="Times New Roman"/>
                <w:i/>
                <w:color w:val="0000FF"/>
                <w:sz w:val="20"/>
                <w:rPrChange w:id="740" w:author="Aleta Haflett" w:date="2014-11-18T12:44:00Z">
                  <w:rPr>
                    <w:del w:id="741" w:author="Aleta Haflett" w:date="2014-11-18T12:44:00Z"/>
                    <w:rFonts w:ascii="Gill Sans MT" w:hAnsi="Gill Sans MT" w:cs="Times New Roman"/>
                    <w:color w:val="0000FF"/>
                    <w:sz w:val="20"/>
                  </w:rPr>
                </w:rPrChange>
              </w:rPr>
              <w:pPrChange w:id="742" w:author="Aleta Haflett" w:date="2014-11-18T12:44:00Z">
                <w:pPr>
                  <w:kinsoku w:val="0"/>
                  <w:overflowPunct w:val="0"/>
                  <w:autoSpaceDE w:val="0"/>
                  <w:autoSpaceDN w:val="0"/>
                  <w:adjustRightInd w:val="0"/>
                  <w:contextualSpacing/>
                  <w:jc w:val="center"/>
                </w:pPr>
              </w:pPrChange>
            </w:pPr>
            <w:ins w:id="743" w:author="Heather Huntington" w:date="2014-11-17T22:36:00Z">
              <w:r w:rsidRPr="00FB5BCD">
                <w:rPr>
                  <w:rStyle w:val="CommentReference"/>
                  <w:rFonts w:eastAsiaTheme="minorHAnsi"/>
                  <w:i/>
                  <w:rPrChange w:id="744" w:author="Aleta Haflett" w:date="2014-11-18T12:44:00Z">
                    <w:rPr>
                      <w:rStyle w:val="CommentReference"/>
                      <w:rFonts w:eastAsiaTheme="minorHAnsi"/>
                    </w:rPr>
                  </w:rPrChange>
                </w:rPr>
                <w:commentReference w:id="689"/>
              </w:r>
            </w:ins>
          </w:p>
          <w:p w14:paraId="48E52804" w14:textId="6B2C1669" w:rsidR="000C7B5A" w:rsidRPr="00BE068B" w:rsidRDefault="000C7B5A" w:rsidP="00FB5BCD">
            <w:pPr>
              <w:kinsoku w:val="0"/>
              <w:overflowPunct w:val="0"/>
              <w:autoSpaceDE w:val="0"/>
              <w:autoSpaceDN w:val="0"/>
              <w:adjustRightInd w:val="0"/>
              <w:contextualSpacing/>
              <w:rPr>
                <w:rFonts w:ascii="Gill Sans MT" w:hAnsi="Gill Sans MT" w:cs="Times New Roman"/>
                <w:sz w:val="20"/>
              </w:rPr>
              <w:pPrChange w:id="746" w:author="Aleta Haflett" w:date="2014-11-18T12:44:00Z">
                <w:pPr>
                  <w:kinsoku w:val="0"/>
                  <w:overflowPunct w:val="0"/>
                  <w:autoSpaceDE w:val="0"/>
                  <w:autoSpaceDN w:val="0"/>
                  <w:adjustRightInd w:val="0"/>
                  <w:contextualSpacing/>
                  <w:jc w:val="center"/>
                </w:pPr>
              </w:pPrChange>
            </w:pPr>
            <w:del w:id="747" w:author="Heather Huntington" w:date="2014-11-17T22:35:00Z">
              <w:r w:rsidRPr="00BE068B" w:rsidDel="009127AB">
                <w:rPr>
                  <w:rFonts w:ascii="Gill Sans MT" w:hAnsi="Gill Sans MT" w:cs="Times New Roman"/>
                  <w:color w:val="0000FF"/>
                  <w:sz w:val="20"/>
                </w:rPr>
                <w:delText xml:space="preserve">what is the name of the headperson or </w:delText>
              </w:r>
            </w:del>
            <w:commentRangeStart w:id="748"/>
            <w:del w:id="749" w:author="Aleta Haflett" w:date="2014-11-18T12:44:00Z">
              <w:r w:rsidRPr="00BE068B" w:rsidDel="00FB5BCD">
                <w:rPr>
                  <w:rFonts w:ascii="Gill Sans MT" w:hAnsi="Gill Sans MT" w:cs="Times New Roman"/>
                  <w:color w:val="0000FF"/>
                  <w:sz w:val="20"/>
                </w:rPr>
                <w:delText>chief</w:delText>
              </w:r>
              <w:commentRangeEnd w:id="748"/>
              <w:r w:rsidR="00DE5332" w:rsidDel="00FB5BCD">
                <w:rPr>
                  <w:rStyle w:val="CommentReference"/>
                  <w:rFonts w:eastAsiaTheme="minorHAnsi"/>
                </w:rPr>
                <w:commentReference w:id="748"/>
              </w:r>
              <w:r w:rsidRPr="00BE068B" w:rsidDel="00FB5BCD">
                <w:rPr>
                  <w:rFonts w:ascii="Gill Sans MT" w:hAnsi="Gill Sans MT" w:cs="Times New Roman"/>
                  <w:color w:val="0000FF"/>
                  <w:sz w:val="20"/>
                </w:rPr>
                <w:delText>?</w:delText>
              </w:r>
              <w:r w:rsidRPr="00BE068B" w:rsidDel="00FB5BCD">
                <w:rPr>
                  <w:rFonts w:ascii="Gill Sans MT" w:hAnsi="Gill Sans MT" w:cs="Times New Roman"/>
                  <w:sz w:val="20"/>
                </w:rPr>
                <w:delText xml:space="preserve"> </w:delText>
              </w:r>
            </w:del>
          </w:p>
        </w:tc>
        <w:tc>
          <w:tcPr>
            <w:tcW w:w="1717" w:type="dxa"/>
            <w:vMerge w:val="restart"/>
          </w:tcPr>
          <w:p w14:paraId="38BC0A58" w14:textId="2483EDAB" w:rsidR="000C7B5A" w:rsidRPr="00BE068B" w:rsidRDefault="000C7B5A" w:rsidP="00FB5BCD">
            <w:pPr>
              <w:kinsoku w:val="0"/>
              <w:overflowPunct w:val="0"/>
              <w:autoSpaceDE w:val="0"/>
              <w:autoSpaceDN w:val="0"/>
              <w:adjustRightInd w:val="0"/>
              <w:contextualSpacing/>
              <w:rPr>
                <w:rFonts w:ascii="Gill Sans MT" w:hAnsi="Gill Sans MT" w:cs="Times New Roman"/>
                <w:color w:val="0000FF"/>
                <w:sz w:val="20"/>
              </w:rPr>
            </w:pPr>
            <w:r w:rsidRPr="00BE068B">
              <w:rPr>
                <w:rFonts w:ascii="Gill Sans MT" w:hAnsi="Gill Sans MT" w:cs="Times New Roman"/>
                <w:color w:val="0000FF"/>
                <w:sz w:val="20"/>
              </w:rPr>
              <w:t xml:space="preserve"> If not inherited, how much did you pay to acquire this land? </w:t>
            </w:r>
          </w:p>
        </w:tc>
      </w:tr>
      <w:tr w:rsidR="000C7B5A" w:rsidRPr="00BE068B" w14:paraId="19CB6BC7" w14:textId="77777777" w:rsidTr="00FB5BCD">
        <w:tblPrEx>
          <w:tblW w:w="7609" w:type="dxa"/>
          <w:jc w:val="center"/>
          <w:tblCellMar>
            <w:left w:w="29" w:type="dxa"/>
            <w:right w:w="29" w:type="dxa"/>
          </w:tblCellMar>
          <w:tblPrExChange w:id="750" w:author="Aleta Haflett" w:date="2014-11-18T12:44:00Z">
            <w:tblPrEx>
              <w:tblW w:w="7609" w:type="dxa"/>
              <w:jc w:val="center"/>
              <w:tblCellMar>
                <w:left w:w="29" w:type="dxa"/>
                <w:right w:w="29" w:type="dxa"/>
              </w:tblCellMar>
            </w:tblPrEx>
          </w:tblPrExChange>
        </w:tblPrEx>
        <w:trPr>
          <w:trHeight w:val="1952"/>
          <w:jc w:val="center"/>
          <w:trPrChange w:id="751" w:author="Aleta Haflett" w:date="2014-11-18T12:44:00Z">
            <w:trPr>
              <w:trHeight w:val="232"/>
              <w:jc w:val="center"/>
            </w:trPr>
          </w:trPrChange>
        </w:trPr>
        <w:tc>
          <w:tcPr>
            <w:tcW w:w="696" w:type="dxa"/>
            <w:vMerge/>
            <w:tcPrChange w:id="752" w:author="Aleta Haflett" w:date="2014-11-18T12:44:00Z">
              <w:tcPr>
                <w:tcW w:w="696" w:type="dxa"/>
                <w:vMerge/>
              </w:tcPr>
            </w:tcPrChange>
          </w:tcPr>
          <w:p w14:paraId="3910A979" w14:textId="45D26E71" w:rsidR="000C7B5A" w:rsidRPr="00BE068B" w:rsidRDefault="000C7B5A" w:rsidP="00F7697D">
            <w:pPr>
              <w:contextualSpacing/>
              <w:jc w:val="center"/>
              <w:rPr>
                <w:rFonts w:ascii="Gill Sans MT" w:hAnsi="Gill Sans MT"/>
                <w:sz w:val="20"/>
              </w:rPr>
            </w:pPr>
          </w:p>
        </w:tc>
        <w:tc>
          <w:tcPr>
            <w:tcW w:w="2057" w:type="dxa"/>
            <w:vMerge/>
            <w:tcPrChange w:id="753" w:author="Aleta Haflett" w:date="2014-11-18T12:44:00Z">
              <w:tcPr>
                <w:tcW w:w="2057" w:type="dxa"/>
                <w:vMerge/>
              </w:tcPr>
            </w:tcPrChange>
          </w:tcPr>
          <w:p w14:paraId="4F42540F" w14:textId="77777777" w:rsidR="000C7B5A" w:rsidRPr="00BE068B" w:rsidRDefault="000C7B5A" w:rsidP="00F7697D">
            <w:pPr>
              <w:kinsoku w:val="0"/>
              <w:overflowPunct w:val="0"/>
              <w:autoSpaceDE w:val="0"/>
              <w:autoSpaceDN w:val="0"/>
              <w:adjustRightInd w:val="0"/>
              <w:contextualSpacing/>
              <w:jc w:val="center"/>
              <w:rPr>
                <w:rFonts w:ascii="Gill Sans MT" w:hAnsi="Gill Sans MT" w:cs="Times New Roman"/>
                <w:sz w:val="20"/>
              </w:rPr>
            </w:pPr>
          </w:p>
        </w:tc>
        <w:tc>
          <w:tcPr>
            <w:tcW w:w="1425" w:type="dxa"/>
            <w:vMerge/>
            <w:tcPrChange w:id="754" w:author="Aleta Haflett" w:date="2014-11-18T12:44:00Z">
              <w:tcPr>
                <w:tcW w:w="1425" w:type="dxa"/>
                <w:vMerge/>
              </w:tcPr>
            </w:tcPrChange>
          </w:tcPr>
          <w:p w14:paraId="3E9F99C4" w14:textId="77777777" w:rsidR="000C7B5A" w:rsidRPr="00BE068B" w:rsidRDefault="000C7B5A" w:rsidP="00F7697D">
            <w:pPr>
              <w:kinsoku w:val="0"/>
              <w:overflowPunct w:val="0"/>
              <w:autoSpaceDE w:val="0"/>
              <w:autoSpaceDN w:val="0"/>
              <w:adjustRightInd w:val="0"/>
              <w:contextualSpacing/>
              <w:jc w:val="center"/>
              <w:rPr>
                <w:rFonts w:ascii="Gill Sans MT" w:hAnsi="Gill Sans MT" w:cs="Times New Roman"/>
                <w:b/>
                <w:sz w:val="20"/>
              </w:rPr>
            </w:pPr>
          </w:p>
        </w:tc>
        <w:tc>
          <w:tcPr>
            <w:tcW w:w="1714" w:type="dxa"/>
            <w:vMerge/>
            <w:tcPrChange w:id="755" w:author="Aleta Haflett" w:date="2014-11-18T12:44:00Z">
              <w:tcPr>
                <w:tcW w:w="1714" w:type="dxa"/>
                <w:vMerge/>
              </w:tcPr>
            </w:tcPrChange>
          </w:tcPr>
          <w:p w14:paraId="0BDAD7A3" w14:textId="77777777" w:rsidR="000C7B5A" w:rsidRPr="00BE068B" w:rsidRDefault="000C7B5A" w:rsidP="00F7697D">
            <w:pPr>
              <w:kinsoku w:val="0"/>
              <w:overflowPunct w:val="0"/>
              <w:autoSpaceDE w:val="0"/>
              <w:autoSpaceDN w:val="0"/>
              <w:adjustRightInd w:val="0"/>
              <w:contextualSpacing/>
              <w:jc w:val="center"/>
              <w:rPr>
                <w:rFonts w:ascii="Gill Sans MT" w:hAnsi="Gill Sans MT" w:cs="Times New Roman"/>
                <w:b/>
                <w:sz w:val="20"/>
              </w:rPr>
            </w:pPr>
          </w:p>
        </w:tc>
        <w:tc>
          <w:tcPr>
            <w:tcW w:w="1717" w:type="dxa"/>
            <w:vMerge/>
            <w:tcPrChange w:id="756" w:author="Aleta Haflett" w:date="2014-11-18T12:44:00Z">
              <w:tcPr>
                <w:tcW w:w="1717" w:type="dxa"/>
                <w:vMerge/>
              </w:tcPr>
            </w:tcPrChange>
          </w:tcPr>
          <w:p w14:paraId="658F3D1D" w14:textId="77777777" w:rsidR="000C7B5A" w:rsidRPr="00BE068B" w:rsidRDefault="000C7B5A" w:rsidP="00F7697D">
            <w:pPr>
              <w:kinsoku w:val="0"/>
              <w:overflowPunct w:val="0"/>
              <w:autoSpaceDE w:val="0"/>
              <w:autoSpaceDN w:val="0"/>
              <w:adjustRightInd w:val="0"/>
              <w:contextualSpacing/>
              <w:jc w:val="center"/>
              <w:rPr>
                <w:rFonts w:ascii="Gill Sans MT" w:hAnsi="Gill Sans MT" w:cs="Times New Roman"/>
                <w:b/>
                <w:sz w:val="20"/>
              </w:rPr>
            </w:pPr>
          </w:p>
        </w:tc>
      </w:tr>
      <w:tr w:rsidR="000C7B5A" w:rsidRPr="00BE068B" w14:paraId="7A5C6B19" w14:textId="77777777" w:rsidTr="000C7B5A">
        <w:trPr>
          <w:trHeight w:val="20"/>
          <w:jc w:val="center"/>
        </w:trPr>
        <w:tc>
          <w:tcPr>
            <w:tcW w:w="696" w:type="dxa"/>
          </w:tcPr>
          <w:p w14:paraId="2BF28178" w14:textId="77777777" w:rsidR="000C7B5A" w:rsidRPr="00BE068B" w:rsidRDefault="000C7B5A" w:rsidP="00F7697D">
            <w:pPr>
              <w:kinsoku w:val="0"/>
              <w:overflowPunct w:val="0"/>
              <w:autoSpaceDE w:val="0"/>
              <w:autoSpaceDN w:val="0"/>
              <w:adjustRightInd w:val="0"/>
              <w:contextualSpacing/>
              <w:jc w:val="center"/>
              <w:rPr>
                <w:rFonts w:ascii="Gill Sans MT" w:hAnsi="Gill Sans MT" w:cs="Times New Roman"/>
                <w:b/>
                <w:bCs/>
                <w:spacing w:val="1"/>
                <w:w w:val="105"/>
                <w:sz w:val="18"/>
                <w:szCs w:val="18"/>
              </w:rPr>
            </w:pPr>
            <w:r w:rsidRPr="00BE068B">
              <w:rPr>
                <w:rFonts w:ascii="Gill Sans MT" w:hAnsi="Gill Sans MT" w:cs="Times New Roman"/>
                <w:b/>
                <w:bCs/>
                <w:spacing w:val="1"/>
                <w:w w:val="105"/>
                <w:sz w:val="18"/>
                <w:szCs w:val="18"/>
              </w:rPr>
              <w:t>FIELD</w:t>
            </w:r>
          </w:p>
        </w:tc>
        <w:tc>
          <w:tcPr>
            <w:tcW w:w="2057" w:type="dxa"/>
          </w:tcPr>
          <w:p w14:paraId="115D99B6" w14:textId="4609CB16" w:rsidR="000C7B5A" w:rsidRPr="00BE068B" w:rsidRDefault="000C7B5A" w:rsidP="00F7697D">
            <w:pPr>
              <w:kinsoku w:val="0"/>
              <w:overflowPunct w:val="0"/>
              <w:autoSpaceDE w:val="0"/>
              <w:autoSpaceDN w:val="0"/>
              <w:adjustRightInd w:val="0"/>
              <w:ind w:right="8"/>
              <w:contextualSpacing/>
              <w:jc w:val="center"/>
              <w:rPr>
                <w:rFonts w:ascii="Gill Sans MT" w:hAnsi="Gill Sans MT" w:cs="Times New Roman"/>
                <w:b/>
                <w:bCs/>
                <w:spacing w:val="1"/>
                <w:w w:val="105"/>
                <w:sz w:val="18"/>
                <w:szCs w:val="18"/>
              </w:rPr>
            </w:pPr>
            <w:proofErr w:type="spellStart"/>
            <w:proofErr w:type="gramStart"/>
            <w:r w:rsidRPr="00BE068B">
              <w:rPr>
                <w:rFonts w:ascii="Gill Sans MT" w:hAnsi="Gill Sans MT" w:cs="Times New Roman"/>
                <w:b/>
                <w:bCs/>
                <w:spacing w:val="1"/>
                <w:w w:val="105"/>
                <w:sz w:val="18"/>
                <w:szCs w:val="18"/>
              </w:rPr>
              <w:t>year</w:t>
            </w:r>
            <w:proofErr w:type="gramEnd"/>
            <w:r w:rsidRPr="00BE068B">
              <w:rPr>
                <w:rFonts w:ascii="Gill Sans MT" w:hAnsi="Gill Sans MT" w:cs="Times New Roman"/>
                <w:b/>
                <w:bCs/>
                <w:spacing w:val="1"/>
                <w:w w:val="105"/>
                <w:sz w:val="18"/>
                <w:szCs w:val="18"/>
              </w:rPr>
              <w:t>_acquire</w:t>
            </w:r>
            <w:proofErr w:type="spellEnd"/>
          </w:p>
        </w:tc>
        <w:tc>
          <w:tcPr>
            <w:tcW w:w="1425" w:type="dxa"/>
          </w:tcPr>
          <w:p w14:paraId="4EDE88AC" w14:textId="64A93DB0" w:rsidR="000C7B5A" w:rsidRPr="00BE068B" w:rsidRDefault="000C7B5A" w:rsidP="00F7697D">
            <w:pPr>
              <w:kinsoku w:val="0"/>
              <w:overflowPunct w:val="0"/>
              <w:autoSpaceDE w:val="0"/>
              <w:autoSpaceDN w:val="0"/>
              <w:adjustRightInd w:val="0"/>
              <w:ind w:right="8"/>
              <w:contextualSpacing/>
              <w:jc w:val="center"/>
              <w:rPr>
                <w:rFonts w:ascii="Gill Sans MT" w:hAnsi="Gill Sans MT" w:cs="Times New Roman"/>
                <w:b/>
                <w:bCs/>
                <w:spacing w:val="1"/>
                <w:w w:val="105"/>
                <w:sz w:val="18"/>
                <w:szCs w:val="18"/>
              </w:rPr>
            </w:pPr>
          </w:p>
        </w:tc>
        <w:tc>
          <w:tcPr>
            <w:tcW w:w="1714" w:type="dxa"/>
          </w:tcPr>
          <w:p w14:paraId="4A2E191B" w14:textId="640666F9" w:rsidR="000C7B5A" w:rsidRPr="00BE068B" w:rsidRDefault="000C7B5A" w:rsidP="00F7697D">
            <w:pPr>
              <w:kinsoku w:val="0"/>
              <w:overflowPunct w:val="0"/>
              <w:autoSpaceDE w:val="0"/>
              <w:autoSpaceDN w:val="0"/>
              <w:adjustRightInd w:val="0"/>
              <w:ind w:right="8"/>
              <w:contextualSpacing/>
              <w:jc w:val="center"/>
              <w:rPr>
                <w:rFonts w:ascii="Gill Sans MT" w:hAnsi="Gill Sans MT" w:cs="Times New Roman"/>
                <w:b/>
                <w:bCs/>
                <w:spacing w:val="1"/>
                <w:w w:val="105"/>
                <w:sz w:val="18"/>
                <w:szCs w:val="18"/>
              </w:rPr>
            </w:pPr>
          </w:p>
        </w:tc>
        <w:tc>
          <w:tcPr>
            <w:tcW w:w="1717" w:type="dxa"/>
          </w:tcPr>
          <w:p w14:paraId="65860CDA" w14:textId="3333C481" w:rsidR="000C7B5A" w:rsidRPr="00BE068B" w:rsidRDefault="000C7B5A" w:rsidP="00F7697D">
            <w:pPr>
              <w:kinsoku w:val="0"/>
              <w:overflowPunct w:val="0"/>
              <w:autoSpaceDE w:val="0"/>
              <w:autoSpaceDN w:val="0"/>
              <w:adjustRightInd w:val="0"/>
              <w:ind w:right="8"/>
              <w:contextualSpacing/>
              <w:jc w:val="center"/>
              <w:rPr>
                <w:rFonts w:ascii="Gill Sans MT" w:hAnsi="Gill Sans MT" w:cs="Times New Roman"/>
                <w:b/>
                <w:bCs/>
                <w:spacing w:val="1"/>
                <w:w w:val="105"/>
                <w:sz w:val="18"/>
                <w:szCs w:val="18"/>
              </w:rPr>
            </w:pPr>
          </w:p>
        </w:tc>
      </w:tr>
      <w:tr w:rsidR="000C7B5A" w:rsidRPr="00BE068B" w14:paraId="4E508DB2" w14:textId="77777777" w:rsidTr="000C7B5A">
        <w:trPr>
          <w:trHeight w:val="20"/>
          <w:jc w:val="center"/>
        </w:trPr>
        <w:tc>
          <w:tcPr>
            <w:tcW w:w="696" w:type="dxa"/>
          </w:tcPr>
          <w:p w14:paraId="468587CE" w14:textId="77777777" w:rsidR="000C7B5A" w:rsidRPr="00BE068B" w:rsidRDefault="000C7B5A" w:rsidP="00F7697D">
            <w:pPr>
              <w:contextualSpacing/>
              <w:jc w:val="center"/>
              <w:rPr>
                <w:rFonts w:ascii="Gill Sans MT" w:hAnsi="Gill Sans MT"/>
                <w:sz w:val="20"/>
              </w:rPr>
            </w:pPr>
            <w:r w:rsidRPr="00BE068B">
              <w:rPr>
                <w:rFonts w:ascii="Gill Sans MT" w:hAnsi="Gill Sans MT"/>
                <w:sz w:val="20"/>
              </w:rPr>
              <w:t>1</w:t>
            </w:r>
          </w:p>
        </w:tc>
        <w:tc>
          <w:tcPr>
            <w:tcW w:w="2057" w:type="dxa"/>
          </w:tcPr>
          <w:p w14:paraId="0BB7CF11" w14:textId="77777777" w:rsidR="000C7B5A" w:rsidRPr="00BE068B" w:rsidRDefault="000C7B5A" w:rsidP="00F7697D">
            <w:pPr>
              <w:contextualSpacing/>
              <w:jc w:val="center"/>
              <w:rPr>
                <w:rFonts w:ascii="Gill Sans MT" w:hAnsi="Gill Sans MT"/>
              </w:rPr>
            </w:pPr>
          </w:p>
        </w:tc>
        <w:tc>
          <w:tcPr>
            <w:tcW w:w="1425" w:type="dxa"/>
          </w:tcPr>
          <w:p w14:paraId="258F81DD" w14:textId="77777777" w:rsidR="000C7B5A" w:rsidRPr="00BE068B" w:rsidRDefault="000C7B5A" w:rsidP="00F7697D">
            <w:pPr>
              <w:contextualSpacing/>
              <w:jc w:val="center"/>
              <w:rPr>
                <w:rFonts w:ascii="Gill Sans MT" w:hAnsi="Gill Sans MT"/>
              </w:rPr>
            </w:pPr>
          </w:p>
        </w:tc>
        <w:tc>
          <w:tcPr>
            <w:tcW w:w="1714" w:type="dxa"/>
          </w:tcPr>
          <w:p w14:paraId="0D75C817" w14:textId="77777777" w:rsidR="000C7B5A" w:rsidRPr="00BE068B" w:rsidRDefault="000C7B5A" w:rsidP="00F7697D">
            <w:pPr>
              <w:contextualSpacing/>
              <w:jc w:val="center"/>
              <w:rPr>
                <w:rFonts w:ascii="Gill Sans MT" w:hAnsi="Gill Sans MT"/>
              </w:rPr>
            </w:pPr>
          </w:p>
        </w:tc>
        <w:tc>
          <w:tcPr>
            <w:tcW w:w="1717" w:type="dxa"/>
          </w:tcPr>
          <w:p w14:paraId="7A89D4CC" w14:textId="77777777" w:rsidR="000C7B5A" w:rsidRPr="00BE068B" w:rsidRDefault="000C7B5A" w:rsidP="00F7697D">
            <w:pPr>
              <w:contextualSpacing/>
              <w:jc w:val="center"/>
              <w:rPr>
                <w:rFonts w:ascii="Gill Sans MT" w:hAnsi="Gill Sans MT"/>
              </w:rPr>
            </w:pPr>
          </w:p>
        </w:tc>
      </w:tr>
      <w:tr w:rsidR="000C7B5A" w:rsidRPr="00BE068B" w14:paraId="13AAB7E2" w14:textId="77777777" w:rsidTr="000C7B5A">
        <w:trPr>
          <w:trHeight w:val="20"/>
          <w:jc w:val="center"/>
        </w:trPr>
        <w:tc>
          <w:tcPr>
            <w:tcW w:w="696" w:type="dxa"/>
          </w:tcPr>
          <w:p w14:paraId="0358D7C9" w14:textId="77777777" w:rsidR="000C7B5A" w:rsidRPr="00BE068B" w:rsidRDefault="000C7B5A" w:rsidP="00F7697D">
            <w:pPr>
              <w:contextualSpacing/>
              <w:jc w:val="center"/>
              <w:rPr>
                <w:rFonts w:ascii="Gill Sans MT" w:hAnsi="Gill Sans MT"/>
                <w:sz w:val="20"/>
              </w:rPr>
            </w:pPr>
            <w:r w:rsidRPr="00BE068B">
              <w:rPr>
                <w:rFonts w:ascii="Gill Sans MT" w:hAnsi="Gill Sans MT"/>
                <w:sz w:val="20"/>
              </w:rPr>
              <w:t>2</w:t>
            </w:r>
          </w:p>
        </w:tc>
        <w:tc>
          <w:tcPr>
            <w:tcW w:w="2057" w:type="dxa"/>
          </w:tcPr>
          <w:p w14:paraId="025ADFA3" w14:textId="77777777" w:rsidR="000C7B5A" w:rsidRPr="00BE068B" w:rsidRDefault="000C7B5A" w:rsidP="00F7697D">
            <w:pPr>
              <w:contextualSpacing/>
              <w:jc w:val="center"/>
              <w:rPr>
                <w:rFonts w:ascii="Gill Sans MT" w:hAnsi="Gill Sans MT"/>
              </w:rPr>
            </w:pPr>
          </w:p>
        </w:tc>
        <w:tc>
          <w:tcPr>
            <w:tcW w:w="1425" w:type="dxa"/>
          </w:tcPr>
          <w:p w14:paraId="73422ABB" w14:textId="77777777" w:rsidR="000C7B5A" w:rsidRPr="00BE068B" w:rsidRDefault="000C7B5A" w:rsidP="00F7697D">
            <w:pPr>
              <w:contextualSpacing/>
              <w:jc w:val="center"/>
              <w:rPr>
                <w:rFonts w:ascii="Gill Sans MT" w:hAnsi="Gill Sans MT"/>
              </w:rPr>
            </w:pPr>
          </w:p>
        </w:tc>
        <w:tc>
          <w:tcPr>
            <w:tcW w:w="1714" w:type="dxa"/>
          </w:tcPr>
          <w:p w14:paraId="4C6E42D1" w14:textId="77777777" w:rsidR="000C7B5A" w:rsidRPr="00BE068B" w:rsidRDefault="000C7B5A" w:rsidP="00F7697D">
            <w:pPr>
              <w:contextualSpacing/>
              <w:jc w:val="center"/>
              <w:rPr>
                <w:rFonts w:ascii="Gill Sans MT" w:hAnsi="Gill Sans MT"/>
              </w:rPr>
            </w:pPr>
          </w:p>
        </w:tc>
        <w:tc>
          <w:tcPr>
            <w:tcW w:w="1717" w:type="dxa"/>
          </w:tcPr>
          <w:p w14:paraId="3D0638A6" w14:textId="77777777" w:rsidR="000C7B5A" w:rsidRPr="00BE068B" w:rsidRDefault="000C7B5A" w:rsidP="00F7697D">
            <w:pPr>
              <w:contextualSpacing/>
              <w:jc w:val="center"/>
              <w:rPr>
                <w:rFonts w:ascii="Gill Sans MT" w:hAnsi="Gill Sans MT"/>
              </w:rPr>
            </w:pPr>
          </w:p>
        </w:tc>
      </w:tr>
      <w:tr w:rsidR="000C7B5A" w:rsidRPr="00BE068B" w14:paraId="0FBEA0C0" w14:textId="77777777" w:rsidTr="000C7B5A">
        <w:trPr>
          <w:trHeight w:val="20"/>
          <w:jc w:val="center"/>
        </w:trPr>
        <w:tc>
          <w:tcPr>
            <w:tcW w:w="696" w:type="dxa"/>
          </w:tcPr>
          <w:p w14:paraId="175D1F76" w14:textId="77777777" w:rsidR="000C7B5A" w:rsidRPr="00BE068B" w:rsidRDefault="000C7B5A" w:rsidP="00F7697D">
            <w:pPr>
              <w:contextualSpacing/>
              <w:jc w:val="center"/>
              <w:rPr>
                <w:rFonts w:ascii="Gill Sans MT" w:hAnsi="Gill Sans MT"/>
                <w:sz w:val="20"/>
              </w:rPr>
            </w:pPr>
            <w:r w:rsidRPr="00BE068B">
              <w:rPr>
                <w:rFonts w:ascii="Gill Sans MT" w:hAnsi="Gill Sans MT"/>
                <w:sz w:val="20"/>
              </w:rPr>
              <w:t>3</w:t>
            </w:r>
          </w:p>
        </w:tc>
        <w:tc>
          <w:tcPr>
            <w:tcW w:w="2057" w:type="dxa"/>
          </w:tcPr>
          <w:p w14:paraId="6A8CBAD8" w14:textId="77777777" w:rsidR="000C7B5A" w:rsidRPr="00BE068B" w:rsidRDefault="000C7B5A" w:rsidP="00F7697D">
            <w:pPr>
              <w:contextualSpacing/>
              <w:jc w:val="center"/>
              <w:rPr>
                <w:rFonts w:ascii="Gill Sans MT" w:hAnsi="Gill Sans MT"/>
              </w:rPr>
            </w:pPr>
          </w:p>
        </w:tc>
        <w:tc>
          <w:tcPr>
            <w:tcW w:w="1425" w:type="dxa"/>
          </w:tcPr>
          <w:p w14:paraId="33E8ED86" w14:textId="77777777" w:rsidR="000C7B5A" w:rsidRPr="00BE068B" w:rsidRDefault="000C7B5A" w:rsidP="00F7697D">
            <w:pPr>
              <w:contextualSpacing/>
              <w:jc w:val="center"/>
              <w:rPr>
                <w:rFonts w:ascii="Gill Sans MT" w:hAnsi="Gill Sans MT"/>
              </w:rPr>
            </w:pPr>
          </w:p>
        </w:tc>
        <w:tc>
          <w:tcPr>
            <w:tcW w:w="1714" w:type="dxa"/>
          </w:tcPr>
          <w:p w14:paraId="09ED0D97" w14:textId="77777777" w:rsidR="000C7B5A" w:rsidRPr="00BE068B" w:rsidRDefault="000C7B5A" w:rsidP="00F7697D">
            <w:pPr>
              <w:contextualSpacing/>
              <w:jc w:val="center"/>
              <w:rPr>
                <w:rFonts w:ascii="Gill Sans MT" w:hAnsi="Gill Sans MT"/>
              </w:rPr>
            </w:pPr>
          </w:p>
        </w:tc>
        <w:tc>
          <w:tcPr>
            <w:tcW w:w="1717" w:type="dxa"/>
          </w:tcPr>
          <w:p w14:paraId="662F2083" w14:textId="77777777" w:rsidR="000C7B5A" w:rsidRPr="00BE068B" w:rsidRDefault="000C7B5A" w:rsidP="00F7697D">
            <w:pPr>
              <w:contextualSpacing/>
              <w:jc w:val="center"/>
              <w:rPr>
                <w:rFonts w:ascii="Gill Sans MT" w:hAnsi="Gill Sans MT"/>
              </w:rPr>
            </w:pPr>
          </w:p>
        </w:tc>
      </w:tr>
      <w:tr w:rsidR="000C7B5A" w:rsidRPr="00BE068B" w14:paraId="5254F0B8" w14:textId="77777777" w:rsidTr="000C7B5A">
        <w:trPr>
          <w:trHeight w:val="20"/>
          <w:jc w:val="center"/>
        </w:trPr>
        <w:tc>
          <w:tcPr>
            <w:tcW w:w="696" w:type="dxa"/>
          </w:tcPr>
          <w:p w14:paraId="1F298D17" w14:textId="77777777" w:rsidR="000C7B5A" w:rsidRPr="00BE068B" w:rsidRDefault="000C7B5A" w:rsidP="00F7697D">
            <w:pPr>
              <w:contextualSpacing/>
              <w:jc w:val="center"/>
              <w:rPr>
                <w:rFonts w:ascii="Gill Sans MT" w:hAnsi="Gill Sans MT"/>
                <w:sz w:val="20"/>
              </w:rPr>
            </w:pPr>
            <w:r w:rsidRPr="00BE068B">
              <w:rPr>
                <w:rFonts w:ascii="Gill Sans MT" w:hAnsi="Gill Sans MT"/>
                <w:sz w:val="20"/>
              </w:rPr>
              <w:t>4</w:t>
            </w:r>
          </w:p>
        </w:tc>
        <w:tc>
          <w:tcPr>
            <w:tcW w:w="2057" w:type="dxa"/>
          </w:tcPr>
          <w:p w14:paraId="18166CB2" w14:textId="77777777" w:rsidR="000C7B5A" w:rsidRPr="00BE068B" w:rsidRDefault="000C7B5A" w:rsidP="00F7697D">
            <w:pPr>
              <w:contextualSpacing/>
              <w:jc w:val="center"/>
              <w:rPr>
                <w:rFonts w:ascii="Gill Sans MT" w:hAnsi="Gill Sans MT"/>
              </w:rPr>
            </w:pPr>
          </w:p>
        </w:tc>
        <w:tc>
          <w:tcPr>
            <w:tcW w:w="1425" w:type="dxa"/>
          </w:tcPr>
          <w:p w14:paraId="2F54AB20" w14:textId="77777777" w:rsidR="000C7B5A" w:rsidRPr="00BE068B" w:rsidRDefault="000C7B5A" w:rsidP="00F7697D">
            <w:pPr>
              <w:contextualSpacing/>
              <w:jc w:val="center"/>
              <w:rPr>
                <w:rFonts w:ascii="Gill Sans MT" w:hAnsi="Gill Sans MT"/>
              </w:rPr>
            </w:pPr>
          </w:p>
        </w:tc>
        <w:tc>
          <w:tcPr>
            <w:tcW w:w="1714" w:type="dxa"/>
          </w:tcPr>
          <w:p w14:paraId="5E35C8E2" w14:textId="77777777" w:rsidR="000C7B5A" w:rsidRPr="00BE068B" w:rsidRDefault="000C7B5A" w:rsidP="00F7697D">
            <w:pPr>
              <w:contextualSpacing/>
              <w:jc w:val="center"/>
              <w:rPr>
                <w:rFonts w:ascii="Gill Sans MT" w:hAnsi="Gill Sans MT"/>
              </w:rPr>
            </w:pPr>
          </w:p>
        </w:tc>
        <w:tc>
          <w:tcPr>
            <w:tcW w:w="1717" w:type="dxa"/>
          </w:tcPr>
          <w:p w14:paraId="50687345" w14:textId="77777777" w:rsidR="000C7B5A" w:rsidRPr="00BE068B" w:rsidRDefault="000C7B5A" w:rsidP="00F7697D">
            <w:pPr>
              <w:contextualSpacing/>
              <w:jc w:val="center"/>
              <w:rPr>
                <w:rFonts w:ascii="Gill Sans MT" w:hAnsi="Gill Sans MT"/>
              </w:rPr>
            </w:pPr>
          </w:p>
        </w:tc>
      </w:tr>
      <w:tr w:rsidR="000C7B5A" w:rsidRPr="00BE068B" w14:paraId="2A51B710" w14:textId="77777777" w:rsidTr="000C7B5A">
        <w:trPr>
          <w:trHeight w:val="20"/>
          <w:jc w:val="center"/>
        </w:trPr>
        <w:tc>
          <w:tcPr>
            <w:tcW w:w="696" w:type="dxa"/>
          </w:tcPr>
          <w:p w14:paraId="1FA3B26A" w14:textId="77777777" w:rsidR="000C7B5A" w:rsidRPr="00BE068B" w:rsidRDefault="000C7B5A" w:rsidP="00F7697D">
            <w:pPr>
              <w:contextualSpacing/>
              <w:jc w:val="center"/>
              <w:rPr>
                <w:rFonts w:ascii="Gill Sans MT" w:hAnsi="Gill Sans MT"/>
                <w:sz w:val="20"/>
              </w:rPr>
            </w:pPr>
            <w:r w:rsidRPr="00BE068B">
              <w:rPr>
                <w:rFonts w:ascii="Gill Sans MT" w:hAnsi="Gill Sans MT"/>
                <w:sz w:val="20"/>
              </w:rPr>
              <w:t>5</w:t>
            </w:r>
          </w:p>
        </w:tc>
        <w:tc>
          <w:tcPr>
            <w:tcW w:w="2057" w:type="dxa"/>
          </w:tcPr>
          <w:p w14:paraId="66005D34" w14:textId="77777777" w:rsidR="000C7B5A" w:rsidRPr="00BE068B" w:rsidRDefault="000C7B5A" w:rsidP="00F7697D">
            <w:pPr>
              <w:contextualSpacing/>
              <w:jc w:val="center"/>
              <w:rPr>
                <w:rFonts w:ascii="Gill Sans MT" w:hAnsi="Gill Sans MT"/>
              </w:rPr>
            </w:pPr>
          </w:p>
        </w:tc>
        <w:tc>
          <w:tcPr>
            <w:tcW w:w="1425" w:type="dxa"/>
          </w:tcPr>
          <w:p w14:paraId="370485C8" w14:textId="77777777" w:rsidR="000C7B5A" w:rsidRPr="00BE068B" w:rsidRDefault="000C7B5A" w:rsidP="00F7697D">
            <w:pPr>
              <w:contextualSpacing/>
              <w:jc w:val="center"/>
              <w:rPr>
                <w:rFonts w:ascii="Gill Sans MT" w:hAnsi="Gill Sans MT"/>
              </w:rPr>
            </w:pPr>
          </w:p>
        </w:tc>
        <w:tc>
          <w:tcPr>
            <w:tcW w:w="1714" w:type="dxa"/>
          </w:tcPr>
          <w:p w14:paraId="438D2718" w14:textId="77777777" w:rsidR="000C7B5A" w:rsidRPr="00BE068B" w:rsidRDefault="000C7B5A" w:rsidP="00F7697D">
            <w:pPr>
              <w:contextualSpacing/>
              <w:jc w:val="center"/>
              <w:rPr>
                <w:rFonts w:ascii="Gill Sans MT" w:hAnsi="Gill Sans MT"/>
              </w:rPr>
            </w:pPr>
          </w:p>
        </w:tc>
        <w:tc>
          <w:tcPr>
            <w:tcW w:w="1717" w:type="dxa"/>
          </w:tcPr>
          <w:p w14:paraId="19218A9B" w14:textId="77777777" w:rsidR="000C7B5A" w:rsidRPr="00BE068B" w:rsidRDefault="000C7B5A" w:rsidP="00F7697D">
            <w:pPr>
              <w:contextualSpacing/>
              <w:jc w:val="center"/>
              <w:rPr>
                <w:rFonts w:ascii="Gill Sans MT" w:hAnsi="Gill Sans MT"/>
              </w:rPr>
            </w:pPr>
          </w:p>
        </w:tc>
      </w:tr>
      <w:tr w:rsidR="000C7B5A" w:rsidRPr="00BE068B" w14:paraId="232AEF56" w14:textId="77777777" w:rsidTr="000C7B5A">
        <w:trPr>
          <w:trHeight w:val="20"/>
          <w:jc w:val="center"/>
        </w:trPr>
        <w:tc>
          <w:tcPr>
            <w:tcW w:w="696" w:type="dxa"/>
          </w:tcPr>
          <w:p w14:paraId="1BE8B436" w14:textId="77777777" w:rsidR="000C7B5A" w:rsidRPr="00BE068B" w:rsidRDefault="000C7B5A" w:rsidP="00F7697D">
            <w:pPr>
              <w:contextualSpacing/>
              <w:jc w:val="center"/>
              <w:rPr>
                <w:rFonts w:ascii="Gill Sans MT" w:hAnsi="Gill Sans MT"/>
                <w:sz w:val="20"/>
              </w:rPr>
            </w:pPr>
            <w:r w:rsidRPr="00BE068B">
              <w:rPr>
                <w:rFonts w:ascii="Gill Sans MT" w:hAnsi="Gill Sans MT"/>
                <w:sz w:val="20"/>
              </w:rPr>
              <w:t>6</w:t>
            </w:r>
          </w:p>
        </w:tc>
        <w:tc>
          <w:tcPr>
            <w:tcW w:w="2057" w:type="dxa"/>
          </w:tcPr>
          <w:p w14:paraId="49563576" w14:textId="77777777" w:rsidR="000C7B5A" w:rsidRPr="00BE068B" w:rsidRDefault="000C7B5A" w:rsidP="00F7697D">
            <w:pPr>
              <w:contextualSpacing/>
              <w:jc w:val="center"/>
              <w:rPr>
                <w:rFonts w:ascii="Gill Sans MT" w:hAnsi="Gill Sans MT"/>
              </w:rPr>
            </w:pPr>
          </w:p>
        </w:tc>
        <w:tc>
          <w:tcPr>
            <w:tcW w:w="1425" w:type="dxa"/>
          </w:tcPr>
          <w:p w14:paraId="0B4DD267" w14:textId="77777777" w:rsidR="000C7B5A" w:rsidRPr="00BE068B" w:rsidRDefault="000C7B5A" w:rsidP="00F7697D">
            <w:pPr>
              <w:contextualSpacing/>
              <w:jc w:val="center"/>
              <w:rPr>
                <w:rFonts w:ascii="Gill Sans MT" w:hAnsi="Gill Sans MT"/>
              </w:rPr>
            </w:pPr>
          </w:p>
        </w:tc>
        <w:tc>
          <w:tcPr>
            <w:tcW w:w="1714" w:type="dxa"/>
          </w:tcPr>
          <w:p w14:paraId="438D676D" w14:textId="77777777" w:rsidR="000C7B5A" w:rsidRPr="00BE068B" w:rsidRDefault="000C7B5A" w:rsidP="00F7697D">
            <w:pPr>
              <w:contextualSpacing/>
              <w:jc w:val="center"/>
              <w:rPr>
                <w:rFonts w:ascii="Gill Sans MT" w:hAnsi="Gill Sans MT"/>
              </w:rPr>
            </w:pPr>
          </w:p>
        </w:tc>
        <w:tc>
          <w:tcPr>
            <w:tcW w:w="1717" w:type="dxa"/>
          </w:tcPr>
          <w:p w14:paraId="22C5884E" w14:textId="77777777" w:rsidR="000C7B5A" w:rsidRPr="00BE068B" w:rsidRDefault="000C7B5A" w:rsidP="00F7697D">
            <w:pPr>
              <w:contextualSpacing/>
              <w:jc w:val="center"/>
              <w:rPr>
                <w:rFonts w:ascii="Gill Sans MT" w:hAnsi="Gill Sans MT"/>
              </w:rPr>
            </w:pPr>
          </w:p>
        </w:tc>
      </w:tr>
      <w:tr w:rsidR="000C7B5A" w:rsidRPr="00BE068B" w14:paraId="08863445" w14:textId="77777777" w:rsidTr="000C7B5A">
        <w:trPr>
          <w:trHeight w:val="20"/>
          <w:jc w:val="center"/>
        </w:trPr>
        <w:tc>
          <w:tcPr>
            <w:tcW w:w="696" w:type="dxa"/>
          </w:tcPr>
          <w:p w14:paraId="412C77CE" w14:textId="77777777" w:rsidR="000C7B5A" w:rsidRPr="00BE068B" w:rsidRDefault="000C7B5A" w:rsidP="00F7697D">
            <w:pPr>
              <w:contextualSpacing/>
              <w:jc w:val="center"/>
              <w:rPr>
                <w:rFonts w:ascii="Gill Sans MT" w:hAnsi="Gill Sans MT"/>
                <w:sz w:val="20"/>
              </w:rPr>
            </w:pPr>
            <w:r w:rsidRPr="00BE068B">
              <w:rPr>
                <w:rFonts w:ascii="Gill Sans MT" w:hAnsi="Gill Sans MT"/>
                <w:sz w:val="20"/>
              </w:rPr>
              <w:t>7</w:t>
            </w:r>
          </w:p>
        </w:tc>
        <w:tc>
          <w:tcPr>
            <w:tcW w:w="2057" w:type="dxa"/>
          </w:tcPr>
          <w:p w14:paraId="61FCF133" w14:textId="77777777" w:rsidR="000C7B5A" w:rsidRPr="00BE068B" w:rsidRDefault="000C7B5A" w:rsidP="00F7697D">
            <w:pPr>
              <w:contextualSpacing/>
              <w:jc w:val="center"/>
              <w:rPr>
                <w:rFonts w:ascii="Gill Sans MT" w:hAnsi="Gill Sans MT"/>
              </w:rPr>
            </w:pPr>
          </w:p>
        </w:tc>
        <w:tc>
          <w:tcPr>
            <w:tcW w:w="1425" w:type="dxa"/>
          </w:tcPr>
          <w:p w14:paraId="3FBE29CA" w14:textId="77777777" w:rsidR="000C7B5A" w:rsidRPr="00BE068B" w:rsidRDefault="000C7B5A" w:rsidP="00F7697D">
            <w:pPr>
              <w:contextualSpacing/>
              <w:jc w:val="center"/>
              <w:rPr>
                <w:rFonts w:ascii="Gill Sans MT" w:hAnsi="Gill Sans MT"/>
              </w:rPr>
            </w:pPr>
          </w:p>
        </w:tc>
        <w:tc>
          <w:tcPr>
            <w:tcW w:w="1714" w:type="dxa"/>
          </w:tcPr>
          <w:p w14:paraId="7D55F250" w14:textId="77777777" w:rsidR="000C7B5A" w:rsidRPr="00BE068B" w:rsidRDefault="000C7B5A" w:rsidP="00F7697D">
            <w:pPr>
              <w:contextualSpacing/>
              <w:jc w:val="center"/>
              <w:rPr>
                <w:rFonts w:ascii="Gill Sans MT" w:hAnsi="Gill Sans MT"/>
              </w:rPr>
            </w:pPr>
          </w:p>
        </w:tc>
        <w:tc>
          <w:tcPr>
            <w:tcW w:w="1717" w:type="dxa"/>
          </w:tcPr>
          <w:p w14:paraId="653DCF49" w14:textId="77777777" w:rsidR="000C7B5A" w:rsidRPr="00BE068B" w:rsidRDefault="000C7B5A" w:rsidP="00F7697D">
            <w:pPr>
              <w:contextualSpacing/>
              <w:jc w:val="center"/>
              <w:rPr>
                <w:rFonts w:ascii="Gill Sans MT" w:hAnsi="Gill Sans MT"/>
              </w:rPr>
            </w:pPr>
          </w:p>
        </w:tc>
      </w:tr>
      <w:tr w:rsidR="000C7B5A" w:rsidRPr="00BE068B" w14:paraId="32B31FC7" w14:textId="77777777" w:rsidTr="000C7B5A">
        <w:trPr>
          <w:trHeight w:val="20"/>
          <w:jc w:val="center"/>
        </w:trPr>
        <w:tc>
          <w:tcPr>
            <w:tcW w:w="696" w:type="dxa"/>
          </w:tcPr>
          <w:p w14:paraId="1F8FEF5E" w14:textId="77777777" w:rsidR="000C7B5A" w:rsidRPr="00BE068B" w:rsidRDefault="000C7B5A" w:rsidP="00F7697D">
            <w:pPr>
              <w:contextualSpacing/>
              <w:jc w:val="center"/>
              <w:rPr>
                <w:rFonts w:ascii="Gill Sans MT" w:hAnsi="Gill Sans MT"/>
                <w:sz w:val="20"/>
              </w:rPr>
            </w:pPr>
            <w:r w:rsidRPr="00BE068B">
              <w:rPr>
                <w:rFonts w:ascii="Gill Sans MT" w:hAnsi="Gill Sans MT"/>
                <w:sz w:val="20"/>
              </w:rPr>
              <w:t>8</w:t>
            </w:r>
          </w:p>
        </w:tc>
        <w:tc>
          <w:tcPr>
            <w:tcW w:w="2057" w:type="dxa"/>
          </w:tcPr>
          <w:p w14:paraId="6FDEBABE" w14:textId="77777777" w:rsidR="000C7B5A" w:rsidRPr="00BE068B" w:rsidRDefault="000C7B5A" w:rsidP="00F7697D">
            <w:pPr>
              <w:contextualSpacing/>
              <w:jc w:val="center"/>
              <w:rPr>
                <w:rFonts w:ascii="Gill Sans MT" w:hAnsi="Gill Sans MT"/>
              </w:rPr>
            </w:pPr>
          </w:p>
        </w:tc>
        <w:tc>
          <w:tcPr>
            <w:tcW w:w="1425" w:type="dxa"/>
          </w:tcPr>
          <w:p w14:paraId="4EAF03CF" w14:textId="77777777" w:rsidR="000C7B5A" w:rsidRPr="00BE068B" w:rsidRDefault="000C7B5A" w:rsidP="00F7697D">
            <w:pPr>
              <w:contextualSpacing/>
              <w:jc w:val="center"/>
              <w:rPr>
                <w:rFonts w:ascii="Gill Sans MT" w:hAnsi="Gill Sans MT"/>
              </w:rPr>
            </w:pPr>
          </w:p>
        </w:tc>
        <w:tc>
          <w:tcPr>
            <w:tcW w:w="1714" w:type="dxa"/>
          </w:tcPr>
          <w:p w14:paraId="2B31EE8C" w14:textId="77777777" w:rsidR="000C7B5A" w:rsidRPr="00BE068B" w:rsidRDefault="000C7B5A" w:rsidP="00F7697D">
            <w:pPr>
              <w:contextualSpacing/>
              <w:jc w:val="center"/>
              <w:rPr>
                <w:rFonts w:ascii="Gill Sans MT" w:hAnsi="Gill Sans MT"/>
              </w:rPr>
            </w:pPr>
          </w:p>
        </w:tc>
        <w:tc>
          <w:tcPr>
            <w:tcW w:w="1717" w:type="dxa"/>
          </w:tcPr>
          <w:p w14:paraId="35993C3D" w14:textId="77777777" w:rsidR="000C7B5A" w:rsidRPr="00BE068B" w:rsidRDefault="000C7B5A" w:rsidP="00F7697D">
            <w:pPr>
              <w:contextualSpacing/>
              <w:jc w:val="center"/>
              <w:rPr>
                <w:rFonts w:ascii="Gill Sans MT" w:hAnsi="Gill Sans MT"/>
              </w:rPr>
            </w:pPr>
          </w:p>
        </w:tc>
      </w:tr>
      <w:tr w:rsidR="000C7B5A" w:rsidRPr="00BE068B" w14:paraId="5BD338D9" w14:textId="77777777" w:rsidTr="000C7B5A">
        <w:trPr>
          <w:trHeight w:val="20"/>
          <w:jc w:val="center"/>
        </w:trPr>
        <w:tc>
          <w:tcPr>
            <w:tcW w:w="696" w:type="dxa"/>
          </w:tcPr>
          <w:p w14:paraId="1CD6E5EB" w14:textId="77777777" w:rsidR="000C7B5A" w:rsidRPr="00BE068B" w:rsidRDefault="000C7B5A" w:rsidP="00F7697D">
            <w:pPr>
              <w:contextualSpacing/>
              <w:jc w:val="center"/>
              <w:rPr>
                <w:rFonts w:ascii="Gill Sans MT" w:hAnsi="Gill Sans MT"/>
                <w:sz w:val="20"/>
              </w:rPr>
            </w:pPr>
            <w:r w:rsidRPr="00BE068B">
              <w:rPr>
                <w:rFonts w:ascii="Gill Sans MT" w:hAnsi="Gill Sans MT"/>
                <w:sz w:val="20"/>
              </w:rPr>
              <w:t>9</w:t>
            </w:r>
          </w:p>
        </w:tc>
        <w:tc>
          <w:tcPr>
            <w:tcW w:w="2057" w:type="dxa"/>
          </w:tcPr>
          <w:p w14:paraId="7B3F2CED" w14:textId="77777777" w:rsidR="000C7B5A" w:rsidRPr="00BE068B" w:rsidRDefault="000C7B5A" w:rsidP="00F7697D">
            <w:pPr>
              <w:contextualSpacing/>
              <w:jc w:val="center"/>
              <w:rPr>
                <w:rFonts w:ascii="Gill Sans MT" w:hAnsi="Gill Sans MT"/>
              </w:rPr>
            </w:pPr>
          </w:p>
        </w:tc>
        <w:tc>
          <w:tcPr>
            <w:tcW w:w="1425" w:type="dxa"/>
          </w:tcPr>
          <w:p w14:paraId="41AB8805" w14:textId="77777777" w:rsidR="000C7B5A" w:rsidRPr="00BE068B" w:rsidRDefault="000C7B5A" w:rsidP="00F7697D">
            <w:pPr>
              <w:contextualSpacing/>
              <w:jc w:val="center"/>
              <w:rPr>
                <w:rFonts w:ascii="Gill Sans MT" w:hAnsi="Gill Sans MT"/>
              </w:rPr>
            </w:pPr>
          </w:p>
        </w:tc>
        <w:tc>
          <w:tcPr>
            <w:tcW w:w="1714" w:type="dxa"/>
          </w:tcPr>
          <w:p w14:paraId="6C8DEE79" w14:textId="77777777" w:rsidR="000C7B5A" w:rsidRPr="00BE068B" w:rsidRDefault="000C7B5A" w:rsidP="00F7697D">
            <w:pPr>
              <w:contextualSpacing/>
              <w:jc w:val="center"/>
              <w:rPr>
                <w:rFonts w:ascii="Gill Sans MT" w:hAnsi="Gill Sans MT"/>
              </w:rPr>
            </w:pPr>
          </w:p>
        </w:tc>
        <w:tc>
          <w:tcPr>
            <w:tcW w:w="1717" w:type="dxa"/>
          </w:tcPr>
          <w:p w14:paraId="1C027CD0" w14:textId="77777777" w:rsidR="000C7B5A" w:rsidRPr="00BE068B" w:rsidRDefault="000C7B5A" w:rsidP="00F7697D">
            <w:pPr>
              <w:contextualSpacing/>
              <w:jc w:val="center"/>
              <w:rPr>
                <w:rFonts w:ascii="Gill Sans MT" w:hAnsi="Gill Sans MT"/>
              </w:rPr>
            </w:pPr>
          </w:p>
        </w:tc>
      </w:tr>
      <w:tr w:rsidR="000C7B5A" w:rsidRPr="00BE068B" w14:paraId="09465375" w14:textId="77777777" w:rsidTr="000C7B5A">
        <w:trPr>
          <w:trHeight w:val="20"/>
          <w:jc w:val="center"/>
        </w:trPr>
        <w:tc>
          <w:tcPr>
            <w:tcW w:w="696" w:type="dxa"/>
          </w:tcPr>
          <w:p w14:paraId="5138C1AF" w14:textId="77777777" w:rsidR="000C7B5A" w:rsidRPr="00BE068B" w:rsidRDefault="000C7B5A" w:rsidP="00F7697D">
            <w:pPr>
              <w:contextualSpacing/>
              <w:jc w:val="center"/>
              <w:rPr>
                <w:rFonts w:ascii="Gill Sans MT" w:hAnsi="Gill Sans MT"/>
                <w:sz w:val="20"/>
              </w:rPr>
            </w:pPr>
            <w:r w:rsidRPr="00BE068B">
              <w:rPr>
                <w:rFonts w:ascii="Gill Sans MT" w:hAnsi="Gill Sans MT"/>
                <w:sz w:val="20"/>
              </w:rPr>
              <w:t>10</w:t>
            </w:r>
          </w:p>
        </w:tc>
        <w:tc>
          <w:tcPr>
            <w:tcW w:w="2057" w:type="dxa"/>
          </w:tcPr>
          <w:p w14:paraId="096B4326" w14:textId="77777777" w:rsidR="000C7B5A" w:rsidRPr="00BE068B" w:rsidRDefault="000C7B5A" w:rsidP="00F7697D">
            <w:pPr>
              <w:contextualSpacing/>
              <w:jc w:val="center"/>
              <w:rPr>
                <w:rFonts w:ascii="Gill Sans MT" w:hAnsi="Gill Sans MT"/>
              </w:rPr>
            </w:pPr>
          </w:p>
        </w:tc>
        <w:tc>
          <w:tcPr>
            <w:tcW w:w="1425" w:type="dxa"/>
          </w:tcPr>
          <w:p w14:paraId="72FBC3D8" w14:textId="77777777" w:rsidR="000C7B5A" w:rsidRPr="00BE068B" w:rsidRDefault="000C7B5A" w:rsidP="00F7697D">
            <w:pPr>
              <w:contextualSpacing/>
              <w:jc w:val="center"/>
              <w:rPr>
                <w:rFonts w:ascii="Gill Sans MT" w:hAnsi="Gill Sans MT"/>
              </w:rPr>
            </w:pPr>
          </w:p>
        </w:tc>
        <w:tc>
          <w:tcPr>
            <w:tcW w:w="1714" w:type="dxa"/>
          </w:tcPr>
          <w:p w14:paraId="3F953AC4" w14:textId="77777777" w:rsidR="000C7B5A" w:rsidRPr="00BE068B" w:rsidRDefault="000C7B5A" w:rsidP="00F7697D">
            <w:pPr>
              <w:contextualSpacing/>
              <w:jc w:val="center"/>
              <w:rPr>
                <w:rFonts w:ascii="Gill Sans MT" w:hAnsi="Gill Sans MT"/>
              </w:rPr>
            </w:pPr>
          </w:p>
        </w:tc>
        <w:tc>
          <w:tcPr>
            <w:tcW w:w="1717" w:type="dxa"/>
          </w:tcPr>
          <w:p w14:paraId="5AFC5070" w14:textId="77777777" w:rsidR="000C7B5A" w:rsidRPr="00BE068B" w:rsidRDefault="000C7B5A" w:rsidP="00F7697D">
            <w:pPr>
              <w:contextualSpacing/>
              <w:jc w:val="center"/>
              <w:rPr>
                <w:rFonts w:ascii="Gill Sans MT" w:hAnsi="Gill Sans MT"/>
              </w:rPr>
            </w:pPr>
          </w:p>
        </w:tc>
      </w:tr>
    </w:tbl>
    <w:p w14:paraId="69FC6E71" w14:textId="77777777" w:rsidR="00F7697D" w:rsidRPr="00BE068B" w:rsidRDefault="00F7697D" w:rsidP="00F7697D">
      <w:pPr>
        <w:spacing w:after="0" w:line="240" w:lineRule="auto"/>
        <w:contextualSpacing/>
        <w:rPr>
          <w:rFonts w:ascii="Gill Sans MT" w:eastAsia="SimSun" w:hAnsi="Gill Sans MT"/>
        </w:rPr>
      </w:pPr>
    </w:p>
    <w:tbl>
      <w:tblPr>
        <w:tblStyle w:val="TableGrid2"/>
        <w:tblW w:w="10212" w:type="dxa"/>
        <w:jc w:val="center"/>
        <w:tblCellMar>
          <w:left w:w="29" w:type="dxa"/>
          <w:right w:w="29" w:type="dxa"/>
        </w:tblCellMar>
        <w:tblLook w:val="04A0" w:firstRow="1" w:lastRow="0" w:firstColumn="1" w:lastColumn="0" w:noHBand="0" w:noVBand="1"/>
      </w:tblPr>
      <w:tblGrid>
        <w:gridCol w:w="3404"/>
        <w:gridCol w:w="3404"/>
        <w:gridCol w:w="3404"/>
      </w:tblGrid>
      <w:tr w:rsidR="00F7697D" w:rsidRPr="00BE068B" w14:paraId="0A6BDC39" w14:textId="77777777" w:rsidTr="00F7697D">
        <w:trPr>
          <w:jc w:val="center"/>
        </w:trPr>
        <w:tc>
          <w:tcPr>
            <w:tcW w:w="10212" w:type="dxa"/>
            <w:gridSpan w:val="3"/>
          </w:tcPr>
          <w:p w14:paraId="1425D512" w14:textId="31F5CAE0" w:rsidR="00F7697D" w:rsidRPr="00BE068B" w:rsidRDefault="00736DFE" w:rsidP="00F7697D">
            <w:pPr>
              <w:kinsoku w:val="0"/>
              <w:overflowPunct w:val="0"/>
              <w:autoSpaceDE w:val="0"/>
              <w:autoSpaceDN w:val="0"/>
              <w:adjustRightInd w:val="0"/>
              <w:contextualSpacing/>
              <w:rPr>
                <w:rFonts w:ascii="Gill Sans MT" w:hAnsi="Gill Sans MT" w:cs="Times New Roman"/>
                <w:b/>
                <w:sz w:val="20"/>
              </w:rPr>
            </w:pPr>
            <w:r w:rsidRPr="00BE068B">
              <w:rPr>
                <w:rFonts w:ascii="Gill Sans MT" w:hAnsi="Gill Sans MT" w:cs="Times New Roman"/>
                <w:b/>
                <w:sz w:val="20"/>
              </w:rPr>
              <w:t>Crop Code 118</w:t>
            </w:r>
          </w:p>
        </w:tc>
      </w:tr>
      <w:tr w:rsidR="00F7697D" w:rsidRPr="00BE068B" w14:paraId="7FC0671A" w14:textId="77777777" w:rsidTr="00F7697D">
        <w:trPr>
          <w:jc w:val="center"/>
        </w:trPr>
        <w:tc>
          <w:tcPr>
            <w:tcW w:w="3404" w:type="dxa"/>
          </w:tcPr>
          <w:p w14:paraId="66EC3186"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1=Local maize</w:t>
            </w:r>
          </w:p>
          <w:p w14:paraId="0E34D213"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2=Composite (pollenated) maize</w:t>
            </w:r>
          </w:p>
          <w:p w14:paraId="1B6BE810"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3=Hybrid maize</w:t>
            </w:r>
          </w:p>
          <w:p w14:paraId="15B27A64"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4=Cassava</w:t>
            </w:r>
          </w:p>
          <w:p w14:paraId="7B0E1A3A"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5=Sweet potato</w:t>
            </w:r>
          </w:p>
          <w:p w14:paraId="67112358"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6=Irish potato</w:t>
            </w:r>
          </w:p>
          <w:p w14:paraId="1785E5FA"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7=Groundnut</w:t>
            </w:r>
          </w:p>
          <w:p w14:paraId="06D456BB"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8=Ground bean (</w:t>
            </w:r>
            <w:proofErr w:type="spellStart"/>
            <w:r w:rsidRPr="00BE068B">
              <w:rPr>
                <w:rFonts w:ascii="Gill Sans MT" w:hAnsi="Gill Sans MT" w:cs="Times New Roman"/>
                <w:sz w:val="20"/>
              </w:rPr>
              <w:t>Nzama</w:t>
            </w:r>
            <w:proofErr w:type="spellEnd"/>
            <w:r w:rsidRPr="00BE068B">
              <w:rPr>
                <w:rFonts w:ascii="Gill Sans MT" w:hAnsi="Gill Sans MT" w:cs="Times New Roman"/>
                <w:sz w:val="20"/>
              </w:rPr>
              <w:t>)</w:t>
            </w:r>
          </w:p>
          <w:p w14:paraId="1B0FEC2C"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9=Rice</w:t>
            </w:r>
          </w:p>
          <w:p w14:paraId="4CE41C37"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10=Finger millet (</w:t>
            </w:r>
            <w:proofErr w:type="spellStart"/>
            <w:r w:rsidRPr="00BE068B">
              <w:rPr>
                <w:rFonts w:ascii="Gill Sans MT" w:hAnsi="Gill Sans MT" w:cs="Times New Roman"/>
                <w:sz w:val="20"/>
              </w:rPr>
              <w:t>mawere</w:t>
            </w:r>
            <w:proofErr w:type="spellEnd"/>
            <w:r w:rsidRPr="00BE068B">
              <w:rPr>
                <w:rFonts w:ascii="Gill Sans MT" w:hAnsi="Gill Sans MT" w:cs="Times New Roman"/>
                <w:sz w:val="20"/>
              </w:rPr>
              <w:t>)</w:t>
            </w:r>
          </w:p>
        </w:tc>
        <w:tc>
          <w:tcPr>
            <w:tcW w:w="3404" w:type="dxa"/>
          </w:tcPr>
          <w:p w14:paraId="661B47B7"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11=Sorghum</w:t>
            </w:r>
          </w:p>
          <w:p w14:paraId="3F9B1A3C"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12=Pearl millet (</w:t>
            </w:r>
            <w:proofErr w:type="spellStart"/>
            <w:r w:rsidRPr="00BE068B">
              <w:rPr>
                <w:rFonts w:ascii="Gill Sans MT" w:hAnsi="Gill Sans MT" w:cs="Times New Roman"/>
                <w:sz w:val="20"/>
              </w:rPr>
              <w:t>mchewere</w:t>
            </w:r>
            <w:proofErr w:type="spellEnd"/>
            <w:r w:rsidRPr="00BE068B">
              <w:rPr>
                <w:rFonts w:ascii="Gill Sans MT" w:hAnsi="Gill Sans MT" w:cs="Times New Roman"/>
                <w:sz w:val="20"/>
              </w:rPr>
              <w:t>)</w:t>
            </w:r>
          </w:p>
          <w:p w14:paraId="3C4A5912"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13=Bean</w:t>
            </w:r>
          </w:p>
          <w:p w14:paraId="0B47E940"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14=</w:t>
            </w:r>
            <w:proofErr w:type="spellStart"/>
            <w:r w:rsidRPr="00BE068B">
              <w:rPr>
                <w:rFonts w:ascii="Gill Sans MT" w:hAnsi="Gill Sans MT" w:cs="Times New Roman"/>
                <w:sz w:val="20"/>
              </w:rPr>
              <w:t>Soyabean</w:t>
            </w:r>
            <w:proofErr w:type="spellEnd"/>
          </w:p>
          <w:p w14:paraId="60CBEA54"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15=Pigeon Peas</w:t>
            </w:r>
          </w:p>
          <w:p w14:paraId="09E98D8F"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16=Burley tobacco</w:t>
            </w:r>
          </w:p>
          <w:p w14:paraId="5FE84FC9"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17=Tobacco (other)</w:t>
            </w:r>
          </w:p>
          <w:p w14:paraId="6E49ABA2"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18=Cotton</w:t>
            </w:r>
          </w:p>
          <w:p w14:paraId="1B4A48FC"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19=Sugarcane</w:t>
            </w:r>
          </w:p>
        </w:tc>
        <w:tc>
          <w:tcPr>
            <w:tcW w:w="3404" w:type="dxa"/>
          </w:tcPr>
          <w:p w14:paraId="0BDEAB04"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 xml:space="preserve">20=Cabbage </w:t>
            </w:r>
            <w:proofErr w:type="spellStart"/>
            <w:r w:rsidRPr="00BE068B">
              <w:rPr>
                <w:rFonts w:ascii="Gill Sans MT" w:hAnsi="Gill Sans MT" w:cs="Times New Roman"/>
                <w:sz w:val="20"/>
              </w:rPr>
              <w:t>Tanaposi</w:t>
            </w:r>
            <w:proofErr w:type="spellEnd"/>
          </w:p>
          <w:p w14:paraId="78536628"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21=</w:t>
            </w:r>
            <w:proofErr w:type="spellStart"/>
            <w:r w:rsidRPr="00BE068B">
              <w:rPr>
                <w:rFonts w:ascii="Gill Sans MT" w:hAnsi="Gill Sans MT" w:cs="Times New Roman"/>
                <w:sz w:val="20"/>
              </w:rPr>
              <w:t>Nkhwani</w:t>
            </w:r>
            <w:proofErr w:type="spellEnd"/>
          </w:p>
          <w:p w14:paraId="32830518"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22=</w:t>
            </w:r>
            <w:proofErr w:type="spellStart"/>
            <w:r w:rsidRPr="00BE068B">
              <w:rPr>
                <w:rFonts w:ascii="Gill Sans MT" w:hAnsi="Gill Sans MT" w:cs="Times New Roman"/>
                <w:sz w:val="20"/>
              </w:rPr>
              <w:t>Therere</w:t>
            </w:r>
            <w:proofErr w:type="spellEnd"/>
            <w:r w:rsidRPr="00BE068B">
              <w:rPr>
                <w:rFonts w:ascii="Gill Sans MT" w:hAnsi="Gill Sans MT" w:cs="Times New Roman"/>
                <w:sz w:val="20"/>
              </w:rPr>
              <w:t>/Okra</w:t>
            </w:r>
          </w:p>
          <w:p w14:paraId="6767273C"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23=Tomato</w:t>
            </w:r>
          </w:p>
          <w:p w14:paraId="7B590781"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24=Onion</w:t>
            </w:r>
          </w:p>
          <w:p w14:paraId="2181D07C"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25=Peas</w:t>
            </w:r>
          </w:p>
          <w:p w14:paraId="0C27D8D3"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26=Trees or woodlot</w:t>
            </w:r>
          </w:p>
          <w:p w14:paraId="6FB5DDD5"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27=Sunflower</w:t>
            </w:r>
          </w:p>
          <w:p w14:paraId="2F0C23A6"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97=Other, specify</w:t>
            </w:r>
          </w:p>
        </w:tc>
      </w:tr>
    </w:tbl>
    <w:p w14:paraId="13403B72" w14:textId="77777777" w:rsidR="00F7697D" w:rsidRPr="00BE068B" w:rsidRDefault="00F7697D" w:rsidP="00F7697D">
      <w:pPr>
        <w:spacing w:after="0" w:line="240" w:lineRule="auto"/>
        <w:contextualSpacing/>
        <w:rPr>
          <w:rFonts w:ascii="Gill Sans MT" w:eastAsia="SimSun" w:hAnsi="Gill Sans MT"/>
        </w:rPr>
      </w:pPr>
    </w:p>
    <w:p w14:paraId="22354694" w14:textId="77777777" w:rsidR="00F7697D" w:rsidRPr="00BE068B" w:rsidRDefault="00F7697D" w:rsidP="00F7697D">
      <w:pPr>
        <w:spacing w:after="0" w:line="240" w:lineRule="auto"/>
        <w:contextualSpacing/>
        <w:rPr>
          <w:rFonts w:ascii="Gill Sans MT" w:eastAsia="SimSun" w:hAnsi="Gill Sans MT"/>
        </w:rPr>
      </w:pPr>
      <w:r w:rsidRPr="00BE068B">
        <w:rPr>
          <w:rFonts w:ascii="Gill Sans MT" w:eastAsia="SimSun" w:hAnsi="Gill Sans MT"/>
        </w:rPr>
        <w:lastRenderedPageBreak/>
        <w:br w:type="page"/>
      </w:r>
    </w:p>
    <w:p w14:paraId="70E15E26" w14:textId="42C2CE85" w:rsidR="00F7697D" w:rsidRPr="00BE068B" w:rsidRDefault="005133B7" w:rsidP="00F7697D">
      <w:pPr>
        <w:spacing w:after="0" w:line="240" w:lineRule="auto"/>
        <w:contextualSpacing/>
        <w:rPr>
          <w:rFonts w:ascii="Gill Sans MT" w:eastAsia="Times New Roman" w:hAnsi="Gill Sans MT" w:cs="Times New Roman"/>
          <w:b/>
          <w:bCs/>
        </w:rPr>
      </w:pPr>
      <w:r w:rsidRPr="00BE068B">
        <w:rPr>
          <w:rFonts w:ascii="Gill Sans MT" w:eastAsia="Times New Roman" w:hAnsi="Gill Sans MT" w:cs="Times New Roman"/>
          <w:b/>
          <w:bCs/>
        </w:rPr>
        <w:lastRenderedPageBreak/>
        <w:t>SECTION I</w:t>
      </w:r>
      <w:r w:rsidR="00F7697D" w:rsidRPr="00BE068B">
        <w:rPr>
          <w:rFonts w:ascii="Gill Sans MT" w:eastAsia="Times New Roman" w:hAnsi="Gill Sans MT" w:cs="Times New Roman"/>
          <w:b/>
          <w:bCs/>
        </w:rPr>
        <w:t>. FIELD OVERVIEW (Continued)</w:t>
      </w:r>
    </w:p>
    <w:p w14:paraId="10E5D576" w14:textId="77777777" w:rsidR="00F7697D" w:rsidRPr="00BE068B" w:rsidRDefault="00F7697D" w:rsidP="00F7697D">
      <w:pPr>
        <w:spacing w:after="0" w:line="240" w:lineRule="auto"/>
        <w:contextualSpacing/>
        <w:rPr>
          <w:rFonts w:ascii="Gill Sans MT" w:eastAsia="SimSun" w:hAnsi="Gill Sans MT"/>
        </w:rPr>
      </w:pPr>
    </w:p>
    <w:tbl>
      <w:tblPr>
        <w:tblStyle w:val="TableGrid2"/>
        <w:tblW w:w="13319" w:type="dxa"/>
        <w:jc w:val="center"/>
        <w:tblInd w:w="-2254" w:type="dxa"/>
        <w:tblLayout w:type="fixed"/>
        <w:tblCellMar>
          <w:left w:w="29" w:type="dxa"/>
          <w:right w:w="29" w:type="dxa"/>
        </w:tblCellMar>
        <w:tblLook w:val="04A0" w:firstRow="1" w:lastRow="0" w:firstColumn="1" w:lastColumn="0" w:noHBand="0" w:noVBand="1"/>
      </w:tblPr>
      <w:tblGrid>
        <w:gridCol w:w="719"/>
        <w:gridCol w:w="1260"/>
        <w:gridCol w:w="1350"/>
        <w:gridCol w:w="1348"/>
        <w:gridCol w:w="1442"/>
        <w:gridCol w:w="1440"/>
        <w:gridCol w:w="1440"/>
        <w:gridCol w:w="1440"/>
        <w:gridCol w:w="1440"/>
        <w:gridCol w:w="1440"/>
      </w:tblGrid>
      <w:tr w:rsidR="00E71899" w:rsidRPr="00BE068B" w14:paraId="2C63CFEB" w14:textId="496596BC" w:rsidTr="00E71899">
        <w:trPr>
          <w:trHeight w:val="20"/>
          <w:jc w:val="center"/>
        </w:trPr>
        <w:tc>
          <w:tcPr>
            <w:tcW w:w="719" w:type="dxa"/>
          </w:tcPr>
          <w:p w14:paraId="0860DC36" w14:textId="77777777" w:rsidR="00E71899" w:rsidRPr="00BE068B" w:rsidRDefault="00E71899" w:rsidP="00E71899">
            <w:pPr>
              <w:kinsoku w:val="0"/>
              <w:overflowPunct w:val="0"/>
              <w:autoSpaceDE w:val="0"/>
              <w:autoSpaceDN w:val="0"/>
              <w:adjustRightInd w:val="0"/>
              <w:contextualSpacing/>
              <w:jc w:val="center"/>
              <w:rPr>
                <w:rFonts w:ascii="Gill Sans MT" w:hAnsi="Gill Sans MT" w:cs="Times New Roman"/>
                <w:sz w:val="20"/>
              </w:rPr>
            </w:pPr>
          </w:p>
        </w:tc>
        <w:tc>
          <w:tcPr>
            <w:tcW w:w="1260" w:type="dxa"/>
          </w:tcPr>
          <w:p w14:paraId="06ECB67F" w14:textId="0C2C3800" w:rsidR="00E71899" w:rsidRPr="00BE068B" w:rsidRDefault="00E71899" w:rsidP="00E71899">
            <w:pPr>
              <w:kinsoku w:val="0"/>
              <w:overflowPunct w:val="0"/>
              <w:autoSpaceDE w:val="0"/>
              <w:autoSpaceDN w:val="0"/>
              <w:adjustRightInd w:val="0"/>
              <w:contextualSpacing/>
              <w:jc w:val="center"/>
              <w:rPr>
                <w:rFonts w:ascii="Gill Sans MT" w:hAnsi="Gill Sans MT" w:cs="Times New Roman"/>
                <w:sz w:val="20"/>
              </w:rPr>
            </w:pPr>
            <w:r w:rsidRPr="00BE068B">
              <w:rPr>
                <w:rFonts w:ascii="Gill Sans MT" w:hAnsi="Gill Sans MT" w:cs="Times New Roman"/>
                <w:sz w:val="20"/>
              </w:rPr>
              <w:t>I.9</w:t>
            </w:r>
          </w:p>
        </w:tc>
        <w:tc>
          <w:tcPr>
            <w:tcW w:w="1350" w:type="dxa"/>
          </w:tcPr>
          <w:p w14:paraId="4221E66D" w14:textId="176D125F" w:rsidR="00E71899" w:rsidRPr="00BE068B" w:rsidRDefault="00E71899" w:rsidP="00E71899">
            <w:pPr>
              <w:kinsoku w:val="0"/>
              <w:overflowPunct w:val="0"/>
              <w:autoSpaceDE w:val="0"/>
              <w:autoSpaceDN w:val="0"/>
              <w:adjustRightInd w:val="0"/>
              <w:contextualSpacing/>
              <w:jc w:val="center"/>
              <w:rPr>
                <w:rFonts w:ascii="Gill Sans MT" w:hAnsi="Gill Sans MT" w:cs="Times New Roman"/>
                <w:sz w:val="20"/>
              </w:rPr>
            </w:pPr>
            <w:r w:rsidRPr="00BE068B">
              <w:rPr>
                <w:rFonts w:ascii="Gill Sans MT" w:hAnsi="Gill Sans MT" w:cs="Times New Roman"/>
                <w:sz w:val="20"/>
              </w:rPr>
              <w:t>I.10</w:t>
            </w:r>
          </w:p>
        </w:tc>
        <w:tc>
          <w:tcPr>
            <w:tcW w:w="1348" w:type="dxa"/>
          </w:tcPr>
          <w:p w14:paraId="2991B798" w14:textId="4F3FAF9A" w:rsidR="00E71899" w:rsidRPr="00BE068B" w:rsidRDefault="00E71899" w:rsidP="00E71899">
            <w:pPr>
              <w:kinsoku w:val="0"/>
              <w:overflowPunct w:val="0"/>
              <w:autoSpaceDE w:val="0"/>
              <w:autoSpaceDN w:val="0"/>
              <w:adjustRightInd w:val="0"/>
              <w:contextualSpacing/>
              <w:jc w:val="center"/>
              <w:rPr>
                <w:rFonts w:ascii="Gill Sans MT" w:hAnsi="Gill Sans MT" w:cs="Times New Roman"/>
                <w:sz w:val="20"/>
              </w:rPr>
            </w:pPr>
            <w:r w:rsidRPr="00BE068B">
              <w:rPr>
                <w:rFonts w:ascii="Gill Sans MT" w:hAnsi="Gill Sans MT" w:cs="Times New Roman"/>
                <w:sz w:val="20"/>
              </w:rPr>
              <w:t>I.11</w:t>
            </w:r>
          </w:p>
        </w:tc>
        <w:tc>
          <w:tcPr>
            <w:tcW w:w="1442" w:type="dxa"/>
          </w:tcPr>
          <w:p w14:paraId="563D0D72" w14:textId="594097A3" w:rsidR="00E71899" w:rsidRPr="00BE068B" w:rsidRDefault="00E71899" w:rsidP="00E71899">
            <w:pPr>
              <w:kinsoku w:val="0"/>
              <w:overflowPunct w:val="0"/>
              <w:autoSpaceDE w:val="0"/>
              <w:autoSpaceDN w:val="0"/>
              <w:adjustRightInd w:val="0"/>
              <w:contextualSpacing/>
              <w:jc w:val="center"/>
              <w:rPr>
                <w:rFonts w:ascii="Gill Sans MT" w:hAnsi="Gill Sans MT" w:cs="Times New Roman"/>
                <w:sz w:val="20"/>
              </w:rPr>
            </w:pPr>
            <w:r w:rsidRPr="00BE068B">
              <w:rPr>
                <w:rFonts w:ascii="Gill Sans MT" w:hAnsi="Gill Sans MT" w:cs="Times New Roman"/>
                <w:sz w:val="20"/>
              </w:rPr>
              <w:t>I.12</w:t>
            </w:r>
          </w:p>
        </w:tc>
        <w:tc>
          <w:tcPr>
            <w:tcW w:w="1440" w:type="dxa"/>
          </w:tcPr>
          <w:p w14:paraId="6414FEF8" w14:textId="6D693857" w:rsidR="00E71899" w:rsidRPr="00BE068B" w:rsidRDefault="00E71899" w:rsidP="00E71899">
            <w:pPr>
              <w:kinsoku w:val="0"/>
              <w:overflowPunct w:val="0"/>
              <w:autoSpaceDE w:val="0"/>
              <w:autoSpaceDN w:val="0"/>
              <w:adjustRightInd w:val="0"/>
              <w:contextualSpacing/>
              <w:jc w:val="center"/>
              <w:rPr>
                <w:rFonts w:ascii="Gill Sans MT" w:hAnsi="Gill Sans MT" w:cs="Times New Roman"/>
                <w:sz w:val="20"/>
              </w:rPr>
            </w:pPr>
            <w:r w:rsidRPr="00BE068B">
              <w:rPr>
                <w:rFonts w:ascii="Gill Sans MT" w:hAnsi="Gill Sans MT" w:cs="Times New Roman"/>
                <w:sz w:val="20"/>
              </w:rPr>
              <w:t>I14</w:t>
            </w:r>
          </w:p>
        </w:tc>
        <w:tc>
          <w:tcPr>
            <w:tcW w:w="1440" w:type="dxa"/>
          </w:tcPr>
          <w:p w14:paraId="0363F2BC" w14:textId="03D0D834" w:rsidR="00E71899" w:rsidRPr="00BE068B" w:rsidRDefault="00E71899" w:rsidP="00E71899">
            <w:pPr>
              <w:kinsoku w:val="0"/>
              <w:overflowPunct w:val="0"/>
              <w:autoSpaceDE w:val="0"/>
              <w:autoSpaceDN w:val="0"/>
              <w:adjustRightInd w:val="0"/>
              <w:contextualSpacing/>
              <w:jc w:val="center"/>
              <w:rPr>
                <w:rFonts w:ascii="Gill Sans MT" w:hAnsi="Gill Sans MT" w:cs="Times New Roman"/>
                <w:sz w:val="20"/>
              </w:rPr>
            </w:pPr>
            <w:r w:rsidRPr="00BE068B">
              <w:rPr>
                <w:rFonts w:ascii="Gill Sans MT" w:hAnsi="Gill Sans MT" w:cs="Times New Roman"/>
                <w:sz w:val="20"/>
              </w:rPr>
              <w:t>I.16</w:t>
            </w:r>
          </w:p>
        </w:tc>
        <w:tc>
          <w:tcPr>
            <w:tcW w:w="1440" w:type="dxa"/>
          </w:tcPr>
          <w:p w14:paraId="59548F86" w14:textId="0C4B89EA" w:rsidR="00E71899" w:rsidRPr="00BE068B" w:rsidRDefault="00E71899" w:rsidP="00E71899">
            <w:pPr>
              <w:kinsoku w:val="0"/>
              <w:overflowPunct w:val="0"/>
              <w:autoSpaceDE w:val="0"/>
              <w:autoSpaceDN w:val="0"/>
              <w:adjustRightInd w:val="0"/>
              <w:contextualSpacing/>
              <w:jc w:val="center"/>
              <w:rPr>
                <w:rFonts w:ascii="Gill Sans MT" w:hAnsi="Gill Sans MT" w:cs="Times New Roman"/>
                <w:sz w:val="20"/>
              </w:rPr>
            </w:pPr>
            <w:r w:rsidRPr="00BE068B">
              <w:rPr>
                <w:rFonts w:ascii="Gill Sans MT" w:hAnsi="Gill Sans MT" w:cs="Times New Roman"/>
                <w:sz w:val="20"/>
              </w:rPr>
              <w:t>I.17</w:t>
            </w:r>
          </w:p>
        </w:tc>
        <w:tc>
          <w:tcPr>
            <w:tcW w:w="1440" w:type="dxa"/>
          </w:tcPr>
          <w:p w14:paraId="1C12F0BB" w14:textId="48F67CAC" w:rsidR="00E71899" w:rsidRPr="00BE068B" w:rsidRDefault="00E71899" w:rsidP="00E71899">
            <w:pPr>
              <w:kinsoku w:val="0"/>
              <w:overflowPunct w:val="0"/>
              <w:autoSpaceDE w:val="0"/>
              <w:autoSpaceDN w:val="0"/>
              <w:adjustRightInd w:val="0"/>
              <w:contextualSpacing/>
              <w:jc w:val="center"/>
              <w:rPr>
                <w:rFonts w:ascii="Gill Sans MT" w:hAnsi="Gill Sans MT" w:cs="Times New Roman"/>
                <w:sz w:val="20"/>
              </w:rPr>
            </w:pPr>
            <w:r w:rsidRPr="00BE068B">
              <w:rPr>
                <w:rFonts w:ascii="Gill Sans MT" w:hAnsi="Gill Sans MT" w:cs="Times New Roman"/>
                <w:sz w:val="20"/>
              </w:rPr>
              <w:t>I.18</w:t>
            </w:r>
          </w:p>
        </w:tc>
        <w:tc>
          <w:tcPr>
            <w:tcW w:w="1440" w:type="dxa"/>
          </w:tcPr>
          <w:p w14:paraId="1DAA02BD" w14:textId="3319A1D6" w:rsidR="00E71899" w:rsidRPr="00BE068B" w:rsidRDefault="00E71899" w:rsidP="00E71899">
            <w:pPr>
              <w:kinsoku w:val="0"/>
              <w:overflowPunct w:val="0"/>
              <w:autoSpaceDE w:val="0"/>
              <w:autoSpaceDN w:val="0"/>
              <w:adjustRightInd w:val="0"/>
              <w:contextualSpacing/>
              <w:jc w:val="center"/>
              <w:rPr>
                <w:rFonts w:ascii="Gill Sans MT" w:hAnsi="Gill Sans MT" w:cs="Times New Roman"/>
                <w:sz w:val="20"/>
              </w:rPr>
            </w:pPr>
            <w:r w:rsidRPr="00BE068B">
              <w:rPr>
                <w:rFonts w:ascii="Gill Sans MT" w:hAnsi="Gill Sans MT" w:cs="Times New Roman"/>
                <w:sz w:val="20"/>
              </w:rPr>
              <w:t>I.19</w:t>
            </w:r>
          </w:p>
        </w:tc>
      </w:tr>
      <w:tr w:rsidR="00FB5BCD" w:rsidRPr="00BE068B" w14:paraId="43DD1A15" w14:textId="1E37C71B" w:rsidTr="00FB5BCD">
        <w:trPr>
          <w:trHeight w:val="3015"/>
          <w:jc w:val="center"/>
        </w:trPr>
        <w:tc>
          <w:tcPr>
            <w:tcW w:w="719" w:type="dxa"/>
          </w:tcPr>
          <w:p w14:paraId="5C3ADADE" w14:textId="77777777" w:rsidR="00FB5BCD" w:rsidRPr="00BE068B" w:rsidRDefault="00FB5BCD" w:rsidP="00E71899">
            <w:pPr>
              <w:kinsoku w:val="0"/>
              <w:overflowPunct w:val="0"/>
              <w:autoSpaceDE w:val="0"/>
              <w:autoSpaceDN w:val="0"/>
              <w:adjustRightInd w:val="0"/>
              <w:contextualSpacing/>
              <w:jc w:val="center"/>
              <w:rPr>
                <w:rFonts w:ascii="Gill Sans MT" w:hAnsi="Gill Sans MT" w:cs="Times New Roman"/>
                <w:sz w:val="20"/>
              </w:rPr>
            </w:pPr>
            <w:r w:rsidRPr="00BE068B">
              <w:rPr>
                <w:rFonts w:ascii="Gill Sans MT" w:hAnsi="Gill Sans MT" w:cs="Times New Roman"/>
                <w:sz w:val="20"/>
              </w:rPr>
              <w:t>Field</w:t>
            </w:r>
          </w:p>
        </w:tc>
        <w:tc>
          <w:tcPr>
            <w:tcW w:w="1260" w:type="dxa"/>
          </w:tcPr>
          <w:p w14:paraId="58EB7008" w14:textId="77777777" w:rsidR="00FB5BCD" w:rsidRPr="00BE068B" w:rsidRDefault="00FB5BCD"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E9. Who primarily decides how to use this field?</w:t>
            </w:r>
          </w:p>
          <w:p w14:paraId="5B35C6A2" w14:textId="77777777" w:rsidR="00FB5BCD" w:rsidRPr="00BE068B" w:rsidRDefault="00FB5BCD"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(See Code below)</w:t>
            </w:r>
          </w:p>
        </w:tc>
        <w:tc>
          <w:tcPr>
            <w:tcW w:w="1350" w:type="dxa"/>
          </w:tcPr>
          <w:p w14:paraId="39122BFD" w14:textId="77777777" w:rsidR="00FB5BCD" w:rsidRPr="00BE068B" w:rsidRDefault="00FB5BCD"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E10. What is the primary soil type of this field?</w:t>
            </w:r>
          </w:p>
          <w:p w14:paraId="092E5B69" w14:textId="77777777" w:rsidR="00FB5BCD" w:rsidRPr="00BE068B" w:rsidRDefault="00FB5BCD"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1=Clay</w:t>
            </w:r>
          </w:p>
          <w:p w14:paraId="52757E18" w14:textId="5FF40740" w:rsidR="00FB5BCD" w:rsidRPr="00BE068B" w:rsidRDefault="00FB5BCD"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2=</w:t>
            </w:r>
            <w:ins w:id="757" w:author="Aleta Haflett" w:date="2014-11-18T12:45:00Z">
              <w:r>
                <w:rPr>
                  <w:rFonts w:ascii="Gill Sans MT" w:hAnsi="Gill Sans MT" w:cs="Times New Roman"/>
                  <w:sz w:val="20"/>
                </w:rPr>
                <w:t>Sandy/</w:t>
              </w:r>
            </w:ins>
            <w:r w:rsidRPr="00BE068B">
              <w:rPr>
                <w:rFonts w:ascii="Gill Sans MT" w:hAnsi="Gill Sans MT" w:cs="Times New Roman"/>
                <w:sz w:val="20"/>
              </w:rPr>
              <w:t>Sandy loamy</w:t>
            </w:r>
          </w:p>
          <w:p w14:paraId="00734C58" w14:textId="77777777" w:rsidR="00FB5BCD" w:rsidRPr="00BE068B" w:rsidRDefault="00FB5BCD"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3=Loamy</w:t>
            </w:r>
          </w:p>
          <w:p w14:paraId="6244757A" w14:textId="77777777" w:rsidR="00FB5BCD" w:rsidRPr="00BE068B" w:rsidRDefault="00FB5BCD"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4=Silt</w:t>
            </w:r>
          </w:p>
          <w:p w14:paraId="775BBB49" w14:textId="77777777" w:rsidR="00FB5BCD" w:rsidRPr="00BE068B" w:rsidRDefault="00FB5BCD"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5=Gravel</w:t>
            </w:r>
          </w:p>
          <w:p w14:paraId="0806E9A6" w14:textId="77777777" w:rsidR="00FB5BCD" w:rsidRPr="00BE068B" w:rsidRDefault="00FB5BCD"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6=Black</w:t>
            </w:r>
          </w:p>
          <w:p w14:paraId="0C3E4705" w14:textId="00156123" w:rsidR="00FB5BCD" w:rsidRPr="00BE068B" w:rsidRDefault="00FB5BCD"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7=Red</w:t>
            </w:r>
          </w:p>
          <w:p w14:paraId="152CCF64" w14:textId="77777777" w:rsidR="00FB5BCD" w:rsidRPr="00BE068B" w:rsidRDefault="00FB5BCD"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97=Other</w:t>
            </w:r>
          </w:p>
        </w:tc>
        <w:tc>
          <w:tcPr>
            <w:tcW w:w="1348" w:type="dxa"/>
          </w:tcPr>
          <w:p w14:paraId="731CEA25" w14:textId="301D617F" w:rsidR="00FB5BCD" w:rsidRPr="00BE068B" w:rsidRDefault="00FB5BCD"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Overall, what is the slope of this field?</w:t>
            </w:r>
          </w:p>
          <w:p w14:paraId="374F7DD6" w14:textId="77777777" w:rsidR="00FB5BCD" w:rsidRPr="00BE068B" w:rsidRDefault="00FB5BCD"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1=Flat</w:t>
            </w:r>
          </w:p>
          <w:p w14:paraId="7F9B3FE6" w14:textId="77777777" w:rsidR="00FB5BCD" w:rsidRPr="00BE068B" w:rsidRDefault="00FB5BCD"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2=Slightly sloped</w:t>
            </w:r>
          </w:p>
          <w:p w14:paraId="01EF4D80" w14:textId="77777777" w:rsidR="00FB5BCD" w:rsidRPr="00BE068B" w:rsidRDefault="00FB5BCD"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3=Steeply sloped</w:t>
            </w:r>
          </w:p>
        </w:tc>
        <w:tc>
          <w:tcPr>
            <w:tcW w:w="1442" w:type="dxa"/>
          </w:tcPr>
          <w:p w14:paraId="52D8924A" w14:textId="2D0EE96A" w:rsidR="00FB5BCD" w:rsidRPr="00BE068B" w:rsidRDefault="00FB5BCD"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Is the field irrigated?</w:t>
            </w:r>
          </w:p>
          <w:p w14:paraId="59710848" w14:textId="29C14AD2" w:rsidR="00FB5BCD" w:rsidRPr="00BE068B" w:rsidRDefault="00FB5BCD"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0=No</w:t>
            </w:r>
          </w:p>
          <w:p w14:paraId="6057A578" w14:textId="3E9D601A" w:rsidR="00FB5BCD" w:rsidRPr="00BE068B" w:rsidRDefault="00FB5BCD"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1=Yes</w:t>
            </w:r>
          </w:p>
          <w:p w14:paraId="1D73DB57" w14:textId="77777777" w:rsidR="00FB5BCD" w:rsidRPr="00BE068B" w:rsidRDefault="00FB5BCD"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888=Don’t know</w:t>
            </w:r>
          </w:p>
          <w:p w14:paraId="00B25DEB" w14:textId="77777777" w:rsidR="00FB5BCD" w:rsidRPr="00BE068B" w:rsidRDefault="00FB5BCD"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999=Prefer not to respond</w:t>
            </w:r>
          </w:p>
          <w:p w14:paraId="55C9B485" w14:textId="66EF5E70" w:rsidR="00FB5BCD" w:rsidRPr="00BE068B" w:rsidRDefault="00FB5BCD" w:rsidP="00E71899">
            <w:pPr>
              <w:kinsoku w:val="0"/>
              <w:overflowPunct w:val="0"/>
              <w:autoSpaceDE w:val="0"/>
              <w:autoSpaceDN w:val="0"/>
              <w:adjustRightInd w:val="0"/>
              <w:contextualSpacing/>
              <w:rPr>
                <w:rFonts w:ascii="Gill Sans MT" w:hAnsi="Gill Sans MT" w:cs="Times New Roman"/>
                <w:i/>
                <w:sz w:val="20"/>
              </w:rPr>
            </w:pPr>
            <w:r w:rsidRPr="00BE068B">
              <w:rPr>
                <w:rFonts w:ascii="Gill Sans MT" w:hAnsi="Gill Sans MT" w:cs="Times New Roman"/>
                <w:i/>
                <w:sz w:val="20"/>
              </w:rPr>
              <w:t>If 0, skip to I.16</w:t>
            </w:r>
          </w:p>
        </w:tc>
        <w:tc>
          <w:tcPr>
            <w:tcW w:w="1440" w:type="dxa"/>
          </w:tcPr>
          <w:p w14:paraId="675ABBBB" w14:textId="4791B012" w:rsidR="00FB5BCD" w:rsidRPr="00BE068B" w:rsidRDefault="00FB5BCD"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From October 2</w:t>
            </w:r>
            <w:ins w:id="758" w:author="usaiduser" w:date="2014-11-09T11:02:00Z">
              <w:r>
                <w:rPr>
                  <w:rFonts w:ascii="Gill Sans MT" w:hAnsi="Gill Sans MT" w:cs="Times New Roman"/>
                  <w:sz w:val="20"/>
                </w:rPr>
                <w:t>0</w:t>
              </w:r>
            </w:ins>
            <w:del w:id="759" w:author="usaiduser" w:date="2014-11-09T11:02:00Z">
              <w:r w:rsidRPr="00BE068B" w:rsidDel="00DE5332">
                <w:rPr>
                  <w:rFonts w:ascii="Gill Sans MT" w:hAnsi="Gill Sans MT" w:cs="Times New Roman"/>
                  <w:sz w:val="20"/>
                </w:rPr>
                <w:delText>-</w:delText>
              </w:r>
            </w:del>
            <w:r w:rsidRPr="00BE068B">
              <w:rPr>
                <w:rFonts w:ascii="Gill Sans MT" w:hAnsi="Gill Sans MT" w:cs="Times New Roman"/>
                <w:sz w:val="20"/>
              </w:rPr>
              <w:t xml:space="preserve">13 - </w:t>
            </w:r>
            <w:proofErr w:type="gramStart"/>
            <w:r w:rsidRPr="00BE068B">
              <w:rPr>
                <w:rFonts w:ascii="Gill Sans MT" w:hAnsi="Gill Sans MT" w:cs="Times New Roman"/>
                <w:sz w:val="20"/>
              </w:rPr>
              <w:t>April,</w:t>
            </w:r>
            <w:proofErr w:type="gramEnd"/>
            <w:r w:rsidRPr="00BE068B">
              <w:rPr>
                <w:rFonts w:ascii="Gill Sans MT" w:hAnsi="Gill Sans MT" w:cs="Times New Roman"/>
                <w:sz w:val="20"/>
              </w:rPr>
              <w:t xml:space="preserve"> 2014 approximately how many person-days did your household irrigate crops on this field during the last agricultural season (2013/2014)?</w:t>
            </w:r>
          </w:p>
        </w:tc>
        <w:tc>
          <w:tcPr>
            <w:tcW w:w="1440" w:type="dxa"/>
          </w:tcPr>
          <w:p w14:paraId="34B94D74" w14:textId="2B777F62" w:rsidR="00FB5BCD" w:rsidRPr="00BE068B" w:rsidRDefault="00FB5BCD"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From June 2013 - January 2014 approximately how many person-days did your household spend on land preparation and planting?</w:t>
            </w:r>
          </w:p>
        </w:tc>
        <w:tc>
          <w:tcPr>
            <w:tcW w:w="1440" w:type="dxa"/>
          </w:tcPr>
          <w:p w14:paraId="5CDE245C" w14:textId="79624FED" w:rsidR="00FB5BCD" w:rsidRPr="00BE068B" w:rsidRDefault="00FB5BCD"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 xml:space="preserve">From December- 2013 – April </w:t>
            </w:r>
            <w:proofErr w:type="gramStart"/>
            <w:r w:rsidRPr="00BE068B">
              <w:rPr>
                <w:rFonts w:ascii="Gill Sans MT" w:hAnsi="Gill Sans MT" w:cs="Times New Roman"/>
                <w:sz w:val="20"/>
              </w:rPr>
              <w:t>2014  approximately</w:t>
            </w:r>
            <w:proofErr w:type="gramEnd"/>
            <w:r w:rsidRPr="00BE068B">
              <w:rPr>
                <w:rFonts w:ascii="Gill Sans MT" w:hAnsi="Gill Sans MT" w:cs="Times New Roman"/>
                <w:sz w:val="20"/>
              </w:rPr>
              <w:t xml:space="preserve"> how many person-days did your household weed on this field?</w:t>
            </w:r>
          </w:p>
        </w:tc>
        <w:tc>
          <w:tcPr>
            <w:tcW w:w="1440" w:type="dxa"/>
          </w:tcPr>
          <w:p w14:paraId="5125B72F" w14:textId="4BA13859" w:rsidR="00FB5BCD" w:rsidRPr="00BE068B" w:rsidRDefault="00FB5BCD"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Since last July, how many person days did your household spend ridging, fertilizing, and other non-harvesting activities on this field?</w:t>
            </w:r>
          </w:p>
        </w:tc>
        <w:tc>
          <w:tcPr>
            <w:tcW w:w="1440" w:type="dxa"/>
          </w:tcPr>
          <w:p w14:paraId="2EF17724" w14:textId="02FB94EA" w:rsidR="00FB5BCD" w:rsidRPr="00BE068B" w:rsidRDefault="00FB5BCD"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From February - today, how many person days did your household spend harvesting on this field?</w:t>
            </w:r>
          </w:p>
        </w:tc>
      </w:tr>
      <w:tr w:rsidR="00E71899" w:rsidRPr="00BE068B" w14:paraId="70F26DD6" w14:textId="5DDBD9D2" w:rsidTr="00E71899">
        <w:trPr>
          <w:trHeight w:val="20"/>
          <w:jc w:val="center"/>
        </w:trPr>
        <w:tc>
          <w:tcPr>
            <w:tcW w:w="719" w:type="dxa"/>
          </w:tcPr>
          <w:p w14:paraId="08F3DC8A" w14:textId="77777777" w:rsidR="00E71899" w:rsidRPr="00BE068B" w:rsidRDefault="00E71899" w:rsidP="00E71899">
            <w:pPr>
              <w:kinsoku w:val="0"/>
              <w:overflowPunct w:val="0"/>
              <w:autoSpaceDE w:val="0"/>
              <w:autoSpaceDN w:val="0"/>
              <w:adjustRightInd w:val="0"/>
              <w:contextualSpacing/>
              <w:jc w:val="center"/>
              <w:rPr>
                <w:rFonts w:ascii="Gill Sans MT" w:hAnsi="Gill Sans MT" w:cs="Times New Roman"/>
                <w:b/>
                <w:bCs/>
                <w:spacing w:val="1"/>
                <w:w w:val="105"/>
                <w:sz w:val="18"/>
                <w:szCs w:val="18"/>
              </w:rPr>
            </w:pPr>
            <w:r w:rsidRPr="00BE068B">
              <w:rPr>
                <w:rFonts w:ascii="Gill Sans MT" w:hAnsi="Gill Sans MT" w:cs="Times New Roman"/>
                <w:b/>
                <w:bCs/>
                <w:spacing w:val="1"/>
                <w:w w:val="105"/>
                <w:sz w:val="18"/>
                <w:szCs w:val="18"/>
              </w:rPr>
              <w:t>FIELD</w:t>
            </w:r>
          </w:p>
        </w:tc>
        <w:tc>
          <w:tcPr>
            <w:tcW w:w="1260" w:type="dxa"/>
          </w:tcPr>
          <w:p w14:paraId="0E6053E6" w14:textId="77777777" w:rsidR="00E71899" w:rsidRPr="00BE068B" w:rsidRDefault="00E71899" w:rsidP="00E71899">
            <w:pPr>
              <w:kinsoku w:val="0"/>
              <w:overflowPunct w:val="0"/>
              <w:autoSpaceDE w:val="0"/>
              <w:autoSpaceDN w:val="0"/>
              <w:adjustRightInd w:val="0"/>
              <w:contextualSpacing/>
              <w:jc w:val="center"/>
              <w:rPr>
                <w:rFonts w:ascii="Gill Sans MT" w:hAnsi="Gill Sans MT" w:cs="Times New Roman"/>
                <w:b/>
                <w:bCs/>
                <w:spacing w:val="1"/>
                <w:w w:val="105"/>
                <w:sz w:val="18"/>
                <w:szCs w:val="18"/>
              </w:rPr>
            </w:pPr>
            <w:proofErr w:type="spellStart"/>
            <w:proofErr w:type="gramStart"/>
            <w:r w:rsidRPr="00BE068B">
              <w:rPr>
                <w:rFonts w:ascii="Gill Sans MT" w:hAnsi="Gill Sans MT" w:cs="Times New Roman"/>
                <w:b/>
                <w:bCs/>
                <w:spacing w:val="1"/>
                <w:w w:val="105"/>
                <w:sz w:val="18"/>
                <w:szCs w:val="18"/>
              </w:rPr>
              <w:t>who</w:t>
            </w:r>
            <w:proofErr w:type="gramEnd"/>
            <w:r w:rsidRPr="00BE068B">
              <w:rPr>
                <w:rFonts w:ascii="Gill Sans MT" w:hAnsi="Gill Sans MT" w:cs="Times New Roman"/>
                <w:b/>
                <w:bCs/>
                <w:spacing w:val="1"/>
                <w:w w:val="105"/>
                <w:sz w:val="18"/>
                <w:szCs w:val="18"/>
              </w:rPr>
              <w:t>_decide</w:t>
            </w:r>
            <w:proofErr w:type="spellEnd"/>
          </w:p>
        </w:tc>
        <w:tc>
          <w:tcPr>
            <w:tcW w:w="1350" w:type="dxa"/>
          </w:tcPr>
          <w:p w14:paraId="207F4480" w14:textId="77777777" w:rsidR="00E71899" w:rsidRPr="00BE068B" w:rsidRDefault="00E71899" w:rsidP="00E71899">
            <w:pPr>
              <w:kinsoku w:val="0"/>
              <w:overflowPunct w:val="0"/>
              <w:autoSpaceDE w:val="0"/>
              <w:autoSpaceDN w:val="0"/>
              <w:adjustRightInd w:val="0"/>
              <w:contextualSpacing/>
              <w:jc w:val="center"/>
              <w:rPr>
                <w:rFonts w:ascii="Gill Sans MT" w:hAnsi="Gill Sans MT" w:cs="Times New Roman"/>
                <w:b/>
                <w:bCs/>
                <w:spacing w:val="1"/>
                <w:w w:val="105"/>
                <w:sz w:val="18"/>
                <w:szCs w:val="18"/>
              </w:rPr>
            </w:pPr>
            <w:proofErr w:type="spellStart"/>
            <w:proofErr w:type="gramStart"/>
            <w:r w:rsidRPr="00BE068B">
              <w:rPr>
                <w:rFonts w:ascii="Gill Sans MT" w:hAnsi="Gill Sans MT" w:cs="Times New Roman"/>
                <w:b/>
                <w:bCs/>
                <w:spacing w:val="1"/>
                <w:w w:val="105"/>
                <w:sz w:val="18"/>
                <w:szCs w:val="18"/>
              </w:rPr>
              <w:t>soil</w:t>
            </w:r>
            <w:proofErr w:type="gramEnd"/>
            <w:r w:rsidRPr="00BE068B">
              <w:rPr>
                <w:rFonts w:ascii="Gill Sans MT" w:hAnsi="Gill Sans MT" w:cs="Times New Roman"/>
                <w:b/>
                <w:bCs/>
                <w:spacing w:val="1"/>
                <w:w w:val="105"/>
                <w:sz w:val="18"/>
                <w:szCs w:val="18"/>
              </w:rPr>
              <w:t>_type</w:t>
            </w:r>
            <w:proofErr w:type="spellEnd"/>
          </w:p>
        </w:tc>
        <w:tc>
          <w:tcPr>
            <w:tcW w:w="1348" w:type="dxa"/>
          </w:tcPr>
          <w:p w14:paraId="4D7399F2" w14:textId="77777777" w:rsidR="00E71899" w:rsidRPr="00BE068B" w:rsidRDefault="00E71899" w:rsidP="00E71899">
            <w:pPr>
              <w:kinsoku w:val="0"/>
              <w:overflowPunct w:val="0"/>
              <w:autoSpaceDE w:val="0"/>
              <w:autoSpaceDN w:val="0"/>
              <w:adjustRightInd w:val="0"/>
              <w:contextualSpacing/>
              <w:jc w:val="center"/>
              <w:rPr>
                <w:rFonts w:ascii="Gill Sans MT" w:hAnsi="Gill Sans MT" w:cs="Times New Roman"/>
                <w:b/>
                <w:bCs/>
                <w:spacing w:val="1"/>
                <w:w w:val="105"/>
                <w:sz w:val="18"/>
                <w:szCs w:val="18"/>
              </w:rPr>
            </w:pPr>
            <w:proofErr w:type="spellStart"/>
            <w:proofErr w:type="gramStart"/>
            <w:r w:rsidRPr="00BE068B">
              <w:rPr>
                <w:rFonts w:ascii="Gill Sans MT" w:hAnsi="Gill Sans MT" w:cs="Times New Roman"/>
                <w:b/>
                <w:bCs/>
                <w:spacing w:val="1"/>
                <w:w w:val="105"/>
                <w:sz w:val="18"/>
                <w:szCs w:val="18"/>
              </w:rPr>
              <w:t>field</w:t>
            </w:r>
            <w:proofErr w:type="gramEnd"/>
            <w:r w:rsidRPr="00BE068B">
              <w:rPr>
                <w:rFonts w:ascii="Gill Sans MT" w:hAnsi="Gill Sans MT" w:cs="Times New Roman"/>
                <w:b/>
                <w:bCs/>
                <w:spacing w:val="1"/>
                <w:w w:val="105"/>
                <w:sz w:val="18"/>
                <w:szCs w:val="18"/>
              </w:rPr>
              <w:t>_slope</w:t>
            </w:r>
            <w:proofErr w:type="spellEnd"/>
          </w:p>
        </w:tc>
        <w:tc>
          <w:tcPr>
            <w:tcW w:w="1442" w:type="dxa"/>
          </w:tcPr>
          <w:p w14:paraId="66E5C2A3" w14:textId="77777777" w:rsidR="00E71899" w:rsidRPr="00BE068B" w:rsidRDefault="00E71899" w:rsidP="00E71899">
            <w:pPr>
              <w:kinsoku w:val="0"/>
              <w:overflowPunct w:val="0"/>
              <w:autoSpaceDE w:val="0"/>
              <w:autoSpaceDN w:val="0"/>
              <w:adjustRightInd w:val="0"/>
              <w:contextualSpacing/>
              <w:jc w:val="center"/>
              <w:rPr>
                <w:rFonts w:ascii="Gill Sans MT" w:hAnsi="Gill Sans MT" w:cs="Times New Roman"/>
                <w:b/>
                <w:bCs/>
                <w:spacing w:val="1"/>
                <w:w w:val="105"/>
                <w:sz w:val="18"/>
                <w:szCs w:val="18"/>
              </w:rPr>
            </w:pPr>
            <w:proofErr w:type="gramStart"/>
            <w:r w:rsidRPr="00BE068B">
              <w:rPr>
                <w:rFonts w:ascii="Gill Sans MT" w:hAnsi="Gill Sans MT" w:cs="Times New Roman"/>
                <w:b/>
                <w:bCs/>
                <w:spacing w:val="1"/>
                <w:w w:val="105"/>
                <w:sz w:val="18"/>
                <w:szCs w:val="18"/>
              </w:rPr>
              <w:t>irrigated</w:t>
            </w:r>
            <w:proofErr w:type="gramEnd"/>
          </w:p>
        </w:tc>
        <w:tc>
          <w:tcPr>
            <w:tcW w:w="1440" w:type="dxa"/>
          </w:tcPr>
          <w:p w14:paraId="6895EC5B" w14:textId="77777777" w:rsidR="00E71899" w:rsidRPr="00BE068B" w:rsidRDefault="00E71899" w:rsidP="00E71899">
            <w:pPr>
              <w:kinsoku w:val="0"/>
              <w:overflowPunct w:val="0"/>
              <w:autoSpaceDE w:val="0"/>
              <w:autoSpaceDN w:val="0"/>
              <w:adjustRightInd w:val="0"/>
              <w:contextualSpacing/>
              <w:jc w:val="center"/>
              <w:rPr>
                <w:rFonts w:ascii="Gill Sans MT" w:hAnsi="Gill Sans MT" w:cs="Times New Roman"/>
                <w:b/>
                <w:bCs/>
                <w:spacing w:val="1"/>
                <w:w w:val="105"/>
                <w:sz w:val="18"/>
                <w:szCs w:val="18"/>
              </w:rPr>
            </w:pPr>
            <w:proofErr w:type="spellStart"/>
            <w:proofErr w:type="gramStart"/>
            <w:r w:rsidRPr="00BE068B">
              <w:rPr>
                <w:rFonts w:ascii="Gill Sans MT" w:hAnsi="Gill Sans MT" w:cs="Times New Roman"/>
                <w:b/>
                <w:bCs/>
                <w:spacing w:val="1"/>
                <w:w w:val="105"/>
                <w:sz w:val="18"/>
                <w:szCs w:val="18"/>
              </w:rPr>
              <w:t>irrigate</w:t>
            </w:r>
            <w:proofErr w:type="gramEnd"/>
            <w:r w:rsidRPr="00BE068B">
              <w:rPr>
                <w:rFonts w:ascii="Gill Sans MT" w:hAnsi="Gill Sans MT" w:cs="Times New Roman"/>
                <w:b/>
                <w:bCs/>
                <w:spacing w:val="1"/>
                <w:w w:val="105"/>
                <w:sz w:val="18"/>
                <w:szCs w:val="18"/>
              </w:rPr>
              <w:t>_days</w:t>
            </w:r>
            <w:proofErr w:type="spellEnd"/>
          </w:p>
        </w:tc>
        <w:tc>
          <w:tcPr>
            <w:tcW w:w="1440" w:type="dxa"/>
          </w:tcPr>
          <w:p w14:paraId="442595D9" w14:textId="77777777" w:rsidR="00E71899" w:rsidRPr="00BE068B" w:rsidRDefault="00E71899" w:rsidP="00E71899">
            <w:pPr>
              <w:kinsoku w:val="0"/>
              <w:overflowPunct w:val="0"/>
              <w:autoSpaceDE w:val="0"/>
              <w:autoSpaceDN w:val="0"/>
              <w:adjustRightInd w:val="0"/>
              <w:contextualSpacing/>
              <w:jc w:val="center"/>
              <w:rPr>
                <w:rFonts w:ascii="Gill Sans MT" w:hAnsi="Gill Sans MT" w:cs="Times New Roman"/>
                <w:b/>
                <w:bCs/>
                <w:spacing w:val="1"/>
                <w:w w:val="105"/>
                <w:sz w:val="18"/>
                <w:szCs w:val="18"/>
              </w:rPr>
            </w:pPr>
            <w:proofErr w:type="spellStart"/>
            <w:proofErr w:type="gramStart"/>
            <w:r w:rsidRPr="00BE068B">
              <w:rPr>
                <w:rFonts w:ascii="Gill Sans MT" w:hAnsi="Gill Sans MT" w:cs="Times New Roman"/>
                <w:b/>
                <w:bCs/>
                <w:spacing w:val="1"/>
                <w:w w:val="105"/>
                <w:sz w:val="18"/>
                <w:szCs w:val="18"/>
              </w:rPr>
              <w:t>land</w:t>
            </w:r>
            <w:proofErr w:type="gramEnd"/>
            <w:r w:rsidRPr="00BE068B">
              <w:rPr>
                <w:rFonts w:ascii="Gill Sans MT" w:hAnsi="Gill Sans MT" w:cs="Times New Roman"/>
                <w:b/>
                <w:bCs/>
                <w:spacing w:val="1"/>
                <w:w w:val="105"/>
                <w:sz w:val="18"/>
                <w:szCs w:val="18"/>
              </w:rPr>
              <w:t>_prepdays</w:t>
            </w:r>
            <w:proofErr w:type="spellEnd"/>
          </w:p>
        </w:tc>
        <w:tc>
          <w:tcPr>
            <w:tcW w:w="1440" w:type="dxa"/>
          </w:tcPr>
          <w:p w14:paraId="56402421" w14:textId="088C7BAD" w:rsidR="00E71899" w:rsidRPr="00BE068B" w:rsidRDefault="00E71899" w:rsidP="00E71899">
            <w:pPr>
              <w:kinsoku w:val="0"/>
              <w:overflowPunct w:val="0"/>
              <w:autoSpaceDE w:val="0"/>
              <w:autoSpaceDN w:val="0"/>
              <w:adjustRightInd w:val="0"/>
              <w:contextualSpacing/>
              <w:jc w:val="center"/>
              <w:rPr>
                <w:rFonts w:ascii="Gill Sans MT" w:hAnsi="Gill Sans MT" w:cs="Times New Roman"/>
                <w:b/>
                <w:bCs/>
                <w:spacing w:val="1"/>
                <w:w w:val="105"/>
                <w:sz w:val="18"/>
                <w:szCs w:val="18"/>
              </w:rPr>
            </w:pPr>
            <w:proofErr w:type="spellStart"/>
            <w:proofErr w:type="gramStart"/>
            <w:r w:rsidRPr="00BE068B">
              <w:rPr>
                <w:rFonts w:ascii="Gill Sans MT" w:hAnsi="Gill Sans MT" w:cs="Times New Roman"/>
                <w:b/>
                <w:bCs/>
                <w:spacing w:val="1"/>
                <w:w w:val="105"/>
                <w:sz w:val="18"/>
                <w:szCs w:val="18"/>
              </w:rPr>
              <w:t>weed</w:t>
            </w:r>
            <w:proofErr w:type="gramEnd"/>
            <w:r w:rsidRPr="00BE068B">
              <w:rPr>
                <w:rFonts w:ascii="Gill Sans MT" w:hAnsi="Gill Sans MT" w:cs="Times New Roman"/>
                <w:b/>
                <w:bCs/>
                <w:spacing w:val="1"/>
                <w:w w:val="105"/>
                <w:sz w:val="18"/>
                <w:szCs w:val="18"/>
              </w:rPr>
              <w:t>_days</w:t>
            </w:r>
            <w:proofErr w:type="spellEnd"/>
          </w:p>
        </w:tc>
        <w:tc>
          <w:tcPr>
            <w:tcW w:w="1440" w:type="dxa"/>
          </w:tcPr>
          <w:p w14:paraId="75B6F3D5" w14:textId="107144D7" w:rsidR="00E71899" w:rsidRPr="00BE068B" w:rsidRDefault="00E71899" w:rsidP="00E71899">
            <w:pPr>
              <w:kinsoku w:val="0"/>
              <w:overflowPunct w:val="0"/>
              <w:autoSpaceDE w:val="0"/>
              <w:autoSpaceDN w:val="0"/>
              <w:adjustRightInd w:val="0"/>
              <w:contextualSpacing/>
              <w:jc w:val="center"/>
              <w:rPr>
                <w:rFonts w:ascii="Gill Sans MT" w:hAnsi="Gill Sans MT" w:cs="Times New Roman"/>
                <w:b/>
                <w:bCs/>
                <w:spacing w:val="1"/>
                <w:w w:val="105"/>
                <w:sz w:val="18"/>
                <w:szCs w:val="18"/>
              </w:rPr>
            </w:pPr>
            <w:proofErr w:type="spellStart"/>
            <w:proofErr w:type="gramStart"/>
            <w:r w:rsidRPr="00BE068B">
              <w:rPr>
                <w:rFonts w:ascii="Gill Sans MT" w:hAnsi="Gill Sans MT" w:cs="Times New Roman"/>
                <w:b/>
                <w:bCs/>
                <w:spacing w:val="1"/>
                <w:w w:val="105"/>
                <w:sz w:val="18"/>
                <w:szCs w:val="18"/>
              </w:rPr>
              <w:t>nonharvest</w:t>
            </w:r>
            <w:proofErr w:type="gramEnd"/>
            <w:r w:rsidRPr="00BE068B">
              <w:rPr>
                <w:rFonts w:ascii="Gill Sans MT" w:hAnsi="Gill Sans MT" w:cs="Times New Roman"/>
                <w:b/>
                <w:bCs/>
                <w:spacing w:val="1"/>
                <w:w w:val="105"/>
                <w:sz w:val="18"/>
                <w:szCs w:val="18"/>
              </w:rPr>
              <w:t>_days</w:t>
            </w:r>
            <w:proofErr w:type="spellEnd"/>
          </w:p>
        </w:tc>
        <w:tc>
          <w:tcPr>
            <w:tcW w:w="1440" w:type="dxa"/>
          </w:tcPr>
          <w:p w14:paraId="06B51729" w14:textId="646A9DEC" w:rsidR="00E71899" w:rsidRPr="00BE068B" w:rsidRDefault="00E71899" w:rsidP="00E71899">
            <w:pPr>
              <w:kinsoku w:val="0"/>
              <w:overflowPunct w:val="0"/>
              <w:autoSpaceDE w:val="0"/>
              <w:autoSpaceDN w:val="0"/>
              <w:adjustRightInd w:val="0"/>
              <w:contextualSpacing/>
              <w:jc w:val="center"/>
              <w:rPr>
                <w:rFonts w:ascii="Gill Sans MT" w:hAnsi="Gill Sans MT" w:cs="Times New Roman"/>
                <w:b/>
                <w:bCs/>
                <w:spacing w:val="1"/>
                <w:w w:val="105"/>
                <w:sz w:val="18"/>
                <w:szCs w:val="18"/>
              </w:rPr>
            </w:pPr>
            <w:proofErr w:type="spellStart"/>
            <w:proofErr w:type="gramStart"/>
            <w:r w:rsidRPr="00BE068B">
              <w:rPr>
                <w:rFonts w:ascii="Gill Sans MT" w:hAnsi="Gill Sans MT" w:cs="Times New Roman"/>
                <w:b/>
                <w:bCs/>
                <w:spacing w:val="1"/>
                <w:w w:val="105"/>
                <w:sz w:val="18"/>
                <w:szCs w:val="18"/>
              </w:rPr>
              <w:t>harvest</w:t>
            </w:r>
            <w:proofErr w:type="gramEnd"/>
            <w:r w:rsidRPr="00BE068B">
              <w:rPr>
                <w:rFonts w:ascii="Gill Sans MT" w:hAnsi="Gill Sans MT" w:cs="Times New Roman"/>
                <w:b/>
                <w:bCs/>
                <w:spacing w:val="1"/>
                <w:w w:val="105"/>
                <w:sz w:val="18"/>
                <w:szCs w:val="18"/>
              </w:rPr>
              <w:t>_days</w:t>
            </w:r>
            <w:proofErr w:type="spellEnd"/>
          </w:p>
        </w:tc>
      </w:tr>
      <w:tr w:rsidR="00E71899" w:rsidRPr="00BE068B" w14:paraId="21A131B4" w14:textId="6C463F35" w:rsidTr="00E71899">
        <w:trPr>
          <w:trHeight w:val="20"/>
          <w:jc w:val="center"/>
        </w:trPr>
        <w:tc>
          <w:tcPr>
            <w:tcW w:w="719" w:type="dxa"/>
          </w:tcPr>
          <w:p w14:paraId="1F6C99F0" w14:textId="77777777" w:rsidR="00E71899" w:rsidRPr="00BE068B" w:rsidRDefault="00E71899" w:rsidP="00E71899">
            <w:pPr>
              <w:contextualSpacing/>
              <w:jc w:val="center"/>
              <w:rPr>
                <w:rFonts w:ascii="Gill Sans MT" w:hAnsi="Gill Sans MT"/>
                <w:sz w:val="20"/>
              </w:rPr>
            </w:pPr>
            <w:r w:rsidRPr="00BE068B">
              <w:rPr>
                <w:rFonts w:ascii="Gill Sans MT" w:hAnsi="Gill Sans MT"/>
                <w:sz w:val="20"/>
              </w:rPr>
              <w:t>1</w:t>
            </w:r>
          </w:p>
        </w:tc>
        <w:tc>
          <w:tcPr>
            <w:tcW w:w="1260" w:type="dxa"/>
          </w:tcPr>
          <w:p w14:paraId="245A54F2" w14:textId="77777777" w:rsidR="00E71899" w:rsidRPr="00BE068B" w:rsidRDefault="00E71899" w:rsidP="00E71899">
            <w:pPr>
              <w:contextualSpacing/>
              <w:jc w:val="center"/>
              <w:rPr>
                <w:rFonts w:ascii="Gill Sans MT" w:hAnsi="Gill Sans MT"/>
              </w:rPr>
            </w:pPr>
          </w:p>
        </w:tc>
        <w:tc>
          <w:tcPr>
            <w:tcW w:w="1350" w:type="dxa"/>
          </w:tcPr>
          <w:p w14:paraId="387989B4" w14:textId="77777777" w:rsidR="00E71899" w:rsidRPr="00BE068B" w:rsidRDefault="00E71899" w:rsidP="00E71899">
            <w:pPr>
              <w:contextualSpacing/>
              <w:jc w:val="center"/>
              <w:rPr>
                <w:rFonts w:ascii="Gill Sans MT" w:hAnsi="Gill Sans MT"/>
              </w:rPr>
            </w:pPr>
          </w:p>
        </w:tc>
        <w:tc>
          <w:tcPr>
            <w:tcW w:w="1348" w:type="dxa"/>
          </w:tcPr>
          <w:p w14:paraId="29A4844D" w14:textId="77777777" w:rsidR="00E71899" w:rsidRPr="00BE068B" w:rsidRDefault="00E71899" w:rsidP="00E71899">
            <w:pPr>
              <w:contextualSpacing/>
              <w:jc w:val="center"/>
              <w:rPr>
                <w:rFonts w:ascii="Gill Sans MT" w:hAnsi="Gill Sans MT"/>
              </w:rPr>
            </w:pPr>
          </w:p>
        </w:tc>
        <w:tc>
          <w:tcPr>
            <w:tcW w:w="1442" w:type="dxa"/>
          </w:tcPr>
          <w:p w14:paraId="27744382" w14:textId="77777777" w:rsidR="00E71899" w:rsidRPr="00BE068B" w:rsidRDefault="00E71899" w:rsidP="00E71899">
            <w:pPr>
              <w:contextualSpacing/>
              <w:jc w:val="center"/>
              <w:rPr>
                <w:rFonts w:ascii="Gill Sans MT" w:hAnsi="Gill Sans MT"/>
              </w:rPr>
            </w:pPr>
          </w:p>
        </w:tc>
        <w:tc>
          <w:tcPr>
            <w:tcW w:w="1440" w:type="dxa"/>
          </w:tcPr>
          <w:p w14:paraId="22B48BB7" w14:textId="77777777" w:rsidR="00E71899" w:rsidRPr="00BE068B" w:rsidRDefault="00E71899" w:rsidP="00E71899">
            <w:pPr>
              <w:contextualSpacing/>
              <w:jc w:val="center"/>
              <w:rPr>
                <w:rFonts w:ascii="Gill Sans MT" w:hAnsi="Gill Sans MT"/>
              </w:rPr>
            </w:pPr>
          </w:p>
        </w:tc>
        <w:tc>
          <w:tcPr>
            <w:tcW w:w="1440" w:type="dxa"/>
          </w:tcPr>
          <w:p w14:paraId="2FAD2CEC" w14:textId="77777777" w:rsidR="00E71899" w:rsidRPr="00BE068B" w:rsidRDefault="00E71899" w:rsidP="00E71899">
            <w:pPr>
              <w:contextualSpacing/>
              <w:jc w:val="center"/>
              <w:rPr>
                <w:rFonts w:ascii="Gill Sans MT" w:hAnsi="Gill Sans MT"/>
              </w:rPr>
            </w:pPr>
          </w:p>
        </w:tc>
        <w:tc>
          <w:tcPr>
            <w:tcW w:w="1440" w:type="dxa"/>
          </w:tcPr>
          <w:p w14:paraId="5DF3C0C0" w14:textId="77777777" w:rsidR="00E71899" w:rsidRPr="00BE068B" w:rsidRDefault="00E71899" w:rsidP="00E71899">
            <w:pPr>
              <w:contextualSpacing/>
              <w:jc w:val="center"/>
              <w:rPr>
                <w:rFonts w:ascii="Gill Sans MT" w:hAnsi="Gill Sans MT"/>
              </w:rPr>
            </w:pPr>
          </w:p>
        </w:tc>
        <w:tc>
          <w:tcPr>
            <w:tcW w:w="1440" w:type="dxa"/>
          </w:tcPr>
          <w:p w14:paraId="6B366030" w14:textId="77777777" w:rsidR="00E71899" w:rsidRPr="00BE068B" w:rsidRDefault="00E71899" w:rsidP="00E71899">
            <w:pPr>
              <w:contextualSpacing/>
              <w:jc w:val="center"/>
              <w:rPr>
                <w:rFonts w:ascii="Gill Sans MT" w:hAnsi="Gill Sans MT"/>
              </w:rPr>
            </w:pPr>
          </w:p>
        </w:tc>
        <w:tc>
          <w:tcPr>
            <w:tcW w:w="1440" w:type="dxa"/>
          </w:tcPr>
          <w:p w14:paraId="2014F47F" w14:textId="77777777" w:rsidR="00E71899" w:rsidRPr="00BE068B" w:rsidRDefault="00E71899" w:rsidP="00E71899">
            <w:pPr>
              <w:contextualSpacing/>
              <w:jc w:val="center"/>
              <w:rPr>
                <w:rFonts w:ascii="Gill Sans MT" w:hAnsi="Gill Sans MT"/>
              </w:rPr>
            </w:pPr>
          </w:p>
        </w:tc>
      </w:tr>
      <w:tr w:rsidR="00E71899" w:rsidRPr="00BE068B" w14:paraId="6E970BF1" w14:textId="5EF464B5" w:rsidTr="00E71899">
        <w:trPr>
          <w:trHeight w:val="20"/>
          <w:jc w:val="center"/>
        </w:trPr>
        <w:tc>
          <w:tcPr>
            <w:tcW w:w="719" w:type="dxa"/>
          </w:tcPr>
          <w:p w14:paraId="3FFC834F" w14:textId="77777777" w:rsidR="00E71899" w:rsidRPr="00BE068B" w:rsidRDefault="00E71899" w:rsidP="00E71899">
            <w:pPr>
              <w:contextualSpacing/>
              <w:jc w:val="center"/>
              <w:rPr>
                <w:rFonts w:ascii="Gill Sans MT" w:hAnsi="Gill Sans MT"/>
                <w:sz w:val="20"/>
              </w:rPr>
            </w:pPr>
            <w:r w:rsidRPr="00BE068B">
              <w:rPr>
                <w:rFonts w:ascii="Gill Sans MT" w:hAnsi="Gill Sans MT"/>
                <w:sz w:val="20"/>
              </w:rPr>
              <w:t>2</w:t>
            </w:r>
          </w:p>
        </w:tc>
        <w:tc>
          <w:tcPr>
            <w:tcW w:w="1260" w:type="dxa"/>
          </w:tcPr>
          <w:p w14:paraId="55463B06" w14:textId="77777777" w:rsidR="00E71899" w:rsidRPr="00BE068B" w:rsidRDefault="00E71899" w:rsidP="00E71899">
            <w:pPr>
              <w:contextualSpacing/>
              <w:jc w:val="center"/>
              <w:rPr>
                <w:rFonts w:ascii="Gill Sans MT" w:hAnsi="Gill Sans MT"/>
              </w:rPr>
            </w:pPr>
          </w:p>
        </w:tc>
        <w:tc>
          <w:tcPr>
            <w:tcW w:w="1350" w:type="dxa"/>
          </w:tcPr>
          <w:p w14:paraId="02534068" w14:textId="77777777" w:rsidR="00E71899" w:rsidRPr="00BE068B" w:rsidRDefault="00E71899" w:rsidP="00E71899">
            <w:pPr>
              <w:contextualSpacing/>
              <w:jc w:val="center"/>
              <w:rPr>
                <w:rFonts w:ascii="Gill Sans MT" w:hAnsi="Gill Sans MT"/>
              </w:rPr>
            </w:pPr>
          </w:p>
        </w:tc>
        <w:tc>
          <w:tcPr>
            <w:tcW w:w="1348" w:type="dxa"/>
          </w:tcPr>
          <w:p w14:paraId="4EDA867C" w14:textId="77777777" w:rsidR="00E71899" w:rsidRPr="00BE068B" w:rsidRDefault="00E71899" w:rsidP="00E71899">
            <w:pPr>
              <w:contextualSpacing/>
              <w:jc w:val="center"/>
              <w:rPr>
                <w:rFonts w:ascii="Gill Sans MT" w:hAnsi="Gill Sans MT"/>
              </w:rPr>
            </w:pPr>
          </w:p>
        </w:tc>
        <w:tc>
          <w:tcPr>
            <w:tcW w:w="1442" w:type="dxa"/>
          </w:tcPr>
          <w:p w14:paraId="30661F70" w14:textId="77777777" w:rsidR="00E71899" w:rsidRPr="00BE068B" w:rsidRDefault="00E71899" w:rsidP="00E71899">
            <w:pPr>
              <w:contextualSpacing/>
              <w:jc w:val="center"/>
              <w:rPr>
                <w:rFonts w:ascii="Gill Sans MT" w:hAnsi="Gill Sans MT"/>
              </w:rPr>
            </w:pPr>
          </w:p>
        </w:tc>
        <w:tc>
          <w:tcPr>
            <w:tcW w:w="1440" w:type="dxa"/>
          </w:tcPr>
          <w:p w14:paraId="3069C75D" w14:textId="77777777" w:rsidR="00E71899" w:rsidRPr="00BE068B" w:rsidRDefault="00E71899" w:rsidP="00E71899">
            <w:pPr>
              <w:contextualSpacing/>
              <w:jc w:val="center"/>
              <w:rPr>
                <w:rFonts w:ascii="Gill Sans MT" w:hAnsi="Gill Sans MT"/>
              </w:rPr>
            </w:pPr>
          </w:p>
        </w:tc>
        <w:tc>
          <w:tcPr>
            <w:tcW w:w="1440" w:type="dxa"/>
          </w:tcPr>
          <w:p w14:paraId="7EDC9041" w14:textId="77777777" w:rsidR="00E71899" w:rsidRPr="00BE068B" w:rsidRDefault="00E71899" w:rsidP="00E71899">
            <w:pPr>
              <w:contextualSpacing/>
              <w:jc w:val="center"/>
              <w:rPr>
                <w:rFonts w:ascii="Gill Sans MT" w:hAnsi="Gill Sans MT"/>
              </w:rPr>
            </w:pPr>
          </w:p>
        </w:tc>
        <w:tc>
          <w:tcPr>
            <w:tcW w:w="1440" w:type="dxa"/>
          </w:tcPr>
          <w:p w14:paraId="60C852E9" w14:textId="77777777" w:rsidR="00E71899" w:rsidRPr="00BE068B" w:rsidRDefault="00E71899" w:rsidP="00E71899">
            <w:pPr>
              <w:contextualSpacing/>
              <w:jc w:val="center"/>
              <w:rPr>
                <w:rFonts w:ascii="Gill Sans MT" w:hAnsi="Gill Sans MT"/>
              </w:rPr>
            </w:pPr>
          </w:p>
        </w:tc>
        <w:tc>
          <w:tcPr>
            <w:tcW w:w="1440" w:type="dxa"/>
          </w:tcPr>
          <w:p w14:paraId="0021A8B6" w14:textId="77777777" w:rsidR="00E71899" w:rsidRPr="00BE068B" w:rsidRDefault="00E71899" w:rsidP="00E71899">
            <w:pPr>
              <w:contextualSpacing/>
              <w:jc w:val="center"/>
              <w:rPr>
                <w:rFonts w:ascii="Gill Sans MT" w:hAnsi="Gill Sans MT"/>
              </w:rPr>
            </w:pPr>
          </w:p>
        </w:tc>
        <w:tc>
          <w:tcPr>
            <w:tcW w:w="1440" w:type="dxa"/>
          </w:tcPr>
          <w:p w14:paraId="26520F75" w14:textId="77777777" w:rsidR="00E71899" w:rsidRPr="00BE068B" w:rsidRDefault="00E71899" w:rsidP="00E71899">
            <w:pPr>
              <w:contextualSpacing/>
              <w:jc w:val="center"/>
              <w:rPr>
                <w:rFonts w:ascii="Gill Sans MT" w:hAnsi="Gill Sans MT"/>
              </w:rPr>
            </w:pPr>
          </w:p>
        </w:tc>
      </w:tr>
      <w:tr w:rsidR="00E71899" w:rsidRPr="00BE068B" w14:paraId="09033386" w14:textId="3527BDF8" w:rsidTr="00E71899">
        <w:trPr>
          <w:trHeight w:val="20"/>
          <w:jc w:val="center"/>
        </w:trPr>
        <w:tc>
          <w:tcPr>
            <w:tcW w:w="719" w:type="dxa"/>
          </w:tcPr>
          <w:p w14:paraId="33B1FFFB" w14:textId="77777777" w:rsidR="00E71899" w:rsidRPr="00BE068B" w:rsidRDefault="00E71899" w:rsidP="00E71899">
            <w:pPr>
              <w:contextualSpacing/>
              <w:jc w:val="center"/>
              <w:rPr>
                <w:rFonts w:ascii="Gill Sans MT" w:hAnsi="Gill Sans MT"/>
                <w:sz w:val="20"/>
              </w:rPr>
            </w:pPr>
            <w:r w:rsidRPr="00BE068B">
              <w:rPr>
                <w:rFonts w:ascii="Gill Sans MT" w:hAnsi="Gill Sans MT"/>
                <w:sz w:val="20"/>
              </w:rPr>
              <w:t>3</w:t>
            </w:r>
          </w:p>
        </w:tc>
        <w:tc>
          <w:tcPr>
            <w:tcW w:w="1260" w:type="dxa"/>
          </w:tcPr>
          <w:p w14:paraId="4EB61B85" w14:textId="77777777" w:rsidR="00E71899" w:rsidRPr="00BE068B" w:rsidRDefault="00E71899" w:rsidP="00E71899">
            <w:pPr>
              <w:contextualSpacing/>
              <w:jc w:val="center"/>
              <w:rPr>
                <w:rFonts w:ascii="Gill Sans MT" w:hAnsi="Gill Sans MT"/>
              </w:rPr>
            </w:pPr>
          </w:p>
        </w:tc>
        <w:tc>
          <w:tcPr>
            <w:tcW w:w="1350" w:type="dxa"/>
          </w:tcPr>
          <w:p w14:paraId="3B4AA744" w14:textId="77777777" w:rsidR="00E71899" w:rsidRPr="00BE068B" w:rsidRDefault="00E71899" w:rsidP="00E71899">
            <w:pPr>
              <w:contextualSpacing/>
              <w:jc w:val="center"/>
              <w:rPr>
                <w:rFonts w:ascii="Gill Sans MT" w:hAnsi="Gill Sans MT"/>
              </w:rPr>
            </w:pPr>
          </w:p>
        </w:tc>
        <w:tc>
          <w:tcPr>
            <w:tcW w:w="1348" w:type="dxa"/>
          </w:tcPr>
          <w:p w14:paraId="39FFAF66" w14:textId="77777777" w:rsidR="00E71899" w:rsidRPr="00BE068B" w:rsidRDefault="00E71899" w:rsidP="00E71899">
            <w:pPr>
              <w:contextualSpacing/>
              <w:jc w:val="center"/>
              <w:rPr>
                <w:rFonts w:ascii="Gill Sans MT" w:hAnsi="Gill Sans MT"/>
              </w:rPr>
            </w:pPr>
          </w:p>
        </w:tc>
        <w:tc>
          <w:tcPr>
            <w:tcW w:w="1442" w:type="dxa"/>
          </w:tcPr>
          <w:p w14:paraId="20F8B1C6" w14:textId="77777777" w:rsidR="00E71899" w:rsidRPr="00BE068B" w:rsidRDefault="00E71899" w:rsidP="00E71899">
            <w:pPr>
              <w:contextualSpacing/>
              <w:jc w:val="center"/>
              <w:rPr>
                <w:rFonts w:ascii="Gill Sans MT" w:hAnsi="Gill Sans MT"/>
              </w:rPr>
            </w:pPr>
          </w:p>
        </w:tc>
        <w:tc>
          <w:tcPr>
            <w:tcW w:w="1440" w:type="dxa"/>
          </w:tcPr>
          <w:p w14:paraId="3B7D7612" w14:textId="77777777" w:rsidR="00E71899" w:rsidRPr="00BE068B" w:rsidRDefault="00E71899" w:rsidP="00E71899">
            <w:pPr>
              <w:contextualSpacing/>
              <w:jc w:val="center"/>
              <w:rPr>
                <w:rFonts w:ascii="Gill Sans MT" w:hAnsi="Gill Sans MT"/>
              </w:rPr>
            </w:pPr>
          </w:p>
        </w:tc>
        <w:tc>
          <w:tcPr>
            <w:tcW w:w="1440" w:type="dxa"/>
          </w:tcPr>
          <w:p w14:paraId="1E6AF9F0" w14:textId="77777777" w:rsidR="00E71899" w:rsidRPr="00BE068B" w:rsidRDefault="00E71899" w:rsidP="00E71899">
            <w:pPr>
              <w:contextualSpacing/>
              <w:jc w:val="center"/>
              <w:rPr>
                <w:rFonts w:ascii="Gill Sans MT" w:hAnsi="Gill Sans MT"/>
              </w:rPr>
            </w:pPr>
          </w:p>
        </w:tc>
        <w:tc>
          <w:tcPr>
            <w:tcW w:w="1440" w:type="dxa"/>
          </w:tcPr>
          <w:p w14:paraId="50AF9960" w14:textId="77777777" w:rsidR="00E71899" w:rsidRPr="00BE068B" w:rsidRDefault="00E71899" w:rsidP="00E71899">
            <w:pPr>
              <w:contextualSpacing/>
              <w:jc w:val="center"/>
              <w:rPr>
                <w:rFonts w:ascii="Gill Sans MT" w:hAnsi="Gill Sans MT"/>
              </w:rPr>
            </w:pPr>
          </w:p>
        </w:tc>
        <w:tc>
          <w:tcPr>
            <w:tcW w:w="1440" w:type="dxa"/>
          </w:tcPr>
          <w:p w14:paraId="7B9BE03F" w14:textId="77777777" w:rsidR="00E71899" w:rsidRPr="00BE068B" w:rsidRDefault="00E71899" w:rsidP="00E71899">
            <w:pPr>
              <w:contextualSpacing/>
              <w:jc w:val="center"/>
              <w:rPr>
                <w:rFonts w:ascii="Gill Sans MT" w:hAnsi="Gill Sans MT"/>
              </w:rPr>
            </w:pPr>
          </w:p>
        </w:tc>
        <w:tc>
          <w:tcPr>
            <w:tcW w:w="1440" w:type="dxa"/>
          </w:tcPr>
          <w:p w14:paraId="25F6D211" w14:textId="77777777" w:rsidR="00E71899" w:rsidRPr="00BE068B" w:rsidRDefault="00E71899" w:rsidP="00E71899">
            <w:pPr>
              <w:contextualSpacing/>
              <w:jc w:val="center"/>
              <w:rPr>
                <w:rFonts w:ascii="Gill Sans MT" w:hAnsi="Gill Sans MT"/>
              </w:rPr>
            </w:pPr>
          </w:p>
        </w:tc>
      </w:tr>
      <w:tr w:rsidR="00E71899" w:rsidRPr="00BE068B" w14:paraId="37DCD1FF" w14:textId="08E58F5A" w:rsidTr="00E71899">
        <w:trPr>
          <w:trHeight w:val="20"/>
          <w:jc w:val="center"/>
        </w:trPr>
        <w:tc>
          <w:tcPr>
            <w:tcW w:w="719" w:type="dxa"/>
          </w:tcPr>
          <w:p w14:paraId="5ADC4C28" w14:textId="77777777" w:rsidR="00E71899" w:rsidRPr="00BE068B" w:rsidRDefault="00E71899" w:rsidP="00E71899">
            <w:pPr>
              <w:contextualSpacing/>
              <w:jc w:val="center"/>
              <w:rPr>
                <w:rFonts w:ascii="Gill Sans MT" w:hAnsi="Gill Sans MT"/>
                <w:sz w:val="20"/>
              </w:rPr>
            </w:pPr>
            <w:r w:rsidRPr="00BE068B">
              <w:rPr>
                <w:rFonts w:ascii="Gill Sans MT" w:hAnsi="Gill Sans MT"/>
                <w:sz w:val="20"/>
              </w:rPr>
              <w:t>4</w:t>
            </w:r>
          </w:p>
        </w:tc>
        <w:tc>
          <w:tcPr>
            <w:tcW w:w="1260" w:type="dxa"/>
          </w:tcPr>
          <w:p w14:paraId="50628860" w14:textId="77777777" w:rsidR="00E71899" w:rsidRPr="00BE068B" w:rsidRDefault="00E71899" w:rsidP="00E71899">
            <w:pPr>
              <w:contextualSpacing/>
              <w:jc w:val="center"/>
              <w:rPr>
                <w:rFonts w:ascii="Gill Sans MT" w:hAnsi="Gill Sans MT"/>
              </w:rPr>
            </w:pPr>
          </w:p>
        </w:tc>
        <w:tc>
          <w:tcPr>
            <w:tcW w:w="1350" w:type="dxa"/>
          </w:tcPr>
          <w:p w14:paraId="6F16AFA7" w14:textId="77777777" w:rsidR="00E71899" w:rsidRPr="00BE068B" w:rsidRDefault="00E71899" w:rsidP="00E71899">
            <w:pPr>
              <w:contextualSpacing/>
              <w:jc w:val="center"/>
              <w:rPr>
                <w:rFonts w:ascii="Gill Sans MT" w:hAnsi="Gill Sans MT"/>
              </w:rPr>
            </w:pPr>
          </w:p>
        </w:tc>
        <w:tc>
          <w:tcPr>
            <w:tcW w:w="1348" w:type="dxa"/>
          </w:tcPr>
          <w:p w14:paraId="545D7F45" w14:textId="77777777" w:rsidR="00E71899" w:rsidRPr="00BE068B" w:rsidRDefault="00E71899" w:rsidP="00E71899">
            <w:pPr>
              <w:contextualSpacing/>
              <w:jc w:val="center"/>
              <w:rPr>
                <w:rFonts w:ascii="Gill Sans MT" w:hAnsi="Gill Sans MT"/>
              </w:rPr>
            </w:pPr>
          </w:p>
        </w:tc>
        <w:tc>
          <w:tcPr>
            <w:tcW w:w="1442" w:type="dxa"/>
          </w:tcPr>
          <w:p w14:paraId="21E85F99" w14:textId="77777777" w:rsidR="00E71899" w:rsidRPr="00BE068B" w:rsidRDefault="00E71899" w:rsidP="00E71899">
            <w:pPr>
              <w:contextualSpacing/>
              <w:jc w:val="center"/>
              <w:rPr>
                <w:rFonts w:ascii="Gill Sans MT" w:hAnsi="Gill Sans MT"/>
              </w:rPr>
            </w:pPr>
          </w:p>
        </w:tc>
        <w:tc>
          <w:tcPr>
            <w:tcW w:w="1440" w:type="dxa"/>
          </w:tcPr>
          <w:p w14:paraId="0BFCFEC4" w14:textId="77777777" w:rsidR="00E71899" w:rsidRPr="00BE068B" w:rsidRDefault="00E71899" w:rsidP="00E71899">
            <w:pPr>
              <w:contextualSpacing/>
              <w:jc w:val="center"/>
              <w:rPr>
                <w:rFonts w:ascii="Gill Sans MT" w:hAnsi="Gill Sans MT"/>
              </w:rPr>
            </w:pPr>
          </w:p>
        </w:tc>
        <w:tc>
          <w:tcPr>
            <w:tcW w:w="1440" w:type="dxa"/>
          </w:tcPr>
          <w:p w14:paraId="6D10C830" w14:textId="77777777" w:rsidR="00E71899" w:rsidRPr="00BE068B" w:rsidRDefault="00E71899" w:rsidP="00E71899">
            <w:pPr>
              <w:contextualSpacing/>
              <w:jc w:val="center"/>
              <w:rPr>
                <w:rFonts w:ascii="Gill Sans MT" w:hAnsi="Gill Sans MT"/>
              </w:rPr>
            </w:pPr>
          </w:p>
        </w:tc>
        <w:tc>
          <w:tcPr>
            <w:tcW w:w="1440" w:type="dxa"/>
          </w:tcPr>
          <w:p w14:paraId="69B91382" w14:textId="77777777" w:rsidR="00E71899" w:rsidRPr="00BE068B" w:rsidRDefault="00E71899" w:rsidP="00E71899">
            <w:pPr>
              <w:contextualSpacing/>
              <w:jc w:val="center"/>
              <w:rPr>
                <w:rFonts w:ascii="Gill Sans MT" w:hAnsi="Gill Sans MT"/>
              </w:rPr>
            </w:pPr>
          </w:p>
        </w:tc>
        <w:tc>
          <w:tcPr>
            <w:tcW w:w="1440" w:type="dxa"/>
          </w:tcPr>
          <w:p w14:paraId="7C2E5BAF" w14:textId="77777777" w:rsidR="00E71899" w:rsidRPr="00BE068B" w:rsidRDefault="00E71899" w:rsidP="00E71899">
            <w:pPr>
              <w:contextualSpacing/>
              <w:jc w:val="center"/>
              <w:rPr>
                <w:rFonts w:ascii="Gill Sans MT" w:hAnsi="Gill Sans MT"/>
              </w:rPr>
            </w:pPr>
          </w:p>
        </w:tc>
        <w:tc>
          <w:tcPr>
            <w:tcW w:w="1440" w:type="dxa"/>
          </w:tcPr>
          <w:p w14:paraId="19803346" w14:textId="77777777" w:rsidR="00E71899" w:rsidRPr="00BE068B" w:rsidRDefault="00E71899" w:rsidP="00E71899">
            <w:pPr>
              <w:contextualSpacing/>
              <w:jc w:val="center"/>
              <w:rPr>
                <w:rFonts w:ascii="Gill Sans MT" w:hAnsi="Gill Sans MT"/>
              </w:rPr>
            </w:pPr>
          </w:p>
        </w:tc>
      </w:tr>
      <w:tr w:rsidR="00E71899" w:rsidRPr="00BE068B" w14:paraId="7BE6A6B2" w14:textId="663BD114" w:rsidTr="00E71899">
        <w:trPr>
          <w:trHeight w:val="20"/>
          <w:jc w:val="center"/>
        </w:trPr>
        <w:tc>
          <w:tcPr>
            <w:tcW w:w="719" w:type="dxa"/>
          </w:tcPr>
          <w:p w14:paraId="2D710785" w14:textId="77777777" w:rsidR="00E71899" w:rsidRPr="00BE068B" w:rsidRDefault="00E71899" w:rsidP="00E71899">
            <w:pPr>
              <w:contextualSpacing/>
              <w:jc w:val="center"/>
              <w:rPr>
                <w:rFonts w:ascii="Gill Sans MT" w:hAnsi="Gill Sans MT"/>
                <w:sz w:val="20"/>
              </w:rPr>
            </w:pPr>
            <w:r w:rsidRPr="00BE068B">
              <w:rPr>
                <w:rFonts w:ascii="Gill Sans MT" w:hAnsi="Gill Sans MT"/>
                <w:sz w:val="20"/>
              </w:rPr>
              <w:t>5</w:t>
            </w:r>
          </w:p>
        </w:tc>
        <w:tc>
          <w:tcPr>
            <w:tcW w:w="1260" w:type="dxa"/>
          </w:tcPr>
          <w:p w14:paraId="643A31A9" w14:textId="77777777" w:rsidR="00E71899" w:rsidRPr="00BE068B" w:rsidRDefault="00E71899" w:rsidP="00E71899">
            <w:pPr>
              <w:contextualSpacing/>
              <w:jc w:val="center"/>
              <w:rPr>
                <w:rFonts w:ascii="Gill Sans MT" w:hAnsi="Gill Sans MT"/>
              </w:rPr>
            </w:pPr>
          </w:p>
        </w:tc>
        <w:tc>
          <w:tcPr>
            <w:tcW w:w="1350" w:type="dxa"/>
          </w:tcPr>
          <w:p w14:paraId="27901103" w14:textId="77777777" w:rsidR="00E71899" w:rsidRPr="00BE068B" w:rsidRDefault="00E71899" w:rsidP="00E71899">
            <w:pPr>
              <w:contextualSpacing/>
              <w:jc w:val="center"/>
              <w:rPr>
                <w:rFonts w:ascii="Gill Sans MT" w:hAnsi="Gill Sans MT"/>
              </w:rPr>
            </w:pPr>
          </w:p>
        </w:tc>
        <w:tc>
          <w:tcPr>
            <w:tcW w:w="1348" w:type="dxa"/>
          </w:tcPr>
          <w:p w14:paraId="5CE97A27" w14:textId="77777777" w:rsidR="00E71899" w:rsidRPr="00BE068B" w:rsidRDefault="00E71899" w:rsidP="00E71899">
            <w:pPr>
              <w:contextualSpacing/>
              <w:jc w:val="center"/>
              <w:rPr>
                <w:rFonts w:ascii="Gill Sans MT" w:hAnsi="Gill Sans MT"/>
              </w:rPr>
            </w:pPr>
          </w:p>
        </w:tc>
        <w:tc>
          <w:tcPr>
            <w:tcW w:w="1442" w:type="dxa"/>
          </w:tcPr>
          <w:p w14:paraId="040010C0" w14:textId="77777777" w:rsidR="00E71899" w:rsidRPr="00BE068B" w:rsidRDefault="00E71899" w:rsidP="00E71899">
            <w:pPr>
              <w:contextualSpacing/>
              <w:jc w:val="center"/>
              <w:rPr>
                <w:rFonts w:ascii="Gill Sans MT" w:hAnsi="Gill Sans MT"/>
              </w:rPr>
            </w:pPr>
          </w:p>
        </w:tc>
        <w:tc>
          <w:tcPr>
            <w:tcW w:w="1440" w:type="dxa"/>
          </w:tcPr>
          <w:p w14:paraId="03A2221D" w14:textId="77777777" w:rsidR="00E71899" w:rsidRPr="00BE068B" w:rsidRDefault="00E71899" w:rsidP="00E71899">
            <w:pPr>
              <w:contextualSpacing/>
              <w:jc w:val="center"/>
              <w:rPr>
                <w:rFonts w:ascii="Gill Sans MT" w:hAnsi="Gill Sans MT"/>
              </w:rPr>
            </w:pPr>
          </w:p>
        </w:tc>
        <w:tc>
          <w:tcPr>
            <w:tcW w:w="1440" w:type="dxa"/>
          </w:tcPr>
          <w:p w14:paraId="639590F3" w14:textId="77777777" w:rsidR="00E71899" w:rsidRPr="00BE068B" w:rsidRDefault="00E71899" w:rsidP="00E71899">
            <w:pPr>
              <w:contextualSpacing/>
              <w:jc w:val="center"/>
              <w:rPr>
                <w:rFonts w:ascii="Gill Sans MT" w:hAnsi="Gill Sans MT"/>
              </w:rPr>
            </w:pPr>
          </w:p>
        </w:tc>
        <w:tc>
          <w:tcPr>
            <w:tcW w:w="1440" w:type="dxa"/>
          </w:tcPr>
          <w:p w14:paraId="1FD0E580" w14:textId="77777777" w:rsidR="00E71899" w:rsidRPr="00BE068B" w:rsidRDefault="00E71899" w:rsidP="00E71899">
            <w:pPr>
              <w:contextualSpacing/>
              <w:jc w:val="center"/>
              <w:rPr>
                <w:rFonts w:ascii="Gill Sans MT" w:hAnsi="Gill Sans MT"/>
              </w:rPr>
            </w:pPr>
          </w:p>
        </w:tc>
        <w:tc>
          <w:tcPr>
            <w:tcW w:w="1440" w:type="dxa"/>
          </w:tcPr>
          <w:p w14:paraId="2C01354B" w14:textId="77777777" w:rsidR="00E71899" w:rsidRPr="00BE068B" w:rsidRDefault="00E71899" w:rsidP="00E71899">
            <w:pPr>
              <w:contextualSpacing/>
              <w:jc w:val="center"/>
              <w:rPr>
                <w:rFonts w:ascii="Gill Sans MT" w:hAnsi="Gill Sans MT"/>
              </w:rPr>
            </w:pPr>
          </w:p>
        </w:tc>
        <w:tc>
          <w:tcPr>
            <w:tcW w:w="1440" w:type="dxa"/>
          </w:tcPr>
          <w:p w14:paraId="45665743" w14:textId="77777777" w:rsidR="00E71899" w:rsidRPr="00BE068B" w:rsidRDefault="00E71899" w:rsidP="00E71899">
            <w:pPr>
              <w:contextualSpacing/>
              <w:jc w:val="center"/>
              <w:rPr>
                <w:rFonts w:ascii="Gill Sans MT" w:hAnsi="Gill Sans MT"/>
              </w:rPr>
            </w:pPr>
          </w:p>
        </w:tc>
      </w:tr>
      <w:tr w:rsidR="00E71899" w:rsidRPr="00BE068B" w14:paraId="4AC2F552" w14:textId="022E7717" w:rsidTr="00E71899">
        <w:trPr>
          <w:trHeight w:val="20"/>
          <w:jc w:val="center"/>
        </w:trPr>
        <w:tc>
          <w:tcPr>
            <w:tcW w:w="719" w:type="dxa"/>
          </w:tcPr>
          <w:p w14:paraId="5A95F47F" w14:textId="77777777" w:rsidR="00E71899" w:rsidRPr="00BE068B" w:rsidRDefault="00E71899" w:rsidP="00E71899">
            <w:pPr>
              <w:contextualSpacing/>
              <w:jc w:val="center"/>
              <w:rPr>
                <w:rFonts w:ascii="Gill Sans MT" w:hAnsi="Gill Sans MT"/>
                <w:sz w:val="20"/>
              </w:rPr>
            </w:pPr>
            <w:r w:rsidRPr="00BE068B">
              <w:rPr>
                <w:rFonts w:ascii="Gill Sans MT" w:hAnsi="Gill Sans MT"/>
                <w:sz w:val="20"/>
              </w:rPr>
              <w:t>6</w:t>
            </w:r>
          </w:p>
        </w:tc>
        <w:tc>
          <w:tcPr>
            <w:tcW w:w="1260" w:type="dxa"/>
          </w:tcPr>
          <w:p w14:paraId="45D19376" w14:textId="77777777" w:rsidR="00E71899" w:rsidRPr="00BE068B" w:rsidRDefault="00E71899" w:rsidP="00E71899">
            <w:pPr>
              <w:contextualSpacing/>
              <w:jc w:val="center"/>
              <w:rPr>
                <w:rFonts w:ascii="Gill Sans MT" w:hAnsi="Gill Sans MT"/>
              </w:rPr>
            </w:pPr>
          </w:p>
        </w:tc>
        <w:tc>
          <w:tcPr>
            <w:tcW w:w="1350" w:type="dxa"/>
          </w:tcPr>
          <w:p w14:paraId="14130237" w14:textId="77777777" w:rsidR="00E71899" w:rsidRPr="00BE068B" w:rsidRDefault="00E71899" w:rsidP="00E71899">
            <w:pPr>
              <w:contextualSpacing/>
              <w:jc w:val="center"/>
              <w:rPr>
                <w:rFonts w:ascii="Gill Sans MT" w:hAnsi="Gill Sans MT"/>
              </w:rPr>
            </w:pPr>
          </w:p>
        </w:tc>
        <w:tc>
          <w:tcPr>
            <w:tcW w:w="1348" w:type="dxa"/>
          </w:tcPr>
          <w:p w14:paraId="3848C47C" w14:textId="77777777" w:rsidR="00E71899" w:rsidRPr="00BE068B" w:rsidRDefault="00E71899" w:rsidP="00E71899">
            <w:pPr>
              <w:contextualSpacing/>
              <w:jc w:val="center"/>
              <w:rPr>
                <w:rFonts w:ascii="Gill Sans MT" w:hAnsi="Gill Sans MT"/>
              </w:rPr>
            </w:pPr>
          </w:p>
        </w:tc>
        <w:tc>
          <w:tcPr>
            <w:tcW w:w="1442" w:type="dxa"/>
          </w:tcPr>
          <w:p w14:paraId="5AA68DFB" w14:textId="77777777" w:rsidR="00E71899" w:rsidRPr="00BE068B" w:rsidRDefault="00E71899" w:rsidP="00E71899">
            <w:pPr>
              <w:contextualSpacing/>
              <w:jc w:val="center"/>
              <w:rPr>
                <w:rFonts w:ascii="Gill Sans MT" w:hAnsi="Gill Sans MT"/>
              </w:rPr>
            </w:pPr>
          </w:p>
        </w:tc>
        <w:tc>
          <w:tcPr>
            <w:tcW w:w="1440" w:type="dxa"/>
          </w:tcPr>
          <w:p w14:paraId="179D5977" w14:textId="77777777" w:rsidR="00E71899" w:rsidRPr="00BE068B" w:rsidRDefault="00E71899" w:rsidP="00E71899">
            <w:pPr>
              <w:contextualSpacing/>
              <w:jc w:val="center"/>
              <w:rPr>
                <w:rFonts w:ascii="Gill Sans MT" w:hAnsi="Gill Sans MT"/>
              </w:rPr>
            </w:pPr>
          </w:p>
        </w:tc>
        <w:tc>
          <w:tcPr>
            <w:tcW w:w="1440" w:type="dxa"/>
          </w:tcPr>
          <w:p w14:paraId="1B168A43" w14:textId="77777777" w:rsidR="00E71899" w:rsidRPr="00BE068B" w:rsidRDefault="00E71899" w:rsidP="00E71899">
            <w:pPr>
              <w:contextualSpacing/>
              <w:jc w:val="center"/>
              <w:rPr>
                <w:rFonts w:ascii="Gill Sans MT" w:hAnsi="Gill Sans MT"/>
              </w:rPr>
            </w:pPr>
          </w:p>
        </w:tc>
        <w:tc>
          <w:tcPr>
            <w:tcW w:w="1440" w:type="dxa"/>
          </w:tcPr>
          <w:p w14:paraId="4B9B6759" w14:textId="77777777" w:rsidR="00E71899" w:rsidRPr="00BE068B" w:rsidRDefault="00E71899" w:rsidP="00E71899">
            <w:pPr>
              <w:contextualSpacing/>
              <w:jc w:val="center"/>
              <w:rPr>
                <w:rFonts w:ascii="Gill Sans MT" w:hAnsi="Gill Sans MT"/>
              </w:rPr>
            </w:pPr>
          </w:p>
        </w:tc>
        <w:tc>
          <w:tcPr>
            <w:tcW w:w="1440" w:type="dxa"/>
          </w:tcPr>
          <w:p w14:paraId="23D8B1CE" w14:textId="77777777" w:rsidR="00E71899" w:rsidRPr="00BE068B" w:rsidRDefault="00E71899" w:rsidP="00E71899">
            <w:pPr>
              <w:contextualSpacing/>
              <w:jc w:val="center"/>
              <w:rPr>
                <w:rFonts w:ascii="Gill Sans MT" w:hAnsi="Gill Sans MT"/>
              </w:rPr>
            </w:pPr>
          </w:p>
        </w:tc>
        <w:tc>
          <w:tcPr>
            <w:tcW w:w="1440" w:type="dxa"/>
          </w:tcPr>
          <w:p w14:paraId="4B29E89A" w14:textId="77777777" w:rsidR="00E71899" w:rsidRPr="00BE068B" w:rsidRDefault="00E71899" w:rsidP="00E71899">
            <w:pPr>
              <w:contextualSpacing/>
              <w:jc w:val="center"/>
              <w:rPr>
                <w:rFonts w:ascii="Gill Sans MT" w:hAnsi="Gill Sans MT"/>
              </w:rPr>
            </w:pPr>
          </w:p>
        </w:tc>
      </w:tr>
      <w:tr w:rsidR="00E71899" w:rsidRPr="00BE068B" w14:paraId="6A9EC5E4" w14:textId="21CD41B3" w:rsidTr="00E71899">
        <w:trPr>
          <w:trHeight w:val="20"/>
          <w:jc w:val="center"/>
        </w:trPr>
        <w:tc>
          <w:tcPr>
            <w:tcW w:w="719" w:type="dxa"/>
          </w:tcPr>
          <w:p w14:paraId="344A217B" w14:textId="77777777" w:rsidR="00E71899" w:rsidRPr="00BE068B" w:rsidRDefault="00E71899" w:rsidP="00E71899">
            <w:pPr>
              <w:contextualSpacing/>
              <w:jc w:val="center"/>
              <w:rPr>
                <w:rFonts w:ascii="Gill Sans MT" w:hAnsi="Gill Sans MT"/>
                <w:sz w:val="20"/>
              </w:rPr>
            </w:pPr>
            <w:r w:rsidRPr="00BE068B">
              <w:rPr>
                <w:rFonts w:ascii="Gill Sans MT" w:hAnsi="Gill Sans MT"/>
                <w:sz w:val="20"/>
              </w:rPr>
              <w:t>7</w:t>
            </w:r>
          </w:p>
        </w:tc>
        <w:tc>
          <w:tcPr>
            <w:tcW w:w="1260" w:type="dxa"/>
          </w:tcPr>
          <w:p w14:paraId="1AF34B98" w14:textId="77777777" w:rsidR="00E71899" w:rsidRPr="00BE068B" w:rsidRDefault="00E71899" w:rsidP="00E71899">
            <w:pPr>
              <w:contextualSpacing/>
              <w:jc w:val="center"/>
              <w:rPr>
                <w:rFonts w:ascii="Gill Sans MT" w:hAnsi="Gill Sans MT"/>
              </w:rPr>
            </w:pPr>
          </w:p>
        </w:tc>
        <w:tc>
          <w:tcPr>
            <w:tcW w:w="1350" w:type="dxa"/>
          </w:tcPr>
          <w:p w14:paraId="02A7CCE1" w14:textId="77777777" w:rsidR="00E71899" w:rsidRPr="00BE068B" w:rsidRDefault="00E71899" w:rsidP="00E71899">
            <w:pPr>
              <w:contextualSpacing/>
              <w:jc w:val="center"/>
              <w:rPr>
                <w:rFonts w:ascii="Gill Sans MT" w:hAnsi="Gill Sans MT"/>
              </w:rPr>
            </w:pPr>
          </w:p>
        </w:tc>
        <w:tc>
          <w:tcPr>
            <w:tcW w:w="1348" w:type="dxa"/>
          </w:tcPr>
          <w:p w14:paraId="7A6B923A" w14:textId="77777777" w:rsidR="00E71899" w:rsidRPr="00BE068B" w:rsidRDefault="00E71899" w:rsidP="00E71899">
            <w:pPr>
              <w:contextualSpacing/>
              <w:jc w:val="center"/>
              <w:rPr>
                <w:rFonts w:ascii="Gill Sans MT" w:hAnsi="Gill Sans MT"/>
              </w:rPr>
            </w:pPr>
          </w:p>
        </w:tc>
        <w:tc>
          <w:tcPr>
            <w:tcW w:w="1442" w:type="dxa"/>
          </w:tcPr>
          <w:p w14:paraId="0BD5A7A6" w14:textId="77777777" w:rsidR="00E71899" w:rsidRPr="00BE068B" w:rsidRDefault="00E71899" w:rsidP="00E71899">
            <w:pPr>
              <w:contextualSpacing/>
              <w:jc w:val="center"/>
              <w:rPr>
                <w:rFonts w:ascii="Gill Sans MT" w:hAnsi="Gill Sans MT"/>
              </w:rPr>
            </w:pPr>
          </w:p>
        </w:tc>
        <w:tc>
          <w:tcPr>
            <w:tcW w:w="1440" w:type="dxa"/>
          </w:tcPr>
          <w:p w14:paraId="0CB17B48" w14:textId="77777777" w:rsidR="00E71899" w:rsidRPr="00BE068B" w:rsidRDefault="00E71899" w:rsidP="00E71899">
            <w:pPr>
              <w:contextualSpacing/>
              <w:jc w:val="center"/>
              <w:rPr>
                <w:rFonts w:ascii="Gill Sans MT" w:hAnsi="Gill Sans MT"/>
              </w:rPr>
            </w:pPr>
          </w:p>
        </w:tc>
        <w:tc>
          <w:tcPr>
            <w:tcW w:w="1440" w:type="dxa"/>
          </w:tcPr>
          <w:p w14:paraId="318F899B" w14:textId="77777777" w:rsidR="00E71899" w:rsidRPr="00BE068B" w:rsidRDefault="00E71899" w:rsidP="00E71899">
            <w:pPr>
              <w:contextualSpacing/>
              <w:jc w:val="center"/>
              <w:rPr>
                <w:rFonts w:ascii="Gill Sans MT" w:hAnsi="Gill Sans MT"/>
              </w:rPr>
            </w:pPr>
          </w:p>
        </w:tc>
        <w:tc>
          <w:tcPr>
            <w:tcW w:w="1440" w:type="dxa"/>
          </w:tcPr>
          <w:p w14:paraId="5A5E3D21" w14:textId="77777777" w:rsidR="00E71899" w:rsidRPr="00BE068B" w:rsidRDefault="00E71899" w:rsidP="00E71899">
            <w:pPr>
              <w:contextualSpacing/>
              <w:jc w:val="center"/>
              <w:rPr>
                <w:rFonts w:ascii="Gill Sans MT" w:hAnsi="Gill Sans MT"/>
              </w:rPr>
            </w:pPr>
          </w:p>
        </w:tc>
        <w:tc>
          <w:tcPr>
            <w:tcW w:w="1440" w:type="dxa"/>
          </w:tcPr>
          <w:p w14:paraId="6C5BF14E" w14:textId="77777777" w:rsidR="00E71899" w:rsidRPr="00BE068B" w:rsidRDefault="00E71899" w:rsidP="00E71899">
            <w:pPr>
              <w:contextualSpacing/>
              <w:jc w:val="center"/>
              <w:rPr>
                <w:rFonts w:ascii="Gill Sans MT" w:hAnsi="Gill Sans MT"/>
              </w:rPr>
            </w:pPr>
          </w:p>
        </w:tc>
        <w:tc>
          <w:tcPr>
            <w:tcW w:w="1440" w:type="dxa"/>
          </w:tcPr>
          <w:p w14:paraId="1E4520C5" w14:textId="77777777" w:rsidR="00E71899" w:rsidRPr="00BE068B" w:rsidRDefault="00E71899" w:rsidP="00E71899">
            <w:pPr>
              <w:contextualSpacing/>
              <w:jc w:val="center"/>
              <w:rPr>
                <w:rFonts w:ascii="Gill Sans MT" w:hAnsi="Gill Sans MT"/>
              </w:rPr>
            </w:pPr>
          </w:p>
        </w:tc>
      </w:tr>
      <w:tr w:rsidR="00E71899" w:rsidRPr="00BE068B" w14:paraId="2122459E" w14:textId="5D06DA8A" w:rsidTr="00E71899">
        <w:trPr>
          <w:trHeight w:val="20"/>
          <w:jc w:val="center"/>
        </w:trPr>
        <w:tc>
          <w:tcPr>
            <w:tcW w:w="719" w:type="dxa"/>
          </w:tcPr>
          <w:p w14:paraId="681A99B6" w14:textId="77777777" w:rsidR="00E71899" w:rsidRPr="00BE068B" w:rsidRDefault="00E71899" w:rsidP="00E71899">
            <w:pPr>
              <w:contextualSpacing/>
              <w:jc w:val="center"/>
              <w:rPr>
                <w:rFonts w:ascii="Gill Sans MT" w:hAnsi="Gill Sans MT"/>
                <w:sz w:val="20"/>
              </w:rPr>
            </w:pPr>
            <w:r w:rsidRPr="00BE068B">
              <w:rPr>
                <w:rFonts w:ascii="Gill Sans MT" w:hAnsi="Gill Sans MT"/>
                <w:sz w:val="20"/>
              </w:rPr>
              <w:t>8</w:t>
            </w:r>
          </w:p>
        </w:tc>
        <w:tc>
          <w:tcPr>
            <w:tcW w:w="1260" w:type="dxa"/>
          </w:tcPr>
          <w:p w14:paraId="5F87CBCF" w14:textId="77777777" w:rsidR="00E71899" w:rsidRPr="00BE068B" w:rsidRDefault="00E71899" w:rsidP="00E71899">
            <w:pPr>
              <w:contextualSpacing/>
              <w:jc w:val="center"/>
              <w:rPr>
                <w:rFonts w:ascii="Gill Sans MT" w:hAnsi="Gill Sans MT"/>
              </w:rPr>
            </w:pPr>
          </w:p>
        </w:tc>
        <w:tc>
          <w:tcPr>
            <w:tcW w:w="1350" w:type="dxa"/>
          </w:tcPr>
          <w:p w14:paraId="77A2A53A" w14:textId="77777777" w:rsidR="00E71899" w:rsidRPr="00BE068B" w:rsidRDefault="00E71899" w:rsidP="00E71899">
            <w:pPr>
              <w:contextualSpacing/>
              <w:jc w:val="center"/>
              <w:rPr>
                <w:rFonts w:ascii="Gill Sans MT" w:hAnsi="Gill Sans MT"/>
              </w:rPr>
            </w:pPr>
          </w:p>
        </w:tc>
        <w:tc>
          <w:tcPr>
            <w:tcW w:w="1348" w:type="dxa"/>
          </w:tcPr>
          <w:p w14:paraId="35A9AAE4" w14:textId="77777777" w:rsidR="00E71899" w:rsidRPr="00BE068B" w:rsidRDefault="00E71899" w:rsidP="00E71899">
            <w:pPr>
              <w:contextualSpacing/>
              <w:jc w:val="center"/>
              <w:rPr>
                <w:rFonts w:ascii="Gill Sans MT" w:hAnsi="Gill Sans MT"/>
              </w:rPr>
            </w:pPr>
          </w:p>
        </w:tc>
        <w:tc>
          <w:tcPr>
            <w:tcW w:w="1442" w:type="dxa"/>
          </w:tcPr>
          <w:p w14:paraId="490DBA61" w14:textId="77777777" w:rsidR="00E71899" w:rsidRPr="00BE068B" w:rsidRDefault="00E71899" w:rsidP="00E71899">
            <w:pPr>
              <w:contextualSpacing/>
              <w:jc w:val="center"/>
              <w:rPr>
                <w:rFonts w:ascii="Gill Sans MT" w:hAnsi="Gill Sans MT"/>
              </w:rPr>
            </w:pPr>
          </w:p>
        </w:tc>
        <w:tc>
          <w:tcPr>
            <w:tcW w:w="1440" w:type="dxa"/>
          </w:tcPr>
          <w:p w14:paraId="2CB553B0" w14:textId="77777777" w:rsidR="00E71899" w:rsidRPr="00BE068B" w:rsidRDefault="00E71899" w:rsidP="00E71899">
            <w:pPr>
              <w:contextualSpacing/>
              <w:jc w:val="center"/>
              <w:rPr>
                <w:rFonts w:ascii="Gill Sans MT" w:hAnsi="Gill Sans MT"/>
              </w:rPr>
            </w:pPr>
          </w:p>
        </w:tc>
        <w:tc>
          <w:tcPr>
            <w:tcW w:w="1440" w:type="dxa"/>
          </w:tcPr>
          <w:p w14:paraId="2EB998A9" w14:textId="77777777" w:rsidR="00E71899" w:rsidRPr="00BE068B" w:rsidRDefault="00E71899" w:rsidP="00E71899">
            <w:pPr>
              <w:contextualSpacing/>
              <w:jc w:val="center"/>
              <w:rPr>
                <w:rFonts w:ascii="Gill Sans MT" w:hAnsi="Gill Sans MT"/>
              </w:rPr>
            </w:pPr>
          </w:p>
        </w:tc>
        <w:tc>
          <w:tcPr>
            <w:tcW w:w="1440" w:type="dxa"/>
          </w:tcPr>
          <w:p w14:paraId="6AFACA14" w14:textId="77777777" w:rsidR="00E71899" w:rsidRPr="00BE068B" w:rsidRDefault="00E71899" w:rsidP="00E71899">
            <w:pPr>
              <w:contextualSpacing/>
              <w:jc w:val="center"/>
              <w:rPr>
                <w:rFonts w:ascii="Gill Sans MT" w:hAnsi="Gill Sans MT"/>
              </w:rPr>
            </w:pPr>
          </w:p>
        </w:tc>
        <w:tc>
          <w:tcPr>
            <w:tcW w:w="1440" w:type="dxa"/>
          </w:tcPr>
          <w:p w14:paraId="32275B53" w14:textId="77777777" w:rsidR="00E71899" w:rsidRPr="00BE068B" w:rsidRDefault="00E71899" w:rsidP="00E71899">
            <w:pPr>
              <w:contextualSpacing/>
              <w:jc w:val="center"/>
              <w:rPr>
                <w:rFonts w:ascii="Gill Sans MT" w:hAnsi="Gill Sans MT"/>
              </w:rPr>
            </w:pPr>
          </w:p>
        </w:tc>
        <w:tc>
          <w:tcPr>
            <w:tcW w:w="1440" w:type="dxa"/>
          </w:tcPr>
          <w:p w14:paraId="2AE754F2" w14:textId="77777777" w:rsidR="00E71899" w:rsidRPr="00BE068B" w:rsidRDefault="00E71899" w:rsidP="00E71899">
            <w:pPr>
              <w:contextualSpacing/>
              <w:jc w:val="center"/>
              <w:rPr>
                <w:rFonts w:ascii="Gill Sans MT" w:hAnsi="Gill Sans MT"/>
              </w:rPr>
            </w:pPr>
          </w:p>
        </w:tc>
      </w:tr>
      <w:tr w:rsidR="00E71899" w:rsidRPr="00BE068B" w14:paraId="6DBE7480" w14:textId="07B2A0EF" w:rsidTr="00E71899">
        <w:trPr>
          <w:trHeight w:val="20"/>
          <w:jc w:val="center"/>
        </w:trPr>
        <w:tc>
          <w:tcPr>
            <w:tcW w:w="719" w:type="dxa"/>
          </w:tcPr>
          <w:p w14:paraId="3AD5770B" w14:textId="77777777" w:rsidR="00E71899" w:rsidRPr="00BE068B" w:rsidRDefault="00E71899" w:rsidP="00E71899">
            <w:pPr>
              <w:contextualSpacing/>
              <w:jc w:val="center"/>
              <w:rPr>
                <w:rFonts w:ascii="Gill Sans MT" w:hAnsi="Gill Sans MT"/>
                <w:sz w:val="20"/>
              </w:rPr>
            </w:pPr>
            <w:r w:rsidRPr="00BE068B">
              <w:rPr>
                <w:rFonts w:ascii="Gill Sans MT" w:hAnsi="Gill Sans MT"/>
                <w:sz w:val="20"/>
              </w:rPr>
              <w:t>9</w:t>
            </w:r>
          </w:p>
        </w:tc>
        <w:tc>
          <w:tcPr>
            <w:tcW w:w="1260" w:type="dxa"/>
          </w:tcPr>
          <w:p w14:paraId="2A44C720" w14:textId="77777777" w:rsidR="00E71899" w:rsidRPr="00BE068B" w:rsidRDefault="00E71899" w:rsidP="00E71899">
            <w:pPr>
              <w:contextualSpacing/>
              <w:jc w:val="center"/>
              <w:rPr>
                <w:rFonts w:ascii="Gill Sans MT" w:hAnsi="Gill Sans MT"/>
              </w:rPr>
            </w:pPr>
          </w:p>
        </w:tc>
        <w:tc>
          <w:tcPr>
            <w:tcW w:w="1350" w:type="dxa"/>
          </w:tcPr>
          <w:p w14:paraId="2B97E035" w14:textId="77777777" w:rsidR="00E71899" w:rsidRPr="00BE068B" w:rsidRDefault="00E71899" w:rsidP="00E71899">
            <w:pPr>
              <w:contextualSpacing/>
              <w:jc w:val="center"/>
              <w:rPr>
                <w:rFonts w:ascii="Gill Sans MT" w:hAnsi="Gill Sans MT"/>
              </w:rPr>
            </w:pPr>
          </w:p>
        </w:tc>
        <w:tc>
          <w:tcPr>
            <w:tcW w:w="1348" w:type="dxa"/>
          </w:tcPr>
          <w:p w14:paraId="7C8112F6" w14:textId="77777777" w:rsidR="00E71899" w:rsidRPr="00BE068B" w:rsidRDefault="00E71899" w:rsidP="00E71899">
            <w:pPr>
              <w:contextualSpacing/>
              <w:jc w:val="center"/>
              <w:rPr>
                <w:rFonts w:ascii="Gill Sans MT" w:hAnsi="Gill Sans MT"/>
              </w:rPr>
            </w:pPr>
          </w:p>
        </w:tc>
        <w:tc>
          <w:tcPr>
            <w:tcW w:w="1442" w:type="dxa"/>
          </w:tcPr>
          <w:p w14:paraId="7EC17308" w14:textId="77777777" w:rsidR="00E71899" w:rsidRPr="00BE068B" w:rsidRDefault="00E71899" w:rsidP="00E71899">
            <w:pPr>
              <w:contextualSpacing/>
              <w:jc w:val="center"/>
              <w:rPr>
                <w:rFonts w:ascii="Gill Sans MT" w:hAnsi="Gill Sans MT"/>
              </w:rPr>
            </w:pPr>
          </w:p>
        </w:tc>
        <w:tc>
          <w:tcPr>
            <w:tcW w:w="1440" w:type="dxa"/>
          </w:tcPr>
          <w:p w14:paraId="16D32059" w14:textId="77777777" w:rsidR="00E71899" w:rsidRPr="00BE068B" w:rsidRDefault="00E71899" w:rsidP="00E71899">
            <w:pPr>
              <w:contextualSpacing/>
              <w:jc w:val="center"/>
              <w:rPr>
                <w:rFonts w:ascii="Gill Sans MT" w:hAnsi="Gill Sans MT"/>
              </w:rPr>
            </w:pPr>
          </w:p>
        </w:tc>
        <w:tc>
          <w:tcPr>
            <w:tcW w:w="1440" w:type="dxa"/>
          </w:tcPr>
          <w:p w14:paraId="7E1E5C0E" w14:textId="77777777" w:rsidR="00E71899" w:rsidRPr="00BE068B" w:rsidRDefault="00E71899" w:rsidP="00E71899">
            <w:pPr>
              <w:contextualSpacing/>
              <w:jc w:val="center"/>
              <w:rPr>
                <w:rFonts w:ascii="Gill Sans MT" w:hAnsi="Gill Sans MT"/>
              </w:rPr>
            </w:pPr>
          </w:p>
        </w:tc>
        <w:tc>
          <w:tcPr>
            <w:tcW w:w="1440" w:type="dxa"/>
          </w:tcPr>
          <w:p w14:paraId="6AD49C35" w14:textId="77777777" w:rsidR="00E71899" w:rsidRPr="00BE068B" w:rsidRDefault="00E71899" w:rsidP="00E71899">
            <w:pPr>
              <w:contextualSpacing/>
              <w:jc w:val="center"/>
              <w:rPr>
                <w:rFonts w:ascii="Gill Sans MT" w:hAnsi="Gill Sans MT"/>
              </w:rPr>
            </w:pPr>
          </w:p>
        </w:tc>
        <w:tc>
          <w:tcPr>
            <w:tcW w:w="1440" w:type="dxa"/>
          </w:tcPr>
          <w:p w14:paraId="79797D9C" w14:textId="77777777" w:rsidR="00E71899" w:rsidRPr="00BE068B" w:rsidRDefault="00E71899" w:rsidP="00E71899">
            <w:pPr>
              <w:contextualSpacing/>
              <w:jc w:val="center"/>
              <w:rPr>
                <w:rFonts w:ascii="Gill Sans MT" w:hAnsi="Gill Sans MT"/>
              </w:rPr>
            </w:pPr>
          </w:p>
        </w:tc>
        <w:tc>
          <w:tcPr>
            <w:tcW w:w="1440" w:type="dxa"/>
          </w:tcPr>
          <w:p w14:paraId="44D4BA4A" w14:textId="77777777" w:rsidR="00E71899" w:rsidRPr="00BE068B" w:rsidRDefault="00E71899" w:rsidP="00E71899">
            <w:pPr>
              <w:contextualSpacing/>
              <w:jc w:val="center"/>
              <w:rPr>
                <w:rFonts w:ascii="Gill Sans MT" w:hAnsi="Gill Sans MT"/>
              </w:rPr>
            </w:pPr>
          </w:p>
        </w:tc>
      </w:tr>
      <w:tr w:rsidR="00E71899" w:rsidRPr="00BE068B" w14:paraId="50DBAAB3" w14:textId="2FFB8306" w:rsidTr="00E71899">
        <w:trPr>
          <w:trHeight w:val="20"/>
          <w:jc w:val="center"/>
        </w:trPr>
        <w:tc>
          <w:tcPr>
            <w:tcW w:w="719" w:type="dxa"/>
          </w:tcPr>
          <w:p w14:paraId="3E885699" w14:textId="77777777" w:rsidR="00E71899" w:rsidRPr="00BE068B" w:rsidRDefault="00E71899" w:rsidP="00E71899">
            <w:pPr>
              <w:contextualSpacing/>
              <w:jc w:val="center"/>
              <w:rPr>
                <w:rFonts w:ascii="Gill Sans MT" w:hAnsi="Gill Sans MT"/>
                <w:sz w:val="20"/>
              </w:rPr>
            </w:pPr>
            <w:r w:rsidRPr="00BE068B">
              <w:rPr>
                <w:rFonts w:ascii="Gill Sans MT" w:hAnsi="Gill Sans MT"/>
                <w:sz w:val="20"/>
              </w:rPr>
              <w:t>10</w:t>
            </w:r>
          </w:p>
        </w:tc>
        <w:tc>
          <w:tcPr>
            <w:tcW w:w="1260" w:type="dxa"/>
          </w:tcPr>
          <w:p w14:paraId="0F6F0E6A" w14:textId="77777777" w:rsidR="00E71899" w:rsidRPr="00BE068B" w:rsidRDefault="00E71899" w:rsidP="00E71899">
            <w:pPr>
              <w:contextualSpacing/>
              <w:jc w:val="center"/>
              <w:rPr>
                <w:rFonts w:ascii="Gill Sans MT" w:hAnsi="Gill Sans MT"/>
              </w:rPr>
            </w:pPr>
          </w:p>
        </w:tc>
        <w:tc>
          <w:tcPr>
            <w:tcW w:w="1350" w:type="dxa"/>
          </w:tcPr>
          <w:p w14:paraId="3288C263" w14:textId="77777777" w:rsidR="00E71899" w:rsidRPr="00BE068B" w:rsidRDefault="00E71899" w:rsidP="00E71899">
            <w:pPr>
              <w:contextualSpacing/>
              <w:jc w:val="center"/>
              <w:rPr>
                <w:rFonts w:ascii="Gill Sans MT" w:hAnsi="Gill Sans MT"/>
              </w:rPr>
            </w:pPr>
          </w:p>
        </w:tc>
        <w:tc>
          <w:tcPr>
            <w:tcW w:w="1348" w:type="dxa"/>
          </w:tcPr>
          <w:p w14:paraId="43962D8D" w14:textId="77777777" w:rsidR="00E71899" w:rsidRPr="00BE068B" w:rsidRDefault="00E71899" w:rsidP="00E71899">
            <w:pPr>
              <w:contextualSpacing/>
              <w:jc w:val="center"/>
              <w:rPr>
                <w:rFonts w:ascii="Gill Sans MT" w:hAnsi="Gill Sans MT"/>
              </w:rPr>
            </w:pPr>
          </w:p>
        </w:tc>
        <w:tc>
          <w:tcPr>
            <w:tcW w:w="1442" w:type="dxa"/>
          </w:tcPr>
          <w:p w14:paraId="735E4F0A" w14:textId="77777777" w:rsidR="00E71899" w:rsidRPr="00BE068B" w:rsidRDefault="00E71899" w:rsidP="00E71899">
            <w:pPr>
              <w:contextualSpacing/>
              <w:jc w:val="center"/>
              <w:rPr>
                <w:rFonts w:ascii="Gill Sans MT" w:hAnsi="Gill Sans MT"/>
              </w:rPr>
            </w:pPr>
          </w:p>
        </w:tc>
        <w:tc>
          <w:tcPr>
            <w:tcW w:w="1440" w:type="dxa"/>
          </w:tcPr>
          <w:p w14:paraId="74EB4232" w14:textId="77777777" w:rsidR="00E71899" w:rsidRPr="00BE068B" w:rsidRDefault="00E71899" w:rsidP="00E71899">
            <w:pPr>
              <w:contextualSpacing/>
              <w:jc w:val="center"/>
              <w:rPr>
                <w:rFonts w:ascii="Gill Sans MT" w:hAnsi="Gill Sans MT"/>
              </w:rPr>
            </w:pPr>
          </w:p>
        </w:tc>
        <w:tc>
          <w:tcPr>
            <w:tcW w:w="1440" w:type="dxa"/>
          </w:tcPr>
          <w:p w14:paraId="34D4555D" w14:textId="77777777" w:rsidR="00E71899" w:rsidRPr="00BE068B" w:rsidRDefault="00E71899" w:rsidP="00E71899">
            <w:pPr>
              <w:contextualSpacing/>
              <w:jc w:val="center"/>
              <w:rPr>
                <w:rFonts w:ascii="Gill Sans MT" w:hAnsi="Gill Sans MT"/>
              </w:rPr>
            </w:pPr>
          </w:p>
        </w:tc>
        <w:tc>
          <w:tcPr>
            <w:tcW w:w="1440" w:type="dxa"/>
          </w:tcPr>
          <w:p w14:paraId="5EDE445C" w14:textId="77777777" w:rsidR="00E71899" w:rsidRPr="00BE068B" w:rsidRDefault="00E71899" w:rsidP="00E71899">
            <w:pPr>
              <w:contextualSpacing/>
              <w:jc w:val="center"/>
              <w:rPr>
                <w:rFonts w:ascii="Gill Sans MT" w:hAnsi="Gill Sans MT"/>
              </w:rPr>
            </w:pPr>
          </w:p>
        </w:tc>
        <w:tc>
          <w:tcPr>
            <w:tcW w:w="1440" w:type="dxa"/>
          </w:tcPr>
          <w:p w14:paraId="0FF16CB2" w14:textId="77777777" w:rsidR="00E71899" w:rsidRPr="00BE068B" w:rsidRDefault="00E71899" w:rsidP="00E71899">
            <w:pPr>
              <w:contextualSpacing/>
              <w:jc w:val="center"/>
              <w:rPr>
                <w:rFonts w:ascii="Gill Sans MT" w:hAnsi="Gill Sans MT"/>
              </w:rPr>
            </w:pPr>
          </w:p>
        </w:tc>
        <w:tc>
          <w:tcPr>
            <w:tcW w:w="1440" w:type="dxa"/>
          </w:tcPr>
          <w:p w14:paraId="3BE39206" w14:textId="77777777" w:rsidR="00E71899" w:rsidRPr="00BE068B" w:rsidRDefault="00E71899" w:rsidP="00E71899">
            <w:pPr>
              <w:contextualSpacing/>
              <w:jc w:val="center"/>
              <w:rPr>
                <w:rFonts w:ascii="Gill Sans MT" w:hAnsi="Gill Sans MT"/>
              </w:rPr>
            </w:pPr>
          </w:p>
        </w:tc>
      </w:tr>
    </w:tbl>
    <w:p w14:paraId="16307C0E" w14:textId="77777777" w:rsidR="00F7697D" w:rsidRPr="00BE068B" w:rsidRDefault="00F7697D" w:rsidP="00F7697D">
      <w:pPr>
        <w:spacing w:after="0" w:line="240" w:lineRule="auto"/>
        <w:contextualSpacing/>
        <w:rPr>
          <w:rFonts w:ascii="Gill Sans MT" w:eastAsia="SimSun" w:hAnsi="Gill Sans MT"/>
        </w:rPr>
      </w:pPr>
    </w:p>
    <w:tbl>
      <w:tblPr>
        <w:tblStyle w:val="TableGrid2"/>
        <w:tblW w:w="3955" w:type="dxa"/>
        <w:jc w:val="center"/>
        <w:tblCellMar>
          <w:left w:w="29" w:type="dxa"/>
          <w:right w:w="29" w:type="dxa"/>
        </w:tblCellMar>
        <w:tblLook w:val="04A0" w:firstRow="1" w:lastRow="0" w:firstColumn="1" w:lastColumn="0" w:noHBand="0" w:noVBand="1"/>
      </w:tblPr>
      <w:tblGrid>
        <w:gridCol w:w="3955"/>
      </w:tblGrid>
      <w:tr w:rsidR="00F7697D" w:rsidRPr="00BE068B" w14:paraId="61C04BEF" w14:textId="77777777" w:rsidTr="00F7697D">
        <w:trPr>
          <w:jc w:val="center"/>
        </w:trPr>
        <w:tc>
          <w:tcPr>
            <w:tcW w:w="3955" w:type="dxa"/>
          </w:tcPr>
          <w:p w14:paraId="5D13F58F" w14:textId="77777777" w:rsidR="00F7697D" w:rsidRPr="00BE068B" w:rsidRDefault="00F7697D" w:rsidP="00F7697D">
            <w:pPr>
              <w:kinsoku w:val="0"/>
              <w:overflowPunct w:val="0"/>
              <w:autoSpaceDE w:val="0"/>
              <w:autoSpaceDN w:val="0"/>
              <w:adjustRightInd w:val="0"/>
              <w:contextualSpacing/>
              <w:rPr>
                <w:rFonts w:ascii="Gill Sans MT" w:hAnsi="Gill Sans MT" w:cs="Times New Roman"/>
                <w:b/>
                <w:sz w:val="20"/>
              </w:rPr>
            </w:pPr>
            <w:r w:rsidRPr="00BE068B">
              <w:rPr>
                <w:rFonts w:ascii="Gill Sans MT" w:hAnsi="Gill Sans MT" w:cs="Times New Roman"/>
                <w:b/>
                <w:sz w:val="20"/>
              </w:rPr>
              <w:t>Primary Decision (E9)</w:t>
            </w:r>
          </w:p>
        </w:tc>
      </w:tr>
      <w:tr w:rsidR="00F7697D" w:rsidRPr="00BE068B" w14:paraId="330544A3" w14:textId="77777777" w:rsidTr="00F7697D">
        <w:trPr>
          <w:jc w:val="center"/>
        </w:trPr>
        <w:tc>
          <w:tcPr>
            <w:tcW w:w="3955" w:type="dxa"/>
          </w:tcPr>
          <w:p w14:paraId="292DF9A0"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1=Head of household</w:t>
            </w:r>
          </w:p>
          <w:p w14:paraId="63CE34E2"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2=Spouse</w:t>
            </w:r>
          </w:p>
          <w:p w14:paraId="78CFA00F"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3=Both head and spouse together</w:t>
            </w:r>
          </w:p>
          <w:p w14:paraId="503C571C"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4=Other male household member</w:t>
            </w:r>
          </w:p>
          <w:p w14:paraId="35E6AA29"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5=Other female household member</w:t>
            </w:r>
          </w:p>
          <w:p w14:paraId="6D1AAA54"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97=Other</w:t>
            </w:r>
          </w:p>
        </w:tc>
      </w:tr>
    </w:tbl>
    <w:p w14:paraId="6C26FF3F" w14:textId="77777777" w:rsidR="00F7697D" w:rsidRPr="00BE068B" w:rsidRDefault="00F7697D" w:rsidP="00F7697D">
      <w:pPr>
        <w:spacing w:after="0" w:line="240" w:lineRule="auto"/>
        <w:contextualSpacing/>
        <w:rPr>
          <w:rFonts w:ascii="Gill Sans MT" w:eastAsia="SimSun" w:hAnsi="Gill Sans MT"/>
        </w:rPr>
      </w:pPr>
      <w:r w:rsidRPr="00BE068B">
        <w:rPr>
          <w:rFonts w:ascii="Gill Sans MT" w:eastAsia="SimSun" w:hAnsi="Gill Sans MT"/>
        </w:rPr>
        <w:br w:type="page"/>
      </w:r>
    </w:p>
    <w:p w14:paraId="2F1B1284" w14:textId="77777777" w:rsidR="00F7697D" w:rsidRPr="00BE068B" w:rsidRDefault="00F7697D" w:rsidP="00F7697D">
      <w:pPr>
        <w:spacing w:after="0" w:line="240" w:lineRule="auto"/>
        <w:contextualSpacing/>
        <w:rPr>
          <w:rFonts w:ascii="Gill Sans MT" w:eastAsia="Times New Roman" w:hAnsi="Gill Sans MT" w:cs="Times New Roman"/>
          <w:b/>
          <w:bCs/>
        </w:rPr>
      </w:pPr>
      <w:r w:rsidRPr="00BE068B">
        <w:rPr>
          <w:rFonts w:ascii="Gill Sans MT" w:eastAsia="Times New Roman" w:hAnsi="Gill Sans MT" w:cs="Times New Roman"/>
          <w:b/>
          <w:bCs/>
        </w:rPr>
        <w:lastRenderedPageBreak/>
        <w:t>SECTION E. FIELD OVERVIEW (Continued)</w:t>
      </w:r>
    </w:p>
    <w:tbl>
      <w:tblPr>
        <w:tblStyle w:val="TableGrid2"/>
        <w:tblpPr w:leftFromText="180" w:rightFromText="180" w:vertAnchor="text" w:horzAnchor="page" w:tblpX="1470" w:tblpY="93"/>
        <w:tblW w:w="15437" w:type="dxa"/>
        <w:tblLayout w:type="fixed"/>
        <w:tblCellMar>
          <w:left w:w="29" w:type="dxa"/>
          <w:right w:w="29" w:type="dxa"/>
        </w:tblCellMar>
        <w:tblLook w:val="04A0" w:firstRow="1" w:lastRow="0" w:firstColumn="1" w:lastColumn="0" w:noHBand="0" w:noVBand="1"/>
      </w:tblPr>
      <w:tblGrid>
        <w:gridCol w:w="677"/>
        <w:gridCol w:w="2160"/>
        <w:gridCol w:w="1080"/>
        <w:gridCol w:w="1440"/>
        <w:gridCol w:w="1440"/>
        <w:gridCol w:w="1440"/>
        <w:gridCol w:w="1440"/>
        <w:gridCol w:w="1440"/>
        <w:gridCol w:w="1440"/>
        <w:gridCol w:w="1440"/>
        <w:gridCol w:w="1440"/>
      </w:tblGrid>
      <w:tr w:rsidR="00E71899" w:rsidRPr="00BE068B" w14:paraId="2301BE71" w14:textId="3B35676C" w:rsidTr="00E71899">
        <w:trPr>
          <w:trHeight w:val="244"/>
        </w:trPr>
        <w:tc>
          <w:tcPr>
            <w:tcW w:w="677" w:type="dxa"/>
          </w:tcPr>
          <w:p w14:paraId="133B17DD" w14:textId="77777777" w:rsidR="00E71899" w:rsidRPr="00BE068B" w:rsidRDefault="00E71899" w:rsidP="00E71899">
            <w:pPr>
              <w:kinsoku w:val="0"/>
              <w:overflowPunct w:val="0"/>
              <w:autoSpaceDE w:val="0"/>
              <w:autoSpaceDN w:val="0"/>
              <w:adjustRightInd w:val="0"/>
              <w:contextualSpacing/>
              <w:jc w:val="center"/>
              <w:rPr>
                <w:rFonts w:ascii="Gill Sans MT" w:hAnsi="Gill Sans MT" w:cs="Times New Roman"/>
                <w:sz w:val="20"/>
              </w:rPr>
            </w:pPr>
          </w:p>
        </w:tc>
        <w:tc>
          <w:tcPr>
            <w:tcW w:w="2160" w:type="dxa"/>
          </w:tcPr>
          <w:p w14:paraId="3D6E9706" w14:textId="77777777" w:rsidR="00E71899" w:rsidRPr="00BE068B" w:rsidRDefault="00E71899" w:rsidP="00E71899">
            <w:pPr>
              <w:kinsoku w:val="0"/>
              <w:overflowPunct w:val="0"/>
              <w:autoSpaceDE w:val="0"/>
              <w:autoSpaceDN w:val="0"/>
              <w:adjustRightInd w:val="0"/>
              <w:contextualSpacing/>
              <w:jc w:val="center"/>
              <w:rPr>
                <w:rFonts w:ascii="Gill Sans MT" w:hAnsi="Gill Sans MT" w:cs="Times New Roman"/>
                <w:sz w:val="20"/>
              </w:rPr>
            </w:pPr>
            <w:r w:rsidRPr="00BE068B">
              <w:rPr>
                <w:rFonts w:ascii="Gill Sans MT" w:hAnsi="Gill Sans MT" w:cs="Times New Roman"/>
                <w:sz w:val="20"/>
              </w:rPr>
              <w:t>I.20</w:t>
            </w:r>
          </w:p>
        </w:tc>
        <w:tc>
          <w:tcPr>
            <w:tcW w:w="1080" w:type="dxa"/>
          </w:tcPr>
          <w:p w14:paraId="56A4873D" w14:textId="77777777" w:rsidR="00E71899" w:rsidRPr="00BE068B" w:rsidRDefault="00E71899" w:rsidP="00E71899">
            <w:pPr>
              <w:kinsoku w:val="0"/>
              <w:overflowPunct w:val="0"/>
              <w:autoSpaceDE w:val="0"/>
              <w:autoSpaceDN w:val="0"/>
              <w:adjustRightInd w:val="0"/>
              <w:contextualSpacing/>
              <w:jc w:val="center"/>
              <w:rPr>
                <w:rFonts w:ascii="Gill Sans MT" w:hAnsi="Gill Sans MT" w:cs="Times New Roman"/>
                <w:sz w:val="20"/>
              </w:rPr>
            </w:pPr>
            <w:r w:rsidRPr="00BE068B">
              <w:rPr>
                <w:rFonts w:ascii="Gill Sans MT" w:hAnsi="Gill Sans MT" w:cs="Times New Roman"/>
                <w:sz w:val="20"/>
              </w:rPr>
              <w:t>I.21</w:t>
            </w:r>
          </w:p>
        </w:tc>
        <w:tc>
          <w:tcPr>
            <w:tcW w:w="1440" w:type="dxa"/>
          </w:tcPr>
          <w:p w14:paraId="00E50E19" w14:textId="77777777" w:rsidR="00E71899" w:rsidRPr="00BE068B" w:rsidRDefault="00E71899" w:rsidP="00E71899">
            <w:pPr>
              <w:contextualSpacing/>
              <w:jc w:val="center"/>
              <w:rPr>
                <w:rFonts w:ascii="Gill Sans MT" w:hAnsi="Gill Sans MT" w:cs="Times New Roman"/>
                <w:sz w:val="20"/>
              </w:rPr>
            </w:pPr>
            <w:r w:rsidRPr="00BE068B">
              <w:rPr>
                <w:rFonts w:ascii="Gill Sans MT" w:hAnsi="Gill Sans MT" w:cs="Times New Roman"/>
                <w:sz w:val="20"/>
              </w:rPr>
              <w:t>I.22</w:t>
            </w:r>
          </w:p>
        </w:tc>
        <w:tc>
          <w:tcPr>
            <w:tcW w:w="1440" w:type="dxa"/>
          </w:tcPr>
          <w:p w14:paraId="6E5A8DE0" w14:textId="77777777" w:rsidR="00E71899" w:rsidRPr="00BE068B" w:rsidRDefault="00E71899" w:rsidP="00E71899">
            <w:pPr>
              <w:kinsoku w:val="0"/>
              <w:overflowPunct w:val="0"/>
              <w:autoSpaceDE w:val="0"/>
              <w:autoSpaceDN w:val="0"/>
              <w:adjustRightInd w:val="0"/>
              <w:contextualSpacing/>
              <w:jc w:val="center"/>
              <w:rPr>
                <w:rFonts w:ascii="Gill Sans MT" w:hAnsi="Gill Sans MT" w:cs="Times New Roman"/>
                <w:sz w:val="20"/>
              </w:rPr>
            </w:pPr>
            <w:r w:rsidRPr="00BE068B">
              <w:rPr>
                <w:rFonts w:ascii="Gill Sans MT" w:hAnsi="Gill Sans MT" w:cs="Times New Roman"/>
                <w:sz w:val="20"/>
              </w:rPr>
              <w:t>I.23</w:t>
            </w:r>
          </w:p>
        </w:tc>
        <w:tc>
          <w:tcPr>
            <w:tcW w:w="1440" w:type="dxa"/>
          </w:tcPr>
          <w:p w14:paraId="0ACD7D4B" w14:textId="34DFCF71" w:rsidR="00E71899" w:rsidRPr="00BE068B" w:rsidRDefault="00E71899" w:rsidP="00E71899">
            <w:pPr>
              <w:kinsoku w:val="0"/>
              <w:overflowPunct w:val="0"/>
              <w:autoSpaceDE w:val="0"/>
              <w:autoSpaceDN w:val="0"/>
              <w:adjustRightInd w:val="0"/>
              <w:contextualSpacing/>
              <w:jc w:val="center"/>
              <w:rPr>
                <w:rFonts w:ascii="Gill Sans MT" w:hAnsi="Gill Sans MT" w:cs="Times New Roman"/>
                <w:sz w:val="20"/>
              </w:rPr>
            </w:pPr>
            <w:r w:rsidRPr="00BE068B">
              <w:rPr>
                <w:rFonts w:ascii="Gill Sans MT" w:hAnsi="Gill Sans MT" w:cs="Times New Roman"/>
                <w:sz w:val="20"/>
              </w:rPr>
              <w:t>I.25</w:t>
            </w:r>
          </w:p>
        </w:tc>
        <w:tc>
          <w:tcPr>
            <w:tcW w:w="1440" w:type="dxa"/>
          </w:tcPr>
          <w:p w14:paraId="084C5EAC" w14:textId="0925F992" w:rsidR="00E71899" w:rsidRPr="00BE068B" w:rsidRDefault="00E71899" w:rsidP="00E71899">
            <w:pPr>
              <w:kinsoku w:val="0"/>
              <w:overflowPunct w:val="0"/>
              <w:autoSpaceDE w:val="0"/>
              <w:autoSpaceDN w:val="0"/>
              <w:adjustRightInd w:val="0"/>
              <w:contextualSpacing/>
              <w:jc w:val="center"/>
              <w:rPr>
                <w:rFonts w:ascii="Gill Sans MT" w:hAnsi="Gill Sans MT" w:cs="Times New Roman"/>
                <w:sz w:val="20"/>
              </w:rPr>
            </w:pPr>
            <w:r w:rsidRPr="00BE068B">
              <w:rPr>
                <w:rFonts w:ascii="Gill Sans MT" w:hAnsi="Gill Sans MT" w:cs="Times New Roman"/>
                <w:sz w:val="20"/>
              </w:rPr>
              <w:t>I.28</w:t>
            </w:r>
          </w:p>
        </w:tc>
        <w:tc>
          <w:tcPr>
            <w:tcW w:w="1440" w:type="dxa"/>
          </w:tcPr>
          <w:p w14:paraId="74D89757" w14:textId="10E40F83" w:rsidR="00E71899" w:rsidRPr="00BE068B" w:rsidRDefault="00E71899" w:rsidP="00E71899">
            <w:pPr>
              <w:kinsoku w:val="0"/>
              <w:overflowPunct w:val="0"/>
              <w:autoSpaceDE w:val="0"/>
              <w:autoSpaceDN w:val="0"/>
              <w:adjustRightInd w:val="0"/>
              <w:contextualSpacing/>
              <w:jc w:val="center"/>
              <w:rPr>
                <w:rFonts w:ascii="Gill Sans MT" w:hAnsi="Gill Sans MT" w:cs="Times New Roman"/>
                <w:sz w:val="20"/>
              </w:rPr>
            </w:pPr>
            <w:r w:rsidRPr="00BE068B">
              <w:rPr>
                <w:rFonts w:ascii="Gill Sans MT" w:hAnsi="Gill Sans MT" w:cs="Times New Roman"/>
                <w:sz w:val="20"/>
              </w:rPr>
              <w:t>I.29</w:t>
            </w:r>
          </w:p>
        </w:tc>
        <w:tc>
          <w:tcPr>
            <w:tcW w:w="1440" w:type="dxa"/>
          </w:tcPr>
          <w:p w14:paraId="3432E0EA" w14:textId="1833D448" w:rsidR="00E71899" w:rsidRPr="00BE068B" w:rsidRDefault="00E71899" w:rsidP="00E71899">
            <w:pPr>
              <w:kinsoku w:val="0"/>
              <w:overflowPunct w:val="0"/>
              <w:autoSpaceDE w:val="0"/>
              <w:autoSpaceDN w:val="0"/>
              <w:adjustRightInd w:val="0"/>
              <w:contextualSpacing/>
              <w:jc w:val="center"/>
              <w:rPr>
                <w:rFonts w:ascii="Gill Sans MT" w:hAnsi="Gill Sans MT" w:cs="Times New Roman"/>
                <w:sz w:val="20"/>
              </w:rPr>
            </w:pPr>
            <w:r w:rsidRPr="00BE068B">
              <w:rPr>
                <w:rFonts w:ascii="Gill Sans MT" w:hAnsi="Gill Sans MT" w:cs="Times New Roman"/>
                <w:sz w:val="20"/>
              </w:rPr>
              <w:t>I.30</w:t>
            </w:r>
          </w:p>
        </w:tc>
        <w:tc>
          <w:tcPr>
            <w:tcW w:w="1440" w:type="dxa"/>
          </w:tcPr>
          <w:p w14:paraId="1EEB31AC" w14:textId="176390C5" w:rsidR="00E71899" w:rsidRPr="00BE068B" w:rsidRDefault="00E71899" w:rsidP="00E71899">
            <w:pPr>
              <w:kinsoku w:val="0"/>
              <w:overflowPunct w:val="0"/>
              <w:autoSpaceDE w:val="0"/>
              <w:autoSpaceDN w:val="0"/>
              <w:adjustRightInd w:val="0"/>
              <w:contextualSpacing/>
              <w:jc w:val="center"/>
              <w:rPr>
                <w:rFonts w:ascii="Gill Sans MT" w:hAnsi="Gill Sans MT" w:cs="Times New Roman"/>
                <w:sz w:val="20"/>
              </w:rPr>
            </w:pPr>
            <w:r w:rsidRPr="00BE068B">
              <w:rPr>
                <w:rFonts w:ascii="Gill Sans MT" w:hAnsi="Gill Sans MT" w:cs="Times New Roman"/>
                <w:sz w:val="20"/>
              </w:rPr>
              <w:t>I.31</w:t>
            </w:r>
          </w:p>
        </w:tc>
        <w:tc>
          <w:tcPr>
            <w:tcW w:w="1440" w:type="dxa"/>
          </w:tcPr>
          <w:p w14:paraId="3FDD63F5" w14:textId="61B59B66" w:rsidR="00E71899" w:rsidRPr="00BE068B" w:rsidRDefault="00E71899" w:rsidP="00E71899">
            <w:pPr>
              <w:kinsoku w:val="0"/>
              <w:overflowPunct w:val="0"/>
              <w:autoSpaceDE w:val="0"/>
              <w:autoSpaceDN w:val="0"/>
              <w:adjustRightInd w:val="0"/>
              <w:contextualSpacing/>
              <w:jc w:val="center"/>
              <w:rPr>
                <w:rFonts w:ascii="Gill Sans MT" w:hAnsi="Gill Sans MT" w:cs="Times New Roman"/>
                <w:sz w:val="20"/>
              </w:rPr>
            </w:pPr>
            <w:r w:rsidRPr="00BE068B">
              <w:rPr>
                <w:rFonts w:ascii="Gill Sans MT" w:hAnsi="Gill Sans MT" w:cs="Times New Roman"/>
                <w:sz w:val="20"/>
              </w:rPr>
              <w:t>I.32</w:t>
            </w:r>
          </w:p>
        </w:tc>
      </w:tr>
      <w:tr w:rsidR="00E71899" w:rsidRPr="00BE068B" w14:paraId="2708A90D" w14:textId="2B508AFE" w:rsidTr="00E71899">
        <w:trPr>
          <w:trHeight w:val="244"/>
        </w:trPr>
        <w:tc>
          <w:tcPr>
            <w:tcW w:w="677" w:type="dxa"/>
            <w:vMerge w:val="restart"/>
          </w:tcPr>
          <w:p w14:paraId="14F3C201" w14:textId="77777777" w:rsidR="00E71899" w:rsidRPr="00BE068B" w:rsidRDefault="00E71899" w:rsidP="00E71899">
            <w:pPr>
              <w:kinsoku w:val="0"/>
              <w:overflowPunct w:val="0"/>
              <w:autoSpaceDE w:val="0"/>
              <w:autoSpaceDN w:val="0"/>
              <w:adjustRightInd w:val="0"/>
              <w:contextualSpacing/>
              <w:jc w:val="center"/>
              <w:rPr>
                <w:rFonts w:ascii="Gill Sans MT" w:hAnsi="Gill Sans MT" w:cs="Times New Roman"/>
                <w:sz w:val="20"/>
              </w:rPr>
            </w:pPr>
            <w:r w:rsidRPr="00BE068B">
              <w:rPr>
                <w:rFonts w:ascii="Gill Sans MT" w:hAnsi="Gill Sans MT" w:cs="Times New Roman"/>
                <w:sz w:val="20"/>
              </w:rPr>
              <w:t>Field</w:t>
            </w:r>
          </w:p>
        </w:tc>
        <w:tc>
          <w:tcPr>
            <w:tcW w:w="2160" w:type="dxa"/>
            <w:vMerge w:val="restart"/>
          </w:tcPr>
          <w:p w14:paraId="0E0D3F60" w14:textId="751DF439"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What was the main tillage method used?</w:t>
            </w:r>
          </w:p>
          <w:p w14:paraId="2D45112E" w14:textId="77777777"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1=Conventional hand hoeing</w:t>
            </w:r>
          </w:p>
          <w:p w14:paraId="4DB0DA3E" w14:textId="77777777"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2=Planting basins / pot holing</w:t>
            </w:r>
          </w:p>
          <w:p w14:paraId="14B14FC6" w14:textId="77777777"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3=Zero tillage</w:t>
            </w:r>
          </w:p>
          <w:p w14:paraId="714E0AD6" w14:textId="77777777"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4=</w:t>
            </w:r>
            <w:proofErr w:type="spellStart"/>
            <w:r w:rsidRPr="00BE068B">
              <w:rPr>
                <w:rFonts w:ascii="Gill Sans MT" w:hAnsi="Gill Sans MT" w:cs="Times New Roman"/>
                <w:sz w:val="20"/>
              </w:rPr>
              <w:t>Ploughing</w:t>
            </w:r>
            <w:proofErr w:type="spellEnd"/>
          </w:p>
          <w:p w14:paraId="5A029E84" w14:textId="77777777"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5=Ripping</w:t>
            </w:r>
          </w:p>
          <w:p w14:paraId="318801A6" w14:textId="77777777"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6=Ridging (before planting)</w:t>
            </w:r>
          </w:p>
          <w:p w14:paraId="49B41306" w14:textId="77777777"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7=</w:t>
            </w:r>
            <w:proofErr w:type="spellStart"/>
            <w:r w:rsidRPr="00BE068B">
              <w:rPr>
                <w:rFonts w:ascii="Gill Sans MT" w:hAnsi="Gill Sans MT" w:cs="Times New Roman"/>
                <w:sz w:val="20"/>
              </w:rPr>
              <w:t>Bunding</w:t>
            </w:r>
            <w:proofErr w:type="spellEnd"/>
          </w:p>
          <w:p w14:paraId="1C4A9F3B" w14:textId="77777777"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8=Mounding</w:t>
            </w:r>
          </w:p>
        </w:tc>
        <w:tc>
          <w:tcPr>
            <w:tcW w:w="1080" w:type="dxa"/>
            <w:vMerge w:val="restart"/>
          </w:tcPr>
          <w:p w14:paraId="75CB49EF" w14:textId="192F23D3"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What types of fertilizer did you use on this field?</w:t>
            </w:r>
          </w:p>
          <w:p w14:paraId="12E05C2C" w14:textId="797846DB"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(See Code 119 below. Select all that apply)</w:t>
            </w:r>
          </w:p>
          <w:p w14:paraId="443CD1AF" w14:textId="77777777"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Probe and code</w:t>
            </w:r>
          </w:p>
        </w:tc>
        <w:tc>
          <w:tcPr>
            <w:tcW w:w="1440" w:type="dxa"/>
            <w:vMerge w:val="restart"/>
          </w:tcPr>
          <w:p w14:paraId="6C450E46" w14:textId="407E0588" w:rsidR="00E71899" w:rsidRPr="00BE068B" w:rsidRDefault="00E71899" w:rsidP="00E71899">
            <w:pPr>
              <w:contextualSpacing/>
              <w:rPr>
                <w:rFonts w:ascii="Gill Sans MT" w:hAnsi="Gill Sans MT" w:cs="Times New Roman"/>
                <w:sz w:val="20"/>
              </w:rPr>
            </w:pPr>
            <w:r w:rsidRPr="00BE068B">
              <w:rPr>
                <w:rFonts w:ascii="Gill Sans MT" w:hAnsi="Gill Sans MT" w:cs="Times New Roman"/>
                <w:sz w:val="20"/>
              </w:rPr>
              <w:t>What quantity of fertilizer (in total) did the household apply to this field?</w:t>
            </w:r>
          </w:p>
          <w:p w14:paraId="30417C41" w14:textId="77777777" w:rsidR="00E71899" w:rsidRPr="00BE068B" w:rsidRDefault="00E71899" w:rsidP="00E71899">
            <w:pPr>
              <w:contextualSpacing/>
              <w:rPr>
                <w:rFonts w:ascii="Gill Sans MT" w:hAnsi="Gill Sans MT" w:cs="Times New Roman"/>
                <w:sz w:val="20"/>
              </w:rPr>
            </w:pPr>
            <w:r w:rsidRPr="00BE068B">
              <w:rPr>
                <w:rFonts w:ascii="Gill Sans MT" w:hAnsi="Gill Sans MT" w:cs="Times New Roman"/>
                <w:sz w:val="20"/>
              </w:rPr>
              <w:t xml:space="preserve">In </w:t>
            </w:r>
            <w:proofErr w:type="spellStart"/>
            <w:r w:rsidRPr="00BE068B">
              <w:rPr>
                <w:rFonts w:ascii="Gill Sans MT" w:hAnsi="Gill Sans MT" w:cs="Times New Roman"/>
                <w:sz w:val="20"/>
              </w:rPr>
              <w:t>kgs</w:t>
            </w:r>
            <w:proofErr w:type="spellEnd"/>
          </w:p>
          <w:p w14:paraId="5B48A7F2" w14:textId="44A6809F" w:rsidR="00E71899" w:rsidRPr="00BE068B" w:rsidRDefault="00E71899" w:rsidP="00E71899">
            <w:pPr>
              <w:contextualSpacing/>
              <w:rPr>
                <w:rFonts w:ascii="Gill Sans MT" w:hAnsi="Gill Sans MT" w:cs="Times New Roman"/>
                <w:sz w:val="20"/>
              </w:rPr>
            </w:pPr>
            <w:r w:rsidRPr="00BE068B">
              <w:rPr>
                <w:rFonts w:ascii="Gill Sans MT" w:hAnsi="Gill Sans MT" w:cs="Times New Roman"/>
                <w:sz w:val="20"/>
              </w:rPr>
              <w:t>Skip if I21=0</w:t>
            </w:r>
          </w:p>
        </w:tc>
        <w:tc>
          <w:tcPr>
            <w:tcW w:w="1440" w:type="dxa"/>
            <w:vMerge w:val="restart"/>
          </w:tcPr>
          <w:p w14:paraId="0D5FE30E" w14:textId="3DA70EDE"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Within the past 5 years, has your household ever let this field rest (lie fallow)?</w:t>
            </w:r>
          </w:p>
          <w:p w14:paraId="32965865" w14:textId="03A92784"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0=No</w:t>
            </w:r>
          </w:p>
          <w:p w14:paraId="4CC9D908" w14:textId="2300190C"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1=Yes</w:t>
            </w:r>
          </w:p>
          <w:p w14:paraId="7697E68A" w14:textId="77777777"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888=Don’t know</w:t>
            </w:r>
          </w:p>
          <w:p w14:paraId="3C7425C8" w14:textId="77777777"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999=Prefer not to respond</w:t>
            </w:r>
          </w:p>
          <w:p w14:paraId="4EDA47FE" w14:textId="75A02C2E"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p>
        </w:tc>
        <w:tc>
          <w:tcPr>
            <w:tcW w:w="1440" w:type="dxa"/>
          </w:tcPr>
          <w:p w14:paraId="0F177CFD" w14:textId="77777777"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Did you replant this field during the 2013-2014 agricultural seasons?</w:t>
            </w:r>
          </w:p>
          <w:p w14:paraId="13229CBA" w14:textId="0631929D" w:rsidR="00E71899" w:rsidRPr="00BE068B" w:rsidRDefault="00A9561E" w:rsidP="00E71899">
            <w:pPr>
              <w:kinsoku w:val="0"/>
              <w:overflowPunct w:val="0"/>
              <w:autoSpaceDE w:val="0"/>
              <w:autoSpaceDN w:val="0"/>
              <w:adjustRightInd w:val="0"/>
              <w:contextualSpacing/>
              <w:rPr>
                <w:rFonts w:ascii="Gill Sans MT" w:hAnsi="Gill Sans MT" w:cs="Times New Roman"/>
                <w:sz w:val="20"/>
              </w:rPr>
            </w:pPr>
            <w:ins w:id="760" w:author="Aleta Haflett" w:date="2014-11-18T12:46:00Z">
              <w:r>
                <w:rPr>
                  <w:rFonts w:ascii="Gill Sans MT" w:hAnsi="Gill Sans MT" w:cs="Times New Roman"/>
                  <w:sz w:val="20"/>
                </w:rPr>
                <w:t>0</w:t>
              </w:r>
            </w:ins>
            <w:del w:id="761" w:author="Aleta Haflett" w:date="2014-11-18T12:46:00Z">
              <w:r w:rsidR="00E71899" w:rsidRPr="00BE068B" w:rsidDel="00A9561E">
                <w:rPr>
                  <w:rFonts w:ascii="Gill Sans MT" w:hAnsi="Gill Sans MT" w:cs="Times New Roman"/>
                  <w:sz w:val="20"/>
                </w:rPr>
                <w:delText>1</w:delText>
              </w:r>
            </w:del>
            <w:r w:rsidR="00E71899" w:rsidRPr="00BE068B">
              <w:rPr>
                <w:rFonts w:ascii="Gill Sans MT" w:hAnsi="Gill Sans MT" w:cs="Times New Roman"/>
                <w:sz w:val="20"/>
              </w:rPr>
              <w:t>=No</w:t>
            </w:r>
          </w:p>
          <w:p w14:paraId="31E3427E" w14:textId="3FA12DF8" w:rsidR="00E71899" w:rsidRPr="00BE068B" w:rsidRDefault="00A9561E" w:rsidP="00E71899">
            <w:pPr>
              <w:kinsoku w:val="0"/>
              <w:overflowPunct w:val="0"/>
              <w:autoSpaceDE w:val="0"/>
              <w:autoSpaceDN w:val="0"/>
              <w:adjustRightInd w:val="0"/>
              <w:contextualSpacing/>
              <w:rPr>
                <w:rFonts w:ascii="Gill Sans MT" w:hAnsi="Gill Sans MT" w:cs="Times New Roman"/>
                <w:sz w:val="20"/>
              </w:rPr>
            </w:pPr>
            <w:ins w:id="762" w:author="Aleta Haflett" w:date="2014-11-18T12:46:00Z">
              <w:r>
                <w:rPr>
                  <w:rFonts w:ascii="Gill Sans MT" w:hAnsi="Gill Sans MT" w:cs="Times New Roman"/>
                  <w:sz w:val="20"/>
                </w:rPr>
                <w:t>1</w:t>
              </w:r>
            </w:ins>
            <w:del w:id="763" w:author="Aleta Haflett" w:date="2014-11-18T12:46:00Z">
              <w:r w:rsidR="00E71899" w:rsidRPr="00BE068B" w:rsidDel="00A9561E">
                <w:rPr>
                  <w:rFonts w:ascii="Gill Sans MT" w:hAnsi="Gill Sans MT" w:cs="Times New Roman"/>
                  <w:sz w:val="20"/>
                </w:rPr>
                <w:delText>2</w:delText>
              </w:r>
            </w:del>
            <w:r w:rsidR="00E71899" w:rsidRPr="00BE068B">
              <w:rPr>
                <w:rFonts w:ascii="Gill Sans MT" w:hAnsi="Gill Sans MT" w:cs="Times New Roman"/>
                <w:sz w:val="20"/>
              </w:rPr>
              <w:t>=Yes</w:t>
            </w:r>
          </w:p>
          <w:p w14:paraId="767ABB14" w14:textId="77777777"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888=Don’t know</w:t>
            </w:r>
          </w:p>
          <w:p w14:paraId="4BF0F5B5" w14:textId="5D67F044"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999=Prefer not to respond</w:t>
            </w:r>
          </w:p>
        </w:tc>
        <w:tc>
          <w:tcPr>
            <w:tcW w:w="1440" w:type="dxa"/>
          </w:tcPr>
          <w:p w14:paraId="7779403C" w14:textId="77777777"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In the field, how was the crop/field residue from the last agricultural season mainly used or disposed of?</w:t>
            </w:r>
          </w:p>
          <w:p w14:paraId="01A22E58" w14:textId="77777777"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p>
          <w:p w14:paraId="45D892DA" w14:textId="77777777" w:rsidR="00E71899" w:rsidRPr="00BE068B" w:rsidRDefault="00E71899" w:rsidP="00E71899">
            <w:pPr>
              <w:kinsoku w:val="0"/>
              <w:overflowPunct w:val="0"/>
              <w:autoSpaceDE w:val="0"/>
              <w:autoSpaceDN w:val="0"/>
              <w:adjustRightInd w:val="0"/>
              <w:ind w:right="38"/>
              <w:contextualSpacing/>
              <w:rPr>
                <w:rFonts w:ascii="Gill Sans MT" w:hAnsi="Gill Sans MT" w:cs="Times New Roman"/>
                <w:i/>
                <w:sz w:val="20"/>
              </w:rPr>
            </w:pPr>
            <w:r w:rsidRPr="00BE068B">
              <w:rPr>
                <w:rFonts w:ascii="Gill Sans MT" w:hAnsi="Gill Sans MT" w:cs="Times New Roman"/>
                <w:i/>
                <w:sz w:val="20"/>
              </w:rPr>
              <w:t>(See residue Code 120 Below)</w:t>
            </w:r>
          </w:p>
          <w:p w14:paraId="760F0CDF" w14:textId="20868778"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i/>
                <w:sz w:val="20"/>
              </w:rPr>
              <w:t>Probe and Code, select all that apply</w:t>
            </w:r>
            <w:r w:rsidRPr="00BE068B">
              <w:rPr>
                <w:rFonts w:ascii="Gill Sans MT" w:hAnsi="Gill Sans MT" w:cs="Times New Roman"/>
                <w:sz w:val="20"/>
              </w:rPr>
              <w:t xml:space="preserve"> </w:t>
            </w:r>
          </w:p>
        </w:tc>
        <w:tc>
          <w:tcPr>
            <w:tcW w:w="1440" w:type="dxa"/>
          </w:tcPr>
          <w:p w14:paraId="6407D677" w14:textId="1B3A85A6"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 xml:space="preserve">In the past </w:t>
            </w:r>
            <w:proofErr w:type="gramStart"/>
            <w:ins w:id="764" w:author="Aleta Haflett" w:date="2014-11-18T12:47:00Z">
              <w:r w:rsidR="00A9561E">
                <w:rPr>
                  <w:rFonts w:ascii="Gill Sans MT" w:hAnsi="Gill Sans MT" w:cs="Times New Roman"/>
                  <w:sz w:val="20"/>
                </w:rPr>
                <w:t xml:space="preserve">3 </w:t>
              </w:r>
            </w:ins>
            <w:commentRangeStart w:id="765"/>
            <w:commentRangeStart w:id="766"/>
            <w:del w:id="767" w:author="Aleta Haflett" w:date="2014-11-18T12:47:00Z">
              <w:r w:rsidRPr="00BE068B" w:rsidDel="00A9561E">
                <w:rPr>
                  <w:rFonts w:ascii="Gill Sans MT" w:hAnsi="Gill Sans MT" w:cs="Times New Roman"/>
                  <w:sz w:val="20"/>
                </w:rPr>
                <w:delText>fi</w:delText>
              </w:r>
            </w:del>
            <w:proofErr w:type="spellStart"/>
            <w:r w:rsidRPr="00BE068B">
              <w:rPr>
                <w:rFonts w:ascii="Gill Sans MT" w:hAnsi="Gill Sans MT" w:cs="Times New Roman"/>
                <w:sz w:val="20"/>
              </w:rPr>
              <w:t>v</w:t>
            </w:r>
            <w:proofErr w:type="gramEnd"/>
            <w:del w:id="768" w:author="Aleta Haflett" w:date="2014-11-18T12:47:00Z">
              <w:r w:rsidRPr="00BE068B" w:rsidDel="00A9561E">
                <w:rPr>
                  <w:rFonts w:ascii="Gill Sans MT" w:hAnsi="Gill Sans MT" w:cs="Times New Roman"/>
                  <w:sz w:val="20"/>
                </w:rPr>
                <w:delText xml:space="preserve">e </w:delText>
              </w:r>
              <w:commentRangeEnd w:id="765"/>
              <w:r w:rsidR="002F24C5" w:rsidDel="00A9561E">
                <w:rPr>
                  <w:rStyle w:val="CommentReference"/>
                  <w:rFonts w:eastAsiaTheme="minorHAnsi"/>
                </w:rPr>
                <w:commentReference w:id="765"/>
              </w:r>
              <w:commentRangeEnd w:id="766"/>
              <w:r w:rsidR="00042831" w:rsidDel="00A9561E">
                <w:rPr>
                  <w:rStyle w:val="CommentReference"/>
                  <w:rFonts w:eastAsiaTheme="minorHAnsi"/>
                </w:rPr>
                <w:commentReference w:id="766"/>
              </w:r>
              <w:r w:rsidRPr="00BE068B" w:rsidDel="00A9561E">
                <w:rPr>
                  <w:rFonts w:ascii="Gill Sans MT" w:hAnsi="Gill Sans MT" w:cs="Times New Roman"/>
                  <w:sz w:val="20"/>
                </w:rPr>
                <w:delText>y</w:delText>
              </w:r>
            </w:del>
            <w:r w:rsidRPr="00BE068B">
              <w:rPr>
                <w:rFonts w:ascii="Gill Sans MT" w:hAnsi="Gill Sans MT" w:cs="Times New Roman"/>
                <w:sz w:val="20"/>
              </w:rPr>
              <w:t>ears</w:t>
            </w:r>
            <w:proofErr w:type="spellEnd"/>
            <w:r w:rsidRPr="00BE068B">
              <w:rPr>
                <w:rFonts w:ascii="Gill Sans MT" w:hAnsi="Gill Sans MT" w:cs="Times New Roman"/>
                <w:sz w:val="20"/>
              </w:rPr>
              <w:t>, how many years did your household improve this field with planting basins (pot holes)?</w:t>
            </w:r>
          </w:p>
          <w:p w14:paraId="1BBB8533" w14:textId="77777777"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p>
          <w:p w14:paraId="03F1B392" w14:textId="77777777"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0-None</w:t>
            </w:r>
          </w:p>
          <w:p w14:paraId="6A82AACC" w14:textId="77777777"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1-One</w:t>
            </w:r>
          </w:p>
          <w:p w14:paraId="31DF4E3E" w14:textId="77777777"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2-Two</w:t>
            </w:r>
          </w:p>
          <w:p w14:paraId="5EC97D35" w14:textId="77777777"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3-Three</w:t>
            </w:r>
          </w:p>
          <w:p w14:paraId="72D54E8A" w14:textId="77777777"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4-Four</w:t>
            </w:r>
          </w:p>
          <w:p w14:paraId="7C3300BC" w14:textId="77777777"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5-Five</w:t>
            </w:r>
          </w:p>
          <w:p w14:paraId="4BB02F32" w14:textId="77777777"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888=Don’t know</w:t>
            </w:r>
          </w:p>
          <w:p w14:paraId="410F7797" w14:textId="77777777"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999=Prefer not to respond</w:t>
            </w:r>
          </w:p>
          <w:p w14:paraId="3A6DCB56" w14:textId="77777777"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p>
        </w:tc>
        <w:tc>
          <w:tcPr>
            <w:tcW w:w="1440" w:type="dxa"/>
          </w:tcPr>
          <w:p w14:paraId="096BC150" w14:textId="4991DD10"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 xml:space="preserve">In the past </w:t>
            </w:r>
            <w:del w:id="769" w:author="Aleta Haflett" w:date="2014-11-18T12:47:00Z">
              <w:r w:rsidRPr="00BE068B" w:rsidDel="00A9561E">
                <w:rPr>
                  <w:rFonts w:ascii="Gill Sans MT" w:hAnsi="Gill Sans MT" w:cs="Times New Roman"/>
                  <w:sz w:val="20"/>
                </w:rPr>
                <w:delText xml:space="preserve">five </w:delText>
              </w:r>
            </w:del>
            <w:ins w:id="770" w:author="Aleta Haflett" w:date="2014-11-18T12:47:00Z">
              <w:r w:rsidR="00A9561E">
                <w:rPr>
                  <w:rFonts w:ascii="Gill Sans MT" w:hAnsi="Gill Sans MT" w:cs="Times New Roman"/>
                  <w:sz w:val="20"/>
                </w:rPr>
                <w:t xml:space="preserve">3 </w:t>
              </w:r>
            </w:ins>
            <w:r w:rsidRPr="00BE068B">
              <w:rPr>
                <w:rFonts w:ascii="Gill Sans MT" w:hAnsi="Gill Sans MT" w:cs="Times New Roman"/>
                <w:sz w:val="20"/>
              </w:rPr>
              <w:t>years, how many years did your household improve this field through zero tillage?</w:t>
            </w:r>
          </w:p>
          <w:p w14:paraId="05E3CB4B" w14:textId="77777777"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p>
          <w:p w14:paraId="0EFABCB0" w14:textId="77777777"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0-None</w:t>
            </w:r>
          </w:p>
          <w:p w14:paraId="44256781" w14:textId="77777777"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1-One</w:t>
            </w:r>
          </w:p>
          <w:p w14:paraId="6A00A936" w14:textId="77777777"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2-Two</w:t>
            </w:r>
          </w:p>
          <w:p w14:paraId="3668654B" w14:textId="77777777"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3-Three</w:t>
            </w:r>
          </w:p>
          <w:p w14:paraId="5E02BE91" w14:textId="77777777"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4-Four</w:t>
            </w:r>
          </w:p>
          <w:p w14:paraId="2A55B617" w14:textId="77777777"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5-Five</w:t>
            </w:r>
          </w:p>
          <w:p w14:paraId="35375C09" w14:textId="77777777"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p>
          <w:p w14:paraId="27D28A48" w14:textId="77777777"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888=Don’t know</w:t>
            </w:r>
          </w:p>
          <w:p w14:paraId="530FAACC" w14:textId="77777777" w:rsidR="00E71899" w:rsidRPr="00BE068B" w:rsidRDefault="00E71899" w:rsidP="00E71899">
            <w:pPr>
              <w:contextualSpacing/>
              <w:rPr>
                <w:rFonts w:ascii="Gill Sans MT" w:hAnsi="Gill Sans MT" w:cs="Times New Roman"/>
                <w:sz w:val="20"/>
              </w:rPr>
            </w:pPr>
            <w:r w:rsidRPr="00BE068B">
              <w:rPr>
                <w:rFonts w:ascii="Gill Sans MT" w:hAnsi="Gill Sans MT"/>
                <w:sz w:val="20"/>
              </w:rPr>
              <w:t>999=Prefer not to respond</w:t>
            </w:r>
          </w:p>
          <w:p w14:paraId="211E73B1" w14:textId="77777777"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p>
        </w:tc>
        <w:tc>
          <w:tcPr>
            <w:tcW w:w="1440" w:type="dxa"/>
          </w:tcPr>
          <w:p w14:paraId="1B182842" w14:textId="15B359DA"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 xml:space="preserve">In the past </w:t>
            </w:r>
            <w:del w:id="771" w:author="Aleta Haflett" w:date="2014-11-18T12:47:00Z">
              <w:r w:rsidRPr="00BE068B" w:rsidDel="00A9561E">
                <w:rPr>
                  <w:rFonts w:ascii="Gill Sans MT" w:hAnsi="Gill Sans MT" w:cs="Times New Roman"/>
                  <w:sz w:val="20"/>
                </w:rPr>
                <w:delText xml:space="preserve">five </w:delText>
              </w:r>
            </w:del>
            <w:ins w:id="772" w:author="Aleta Haflett" w:date="2014-11-18T12:47:00Z">
              <w:r w:rsidR="00A9561E">
                <w:rPr>
                  <w:rFonts w:ascii="Gill Sans MT" w:hAnsi="Gill Sans MT" w:cs="Times New Roman"/>
                  <w:sz w:val="20"/>
                </w:rPr>
                <w:t>3</w:t>
              </w:r>
            </w:ins>
            <w:r w:rsidRPr="00BE068B">
              <w:rPr>
                <w:rFonts w:ascii="Gill Sans MT" w:hAnsi="Gill Sans MT" w:cs="Times New Roman"/>
                <w:sz w:val="20"/>
              </w:rPr>
              <w:t xml:space="preserve">years, how many years did your household improve this field through ridging, mounding, or terracing? </w:t>
            </w:r>
          </w:p>
          <w:p w14:paraId="08CD1EC8" w14:textId="77777777"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p>
          <w:p w14:paraId="402297FA" w14:textId="77777777"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0-None</w:t>
            </w:r>
          </w:p>
          <w:p w14:paraId="0A2D29F1" w14:textId="77777777"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1-One</w:t>
            </w:r>
          </w:p>
          <w:p w14:paraId="01AEA70C" w14:textId="77777777"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2-Two</w:t>
            </w:r>
          </w:p>
          <w:p w14:paraId="244B1615" w14:textId="77777777"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3-Three</w:t>
            </w:r>
          </w:p>
          <w:p w14:paraId="6F9AE93D" w14:textId="77777777"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4-Four</w:t>
            </w:r>
          </w:p>
          <w:p w14:paraId="24F2B030" w14:textId="77777777"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5-Five</w:t>
            </w:r>
          </w:p>
          <w:p w14:paraId="0D5DF1FD" w14:textId="77777777"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888=Don’t know</w:t>
            </w:r>
          </w:p>
          <w:p w14:paraId="68193480" w14:textId="77777777" w:rsidR="00E71899" w:rsidRPr="00BE068B" w:rsidRDefault="00E71899" w:rsidP="00E71899">
            <w:pPr>
              <w:contextualSpacing/>
              <w:rPr>
                <w:rFonts w:ascii="Gill Sans MT" w:hAnsi="Gill Sans MT" w:cs="Times New Roman"/>
                <w:sz w:val="20"/>
              </w:rPr>
            </w:pPr>
            <w:r w:rsidRPr="00BE068B">
              <w:rPr>
                <w:rFonts w:ascii="Gill Sans MT" w:hAnsi="Gill Sans MT"/>
                <w:sz w:val="20"/>
              </w:rPr>
              <w:t>999=Prefer not to respond</w:t>
            </w:r>
          </w:p>
          <w:p w14:paraId="284911C9" w14:textId="77777777"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p>
        </w:tc>
        <w:tc>
          <w:tcPr>
            <w:tcW w:w="1440" w:type="dxa"/>
          </w:tcPr>
          <w:p w14:paraId="29FFF82E" w14:textId="4746EE4A"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 xml:space="preserve">In the past </w:t>
            </w:r>
            <w:del w:id="773" w:author="Aleta Haflett" w:date="2014-11-18T12:47:00Z">
              <w:r w:rsidRPr="00BE068B" w:rsidDel="00A9561E">
                <w:rPr>
                  <w:rFonts w:ascii="Gill Sans MT" w:hAnsi="Gill Sans MT" w:cs="Times New Roman"/>
                  <w:sz w:val="20"/>
                </w:rPr>
                <w:delText xml:space="preserve">five </w:delText>
              </w:r>
            </w:del>
            <w:ins w:id="774" w:author="Aleta Haflett" w:date="2014-11-18T12:47:00Z">
              <w:r w:rsidR="00A9561E">
                <w:rPr>
                  <w:rFonts w:ascii="Gill Sans MT" w:hAnsi="Gill Sans MT" w:cs="Times New Roman"/>
                  <w:sz w:val="20"/>
                </w:rPr>
                <w:t>3</w:t>
              </w:r>
              <w:r w:rsidR="00A9561E" w:rsidRPr="00BE068B">
                <w:rPr>
                  <w:rFonts w:ascii="Gill Sans MT" w:hAnsi="Gill Sans MT" w:cs="Times New Roman"/>
                  <w:sz w:val="20"/>
                </w:rPr>
                <w:t xml:space="preserve"> </w:t>
              </w:r>
            </w:ins>
            <w:r w:rsidRPr="00BE068B">
              <w:rPr>
                <w:rFonts w:ascii="Gill Sans MT" w:hAnsi="Gill Sans MT" w:cs="Times New Roman"/>
                <w:sz w:val="20"/>
              </w:rPr>
              <w:t>years, how many years did your household improve this field through fencing?</w:t>
            </w:r>
          </w:p>
          <w:p w14:paraId="5BE0C2D8" w14:textId="77777777"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p>
          <w:p w14:paraId="589FB2E8" w14:textId="77777777"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0-None</w:t>
            </w:r>
          </w:p>
          <w:p w14:paraId="019F5157" w14:textId="77777777"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1-One</w:t>
            </w:r>
          </w:p>
          <w:p w14:paraId="58002F06" w14:textId="77777777"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2-Two</w:t>
            </w:r>
          </w:p>
          <w:p w14:paraId="1A18F0C5" w14:textId="77777777"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3-Three</w:t>
            </w:r>
          </w:p>
          <w:p w14:paraId="49D9709C" w14:textId="77777777"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4-Four</w:t>
            </w:r>
          </w:p>
          <w:p w14:paraId="35C1EF9B" w14:textId="77777777"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5-Five</w:t>
            </w:r>
          </w:p>
          <w:p w14:paraId="6C11EC77" w14:textId="77777777"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888=Don’t know</w:t>
            </w:r>
          </w:p>
          <w:p w14:paraId="06A9854C" w14:textId="77777777" w:rsidR="00E71899" w:rsidRPr="00BE068B" w:rsidRDefault="00E71899" w:rsidP="00E71899">
            <w:pPr>
              <w:kinsoku w:val="0"/>
              <w:overflowPunct w:val="0"/>
              <w:autoSpaceDE w:val="0"/>
              <w:autoSpaceDN w:val="0"/>
              <w:adjustRightInd w:val="0"/>
              <w:contextualSpacing/>
              <w:rPr>
                <w:rFonts w:ascii="Gill Sans MT" w:hAnsi="Gill Sans MT"/>
                <w:sz w:val="20"/>
              </w:rPr>
            </w:pPr>
            <w:r w:rsidRPr="00BE068B">
              <w:rPr>
                <w:rFonts w:ascii="Gill Sans MT" w:hAnsi="Gill Sans MT"/>
                <w:sz w:val="20"/>
              </w:rPr>
              <w:t>999=Prefer not to respond</w:t>
            </w:r>
          </w:p>
          <w:p w14:paraId="163C269C" w14:textId="77777777"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p>
        </w:tc>
      </w:tr>
      <w:tr w:rsidR="00E71899" w:rsidRPr="00BE068B" w14:paraId="7BED1208" w14:textId="1CA1F94E" w:rsidTr="00E71899">
        <w:trPr>
          <w:trHeight w:val="244"/>
        </w:trPr>
        <w:tc>
          <w:tcPr>
            <w:tcW w:w="677" w:type="dxa"/>
            <w:vMerge/>
          </w:tcPr>
          <w:p w14:paraId="124A2008" w14:textId="77777777" w:rsidR="00E71899" w:rsidRPr="00BE068B" w:rsidRDefault="00E71899" w:rsidP="00E71899">
            <w:pPr>
              <w:contextualSpacing/>
              <w:jc w:val="center"/>
              <w:rPr>
                <w:rFonts w:ascii="Gill Sans MT" w:hAnsi="Gill Sans MT"/>
                <w:sz w:val="20"/>
              </w:rPr>
            </w:pPr>
          </w:p>
        </w:tc>
        <w:tc>
          <w:tcPr>
            <w:tcW w:w="2160" w:type="dxa"/>
            <w:vMerge/>
          </w:tcPr>
          <w:p w14:paraId="53D2D910" w14:textId="77777777" w:rsidR="00E71899" w:rsidRPr="00BE068B" w:rsidRDefault="00E71899" w:rsidP="00E71899">
            <w:pPr>
              <w:kinsoku w:val="0"/>
              <w:overflowPunct w:val="0"/>
              <w:autoSpaceDE w:val="0"/>
              <w:autoSpaceDN w:val="0"/>
              <w:adjustRightInd w:val="0"/>
              <w:contextualSpacing/>
              <w:jc w:val="center"/>
              <w:rPr>
                <w:rFonts w:ascii="Gill Sans MT" w:hAnsi="Gill Sans MT" w:cs="Times New Roman"/>
                <w:b/>
                <w:sz w:val="20"/>
              </w:rPr>
            </w:pPr>
          </w:p>
        </w:tc>
        <w:tc>
          <w:tcPr>
            <w:tcW w:w="1080" w:type="dxa"/>
            <w:vMerge/>
          </w:tcPr>
          <w:p w14:paraId="5ADE2EF3" w14:textId="77777777" w:rsidR="00E71899" w:rsidRPr="00BE068B" w:rsidRDefault="00E71899" w:rsidP="00E71899">
            <w:pPr>
              <w:kinsoku w:val="0"/>
              <w:overflowPunct w:val="0"/>
              <w:autoSpaceDE w:val="0"/>
              <w:autoSpaceDN w:val="0"/>
              <w:adjustRightInd w:val="0"/>
              <w:contextualSpacing/>
              <w:jc w:val="center"/>
              <w:rPr>
                <w:rFonts w:ascii="Gill Sans MT" w:hAnsi="Gill Sans MT" w:cs="Times New Roman"/>
                <w:sz w:val="20"/>
              </w:rPr>
            </w:pPr>
          </w:p>
        </w:tc>
        <w:tc>
          <w:tcPr>
            <w:tcW w:w="1440" w:type="dxa"/>
            <w:vMerge/>
          </w:tcPr>
          <w:p w14:paraId="18BC0EF3" w14:textId="77777777" w:rsidR="00E71899" w:rsidRPr="00BE068B" w:rsidRDefault="00E71899" w:rsidP="00E71899">
            <w:pPr>
              <w:kinsoku w:val="0"/>
              <w:overflowPunct w:val="0"/>
              <w:autoSpaceDE w:val="0"/>
              <w:autoSpaceDN w:val="0"/>
              <w:adjustRightInd w:val="0"/>
              <w:contextualSpacing/>
              <w:jc w:val="center"/>
              <w:rPr>
                <w:rFonts w:ascii="Gill Sans MT" w:hAnsi="Gill Sans MT" w:cs="Times New Roman"/>
                <w:sz w:val="20"/>
              </w:rPr>
            </w:pPr>
          </w:p>
        </w:tc>
        <w:tc>
          <w:tcPr>
            <w:tcW w:w="1440" w:type="dxa"/>
            <w:vMerge/>
          </w:tcPr>
          <w:p w14:paraId="01963E9F" w14:textId="77777777" w:rsidR="00E71899" w:rsidRPr="00BE068B" w:rsidRDefault="00E71899" w:rsidP="00E71899">
            <w:pPr>
              <w:contextualSpacing/>
              <w:jc w:val="center"/>
              <w:rPr>
                <w:rFonts w:ascii="Gill Sans MT" w:hAnsi="Gill Sans MT" w:cs="Times New Roman"/>
                <w:sz w:val="20"/>
              </w:rPr>
            </w:pPr>
          </w:p>
        </w:tc>
        <w:tc>
          <w:tcPr>
            <w:tcW w:w="1440" w:type="dxa"/>
          </w:tcPr>
          <w:p w14:paraId="0CE5D585" w14:textId="77777777" w:rsidR="00E71899" w:rsidRPr="00BE068B" w:rsidRDefault="00E71899" w:rsidP="00E71899">
            <w:pPr>
              <w:contextualSpacing/>
              <w:jc w:val="center"/>
              <w:rPr>
                <w:rFonts w:ascii="Gill Sans MT" w:hAnsi="Gill Sans MT" w:cs="Times New Roman"/>
                <w:sz w:val="20"/>
              </w:rPr>
            </w:pPr>
          </w:p>
        </w:tc>
        <w:tc>
          <w:tcPr>
            <w:tcW w:w="1440" w:type="dxa"/>
          </w:tcPr>
          <w:p w14:paraId="683CFAEC" w14:textId="77777777" w:rsidR="00E71899" w:rsidRPr="00BE068B" w:rsidRDefault="00E71899" w:rsidP="00E71899">
            <w:pPr>
              <w:contextualSpacing/>
              <w:jc w:val="center"/>
              <w:rPr>
                <w:rFonts w:ascii="Gill Sans MT" w:hAnsi="Gill Sans MT" w:cs="Times New Roman"/>
                <w:sz w:val="20"/>
              </w:rPr>
            </w:pPr>
          </w:p>
        </w:tc>
        <w:tc>
          <w:tcPr>
            <w:tcW w:w="1440" w:type="dxa"/>
          </w:tcPr>
          <w:p w14:paraId="06732500" w14:textId="77777777" w:rsidR="00E71899" w:rsidRPr="00BE068B" w:rsidRDefault="00E71899" w:rsidP="00E71899">
            <w:pPr>
              <w:contextualSpacing/>
              <w:jc w:val="center"/>
              <w:rPr>
                <w:rFonts w:ascii="Gill Sans MT" w:hAnsi="Gill Sans MT" w:cs="Times New Roman"/>
                <w:sz w:val="20"/>
              </w:rPr>
            </w:pPr>
          </w:p>
        </w:tc>
        <w:tc>
          <w:tcPr>
            <w:tcW w:w="1440" w:type="dxa"/>
          </w:tcPr>
          <w:p w14:paraId="0A5F2EBF" w14:textId="77777777" w:rsidR="00E71899" w:rsidRPr="00BE068B" w:rsidRDefault="00E71899" w:rsidP="00E71899">
            <w:pPr>
              <w:contextualSpacing/>
              <w:jc w:val="center"/>
              <w:rPr>
                <w:rFonts w:ascii="Gill Sans MT" w:hAnsi="Gill Sans MT" w:cs="Times New Roman"/>
                <w:sz w:val="20"/>
              </w:rPr>
            </w:pPr>
          </w:p>
        </w:tc>
        <w:tc>
          <w:tcPr>
            <w:tcW w:w="1440" w:type="dxa"/>
          </w:tcPr>
          <w:p w14:paraId="0090FC47" w14:textId="77777777" w:rsidR="00E71899" w:rsidRPr="00BE068B" w:rsidRDefault="00E71899" w:rsidP="00E71899">
            <w:pPr>
              <w:contextualSpacing/>
              <w:jc w:val="center"/>
              <w:rPr>
                <w:rFonts w:ascii="Gill Sans MT" w:hAnsi="Gill Sans MT" w:cs="Times New Roman"/>
                <w:sz w:val="20"/>
              </w:rPr>
            </w:pPr>
          </w:p>
        </w:tc>
        <w:tc>
          <w:tcPr>
            <w:tcW w:w="1440" w:type="dxa"/>
          </w:tcPr>
          <w:p w14:paraId="552AEDAF" w14:textId="77777777" w:rsidR="00E71899" w:rsidRPr="00BE068B" w:rsidRDefault="00E71899" w:rsidP="00E71899">
            <w:pPr>
              <w:contextualSpacing/>
              <w:jc w:val="center"/>
              <w:rPr>
                <w:rFonts w:ascii="Gill Sans MT" w:hAnsi="Gill Sans MT" w:cs="Times New Roman"/>
                <w:sz w:val="20"/>
              </w:rPr>
            </w:pPr>
          </w:p>
        </w:tc>
      </w:tr>
      <w:tr w:rsidR="00E71899" w:rsidRPr="00BE068B" w14:paraId="237A280C" w14:textId="6AED2DC3" w:rsidTr="00E71899">
        <w:trPr>
          <w:trHeight w:val="20"/>
        </w:trPr>
        <w:tc>
          <w:tcPr>
            <w:tcW w:w="677" w:type="dxa"/>
          </w:tcPr>
          <w:p w14:paraId="50D9A68E" w14:textId="77777777" w:rsidR="00E71899" w:rsidRPr="00BE068B" w:rsidRDefault="00E71899" w:rsidP="00E71899">
            <w:pPr>
              <w:kinsoku w:val="0"/>
              <w:overflowPunct w:val="0"/>
              <w:autoSpaceDE w:val="0"/>
              <w:autoSpaceDN w:val="0"/>
              <w:adjustRightInd w:val="0"/>
              <w:contextualSpacing/>
              <w:jc w:val="center"/>
              <w:rPr>
                <w:rFonts w:ascii="Gill Sans MT" w:hAnsi="Gill Sans MT" w:cs="Times New Roman"/>
                <w:b/>
                <w:bCs/>
                <w:spacing w:val="1"/>
                <w:w w:val="105"/>
                <w:sz w:val="18"/>
                <w:szCs w:val="18"/>
              </w:rPr>
            </w:pPr>
            <w:r w:rsidRPr="00BE068B">
              <w:rPr>
                <w:rFonts w:ascii="Gill Sans MT" w:hAnsi="Gill Sans MT" w:cs="Times New Roman"/>
                <w:b/>
                <w:bCs/>
                <w:spacing w:val="1"/>
                <w:w w:val="105"/>
                <w:sz w:val="18"/>
                <w:szCs w:val="18"/>
              </w:rPr>
              <w:t>FIELD</w:t>
            </w:r>
          </w:p>
        </w:tc>
        <w:tc>
          <w:tcPr>
            <w:tcW w:w="2160" w:type="dxa"/>
          </w:tcPr>
          <w:p w14:paraId="3F78FBB7" w14:textId="77777777" w:rsidR="00E71899" w:rsidRPr="00BE068B" w:rsidRDefault="00E71899" w:rsidP="00E71899">
            <w:pPr>
              <w:kinsoku w:val="0"/>
              <w:overflowPunct w:val="0"/>
              <w:autoSpaceDE w:val="0"/>
              <w:autoSpaceDN w:val="0"/>
              <w:adjustRightInd w:val="0"/>
              <w:contextualSpacing/>
              <w:jc w:val="center"/>
              <w:rPr>
                <w:rFonts w:ascii="Gill Sans MT" w:hAnsi="Gill Sans MT" w:cs="Times New Roman"/>
                <w:b/>
                <w:bCs/>
                <w:spacing w:val="1"/>
                <w:w w:val="105"/>
                <w:sz w:val="18"/>
                <w:szCs w:val="18"/>
              </w:rPr>
            </w:pPr>
            <w:proofErr w:type="gramStart"/>
            <w:r w:rsidRPr="00BE068B">
              <w:rPr>
                <w:rFonts w:ascii="Gill Sans MT" w:hAnsi="Gill Sans MT" w:cs="Times New Roman"/>
                <w:b/>
                <w:bCs/>
                <w:spacing w:val="1"/>
                <w:w w:val="105"/>
                <w:sz w:val="18"/>
                <w:szCs w:val="18"/>
              </w:rPr>
              <w:t>tillage</w:t>
            </w:r>
            <w:proofErr w:type="gramEnd"/>
          </w:p>
        </w:tc>
        <w:tc>
          <w:tcPr>
            <w:tcW w:w="1080" w:type="dxa"/>
          </w:tcPr>
          <w:p w14:paraId="1F5D7BEA" w14:textId="77777777" w:rsidR="00E71899" w:rsidRPr="00BE068B" w:rsidRDefault="00E71899" w:rsidP="00E71899">
            <w:pPr>
              <w:kinsoku w:val="0"/>
              <w:overflowPunct w:val="0"/>
              <w:autoSpaceDE w:val="0"/>
              <w:autoSpaceDN w:val="0"/>
              <w:adjustRightInd w:val="0"/>
              <w:contextualSpacing/>
              <w:jc w:val="center"/>
              <w:rPr>
                <w:rFonts w:ascii="Gill Sans MT" w:hAnsi="Gill Sans MT" w:cs="Times New Roman"/>
                <w:b/>
                <w:bCs/>
                <w:spacing w:val="1"/>
                <w:w w:val="105"/>
                <w:sz w:val="18"/>
                <w:szCs w:val="18"/>
              </w:rPr>
            </w:pPr>
            <w:proofErr w:type="gramStart"/>
            <w:r w:rsidRPr="00BE068B">
              <w:rPr>
                <w:rFonts w:ascii="Gill Sans MT" w:hAnsi="Gill Sans MT" w:cs="Times New Roman"/>
                <w:b/>
                <w:bCs/>
                <w:spacing w:val="1"/>
                <w:w w:val="105"/>
                <w:sz w:val="18"/>
                <w:szCs w:val="18"/>
              </w:rPr>
              <w:t>fertilizer</w:t>
            </w:r>
            <w:proofErr w:type="gramEnd"/>
          </w:p>
        </w:tc>
        <w:tc>
          <w:tcPr>
            <w:tcW w:w="1440" w:type="dxa"/>
          </w:tcPr>
          <w:p w14:paraId="60679114" w14:textId="77777777" w:rsidR="00E71899" w:rsidRPr="00BE068B" w:rsidRDefault="00E71899" w:rsidP="00E71899">
            <w:pPr>
              <w:kinsoku w:val="0"/>
              <w:overflowPunct w:val="0"/>
              <w:autoSpaceDE w:val="0"/>
              <w:autoSpaceDN w:val="0"/>
              <w:adjustRightInd w:val="0"/>
              <w:contextualSpacing/>
              <w:jc w:val="center"/>
              <w:rPr>
                <w:rFonts w:ascii="Gill Sans MT" w:hAnsi="Gill Sans MT" w:cs="Times New Roman"/>
                <w:b/>
                <w:bCs/>
                <w:spacing w:val="1"/>
                <w:w w:val="105"/>
                <w:sz w:val="18"/>
                <w:szCs w:val="18"/>
              </w:rPr>
            </w:pPr>
            <w:proofErr w:type="spellStart"/>
            <w:proofErr w:type="gramStart"/>
            <w:r w:rsidRPr="00BE068B">
              <w:rPr>
                <w:rFonts w:ascii="Gill Sans MT" w:hAnsi="Gill Sans MT" w:cs="Times New Roman"/>
                <w:b/>
                <w:bCs/>
                <w:spacing w:val="1"/>
                <w:w w:val="105"/>
                <w:sz w:val="18"/>
                <w:szCs w:val="18"/>
              </w:rPr>
              <w:t>fertilizer</w:t>
            </w:r>
            <w:proofErr w:type="gramEnd"/>
            <w:r w:rsidRPr="00BE068B">
              <w:rPr>
                <w:rFonts w:ascii="Gill Sans MT" w:hAnsi="Gill Sans MT" w:cs="Times New Roman"/>
                <w:b/>
                <w:bCs/>
                <w:spacing w:val="1"/>
                <w:w w:val="105"/>
                <w:sz w:val="18"/>
                <w:szCs w:val="18"/>
              </w:rPr>
              <w:t>_kgs</w:t>
            </w:r>
            <w:proofErr w:type="spellEnd"/>
          </w:p>
        </w:tc>
        <w:tc>
          <w:tcPr>
            <w:tcW w:w="1440" w:type="dxa"/>
          </w:tcPr>
          <w:p w14:paraId="00359AA4" w14:textId="77777777" w:rsidR="00E71899" w:rsidRPr="00BE068B" w:rsidRDefault="00E71899" w:rsidP="00E71899">
            <w:pPr>
              <w:kinsoku w:val="0"/>
              <w:overflowPunct w:val="0"/>
              <w:autoSpaceDE w:val="0"/>
              <w:autoSpaceDN w:val="0"/>
              <w:adjustRightInd w:val="0"/>
              <w:contextualSpacing/>
              <w:jc w:val="center"/>
              <w:rPr>
                <w:rFonts w:ascii="Gill Sans MT" w:hAnsi="Gill Sans MT" w:cs="Times New Roman"/>
                <w:b/>
                <w:bCs/>
                <w:spacing w:val="1"/>
                <w:w w:val="105"/>
                <w:sz w:val="18"/>
                <w:szCs w:val="18"/>
              </w:rPr>
            </w:pPr>
            <w:proofErr w:type="gramStart"/>
            <w:r w:rsidRPr="00BE068B">
              <w:rPr>
                <w:rFonts w:ascii="Gill Sans MT" w:hAnsi="Gill Sans MT" w:cs="Times New Roman"/>
                <w:b/>
                <w:bCs/>
                <w:spacing w:val="1"/>
                <w:w w:val="105"/>
                <w:sz w:val="18"/>
                <w:szCs w:val="18"/>
              </w:rPr>
              <w:t>fallow5</w:t>
            </w:r>
            <w:proofErr w:type="gramEnd"/>
          </w:p>
        </w:tc>
        <w:tc>
          <w:tcPr>
            <w:tcW w:w="1440" w:type="dxa"/>
          </w:tcPr>
          <w:p w14:paraId="28017951" w14:textId="306B7606" w:rsidR="00E71899" w:rsidRPr="00BE068B" w:rsidRDefault="00E71899" w:rsidP="00E71899">
            <w:pPr>
              <w:kinsoku w:val="0"/>
              <w:overflowPunct w:val="0"/>
              <w:autoSpaceDE w:val="0"/>
              <w:autoSpaceDN w:val="0"/>
              <w:adjustRightInd w:val="0"/>
              <w:contextualSpacing/>
              <w:jc w:val="center"/>
              <w:rPr>
                <w:rFonts w:ascii="Gill Sans MT" w:hAnsi="Gill Sans MT" w:cs="Times New Roman"/>
                <w:b/>
                <w:bCs/>
                <w:spacing w:val="1"/>
                <w:w w:val="105"/>
                <w:sz w:val="18"/>
                <w:szCs w:val="18"/>
              </w:rPr>
            </w:pPr>
            <w:proofErr w:type="gramStart"/>
            <w:r w:rsidRPr="00BE068B">
              <w:rPr>
                <w:rFonts w:ascii="Gill Sans MT" w:hAnsi="Gill Sans MT" w:cs="Times New Roman"/>
                <w:b/>
                <w:bCs/>
                <w:spacing w:val="1"/>
                <w:w w:val="105"/>
                <w:sz w:val="18"/>
                <w:szCs w:val="18"/>
              </w:rPr>
              <w:t>replant</w:t>
            </w:r>
            <w:proofErr w:type="gramEnd"/>
          </w:p>
        </w:tc>
        <w:tc>
          <w:tcPr>
            <w:tcW w:w="1440" w:type="dxa"/>
          </w:tcPr>
          <w:p w14:paraId="5B97EC6B" w14:textId="259B8D9D" w:rsidR="00E71899" w:rsidRPr="00BE068B" w:rsidRDefault="00E71899" w:rsidP="00E71899">
            <w:pPr>
              <w:kinsoku w:val="0"/>
              <w:overflowPunct w:val="0"/>
              <w:autoSpaceDE w:val="0"/>
              <w:autoSpaceDN w:val="0"/>
              <w:adjustRightInd w:val="0"/>
              <w:contextualSpacing/>
              <w:jc w:val="center"/>
              <w:rPr>
                <w:rFonts w:ascii="Gill Sans MT" w:hAnsi="Gill Sans MT" w:cs="Times New Roman"/>
                <w:b/>
                <w:bCs/>
                <w:spacing w:val="1"/>
                <w:w w:val="105"/>
                <w:sz w:val="18"/>
                <w:szCs w:val="18"/>
              </w:rPr>
            </w:pPr>
            <w:proofErr w:type="gramStart"/>
            <w:r w:rsidRPr="00BE068B">
              <w:rPr>
                <w:rFonts w:ascii="Gill Sans MT" w:hAnsi="Gill Sans MT" w:cs="Times New Roman"/>
                <w:b/>
                <w:bCs/>
                <w:spacing w:val="1"/>
                <w:w w:val="105"/>
                <w:sz w:val="18"/>
                <w:szCs w:val="18"/>
              </w:rPr>
              <w:t>residue</w:t>
            </w:r>
            <w:proofErr w:type="gramEnd"/>
          </w:p>
        </w:tc>
        <w:tc>
          <w:tcPr>
            <w:tcW w:w="1440" w:type="dxa"/>
          </w:tcPr>
          <w:p w14:paraId="6E55B676" w14:textId="5B9473CF" w:rsidR="00E71899" w:rsidRPr="00BE068B" w:rsidRDefault="00E71899" w:rsidP="00E71899">
            <w:pPr>
              <w:kinsoku w:val="0"/>
              <w:overflowPunct w:val="0"/>
              <w:autoSpaceDE w:val="0"/>
              <w:autoSpaceDN w:val="0"/>
              <w:adjustRightInd w:val="0"/>
              <w:contextualSpacing/>
              <w:jc w:val="center"/>
              <w:rPr>
                <w:rFonts w:ascii="Gill Sans MT" w:hAnsi="Gill Sans MT" w:cs="Times New Roman"/>
                <w:b/>
                <w:bCs/>
                <w:spacing w:val="1"/>
                <w:w w:val="105"/>
                <w:sz w:val="18"/>
                <w:szCs w:val="18"/>
              </w:rPr>
            </w:pPr>
            <w:proofErr w:type="spellStart"/>
            <w:proofErr w:type="gramStart"/>
            <w:r w:rsidRPr="00BE068B">
              <w:rPr>
                <w:rFonts w:ascii="Gill Sans MT" w:hAnsi="Gill Sans MT" w:cs="Times New Roman"/>
                <w:b/>
                <w:bCs/>
                <w:spacing w:val="1"/>
                <w:w w:val="105"/>
                <w:sz w:val="18"/>
                <w:szCs w:val="18"/>
              </w:rPr>
              <w:t>plantbasin</w:t>
            </w:r>
            <w:proofErr w:type="spellEnd"/>
            <w:proofErr w:type="gramEnd"/>
          </w:p>
        </w:tc>
        <w:tc>
          <w:tcPr>
            <w:tcW w:w="1440" w:type="dxa"/>
          </w:tcPr>
          <w:p w14:paraId="6945B4CA" w14:textId="692BB9BE" w:rsidR="00E71899" w:rsidRPr="00BE068B" w:rsidRDefault="00E71899" w:rsidP="00E71899">
            <w:pPr>
              <w:kinsoku w:val="0"/>
              <w:overflowPunct w:val="0"/>
              <w:autoSpaceDE w:val="0"/>
              <w:autoSpaceDN w:val="0"/>
              <w:adjustRightInd w:val="0"/>
              <w:contextualSpacing/>
              <w:jc w:val="center"/>
              <w:rPr>
                <w:rFonts w:ascii="Gill Sans MT" w:hAnsi="Gill Sans MT" w:cs="Times New Roman"/>
                <w:b/>
                <w:bCs/>
                <w:spacing w:val="1"/>
                <w:w w:val="105"/>
                <w:sz w:val="18"/>
                <w:szCs w:val="18"/>
              </w:rPr>
            </w:pPr>
            <w:proofErr w:type="spellStart"/>
            <w:proofErr w:type="gramStart"/>
            <w:r w:rsidRPr="00BE068B">
              <w:rPr>
                <w:rFonts w:ascii="Gill Sans MT" w:hAnsi="Gill Sans MT" w:cs="Times New Roman"/>
                <w:b/>
                <w:bCs/>
                <w:spacing w:val="1"/>
                <w:w w:val="105"/>
                <w:sz w:val="18"/>
                <w:szCs w:val="18"/>
              </w:rPr>
              <w:t>zerotill</w:t>
            </w:r>
            <w:proofErr w:type="spellEnd"/>
            <w:proofErr w:type="gramEnd"/>
          </w:p>
        </w:tc>
        <w:tc>
          <w:tcPr>
            <w:tcW w:w="1440" w:type="dxa"/>
          </w:tcPr>
          <w:p w14:paraId="3235A730" w14:textId="77777777" w:rsidR="00E71899" w:rsidRPr="00BE068B" w:rsidRDefault="00E71899" w:rsidP="00E71899">
            <w:pPr>
              <w:kinsoku w:val="0"/>
              <w:overflowPunct w:val="0"/>
              <w:autoSpaceDE w:val="0"/>
              <w:autoSpaceDN w:val="0"/>
              <w:adjustRightInd w:val="0"/>
              <w:contextualSpacing/>
              <w:jc w:val="center"/>
              <w:rPr>
                <w:rFonts w:ascii="Gill Sans MT" w:hAnsi="Gill Sans MT" w:cs="Times New Roman"/>
                <w:b/>
                <w:bCs/>
                <w:spacing w:val="1"/>
                <w:w w:val="105"/>
                <w:sz w:val="18"/>
                <w:szCs w:val="18"/>
              </w:rPr>
            </w:pPr>
          </w:p>
        </w:tc>
        <w:tc>
          <w:tcPr>
            <w:tcW w:w="1440" w:type="dxa"/>
          </w:tcPr>
          <w:p w14:paraId="4F5BB54D" w14:textId="77777777" w:rsidR="00E71899" w:rsidRPr="00BE068B" w:rsidRDefault="00E71899" w:rsidP="00E71899">
            <w:pPr>
              <w:kinsoku w:val="0"/>
              <w:overflowPunct w:val="0"/>
              <w:autoSpaceDE w:val="0"/>
              <w:autoSpaceDN w:val="0"/>
              <w:adjustRightInd w:val="0"/>
              <w:contextualSpacing/>
              <w:jc w:val="center"/>
              <w:rPr>
                <w:rFonts w:ascii="Gill Sans MT" w:hAnsi="Gill Sans MT" w:cs="Times New Roman"/>
                <w:b/>
                <w:bCs/>
                <w:spacing w:val="1"/>
                <w:w w:val="105"/>
                <w:sz w:val="18"/>
                <w:szCs w:val="18"/>
              </w:rPr>
            </w:pPr>
          </w:p>
        </w:tc>
      </w:tr>
      <w:tr w:rsidR="00E71899" w:rsidRPr="00BE068B" w14:paraId="3708303C" w14:textId="0C473526" w:rsidTr="00E71899">
        <w:trPr>
          <w:trHeight w:val="20"/>
        </w:trPr>
        <w:tc>
          <w:tcPr>
            <w:tcW w:w="677" w:type="dxa"/>
          </w:tcPr>
          <w:p w14:paraId="205F1D1E" w14:textId="77777777" w:rsidR="00E71899" w:rsidRPr="00BE068B" w:rsidRDefault="00E71899" w:rsidP="00E71899">
            <w:pPr>
              <w:contextualSpacing/>
              <w:jc w:val="center"/>
              <w:rPr>
                <w:rFonts w:ascii="Gill Sans MT" w:hAnsi="Gill Sans MT"/>
                <w:sz w:val="20"/>
              </w:rPr>
            </w:pPr>
            <w:r w:rsidRPr="00BE068B">
              <w:rPr>
                <w:rFonts w:ascii="Gill Sans MT" w:hAnsi="Gill Sans MT"/>
                <w:sz w:val="20"/>
              </w:rPr>
              <w:t>1</w:t>
            </w:r>
          </w:p>
        </w:tc>
        <w:tc>
          <w:tcPr>
            <w:tcW w:w="2160" w:type="dxa"/>
          </w:tcPr>
          <w:p w14:paraId="137EC202" w14:textId="77777777" w:rsidR="00E71899" w:rsidRPr="00BE068B" w:rsidRDefault="00E71899" w:rsidP="00E71899">
            <w:pPr>
              <w:contextualSpacing/>
              <w:jc w:val="center"/>
              <w:rPr>
                <w:rFonts w:ascii="Gill Sans MT" w:hAnsi="Gill Sans MT"/>
              </w:rPr>
            </w:pPr>
          </w:p>
        </w:tc>
        <w:tc>
          <w:tcPr>
            <w:tcW w:w="1080" w:type="dxa"/>
          </w:tcPr>
          <w:p w14:paraId="00E5884B" w14:textId="77777777" w:rsidR="00E71899" w:rsidRPr="00BE068B" w:rsidRDefault="00E71899" w:rsidP="00E71899">
            <w:pPr>
              <w:contextualSpacing/>
              <w:jc w:val="center"/>
              <w:rPr>
                <w:rFonts w:ascii="Gill Sans MT" w:hAnsi="Gill Sans MT"/>
              </w:rPr>
            </w:pPr>
          </w:p>
        </w:tc>
        <w:tc>
          <w:tcPr>
            <w:tcW w:w="1440" w:type="dxa"/>
          </w:tcPr>
          <w:p w14:paraId="00AA5641" w14:textId="77777777" w:rsidR="00E71899" w:rsidRPr="00BE068B" w:rsidRDefault="00E71899" w:rsidP="00E71899">
            <w:pPr>
              <w:contextualSpacing/>
              <w:jc w:val="center"/>
              <w:rPr>
                <w:rFonts w:ascii="Gill Sans MT" w:hAnsi="Gill Sans MT"/>
              </w:rPr>
            </w:pPr>
          </w:p>
        </w:tc>
        <w:tc>
          <w:tcPr>
            <w:tcW w:w="1440" w:type="dxa"/>
          </w:tcPr>
          <w:p w14:paraId="21BBA726" w14:textId="77777777" w:rsidR="00E71899" w:rsidRPr="00BE068B" w:rsidRDefault="00E71899" w:rsidP="00E71899">
            <w:pPr>
              <w:contextualSpacing/>
              <w:jc w:val="center"/>
              <w:rPr>
                <w:rFonts w:ascii="Gill Sans MT" w:hAnsi="Gill Sans MT"/>
              </w:rPr>
            </w:pPr>
          </w:p>
        </w:tc>
        <w:tc>
          <w:tcPr>
            <w:tcW w:w="1440" w:type="dxa"/>
          </w:tcPr>
          <w:p w14:paraId="22CEB50B" w14:textId="77777777" w:rsidR="00E71899" w:rsidRPr="00BE068B" w:rsidRDefault="00E71899" w:rsidP="00E71899">
            <w:pPr>
              <w:contextualSpacing/>
              <w:jc w:val="center"/>
              <w:rPr>
                <w:rFonts w:ascii="Gill Sans MT" w:hAnsi="Gill Sans MT"/>
              </w:rPr>
            </w:pPr>
          </w:p>
        </w:tc>
        <w:tc>
          <w:tcPr>
            <w:tcW w:w="1440" w:type="dxa"/>
          </w:tcPr>
          <w:p w14:paraId="6F043059" w14:textId="77777777" w:rsidR="00E71899" w:rsidRPr="00BE068B" w:rsidRDefault="00E71899" w:rsidP="00E71899">
            <w:pPr>
              <w:contextualSpacing/>
              <w:jc w:val="center"/>
              <w:rPr>
                <w:rFonts w:ascii="Gill Sans MT" w:hAnsi="Gill Sans MT"/>
              </w:rPr>
            </w:pPr>
          </w:p>
        </w:tc>
        <w:tc>
          <w:tcPr>
            <w:tcW w:w="1440" w:type="dxa"/>
          </w:tcPr>
          <w:p w14:paraId="0EBFBFDE" w14:textId="77777777" w:rsidR="00E71899" w:rsidRPr="00BE068B" w:rsidRDefault="00E71899" w:rsidP="00E71899">
            <w:pPr>
              <w:contextualSpacing/>
              <w:jc w:val="center"/>
              <w:rPr>
                <w:rFonts w:ascii="Gill Sans MT" w:hAnsi="Gill Sans MT"/>
              </w:rPr>
            </w:pPr>
          </w:p>
        </w:tc>
        <w:tc>
          <w:tcPr>
            <w:tcW w:w="1440" w:type="dxa"/>
          </w:tcPr>
          <w:p w14:paraId="6D307319" w14:textId="77777777" w:rsidR="00E71899" w:rsidRPr="00BE068B" w:rsidRDefault="00E71899" w:rsidP="00E71899">
            <w:pPr>
              <w:contextualSpacing/>
              <w:jc w:val="center"/>
              <w:rPr>
                <w:rFonts w:ascii="Gill Sans MT" w:hAnsi="Gill Sans MT"/>
              </w:rPr>
            </w:pPr>
          </w:p>
        </w:tc>
        <w:tc>
          <w:tcPr>
            <w:tcW w:w="1440" w:type="dxa"/>
          </w:tcPr>
          <w:p w14:paraId="76BC82E9" w14:textId="77777777" w:rsidR="00E71899" w:rsidRPr="00BE068B" w:rsidRDefault="00E71899" w:rsidP="00E71899">
            <w:pPr>
              <w:contextualSpacing/>
              <w:jc w:val="center"/>
              <w:rPr>
                <w:rFonts w:ascii="Gill Sans MT" w:hAnsi="Gill Sans MT"/>
              </w:rPr>
            </w:pPr>
          </w:p>
        </w:tc>
        <w:tc>
          <w:tcPr>
            <w:tcW w:w="1440" w:type="dxa"/>
          </w:tcPr>
          <w:p w14:paraId="38F71629" w14:textId="77777777" w:rsidR="00E71899" w:rsidRPr="00BE068B" w:rsidRDefault="00E71899" w:rsidP="00E71899">
            <w:pPr>
              <w:contextualSpacing/>
              <w:jc w:val="center"/>
              <w:rPr>
                <w:rFonts w:ascii="Gill Sans MT" w:hAnsi="Gill Sans MT"/>
              </w:rPr>
            </w:pPr>
          </w:p>
        </w:tc>
      </w:tr>
      <w:tr w:rsidR="00E71899" w:rsidRPr="00BE068B" w14:paraId="19F71246" w14:textId="7A1A03EC" w:rsidTr="00E71899">
        <w:trPr>
          <w:trHeight w:val="20"/>
        </w:trPr>
        <w:tc>
          <w:tcPr>
            <w:tcW w:w="677" w:type="dxa"/>
          </w:tcPr>
          <w:p w14:paraId="502F4DAB" w14:textId="77777777" w:rsidR="00E71899" w:rsidRPr="00BE068B" w:rsidRDefault="00E71899" w:rsidP="00E71899">
            <w:pPr>
              <w:contextualSpacing/>
              <w:jc w:val="center"/>
              <w:rPr>
                <w:rFonts w:ascii="Gill Sans MT" w:hAnsi="Gill Sans MT"/>
                <w:sz w:val="20"/>
              </w:rPr>
            </w:pPr>
            <w:r w:rsidRPr="00BE068B">
              <w:rPr>
                <w:rFonts w:ascii="Gill Sans MT" w:hAnsi="Gill Sans MT"/>
                <w:sz w:val="20"/>
              </w:rPr>
              <w:t>2</w:t>
            </w:r>
          </w:p>
        </w:tc>
        <w:tc>
          <w:tcPr>
            <w:tcW w:w="2160" w:type="dxa"/>
          </w:tcPr>
          <w:p w14:paraId="7E8DF0DF" w14:textId="77777777" w:rsidR="00E71899" w:rsidRPr="00BE068B" w:rsidRDefault="00E71899" w:rsidP="00E71899">
            <w:pPr>
              <w:contextualSpacing/>
              <w:jc w:val="center"/>
              <w:rPr>
                <w:rFonts w:ascii="Gill Sans MT" w:hAnsi="Gill Sans MT"/>
              </w:rPr>
            </w:pPr>
          </w:p>
        </w:tc>
        <w:tc>
          <w:tcPr>
            <w:tcW w:w="1080" w:type="dxa"/>
          </w:tcPr>
          <w:p w14:paraId="265EA4B2" w14:textId="77777777" w:rsidR="00E71899" w:rsidRPr="00BE068B" w:rsidRDefault="00E71899" w:rsidP="00E71899">
            <w:pPr>
              <w:contextualSpacing/>
              <w:jc w:val="center"/>
              <w:rPr>
                <w:rFonts w:ascii="Gill Sans MT" w:hAnsi="Gill Sans MT"/>
              </w:rPr>
            </w:pPr>
          </w:p>
        </w:tc>
        <w:tc>
          <w:tcPr>
            <w:tcW w:w="1440" w:type="dxa"/>
          </w:tcPr>
          <w:p w14:paraId="17E0FE55" w14:textId="77777777" w:rsidR="00E71899" w:rsidRPr="00BE068B" w:rsidRDefault="00E71899" w:rsidP="00E71899">
            <w:pPr>
              <w:contextualSpacing/>
              <w:jc w:val="center"/>
              <w:rPr>
                <w:rFonts w:ascii="Gill Sans MT" w:hAnsi="Gill Sans MT"/>
              </w:rPr>
            </w:pPr>
          </w:p>
        </w:tc>
        <w:tc>
          <w:tcPr>
            <w:tcW w:w="1440" w:type="dxa"/>
          </w:tcPr>
          <w:p w14:paraId="2D89C92A" w14:textId="77777777" w:rsidR="00E71899" w:rsidRPr="00BE068B" w:rsidRDefault="00E71899" w:rsidP="00E71899">
            <w:pPr>
              <w:contextualSpacing/>
              <w:jc w:val="center"/>
              <w:rPr>
                <w:rFonts w:ascii="Gill Sans MT" w:hAnsi="Gill Sans MT"/>
              </w:rPr>
            </w:pPr>
          </w:p>
        </w:tc>
        <w:tc>
          <w:tcPr>
            <w:tcW w:w="1440" w:type="dxa"/>
          </w:tcPr>
          <w:p w14:paraId="53157D8D" w14:textId="77777777" w:rsidR="00E71899" w:rsidRPr="00BE068B" w:rsidRDefault="00E71899" w:rsidP="00E71899">
            <w:pPr>
              <w:contextualSpacing/>
              <w:jc w:val="center"/>
              <w:rPr>
                <w:rFonts w:ascii="Gill Sans MT" w:hAnsi="Gill Sans MT"/>
              </w:rPr>
            </w:pPr>
          </w:p>
        </w:tc>
        <w:tc>
          <w:tcPr>
            <w:tcW w:w="1440" w:type="dxa"/>
          </w:tcPr>
          <w:p w14:paraId="7A7E7E22" w14:textId="77777777" w:rsidR="00E71899" w:rsidRPr="00BE068B" w:rsidRDefault="00E71899" w:rsidP="00E71899">
            <w:pPr>
              <w:contextualSpacing/>
              <w:jc w:val="center"/>
              <w:rPr>
                <w:rFonts w:ascii="Gill Sans MT" w:hAnsi="Gill Sans MT"/>
              </w:rPr>
            </w:pPr>
          </w:p>
        </w:tc>
        <w:tc>
          <w:tcPr>
            <w:tcW w:w="1440" w:type="dxa"/>
          </w:tcPr>
          <w:p w14:paraId="61B9DE7A" w14:textId="77777777" w:rsidR="00E71899" w:rsidRPr="00BE068B" w:rsidRDefault="00E71899" w:rsidP="00E71899">
            <w:pPr>
              <w:contextualSpacing/>
              <w:jc w:val="center"/>
              <w:rPr>
                <w:rFonts w:ascii="Gill Sans MT" w:hAnsi="Gill Sans MT"/>
              </w:rPr>
            </w:pPr>
          </w:p>
        </w:tc>
        <w:tc>
          <w:tcPr>
            <w:tcW w:w="1440" w:type="dxa"/>
          </w:tcPr>
          <w:p w14:paraId="3298DF8A" w14:textId="77777777" w:rsidR="00E71899" w:rsidRPr="00BE068B" w:rsidRDefault="00E71899" w:rsidP="00E71899">
            <w:pPr>
              <w:contextualSpacing/>
              <w:jc w:val="center"/>
              <w:rPr>
                <w:rFonts w:ascii="Gill Sans MT" w:hAnsi="Gill Sans MT"/>
              </w:rPr>
            </w:pPr>
          </w:p>
        </w:tc>
        <w:tc>
          <w:tcPr>
            <w:tcW w:w="1440" w:type="dxa"/>
          </w:tcPr>
          <w:p w14:paraId="2DC47638" w14:textId="77777777" w:rsidR="00E71899" w:rsidRPr="00BE068B" w:rsidRDefault="00E71899" w:rsidP="00E71899">
            <w:pPr>
              <w:contextualSpacing/>
              <w:jc w:val="center"/>
              <w:rPr>
                <w:rFonts w:ascii="Gill Sans MT" w:hAnsi="Gill Sans MT"/>
              </w:rPr>
            </w:pPr>
          </w:p>
        </w:tc>
        <w:tc>
          <w:tcPr>
            <w:tcW w:w="1440" w:type="dxa"/>
          </w:tcPr>
          <w:p w14:paraId="64F807F3" w14:textId="77777777" w:rsidR="00E71899" w:rsidRPr="00BE068B" w:rsidRDefault="00E71899" w:rsidP="00E71899">
            <w:pPr>
              <w:contextualSpacing/>
              <w:jc w:val="center"/>
              <w:rPr>
                <w:rFonts w:ascii="Gill Sans MT" w:hAnsi="Gill Sans MT"/>
              </w:rPr>
            </w:pPr>
          </w:p>
        </w:tc>
      </w:tr>
      <w:tr w:rsidR="00E71899" w:rsidRPr="00BE068B" w14:paraId="72E10576" w14:textId="1A55EBAB" w:rsidTr="00E71899">
        <w:trPr>
          <w:trHeight w:val="20"/>
        </w:trPr>
        <w:tc>
          <w:tcPr>
            <w:tcW w:w="677" w:type="dxa"/>
          </w:tcPr>
          <w:p w14:paraId="3684BBE1" w14:textId="77777777" w:rsidR="00E71899" w:rsidRPr="00BE068B" w:rsidRDefault="00E71899" w:rsidP="00E71899">
            <w:pPr>
              <w:contextualSpacing/>
              <w:jc w:val="center"/>
              <w:rPr>
                <w:rFonts w:ascii="Gill Sans MT" w:hAnsi="Gill Sans MT"/>
                <w:sz w:val="20"/>
              </w:rPr>
            </w:pPr>
            <w:r w:rsidRPr="00BE068B">
              <w:rPr>
                <w:rFonts w:ascii="Gill Sans MT" w:hAnsi="Gill Sans MT"/>
                <w:sz w:val="20"/>
              </w:rPr>
              <w:t>3</w:t>
            </w:r>
          </w:p>
        </w:tc>
        <w:tc>
          <w:tcPr>
            <w:tcW w:w="2160" w:type="dxa"/>
          </w:tcPr>
          <w:p w14:paraId="710F2DE6" w14:textId="77777777" w:rsidR="00E71899" w:rsidRPr="00BE068B" w:rsidRDefault="00E71899" w:rsidP="00E71899">
            <w:pPr>
              <w:contextualSpacing/>
              <w:jc w:val="center"/>
              <w:rPr>
                <w:rFonts w:ascii="Gill Sans MT" w:hAnsi="Gill Sans MT"/>
              </w:rPr>
            </w:pPr>
          </w:p>
        </w:tc>
        <w:tc>
          <w:tcPr>
            <w:tcW w:w="1080" w:type="dxa"/>
          </w:tcPr>
          <w:p w14:paraId="6E60C391" w14:textId="77777777" w:rsidR="00E71899" w:rsidRPr="00BE068B" w:rsidRDefault="00E71899" w:rsidP="00E71899">
            <w:pPr>
              <w:contextualSpacing/>
              <w:jc w:val="center"/>
              <w:rPr>
                <w:rFonts w:ascii="Gill Sans MT" w:hAnsi="Gill Sans MT"/>
              </w:rPr>
            </w:pPr>
          </w:p>
        </w:tc>
        <w:tc>
          <w:tcPr>
            <w:tcW w:w="1440" w:type="dxa"/>
          </w:tcPr>
          <w:p w14:paraId="113B8AFD" w14:textId="77777777" w:rsidR="00E71899" w:rsidRPr="00BE068B" w:rsidRDefault="00E71899" w:rsidP="00E71899">
            <w:pPr>
              <w:contextualSpacing/>
              <w:jc w:val="center"/>
              <w:rPr>
                <w:rFonts w:ascii="Gill Sans MT" w:hAnsi="Gill Sans MT"/>
              </w:rPr>
            </w:pPr>
          </w:p>
        </w:tc>
        <w:tc>
          <w:tcPr>
            <w:tcW w:w="1440" w:type="dxa"/>
          </w:tcPr>
          <w:p w14:paraId="344FC262" w14:textId="77777777" w:rsidR="00E71899" w:rsidRPr="00BE068B" w:rsidRDefault="00E71899" w:rsidP="00E71899">
            <w:pPr>
              <w:contextualSpacing/>
              <w:jc w:val="center"/>
              <w:rPr>
                <w:rFonts w:ascii="Gill Sans MT" w:hAnsi="Gill Sans MT"/>
              </w:rPr>
            </w:pPr>
          </w:p>
        </w:tc>
        <w:tc>
          <w:tcPr>
            <w:tcW w:w="1440" w:type="dxa"/>
          </w:tcPr>
          <w:p w14:paraId="6D3EB24B" w14:textId="77777777" w:rsidR="00E71899" w:rsidRPr="00BE068B" w:rsidRDefault="00E71899" w:rsidP="00E71899">
            <w:pPr>
              <w:contextualSpacing/>
              <w:jc w:val="center"/>
              <w:rPr>
                <w:rFonts w:ascii="Gill Sans MT" w:hAnsi="Gill Sans MT"/>
              </w:rPr>
            </w:pPr>
          </w:p>
        </w:tc>
        <w:tc>
          <w:tcPr>
            <w:tcW w:w="1440" w:type="dxa"/>
          </w:tcPr>
          <w:p w14:paraId="194AE9C6" w14:textId="77777777" w:rsidR="00E71899" w:rsidRPr="00BE068B" w:rsidRDefault="00E71899" w:rsidP="00E71899">
            <w:pPr>
              <w:contextualSpacing/>
              <w:jc w:val="center"/>
              <w:rPr>
                <w:rFonts w:ascii="Gill Sans MT" w:hAnsi="Gill Sans MT"/>
              </w:rPr>
            </w:pPr>
          </w:p>
        </w:tc>
        <w:tc>
          <w:tcPr>
            <w:tcW w:w="1440" w:type="dxa"/>
          </w:tcPr>
          <w:p w14:paraId="69F71496" w14:textId="77777777" w:rsidR="00E71899" w:rsidRPr="00BE068B" w:rsidRDefault="00E71899" w:rsidP="00E71899">
            <w:pPr>
              <w:contextualSpacing/>
              <w:jc w:val="center"/>
              <w:rPr>
                <w:rFonts w:ascii="Gill Sans MT" w:hAnsi="Gill Sans MT"/>
              </w:rPr>
            </w:pPr>
          </w:p>
        </w:tc>
        <w:tc>
          <w:tcPr>
            <w:tcW w:w="1440" w:type="dxa"/>
          </w:tcPr>
          <w:p w14:paraId="46DDBF85" w14:textId="77777777" w:rsidR="00E71899" w:rsidRPr="00BE068B" w:rsidRDefault="00E71899" w:rsidP="00E71899">
            <w:pPr>
              <w:contextualSpacing/>
              <w:jc w:val="center"/>
              <w:rPr>
                <w:rFonts w:ascii="Gill Sans MT" w:hAnsi="Gill Sans MT"/>
              </w:rPr>
            </w:pPr>
          </w:p>
        </w:tc>
        <w:tc>
          <w:tcPr>
            <w:tcW w:w="1440" w:type="dxa"/>
          </w:tcPr>
          <w:p w14:paraId="440922EA" w14:textId="77777777" w:rsidR="00E71899" w:rsidRPr="00BE068B" w:rsidRDefault="00E71899" w:rsidP="00E71899">
            <w:pPr>
              <w:contextualSpacing/>
              <w:jc w:val="center"/>
              <w:rPr>
                <w:rFonts w:ascii="Gill Sans MT" w:hAnsi="Gill Sans MT"/>
              </w:rPr>
            </w:pPr>
          </w:p>
        </w:tc>
        <w:tc>
          <w:tcPr>
            <w:tcW w:w="1440" w:type="dxa"/>
          </w:tcPr>
          <w:p w14:paraId="2D8D3D6E" w14:textId="77777777" w:rsidR="00E71899" w:rsidRPr="00BE068B" w:rsidRDefault="00E71899" w:rsidP="00E71899">
            <w:pPr>
              <w:contextualSpacing/>
              <w:jc w:val="center"/>
              <w:rPr>
                <w:rFonts w:ascii="Gill Sans MT" w:hAnsi="Gill Sans MT"/>
              </w:rPr>
            </w:pPr>
          </w:p>
        </w:tc>
      </w:tr>
      <w:tr w:rsidR="00E71899" w:rsidRPr="00BE068B" w14:paraId="56E1589C" w14:textId="1E7A774F" w:rsidTr="00E71899">
        <w:trPr>
          <w:trHeight w:val="20"/>
        </w:trPr>
        <w:tc>
          <w:tcPr>
            <w:tcW w:w="677" w:type="dxa"/>
          </w:tcPr>
          <w:p w14:paraId="3D9B743B" w14:textId="77777777" w:rsidR="00E71899" w:rsidRPr="00BE068B" w:rsidRDefault="00E71899" w:rsidP="00E71899">
            <w:pPr>
              <w:contextualSpacing/>
              <w:jc w:val="center"/>
              <w:rPr>
                <w:rFonts w:ascii="Gill Sans MT" w:hAnsi="Gill Sans MT"/>
                <w:sz w:val="20"/>
              </w:rPr>
            </w:pPr>
            <w:r w:rsidRPr="00BE068B">
              <w:rPr>
                <w:rFonts w:ascii="Gill Sans MT" w:hAnsi="Gill Sans MT"/>
                <w:sz w:val="20"/>
              </w:rPr>
              <w:t>4</w:t>
            </w:r>
          </w:p>
        </w:tc>
        <w:tc>
          <w:tcPr>
            <w:tcW w:w="2160" w:type="dxa"/>
          </w:tcPr>
          <w:p w14:paraId="24167F4C" w14:textId="77777777" w:rsidR="00E71899" w:rsidRPr="00BE068B" w:rsidRDefault="00E71899" w:rsidP="00E71899">
            <w:pPr>
              <w:contextualSpacing/>
              <w:jc w:val="center"/>
              <w:rPr>
                <w:rFonts w:ascii="Gill Sans MT" w:hAnsi="Gill Sans MT"/>
              </w:rPr>
            </w:pPr>
          </w:p>
        </w:tc>
        <w:tc>
          <w:tcPr>
            <w:tcW w:w="1080" w:type="dxa"/>
          </w:tcPr>
          <w:p w14:paraId="0E1E49D3" w14:textId="77777777" w:rsidR="00E71899" w:rsidRPr="00BE068B" w:rsidRDefault="00E71899" w:rsidP="00E71899">
            <w:pPr>
              <w:contextualSpacing/>
              <w:jc w:val="center"/>
              <w:rPr>
                <w:rFonts w:ascii="Gill Sans MT" w:hAnsi="Gill Sans MT"/>
              </w:rPr>
            </w:pPr>
          </w:p>
        </w:tc>
        <w:tc>
          <w:tcPr>
            <w:tcW w:w="1440" w:type="dxa"/>
          </w:tcPr>
          <w:p w14:paraId="3B02D482" w14:textId="77777777" w:rsidR="00E71899" w:rsidRPr="00BE068B" w:rsidRDefault="00E71899" w:rsidP="00E71899">
            <w:pPr>
              <w:contextualSpacing/>
              <w:jc w:val="center"/>
              <w:rPr>
                <w:rFonts w:ascii="Gill Sans MT" w:hAnsi="Gill Sans MT"/>
              </w:rPr>
            </w:pPr>
          </w:p>
        </w:tc>
        <w:tc>
          <w:tcPr>
            <w:tcW w:w="1440" w:type="dxa"/>
          </w:tcPr>
          <w:p w14:paraId="769F432F" w14:textId="77777777" w:rsidR="00E71899" w:rsidRPr="00BE068B" w:rsidRDefault="00E71899" w:rsidP="00E71899">
            <w:pPr>
              <w:contextualSpacing/>
              <w:jc w:val="center"/>
              <w:rPr>
                <w:rFonts w:ascii="Gill Sans MT" w:hAnsi="Gill Sans MT"/>
              </w:rPr>
            </w:pPr>
          </w:p>
        </w:tc>
        <w:tc>
          <w:tcPr>
            <w:tcW w:w="1440" w:type="dxa"/>
          </w:tcPr>
          <w:p w14:paraId="5B3FDD13" w14:textId="77777777" w:rsidR="00E71899" w:rsidRPr="00BE068B" w:rsidRDefault="00E71899" w:rsidP="00E71899">
            <w:pPr>
              <w:contextualSpacing/>
              <w:jc w:val="center"/>
              <w:rPr>
                <w:rFonts w:ascii="Gill Sans MT" w:hAnsi="Gill Sans MT"/>
              </w:rPr>
            </w:pPr>
          </w:p>
        </w:tc>
        <w:tc>
          <w:tcPr>
            <w:tcW w:w="1440" w:type="dxa"/>
          </w:tcPr>
          <w:p w14:paraId="3C1117C4" w14:textId="77777777" w:rsidR="00E71899" w:rsidRPr="00BE068B" w:rsidRDefault="00E71899" w:rsidP="00E71899">
            <w:pPr>
              <w:contextualSpacing/>
              <w:jc w:val="center"/>
              <w:rPr>
                <w:rFonts w:ascii="Gill Sans MT" w:hAnsi="Gill Sans MT"/>
              </w:rPr>
            </w:pPr>
          </w:p>
        </w:tc>
        <w:tc>
          <w:tcPr>
            <w:tcW w:w="1440" w:type="dxa"/>
          </w:tcPr>
          <w:p w14:paraId="76C98953" w14:textId="77777777" w:rsidR="00E71899" w:rsidRPr="00BE068B" w:rsidRDefault="00E71899" w:rsidP="00E71899">
            <w:pPr>
              <w:contextualSpacing/>
              <w:jc w:val="center"/>
              <w:rPr>
                <w:rFonts w:ascii="Gill Sans MT" w:hAnsi="Gill Sans MT"/>
              </w:rPr>
            </w:pPr>
          </w:p>
        </w:tc>
        <w:tc>
          <w:tcPr>
            <w:tcW w:w="1440" w:type="dxa"/>
          </w:tcPr>
          <w:p w14:paraId="2CA62E2A" w14:textId="77777777" w:rsidR="00E71899" w:rsidRPr="00BE068B" w:rsidRDefault="00E71899" w:rsidP="00E71899">
            <w:pPr>
              <w:contextualSpacing/>
              <w:jc w:val="center"/>
              <w:rPr>
                <w:rFonts w:ascii="Gill Sans MT" w:hAnsi="Gill Sans MT"/>
              </w:rPr>
            </w:pPr>
          </w:p>
        </w:tc>
        <w:tc>
          <w:tcPr>
            <w:tcW w:w="1440" w:type="dxa"/>
          </w:tcPr>
          <w:p w14:paraId="7E45C238" w14:textId="77777777" w:rsidR="00E71899" w:rsidRPr="00BE068B" w:rsidRDefault="00E71899" w:rsidP="00E71899">
            <w:pPr>
              <w:contextualSpacing/>
              <w:jc w:val="center"/>
              <w:rPr>
                <w:rFonts w:ascii="Gill Sans MT" w:hAnsi="Gill Sans MT"/>
              </w:rPr>
            </w:pPr>
          </w:p>
        </w:tc>
        <w:tc>
          <w:tcPr>
            <w:tcW w:w="1440" w:type="dxa"/>
          </w:tcPr>
          <w:p w14:paraId="5538CAB0" w14:textId="77777777" w:rsidR="00E71899" w:rsidRPr="00BE068B" w:rsidRDefault="00E71899" w:rsidP="00E71899">
            <w:pPr>
              <w:contextualSpacing/>
              <w:jc w:val="center"/>
              <w:rPr>
                <w:rFonts w:ascii="Gill Sans MT" w:hAnsi="Gill Sans MT"/>
              </w:rPr>
            </w:pPr>
          </w:p>
        </w:tc>
      </w:tr>
      <w:tr w:rsidR="00E71899" w:rsidRPr="00BE068B" w14:paraId="680709A2" w14:textId="7EC4B4F3" w:rsidTr="00E71899">
        <w:trPr>
          <w:trHeight w:val="20"/>
        </w:trPr>
        <w:tc>
          <w:tcPr>
            <w:tcW w:w="677" w:type="dxa"/>
          </w:tcPr>
          <w:p w14:paraId="1E11404D" w14:textId="77777777" w:rsidR="00E71899" w:rsidRPr="00BE068B" w:rsidRDefault="00E71899" w:rsidP="00E71899">
            <w:pPr>
              <w:contextualSpacing/>
              <w:jc w:val="center"/>
              <w:rPr>
                <w:rFonts w:ascii="Gill Sans MT" w:hAnsi="Gill Sans MT"/>
                <w:sz w:val="20"/>
              </w:rPr>
            </w:pPr>
            <w:r w:rsidRPr="00BE068B">
              <w:rPr>
                <w:rFonts w:ascii="Gill Sans MT" w:hAnsi="Gill Sans MT"/>
                <w:sz w:val="20"/>
              </w:rPr>
              <w:t>5</w:t>
            </w:r>
          </w:p>
        </w:tc>
        <w:tc>
          <w:tcPr>
            <w:tcW w:w="2160" w:type="dxa"/>
          </w:tcPr>
          <w:p w14:paraId="352C0C8B" w14:textId="77777777" w:rsidR="00E71899" w:rsidRPr="00BE068B" w:rsidRDefault="00E71899" w:rsidP="00E71899">
            <w:pPr>
              <w:contextualSpacing/>
              <w:jc w:val="center"/>
              <w:rPr>
                <w:rFonts w:ascii="Gill Sans MT" w:hAnsi="Gill Sans MT"/>
              </w:rPr>
            </w:pPr>
          </w:p>
        </w:tc>
        <w:tc>
          <w:tcPr>
            <w:tcW w:w="1080" w:type="dxa"/>
          </w:tcPr>
          <w:p w14:paraId="75EA0311" w14:textId="77777777" w:rsidR="00E71899" w:rsidRPr="00BE068B" w:rsidRDefault="00E71899" w:rsidP="00E71899">
            <w:pPr>
              <w:contextualSpacing/>
              <w:jc w:val="center"/>
              <w:rPr>
                <w:rFonts w:ascii="Gill Sans MT" w:hAnsi="Gill Sans MT"/>
              </w:rPr>
            </w:pPr>
          </w:p>
        </w:tc>
        <w:tc>
          <w:tcPr>
            <w:tcW w:w="1440" w:type="dxa"/>
          </w:tcPr>
          <w:p w14:paraId="2D848EF6" w14:textId="77777777" w:rsidR="00E71899" w:rsidRPr="00BE068B" w:rsidRDefault="00E71899" w:rsidP="00E71899">
            <w:pPr>
              <w:contextualSpacing/>
              <w:jc w:val="center"/>
              <w:rPr>
                <w:rFonts w:ascii="Gill Sans MT" w:hAnsi="Gill Sans MT"/>
              </w:rPr>
            </w:pPr>
          </w:p>
        </w:tc>
        <w:tc>
          <w:tcPr>
            <w:tcW w:w="1440" w:type="dxa"/>
          </w:tcPr>
          <w:p w14:paraId="516D4543" w14:textId="77777777" w:rsidR="00E71899" w:rsidRPr="00BE068B" w:rsidRDefault="00E71899" w:rsidP="00E71899">
            <w:pPr>
              <w:contextualSpacing/>
              <w:jc w:val="center"/>
              <w:rPr>
                <w:rFonts w:ascii="Gill Sans MT" w:hAnsi="Gill Sans MT"/>
              </w:rPr>
            </w:pPr>
          </w:p>
        </w:tc>
        <w:tc>
          <w:tcPr>
            <w:tcW w:w="1440" w:type="dxa"/>
          </w:tcPr>
          <w:p w14:paraId="5B5EC783" w14:textId="77777777" w:rsidR="00E71899" w:rsidRPr="00BE068B" w:rsidRDefault="00E71899" w:rsidP="00E71899">
            <w:pPr>
              <w:contextualSpacing/>
              <w:jc w:val="center"/>
              <w:rPr>
                <w:rFonts w:ascii="Gill Sans MT" w:hAnsi="Gill Sans MT"/>
              </w:rPr>
            </w:pPr>
          </w:p>
        </w:tc>
        <w:tc>
          <w:tcPr>
            <w:tcW w:w="1440" w:type="dxa"/>
          </w:tcPr>
          <w:p w14:paraId="5E18C288" w14:textId="77777777" w:rsidR="00E71899" w:rsidRPr="00BE068B" w:rsidRDefault="00E71899" w:rsidP="00E71899">
            <w:pPr>
              <w:contextualSpacing/>
              <w:jc w:val="center"/>
              <w:rPr>
                <w:rFonts w:ascii="Gill Sans MT" w:hAnsi="Gill Sans MT"/>
              </w:rPr>
            </w:pPr>
          </w:p>
        </w:tc>
        <w:tc>
          <w:tcPr>
            <w:tcW w:w="1440" w:type="dxa"/>
          </w:tcPr>
          <w:p w14:paraId="76EBC25B" w14:textId="77777777" w:rsidR="00E71899" w:rsidRPr="00BE068B" w:rsidRDefault="00E71899" w:rsidP="00E71899">
            <w:pPr>
              <w:contextualSpacing/>
              <w:jc w:val="center"/>
              <w:rPr>
                <w:rFonts w:ascii="Gill Sans MT" w:hAnsi="Gill Sans MT"/>
              </w:rPr>
            </w:pPr>
          </w:p>
        </w:tc>
        <w:tc>
          <w:tcPr>
            <w:tcW w:w="1440" w:type="dxa"/>
          </w:tcPr>
          <w:p w14:paraId="4D8C0CED" w14:textId="77777777" w:rsidR="00E71899" w:rsidRPr="00BE068B" w:rsidRDefault="00E71899" w:rsidP="00E71899">
            <w:pPr>
              <w:contextualSpacing/>
              <w:jc w:val="center"/>
              <w:rPr>
                <w:rFonts w:ascii="Gill Sans MT" w:hAnsi="Gill Sans MT"/>
              </w:rPr>
            </w:pPr>
          </w:p>
        </w:tc>
        <w:tc>
          <w:tcPr>
            <w:tcW w:w="1440" w:type="dxa"/>
          </w:tcPr>
          <w:p w14:paraId="10D8C148" w14:textId="77777777" w:rsidR="00E71899" w:rsidRPr="00BE068B" w:rsidRDefault="00E71899" w:rsidP="00E71899">
            <w:pPr>
              <w:contextualSpacing/>
              <w:jc w:val="center"/>
              <w:rPr>
                <w:rFonts w:ascii="Gill Sans MT" w:hAnsi="Gill Sans MT"/>
              </w:rPr>
            </w:pPr>
          </w:p>
        </w:tc>
        <w:tc>
          <w:tcPr>
            <w:tcW w:w="1440" w:type="dxa"/>
          </w:tcPr>
          <w:p w14:paraId="667BB12F" w14:textId="77777777" w:rsidR="00E71899" w:rsidRPr="00BE068B" w:rsidRDefault="00E71899" w:rsidP="00E71899">
            <w:pPr>
              <w:contextualSpacing/>
              <w:jc w:val="center"/>
              <w:rPr>
                <w:rFonts w:ascii="Gill Sans MT" w:hAnsi="Gill Sans MT"/>
              </w:rPr>
            </w:pPr>
          </w:p>
        </w:tc>
      </w:tr>
      <w:tr w:rsidR="00E71899" w:rsidRPr="00BE068B" w14:paraId="7B6C3A6F" w14:textId="32494399" w:rsidTr="00E71899">
        <w:trPr>
          <w:trHeight w:val="20"/>
        </w:trPr>
        <w:tc>
          <w:tcPr>
            <w:tcW w:w="677" w:type="dxa"/>
          </w:tcPr>
          <w:p w14:paraId="71097413" w14:textId="77777777" w:rsidR="00E71899" w:rsidRPr="00BE068B" w:rsidRDefault="00E71899" w:rsidP="00E71899">
            <w:pPr>
              <w:contextualSpacing/>
              <w:jc w:val="center"/>
              <w:rPr>
                <w:rFonts w:ascii="Gill Sans MT" w:hAnsi="Gill Sans MT"/>
                <w:sz w:val="20"/>
              </w:rPr>
            </w:pPr>
            <w:r w:rsidRPr="00BE068B">
              <w:rPr>
                <w:rFonts w:ascii="Gill Sans MT" w:hAnsi="Gill Sans MT"/>
                <w:sz w:val="20"/>
              </w:rPr>
              <w:t>6</w:t>
            </w:r>
          </w:p>
        </w:tc>
        <w:tc>
          <w:tcPr>
            <w:tcW w:w="2160" w:type="dxa"/>
          </w:tcPr>
          <w:p w14:paraId="2CB8E5D5" w14:textId="77777777" w:rsidR="00E71899" w:rsidRPr="00BE068B" w:rsidRDefault="00E71899" w:rsidP="00E71899">
            <w:pPr>
              <w:contextualSpacing/>
              <w:jc w:val="center"/>
              <w:rPr>
                <w:rFonts w:ascii="Gill Sans MT" w:hAnsi="Gill Sans MT"/>
              </w:rPr>
            </w:pPr>
          </w:p>
        </w:tc>
        <w:tc>
          <w:tcPr>
            <w:tcW w:w="1080" w:type="dxa"/>
          </w:tcPr>
          <w:p w14:paraId="4C55E462" w14:textId="77777777" w:rsidR="00E71899" w:rsidRPr="00BE068B" w:rsidRDefault="00E71899" w:rsidP="00E71899">
            <w:pPr>
              <w:contextualSpacing/>
              <w:jc w:val="center"/>
              <w:rPr>
                <w:rFonts w:ascii="Gill Sans MT" w:hAnsi="Gill Sans MT"/>
              </w:rPr>
            </w:pPr>
          </w:p>
        </w:tc>
        <w:tc>
          <w:tcPr>
            <w:tcW w:w="1440" w:type="dxa"/>
          </w:tcPr>
          <w:p w14:paraId="162772CC" w14:textId="77777777" w:rsidR="00E71899" w:rsidRPr="00BE068B" w:rsidRDefault="00E71899" w:rsidP="00E71899">
            <w:pPr>
              <w:contextualSpacing/>
              <w:jc w:val="center"/>
              <w:rPr>
                <w:rFonts w:ascii="Gill Sans MT" w:hAnsi="Gill Sans MT"/>
              </w:rPr>
            </w:pPr>
          </w:p>
        </w:tc>
        <w:tc>
          <w:tcPr>
            <w:tcW w:w="1440" w:type="dxa"/>
          </w:tcPr>
          <w:p w14:paraId="026BC4DE" w14:textId="77777777" w:rsidR="00E71899" w:rsidRPr="00BE068B" w:rsidRDefault="00E71899" w:rsidP="00E71899">
            <w:pPr>
              <w:contextualSpacing/>
              <w:jc w:val="center"/>
              <w:rPr>
                <w:rFonts w:ascii="Gill Sans MT" w:hAnsi="Gill Sans MT"/>
              </w:rPr>
            </w:pPr>
          </w:p>
        </w:tc>
        <w:tc>
          <w:tcPr>
            <w:tcW w:w="1440" w:type="dxa"/>
          </w:tcPr>
          <w:p w14:paraId="3FB31129" w14:textId="77777777" w:rsidR="00E71899" w:rsidRPr="00BE068B" w:rsidRDefault="00E71899" w:rsidP="00E71899">
            <w:pPr>
              <w:contextualSpacing/>
              <w:jc w:val="center"/>
              <w:rPr>
                <w:rFonts w:ascii="Gill Sans MT" w:hAnsi="Gill Sans MT"/>
              </w:rPr>
            </w:pPr>
          </w:p>
        </w:tc>
        <w:tc>
          <w:tcPr>
            <w:tcW w:w="1440" w:type="dxa"/>
          </w:tcPr>
          <w:p w14:paraId="53A61DCC" w14:textId="77777777" w:rsidR="00E71899" w:rsidRPr="00BE068B" w:rsidRDefault="00E71899" w:rsidP="00E71899">
            <w:pPr>
              <w:contextualSpacing/>
              <w:jc w:val="center"/>
              <w:rPr>
                <w:rFonts w:ascii="Gill Sans MT" w:hAnsi="Gill Sans MT"/>
              </w:rPr>
            </w:pPr>
          </w:p>
        </w:tc>
        <w:tc>
          <w:tcPr>
            <w:tcW w:w="1440" w:type="dxa"/>
          </w:tcPr>
          <w:p w14:paraId="26D1F506" w14:textId="77777777" w:rsidR="00E71899" w:rsidRPr="00BE068B" w:rsidRDefault="00E71899" w:rsidP="00E71899">
            <w:pPr>
              <w:contextualSpacing/>
              <w:jc w:val="center"/>
              <w:rPr>
                <w:rFonts w:ascii="Gill Sans MT" w:hAnsi="Gill Sans MT"/>
              </w:rPr>
            </w:pPr>
          </w:p>
        </w:tc>
        <w:tc>
          <w:tcPr>
            <w:tcW w:w="1440" w:type="dxa"/>
          </w:tcPr>
          <w:p w14:paraId="5FB1BFD1" w14:textId="77777777" w:rsidR="00E71899" w:rsidRPr="00BE068B" w:rsidRDefault="00E71899" w:rsidP="00E71899">
            <w:pPr>
              <w:contextualSpacing/>
              <w:jc w:val="center"/>
              <w:rPr>
                <w:rFonts w:ascii="Gill Sans MT" w:hAnsi="Gill Sans MT"/>
              </w:rPr>
            </w:pPr>
          </w:p>
        </w:tc>
        <w:tc>
          <w:tcPr>
            <w:tcW w:w="1440" w:type="dxa"/>
          </w:tcPr>
          <w:p w14:paraId="4118B08F" w14:textId="77777777" w:rsidR="00E71899" w:rsidRPr="00BE068B" w:rsidRDefault="00E71899" w:rsidP="00E71899">
            <w:pPr>
              <w:contextualSpacing/>
              <w:jc w:val="center"/>
              <w:rPr>
                <w:rFonts w:ascii="Gill Sans MT" w:hAnsi="Gill Sans MT"/>
              </w:rPr>
            </w:pPr>
          </w:p>
        </w:tc>
        <w:tc>
          <w:tcPr>
            <w:tcW w:w="1440" w:type="dxa"/>
          </w:tcPr>
          <w:p w14:paraId="6B3A2C8C" w14:textId="77777777" w:rsidR="00E71899" w:rsidRPr="00BE068B" w:rsidRDefault="00E71899" w:rsidP="00E71899">
            <w:pPr>
              <w:contextualSpacing/>
              <w:jc w:val="center"/>
              <w:rPr>
                <w:rFonts w:ascii="Gill Sans MT" w:hAnsi="Gill Sans MT"/>
              </w:rPr>
            </w:pPr>
          </w:p>
        </w:tc>
      </w:tr>
      <w:tr w:rsidR="00E71899" w:rsidRPr="00BE068B" w14:paraId="295B0D6C" w14:textId="31CBE574" w:rsidTr="00E71899">
        <w:trPr>
          <w:trHeight w:val="20"/>
        </w:trPr>
        <w:tc>
          <w:tcPr>
            <w:tcW w:w="677" w:type="dxa"/>
          </w:tcPr>
          <w:p w14:paraId="020AA09A" w14:textId="77777777" w:rsidR="00E71899" w:rsidRPr="00BE068B" w:rsidRDefault="00E71899" w:rsidP="00E71899">
            <w:pPr>
              <w:contextualSpacing/>
              <w:jc w:val="center"/>
              <w:rPr>
                <w:rFonts w:ascii="Gill Sans MT" w:hAnsi="Gill Sans MT"/>
                <w:sz w:val="20"/>
              </w:rPr>
            </w:pPr>
            <w:r w:rsidRPr="00BE068B">
              <w:rPr>
                <w:rFonts w:ascii="Gill Sans MT" w:hAnsi="Gill Sans MT"/>
                <w:sz w:val="20"/>
              </w:rPr>
              <w:t>7</w:t>
            </w:r>
          </w:p>
        </w:tc>
        <w:tc>
          <w:tcPr>
            <w:tcW w:w="2160" w:type="dxa"/>
          </w:tcPr>
          <w:p w14:paraId="2AEDC02E" w14:textId="77777777" w:rsidR="00E71899" w:rsidRPr="00BE068B" w:rsidRDefault="00E71899" w:rsidP="00E71899">
            <w:pPr>
              <w:contextualSpacing/>
              <w:jc w:val="center"/>
              <w:rPr>
                <w:rFonts w:ascii="Gill Sans MT" w:hAnsi="Gill Sans MT"/>
              </w:rPr>
            </w:pPr>
          </w:p>
        </w:tc>
        <w:tc>
          <w:tcPr>
            <w:tcW w:w="1080" w:type="dxa"/>
          </w:tcPr>
          <w:p w14:paraId="7DF26179" w14:textId="77777777" w:rsidR="00E71899" w:rsidRPr="00BE068B" w:rsidRDefault="00E71899" w:rsidP="00E71899">
            <w:pPr>
              <w:contextualSpacing/>
              <w:jc w:val="center"/>
              <w:rPr>
                <w:rFonts w:ascii="Gill Sans MT" w:hAnsi="Gill Sans MT"/>
              </w:rPr>
            </w:pPr>
          </w:p>
        </w:tc>
        <w:tc>
          <w:tcPr>
            <w:tcW w:w="1440" w:type="dxa"/>
          </w:tcPr>
          <w:p w14:paraId="56926B12" w14:textId="77777777" w:rsidR="00E71899" w:rsidRPr="00BE068B" w:rsidRDefault="00E71899" w:rsidP="00E71899">
            <w:pPr>
              <w:contextualSpacing/>
              <w:jc w:val="center"/>
              <w:rPr>
                <w:rFonts w:ascii="Gill Sans MT" w:hAnsi="Gill Sans MT"/>
              </w:rPr>
            </w:pPr>
          </w:p>
        </w:tc>
        <w:tc>
          <w:tcPr>
            <w:tcW w:w="1440" w:type="dxa"/>
          </w:tcPr>
          <w:p w14:paraId="4A228527" w14:textId="77777777" w:rsidR="00E71899" w:rsidRPr="00BE068B" w:rsidRDefault="00E71899" w:rsidP="00E71899">
            <w:pPr>
              <w:contextualSpacing/>
              <w:jc w:val="center"/>
              <w:rPr>
                <w:rFonts w:ascii="Gill Sans MT" w:hAnsi="Gill Sans MT"/>
              </w:rPr>
            </w:pPr>
          </w:p>
        </w:tc>
        <w:tc>
          <w:tcPr>
            <w:tcW w:w="1440" w:type="dxa"/>
          </w:tcPr>
          <w:p w14:paraId="762E70DF" w14:textId="77777777" w:rsidR="00E71899" w:rsidRPr="00BE068B" w:rsidRDefault="00E71899" w:rsidP="00E71899">
            <w:pPr>
              <w:contextualSpacing/>
              <w:jc w:val="center"/>
              <w:rPr>
                <w:rFonts w:ascii="Gill Sans MT" w:hAnsi="Gill Sans MT"/>
              </w:rPr>
            </w:pPr>
          </w:p>
        </w:tc>
        <w:tc>
          <w:tcPr>
            <w:tcW w:w="1440" w:type="dxa"/>
          </w:tcPr>
          <w:p w14:paraId="6EAD2421" w14:textId="77777777" w:rsidR="00E71899" w:rsidRPr="00BE068B" w:rsidRDefault="00E71899" w:rsidP="00E71899">
            <w:pPr>
              <w:contextualSpacing/>
              <w:jc w:val="center"/>
              <w:rPr>
                <w:rFonts w:ascii="Gill Sans MT" w:hAnsi="Gill Sans MT"/>
              </w:rPr>
            </w:pPr>
          </w:p>
        </w:tc>
        <w:tc>
          <w:tcPr>
            <w:tcW w:w="1440" w:type="dxa"/>
          </w:tcPr>
          <w:p w14:paraId="034FEF6B" w14:textId="77777777" w:rsidR="00E71899" w:rsidRPr="00BE068B" w:rsidRDefault="00E71899" w:rsidP="00E71899">
            <w:pPr>
              <w:contextualSpacing/>
              <w:jc w:val="center"/>
              <w:rPr>
                <w:rFonts w:ascii="Gill Sans MT" w:hAnsi="Gill Sans MT"/>
              </w:rPr>
            </w:pPr>
          </w:p>
        </w:tc>
        <w:tc>
          <w:tcPr>
            <w:tcW w:w="1440" w:type="dxa"/>
          </w:tcPr>
          <w:p w14:paraId="2CA07EDD" w14:textId="77777777" w:rsidR="00E71899" w:rsidRPr="00BE068B" w:rsidRDefault="00E71899" w:rsidP="00E71899">
            <w:pPr>
              <w:contextualSpacing/>
              <w:jc w:val="center"/>
              <w:rPr>
                <w:rFonts w:ascii="Gill Sans MT" w:hAnsi="Gill Sans MT"/>
              </w:rPr>
            </w:pPr>
          </w:p>
        </w:tc>
        <w:tc>
          <w:tcPr>
            <w:tcW w:w="1440" w:type="dxa"/>
          </w:tcPr>
          <w:p w14:paraId="242FB776" w14:textId="77777777" w:rsidR="00E71899" w:rsidRPr="00BE068B" w:rsidRDefault="00E71899" w:rsidP="00E71899">
            <w:pPr>
              <w:contextualSpacing/>
              <w:jc w:val="center"/>
              <w:rPr>
                <w:rFonts w:ascii="Gill Sans MT" w:hAnsi="Gill Sans MT"/>
              </w:rPr>
            </w:pPr>
          </w:p>
        </w:tc>
        <w:tc>
          <w:tcPr>
            <w:tcW w:w="1440" w:type="dxa"/>
          </w:tcPr>
          <w:p w14:paraId="559DE5CF" w14:textId="77777777" w:rsidR="00E71899" w:rsidRPr="00BE068B" w:rsidRDefault="00E71899" w:rsidP="00E71899">
            <w:pPr>
              <w:contextualSpacing/>
              <w:jc w:val="center"/>
              <w:rPr>
                <w:rFonts w:ascii="Gill Sans MT" w:hAnsi="Gill Sans MT"/>
              </w:rPr>
            </w:pPr>
          </w:p>
        </w:tc>
      </w:tr>
      <w:tr w:rsidR="00E71899" w:rsidRPr="00BE068B" w14:paraId="364602BC" w14:textId="25861C07" w:rsidTr="00E71899">
        <w:trPr>
          <w:trHeight w:val="20"/>
        </w:trPr>
        <w:tc>
          <w:tcPr>
            <w:tcW w:w="677" w:type="dxa"/>
          </w:tcPr>
          <w:p w14:paraId="251EC36D" w14:textId="77777777" w:rsidR="00E71899" w:rsidRPr="00BE068B" w:rsidRDefault="00E71899" w:rsidP="00E71899">
            <w:pPr>
              <w:contextualSpacing/>
              <w:jc w:val="center"/>
              <w:rPr>
                <w:rFonts w:ascii="Gill Sans MT" w:hAnsi="Gill Sans MT"/>
                <w:sz w:val="20"/>
              </w:rPr>
            </w:pPr>
            <w:r w:rsidRPr="00BE068B">
              <w:rPr>
                <w:rFonts w:ascii="Gill Sans MT" w:hAnsi="Gill Sans MT"/>
                <w:sz w:val="20"/>
              </w:rPr>
              <w:t>8</w:t>
            </w:r>
          </w:p>
        </w:tc>
        <w:tc>
          <w:tcPr>
            <w:tcW w:w="2160" w:type="dxa"/>
          </w:tcPr>
          <w:p w14:paraId="59B589DA" w14:textId="77777777" w:rsidR="00E71899" w:rsidRPr="00BE068B" w:rsidRDefault="00E71899" w:rsidP="00E71899">
            <w:pPr>
              <w:contextualSpacing/>
              <w:jc w:val="center"/>
              <w:rPr>
                <w:rFonts w:ascii="Gill Sans MT" w:hAnsi="Gill Sans MT"/>
              </w:rPr>
            </w:pPr>
          </w:p>
        </w:tc>
        <w:tc>
          <w:tcPr>
            <w:tcW w:w="1080" w:type="dxa"/>
          </w:tcPr>
          <w:p w14:paraId="247648EA" w14:textId="77777777" w:rsidR="00E71899" w:rsidRPr="00BE068B" w:rsidRDefault="00E71899" w:rsidP="00E71899">
            <w:pPr>
              <w:contextualSpacing/>
              <w:jc w:val="center"/>
              <w:rPr>
                <w:rFonts w:ascii="Gill Sans MT" w:hAnsi="Gill Sans MT"/>
              </w:rPr>
            </w:pPr>
          </w:p>
        </w:tc>
        <w:tc>
          <w:tcPr>
            <w:tcW w:w="1440" w:type="dxa"/>
          </w:tcPr>
          <w:p w14:paraId="68D7EEE1" w14:textId="77777777" w:rsidR="00E71899" w:rsidRPr="00BE068B" w:rsidRDefault="00E71899" w:rsidP="00E71899">
            <w:pPr>
              <w:contextualSpacing/>
              <w:jc w:val="center"/>
              <w:rPr>
                <w:rFonts w:ascii="Gill Sans MT" w:hAnsi="Gill Sans MT"/>
              </w:rPr>
            </w:pPr>
          </w:p>
        </w:tc>
        <w:tc>
          <w:tcPr>
            <w:tcW w:w="1440" w:type="dxa"/>
          </w:tcPr>
          <w:p w14:paraId="3EF41E95" w14:textId="77777777" w:rsidR="00E71899" w:rsidRPr="00BE068B" w:rsidRDefault="00E71899" w:rsidP="00E71899">
            <w:pPr>
              <w:contextualSpacing/>
              <w:jc w:val="center"/>
              <w:rPr>
                <w:rFonts w:ascii="Gill Sans MT" w:hAnsi="Gill Sans MT"/>
              </w:rPr>
            </w:pPr>
          </w:p>
        </w:tc>
        <w:tc>
          <w:tcPr>
            <w:tcW w:w="1440" w:type="dxa"/>
          </w:tcPr>
          <w:p w14:paraId="24EE0C9D" w14:textId="77777777" w:rsidR="00E71899" w:rsidRPr="00BE068B" w:rsidRDefault="00E71899" w:rsidP="00E71899">
            <w:pPr>
              <w:contextualSpacing/>
              <w:jc w:val="center"/>
              <w:rPr>
                <w:rFonts w:ascii="Gill Sans MT" w:hAnsi="Gill Sans MT"/>
              </w:rPr>
            </w:pPr>
          </w:p>
        </w:tc>
        <w:tc>
          <w:tcPr>
            <w:tcW w:w="1440" w:type="dxa"/>
          </w:tcPr>
          <w:p w14:paraId="5B66B53B" w14:textId="77777777" w:rsidR="00E71899" w:rsidRPr="00BE068B" w:rsidRDefault="00E71899" w:rsidP="00E71899">
            <w:pPr>
              <w:contextualSpacing/>
              <w:jc w:val="center"/>
              <w:rPr>
                <w:rFonts w:ascii="Gill Sans MT" w:hAnsi="Gill Sans MT"/>
              </w:rPr>
            </w:pPr>
          </w:p>
        </w:tc>
        <w:tc>
          <w:tcPr>
            <w:tcW w:w="1440" w:type="dxa"/>
          </w:tcPr>
          <w:p w14:paraId="0E437C3E" w14:textId="77777777" w:rsidR="00E71899" w:rsidRPr="00BE068B" w:rsidRDefault="00E71899" w:rsidP="00E71899">
            <w:pPr>
              <w:contextualSpacing/>
              <w:jc w:val="center"/>
              <w:rPr>
                <w:rFonts w:ascii="Gill Sans MT" w:hAnsi="Gill Sans MT"/>
              </w:rPr>
            </w:pPr>
          </w:p>
        </w:tc>
        <w:tc>
          <w:tcPr>
            <w:tcW w:w="1440" w:type="dxa"/>
          </w:tcPr>
          <w:p w14:paraId="4E0207E7" w14:textId="77777777" w:rsidR="00E71899" w:rsidRPr="00BE068B" w:rsidRDefault="00E71899" w:rsidP="00E71899">
            <w:pPr>
              <w:contextualSpacing/>
              <w:jc w:val="center"/>
              <w:rPr>
                <w:rFonts w:ascii="Gill Sans MT" w:hAnsi="Gill Sans MT"/>
              </w:rPr>
            </w:pPr>
          </w:p>
        </w:tc>
        <w:tc>
          <w:tcPr>
            <w:tcW w:w="1440" w:type="dxa"/>
          </w:tcPr>
          <w:p w14:paraId="3EF5F74B" w14:textId="77777777" w:rsidR="00E71899" w:rsidRPr="00BE068B" w:rsidRDefault="00E71899" w:rsidP="00E71899">
            <w:pPr>
              <w:contextualSpacing/>
              <w:jc w:val="center"/>
              <w:rPr>
                <w:rFonts w:ascii="Gill Sans MT" w:hAnsi="Gill Sans MT"/>
              </w:rPr>
            </w:pPr>
          </w:p>
        </w:tc>
        <w:tc>
          <w:tcPr>
            <w:tcW w:w="1440" w:type="dxa"/>
          </w:tcPr>
          <w:p w14:paraId="7D1CD1EF" w14:textId="77777777" w:rsidR="00E71899" w:rsidRPr="00BE068B" w:rsidRDefault="00E71899" w:rsidP="00E71899">
            <w:pPr>
              <w:contextualSpacing/>
              <w:jc w:val="center"/>
              <w:rPr>
                <w:rFonts w:ascii="Gill Sans MT" w:hAnsi="Gill Sans MT"/>
              </w:rPr>
            </w:pPr>
          </w:p>
        </w:tc>
      </w:tr>
      <w:tr w:rsidR="00E71899" w:rsidRPr="00BE068B" w14:paraId="205F9F6D" w14:textId="55AEA7EC" w:rsidTr="00E71899">
        <w:trPr>
          <w:trHeight w:val="20"/>
        </w:trPr>
        <w:tc>
          <w:tcPr>
            <w:tcW w:w="677" w:type="dxa"/>
          </w:tcPr>
          <w:p w14:paraId="36E3C083" w14:textId="77777777" w:rsidR="00E71899" w:rsidRPr="00BE068B" w:rsidRDefault="00E71899" w:rsidP="00E71899">
            <w:pPr>
              <w:contextualSpacing/>
              <w:jc w:val="center"/>
              <w:rPr>
                <w:rFonts w:ascii="Gill Sans MT" w:hAnsi="Gill Sans MT"/>
                <w:sz w:val="20"/>
              </w:rPr>
            </w:pPr>
            <w:r w:rsidRPr="00BE068B">
              <w:rPr>
                <w:rFonts w:ascii="Gill Sans MT" w:hAnsi="Gill Sans MT"/>
                <w:sz w:val="20"/>
              </w:rPr>
              <w:t>9</w:t>
            </w:r>
          </w:p>
        </w:tc>
        <w:tc>
          <w:tcPr>
            <w:tcW w:w="2160" w:type="dxa"/>
          </w:tcPr>
          <w:p w14:paraId="1196751F" w14:textId="77777777" w:rsidR="00E71899" w:rsidRPr="00BE068B" w:rsidRDefault="00E71899" w:rsidP="00E71899">
            <w:pPr>
              <w:contextualSpacing/>
              <w:jc w:val="center"/>
              <w:rPr>
                <w:rFonts w:ascii="Gill Sans MT" w:hAnsi="Gill Sans MT"/>
              </w:rPr>
            </w:pPr>
          </w:p>
        </w:tc>
        <w:tc>
          <w:tcPr>
            <w:tcW w:w="1080" w:type="dxa"/>
          </w:tcPr>
          <w:p w14:paraId="5417D7F0" w14:textId="77777777" w:rsidR="00E71899" w:rsidRPr="00BE068B" w:rsidRDefault="00E71899" w:rsidP="00E71899">
            <w:pPr>
              <w:contextualSpacing/>
              <w:jc w:val="center"/>
              <w:rPr>
                <w:rFonts w:ascii="Gill Sans MT" w:hAnsi="Gill Sans MT"/>
              </w:rPr>
            </w:pPr>
          </w:p>
        </w:tc>
        <w:tc>
          <w:tcPr>
            <w:tcW w:w="1440" w:type="dxa"/>
          </w:tcPr>
          <w:p w14:paraId="31C3FC70" w14:textId="77777777" w:rsidR="00E71899" w:rsidRPr="00BE068B" w:rsidRDefault="00E71899" w:rsidP="00E71899">
            <w:pPr>
              <w:contextualSpacing/>
              <w:jc w:val="center"/>
              <w:rPr>
                <w:rFonts w:ascii="Gill Sans MT" w:hAnsi="Gill Sans MT"/>
              </w:rPr>
            </w:pPr>
          </w:p>
        </w:tc>
        <w:tc>
          <w:tcPr>
            <w:tcW w:w="1440" w:type="dxa"/>
          </w:tcPr>
          <w:p w14:paraId="46B81DE4" w14:textId="77777777" w:rsidR="00E71899" w:rsidRPr="00BE068B" w:rsidRDefault="00E71899" w:rsidP="00E71899">
            <w:pPr>
              <w:contextualSpacing/>
              <w:jc w:val="center"/>
              <w:rPr>
                <w:rFonts w:ascii="Gill Sans MT" w:hAnsi="Gill Sans MT"/>
              </w:rPr>
            </w:pPr>
          </w:p>
        </w:tc>
        <w:tc>
          <w:tcPr>
            <w:tcW w:w="1440" w:type="dxa"/>
          </w:tcPr>
          <w:p w14:paraId="286CEA5E" w14:textId="77777777" w:rsidR="00E71899" w:rsidRPr="00BE068B" w:rsidRDefault="00E71899" w:rsidP="00E71899">
            <w:pPr>
              <w:contextualSpacing/>
              <w:jc w:val="center"/>
              <w:rPr>
                <w:rFonts w:ascii="Gill Sans MT" w:hAnsi="Gill Sans MT"/>
              </w:rPr>
            </w:pPr>
          </w:p>
        </w:tc>
        <w:tc>
          <w:tcPr>
            <w:tcW w:w="1440" w:type="dxa"/>
          </w:tcPr>
          <w:p w14:paraId="7567E59F" w14:textId="77777777" w:rsidR="00E71899" w:rsidRPr="00BE068B" w:rsidRDefault="00E71899" w:rsidP="00E71899">
            <w:pPr>
              <w:contextualSpacing/>
              <w:jc w:val="center"/>
              <w:rPr>
                <w:rFonts w:ascii="Gill Sans MT" w:hAnsi="Gill Sans MT"/>
              </w:rPr>
            </w:pPr>
          </w:p>
        </w:tc>
        <w:tc>
          <w:tcPr>
            <w:tcW w:w="1440" w:type="dxa"/>
          </w:tcPr>
          <w:p w14:paraId="2DE0FDEC" w14:textId="77777777" w:rsidR="00E71899" w:rsidRPr="00BE068B" w:rsidRDefault="00E71899" w:rsidP="00E71899">
            <w:pPr>
              <w:contextualSpacing/>
              <w:jc w:val="center"/>
              <w:rPr>
                <w:rFonts w:ascii="Gill Sans MT" w:hAnsi="Gill Sans MT"/>
              </w:rPr>
            </w:pPr>
          </w:p>
        </w:tc>
        <w:tc>
          <w:tcPr>
            <w:tcW w:w="1440" w:type="dxa"/>
          </w:tcPr>
          <w:p w14:paraId="2B7A15A3" w14:textId="77777777" w:rsidR="00E71899" w:rsidRPr="00BE068B" w:rsidRDefault="00E71899" w:rsidP="00E71899">
            <w:pPr>
              <w:contextualSpacing/>
              <w:jc w:val="center"/>
              <w:rPr>
                <w:rFonts w:ascii="Gill Sans MT" w:hAnsi="Gill Sans MT"/>
              </w:rPr>
            </w:pPr>
          </w:p>
        </w:tc>
        <w:tc>
          <w:tcPr>
            <w:tcW w:w="1440" w:type="dxa"/>
          </w:tcPr>
          <w:p w14:paraId="059CCBF6" w14:textId="77777777" w:rsidR="00E71899" w:rsidRPr="00BE068B" w:rsidRDefault="00E71899" w:rsidP="00E71899">
            <w:pPr>
              <w:contextualSpacing/>
              <w:jc w:val="center"/>
              <w:rPr>
                <w:rFonts w:ascii="Gill Sans MT" w:hAnsi="Gill Sans MT"/>
              </w:rPr>
            </w:pPr>
          </w:p>
        </w:tc>
        <w:tc>
          <w:tcPr>
            <w:tcW w:w="1440" w:type="dxa"/>
          </w:tcPr>
          <w:p w14:paraId="6B494341" w14:textId="77777777" w:rsidR="00E71899" w:rsidRPr="00BE068B" w:rsidRDefault="00E71899" w:rsidP="00E71899">
            <w:pPr>
              <w:contextualSpacing/>
              <w:jc w:val="center"/>
              <w:rPr>
                <w:rFonts w:ascii="Gill Sans MT" w:hAnsi="Gill Sans MT"/>
              </w:rPr>
            </w:pPr>
          </w:p>
        </w:tc>
      </w:tr>
      <w:tr w:rsidR="00E71899" w:rsidRPr="00BE068B" w14:paraId="2400701F" w14:textId="74A5F8DD" w:rsidTr="00E71899">
        <w:trPr>
          <w:trHeight w:val="20"/>
        </w:trPr>
        <w:tc>
          <w:tcPr>
            <w:tcW w:w="677" w:type="dxa"/>
          </w:tcPr>
          <w:p w14:paraId="0F73EC25" w14:textId="77777777" w:rsidR="00E71899" w:rsidRPr="00BE068B" w:rsidRDefault="00E71899" w:rsidP="00E71899">
            <w:pPr>
              <w:contextualSpacing/>
              <w:jc w:val="center"/>
              <w:rPr>
                <w:rFonts w:ascii="Gill Sans MT" w:hAnsi="Gill Sans MT"/>
                <w:sz w:val="20"/>
              </w:rPr>
            </w:pPr>
            <w:r w:rsidRPr="00BE068B">
              <w:rPr>
                <w:rFonts w:ascii="Gill Sans MT" w:hAnsi="Gill Sans MT"/>
                <w:sz w:val="20"/>
              </w:rPr>
              <w:t>10</w:t>
            </w:r>
          </w:p>
        </w:tc>
        <w:tc>
          <w:tcPr>
            <w:tcW w:w="2160" w:type="dxa"/>
          </w:tcPr>
          <w:p w14:paraId="3DC48116" w14:textId="77777777" w:rsidR="00E71899" w:rsidRPr="00BE068B" w:rsidRDefault="00E71899" w:rsidP="00E71899">
            <w:pPr>
              <w:contextualSpacing/>
              <w:jc w:val="center"/>
              <w:rPr>
                <w:rFonts w:ascii="Gill Sans MT" w:hAnsi="Gill Sans MT"/>
              </w:rPr>
            </w:pPr>
          </w:p>
        </w:tc>
        <w:tc>
          <w:tcPr>
            <w:tcW w:w="1080" w:type="dxa"/>
          </w:tcPr>
          <w:p w14:paraId="3698FC50" w14:textId="77777777" w:rsidR="00E71899" w:rsidRPr="00BE068B" w:rsidRDefault="00E71899" w:rsidP="00E71899">
            <w:pPr>
              <w:contextualSpacing/>
              <w:jc w:val="center"/>
              <w:rPr>
                <w:rFonts w:ascii="Gill Sans MT" w:hAnsi="Gill Sans MT"/>
              </w:rPr>
            </w:pPr>
          </w:p>
        </w:tc>
        <w:tc>
          <w:tcPr>
            <w:tcW w:w="1440" w:type="dxa"/>
          </w:tcPr>
          <w:p w14:paraId="2614624E" w14:textId="77777777" w:rsidR="00E71899" w:rsidRPr="00BE068B" w:rsidRDefault="00E71899" w:rsidP="00E71899">
            <w:pPr>
              <w:contextualSpacing/>
              <w:jc w:val="center"/>
              <w:rPr>
                <w:rFonts w:ascii="Gill Sans MT" w:hAnsi="Gill Sans MT"/>
              </w:rPr>
            </w:pPr>
          </w:p>
        </w:tc>
        <w:tc>
          <w:tcPr>
            <w:tcW w:w="1440" w:type="dxa"/>
          </w:tcPr>
          <w:p w14:paraId="770C0A9F" w14:textId="77777777" w:rsidR="00E71899" w:rsidRPr="00BE068B" w:rsidRDefault="00E71899" w:rsidP="00E71899">
            <w:pPr>
              <w:contextualSpacing/>
              <w:jc w:val="center"/>
              <w:rPr>
                <w:rFonts w:ascii="Gill Sans MT" w:hAnsi="Gill Sans MT"/>
              </w:rPr>
            </w:pPr>
          </w:p>
        </w:tc>
        <w:tc>
          <w:tcPr>
            <w:tcW w:w="1440" w:type="dxa"/>
          </w:tcPr>
          <w:p w14:paraId="1E4937FD" w14:textId="77777777" w:rsidR="00E71899" w:rsidRPr="00BE068B" w:rsidRDefault="00E71899" w:rsidP="00E71899">
            <w:pPr>
              <w:contextualSpacing/>
              <w:jc w:val="center"/>
              <w:rPr>
                <w:rFonts w:ascii="Gill Sans MT" w:hAnsi="Gill Sans MT"/>
              </w:rPr>
            </w:pPr>
          </w:p>
        </w:tc>
        <w:tc>
          <w:tcPr>
            <w:tcW w:w="1440" w:type="dxa"/>
          </w:tcPr>
          <w:p w14:paraId="79F5A891" w14:textId="77777777" w:rsidR="00E71899" w:rsidRPr="00BE068B" w:rsidRDefault="00E71899" w:rsidP="00E71899">
            <w:pPr>
              <w:contextualSpacing/>
              <w:jc w:val="center"/>
              <w:rPr>
                <w:rFonts w:ascii="Gill Sans MT" w:hAnsi="Gill Sans MT"/>
              </w:rPr>
            </w:pPr>
          </w:p>
        </w:tc>
        <w:tc>
          <w:tcPr>
            <w:tcW w:w="1440" w:type="dxa"/>
          </w:tcPr>
          <w:p w14:paraId="6050C3B3" w14:textId="77777777" w:rsidR="00E71899" w:rsidRPr="00BE068B" w:rsidRDefault="00E71899" w:rsidP="00E71899">
            <w:pPr>
              <w:contextualSpacing/>
              <w:jc w:val="center"/>
              <w:rPr>
                <w:rFonts w:ascii="Gill Sans MT" w:hAnsi="Gill Sans MT"/>
              </w:rPr>
            </w:pPr>
          </w:p>
        </w:tc>
        <w:tc>
          <w:tcPr>
            <w:tcW w:w="1440" w:type="dxa"/>
          </w:tcPr>
          <w:p w14:paraId="1570A224" w14:textId="77777777" w:rsidR="00E71899" w:rsidRPr="00BE068B" w:rsidRDefault="00E71899" w:rsidP="00E71899">
            <w:pPr>
              <w:contextualSpacing/>
              <w:jc w:val="center"/>
              <w:rPr>
                <w:rFonts w:ascii="Gill Sans MT" w:hAnsi="Gill Sans MT"/>
              </w:rPr>
            </w:pPr>
          </w:p>
        </w:tc>
        <w:tc>
          <w:tcPr>
            <w:tcW w:w="1440" w:type="dxa"/>
          </w:tcPr>
          <w:p w14:paraId="1D08F913" w14:textId="77777777" w:rsidR="00E71899" w:rsidRPr="00BE068B" w:rsidRDefault="00E71899" w:rsidP="00E71899">
            <w:pPr>
              <w:contextualSpacing/>
              <w:jc w:val="center"/>
              <w:rPr>
                <w:rFonts w:ascii="Gill Sans MT" w:hAnsi="Gill Sans MT"/>
              </w:rPr>
            </w:pPr>
          </w:p>
        </w:tc>
        <w:tc>
          <w:tcPr>
            <w:tcW w:w="1440" w:type="dxa"/>
          </w:tcPr>
          <w:p w14:paraId="7C481801" w14:textId="77777777" w:rsidR="00E71899" w:rsidRPr="00BE068B" w:rsidRDefault="00E71899" w:rsidP="00E71899">
            <w:pPr>
              <w:contextualSpacing/>
              <w:jc w:val="center"/>
              <w:rPr>
                <w:rFonts w:ascii="Gill Sans MT" w:hAnsi="Gill Sans MT"/>
              </w:rPr>
            </w:pPr>
          </w:p>
        </w:tc>
      </w:tr>
    </w:tbl>
    <w:p w14:paraId="3CA22AE5" w14:textId="77777777" w:rsidR="00F7697D" w:rsidRPr="00BE068B" w:rsidRDefault="00F7697D" w:rsidP="00F7697D">
      <w:pPr>
        <w:spacing w:after="0" w:line="240" w:lineRule="auto"/>
        <w:contextualSpacing/>
        <w:rPr>
          <w:rFonts w:ascii="Gill Sans MT" w:eastAsia="SimSun" w:hAnsi="Gill Sans MT"/>
        </w:rPr>
      </w:pPr>
    </w:p>
    <w:p w14:paraId="623FDCCF" w14:textId="77777777" w:rsidR="00F7697D" w:rsidRDefault="00F7697D" w:rsidP="00F7697D">
      <w:pPr>
        <w:spacing w:after="0" w:line="240" w:lineRule="auto"/>
        <w:contextualSpacing/>
        <w:rPr>
          <w:rFonts w:ascii="Gill Sans MT" w:eastAsia="SimSun" w:hAnsi="Gill Sans MT"/>
        </w:rPr>
      </w:pPr>
    </w:p>
    <w:p w14:paraId="7A9E92A1" w14:textId="77777777" w:rsidR="00E71899" w:rsidRDefault="00E71899" w:rsidP="00F7697D">
      <w:pPr>
        <w:spacing w:after="0" w:line="240" w:lineRule="auto"/>
        <w:contextualSpacing/>
        <w:rPr>
          <w:rFonts w:ascii="Gill Sans MT" w:eastAsia="SimSun" w:hAnsi="Gill Sans MT"/>
        </w:rPr>
      </w:pPr>
    </w:p>
    <w:p w14:paraId="306C14AA" w14:textId="77777777" w:rsidR="00E71899" w:rsidRDefault="00E71899" w:rsidP="00F7697D">
      <w:pPr>
        <w:spacing w:after="0" w:line="240" w:lineRule="auto"/>
        <w:contextualSpacing/>
        <w:rPr>
          <w:rFonts w:ascii="Gill Sans MT" w:eastAsia="SimSun" w:hAnsi="Gill Sans MT"/>
        </w:rPr>
      </w:pPr>
    </w:p>
    <w:p w14:paraId="3D618012" w14:textId="77777777" w:rsidR="00E71899" w:rsidRDefault="00E71899" w:rsidP="00F7697D">
      <w:pPr>
        <w:spacing w:after="0" w:line="240" w:lineRule="auto"/>
        <w:contextualSpacing/>
        <w:rPr>
          <w:rFonts w:ascii="Gill Sans MT" w:eastAsia="SimSun" w:hAnsi="Gill Sans MT"/>
        </w:rPr>
      </w:pPr>
    </w:p>
    <w:p w14:paraId="607B02DC" w14:textId="77777777" w:rsidR="00E71899" w:rsidRDefault="00E71899" w:rsidP="00F7697D">
      <w:pPr>
        <w:spacing w:after="0" w:line="240" w:lineRule="auto"/>
        <w:contextualSpacing/>
        <w:rPr>
          <w:rFonts w:ascii="Gill Sans MT" w:eastAsia="SimSun" w:hAnsi="Gill Sans MT"/>
        </w:rPr>
      </w:pPr>
    </w:p>
    <w:p w14:paraId="7490C981" w14:textId="77777777" w:rsidR="00E71899" w:rsidRDefault="00E71899" w:rsidP="00F7697D">
      <w:pPr>
        <w:spacing w:after="0" w:line="240" w:lineRule="auto"/>
        <w:contextualSpacing/>
        <w:rPr>
          <w:rFonts w:ascii="Gill Sans MT" w:eastAsia="SimSun" w:hAnsi="Gill Sans MT"/>
        </w:rPr>
      </w:pPr>
    </w:p>
    <w:p w14:paraId="718F4143" w14:textId="77777777" w:rsidR="00E71899" w:rsidRDefault="00E71899" w:rsidP="00F7697D">
      <w:pPr>
        <w:spacing w:after="0" w:line="240" w:lineRule="auto"/>
        <w:contextualSpacing/>
        <w:rPr>
          <w:rFonts w:ascii="Gill Sans MT" w:eastAsia="SimSun" w:hAnsi="Gill Sans MT"/>
        </w:rPr>
      </w:pPr>
    </w:p>
    <w:p w14:paraId="1FC79AA8" w14:textId="77777777" w:rsidR="00E71899" w:rsidRDefault="00E71899" w:rsidP="00F7697D">
      <w:pPr>
        <w:spacing w:after="0" w:line="240" w:lineRule="auto"/>
        <w:contextualSpacing/>
        <w:rPr>
          <w:rFonts w:ascii="Gill Sans MT" w:eastAsia="SimSun" w:hAnsi="Gill Sans MT"/>
        </w:rPr>
      </w:pPr>
    </w:p>
    <w:p w14:paraId="4784E77D" w14:textId="77777777" w:rsidR="00E71899" w:rsidRDefault="00E71899" w:rsidP="00F7697D">
      <w:pPr>
        <w:spacing w:after="0" w:line="240" w:lineRule="auto"/>
        <w:contextualSpacing/>
        <w:rPr>
          <w:rFonts w:ascii="Gill Sans MT" w:eastAsia="SimSun" w:hAnsi="Gill Sans MT"/>
        </w:rPr>
      </w:pPr>
    </w:p>
    <w:p w14:paraId="50B172B0" w14:textId="77777777" w:rsidR="00E71899" w:rsidRDefault="00E71899" w:rsidP="00F7697D">
      <w:pPr>
        <w:spacing w:after="0" w:line="240" w:lineRule="auto"/>
        <w:contextualSpacing/>
        <w:rPr>
          <w:rFonts w:ascii="Gill Sans MT" w:eastAsia="SimSun" w:hAnsi="Gill Sans MT"/>
        </w:rPr>
      </w:pPr>
    </w:p>
    <w:p w14:paraId="4289A054" w14:textId="77777777" w:rsidR="00E71899" w:rsidRPr="00BE068B" w:rsidRDefault="00E71899" w:rsidP="00F7697D">
      <w:pPr>
        <w:spacing w:after="0" w:line="240" w:lineRule="auto"/>
        <w:contextualSpacing/>
        <w:rPr>
          <w:rFonts w:ascii="Gill Sans MT" w:eastAsia="SimSun" w:hAnsi="Gill Sans MT"/>
        </w:rPr>
      </w:pPr>
    </w:p>
    <w:tbl>
      <w:tblPr>
        <w:tblStyle w:val="TableGrid2"/>
        <w:tblW w:w="7915" w:type="dxa"/>
        <w:tblInd w:w="29" w:type="dxa"/>
        <w:tblCellMar>
          <w:left w:w="29" w:type="dxa"/>
          <w:right w:w="29" w:type="dxa"/>
        </w:tblCellMar>
        <w:tblLook w:val="04A0" w:firstRow="1" w:lastRow="0" w:firstColumn="1" w:lastColumn="0" w:noHBand="0" w:noVBand="1"/>
      </w:tblPr>
      <w:tblGrid>
        <w:gridCol w:w="2638"/>
        <w:gridCol w:w="2638"/>
        <w:gridCol w:w="2639"/>
      </w:tblGrid>
      <w:tr w:rsidR="00F7697D" w:rsidRPr="00BE068B" w14:paraId="6D3492F2" w14:textId="77777777" w:rsidTr="00E71899">
        <w:tc>
          <w:tcPr>
            <w:tcW w:w="7915" w:type="dxa"/>
            <w:gridSpan w:val="3"/>
          </w:tcPr>
          <w:p w14:paraId="4706DC0C" w14:textId="1CC2D529" w:rsidR="00F7697D" w:rsidRPr="00BE068B" w:rsidRDefault="00CD4FA7" w:rsidP="00F7697D">
            <w:pPr>
              <w:kinsoku w:val="0"/>
              <w:overflowPunct w:val="0"/>
              <w:autoSpaceDE w:val="0"/>
              <w:autoSpaceDN w:val="0"/>
              <w:adjustRightInd w:val="0"/>
              <w:contextualSpacing/>
              <w:rPr>
                <w:rFonts w:ascii="Gill Sans MT" w:hAnsi="Gill Sans MT" w:cs="Times New Roman"/>
                <w:b/>
                <w:sz w:val="20"/>
              </w:rPr>
            </w:pPr>
            <w:r w:rsidRPr="00BE068B">
              <w:rPr>
                <w:rFonts w:ascii="Gill Sans MT" w:hAnsi="Gill Sans MT" w:cs="Times New Roman"/>
                <w:b/>
                <w:sz w:val="20"/>
              </w:rPr>
              <w:t>Fertilizer Code 119</w:t>
            </w:r>
          </w:p>
        </w:tc>
      </w:tr>
      <w:tr w:rsidR="00F7697D" w:rsidRPr="00BE068B" w14:paraId="0DE8A16B" w14:textId="77777777" w:rsidTr="00E71899">
        <w:tc>
          <w:tcPr>
            <w:tcW w:w="2638" w:type="dxa"/>
          </w:tcPr>
          <w:p w14:paraId="14F63EE9"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0=None</w:t>
            </w:r>
          </w:p>
          <w:p w14:paraId="45D820D3"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1=Compound D</w:t>
            </w:r>
          </w:p>
          <w:p w14:paraId="0F7010A1"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2=Compound X</w:t>
            </w:r>
          </w:p>
          <w:p w14:paraId="593A9906"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3=Triple Super Phosphate (TSP)</w:t>
            </w:r>
          </w:p>
          <w:p w14:paraId="380D5F49"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 xml:space="preserve">4=Single Super </w:t>
            </w:r>
            <w:proofErr w:type="spellStart"/>
            <w:r w:rsidRPr="00BE068B">
              <w:rPr>
                <w:rFonts w:ascii="Gill Sans MT" w:hAnsi="Gill Sans MT" w:cs="Times New Roman"/>
                <w:sz w:val="20"/>
              </w:rPr>
              <w:t>Phosephate</w:t>
            </w:r>
            <w:proofErr w:type="spellEnd"/>
          </w:p>
          <w:p w14:paraId="740D40C5"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5=Compound R</w:t>
            </w:r>
          </w:p>
        </w:tc>
        <w:tc>
          <w:tcPr>
            <w:tcW w:w="2638" w:type="dxa"/>
          </w:tcPr>
          <w:p w14:paraId="3B7AA9D2"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6=Compound WV</w:t>
            </w:r>
          </w:p>
          <w:p w14:paraId="6BD1B8A0"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7=Di-grow (foliar)</w:t>
            </w:r>
          </w:p>
          <w:p w14:paraId="67A4BC12"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8=Wonder (foliar)</w:t>
            </w:r>
          </w:p>
          <w:p w14:paraId="35CFF8C0"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9=Vegetative (foliar)</w:t>
            </w:r>
          </w:p>
          <w:p w14:paraId="06869B0C"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10=Urea</w:t>
            </w:r>
          </w:p>
          <w:p w14:paraId="74F6BECC"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11=Ammonium Nitrate</w:t>
            </w:r>
          </w:p>
        </w:tc>
        <w:tc>
          <w:tcPr>
            <w:tcW w:w="2639" w:type="dxa"/>
          </w:tcPr>
          <w:p w14:paraId="39029517"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12=CAN</w:t>
            </w:r>
          </w:p>
          <w:p w14:paraId="331E6C4C"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13=</w:t>
            </w:r>
            <w:proofErr w:type="spellStart"/>
            <w:r w:rsidRPr="00BE068B">
              <w:rPr>
                <w:rFonts w:ascii="Gill Sans MT" w:hAnsi="Gill Sans MT" w:cs="Times New Roman"/>
                <w:sz w:val="20"/>
              </w:rPr>
              <w:t>Allwin</w:t>
            </w:r>
            <w:proofErr w:type="spellEnd"/>
            <w:r w:rsidRPr="00BE068B">
              <w:rPr>
                <w:rFonts w:ascii="Gill Sans MT" w:hAnsi="Gill Sans MT" w:cs="Times New Roman"/>
                <w:sz w:val="20"/>
              </w:rPr>
              <w:t xml:space="preserve"> top</w:t>
            </w:r>
          </w:p>
          <w:p w14:paraId="312D6A64"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14=</w:t>
            </w:r>
            <w:proofErr w:type="spellStart"/>
            <w:r w:rsidRPr="00BE068B">
              <w:rPr>
                <w:rFonts w:ascii="Gill Sans MT" w:hAnsi="Gill Sans MT" w:cs="Times New Roman"/>
                <w:sz w:val="20"/>
              </w:rPr>
              <w:t>Flower&amp;Plant</w:t>
            </w:r>
            <w:proofErr w:type="spellEnd"/>
            <w:r w:rsidRPr="00BE068B">
              <w:rPr>
                <w:rFonts w:ascii="Gill Sans MT" w:hAnsi="Gill Sans MT" w:cs="Times New Roman"/>
                <w:sz w:val="20"/>
              </w:rPr>
              <w:t xml:space="preserve"> (foliar)</w:t>
            </w:r>
          </w:p>
          <w:p w14:paraId="36573C72"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15=Compound B</w:t>
            </w:r>
          </w:p>
          <w:p w14:paraId="4BB6AB25"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16=Manure</w:t>
            </w:r>
          </w:p>
          <w:p w14:paraId="39D07A17"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888=Do not know</w:t>
            </w:r>
          </w:p>
        </w:tc>
      </w:tr>
    </w:tbl>
    <w:tbl>
      <w:tblPr>
        <w:tblStyle w:val="TableGrid2"/>
        <w:tblpPr w:leftFromText="180" w:rightFromText="180" w:vertAnchor="text" w:horzAnchor="page" w:tblpX="1470" w:tblpY="93"/>
        <w:tblW w:w="8275" w:type="dxa"/>
        <w:tblCellMar>
          <w:left w:w="29" w:type="dxa"/>
          <w:right w:w="29" w:type="dxa"/>
        </w:tblCellMar>
        <w:tblLook w:val="04A0" w:firstRow="1" w:lastRow="0" w:firstColumn="1" w:lastColumn="0" w:noHBand="0" w:noVBand="1"/>
      </w:tblPr>
      <w:tblGrid>
        <w:gridCol w:w="8275"/>
      </w:tblGrid>
      <w:tr w:rsidR="00E71899" w:rsidRPr="00BE068B" w14:paraId="2A637552" w14:textId="77777777" w:rsidTr="00E71899">
        <w:tc>
          <w:tcPr>
            <w:tcW w:w="8275" w:type="dxa"/>
          </w:tcPr>
          <w:p w14:paraId="6DA69307" w14:textId="77777777" w:rsidR="00E71899" w:rsidRPr="00BE068B" w:rsidRDefault="00E71899" w:rsidP="00E71899">
            <w:pPr>
              <w:kinsoku w:val="0"/>
              <w:overflowPunct w:val="0"/>
              <w:autoSpaceDE w:val="0"/>
              <w:autoSpaceDN w:val="0"/>
              <w:adjustRightInd w:val="0"/>
              <w:contextualSpacing/>
              <w:rPr>
                <w:rFonts w:ascii="Gill Sans MT" w:hAnsi="Gill Sans MT" w:cs="Times New Roman"/>
                <w:b/>
                <w:sz w:val="20"/>
              </w:rPr>
            </w:pPr>
            <w:r w:rsidRPr="00BE068B">
              <w:rPr>
                <w:rFonts w:ascii="Gill Sans MT" w:hAnsi="Gill Sans MT" w:cs="Times New Roman"/>
                <w:b/>
                <w:sz w:val="20"/>
              </w:rPr>
              <w:t>Crop residue use</w:t>
            </w:r>
            <w:proofErr w:type="gramStart"/>
            <w:r w:rsidRPr="00BE068B">
              <w:rPr>
                <w:rFonts w:ascii="Gill Sans MT" w:hAnsi="Gill Sans MT" w:cs="Times New Roman"/>
                <w:b/>
                <w:sz w:val="20"/>
              </w:rPr>
              <w:t>-  120</w:t>
            </w:r>
            <w:proofErr w:type="gramEnd"/>
          </w:p>
        </w:tc>
      </w:tr>
      <w:tr w:rsidR="00E71899" w:rsidRPr="00BE068B" w14:paraId="7D30B69E" w14:textId="77777777" w:rsidTr="00E71899">
        <w:tc>
          <w:tcPr>
            <w:tcW w:w="8275" w:type="dxa"/>
          </w:tcPr>
          <w:p w14:paraId="44989558" w14:textId="77777777"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1=Left in fields then plowed/incorporated into the field</w:t>
            </w:r>
          </w:p>
          <w:p w14:paraId="2CA6208B" w14:textId="77777777"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2=Burned on the field</w:t>
            </w:r>
          </w:p>
          <w:p w14:paraId="7C3B4A96" w14:textId="77777777"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3=Cut and spread on the field</w:t>
            </w:r>
          </w:p>
          <w:p w14:paraId="09A95162" w14:textId="77777777"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4=Cut and removed from the field and fed to animals</w:t>
            </w:r>
          </w:p>
          <w:p w14:paraId="3FA3DDDD" w14:textId="77777777"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5=Cut and removed from the field for other household uses</w:t>
            </w:r>
          </w:p>
          <w:p w14:paraId="0C834925" w14:textId="77777777"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6=Grazed by animals</w:t>
            </w:r>
          </w:p>
          <w:p w14:paraId="2399CC76" w14:textId="77777777"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7=For sale</w:t>
            </w:r>
          </w:p>
          <w:p w14:paraId="5E45914C" w14:textId="77777777"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8=Mulched</w:t>
            </w:r>
          </w:p>
          <w:p w14:paraId="2DE406EC" w14:textId="77777777"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9=No crop residue because they did not cultivate on this field during the last agricultural season</w:t>
            </w:r>
          </w:p>
          <w:p w14:paraId="1FEA5E4F" w14:textId="77777777"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97=Other</w:t>
            </w:r>
          </w:p>
        </w:tc>
      </w:tr>
    </w:tbl>
    <w:p w14:paraId="712A8D87" w14:textId="2C7965CC" w:rsidR="000D64E6" w:rsidRDefault="00F7697D" w:rsidP="00E71899">
      <w:pPr>
        <w:spacing w:after="0" w:line="240" w:lineRule="auto"/>
        <w:contextualSpacing/>
        <w:rPr>
          <w:rFonts w:ascii="Gill Sans MT" w:hAnsi="Gill Sans MT" w:cs="Arial"/>
          <w:sz w:val="18"/>
          <w:szCs w:val="18"/>
        </w:rPr>
      </w:pPr>
      <w:r w:rsidRPr="00BE068B">
        <w:rPr>
          <w:rFonts w:ascii="Gill Sans MT" w:eastAsia="SimSun" w:hAnsi="Gill Sans MT"/>
        </w:rPr>
        <w:br w:type="page"/>
      </w:r>
      <w:commentRangeStart w:id="775"/>
      <w:r w:rsidR="000D64E6" w:rsidRPr="00E71899">
        <w:rPr>
          <w:rFonts w:ascii="Arial" w:hAnsi="Arial" w:cs="Arial"/>
          <w:sz w:val="18"/>
          <w:szCs w:val="18"/>
        </w:rPr>
        <w:lastRenderedPageBreak/>
        <w:t>Please</w:t>
      </w:r>
      <w:commentRangeEnd w:id="775"/>
      <w:r w:rsidR="00E71899">
        <w:rPr>
          <w:rStyle w:val="CommentReference"/>
        </w:rPr>
        <w:commentReference w:id="775"/>
      </w:r>
      <w:r w:rsidR="000D64E6" w:rsidRPr="00E71899">
        <w:rPr>
          <w:rFonts w:ascii="Arial" w:hAnsi="Arial" w:cs="Arial"/>
          <w:sz w:val="18"/>
          <w:szCs w:val="18"/>
        </w:rPr>
        <w:t xml:space="preserve"> indicate the crops planted / harvested </w:t>
      </w:r>
      <w:r w:rsidR="00E71899">
        <w:rPr>
          <w:rFonts w:ascii="Arial" w:hAnsi="Arial" w:cs="Arial"/>
          <w:sz w:val="18"/>
          <w:szCs w:val="18"/>
        </w:rPr>
        <w:t>during the 2013/2014 agricultural season</w:t>
      </w:r>
      <w:r w:rsidR="000D64E6" w:rsidRPr="00E71899">
        <w:rPr>
          <w:rFonts w:ascii="Arial" w:hAnsi="Arial" w:cs="Arial"/>
          <w:sz w:val="18"/>
          <w:szCs w:val="18"/>
        </w:rPr>
        <w:t>, and indicate amounts consumed, sold or given away:</w:t>
      </w:r>
      <w:r w:rsidR="000D64E6" w:rsidRPr="00BE068B">
        <w:rPr>
          <w:rFonts w:ascii="Gill Sans MT" w:hAnsi="Gill Sans MT" w:cs="Arial"/>
          <w:sz w:val="18"/>
          <w:szCs w:val="18"/>
        </w:rPr>
        <w:t xml:space="preserve"> </w:t>
      </w:r>
    </w:p>
    <w:p w14:paraId="6E6A2455" w14:textId="77777777" w:rsidR="00E71899" w:rsidRPr="00E71899" w:rsidRDefault="00E71899" w:rsidP="00E71899">
      <w:pPr>
        <w:spacing w:after="0" w:line="240" w:lineRule="auto"/>
        <w:contextualSpacing/>
        <w:rPr>
          <w:ins w:id="776" w:author="Stephanie Fenner" w:date="2014-11-04T14:14:00Z"/>
          <w:rFonts w:ascii="Gill Sans MT" w:eastAsia="SimSun" w:hAnsi="Gill Sans MT"/>
        </w:rPr>
      </w:pPr>
    </w:p>
    <w:tbl>
      <w:tblPr>
        <w:tblStyle w:val="TableGrid"/>
        <w:tblW w:w="11610" w:type="dxa"/>
        <w:tblInd w:w="108" w:type="dxa"/>
        <w:tblLook w:val="04A0" w:firstRow="1" w:lastRow="0" w:firstColumn="1" w:lastColumn="0" w:noHBand="0" w:noVBand="1"/>
      </w:tblPr>
      <w:tblGrid>
        <w:gridCol w:w="1290"/>
        <w:gridCol w:w="2391"/>
        <w:gridCol w:w="1020"/>
        <w:gridCol w:w="627"/>
        <w:gridCol w:w="768"/>
        <w:gridCol w:w="775"/>
        <w:gridCol w:w="1209"/>
        <w:gridCol w:w="3530"/>
      </w:tblGrid>
      <w:tr w:rsidR="000D64E6" w:rsidRPr="00BE068B" w14:paraId="4D31CDC0" w14:textId="77777777" w:rsidTr="00E71899">
        <w:tc>
          <w:tcPr>
            <w:tcW w:w="1290" w:type="dxa"/>
          </w:tcPr>
          <w:p w14:paraId="57F17A29" w14:textId="0491D786" w:rsidR="000D64E6" w:rsidRPr="00BE068B" w:rsidRDefault="000D64E6" w:rsidP="0090229E">
            <w:pPr>
              <w:rPr>
                <w:rFonts w:ascii="Gill Sans MT" w:hAnsi="Gill Sans MT" w:cs="Arial"/>
                <w:sz w:val="18"/>
                <w:szCs w:val="18"/>
              </w:rPr>
            </w:pPr>
            <w:r w:rsidRPr="00BE068B">
              <w:rPr>
                <w:rFonts w:ascii="Gill Sans MT" w:hAnsi="Gill Sans MT" w:cs="Arial"/>
                <w:sz w:val="18"/>
                <w:szCs w:val="18"/>
              </w:rPr>
              <w:t>Crop</w:t>
            </w:r>
          </w:p>
        </w:tc>
        <w:tc>
          <w:tcPr>
            <w:tcW w:w="2391" w:type="dxa"/>
          </w:tcPr>
          <w:p w14:paraId="65E84AF6" w14:textId="77777777" w:rsidR="000D64E6" w:rsidRPr="00BE068B" w:rsidRDefault="000D64E6" w:rsidP="0090229E">
            <w:pPr>
              <w:rPr>
                <w:rFonts w:ascii="Gill Sans MT" w:hAnsi="Gill Sans MT" w:cs="Arial"/>
                <w:sz w:val="18"/>
                <w:szCs w:val="18"/>
              </w:rPr>
            </w:pPr>
            <w:r w:rsidRPr="00BE068B">
              <w:rPr>
                <w:rFonts w:ascii="Gill Sans MT" w:hAnsi="Gill Sans MT" w:cs="Arial"/>
                <w:sz w:val="18"/>
                <w:szCs w:val="18"/>
              </w:rPr>
              <w:t xml:space="preserve">Size area planted (Indicate </w:t>
            </w:r>
            <w:proofErr w:type="spellStart"/>
            <w:r w:rsidRPr="00BE068B">
              <w:rPr>
                <w:rFonts w:ascii="Gill Sans MT" w:hAnsi="Gill Sans MT" w:cs="Arial"/>
                <w:sz w:val="18"/>
                <w:szCs w:val="18"/>
              </w:rPr>
              <w:t>Limas</w:t>
            </w:r>
            <w:proofErr w:type="spellEnd"/>
            <w:r w:rsidRPr="00BE068B">
              <w:rPr>
                <w:rFonts w:ascii="Gill Sans MT" w:hAnsi="Gill Sans MT" w:cs="Arial"/>
                <w:sz w:val="18"/>
                <w:szCs w:val="18"/>
              </w:rPr>
              <w:t>, Hectares, Acres, # basins)</w:t>
            </w:r>
          </w:p>
        </w:tc>
        <w:tc>
          <w:tcPr>
            <w:tcW w:w="1020" w:type="dxa"/>
          </w:tcPr>
          <w:p w14:paraId="1B90B7EE" w14:textId="77777777" w:rsidR="000D64E6" w:rsidRPr="00BE068B" w:rsidRDefault="000D64E6" w:rsidP="0090229E">
            <w:pPr>
              <w:rPr>
                <w:rFonts w:ascii="Gill Sans MT" w:hAnsi="Gill Sans MT" w:cs="Arial"/>
                <w:sz w:val="18"/>
                <w:szCs w:val="18"/>
              </w:rPr>
            </w:pPr>
            <w:r w:rsidRPr="00BE068B">
              <w:rPr>
                <w:rFonts w:ascii="Gill Sans MT" w:hAnsi="Gill Sans MT" w:cs="Arial"/>
                <w:sz w:val="18"/>
                <w:szCs w:val="18"/>
              </w:rPr>
              <w:t xml:space="preserve"># </w:t>
            </w:r>
            <w:proofErr w:type="gramStart"/>
            <w:r w:rsidRPr="00BE068B">
              <w:rPr>
                <w:rFonts w:ascii="Gill Sans MT" w:hAnsi="Gill Sans MT" w:cs="Arial"/>
                <w:sz w:val="18"/>
                <w:szCs w:val="18"/>
              </w:rPr>
              <w:t>bags</w:t>
            </w:r>
            <w:proofErr w:type="gramEnd"/>
            <w:r w:rsidRPr="00BE068B">
              <w:rPr>
                <w:rFonts w:ascii="Gill Sans MT" w:hAnsi="Gill Sans MT" w:cs="Arial"/>
                <w:sz w:val="18"/>
                <w:szCs w:val="18"/>
              </w:rPr>
              <w:t xml:space="preserve"> harvested</w:t>
            </w:r>
          </w:p>
        </w:tc>
        <w:tc>
          <w:tcPr>
            <w:tcW w:w="627" w:type="dxa"/>
          </w:tcPr>
          <w:p w14:paraId="19ECE2E8" w14:textId="77777777" w:rsidR="000D64E6" w:rsidRPr="00BE068B" w:rsidRDefault="000D64E6" w:rsidP="0090229E">
            <w:pPr>
              <w:rPr>
                <w:rFonts w:ascii="Gill Sans MT" w:hAnsi="Gill Sans MT" w:cs="Arial"/>
                <w:sz w:val="18"/>
                <w:szCs w:val="18"/>
              </w:rPr>
            </w:pPr>
            <w:r w:rsidRPr="00BE068B">
              <w:rPr>
                <w:rFonts w:ascii="Gill Sans MT" w:hAnsi="Gill Sans MT" w:cs="Arial"/>
                <w:sz w:val="18"/>
                <w:szCs w:val="18"/>
              </w:rPr>
              <w:t>Size Bags (KG)</w:t>
            </w:r>
          </w:p>
        </w:tc>
        <w:tc>
          <w:tcPr>
            <w:tcW w:w="768" w:type="dxa"/>
          </w:tcPr>
          <w:p w14:paraId="2FC98FA9" w14:textId="77777777" w:rsidR="000D64E6" w:rsidRPr="00BE068B" w:rsidRDefault="000D64E6" w:rsidP="0090229E">
            <w:pPr>
              <w:rPr>
                <w:rFonts w:ascii="Gill Sans MT" w:hAnsi="Gill Sans MT" w:cs="Arial"/>
                <w:sz w:val="18"/>
                <w:szCs w:val="18"/>
              </w:rPr>
            </w:pPr>
            <w:r w:rsidRPr="00BE068B">
              <w:rPr>
                <w:rFonts w:ascii="Gill Sans MT" w:hAnsi="Gill Sans MT" w:cs="Arial"/>
                <w:sz w:val="18"/>
                <w:szCs w:val="18"/>
              </w:rPr>
              <w:t xml:space="preserve"># </w:t>
            </w:r>
            <w:proofErr w:type="gramStart"/>
            <w:r w:rsidRPr="00BE068B">
              <w:rPr>
                <w:rFonts w:ascii="Gill Sans MT" w:hAnsi="Gill Sans MT" w:cs="Arial"/>
                <w:sz w:val="18"/>
                <w:szCs w:val="18"/>
              </w:rPr>
              <w:t>bags</w:t>
            </w:r>
            <w:proofErr w:type="gramEnd"/>
            <w:r w:rsidRPr="00BE068B">
              <w:rPr>
                <w:rFonts w:ascii="Gill Sans MT" w:hAnsi="Gill Sans MT" w:cs="Arial"/>
                <w:sz w:val="18"/>
                <w:szCs w:val="18"/>
              </w:rPr>
              <w:t xml:space="preserve"> sold</w:t>
            </w:r>
          </w:p>
        </w:tc>
        <w:tc>
          <w:tcPr>
            <w:tcW w:w="775" w:type="dxa"/>
          </w:tcPr>
          <w:p w14:paraId="629914C5" w14:textId="77777777" w:rsidR="000D64E6" w:rsidRPr="00BE068B" w:rsidRDefault="000D64E6" w:rsidP="0090229E">
            <w:pPr>
              <w:rPr>
                <w:rFonts w:ascii="Gill Sans MT" w:hAnsi="Gill Sans MT" w:cs="Arial"/>
                <w:sz w:val="18"/>
                <w:szCs w:val="18"/>
              </w:rPr>
            </w:pPr>
            <w:r w:rsidRPr="00BE068B">
              <w:rPr>
                <w:rFonts w:ascii="Gill Sans MT" w:hAnsi="Gill Sans MT" w:cs="Arial"/>
                <w:sz w:val="18"/>
                <w:szCs w:val="18"/>
              </w:rPr>
              <w:t>Price / Bag</w:t>
            </w:r>
          </w:p>
        </w:tc>
        <w:tc>
          <w:tcPr>
            <w:tcW w:w="1209" w:type="dxa"/>
          </w:tcPr>
          <w:p w14:paraId="25BEA342" w14:textId="77777777" w:rsidR="000D64E6" w:rsidRPr="00BE068B" w:rsidRDefault="000D64E6" w:rsidP="0090229E">
            <w:pPr>
              <w:rPr>
                <w:rFonts w:ascii="Gill Sans MT" w:hAnsi="Gill Sans MT" w:cs="Arial"/>
                <w:sz w:val="18"/>
                <w:szCs w:val="18"/>
              </w:rPr>
            </w:pPr>
            <w:r w:rsidRPr="00BE068B">
              <w:rPr>
                <w:rFonts w:ascii="Gill Sans MT" w:hAnsi="Gill Sans MT" w:cs="Arial"/>
                <w:sz w:val="18"/>
                <w:szCs w:val="18"/>
              </w:rPr>
              <w:t xml:space="preserve"># </w:t>
            </w:r>
            <w:proofErr w:type="gramStart"/>
            <w:r w:rsidRPr="00BE068B">
              <w:rPr>
                <w:rFonts w:ascii="Gill Sans MT" w:hAnsi="Gill Sans MT" w:cs="Arial"/>
                <w:sz w:val="18"/>
                <w:szCs w:val="18"/>
              </w:rPr>
              <w:t>bags</w:t>
            </w:r>
            <w:proofErr w:type="gramEnd"/>
            <w:r w:rsidRPr="00BE068B">
              <w:rPr>
                <w:rFonts w:ascii="Gill Sans MT" w:hAnsi="Gill Sans MT" w:cs="Arial"/>
                <w:sz w:val="18"/>
                <w:szCs w:val="18"/>
              </w:rPr>
              <w:t xml:space="preserve"> consumed (household)</w:t>
            </w:r>
          </w:p>
        </w:tc>
        <w:tc>
          <w:tcPr>
            <w:tcW w:w="3530" w:type="dxa"/>
          </w:tcPr>
          <w:p w14:paraId="1D89DEB7" w14:textId="77777777" w:rsidR="000D64E6" w:rsidRPr="00BE068B" w:rsidRDefault="000D64E6" w:rsidP="0090229E">
            <w:pPr>
              <w:rPr>
                <w:rFonts w:ascii="Gill Sans MT" w:hAnsi="Gill Sans MT" w:cs="Arial"/>
                <w:sz w:val="18"/>
                <w:szCs w:val="18"/>
              </w:rPr>
            </w:pPr>
            <w:r w:rsidRPr="00BE068B">
              <w:rPr>
                <w:rFonts w:ascii="Gill Sans MT" w:hAnsi="Gill Sans MT" w:cs="Arial"/>
                <w:sz w:val="18"/>
                <w:szCs w:val="18"/>
              </w:rPr>
              <w:t xml:space="preserve"># </w:t>
            </w:r>
            <w:proofErr w:type="gramStart"/>
            <w:r w:rsidRPr="00BE068B">
              <w:rPr>
                <w:rFonts w:ascii="Gill Sans MT" w:hAnsi="Gill Sans MT" w:cs="Arial"/>
                <w:sz w:val="18"/>
                <w:szCs w:val="18"/>
              </w:rPr>
              <w:t>bags</w:t>
            </w:r>
            <w:proofErr w:type="gramEnd"/>
            <w:r w:rsidRPr="00BE068B">
              <w:rPr>
                <w:rFonts w:ascii="Gill Sans MT" w:hAnsi="Gill Sans MT" w:cs="Arial"/>
                <w:sz w:val="18"/>
                <w:szCs w:val="18"/>
              </w:rPr>
              <w:t xml:space="preserve"> given away</w:t>
            </w:r>
          </w:p>
        </w:tc>
      </w:tr>
      <w:tr w:rsidR="000D64E6" w:rsidRPr="00BE068B" w14:paraId="048786C0" w14:textId="77777777" w:rsidTr="00E71899">
        <w:tc>
          <w:tcPr>
            <w:tcW w:w="1290" w:type="dxa"/>
          </w:tcPr>
          <w:p w14:paraId="0AAF0C3B" w14:textId="77777777" w:rsidR="000D64E6" w:rsidRPr="00BE068B" w:rsidRDefault="000D64E6" w:rsidP="0090229E">
            <w:pPr>
              <w:rPr>
                <w:rFonts w:ascii="Gill Sans MT" w:hAnsi="Gill Sans MT" w:cs="Arial"/>
                <w:sz w:val="18"/>
                <w:szCs w:val="18"/>
              </w:rPr>
            </w:pPr>
          </w:p>
        </w:tc>
        <w:tc>
          <w:tcPr>
            <w:tcW w:w="2391" w:type="dxa"/>
          </w:tcPr>
          <w:p w14:paraId="7874DFDD" w14:textId="77777777" w:rsidR="000D64E6" w:rsidRPr="00BE068B" w:rsidRDefault="000D64E6" w:rsidP="0090229E">
            <w:pPr>
              <w:rPr>
                <w:rFonts w:ascii="Gill Sans MT" w:hAnsi="Gill Sans MT" w:cs="Arial"/>
                <w:sz w:val="18"/>
                <w:szCs w:val="18"/>
              </w:rPr>
            </w:pPr>
          </w:p>
        </w:tc>
        <w:tc>
          <w:tcPr>
            <w:tcW w:w="1020" w:type="dxa"/>
          </w:tcPr>
          <w:p w14:paraId="36BD1679" w14:textId="77777777" w:rsidR="000D64E6" w:rsidRPr="00BE068B" w:rsidRDefault="000D64E6" w:rsidP="0090229E">
            <w:pPr>
              <w:rPr>
                <w:rFonts w:ascii="Gill Sans MT" w:hAnsi="Gill Sans MT" w:cs="Arial"/>
                <w:sz w:val="18"/>
                <w:szCs w:val="18"/>
              </w:rPr>
            </w:pPr>
          </w:p>
        </w:tc>
        <w:tc>
          <w:tcPr>
            <w:tcW w:w="627" w:type="dxa"/>
          </w:tcPr>
          <w:p w14:paraId="0F13FD19" w14:textId="77777777" w:rsidR="000D64E6" w:rsidRPr="00BE068B" w:rsidRDefault="000D64E6" w:rsidP="0090229E">
            <w:pPr>
              <w:rPr>
                <w:rFonts w:ascii="Gill Sans MT" w:hAnsi="Gill Sans MT" w:cs="Arial"/>
                <w:sz w:val="18"/>
                <w:szCs w:val="18"/>
              </w:rPr>
            </w:pPr>
          </w:p>
        </w:tc>
        <w:tc>
          <w:tcPr>
            <w:tcW w:w="768" w:type="dxa"/>
          </w:tcPr>
          <w:p w14:paraId="0CE15318" w14:textId="77777777" w:rsidR="000D64E6" w:rsidRPr="00BE068B" w:rsidRDefault="000D64E6" w:rsidP="0090229E">
            <w:pPr>
              <w:rPr>
                <w:rFonts w:ascii="Gill Sans MT" w:hAnsi="Gill Sans MT" w:cs="Arial"/>
                <w:sz w:val="18"/>
                <w:szCs w:val="18"/>
              </w:rPr>
            </w:pPr>
          </w:p>
        </w:tc>
        <w:tc>
          <w:tcPr>
            <w:tcW w:w="775" w:type="dxa"/>
          </w:tcPr>
          <w:p w14:paraId="3B3D7D3C" w14:textId="77777777" w:rsidR="000D64E6" w:rsidRPr="00BE068B" w:rsidRDefault="000D64E6" w:rsidP="0090229E">
            <w:pPr>
              <w:rPr>
                <w:rFonts w:ascii="Gill Sans MT" w:hAnsi="Gill Sans MT" w:cs="Arial"/>
                <w:sz w:val="18"/>
                <w:szCs w:val="18"/>
              </w:rPr>
            </w:pPr>
          </w:p>
        </w:tc>
        <w:tc>
          <w:tcPr>
            <w:tcW w:w="1209" w:type="dxa"/>
          </w:tcPr>
          <w:p w14:paraId="40FA4582" w14:textId="77777777" w:rsidR="000D64E6" w:rsidRPr="00BE068B" w:rsidRDefault="000D64E6" w:rsidP="0090229E">
            <w:pPr>
              <w:rPr>
                <w:rFonts w:ascii="Gill Sans MT" w:hAnsi="Gill Sans MT" w:cs="Arial"/>
                <w:sz w:val="18"/>
                <w:szCs w:val="18"/>
              </w:rPr>
            </w:pPr>
          </w:p>
        </w:tc>
        <w:tc>
          <w:tcPr>
            <w:tcW w:w="3530" w:type="dxa"/>
          </w:tcPr>
          <w:p w14:paraId="5C49567B" w14:textId="77777777" w:rsidR="000D64E6" w:rsidRPr="00BE068B" w:rsidRDefault="000D64E6" w:rsidP="0090229E">
            <w:pPr>
              <w:rPr>
                <w:rFonts w:ascii="Gill Sans MT" w:hAnsi="Gill Sans MT" w:cs="Arial"/>
                <w:sz w:val="18"/>
                <w:szCs w:val="18"/>
              </w:rPr>
            </w:pPr>
          </w:p>
        </w:tc>
      </w:tr>
      <w:tr w:rsidR="000D64E6" w:rsidRPr="00BE068B" w14:paraId="3DFAA6E3" w14:textId="77777777" w:rsidTr="00E71899">
        <w:tc>
          <w:tcPr>
            <w:tcW w:w="1290" w:type="dxa"/>
          </w:tcPr>
          <w:p w14:paraId="5E4933F6" w14:textId="77777777" w:rsidR="000D64E6" w:rsidRPr="00BE068B" w:rsidRDefault="000D64E6" w:rsidP="0090229E">
            <w:pPr>
              <w:rPr>
                <w:rFonts w:ascii="Gill Sans MT" w:hAnsi="Gill Sans MT" w:cs="Arial"/>
                <w:sz w:val="18"/>
                <w:szCs w:val="18"/>
              </w:rPr>
            </w:pPr>
          </w:p>
        </w:tc>
        <w:tc>
          <w:tcPr>
            <w:tcW w:w="2391" w:type="dxa"/>
          </w:tcPr>
          <w:p w14:paraId="395B57C2" w14:textId="77777777" w:rsidR="000D64E6" w:rsidRPr="00BE068B" w:rsidRDefault="000D64E6" w:rsidP="0090229E">
            <w:pPr>
              <w:rPr>
                <w:rFonts w:ascii="Gill Sans MT" w:hAnsi="Gill Sans MT" w:cs="Arial"/>
                <w:sz w:val="18"/>
                <w:szCs w:val="18"/>
              </w:rPr>
            </w:pPr>
          </w:p>
        </w:tc>
        <w:tc>
          <w:tcPr>
            <w:tcW w:w="1020" w:type="dxa"/>
          </w:tcPr>
          <w:p w14:paraId="00427CD4" w14:textId="77777777" w:rsidR="000D64E6" w:rsidRPr="00BE068B" w:rsidRDefault="000D64E6" w:rsidP="0090229E">
            <w:pPr>
              <w:rPr>
                <w:rFonts w:ascii="Gill Sans MT" w:hAnsi="Gill Sans MT" w:cs="Arial"/>
                <w:sz w:val="18"/>
                <w:szCs w:val="18"/>
              </w:rPr>
            </w:pPr>
          </w:p>
        </w:tc>
        <w:tc>
          <w:tcPr>
            <w:tcW w:w="627" w:type="dxa"/>
          </w:tcPr>
          <w:p w14:paraId="11BB9235" w14:textId="77777777" w:rsidR="000D64E6" w:rsidRPr="00BE068B" w:rsidRDefault="000D64E6" w:rsidP="0090229E">
            <w:pPr>
              <w:rPr>
                <w:rFonts w:ascii="Gill Sans MT" w:hAnsi="Gill Sans MT" w:cs="Arial"/>
                <w:sz w:val="18"/>
                <w:szCs w:val="18"/>
              </w:rPr>
            </w:pPr>
          </w:p>
        </w:tc>
        <w:tc>
          <w:tcPr>
            <w:tcW w:w="768" w:type="dxa"/>
          </w:tcPr>
          <w:p w14:paraId="63E4AFC7" w14:textId="77777777" w:rsidR="000D64E6" w:rsidRPr="00BE068B" w:rsidRDefault="000D64E6" w:rsidP="0090229E">
            <w:pPr>
              <w:rPr>
                <w:rFonts w:ascii="Gill Sans MT" w:hAnsi="Gill Sans MT" w:cs="Arial"/>
                <w:sz w:val="18"/>
                <w:szCs w:val="18"/>
              </w:rPr>
            </w:pPr>
          </w:p>
        </w:tc>
        <w:tc>
          <w:tcPr>
            <w:tcW w:w="775" w:type="dxa"/>
          </w:tcPr>
          <w:p w14:paraId="57385A29" w14:textId="77777777" w:rsidR="000D64E6" w:rsidRPr="00BE068B" w:rsidRDefault="000D64E6" w:rsidP="0090229E">
            <w:pPr>
              <w:rPr>
                <w:rFonts w:ascii="Gill Sans MT" w:hAnsi="Gill Sans MT" w:cs="Arial"/>
                <w:sz w:val="18"/>
                <w:szCs w:val="18"/>
              </w:rPr>
            </w:pPr>
          </w:p>
        </w:tc>
        <w:tc>
          <w:tcPr>
            <w:tcW w:w="1209" w:type="dxa"/>
          </w:tcPr>
          <w:p w14:paraId="27E7C664" w14:textId="77777777" w:rsidR="000D64E6" w:rsidRPr="00BE068B" w:rsidRDefault="000D64E6" w:rsidP="0090229E">
            <w:pPr>
              <w:rPr>
                <w:rFonts w:ascii="Gill Sans MT" w:hAnsi="Gill Sans MT" w:cs="Arial"/>
                <w:sz w:val="18"/>
                <w:szCs w:val="18"/>
              </w:rPr>
            </w:pPr>
          </w:p>
        </w:tc>
        <w:tc>
          <w:tcPr>
            <w:tcW w:w="3530" w:type="dxa"/>
          </w:tcPr>
          <w:p w14:paraId="01B2A899" w14:textId="77777777" w:rsidR="000D64E6" w:rsidRPr="00BE068B" w:rsidRDefault="000D64E6" w:rsidP="0090229E">
            <w:pPr>
              <w:rPr>
                <w:rFonts w:ascii="Gill Sans MT" w:hAnsi="Gill Sans MT" w:cs="Arial"/>
                <w:sz w:val="18"/>
                <w:szCs w:val="18"/>
              </w:rPr>
            </w:pPr>
          </w:p>
        </w:tc>
      </w:tr>
      <w:tr w:rsidR="000D64E6" w:rsidRPr="00BE068B" w14:paraId="1FAEFE9C" w14:textId="77777777" w:rsidTr="00E71899">
        <w:tc>
          <w:tcPr>
            <w:tcW w:w="1290" w:type="dxa"/>
          </w:tcPr>
          <w:p w14:paraId="53E119DF" w14:textId="77777777" w:rsidR="000D64E6" w:rsidRPr="00BE068B" w:rsidRDefault="000D64E6" w:rsidP="0090229E">
            <w:pPr>
              <w:rPr>
                <w:rFonts w:ascii="Gill Sans MT" w:hAnsi="Gill Sans MT" w:cs="Arial"/>
                <w:sz w:val="18"/>
                <w:szCs w:val="18"/>
              </w:rPr>
            </w:pPr>
          </w:p>
        </w:tc>
        <w:tc>
          <w:tcPr>
            <w:tcW w:w="2391" w:type="dxa"/>
          </w:tcPr>
          <w:p w14:paraId="7DAA74D2" w14:textId="77777777" w:rsidR="000D64E6" w:rsidRPr="00BE068B" w:rsidRDefault="000D64E6" w:rsidP="0090229E">
            <w:pPr>
              <w:rPr>
                <w:rFonts w:ascii="Gill Sans MT" w:hAnsi="Gill Sans MT" w:cs="Arial"/>
                <w:sz w:val="18"/>
                <w:szCs w:val="18"/>
              </w:rPr>
            </w:pPr>
          </w:p>
        </w:tc>
        <w:tc>
          <w:tcPr>
            <w:tcW w:w="1020" w:type="dxa"/>
          </w:tcPr>
          <w:p w14:paraId="0F50A350" w14:textId="77777777" w:rsidR="000D64E6" w:rsidRPr="00BE068B" w:rsidRDefault="000D64E6" w:rsidP="0090229E">
            <w:pPr>
              <w:rPr>
                <w:rFonts w:ascii="Gill Sans MT" w:hAnsi="Gill Sans MT" w:cs="Arial"/>
                <w:sz w:val="18"/>
                <w:szCs w:val="18"/>
              </w:rPr>
            </w:pPr>
          </w:p>
        </w:tc>
        <w:tc>
          <w:tcPr>
            <w:tcW w:w="627" w:type="dxa"/>
          </w:tcPr>
          <w:p w14:paraId="2395F3AE" w14:textId="77777777" w:rsidR="000D64E6" w:rsidRPr="00BE068B" w:rsidRDefault="000D64E6" w:rsidP="0090229E">
            <w:pPr>
              <w:rPr>
                <w:rFonts w:ascii="Gill Sans MT" w:hAnsi="Gill Sans MT" w:cs="Arial"/>
                <w:sz w:val="18"/>
                <w:szCs w:val="18"/>
              </w:rPr>
            </w:pPr>
          </w:p>
        </w:tc>
        <w:tc>
          <w:tcPr>
            <w:tcW w:w="768" w:type="dxa"/>
          </w:tcPr>
          <w:p w14:paraId="4AB215DB" w14:textId="77777777" w:rsidR="000D64E6" w:rsidRPr="00BE068B" w:rsidRDefault="000D64E6" w:rsidP="0090229E">
            <w:pPr>
              <w:rPr>
                <w:rFonts w:ascii="Gill Sans MT" w:hAnsi="Gill Sans MT" w:cs="Arial"/>
                <w:sz w:val="18"/>
                <w:szCs w:val="18"/>
              </w:rPr>
            </w:pPr>
          </w:p>
        </w:tc>
        <w:tc>
          <w:tcPr>
            <w:tcW w:w="775" w:type="dxa"/>
          </w:tcPr>
          <w:p w14:paraId="2CFD3C84" w14:textId="77777777" w:rsidR="000D64E6" w:rsidRPr="00BE068B" w:rsidRDefault="000D64E6" w:rsidP="0090229E">
            <w:pPr>
              <w:rPr>
                <w:rFonts w:ascii="Gill Sans MT" w:hAnsi="Gill Sans MT" w:cs="Arial"/>
                <w:sz w:val="18"/>
                <w:szCs w:val="18"/>
              </w:rPr>
            </w:pPr>
          </w:p>
        </w:tc>
        <w:tc>
          <w:tcPr>
            <w:tcW w:w="1209" w:type="dxa"/>
          </w:tcPr>
          <w:p w14:paraId="0A075226" w14:textId="77777777" w:rsidR="000D64E6" w:rsidRPr="00BE068B" w:rsidRDefault="000D64E6" w:rsidP="0090229E">
            <w:pPr>
              <w:rPr>
                <w:rFonts w:ascii="Gill Sans MT" w:hAnsi="Gill Sans MT" w:cs="Arial"/>
                <w:sz w:val="18"/>
                <w:szCs w:val="18"/>
              </w:rPr>
            </w:pPr>
          </w:p>
        </w:tc>
        <w:tc>
          <w:tcPr>
            <w:tcW w:w="3530" w:type="dxa"/>
          </w:tcPr>
          <w:p w14:paraId="55E72623" w14:textId="77777777" w:rsidR="000D64E6" w:rsidRPr="00BE068B" w:rsidRDefault="000D64E6" w:rsidP="0090229E">
            <w:pPr>
              <w:rPr>
                <w:rFonts w:ascii="Gill Sans MT" w:hAnsi="Gill Sans MT" w:cs="Arial"/>
                <w:sz w:val="18"/>
                <w:szCs w:val="18"/>
              </w:rPr>
            </w:pPr>
          </w:p>
        </w:tc>
      </w:tr>
      <w:tr w:rsidR="000D64E6" w:rsidRPr="00BE068B" w14:paraId="669E9C9E" w14:textId="77777777" w:rsidTr="00E71899">
        <w:tc>
          <w:tcPr>
            <w:tcW w:w="1290" w:type="dxa"/>
          </w:tcPr>
          <w:p w14:paraId="176A5DBF" w14:textId="77777777" w:rsidR="000D64E6" w:rsidRPr="00BE068B" w:rsidRDefault="000D64E6" w:rsidP="0090229E">
            <w:pPr>
              <w:rPr>
                <w:rFonts w:ascii="Gill Sans MT" w:hAnsi="Gill Sans MT" w:cs="Arial"/>
                <w:sz w:val="18"/>
                <w:szCs w:val="18"/>
              </w:rPr>
            </w:pPr>
          </w:p>
        </w:tc>
        <w:tc>
          <w:tcPr>
            <w:tcW w:w="2391" w:type="dxa"/>
          </w:tcPr>
          <w:p w14:paraId="669B2F44" w14:textId="77777777" w:rsidR="000D64E6" w:rsidRPr="00BE068B" w:rsidRDefault="000D64E6" w:rsidP="0090229E">
            <w:pPr>
              <w:rPr>
                <w:rFonts w:ascii="Gill Sans MT" w:hAnsi="Gill Sans MT" w:cs="Arial"/>
                <w:sz w:val="18"/>
                <w:szCs w:val="18"/>
              </w:rPr>
            </w:pPr>
          </w:p>
        </w:tc>
        <w:tc>
          <w:tcPr>
            <w:tcW w:w="1020" w:type="dxa"/>
          </w:tcPr>
          <w:p w14:paraId="6A713D76" w14:textId="77777777" w:rsidR="000D64E6" w:rsidRPr="00BE068B" w:rsidRDefault="000D64E6" w:rsidP="0090229E">
            <w:pPr>
              <w:rPr>
                <w:rFonts w:ascii="Gill Sans MT" w:hAnsi="Gill Sans MT" w:cs="Arial"/>
                <w:sz w:val="18"/>
                <w:szCs w:val="18"/>
              </w:rPr>
            </w:pPr>
          </w:p>
        </w:tc>
        <w:tc>
          <w:tcPr>
            <w:tcW w:w="627" w:type="dxa"/>
          </w:tcPr>
          <w:p w14:paraId="154FB814" w14:textId="77777777" w:rsidR="000D64E6" w:rsidRPr="00BE068B" w:rsidRDefault="000D64E6" w:rsidP="0090229E">
            <w:pPr>
              <w:rPr>
                <w:rFonts w:ascii="Gill Sans MT" w:hAnsi="Gill Sans MT" w:cs="Arial"/>
                <w:sz w:val="18"/>
                <w:szCs w:val="18"/>
              </w:rPr>
            </w:pPr>
          </w:p>
        </w:tc>
        <w:tc>
          <w:tcPr>
            <w:tcW w:w="768" w:type="dxa"/>
          </w:tcPr>
          <w:p w14:paraId="2E55936F" w14:textId="77777777" w:rsidR="000D64E6" w:rsidRPr="00BE068B" w:rsidRDefault="000D64E6" w:rsidP="0090229E">
            <w:pPr>
              <w:rPr>
                <w:rFonts w:ascii="Gill Sans MT" w:hAnsi="Gill Sans MT" w:cs="Arial"/>
                <w:sz w:val="18"/>
                <w:szCs w:val="18"/>
              </w:rPr>
            </w:pPr>
          </w:p>
        </w:tc>
        <w:tc>
          <w:tcPr>
            <w:tcW w:w="775" w:type="dxa"/>
          </w:tcPr>
          <w:p w14:paraId="2405DDB2" w14:textId="77777777" w:rsidR="000D64E6" w:rsidRPr="00BE068B" w:rsidRDefault="000D64E6" w:rsidP="0090229E">
            <w:pPr>
              <w:rPr>
                <w:rFonts w:ascii="Gill Sans MT" w:hAnsi="Gill Sans MT" w:cs="Arial"/>
                <w:sz w:val="18"/>
                <w:szCs w:val="18"/>
              </w:rPr>
            </w:pPr>
          </w:p>
        </w:tc>
        <w:tc>
          <w:tcPr>
            <w:tcW w:w="1209" w:type="dxa"/>
          </w:tcPr>
          <w:p w14:paraId="1016BD60" w14:textId="77777777" w:rsidR="000D64E6" w:rsidRPr="00BE068B" w:rsidRDefault="000D64E6" w:rsidP="0090229E">
            <w:pPr>
              <w:rPr>
                <w:rFonts w:ascii="Gill Sans MT" w:hAnsi="Gill Sans MT" w:cs="Arial"/>
                <w:sz w:val="18"/>
                <w:szCs w:val="18"/>
              </w:rPr>
            </w:pPr>
          </w:p>
        </w:tc>
        <w:tc>
          <w:tcPr>
            <w:tcW w:w="3530" w:type="dxa"/>
          </w:tcPr>
          <w:p w14:paraId="536BB8D5" w14:textId="77777777" w:rsidR="000D64E6" w:rsidRPr="00BE068B" w:rsidRDefault="000D64E6" w:rsidP="0090229E">
            <w:pPr>
              <w:rPr>
                <w:rFonts w:ascii="Gill Sans MT" w:hAnsi="Gill Sans MT" w:cs="Arial"/>
                <w:sz w:val="18"/>
                <w:szCs w:val="18"/>
              </w:rPr>
            </w:pPr>
          </w:p>
        </w:tc>
      </w:tr>
      <w:tr w:rsidR="000D64E6" w:rsidRPr="00BE068B" w14:paraId="3EEEF85A" w14:textId="77777777" w:rsidTr="00E71899">
        <w:tc>
          <w:tcPr>
            <w:tcW w:w="1290" w:type="dxa"/>
          </w:tcPr>
          <w:p w14:paraId="6DEB400C" w14:textId="77777777" w:rsidR="000D64E6" w:rsidRPr="00BE068B" w:rsidRDefault="000D64E6" w:rsidP="0090229E">
            <w:pPr>
              <w:rPr>
                <w:rFonts w:ascii="Gill Sans MT" w:hAnsi="Gill Sans MT" w:cs="Arial"/>
                <w:sz w:val="18"/>
                <w:szCs w:val="18"/>
              </w:rPr>
            </w:pPr>
          </w:p>
        </w:tc>
        <w:tc>
          <w:tcPr>
            <w:tcW w:w="2391" w:type="dxa"/>
          </w:tcPr>
          <w:p w14:paraId="750506B7" w14:textId="77777777" w:rsidR="000D64E6" w:rsidRPr="00BE068B" w:rsidRDefault="000D64E6" w:rsidP="0090229E">
            <w:pPr>
              <w:rPr>
                <w:rFonts w:ascii="Gill Sans MT" w:hAnsi="Gill Sans MT" w:cs="Arial"/>
                <w:sz w:val="18"/>
                <w:szCs w:val="18"/>
              </w:rPr>
            </w:pPr>
          </w:p>
        </w:tc>
        <w:tc>
          <w:tcPr>
            <w:tcW w:w="1020" w:type="dxa"/>
          </w:tcPr>
          <w:p w14:paraId="5CDF8C25" w14:textId="77777777" w:rsidR="000D64E6" w:rsidRPr="00BE068B" w:rsidRDefault="000D64E6" w:rsidP="0090229E">
            <w:pPr>
              <w:rPr>
                <w:rFonts w:ascii="Gill Sans MT" w:hAnsi="Gill Sans MT" w:cs="Arial"/>
                <w:sz w:val="18"/>
                <w:szCs w:val="18"/>
              </w:rPr>
            </w:pPr>
          </w:p>
        </w:tc>
        <w:tc>
          <w:tcPr>
            <w:tcW w:w="627" w:type="dxa"/>
          </w:tcPr>
          <w:p w14:paraId="0710566A" w14:textId="77777777" w:rsidR="000D64E6" w:rsidRPr="00BE068B" w:rsidRDefault="000D64E6" w:rsidP="0090229E">
            <w:pPr>
              <w:rPr>
                <w:rFonts w:ascii="Gill Sans MT" w:hAnsi="Gill Sans MT" w:cs="Arial"/>
                <w:sz w:val="18"/>
                <w:szCs w:val="18"/>
              </w:rPr>
            </w:pPr>
          </w:p>
        </w:tc>
        <w:tc>
          <w:tcPr>
            <w:tcW w:w="768" w:type="dxa"/>
          </w:tcPr>
          <w:p w14:paraId="18CFD45C" w14:textId="77777777" w:rsidR="000D64E6" w:rsidRPr="00BE068B" w:rsidRDefault="000D64E6" w:rsidP="0090229E">
            <w:pPr>
              <w:rPr>
                <w:rFonts w:ascii="Gill Sans MT" w:hAnsi="Gill Sans MT" w:cs="Arial"/>
                <w:sz w:val="18"/>
                <w:szCs w:val="18"/>
              </w:rPr>
            </w:pPr>
          </w:p>
        </w:tc>
        <w:tc>
          <w:tcPr>
            <w:tcW w:w="775" w:type="dxa"/>
          </w:tcPr>
          <w:p w14:paraId="78129B92" w14:textId="77777777" w:rsidR="000D64E6" w:rsidRPr="00BE068B" w:rsidRDefault="000D64E6" w:rsidP="0090229E">
            <w:pPr>
              <w:rPr>
                <w:rFonts w:ascii="Gill Sans MT" w:hAnsi="Gill Sans MT" w:cs="Arial"/>
                <w:sz w:val="18"/>
                <w:szCs w:val="18"/>
              </w:rPr>
            </w:pPr>
          </w:p>
        </w:tc>
        <w:tc>
          <w:tcPr>
            <w:tcW w:w="1209" w:type="dxa"/>
          </w:tcPr>
          <w:p w14:paraId="7CE71B2F" w14:textId="77777777" w:rsidR="000D64E6" w:rsidRPr="00BE068B" w:rsidRDefault="000D64E6" w:rsidP="0090229E">
            <w:pPr>
              <w:rPr>
                <w:rFonts w:ascii="Gill Sans MT" w:hAnsi="Gill Sans MT" w:cs="Arial"/>
                <w:sz w:val="18"/>
                <w:szCs w:val="18"/>
              </w:rPr>
            </w:pPr>
          </w:p>
        </w:tc>
        <w:tc>
          <w:tcPr>
            <w:tcW w:w="3530" w:type="dxa"/>
          </w:tcPr>
          <w:p w14:paraId="490AD089" w14:textId="77777777" w:rsidR="000D64E6" w:rsidRPr="00BE068B" w:rsidRDefault="000D64E6" w:rsidP="0090229E">
            <w:pPr>
              <w:rPr>
                <w:rFonts w:ascii="Gill Sans MT" w:hAnsi="Gill Sans MT" w:cs="Arial"/>
                <w:sz w:val="18"/>
                <w:szCs w:val="18"/>
              </w:rPr>
            </w:pPr>
          </w:p>
        </w:tc>
      </w:tr>
    </w:tbl>
    <w:p w14:paraId="70BA73B4" w14:textId="77777777" w:rsidR="000D64E6" w:rsidRPr="00BE068B" w:rsidRDefault="000D64E6" w:rsidP="000D64E6">
      <w:pPr>
        <w:rPr>
          <w:rFonts w:ascii="Gill Sans MT" w:hAnsi="Gill Sans MT" w:cs="Arial"/>
          <w:sz w:val="18"/>
          <w:szCs w:val="18"/>
        </w:rPr>
      </w:pPr>
    </w:p>
    <w:p w14:paraId="6BC2A8CE" w14:textId="77777777" w:rsidR="000D64E6" w:rsidRPr="00BE068B" w:rsidRDefault="000D64E6" w:rsidP="00F7697D">
      <w:pPr>
        <w:spacing w:after="0" w:line="240" w:lineRule="auto"/>
        <w:contextualSpacing/>
        <w:rPr>
          <w:rFonts w:ascii="Gill Sans MT" w:eastAsia="SimSun" w:hAnsi="Gill Sans MT"/>
        </w:rPr>
      </w:pPr>
    </w:p>
    <w:p w14:paraId="25D2D55B" w14:textId="77777777" w:rsidR="000D64E6" w:rsidRPr="00BE068B" w:rsidRDefault="000D64E6" w:rsidP="00F7697D">
      <w:pPr>
        <w:spacing w:after="0" w:line="240" w:lineRule="auto"/>
        <w:contextualSpacing/>
        <w:rPr>
          <w:rFonts w:ascii="Gill Sans MT" w:eastAsia="SimSun" w:hAnsi="Gill Sans MT"/>
        </w:rPr>
      </w:pPr>
    </w:p>
    <w:tbl>
      <w:tblPr>
        <w:tblStyle w:val="TableGrid2"/>
        <w:tblW w:w="10212" w:type="dxa"/>
        <w:jc w:val="center"/>
        <w:tblCellMar>
          <w:left w:w="29" w:type="dxa"/>
          <w:right w:w="29" w:type="dxa"/>
        </w:tblCellMar>
        <w:tblLook w:val="04A0" w:firstRow="1" w:lastRow="0" w:firstColumn="1" w:lastColumn="0" w:noHBand="0" w:noVBand="1"/>
      </w:tblPr>
      <w:tblGrid>
        <w:gridCol w:w="3404"/>
        <w:gridCol w:w="3404"/>
        <w:gridCol w:w="3404"/>
      </w:tblGrid>
      <w:tr w:rsidR="000D64E6" w:rsidRPr="00BE068B" w14:paraId="3BB41CDC" w14:textId="77777777" w:rsidTr="0090229E">
        <w:trPr>
          <w:jc w:val="center"/>
        </w:trPr>
        <w:tc>
          <w:tcPr>
            <w:tcW w:w="3404" w:type="dxa"/>
          </w:tcPr>
          <w:p w14:paraId="07A0F214" w14:textId="77777777" w:rsidR="000D64E6" w:rsidRPr="00BE068B" w:rsidRDefault="000D64E6" w:rsidP="0090229E">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1=Local maize</w:t>
            </w:r>
          </w:p>
          <w:p w14:paraId="44738B82" w14:textId="77777777" w:rsidR="000D64E6" w:rsidRPr="00BE068B" w:rsidRDefault="000D64E6" w:rsidP="0090229E">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2=Composite (pollenated) maize</w:t>
            </w:r>
          </w:p>
          <w:p w14:paraId="1FBBD471" w14:textId="77777777" w:rsidR="000D64E6" w:rsidRPr="00BE068B" w:rsidRDefault="000D64E6" w:rsidP="0090229E">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3=Hybrid maize</w:t>
            </w:r>
          </w:p>
          <w:p w14:paraId="03D1C134" w14:textId="77777777" w:rsidR="000D64E6" w:rsidRPr="00BE068B" w:rsidRDefault="000D64E6" w:rsidP="0090229E">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4=Cassava</w:t>
            </w:r>
          </w:p>
          <w:p w14:paraId="20EDACAD" w14:textId="77777777" w:rsidR="000D64E6" w:rsidRPr="00BE068B" w:rsidRDefault="000D64E6" w:rsidP="0090229E">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5=Sweet potato</w:t>
            </w:r>
          </w:p>
          <w:p w14:paraId="590638F2" w14:textId="77777777" w:rsidR="000D64E6" w:rsidRPr="00BE068B" w:rsidRDefault="000D64E6" w:rsidP="0090229E">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6=Irish potato</w:t>
            </w:r>
          </w:p>
          <w:p w14:paraId="5EC37C6C" w14:textId="77777777" w:rsidR="000D64E6" w:rsidRPr="00BE068B" w:rsidRDefault="000D64E6" w:rsidP="0090229E">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7=Groundnut</w:t>
            </w:r>
          </w:p>
          <w:p w14:paraId="0C891347" w14:textId="77777777" w:rsidR="000D64E6" w:rsidRPr="00BE068B" w:rsidRDefault="000D64E6" w:rsidP="0090229E">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8=Ground bean (</w:t>
            </w:r>
            <w:proofErr w:type="spellStart"/>
            <w:r w:rsidRPr="00BE068B">
              <w:rPr>
                <w:rFonts w:ascii="Gill Sans MT" w:hAnsi="Gill Sans MT" w:cs="Times New Roman"/>
                <w:sz w:val="20"/>
              </w:rPr>
              <w:t>Nzama</w:t>
            </w:r>
            <w:proofErr w:type="spellEnd"/>
            <w:r w:rsidRPr="00BE068B">
              <w:rPr>
                <w:rFonts w:ascii="Gill Sans MT" w:hAnsi="Gill Sans MT" w:cs="Times New Roman"/>
                <w:sz w:val="20"/>
              </w:rPr>
              <w:t>)</w:t>
            </w:r>
          </w:p>
          <w:p w14:paraId="01B54EAF" w14:textId="77777777" w:rsidR="000D64E6" w:rsidRPr="00BE068B" w:rsidRDefault="000D64E6" w:rsidP="0090229E">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9=Rice</w:t>
            </w:r>
          </w:p>
          <w:p w14:paraId="2398326B" w14:textId="77777777" w:rsidR="000D64E6" w:rsidRPr="00BE068B" w:rsidRDefault="000D64E6" w:rsidP="0090229E">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10=Finger millet (</w:t>
            </w:r>
            <w:proofErr w:type="spellStart"/>
            <w:r w:rsidRPr="00BE068B">
              <w:rPr>
                <w:rFonts w:ascii="Gill Sans MT" w:hAnsi="Gill Sans MT" w:cs="Times New Roman"/>
                <w:sz w:val="20"/>
              </w:rPr>
              <w:t>mawere</w:t>
            </w:r>
            <w:proofErr w:type="spellEnd"/>
            <w:r w:rsidRPr="00BE068B">
              <w:rPr>
                <w:rFonts w:ascii="Gill Sans MT" w:hAnsi="Gill Sans MT" w:cs="Times New Roman"/>
                <w:sz w:val="20"/>
              </w:rPr>
              <w:t>)</w:t>
            </w:r>
          </w:p>
        </w:tc>
        <w:tc>
          <w:tcPr>
            <w:tcW w:w="3404" w:type="dxa"/>
          </w:tcPr>
          <w:p w14:paraId="20D2F81C" w14:textId="77777777" w:rsidR="000D64E6" w:rsidRPr="00BE068B" w:rsidRDefault="000D64E6" w:rsidP="0090229E">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11=Sorghum</w:t>
            </w:r>
          </w:p>
          <w:p w14:paraId="58850E5B" w14:textId="77777777" w:rsidR="000D64E6" w:rsidRPr="00BE068B" w:rsidRDefault="000D64E6" w:rsidP="0090229E">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12=Pearl millet (</w:t>
            </w:r>
            <w:proofErr w:type="spellStart"/>
            <w:r w:rsidRPr="00BE068B">
              <w:rPr>
                <w:rFonts w:ascii="Gill Sans MT" w:hAnsi="Gill Sans MT" w:cs="Times New Roman"/>
                <w:sz w:val="20"/>
              </w:rPr>
              <w:t>mchewere</w:t>
            </w:r>
            <w:proofErr w:type="spellEnd"/>
            <w:r w:rsidRPr="00BE068B">
              <w:rPr>
                <w:rFonts w:ascii="Gill Sans MT" w:hAnsi="Gill Sans MT" w:cs="Times New Roman"/>
                <w:sz w:val="20"/>
              </w:rPr>
              <w:t>)</w:t>
            </w:r>
          </w:p>
          <w:p w14:paraId="03849E24" w14:textId="77777777" w:rsidR="000D64E6" w:rsidRPr="00BE068B" w:rsidRDefault="000D64E6" w:rsidP="0090229E">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13=Bean</w:t>
            </w:r>
          </w:p>
          <w:p w14:paraId="11B37FD5" w14:textId="77777777" w:rsidR="000D64E6" w:rsidRPr="00BE068B" w:rsidRDefault="000D64E6" w:rsidP="0090229E">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14=</w:t>
            </w:r>
            <w:proofErr w:type="spellStart"/>
            <w:r w:rsidRPr="00BE068B">
              <w:rPr>
                <w:rFonts w:ascii="Gill Sans MT" w:hAnsi="Gill Sans MT" w:cs="Times New Roman"/>
                <w:sz w:val="20"/>
              </w:rPr>
              <w:t>Soyabean</w:t>
            </w:r>
            <w:proofErr w:type="spellEnd"/>
          </w:p>
          <w:p w14:paraId="2E3BBD10" w14:textId="77777777" w:rsidR="000D64E6" w:rsidRPr="00BE068B" w:rsidRDefault="000D64E6" w:rsidP="0090229E">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15=Pigeon Peas</w:t>
            </w:r>
          </w:p>
          <w:p w14:paraId="44D0C882" w14:textId="77777777" w:rsidR="000D64E6" w:rsidRPr="00BE068B" w:rsidRDefault="000D64E6" w:rsidP="0090229E">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16=Burley tobacco</w:t>
            </w:r>
          </w:p>
          <w:p w14:paraId="18A8F7D3" w14:textId="77777777" w:rsidR="000D64E6" w:rsidRPr="00BE068B" w:rsidRDefault="000D64E6" w:rsidP="0090229E">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17=Tobacco (other)</w:t>
            </w:r>
          </w:p>
          <w:p w14:paraId="25380FE7" w14:textId="77777777" w:rsidR="000D64E6" w:rsidRPr="00BE068B" w:rsidRDefault="000D64E6" w:rsidP="0090229E">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18=Cotton</w:t>
            </w:r>
          </w:p>
          <w:p w14:paraId="72C6D7DF" w14:textId="77777777" w:rsidR="000D64E6" w:rsidRPr="00BE068B" w:rsidRDefault="000D64E6" w:rsidP="0090229E">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19=Sugarcane</w:t>
            </w:r>
          </w:p>
        </w:tc>
        <w:tc>
          <w:tcPr>
            <w:tcW w:w="3404" w:type="dxa"/>
          </w:tcPr>
          <w:p w14:paraId="515486BD" w14:textId="77777777" w:rsidR="000D64E6" w:rsidRPr="00BE068B" w:rsidRDefault="000D64E6" w:rsidP="0090229E">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 xml:space="preserve">20=Cabbage </w:t>
            </w:r>
            <w:proofErr w:type="spellStart"/>
            <w:r w:rsidRPr="00BE068B">
              <w:rPr>
                <w:rFonts w:ascii="Gill Sans MT" w:hAnsi="Gill Sans MT" w:cs="Times New Roman"/>
                <w:sz w:val="20"/>
              </w:rPr>
              <w:t>Tanaposi</w:t>
            </w:r>
            <w:proofErr w:type="spellEnd"/>
          </w:p>
          <w:p w14:paraId="32C1DCC0" w14:textId="77777777" w:rsidR="000D64E6" w:rsidRPr="00BE068B" w:rsidRDefault="000D64E6" w:rsidP="0090229E">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21=</w:t>
            </w:r>
            <w:proofErr w:type="spellStart"/>
            <w:r w:rsidRPr="00BE068B">
              <w:rPr>
                <w:rFonts w:ascii="Gill Sans MT" w:hAnsi="Gill Sans MT" w:cs="Times New Roman"/>
                <w:sz w:val="20"/>
              </w:rPr>
              <w:t>Nkhwani</w:t>
            </w:r>
            <w:proofErr w:type="spellEnd"/>
          </w:p>
          <w:p w14:paraId="523E6E4B" w14:textId="77777777" w:rsidR="000D64E6" w:rsidRPr="00BE068B" w:rsidRDefault="000D64E6" w:rsidP="0090229E">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22=</w:t>
            </w:r>
            <w:proofErr w:type="spellStart"/>
            <w:r w:rsidRPr="00BE068B">
              <w:rPr>
                <w:rFonts w:ascii="Gill Sans MT" w:hAnsi="Gill Sans MT" w:cs="Times New Roman"/>
                <w:sz w:val="20"/>
              </w:rPr>
              <w:t>Therere</w:t>
            </w:r>
            <w:proofErr w:type="spellEnd"/>
            <w:r w:rsidRPr="00BE068B">
              <w:rPr>
                <w:rFonts w:ascii="Gill Sans MT" w:hAnsi="Gill Sans MT" w:cs="Times New Roman"/>
                <w:sz w:val="20"/>
              </w:rPr>
              <w:t>/Okra</w:t>
            </w:r>
          </w:p>
          <w:p w14:paraId="401A0418" w14:textId="77777777" w:rsidR="000D64E6" w:rsidRPr="00BE068B" w:rsidRDefault="000D64E6" w:rsidP="0090229E">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23=Tomato</w:t>
            </w:r>
          </w:p>
          <w:p w14:paraId="411BE62F" w14:textId="77777777" w:rsidR="000D64E6" w:rsidRPr="00BE068B" w:rsidRDefault="000D64E6" w:rsidP="0090229E">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24=Onion</w:t>
            </w:r>
          </w:p>
          <w:p w14:paraId="665A6E44" w14:textId="77777777" w:rsidR="000D64E6" w:rsidRPr="00BE068B" w:rsidRDefault="000D64E6" w:rsidP="0090229E">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25=Peas</w:t>
            </w:r>
          </w:p>
          <w:p w14:paraId="364514B3" w14:textId="77777777" w:rsidR="000D64E6" w:rsidRPr="00BE068B" w:rsidRDefault="000D64E6" w:rsidP="0090229E">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26=Trees or woodlot</w:t>
            </w:r>
          </w:p>
          <w:p w14:paraId="1337E362" w14:textId="77777777" w:rsidR="000D64E6" w:rsidRPr="00BE068B" w:rsidRDefault="000D64E6" w:rsidP="0090229E">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27=Sunflower</w:t>
            </w:r>
          </w:p>
          <w:p w14:paraId="621ADD99" w14:textId="77777777" w:rsidR="000D64E6" w:rsidRPr="00BE068B" w:rsidRDefault="000D64E6" w:rsidP="0090229E">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97=Other, specify</w:t>
            </w:r>
          </w:p>
        </w:tc>
      </w:tr>
    </w:tbl>
    <w:p w14:paraId="244FDAE7" w14:textId="77777777" w:rsidR="000D64E6" w:rsidRPr="00BE068B" w:rsidRDefault="000D64E6" w:rsidP="00F7697D">
      <w:pPr>
        <w:spacing w:after="0" w:line="240" w:lineRule="auto"/>
        <w:contextualSpacing/>
        <w:rPr>
          <w:rFonts w:ascii="Gill Sans MT" w:eastAsia="SimSun" w:hAnsi="Gill Sans MT"/>
        </w:rPr>
      </w:pPr>
    </w:p>
    <w:p w14:paraId="268D9767" w14:textId="47DD6C72" w:rsidR="00E71899" w:rsidRDefault="00E71899">
      <w:pPr>
        <w:rPr>
          <w:rFonts w:ascii="Gill Sans MT" w:eastAsia="SimSun" w:hAnsi="Gill Sans MT"/>
        </w:rPr>
      </w:pPr>
      <w:r>
        <w:rPr>
          <w:rFonts w:ascii="Gill Sans MT" w:eastAsia="SimSun" w:hAnsi="Gill Sans MT"/>
        </w:rPr>
        <w:br w:type="page"/>
      </w:r>
    </w:p>
    <w:p w14:paraId="14963AD7" w14:textId="77777777" w:rsidR="000D64E6" w:rsidRPr="00BE068B" w:rsidRDefault="000D64E6" w:rsidP="00F7697D">
      <w:pPr>
        <w:spacing w:after="0" w:line="240" w:lineRule="auto"/>
        <w:contextualSpacing/>
        <w:rPr>
          <w:rFonts w:ascii="Gill Sans MT" w:eastAsia="SimSun" w:hAnsi="Gill Sans MT"/>
        </w:rPr>
      </w:pPr>
    </w:p>
    <w:p w14:paraId="20F608D6" w14:textId="77777777" w:rsidR="000D64E6" w:rsidRPr="00BE068B" w:rsidRDefault="000D64E6" w:rsidP="00F7697D">
      <w:pPr>
        <w:spacing w:after="0" w:line="240" w:lineRule="auto"/>
        <w:contextualSpacing/>
        <w:rPr>
          <w:rFonts w:ascii="Gill Sans MT" w:eastAsia="SimSun" w:hAnsi="Gill Sans MT"/>
        </w:rPr>
      </w:pPr>
    </w:p>
    <w:p w14:paraId="19BDB8FC" w14:textId="77777777" w:rsidR="000D64E6" w:rsidRPr="00BE068B" w:rsidRDefault="000D64E6" w:rsidP="00F7697D">
      <w:pPr>
        <w:spacing w:after="0" w:line="240" w:lineRule="auto"/>
        <w:contextualSpacing/>
        <w:rPr>
          <w:rFonts w:ascii="Gill Sans MT" w:eastAsia="SimSun" w:hAnsi="Gill Sans MT"/>
        </w:rPr>
      </w:pPr>
    </w:p>
    <w:p w14:paraId="7DA3B2EF" w14:textId="0FD4A4CB" w:rsidR="00F7697D" w:rsidRPr="00BE068B" w:rsidRDefault="00F7697D" w:rsidP="00F7697D">
      <w:pPr>
        <w:spacing w:after="0" w:line="240" w:lineRule="auto"/>
        <w:contextualSpacing/>
        <w:rPr>
          <w:rFonts w:ascii="Gill Sans MT" w:eastAsia="SimSun" w:hAnsi="Gill Sans MT"/>
        </w:rPr>
      </w:pPr>
      <w:r w:rsidRPr="00BE068B">
        <w:rPr>
          <w:rFonts w:ascii="Gill Sans MT" w:eastAsia="Times New Roman" w:hAnsi="Gill Sans MT" w:cs="Times New Roman"/>
          <w:b/>
          <w:bCs/>
        </w:rPr>
        <w:t>SECTI</w:t>
      </w:r>
      <w:r w:rsidR="007045FC" w:rsidRPr="00BE068B">
        <w:rPr>
          <w:rFonts w:ascii="Gill Sans MT" w:eastAsia="Times New Roman" w:hAnsi="Gill Sans MT" w:cs="Times New Roman"/>
          <w:b/>
          <w:bCs/>
        </w:rPr>
        <w:t>ON J</w:t>
      </w:r>
      <w:r w:rsidRPr="00BE068B">
        <w:rPr>
          <w:rFonts w:ascii="Gill Sans MT" w:eastAsia="Times New Roman" w:hAnsi="Gill Sans MT" w:cs="Times New Roman"/>
          <w:b/>
          <w:bCs/>
        </w:rPr>
        <w:t xml:space="preserve">. </w:t>
      </w:r>
      <w:commentRangeStart w:id="777"/>
      <w:r w:rsidRPr="00BE068B">
        <w:rPr>
          <w:rFonts w:ascii="Gill Sans MT" w:eastAsia="Times New Roman" w:hAnsi="Gill Sans MT" w:cs="Times New Roman"/>
          <w:b/>
          <w:bCs/>
        </w:rPr>
        <w:t xml:space="preserve">TENURE STATUS </w:t>
      </w:r>
      <w:commentRangeEnd w:id="777"/>
      <w:r w:rsidR="008B5DEC">
        <w:rPr>
          <w:rStyle w:val="CommentReference"/>
        </w:rPr>
        <w:commentReference w:id="777"/>
      </w:r>
    </w:p>
    <w:p w14:paraId="0C146EAB" w14:textId="77777777" w:rsidR="00F7697D" w:rsidRPr="00BE068B" w:rsidRDefault="00F7697D" w:rsidP="00F7697D">
      <w:pPr>
        <w:spacing w:after="0" w:line="240" w:lineRule="auto"/>
        <w:contextualSpacing/>
        <w:rPr>
          <w:rFonts w:ascii="Gill Sans MT" w:eastAsia="SimSun" w:hAnsi="Gill Sans MT"/>
        </w:rPr>
      </w:pPr>
    </w:p>
    <w:tbl>
      <w:tblPr>
        <w:tblStyle w:val="TableGrid2"/>
        <w:tblW w:w="12690" w:type="dxa"/>
        <w:tblInd w:w="29" w:type="dxa"/>
        <w:tblLayout w:type="fixed"/>
        <w:tblCellMar>
          <w:left w:w="29" w:type="dxa"/>
          <w:right w:w="29" w:type="dxa"/>
        </w:tblCellMar>
        <w:tblLook w:val="04A0" w:firstRow="1" w:lastRow="0" w:firstColumn="1" w:lastColumn="0" w:noHBand="0" w:noVBand="1"/>
      </w:tblPr>
      <w:tblGrid>
        <w:gridCol w:w="694"/>
        <w:gridCol w:w="1101"/>
        <w:gridCol w:w="1594"/>
        <w:gridCol w:w="1594"/>
        <w:gridCol w:w="1047"/>
        <w:gridCol w:w="1080"/>
        <w:gridCol w:w="1530"/>
        <w:gridCol w:w="1530"/>
        <w:gridCol w:w="1170"/>
        <w:gridCol w:w="1350"/>
      </w:tblGrid>
      <w:tr w:rsidR="007045FC" w:rsidRPr="00BE068B" w14:paraId="5F62DD11" w14:textId="77777777" w:rsidTr="00C67ECD">
        <w:trPr>
          <w:trHeight w:val="260"/>
        </w:trPr>
        <w:tc>
          <w:tcPr>
            <w:tcW w:w="694" w:type="dxa"/>
          </w:tcPr>
          <w:p w14:paraId="05C02AE7" w14:textId="77777777" w:rsidR="007045FC" w:rsidRPr="00BE068B" w:rsidRDefault="007045FC" w:rsidP="00F7697D">
            <w:pPr>
              <w:contextualSpacing/>
              <w:jc w:val="center"/>
              <w:rPr>
                <w:rFonts w:ascii="Gill Sans MT" w:hAnsi="Gill Sans MT"/>
                <w:sz w:val="20"/>
              </w:rPr>
            </w:pPr>
          </w:p>
        </w:tc>
        <w:tc>
          <w:tcPr>
            <w:tcW w:w="1101" w:type="dxa"/>
          </w:tcPr>
          <w:p w14:paraId="383A835C" w14:textId="77777777" w:rsidR="007045FC" w:rsidRPr="00BE068B" w:rsidRDefault="007045FC" w:rsidP="00F7697D">
            <w:pPr>
              <w:contextualSpacing/>
              <w:jc w:val="center"/>
              <w:rPr>
                <w:rFonts w:ascii="Gill Sans MT" w:hAnsi="Gill Sans MT"/>
                <w:sz w:val="20"/>
              </w:rPr>
            </w:pPr>
          </w:p>
        </w:tc>
        <w:tc>
          <w:tcPr>
            <w:tcW w:w="1594" w:type="dxa"/>
          </w:tcPr>
          <w:p w14:paraId="37CE370A" w14:textId="47106AFD" w:rsidR="007045FC" w:rsidRPr="00BE068B" w:rsidRDefault="00C67ECD" w:rsidP="00F7697D">
            <w:pPr>
              <w:contextualSpacing/>
              <w:jc w:val="center"/>
              <w:rPr>
                <w:rFonts w:ascii="Gill Sans MT" w:hAnsi="Gill Sans MT" w:cs="Times New Roman"/>
                <w:sz w:val="20"/>
              </w:rPr>
            </w:pPr>
            <w:r w:rsidRPr="00BE068B">
              <w:rPr>
                <w:rFonts w:ascii="Gill Sans MT" w:hAnsi="Gill Sans MT" w:cs="Times New Roman"/>
                <w:sz w:val="20"/>
              </w:rPr>
              <w:t>J.1</w:t>
            </w:r>
          </w:p>
        </w:tc>
        <w:tc>
          <w:tcPr>
            <w:tcW w:w="1594" w:type="dxa"/>
          </w:tcPr>
          <w:p w14:paraId="7D225392" w14:textId="5BE53D0E" w:rsidR="007045FC" w:rsidRPr="00BE068B" w:rsidRDefault="00C67ECD" w:rsidP="00F7697D">
            <w:pPr>
              <w:contextualSpacing/>
              <w:jc w:val="center"/>
              <w:rPr>
                <w:rFonts w:ascii="Gill Sans MT" w:hAnsi="Gill Sans MT" w:cs="Times New Roman"/>
                <w:sz w:val="20"/>
              </w:rPr>
            </w:pPr>
            <w:r w:rsidRPr="00BE068B">
              <w:rPr>
                <w:rFonts w:ascii="Gill Sans MT" w:hAnsi="Gill Sans MT" w:cs="Times New Roman"/>
                <w:sz w:val="20"/>
              </w:rPr>
              <w:t>J.2</w:t>
            </w:r>
          </w:p>
        </w:tc>
        <w:tc>
          <w:tcPr>
            <w:tcW w:w="1047" w:type="dxa"/>
          </w:tcPr>
          <w:p w14:paraId="28ECF92F" w14:textId="0464376D" w:rsidR="007045FC" w:rsidRPr="00BE068B" w:rsidRDefault="00C67ECD" w:rsidP="00F7697D">
            <w:pPr>
              <w:contextualSpacing/>
              <w:jc w:val="center"/>
              <w:rPr>
                <w:rFonts w:ascii="Gill Sans MT" w:hAnsi="Gill Sans MT" w:cs="Times New Roman"/>
                <w:sz w:val="20"/>
              </w:rPr>
            </w:pPr>
            <w:r w:rsidRPr="00BE068B">
              <w:rPr>
                <w:rFonts w:ascii="Gill Sans MT" w:hAnsi="Gill Sans MT" w:cs="Times New Roman"/>
                <w:sz w:val="20"/>
              </w:rPr>
              <w:t>J.3</w:t>
            </w:r>
          </w:p>
        </w:tc>
        <w:tc>
          <w:tcPr>
            <w:tcW w:w="1080" w:type="dxa"/>
          </w:tcPr>
          <w:p w14:paraId="26203E57" w14:textId="13AF154F" w:rsidR="007045FC" w:rsidRPr="00BE068B" w:rsidRDefault="00C67ECD" w:rsidP="00F7697D">
            <w:pPr>
              <w:contextualSpacing/>
              <w:jc w:val="center"/>
              <w:rPr>
                <w:rFonts w:ascii="Gill Sans MT" w:hAnsi="Gill Sans MT" w:cs="Times New Roman"/>
                <w:sz w:val="20"/>
              </w:rPr>
            </w:pPr>
            <w:r w:rsidRPr="00BE068B">
              <w:rPr>
                <w:rFonts w:ascii="Gill Sans MT" w:hAnsi="Gill Sans MT" w:cs="Times New Roman"/>
                <w:sz w:val="20"/>
              </w:rPr>
              <w:t>J.4</w:t>
            </w:r>
          </w:p>
        </w:tc>
        <w:tc>
          <w:tcPr>
            <w:tcW w:w="1530" w:type="dxa"/>
          </w:tcPr>
          <w:p w14:paraId="3E046746" w14:textId="3ED140D4" w:rsidR="007045FC" w:rsidRPr="00BE068B" w:rsidRDefault="00C67ECD" w:rsidP="00F7697D">
            <w:pPr>
              <w:contextualSpacing/>
              <w:jc w:val="center"/>
              <w:rPr>
                <w:rFonts w:ascii="Gill Sans MT" w:hAnsi="Gill Sans MT" w:cs="Times New Roman"/>
                <w:sz w:val="20"/>
              </w:rPr>
            </w:pPr>
            <w:r w:rsidRPr="00BE068B">
              <w:rPr>
                <w:rFonts w:ascii="Gill Sans MT" w:hAnsi="Gill Sans MT" w:cs="Times New Roman"/>
                <w:sz w:val="20"/>
              </w:rPr>
              <w:t>J.5</w:t>
            </w:r>
          </w:p>
        </w:tc>
        <w:tc>
          <w:tcPr>
            <w:tcW w:w="1530" w:type="dxa"/>
          </w:tcPr>
          <w:p w14:paraId="49FAAFD6" w14:textId="7CB0E9A4" w:rsidR="007045FC" w:rsidRPr="00BE068B" w:rsidRDefault="00C67ECD" w:rsidP="007045FC">
            <w:pPr>
              <w:contextualSpacing/>
              <w:jc w:val="center"/>
              <w:rPr>
                <w:rFonts w:ascii="Gill Sans MT" w:hAnsi="Gill Sans MT" w:cs="Times New Roman"/>
                <w:sz w:val="20"/>
              </w:rPr>
            </w:pPr>
            <w:r w:rsidRPr="00BE068B">
              <w:rPr>
                <w:rFonts w:ascii="Gill Sans MT" w:hAnsi="Gill Sans MT" w:cs="Times New Roman"/>
                <w:sz w:val="20"/>
              </w:rPr>
              <w:t>J.6</w:t>
            </w:r>
          </w:p>
        </w:tc>
        <w:tc>
          <w:tcPr>
            <w:tcW w:w="1170" w:type="dxa"/>
          </w:tcPr>
          <w:p w14:paraId="3138828E" w14:textId="2A00369C" w:rsidR="007045FC" w:rsidRPr="00BE068B" w:rsidRDefault="00C67ECD" w:rsidP="007045FC">
            <w:pPr>
              <w:contextualSpacing/>
              <w:jc w:val="center"/>
              <w:rPr>
                <w:rFonts w:ascii="Gill Sans MT" w:hAnsi="Gill Sans MT" w:cs="Times New Roman"/>
                <w:sz w:val="20"/>
              </w:rPr>
            </w:pPr>
            <w:r w:rsidRPr="00BE068B">
              <w:rPr>
                <w:rFonts w:ascii="Gill Sans MT" w:hAnsi="Gill Sans MT" w:cs="Times New Roman"/>
                <w:sz w:val="20"/>
              </w:rPr>
              <w:t>J.7</w:t>
            </w:r>
          </w:p>
        </w:tc>
        <w:tc>
          <w:tcPr>
            <w:tcW w:w="1350" w:type="dxa"/>
          </w:tcPr>
          <w:p w14:paraId="5FF544F2" w14:textId="653BC63A" w:rsidR="007045FC" w:rsidRPr="00BE068B" w:rsidRDefault="00C67ECD" w:rsidP="007045FC">
            <w:pPr>
              <w:contextualSpacing/>
              <w:jc w:val="center"/>
              <w:rPr>
                <w:rFonts w:ascii="Gill Sans MT" w:hAnsi="Gill Sans MT" w:cs="Times New Roman"/>
                <w:sz w:val="20"/>
              </w:rPr>
            </w:pPr>
            <w:r w:rsidRPr="00BE068B">
              <w:rPr>
                <w:rFonts w:ascii="Gill Sans MT" w:hAnsi="Gill Sans MT" w:cs="Times New Roman"/>
                <w:sz w:val="20"/>
              </w:rPr>
              <w:t>J.8</w:t>
            </w:r>
          </w:p>
        </w:tc>
      </w:tr>
      <w:tr w:rsidR="007045FC" w:rsidRPr="00BE068B" w14:paraId="3BD0BDDB" w14:textId="629248E6" w:rsidTr="00C67ECD">
        <w:trPr>
          <w:trHeight w:val="3418"/>
        </w:trPr>
        <w:tc>
          <w:tcPr>
            <w:tcW w:w="694" w:type="dxa"/>
          </w:tcPr>
          <w:p w14:paraId="06E642B5" w14:textId="77777777" w:rsidR="007045FC" w:rsidRPr="00BE068B" w:rsidRDefault="007045FC" w:rsidP="00F7697D">
            <w:pPr>
              <w:contextualSpacing/>
              <w:jc w:val="center"/>
              <w:rPr>
                <w:rFonts w:ascii="Gill Sans MT" w:hAnsi="Gill Sans MT"/>
                <w:sz w:val="20"/>
              </w:rPr>
            </w:pPr>
            <w:r w:rsidRPr="00BE068B">
              <w:rPr>
                <w:rFonts w:ascii="Gill Sans MT" w:hAnsi="Gill Sans MT"/>
                <w:sz w:val="20"/>
              </w:rPr>
              <w:t>Field</w:t>
            </w:r>
          </w:p>
        </w:tc>
        <w:tc>
          <w:tcPr>
            <w:tcW w:w="1101" w:type="dxa"/>
          </w:tcPr>
          <w:p w14:paraId="4A99D027" w14:textId="77777777" w:rsidR="007045FC" w:rsidRPr="00BE068B" w:rsidRDefault="007045FC" w:rsidP="00F7697D">
            <w:pPr>
              <w:contextualSpacing/>
              <w:jc w:val="center"/>
              <w:rPr>
                <w:rFonts w:ascii="Gill Sans MT" w:hAnsi="Gill Sans MT"/>
                <w:sz w:val="20"/>
              </w:rPr>
            </w:pPr>
            <w:r w:rsidRPr="00BE068B">
              <w:rPr>
                <w:rFonts w:ascii="Gill Sans MT" w:hAnsi="Gill Sans MT"/>
                <w:sz w:val="20"/>
              </w:rPr>
              <w:t>Field name</w:t>
            </w:r>
          </w:p>
        </w:tc>
        <w:tc>
          <w:tcPr>
            <w:tcW w:w="1594" w:type="dxa"/>
          </w:tcPr>
          <w:p w14:paraId="09D33D11" w14:textId="41308AD1" w:rsidR="007045FC" w:rsidRPr="00BE068B" w:rsidRDefault="007045FC" w:rsidP="00C67ECD">
            <w:pPr>
              <w:contextualSpacing/>
              <w:rPr>
                <w:rFonts w:ascii="Gill Sans MT" w:hAnsi="Gill Sans MT" w:cs="Times New Roman"/>
                <w:sz w:val="20"/>
              </w:rPr>
            </w:pPr>
            <w:commentRangeStart w:id="778"/>
            <w:r w:rsidRPr="00BE068B">
              <w:rPr>
                <w:rFonts w:ascii="Gill Sans MT" w:hAnsi="Gill Sans MT" w:cs="Times New Roman"/>
                <w:sz w:val="20"/>
              </w:rPr>
              <w:t>What is the tenure status of this field?</w:t>
            </w:r>
          </w:p>
          <w:p w14:paraId="00016226" w14:textId="01613371" w:rsidR="008B5DEC" w:rsidRPr="00BE068B" w:rsidRDefault="007045FC" w:rsidP="008B5DEC">
            <w:pPr>
              <w:contextualSpacing/>
              <w:rPr>
                <w:rFonts w:ascii="Gill Sans MT" w:hAnsi="Gill Sans MT" w:cs="Times New Roman"/>
                <w:sz w:val="20"/>
              </w:rPr>
            </w:pPr>
            <w:commentRangeStart w:id="779"/>
            <w:r w:rsidRPr="00BE068B">
              <w:rPr>
                <w:rFonts w:ascii="Gill Sans MT" w:hAnsi="Gill Sans MT" w:cs="Times New Roman"/>
                <w:sz w:val="20"/>
              </w:rPr>
              <w:t>1=State land</w:t>
            </w:r>
            <w:commentRangeEnd w:id="779"/>
            <w:r w:rsidRPr="00BE068B">
              <w:rPr>
                <w:rStyle w:val="CommentReference"/>
                <w:rFonts w:ascii="Gill Sans MT" w:eastAsiaTheme="minorHAnsi" w:hAnsi="Gill Sans MT"/>
              </w:rPr>
              <w:commentReference w:id="779"/>
            </w:r>
            <w:r w:rsidR="008B5DEC">
              <w:rPr>
                <w:rFonts w:ascii="Gill Sans MT" w:hAnsi="Gill Sans MT" w:cs="Times New Roman"/>
                <w:sz w:val="20"/>
              </w:rPr>
              <w:t xml:space="preserve"> – </w:t>
            </w:r>
          </w:p>
          <w:p w14:paraId="5FC58DA9" w14:textId="77777777" w:rsidR="007045FC" w:rsidRPr="00BE068B" w:rsidRDefault="007045FC" w:rsidP="00C67ECD">
            <w:pPr>
              <w:contextualSpacing/>
              <w:rPr>
                <w:rFonts w:ascii="Gill Sans MT" w:hAnsi="Gill Sans MT" w:cs="Times New Roman"/>
                <w:sz w:val="20"/>
              </w:rPr>
            </w:pPr>
            <w:r w:rsidRPr="00BE068B">
              <w:rPr>
                <w:rFonts w:ascii="Gill Sans MT" w:hAnsi="Gill Sans MT" w:cs="Times New Roman"/>
                <w:sz w:val="20"/>
              </w:rPr>
              <w:t>2=Former customary land converted to state land</w:t>
            </w:r>
          </w:p>
          <w:p w14:paraId="38D86842" w14:textId="77777777" w:rsidR="007045FC" w:rsidRPr="00BE068B" w:rsidRDefault="007045FC" w:rsidP="00C67ECD">
            <w:pPr>
              <w:contextualSpacing/>
              <w:rPr>
                <w:rFonts w:ascii="Gill Sans MT" w:hAnsi="Gill Sans MT" w:cs="Times New Roman"/>
                <w:sz w:val="20"/>
              </w:rPr>
            </w:pPr>
            <w:r w:rsidRPr="00BE068B">
              <w:rPr>
                <w:rFonts w:ascii="Gill Sans MT" w:hAnsi="Gill Sans MT" w:cs="Times New Roman"/>
                <w:sz w:val="20"/>
              </w:rPr>
              <w:t>3=</w:t>
            </w:r>
            <w:commentRangeStart w:id="780"/>
            <w:r w:rsidRPr="00BE068B">
              <w:rPr>
                <w:rFonts w:ascii="Gill Sans MT" w:hAnsi="Gill Sans MT" w:cs="Times New Roman"/>
                <w:sz w:val="20"/>
              </w:rPr>
              <w:t>Customary</w:t>
            </w:r>
            <w:commentRangeEnd w:id="780"/>
            <w:r w:rsidRPr="00BE068B">
              <w:rPr>
                <w:rStyle w:val="CommentReference"/>
                <w:rFonts w:ascii="Gill Sans MT" w:eastAsiaTheme="minorHAnsi" w:hAnsi="Gill Sans MT"/>
              </w:rPr>
              <w:commentReference w:id="780"/>
            </w:r>
          </w:p>
          <w:p w14:paraId="612479FA" w14:textId="77777777" w:rsidR="007045FC" w:rsidRPr="00BE068B" w:rsidRDefault="007045FC" w:rsidP="00C67ECD">
            <w:pPr>
              <w:contextualSpacing/>
              <w:rPr>
                <w:rFonts w:ascii="Gill Sans MT" w:hAnsi="Gill Sans MT" w:cs="Times New Roman"/>
                <w:sz w:val="20"/>
              </w:rPr>
            </w:pPr>
            <w:r w:rsidRPr="00BE068B">
              <w:rPr>
                <w:rFonts w:ascii="Gill Sans MT" w:hAnsi="Gill Sans MT" w:cs="Times New Roman"/>
                <w:sz w:val="20"/>
              </w:rPr>
              <w:t>97=</w:t>
            </w:r>
            <w:proofErr w:type="spellStart"/>
            <w:r w:rsidRPr="00BE068B">
              <w:rPr>
                <w:rFonts w:ascii="Gill Sans MT" w:hAnsi="Gill Sans MT" w:cs="Times New Roman"/>
                <w:sz w:val="20"/>
              </w:rPr>
              <w:t>Other</w:t>
            </w:r>
            <w:proofErr w:type="gramStart"/>
            <w:r w:rsidRPr="00BE068B">
              <w:rPr>
                <w:rFonts w:ascii="Gill Sans MT" w:hAnsi="Gill Sans MT" w:cs="Times New Roman"/>
                <w:sz w:val="20"/>
              </w:rPr>
              <w:t>,specify</w:t>
            </w:r>
            <w:proofErr w:type="spellEnd"/>
            <w:proofErr w:type="gramEnd"/>
          </w:p>
          <w:p w14:paraId="4F684908" w14:textId="77777777" w:rsidR="007045FC" w:rsidRPr="00BE068B" w:rsidRDefault="007045FC" w:rsidP="00C67ECD">
            <w:pPr>
              <w:contextualSpacing/>
              <w:rPr>
                <w:rFonts w:ascii="Gill Sans MT" w:hAnsi="Gill Sans MT" w:cs="Times New Roman"/>
                <w:sz w:val="20"/>
              </w:rPr>
            </w:pPr>
            <w:r w:rsidRPr="00BE068B">
              <w:rPr>
                <w:rFonts w:ascii="Gill Sans MT" w:hAnsi="Gill Sans MT" w:cs="Times New Roman"/>
                <w:sz w:val="20"/>
              </w:rPr>
              <w:t>888=Don't know</w:t>
            </w:r>
          </w:p>
          <w:p w14:paraId="6EC6903F" w14:textId="77777777" w:rsidR="007045FC" w:rsidRPr="00BE068B" w:rsidRDefault="007045FC" w:rsidP="00C67ECD">
            <w:pPr>
              <w:contextualSpacing/>
              <w:rPr>
                <w:rFonts w:ascii="Gill Sans MT" w:hAnsi="Gill Sans MT" w:cs="Times New Roman"/>
                <w:sz w:val="20"/>
              </w:rPr>
            </w:pPr>
            <w:r w:rsidRPr="00BE068B">
              <w:rPr>
                <w:rFonts w:ascii="Gill Sans MT" w:hAnsi="Gill Sans MT" w:cs="Times New Roman"/>
                <w:sz w:val="20"/>
              </w:rPr>
              <w:t>999=Prefer not to answer</w:t>
            </w:r>
            <w:commentRangeEnd w:id="778"/>
            <w:r w:rsidR="00042831">
              <w:rPr>
                <w:rStyle w:val="CommentReference"/>
                <w:rFonts w:eastAsiaTheme="minorHAnsi"/>
              </w:rPr>
              <w:commentReference w:id="778"/>
            </w:r>
          </w:p>
        </w:tc>
        <w:tc>
          <w:tcPr>
            <w:tcW w:w="1594" w:type="dxa"/>
          </w:tcPr>
          <w:p w14:paraId="5298A0A5" w14:textId="7E4A5567" w:rsidR="007045FC" w:rsidRPr="00BE068B" w:rsidRDefault="007045FC" w:rsidP="00C67ECD">
            <w:pPr>
              <w:contextualSpacing/>
              <w:rPr>
                <w:rFonts w:ascii="Gill Sans MT" w:hAnsi="Gill Sans MT" w:cs="Times New Roman"/>
                <w:sz w:val="20"/>
              </w:rPr>
            </w:pPr>
            <w:r w:rsidRPr="00BE068B">
              <w:rPr>
                <w:rFonts w:ascii="Gill Sans MT" w:hAnsi="Gill Sans MT" w:cs="Times New Roman"/>
                <w:sz w:val="20"/>
              </w:rPr>
              <w:t>Do you or your household have any kind of paper documentation for this field?</w:t>
            </w:r>
          </w:p>
          <w:p w14:paraId="4457B92D" w14:textId="77777777" w:rsidR="007045FC" w:rsidRPr="00BE068B" w:rsidRDefault="007045FC" w:rsidP="00C67EC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1=No</w:t>
            </w:r>
          </w:p>
          <w:p w14:paraId="7467C804" w14:textId="77777777" w:rsidR="007045FC" w:rsidRPr="00BE068B" w:rsidRDefault="007045FC" w:rsidP="00C67EC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2=Yes</w:t>
            </w:r>
          </w:p>
          <w:p w14:paraId="4C712508" w14:textId="77777777" w:rsidR="007045FC" w:rsidRPr="00BE068B" w:rsidRDefault="007045FC" w:rsidP="00C67EC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888=Don’t know</w:t>
            </w:r>
          </w:p>
          <w:p w14:paraId="2BA68D2F" w14:textId="77777777" w:rsidR="007045FC" w:rsidRPr="00BE068B" w:rsidRDefault="007045FC" w:rsidP="00C67ECD">
            <w:pPr>
              <w:contextualSpacing/>
              <w:rPr>
                <w:rFonts w:ascii="Gill Sans MT" w:hAnsi="Gill Sans MT"/>
                <w:sz w:val="20"/>
              </w:rPr>
            </w:pPr>
            <w:r w:rsidRPr="00BE068B">
              <w:rPr>
                <w:rFonts w:ascii="Gill Sans MT" w:hAnsi="Gill Sans MT"/>
                <w:sz w:val="20"/>
              </w:rPr>
              <w:t>999=Prefer not to respond</w:t>
            </w:r>
          </w:p>
          <w:p w14:paraId="68B23EBA" w14:textId="77777777" w:rsidR="00C67ECD" w:rsidRPr="00BE068B" w:rsidRDefault="00C67ECD" w:rsidP="00C67ECD">
            <w:pPr>
              <w:contextualSpacing/>
              <w:rPr>
                <w:rFonts w:ascii="Gill Sans MT" w:hAnsi="Gill Sans MT" w:cs="Times New Roman"/>
                <w:sz w:val="20"/>
              </w:rPr>
            </w:pPr>
          </w:p>
          <w:p w14:paraId="2F82FF6B" w14:textId="04D729CF" w:rsidR="007045FC" w:rsidRPr="00BE068B" w:rsidRDefault="00C67ECD" w:rsidP="00C67ECD">
            <w:pPr>
              <w:contextualSpacing/>
              <w:rPr>
                <w:rFonts w:ascii="Gill Sans MT" w:hAnsi="Gill Sans MT" w:cs="Times New Roman"/>
                <w:i/>
                <w:sz w:val="20"/>
              </w:rPr>
            </w:pPr>
            <w:r w:rsidRPr="00BE068B">
              <w:rPr>
                <w:rFonts w:ascii="Gill Sans MT" w:hAnsi="Gill Sans MT" w:cs="Times New Roman"/>
                <w:i/>
                <w:sz w:val="20"/>
              </w:rPr>
              <w:t>If not 2,skip to J6</w:t>
            </w:r>
          </w:p>
        </w:tc>
        <w:tc>
          <w:tcPr>
            <w:tcW w:w="1047" w:type="dxa"/>
          </w:tcPr>
          <w:p w14:paraId="4F8D8051" w14:textId="7355D51C" w:rsidR="007045FC" w:rsidRPr="00BE068B" w:rsidRDefault="007045FC" w:rsidP="00C67ECD">
            <w:pPr>
              <w:contextualSpacing/>
              <w:rPr>
                <w:rFonts w:ascii="Gill Sans MT" w:hAnsi="Gill Sans MT" w:cs="Times New Roman"/>
                <w:sz w:val="20"/>
              </w:rPr>
            </w:pPr>
            <w:r w:rsidRPr="00BE068B">
              <w:rPr>
                <w:rFonts w:ascii="Gill Sans MT" w:hAnsi="Gill Sans MT" w:cs="Times New Roman"/>
                <w:sz w:val="20"/>
              </w:rPr>
              <w:t>What type of documentation does your household have for this field?</w:t>
            </w:r>
          </w:p>
          <w:p w14:paraId="3DF7DBA6" w14:textId="77777777" w:rsidR="00C67ECD" w:rsidRPr="00BE068B" w:rsidRDefault="00C67ECD" w:rsidP="00C67ECD">
            <w:pPr>
              <w:contextualSpacing/>
              <w:rPr>
                <w:rFonts w:ascii="Gill Sans MT" w:hAnsi="Gill Sans MT" w:cs="Times New Roman"/>
                <w:sz w:val="20"/>
              </w:rPr>
            </w:pPr>
          </w:p>
          <w:p w14:paraId="0280721B" w14:textId="1F15026E" w:rsidR="007045FC" w:rsidRPr="00BE068B" w:rsidRDefault="007045FC" w:rsidP="00C67ECD">
            <w:pPr>
              <w:contextualSpacing/>
              <w:rPr>
                <w:rFonts w:ascii="Gill Sans MT" w:hAnsi="Gill Sans MT" w:cs="Times New Roman"/>
                <w:i/>
                <w:sz w:val="20"/>
              </w:rPr>
            </w:pPr>
            <w:r w:rsidRPr="00BE068B">
              <w:rPr>
                <w:rFonts w:ascii="Gill Sans MT" w:hAnsi="Gill Sans MT" w:cs="Times New Roman"/>
                <w:i/>
                <w:sz w:val="20"/>
              </w:rPr>
              <w:t>See code 121 below</w:t>
            </w:r>
          </w:p>
          <w:p w14:paraId="14A61EA6" w14:textId="71E8E3F2" w:rsidR="007045FC" w:rsidRPr="00BE068B" w:rsidRDefault="00C67ECD" w:rsidP="00C67ECD">
            <w:pPr>
              <w:contextualSpacing/>
              <w:rPr>
                <w:rFonts w:ascii="Gill Sans MT" w:hAnsi="Gill Sans MT" w:cs="Times New Roman"/>
                <w:sz w:val="20"/>
              </w:rPr>
            </w:pPr>
            <w:r w:rsidRPr="00BE068B">
              <w:rPr>
                <w:rFonts w:ascii="Gill Sans MT" w:hAnsi="Gill Sans MT" w:cs="Times New Roman"/>
                <w:i/>
                <w:sz w:val="20"/>
              </w:rPr>
              <w:t>If not 4, skip to J5</w:t>
            </w:r>
          </w:p>
        </w:tc>
        <w:tc>
          <w:tcPr>
            <w:tcW w:w="1080" w:type="dxa"/>
          </w:tcPr>
          <w:p w14:paraId="43F2798F" w14:textId="3EDD775A" w:rsidR="007045FC" w:rsidRPr="00BE068B" w:rsidRDefault="007045FC" w:rsidP="00C67ECD">
            <w:pPr>
              <w:contextualSpacing/>
              <w:rPr>
                <w:rFonts w:ascii="Gill Sans MT" w:hAnsi="Gill Sans MT" w:cs="Times New Roman"/>
                <w:sz w:val="20"/>
              </w:rPr>
            </w:pPr>
            <w:r w:rsidRPr="00BE068B">
              <w:rPr>
                <w:rFonts w:ascii="Gill Sans MT" w:hAnsi="Gill Sans MT" w:cs="Times New Roman"/>
                <w:sz w:val="20"/>
              </w:rPr>
              <w:t xml:space="preserve">Who </w:t>
            </w:r>
            <w:proofErr w:type="gramStart"/>
            <w:r w:rsidRPr="00BE068B">
              <w:rPr>
                <w:rFonts w:ascii="Gill Sans MT" w:hAnsi="Gill Sans MT" w:cs="Times New Roman"/>
                <w:sz w:val="20"/>
              </w:rPr>
              <w:t>is this letter signed by</w:t>
            </w:r>
            <w:proofErr w:type="gramEnd"/>
            <w:r w:rsidRPr="00BE068B">
              <w:rPr>
                <w:rFonts w:ascii="Gill Sans MT" w:hAnsi="Gill Sans MT" w:cs="Times New Roman"/>
                <w:sz w:val="20"/>
              </w:rPr>
              <w:t>?</w:t>
            </w:r>
          </w:p>
          <w:p w14:paraId="482E36B8" w14:textId="77777777" w:rsidR="007045FC" w:rsidRPr="00BE068B" w:rsidRDefault="007045FC" w:rsidP="00C67ECD">
            <w:pPr>
              <w:contextualSpacing/>
              <w:rPr>
                <w:rFonts w:ascii="Gill Sans MT" w:hAnsi="Gill Sans MT" w:cs="Times New Roman"/>
                <w:sz w:val="20"/>
              </w:rPr>
            </w:pPr>
            <w:r w:rsidRPr="00BE068B">
              <w:rPr>
                <w:rFonts w:ascii="Gill Sans MT" w:hAnsi="Gill Sans MT" w:cs="Times New Roman"/>
                <w:sz w:val="20"/>
              </w:rPr>
              <w:t>1=Chief</w:t>
            </w:r>
          </w:p>
          <w:p w14:paraId="2FF60D88" w14:textId="77777777" w:rsidR="007045FC" w:rsidRPr="00BE068B" w:rsidRDefault="007045FC" w:rsidP="00C67ECD">
            <w:pPr>
              <w:contextualSpacing/>
              <w:rPr>
                <w:rFonts w:ascii="Gill Sans MT" w:hAnsi="Gill Sans MT" w:cs="Times New Roman"/>
                <w:sz w:val="20"/>
              </w:rPr>
            </w:pPr>
            <w:r w:rsidRPr="00BE068B">
              <w:rPr>
                <w:rFonts w:ascii="Gill Sans MT" w:hAnsi="Gill Sans MT" w:cs="Times New Roman"/>
                <w:sz w:val="20"/>
              </w:rPr>
              <w:t>2=District Council</w:t>
            </w:r>
          </w:p>
          <w:p w14:paraId="0D71E856" w14:textId="77777777" w:rsidR="007045FC" w:rsidRPr="00BE068B" w:rsidRDefault="007045FC" w:rsidP="00C67ECD">
            <w:pPr>
              <w:contextualSpacing/>
              <w:rPr>
                <w:rFonts w:ascii="Gill Sans MT" w:hAnsi="Gill Sans MT" w:cs="Times New Roman"/>
                <w:sz w:val="20"/>
              </w:rPr>
            </w:pPr>
            <w:r w:rsidRPr="00BE068B">
              <w:rPr>
                <w:rFonts w:ascii="Gill Sans MT" w:hAnsi="Gill Sans MT" w:cs="Times New Roman"/>
                <w:sz w:val="20"/>
              </w:rPr>
              <w:t>3=Both</w:t>
            </w:r>
          </w:p>
          <w:p w14:paraId="65EADB1F" w14:textId="77777777" w:rsidR="007045FC" w:rsidRPr="00BE068B" w:rsidRDefault="007045FC" w:rsidP="00C67ECD">
            <w:pPr>
              <w:contextualSpacing/>
              <w:rPr>
                <w:rFonts w:ascii="Gill Sans MT" w:hAnsi="Gill Sans MT" w:cs="Times New Roman"/>
                <w:sz w:val="20"/>
              </w:rPr>
            </w:pPr>
            <w:r w:rsidRPr="00BE068B">
              <w:rPr>
                <w:rFonts w:ascii="Gill Sans MT" w:hAnsi="Gill Sans MT" w:cs="Times New Roman"/>
                <w:sz w:val="20"/>
              </w:rPr>
              <w:t>888=Don't know</w:t>
            </w:r>
          </w:p>
          <w:p w14:paraId="7DE510B8" w14:textId="77777777" w:rsidR="007045FC" w:rsidRPr="00BE068B" w:rsidRDefault="007045FC" w:rsidP="00C67ECD">
            <w:pPr>
              <w:contextualSpacing/>
              <w:rPr>
                <w:rFonts w:ascii="Gill Sans MT" w:hAnsi="Gill Sans MT" w:cs="Times New Roman"/>
                <w:sz w:val="20"/>
              </w:rPr>
            </w:pPr>
            <w:r w:rsidRPr="00BE068B">
              <w:rPr>
                <w:rFonts w:ascii="Gill Sans MT" w:hAnsi="Gill Sans MT" w:cs="Times New Roman"/>
                <w:sz w:val="20"/>
              </w:rPr>
              <w:t>999=Prefer not to answer</w:t>
            </w:r>
          </w:p>
        </w:tc>
        <w:tc>
          <w:tcPr>
            <w:tcW w:w="1530" w:type="dxa"/>
          </w:tcPr>
          <w:p w14:paraId="57BF6897" w14:textId="58512E00" w:rsidR="007045FC" w:rsidRPr="00BE068B" w:rsidRDefault="007045FC" w:rsidP="00C67ECD">
            <w:pPr>
              <w:contextualSpacing/>
              <w:rPr>
                <w:rFonts w:ascii="Gill Sans MT" w:hAnsi="Gill Sans MT" w:cs="Times New Roman"/>
                <w:sz w:val="20"/>
              </w:rPr>
            </w:pPr>
            <w:r w:rsidRPr="00BE068B">
              <w:rPr>
                <w:rFonts w:ascii="Gill Sans MT" w:hAnsi="Gill Sans MT" w:cs="Times New Roman"/>
                <w:sz w:val="20"/>
              </w:rPr>
              <w:t>Which household members are listed on the documentation for this field?</w:t>
            </w:r>
          </w:p>
          <w:p w14:paraId="651C4B89" w14:textId="77777777" w:rsidR="007045FC" w:rsidRPr="00BE068B" w:rsidRDefault="007045FC" w:rsidP="00C67ECD">
            <w:pPr>
              <w:contextualSpacing/>
              <w:rPr>
                <w:rFonts w:ascii="Gill Sans MT" w:hAnsi="Gill Sans MT" w:cs="Times New Roman"/>
                <w:sz w:val="20"/>
              </w:rPr>
            </w:pPr>
            <w:r w:rsidRPr="00BE068B">
              <w:rPr>
                <w:rFonts w:ascii="Gill Sans MT" w:hAnsi="Gill Sans MT" w:cs="Times New Roman"/>
                <w:sz w:val="20"/>
              </w:rPr>
              <w:t>1=Husband only</w:t>
            </w:r>
          </w:p>
          <w:p w14:paraId="098AA914" w14:textId="77777777" w:rsidR="007045FC" w:rsidRPr="00BE068B" w:rsidRDefault="007045FC" w:rsidP="00C67ECD">
            <w:pPr>
              <w:contextualSpacing/>
              <w:rPr>
                <w:rFonts w:ascii="Gill Sans MT" w:hAnsi="Gill Sans MT" w:cs="Times New Roman"/>
                <w:sz w:val="20"/>
              </w:rPr>
            </w:pPr>
            <w:r w:rsidRPr="00BE068B">
              <w:rPr>
                <w:rFonts w:ascii="Gill Sans MT" w:hAnsi="Gill Sans MT" w:cs="Times New Roman"/>
                <w:sz w:val="20"/>
              </w:rPr>
              <w:t>2=Wife only</w:t>
            </w:r>
          </w:p>
          <w:p w14:paraId="278523BB" w14:textId="77777777" w:rsidR="007045FC" w:rsidRPr="00BE068B" w:rsidRDefault="007045FC" w:rsidP="00C67ECD">
            <w:pPr>
              <w:contextualSpacing/>
              <w:rPr>
                <w:rFonts w:ascii="Gill Sans MT" w:hAnsi="Gill Sans MT" w:cs="Times New Roman"/>
                <w:sz w:val="20"/>
              </w:rPr>
            </w:pPr>
            <w:r w:rsidRPr="00BE068B">
              <w:rPr>
                <w:rFonts w:ascii="Gill Sans MT" w:hAnsi="Gill Sans MT" w:cs="Times New Roman"/>
                <w:sz w:val="20"/>
              </w:rPr>
              <w:t>3=Husband and wire</w:t>
            </w:r>
          </w:p>
          <w:p w14:paraId="39B89101" w14:textId="77777777" w:rsidR="007045FC" w:rsidRPr="00BE068B" w:rsidRDefault="007045FC" w:rsidP="00C67ECD">
            <w:pPr>
              <w:contextualSpacing/>
              <w:rPr>
                <w:rFonts w:ascii="Gill Sans MT" w:hAnsi="Gill Sans MT" w:cs="Times New Roman"/>
                <w:sz w:val="20"/>
              </w:rPr>
            </w:pPr>
            <w:r w:rsidRPr="00BE068B">
              <w:rPr>
                <w:rFonts w:ascii="Gill Sans MT" w:hAnsi="Gill Sans MT" w:cs="Times New Roman"/>
                <w:sz w:val="20"/>
              </w:rPr>
              <w:t>4=Husband, wife and children</w:t>
            </w:r>
          </w:p>
          <w:p w14:paraId="789FA58E" w14:textId="77777777" w:rsidR="007045FC" w:rsidRPr="00BE068B" w:rsidRDefault="007045FC" w:rsidP="00C67ECD">
            <w:pPr>
              <w:contextualSpacing/>
              <w:rPr>
                <w:rFonts w:ascii="Gill Sans MT" w:hAnsi="Gill Sans MT" w:cs="Times New Roman"/>
                <w:sz w:val="20"/>
              </w:rPr>
            </w:pPr>
            <w:r w:rsidRPr="00BE068B">
              <w:rPr>
                <w:rFonts w:ascii="Gill Sans MT" w:hAnsi="Gill Sans MT" w:cs="Times New Roman"/>
                <w:sz w:val="20"/>
              </w:rPr>
              <w:t>97=Other</w:t>
            </w:r>
          </w:p>
          <w:p w14:paraId="1F9F42C2" w14:textId="77777777" w:rsidR="007045FC" w:rsidRPr="00BE068B" w:rsidRDefault="007045FC" w:rsidP="00C67ECD">
            <w:pPr>
              <w:contextualSpacing/>
              <w:rPr>
                <w:rFonts w:ascii="Gill Sans MT" w:hAnsi="Gill Sans MT" w:cs="Times New Roman"/>
                <w:i/>
                <w:sz w:val="20"/>
              </w:rPr>
            </w:pPr>
            <w:r w:rsidRPr="00BE068B">
              <w:rPr>
                <w:rFonts w:ascii="Gill Sans MT" w:hAnsi="Gill Sans MT" w:cs="Times New Roman"/>
                <w:i/>
                <w:sz w:val="20"/>
              </w:rPr>
              <w:t>Probe and code</w:t>
            </w:r>
          </w:p>
        </w:tc>
        <w:tc>
          <w:tcPr>
            <w:tcW w:w="1530" w:type="dxa"/>
          </w:tcPr>
          <w:p w14:paraId="20A9085F" w14:textId="5029845C" w:rsidR="007045FC" w:rsidRPr="00BE068B" w:rsidRDefault="007045FC" w:rsidP="00C67ECD">
            <w:pPr>
              <w:contextualSpacing/>
              <w:rPr>
                <w:rFonts w:ascii="Gill Sans MT" w:hAnsi="Gill Sans MT" w:cs="Times New Roman"/>
                <w:sz w:val="20"/>
              </w:rPr>
            </w:pPr>
            <w:r w:rsidRPr="00BE068B">
              <w:rPr>
                <w:rFonts w:ascii="Gill Sans MT" w:hAnsi="Gill Sans MT" w:cs="Times New Roman"/>
                <w:sz w:val="20"/>
              </w:rPr>
              <w:t xml:space="preserve">In the next 5 years, how likely do you think it is that other households within your village </w:t>
            </w:r>
            <w:commentRangeStart w:id="781"/>
            <w:r w:rsidRPr="00BE068B">
              <w:rPr>
                <w:rFonts w:ascii="Gill Sans MT" w:hAnsi="Gill Sans MT" w:cs="Times New Roman"/>
                <w:sz w:val="20"/>
              </w:rPr>
              <w:t xml:space="preserve">may try to </w:t>
            </w:r>
            <w:proofErr w:type="gramStart"/>
            <w:r w:rsidRPr="00BE068B">
              <w:rPr>
                <w:rFonts w:ascii="Gill Sans MT" w:hAnsi="Gill Sans MT" w:cs="Times New Roman"/>
                <w:sz w:val="20"/>
              </w:rPr>
              <w:t>cross-over</w:t>
            </w:r>
            <w:proofErr w:type="gramEnd"/>
            <w:r w:rsidRPr="00BE068B">
              <w:rPr>
                <w:rFonts w:ascii="Gill Sans MT" w:hAnsi="Gill Sans MT" w:cs="Times New Roman"/>
                <w:sz w:val="20"/>
              </w:rPr>
              <w:t xml:space="preserve"> your boundaries </w:t>
            </w:r>
            <w:commentRangeEnd w:id="781"/>
            <w:r w:rsidR="00222712" w:rsidRPr="00BE068B">
              <w:rPr>
                <w:rStyle w:val="CommentReference"/>
                <w:rFonts w:ascii="Gill Sans MT" w:eastAsiaTheme="minorHAnsi" w:hAnsi="Gill Sans MT"/>
              </w:rPr>
              <w:commentReference w:id="781"/>
            </w:r>
            <w:r w:rsidRPr="00BE068B">
              <w:rPr>
                <w:rFonts w:ascii="Gill Sans MT" w:hAnsi="Gill Sans MT" w:cs="Times New Roman"/>
                <w:sz w:val="20"/>
              </w:rPr>
              <w:t>(step on your side) and take or use some of this field?</w:t>
            </w:r>
          </w:p>
          <w:p w14:paraId="4D6BA4F1" w14:textId="77777777" w:rsidR="00C67ECD" w:rsidRPr="00BE068B" w:rsidRDefault="00C67ECD" w:rsidP="00C67ECD">
            <w:pPr>
              <w:contextualSpacing/>
              <w:rPr>
                <w:rFonts w:ascii="Gill Sans MT" w:hAnsi="Gill Sans MT" w:cs="Times New Roman"/>
                <w:sz w:val="20"/>
              </w:rPr>
            </w:pPr>
          </w:p>
          <w:p w14:paraId="6D71E873" w14:textId="1C5C617F" w:rsidR="007045FC" w:rsidRPr="00BE068B" w:rsidRDefault="007045FC" w:rsidP="00C67ECD">
            <w:pPr>
              <w:contextualSpacing/>
              <w:rPr>
                <w:rFonts w:ascii="Gill Sans MT" w:hAnsi="Gill Sans MT" w:cs="Times New Roman"/>
                <w:i/>
                <w:sz w:val="20"/>
              </w:rPr>
            </w:pPr>
            <w:r w:rsidRPr="00BE068B">
              <w:rPr>
                <w:rFonts w:ascii="Gill Sans MT" w:hAnsi="Gill Sans MT" w:cs="Times New Roman"/>
                <w:i/>
                <w:sz w:val="20"/>
              </w:rPr>
              <w:t>(See Code 112 Below)</w:t>
            </w:r>
          </w:p>
        </w:tc>
        <w:tc>
          <w:tcPr>
            <w:tcW w:w="1170" w:type="dxa"/>
          </w:tcPr>
          <w:p w14:paraId="3C3AFA74" w14:textId="27121224" w:rsidR="007045FC" w:rsidRPr="00BE068B" w:rsidRDefault="007045FC" w:rsidP="00C67ECD">
            <w:pPr>
              <w:contextualSpacing/>
              <w:rPr>
                <w:rFonts w:ascii="Gill Sans MT" w:hAnsi="Gill Sans MT" w:cs="Times New Roman"/>
                <w:sz w:val="20"/>
              </w:rPr>
            </w:pPr>
            <w:r w:rsidRPr="00BE068B">
              <w:rPr>
                <w:rFonts w:ascii="Gill Sans MT" w:hAnsi="Gill Sans MT" w:cs="Times New Roman"/>
                <w:sz w:val="20"/>
              </w:rPr>
              <w:t>In the next 5 years, how likely do you think it is that elites/big people may take this field without your permission/ agreement?</w:t>
            </w:r>
          </w:p>
          <w:p w14:paraId="35A39AFA" w14:textId="77777777" w:rsidR="00C67ECD" w:rsidRPr="00BE068B" w:rsidRDefault="00C67ECD" w:rsidP="00C67ECD">
            <w:pPr>
              <w:contextualSpacing/>
              <w:rPr>
                <w:rFonts w:ascii="Gill Sans MT" w:hAnsi="Gill Sans MT" w:cs="Times New Roman"/>
                <w:sz w:val="20"/>
              </w:rPr>
            </w:pPr>
          </w:p>
          <w:p w14:paraId="04E6D112" w14:textId="3F50DDDE" w:rsidR="007045FC" w:rsidRPr="00BE068B" w:rsidRDefault="007045FC" w:rsidP="00C67ECD">
            <w:pPr>
              <w:contextualSpacing/>
              <w:rPr>
                <w:rFonts w:ascii="Gill Sans MT" w:hAnsi="Gill Sans MT" w:cs="Times New Roman"/>
                <w:i/>
                <w:sz w:val="20"/>
              </w:rPr>
            </w:pPr>
            <w:r w:rsidRPr="00BE068B">
              <w:rPr>
                <w:rFonts w:ascii="Gill Sans MT" w:hAnsi="Gill Sans MT" w:cs="Times New Roman"/>
                <w:i/>
                <w:sz w:val="20"/>
              </w:rPr>
              <w:t>(</w:t>
            </w:r>
            <w:proofErr w:type="gramStart"/>
            <w:r w:rsidRPr="00BE068B">
              <w:rPr>
                <w:rFonts w:ascii="Gill Sans MT" w:hAnsi="Gill Sans MT" w:cs="Times New Roman"/>
                <w:i/>
                <w:sz w:val="20"/>
              </w:rPr>
              <w:t>See  Code</w:t>
            </w:r>
            <w:proofErr w:type="gramEnd"/>
            <w:r w:rsidRPr="00BE068B">
              <w:rPr>
                <w:rFonts w:ascii="Gill Sans MT" w:hAnsi="Gill Sans MT" w:cs="Times New Roman"/>
                <w:i/>
                <w:sz w:val="20"/>
              </w:rPr>
              <w:t xml:space="preserve">  112 Below)</w:t>
            </w:r>
          </w:p>
        </w:tc>
        <w:tc>
          <w:tcPr>
            <w:tcW w:w="1350" w:type="dxa"/>
          </w:tcPr>
          <w:p w14:paraId="587AA4BB" w14:textId="169BC6C6" w:rsidR="007045FC" w:rsidRPr="00BE068B" w:rsidRDefault="007045FC" w:rsidP="00C67ECD">
            <w:pPr>
              <w:contextualSpacing/>
              <w:rPr>
                <w:rFonts w:ascii="Gill Sans MT" w:hAnsi="Gill Sans MT" w:cs="Times New Roman"/>
                <w:sz w:val="20"/>
              </w:rPr>
            </w:pPr>
            <w:r w:rsidRPr="00BE068B">
              <w:rPr>
                <w:rFonts w:ascii="Gill Sans MT" w:hAnsi="Gill Sans MT" w:cs="Times New Roman"/>
                <w:sz w:val="20"/>
              </w:rPr>
              <w:t>In the next 5 years, how likely do you think it is that people from a neighboring community with encroach/cross-over to use this field?</w:t>
            </w:r>
          </w:p>
          <w:p w14:paraId="607D3219" w14:textId="77777777" w:rsidR="00C67ECD" w:rsidRPr="00BE068B" w:rsidRDefault="00C67ECD" w:rsidP="00C67ECD">
            <w:pPr>
              <w:contextualSpacing/>
              <w:rPr>
                <w:rFonts w:ascii="Gill Sans MT" w:hAnsi="Gill Sans MT" w:cs="Times New Roman"/>
                <w:sz w:val="20"/>
              </w:rPr>
            </w:pPr>
          </w:p>
          <w:p w14:paraId="21039139" w14:textId="71254EE7" w:rsidR="007045FC" w:rsidRPr="00BE068B" w:rsidRDefault="007045FC" w:rsidP="00C67ECD">
            <w:pPr>
              <w:contextualSpacing/>
              <w:rPr>
                <w:rFonts w:ascii="Gill Sans MT" w:hAnsi="Gill Sans MT" w:cs="Times New Roman"/>
                <w:sz w:val="20"/>
              </w:rPr>
            </w:pPr>
            <w:r w:rsidRPr="00BE068B">
              <w:rPr>
                <w:rFonts w:ascii="Gill Sans MT" w:hAnsi="Gill Sans MT" w:cs="Times New Roman"/>
                <w:sz w:val="20"/>
              </w:rPr>
              <w:t>(</w:t>
            </w:r>
            <w:r w:rsidRPr="00BE068B">
              <w:rPr>
                <w:rFonts w:ascii="Gill Sans MT" w:hAnsi="Gill Sans MT" w:cs="Times New Roman"/>
                <w:i/>
                <w:sz w:val="20"/>
              </w:rPr>
              <w:t>See Code 112 Below)</w:t>
            </w:r>
            <w:r w:rsidRPr="00BE068B">
              <w:rPr>
                <w:rStyle w:val="CommentReference"/>
                <w:rFonts w:ascii="Gill Sans MT" w:eastAsiaTheme="minorHAnsi" w:hAnsi="Gill Sans MT"/>
                <w:i/>
              </w:rPr>
              <w:commentReference w:id="782"/>
            </w:r>
          </w:p>
        </w:tc>
      </w:tr>
      <w:tr w:rsidR="007045FC" w:rsidRPr="00BE068B" w14:paraId="7029946D" w14:textId="20E7003D" w:rsidTr="00C67ECD">
        <w:trPr>
          <w:trHeight w:val="20"/>
        </w:trPr>
        <w:tc>
          <w:tcPr>
            <w:tcW w:w="694" w:type="dxa"/>
          </w:tcPr>
          <w:p w14:paraId="73769181" w14:textId="501EFD1B" w:rsidR="007045FC" w:rsidRPr="00BE068B" w:rsidRDefault="007045FC" w:rsidP="00F7697D">
            <w:pPr>
              <w:kinsoku w:val="0"/>
              <w:overflowPunct w:val="0"/>
              <w:autoSpaceDE w:val="0"/>
              <w:autoSpaceDN w:val="0"/>
              <w:adjustRightInd w:val="0"/>
              <w:contextualSpacing/>
              <w:jc w:val="center"/>
              <w:rPr>
                <w:rFonts w:ascii="Gill Sans MT" w:hAnsi="Gill Sans MT" w:cs="Times New Roman"/>
                <w:b/>
                <w:bCs/>
                <w:spacing w:val="1"/>
                <w:w w:val="105"/>
                <w:sz w:val="18"/>
                <w:szCs w:val="18"/>
              </w:rPr>
            </w:pPr>
            <w:r w:rsidRPr="00BE068B">
              <w:rPr>
                <w:rFonts w:ascii="Gill Sans MT" w:hAnsi="Gill Sans MT" w:cs="Times New Roman"/>
                <w:b/>
                <w:bCs/>
                <w:spacing w:val="1"/>
                <w:w w:val="105"/>
                <w:sz w:val="18"/>
                <w:szCs w:val="18"/>
              </w:rPr>
              <w:t>FIELD</w:t>
            </w:r>
          </w:p>
        </w:tc>
        <w:tc>
          <w:tcPr>
            <w:tcW w:w="1101" w:type="dxa"/>
          </w:tcPr>
          <w:p w14:paraId="26B8E5BF" w14:textId="77777777" w:rsidR="007045FC" w:rsidRPr="00BE068B" w:rsidRDefault="007045FC" w:rsidP="00F7697D">
            <w:pPr>
              <w:kinsoku w:val="0"/>
              <w:overflowPunct w:val="0"/>
              <w:autoSpaceDE w:val="0"/>
              <w:autoSpaceDN w:val="0"/>
              <w:adjustRightInd w:val="0"/>
              <w:ind w:right="54"/>
              <w:contextualSpacing/>
              <w:jc w:val="center"/>
              <w:rPr>
                <w:rFonts w:ascii="Gill Sans MT" w:hAnsi="Gill Sans MT" w:cs="Times New Roman"/>
                <w:b/>
                <w:bCs/>
                <w:spacing w:val="1"/>
                <w:w w:val="105"/>
                <w:sz w:val="18"/>
                <w:szCs w:val="18"/>
              </w:rPr>
            </w:pPr>
            <w:proofErr w:type="spellStart"/>
            <w:proofErr w:type="gramStart"/>
            <w:r w:rsidRPr="00BE068B">
              <w:rPr>
                <w:rFonts w:ascii="Gill Sans MT" w:hAnsi="Gill Sans MT" w:cs="Times New Roman"/>
                <w:b/>
                <w:bCs/>
                <w:spacing w:val="1"/>
                <w:w w:val="105"/>
                <w:sz w:val="18"/>
                <w:szCs w:val="18"/>
              </w:rPr>
              <w:t>f</w:t>
            </w:r>
            <w:proofErr w:type="gramEnd"/>
            <w:r w:rsidRPr="00BE068B">
              <w:rPr>
                <w:rFonts w:ascii="Gill Sans MT" w:hAnsi="Gill Sans MT" w:cs="Times New Roman"/>
                <w:b/>
                <w:bCs/>
                <w:spacing w:val="1"/>
                <w:w w:val="105"/>
                <w:sz w:val="18"/>
                <w:szCs w:val="18"/>
              </w:rPr>
              <w:t>_nickname</w:t>
            </w:r>
            <w:proofErr w:type="spellEnd"/>
          </w:p>
        </w:tc>
        <w:tc>
          <w:tcPr>
            <w:tcW w:w="1594" w:type="dxa"/>
          </w:tcPr>
          <w:p w14:paraId="1E5288CF" w14:textId="77777777" w:rsidR="007045FC" w:rsidRPr="00BE068B" w:rsidRDefault="007045FC" w:rsidP="00F7697D">
            <w:pPr>
              <w:kinsoku w:val="0"/>
              <w:overflowPunct w:val="0"/>
              <w:autoSpaceDE w:val="0"/>
              <w:autoSpaceDN w:val="0"/>
              <w:adjustRightInd w:val="0"/>
              <w:contextualSpacing/>
              <w:jc w:val="center"/>
              <w:rPr>
                <w:rFonts w:ascii="Gill Sans MT" w:hAnsi="Gill Sans MT" w:cs="Times New Roman"/>
                <w:b/>
                <w:bCs/>
                <w:spacing w:val="1"/>
                <w:w w:val="105"/>
                <w:sz w:val="18"/>
                <w:szCs w:val="18"/>
              </w:rPr>
            </w:pPr>
            <w:proofErr w:type="spellStart"/>
            <w:proofErr w:type="gramStart"/>
            <w:r w:rsidRPr="00BE068B">
              <w:rPr>
                <w:rFonts w:ascii="Gill Sans MT" w:hAnsi="Gill Sans MT" w:cs="Times New Roman"/>
                <w:b/>
                <w:bCs/>
                <w:spacing w:val="1"/>
                <w:w w:val="105"/>
                <w:sz w:val="18"/>
                <w:szCs w:val="18"/>
              </w:rPr>
              <w:t>tenurestatus</w:t>
            </w:r>
            <w:proofErr w:type="spellEnd"/>
            <w:proofErr w:type="gramEnd"/>
          </w:p>
        </w:tc>
        <w:tc>
          <w:tcPr>
            <w:tcW w:w="1594" w:type="dxa"/>
          </w:tcPr>
          <w:p w14:paraId="5F573E6B" w14:textId="77777777" w:rsidR="007045FC" w:rsidRPr="00BE068B" w:rsidRDefault="007045FC" w:rsidP="00F7697D">
            <w:pPr>
              <w:kinsoku w:val="0"/>
              <w:overflowPunct w:val="0"/>
              <w:autoSpaceDE w:val="0"/>
              <w:autoSpaceDN w:val="0"/>
              <w:adjustRightInd w:val="0"/>
              <w:contextualSpacing/>
              <w:jc w:val="center"/>
              <w:rPr>
                <w:rFonts w:ascii="Gill Sans MT" w:hAnsi="Gill Sans MT" w:cs="Times New Roman"/>
                <w:b/>
                <w:bCs/>
                <w:spacing w:val="1"/>
                <w:w w:val="105"/>
                <w:sz w:val="18"/>
                <w:szCs w:val="18"/>
              </w:rPr>
            </w:pPr>
            <w:proofErr w:type="spellStart"/>
            <w:proofErr w:type="gramStart"/>
            <w:r w:rsidRPr="00BE068B">
              <w:rPr>
                <w:rFonts w:ascii="Gill Sans MT" w:hAnsi="Gill Sans MT" w:cs="Times New Roman"/>
                <w:b/>
                <w:bCs/>
                <w:spacing w:val="1"/>
                <w:w w:val="105"/>
                <w:sz w:val="18"/>
                <w:szCs w:val="18"/>
              </w:rPr>
              <w:t>paperdoc</w:t>
            </w:r>
            <w:proofErr w:type="spellEnd"/>
            <w:proofErr w:type="gramEnd"/>
          </w:p>
        </w:tc>
        <w:tc>
          <w:tcPr>
            <w:tcW w:w="1047" w:type="dxa"/>
          </w:tcPr>
          <w:p w14:paraId="31028B2E" w14:textId="77777777" w:rsidR="007045FC" w:rsidRPr="00BE068B" w:rsidRDefault="007045FC" w:rsidP="00F7697D">
            <w:pPr>
              <w:kinsoku w:val="0"/>
              <w:overflowPunct w:val="0"/>
              <w:autoSpaceDE w:val="0"/>
              <w:autoSpaceDN w:val="0"/>
              <w:adjustRightInd w:val="0"/>
              <w:contextualSpacing/>
              <w:jc w:val="center"/>
              <w:rPr>
                <w:rFonts w:ascii="Gill Sans MT" w:hAnsi="Gill Sans MT" w:cs="Times New Roman"/>
                <w:b/>
                <w:bCs/>
                <w:spacing w:val="1"/>
                <w:w w:val="105"/>
                <w:sz w:val="18"/>
                <w:szCs w:val="18"/>
              </w:rPr>
            </w:pPr>
            <w:proofErr w:type="gramStart"/>
            <w:r w:rsidRPr="00BE068B">
              <w:rPr>
                <w:rFonts w:ascii="Gill Sans MT" w:hAnsi="Gill Sans MT" w:cs="Times New Roman"/>
                <w:b/>
                <w:bCs/>
                <w:spacing w:val="1"/>
                <w:w w:val="105"/>
                <w:sz w:val="18"/>
                <w:szCs w:val="18"/>
              </w:rPr>
              <w:t>document</w:t>
            </w:r>
            <w:proofErr w:type="gramEnd"/>
          </w:p>
        </w:tc>
        <w:tc>
          <w:tcPr>
            <w:tcW w:w="1080" w:type="dxa"/>
          </w:tcPr>
          <w:p w14:paraId="49A2244D" w14:textId="77777777" w:rsidR="007045FC" w:rsidRPr="00BE068B" w:rsidRDefault="007045FC" w:rsidP="00F7697D">
            <w:pPr>
              <w:kinsoku w:val="0"/>
              <w:overflowPunct w:val="0"/>
              <w:autoSpaceDE w:val="0"/>
              <w:autoSpaceDN w:val="0"/>
              <w:adjustRightInd w:val="0"/>
              <w:contextualSpacing/>
              <w:jc w:val="center"/>
              <w:rPr>
                <w:rFonts w:ascii="Gill Sans MT" w:hAnsi="Gill Sans MT" w:cs="Times New Roman"/>
                <w:b/>
                <w:bCs/>
                <w:spacing w:val="1"/>
                <w:w w:val="105"/>
                <w:sz w:val="18"/>
                <w:szCs w:val="18"/>
              </w:rPr>
            </w:pPr>
            <w:proofErr w:type="spellStart"/>
            <w:proofErr w:type="gramStart"/>
            <w:r w:rsidRPr="00BE068B">
              <w:rPr>
                <w:rFonts w:ascii="Gill Sans MT" w:hAnsi="Gill Sans MT" w:cs="Times New Roman"/>
                <w:b/>
                <w:bCs/>
                <w:spacing w:val="1"/>
                <w:w w:val="105"/>
                <w:sz w:val="18"/>
                <w:szCs w:val="18"/>
              </w:rPr>
              <w:t>docsign</w:t>
            </w:r>
            <w:proofErr w:type="spellEnd"/>
            <w:proofErr w:type="gramEnd"/>
          </w:p>
        </w:tc>
        <w:tc>
          <w:tcPr>
            <w:tcW w:w="1530" w:type="dxa"/>
          </w:tcPr>
          <w:p w14:paraId="6C57677A" w14:textId="77777777" w:rsidR="007045FC" w:rsidRPr="00BE068B" w:rsidRDefault="007045FC" w:rsidP="00F7697D">
            <w:pPr>
              <w:kinsoku w:val="0"/>
              <w:overflowPunct w:val="0"/>
              <w:autoSpaceDE w:val="0"/>
              <w:autoSpaceDN w:val="0"/>
              <w:adjustRightInd w:val="0"/>
              <w:contextualSpacing/>
              <w:jc w:val="center"/>
              <w:rPr>
                <w:rFonts w:ascii="Gill Sans MT" w:hAnsi="Gill Sans MT" w:cs="Times New Roman"/>
                <w:b/>
                <w:bCs/>
                <w:spacing w:val="1"/>
                <w:w w:val="105"/>
                <w:sz w:val="18"/>
                <w:szCs w:val="18"/>
              </w:rPr>
            </w:pPr>
            <w:proofErr w:type="spellStart"/>
            <w:proofErr w:type="gramStart"/>
            <w:r w:rsidRPr="00BE068B">
              <w:rPr>
                <w:rFonts w:ascii="Gill Sans MT" w:hAnsi="Gill Sans MT" w:cs="Times New Roman"/>
                <w:b/>
                <w:bCs/>
                <w:spacing w:val="1"/>
                <w:w w:val="105"/>
                <w:sz w:val="18"/>
                <w:szCs w:val="18"/>
              </w:rPr>
              <w:t>decument</w:t>
            </w:r>
            <w:proofErr w:type="gramEnd"/>
            <w:r w:rsidRPr="00BE068B">
              <w:rPr>
                <w:rFonts w:ascii="Gill Sans MT" w:hAnsi="Gill Sans MT" w:cs="Times New Roman"/>
                <w:b/>
                <w:bCs/>
                <w:spacing w:val="1"/>
                <w:w w:val="105"/>
                <w:sz w:val="18"/>
                <w:szCs w:val="18"/>
              </w:rPr>
              <w:t>_mem</w:t>
            </w:r>
            <w:proofErr w:type="spellEnd"/>
          </w:p>
        </w:tc>
        <w:tc>
          <w:tcPr>
            <w:tcW w:w="1530" w:type="dxa"/>
          </w:tcPr>
          <w:p w14:paraId="5E6752FA" w14:textId="0AD9FD88" w:rsidR="007045FC" w:rsidRPr="00BE068B" w:rsidRDefault="007045FC" w:rsidP="00F7697D">
            <w:pPr>
              <w:kinsoku w:val="0"/>
              <w:overflowPunct w:val="0"/>
              <w:autoSpaceDE w:val="0"/>
              <w:autoSpaceDN w:val="0"/>
              <w:adjustRightInd w:val="0"/>
              <w:contextualSpacing/>
              <w:jc w:val="center"/>
              <w:rPr>
                <w:rFonts w:ascii="Gill Sans MT" w:hAnsi="Gill Sans MT" w:cs="Times New Roman"/>
                <w:b/>
                <w:bCs/>
                <w:spacing w:val="1"/>
                <w:w w:val="105"/>
                <w:sz w:val="18"/>
                <w:szCs w:val="18"/>
              </w:rPr>
            </w:pPr>
            <w:proofErr w:type="spellStart"/>
            <w:proofErr w:type="gramStart"/>
            <w:r w:rsidRPr="00BE068B">
              <w:rPr>
                <w:rFonts w:ascii="Gill Sans MT" w:hAnsi="Gill Sans MT" w:cs="Times New Roman"/>
                <w:b/>
                <w:bCs/>
                <w:spacing w:val="1"/>
                <w:w w:val="105"/>
                <w:sz w:val="18"/>
                <w:szCs w:val="18"/>
              </w:rPr>
              <w:t>villhh</w:t>
            </w:r>
            <w:proofErr w:type="gramEnd"/>
            <w:r w:rsidRPr="00BE068B">
              <w:rPr>
                <w:rFonts w:ascii="Gill Sans MT" w:hAnsi="Gill Sans MT" w:cs="Times New Roman"/>
                <w:b/>
                <w:bCs/>
                <w:spacing w:val="1"/>
                <w:w w:val="105"/>
                <w:sz w:val="18"/>
                <w:szCs w:val="18"/>
              </w:rPr>
              <w:t>_encroach</w:t>
            </w:r>
            <w:proofErr w:type="spellEnd"/>
          </w:p>
        </w:tc>
        <w:tc>
          <w:tcPr>
            <w:tcW w:w="1170" w:type="dxa"/>
          </w:tcPr>
          <w:p w14:paraId="743BF76E" w14:textId="4B3464CB" w:rsidR="007045FC" w:rsidRPr="00BE068B" w:rsidRDefault="007045FC" w:rsidP="00F7697D">
            <w:pPr>
              <w:kinsoku w:val="0"/>
              <w:overflowPunct w:val="0"/>
              <w:autoSpaceDE w:val="0"/>
              <w:autoSpaceDN w:val="0"/>
              <w:adjustRightInd w:val="0"/>
              <w:contextualSpacing/>
              <w:jc w:val="center"/>
              <w:rPr>
                <w:rFonts w:ascii="Gill Sans MT" w:hAnsi="Gill Sans MT" w:cs="Times New Roman"/>
                <w:b/>
                <w:bCs/>
                <w:spacing w:val="1"/>
                <w:w w:val="105"/>
                <w:sz w:val="18"/>
                <w:szCs w:val="18"/>
              </w:rPr>
            </w:pPr>
            <w:proofErr w:type="spellStart"/>
            <w:proofErr w:type="gramStart"/>
            <w:r w:rsidRPr="00BE068B">
              <w:rPr>
                <w:rFonts w:ascii="Gill Sans MT" w:hAnsi="Gill Sans MT" w:cs="Times New Roman"/>
                <w:b/>
                <w:bCs/>
                <w:spacing w:val="1"/>
                <w:w w:val="105"/>
                <w:sz w:val="18"/>
                <w:szCs w:val="18"/>
              </w:rPr>
              <w:t>elite</w:t>
            </w:r>
            <w:proofErr w:type="gramEnd"/>
            <w:r w:rsidRPr="00BE068B">
              <w:rPr>
                <w:rFonts w:ascii="Gill Sans MT" w:hAnsi="Gill Sans MT" w:cs="Times New Roman"/>
                <w:b/>
                <w:bCs/>
                <w:spacing w:val="1"/>
                <w:w w:val="105"/>
                <w:sz w:val="18"/>
                <w:szCs w:val="18"/>
              </w:rPr>
              <w:t>_encroach</w:t>
            </w:r>
            <w:proofErr w:type="spellEnd"/>
          </w:p>
        </w:tc>
        <w:tc>
          <w:tcPr>
            <w:tcW w:w="1350" w:type="dxa"/>
          </w:tcPr>
          <w:p w14:paraId="5900F767" w14:textId="4944C93B" w:rsidR="007045FC" w:rsidRPr="00BE068B" w:rsidRDefault="007045FC" w:rsidP="00F7697D">
            <w:pPr>
              <w:kinsoku w:val="0"/>
              <w:overflowPunct w:val="0"/>
              <w:autoSpaceDE w:val="0"/>
              <w:autoSpaceDN w:val="0"/>
              <w:adjustRightInd w:val="0"/>
              <w:contextualSpacing/>
              <w:jc w:val="center"/>
              <w:rPr>
                <w:rFonts w:ascii="Gill Sans MT" w:hAnsi="Gill Sans MT" w:cs="Times New Roman"/>
                <w:b/>
                <w:bCs/>
                <w:spacing w:val="1"/>
                <w:w w:val="105"/>
                <w:sz w:val="18"/>
                <w:szCs w:val="18"/>
              </w:rPr>
            </w:pPr>
            <w:proofErr w:type="spellStart"/>
            <w:proofErr w:type="gramStart"/>
            <w:r w:rsidRPr="00BE068B">
              <w:rPr>
                <w:rFonts w:ascii="Gill Sans MT" w:hAnsi="Gill Sans MT" w:cs="Times New Roman"/>
                <w:b/>
                <w:bCs/>
                <w:spacing w:val="1"/>
                <w:w w:val="105"/>
                <w:sz w:val="18"/>
                <w:szCs w:val="18"/>
              </w:rPr>
              <w:t>neighvill</w:t>
            </w:r>
            <w:proofErr w:type="gramEnd"/>
            <w:r w:rsidRPr="00BE068B">
              <w:rPr>
                <w:rFonts w:ascii="Gill Sans MT" w:hAnsi="Gill Sans MT" w:cs="Times New Roman"/>
                <w:b/>
                <w:bCs/>
                <w:spacing w:val="1"/>
                <w:w w:val="105"/>
                <w:sz w:val="18"/>
                <w:szCs w:val="18"/>
              </w:rPr>
              <w:t>_encroach</w:t>
            </w:r>
            <w:proofErr w:type="spellEnd"/>
          </w:p>
        </w:tc>
      </w:tr>
      <w:tr w:rsidR="007045FC" w:rsidRPr="00BE068B" w14:paraId="01C90AD2" w14:textId="1520230E" w:rsidTr="00C67ECD">
        <w:trPr>
          <w:trHeight w:val="20"/>
        </w:trPr>
        <w:tc>
          <w:tcPr>
            <w:tcW w:w="694" w:type="dxa"/>
          </w:tcPr>
          <w:p w14:paraId="06300307" w14:textId="77777777" w:rsidR="007045FC" w:rsidRPr="00BE068B" w:rsidRDefault="007045FC" w:rsidP="00F7697D">
            <w:pPr>
              <w:contextualSpacing/>
              <w:jc w:val="center"/>
              <w:rPr>
                <w:rFonts w:ascii="Gill Sans MT" w:hAnsi="Gill Sans MT"/>
                <w:sz w:val="20"/>
              </w:rPr>
            </w:pPr>
            <w:r w:rsidRPr="00BE068B">
              <w:rPr>
                <w:rFonts w:ascii="Gill Sans MT" w:hAnsi="Gill Sans MT"/>
                <w:sz w:val="20"/>
              </w:rPr>
              <w:t>1</w:t>
            </w:r>
          </w:p>
        </w:tc>
        <w:tc>
          <w:tcPr>
            <w:tcW w:w="1101" w:type="dxa"/>
          </w:tcPr>
          <w:p w14:paraId="7AF0C688" w14:textId="77777777" w:rsidR="007045FC" w:rsidRPr="00BE068B" w:rsidRDefault="007045FC" w:rsidP="00F7697D">
            <w:pPr>
              <w:contextualSpacing/>
              <w:jc w:val="center"/>
              <w:rPr>
                <w:rFonts w:ascii="Gill Sans MT" w:hAnsi="Gill Sans MT"/>
                <w:sz w:val="20"/>
              </w:rPr>
            </w:pPr>
          </w:p>
        </w:tc>
        <w:tc>
          <w:tcPr>
            <w:tcW w:w="1594" w:type="dxa"/>
          </w:tcPr>
          <w:p w14:paraId="01FD48F2" w14:textId="77777777" w:rsidR="007045FC" w:rsidRPr="00BE068B" w:rsidRDefault="007045FC" w:rsidP="00F7697D">
            <w:pPr>
              <w:contextualSpacing/>
              <w:jc w:val="center"/>
              <w:rPr>
                <w:rFonts w:ascii="Gill Sans MT" w:hAnsi="Gill Sans MT"/>
                <w:sz w:val="20"/>
              </w:rPr>
            </w:pPr>
          </w:p>
        </w:tc>
        <w:tc>
          <w:tcPr>
            <w:tcW w:w="1594" w:type="dxa"/>
          </w:tcPr>
          <w:p w14:paraId="6CE41100" w14:textId="77777777" w:rsidR="007045FC" w:rsidRPr="00BE068B" w:rsidRDefault="007045FC" w:rsidP="00F7697D">
            <w:pPr>
              <w:contextualSpacing/>
              <w:jc w:val="center"/>
              <w:rPr>
                <w:rFonts w:ascii="Gill Sans MT" w:hAnsi="Gill Sans MT"/>
                <w:sz w:val="20"/>
              </w:rPr>
            </w:pPr>
          </w:p>
        </w:tc>
        <w:tc>
          <w:tcPr>
            <w:tcW w:w="1047" w:type="dxa"/>
          </w:tcPr>
          <w:p w14:paraId="046D29D6" w14:textId="77777777" w:rsidR="007045FC" w:rsidRPr="00BE068B" w:rsidRDefault="007045FC" w:rsidP="00F7697D">
            <w:pPr>
              <w:contextualSpacing/>
              <w:jc w:val="center"/>
              <w:rPr>
                <w:rFonts w:ascii="Gill Sans MT" w:hAnsi="Gill Sans MT"/>
                <w:sz w:val="20"/>
              </w:rPr>
            </w:pPr>
          </w:p>
        </w:tc>
        <w:tc>
          <w:tcPr>
            <w:tcW w:w="1080" w:type="dxa"/>
          </w:tcPr>
          <w:p w14:paraId="6AEAB275" w14:textId="77777777" w:rsidR="007045FC" w:rsidRPr="00BE068B" w:rsidRDefault="007045FC" w:rsidP="00F7697D">
            <w:pPr>
              <w:contextualSpacing/>
              <w:jc w:val="center"/>
              <w:rPr>
                <w:rFonts w:ascii="Gill Sans MT" w:hAnsi="Gill Sans MT"/>
                <w:sz w:val="20"/>
              </w:rPr>
            </w:pPr>
          </w:p>
        </w:tc>
        <w:tc>
          <w:tcPr>
            <w:tcW w:w="1530" w:type="dxa"/>
          </w:tcPr>
          <w:p w14:paraId="48CD29CA" w14:textId="77777777" w:rsidR="007045FC" w:rsidRPr="00BE068B" w:rsidRDefault="007045FC" w:rsidP="00F7697D">
            <w:pPr>
              <w:contextualSpacing/>
              <w:jc w:val="center"/>
              <w:rPr>
                <w:rFonts w:ascii="Gill Sans MT" w:hAnsi="Gill Sans MT"/>
                <w:sz w:val="20"/>
              </w:rPr>
            </w:pPr>
          </w:p>
        </w:tc>
        <w:tc>
          <w:tcPr>
            <w:tcW w:w="1530" w:type="dxa"/>
          </w:tcPr>
          <w:p w14:paraId="0B551BC8" w14:textId="77777777" w:rsidR="007045FC" w:rsidRPr="00BE068B" w:rsidRDefault="007045FC" w:rsidP="00F7697D">
            <w:pPr>
              <w:contextualSpacing/>
              <w:jc w:val="center"/>
              <w:rPr>
                <w:rFonts w:ascii="Gill Sans MT" w:hAnsi="Gill Sans MT"/>
                <w:sz w:val="20"/>
              </w:rPr>
            </w:pPr>
          </w:p>
        </w:tc>
        <w:tc>
          <w:tcPr>
            <w:tcW w:w="1170" w:type="dxa"/>
          </w:tcPr>
          <w:p w14:paraId="27369148" w14:textId="77777777" w:rsidR="007045FC" w:rsidRPr="00BE068B" w:rsidRDefault="007045FC" w:rsidP="00F7697D">
            <w:pPr>
              <w:contextualSpacing/>
              <w:jc w:val="center"/>
              <w:rPr>
                <w:rFonts w:ascii="Gill Sans MT" w:hAnsi="Gill Sans MT"/>
                <w:sz w:val="20"/>
              </w:rPr>
            </w:pPr>
          </w:p>
        </w:tc>
        <w:tc>
          <w:tcPr>
            <w:tcW w:w="1350" w:type="dxa"/>
          </w:tcPr>
          <w:p w14:paraId="0CED9480" w14:textId="77777777" w:rsidR="007045FC" w:rsidRPr="00BE068B" w:rsidRDefault="007045FC" w:rsidP="00F7697D">
            <w:pPr>
              <w:contextualSpacing/>
              <w:jc w:val="center"/>
              <w:rPr>
                <w:rFonts w:ascii="Gill Sans MT" w:hAnsi="Gill Sans MT"/>
                <w:sz w:val="20"/>
              </w:rPr>
            </w:pPr>
          </w:p>
        </w:tc>
      </w:tr>
      <w:tr w:rsidR="007045FC" w:rsidRPr="00BE068B" w14:paraId="3A68BEC2" w14:textId="11669FC3" w:rsidTr="00C67ECD">
        <w:trPr>
          <w:trHeight w:val="20"/>
        </w:trPr>
        <w:tc>
          <w:tcPr>
            <w:tcW w:w="694" w:type="dxa"/>
          </w:tcPr>
          <w:p w14:paraId="18B0C500" w14:textId="77777777" w:rsidR="007045FC" w:rsidRPr="00BE068B" w:rsidRDefault="007045FC" w:rsidP="00F7697D">
            <w:pPr>
              <w:contextualSpacing/>
              <w:jc w:val="center"/>
              <w:rPr>
                <w:rFonts w:ascii="Gill Sans MT" w:hAnsi="Gill Sans MT"/>
                <w:sz w:val="20"/>
              </w:rPr>
            </w:pPr>
            <w:r w:rsidRPr="00BE068B">
              <w:rPr>
                <w:rFonts w:ascii="Gill Sans MT" w:hAnsi="Gill Sans MT"/>
                <w:sz w:val="20"/>
              </w:rPr>
              <w:t>2</w:t>
            </w:r>
          </w:p>
        </w:tc>
        <w:tc>
          <w:tcPr>
            <w:tcW w:w="1101" w:type="dxa"/>
          </w:tcPr>
          <w:p w14:paraId="50825902" w14:textId="77777777" w:rsidR="007045FC" w:rsidRPr="00BE068B" w:rsidRDefault="007045FC" w:rsidP="00F7697D">
            <w:pPr>
              <w:contextualSpacing/>
              <w:jc w:val="center"/>
              <w:rPr>
                <w:rFonts w:ascii="Gill Sans MT" w:hAnsi="Gill Sans MT"/>
                <w:sz w:val="20"/>
              </w:rPr>
            </w:pPr>
          </w:p>
        </w:tc>
        <w:tc>
          <w:tcPr>
            <w:tcW w:w="1594" w:type="dxa"/>
          </w:tcPr>
          <w:p w14:paraId="339D8190" w14:textId="77777777" w:rsidR="007045FC" w:rsidRPr="00BE068B" w:rsidRDefault="007045FC" w:rsidP="00F7697D">
            <w:pPr>
              <w:contextualSpacing/>
              <w:jc w:val="center"/>
              <w:rPr>
                <w:rFonts w:ascii="Gill Sans MT" w:hAnsi="Gill Sans MT"/>
                <w:sz w:val="20"/>
              </w:rPr>
            </w:pPr>
          </w:p>
        </w:tc>
        <w:tc>
          <w:tcPr>
            <w:tcW w:w="1594" w:type="dxa"/>
          </w:tcPr>
          <w:p w14:paraId="3C803101" w14:textId="77777777" w:rsidR="007045FC" w:rsidRPr="00BE068B" w:rsidRDefault="007045FC" w:rsidP="00F7697D">
            <w:pPr>
              <w:contextualSpacing/>
              <w:jc w:val="center"/>
              <w:rPr>
                <w:rFonts w:ascii="Gill Sans MT" w:hAnsi="Gill Sans MT"/>
                <w:sz w:val="20"/>
              </w:rPr>
            </w:pPr>
          </w:p>
        </w:tc>
        <w:tc>
          <w:tcPr>
            <w:tcW w:w="1047" w:type="dxa"/>
          </w:tcPr>
          <w:p w14:paraId="1CE4B5FA" w14:textId="77777777" w:rsidR="007045FC" w:rsidRPr="00BE068B" w:rsidRDefault="007045FC" w:rsidP="00F7697D">
            <w:pPr>
              <w:contextualSpacing/>
              <w:jc w:val="center"/>
              <w:rPr>
                <w:rFonts w:ascii="Gill Sans MT" w:hAnsi="Gill Sans MT"/>
                <w:sz w:val="20"/>
              </w:rPr>
            </w:pPr>
          </w:p>
        </w:tc>
        <w:tc>
          <w:tcPr>
            <w:tcW w:w="1080" w:type="dxa"/>
          </w:tcPr>
          <w:p w14:paraId="0D25FDA8" w14:textId="77777777" w:rsidR="007045FC" w:rsidRPr="00BE068B" w:rsidRDefault="007045FC" w:rsidP="00F7697D">
            <w:pPr>
              <w:contextualSpacing/>
              <w:jc w:val="center"/>
              <w:rPr>
                <w:rFonts w:ascii="Gill Sans MT" w:hAnsi="Gill Sans MT"/>
                <w:sz w:val="20"/>
              </w:rPr>
            </w:pPr>
          </w:p>
        </w:tc>
        <w:tc>
          <w:tcPr>
            <w:tcW w:w="1530" w:type="dxa"/>
          </w:tcPr>
          <w:p w14:paraId="0580D49A" w14:textId="77777777" w:rsidR="007045FC" w:rsidRPr="00BE068B" w:rsidRDefault="007045FC" w:rsidP="00F7697D">
            <w:pPr>
              <w:contextualSpacing/>
              <w:jc w:val="center"/>
              <w:rPr>
                <w:rFonts w:ascii="Gill Sans MT" w:hAnsi="Gill Sans MT"/>
                <w:sz w:val="20"/>
              </w:rPr>
            </w:pPr>
          </w:p>
        </w:tc>
        <w:tc>
          <w:tcPr>
            <w:tcW w:w="1530" w:type="dxa"/>
          </w:tcPr>
          <w:p w14:paraId="30B5E3B0" w14:textId="77777777" w:rsidR="007045FC" w:rsidRPr="00BE068B" w:rsidRDefault="007045FC" w:rsidP="00F7697D">
            <w:pPr>
              <w:contextualSpacing/>
              <w:jc w:val="center"/>
              <w:rPr>
                <w:rFonts w:ascii="Gill Sans MT" w:hAnsi="Gill Sans MT"/>
                <w:sz w:val="20"/>
              </w:rPr>
            </w:pPr>
          </w:p>
        </w:tc>
        <w:tc>
          <w:tcPr>
            <w:tcW w:w="1170" w:type="dxa"/>
          </w:tcPr>
          <w:p w14:paraId="347BD3DB" w14:textId="77777777" w:rsidR="007045FC" w:rsidRPr="00BE068B" w:rsidRDefault="007045FC" w:rsidP="00F7697D">
            <w:pPr>
              <w:contextualSpacing/>
              <w:jc w:val="center"/>
              <w:rPr>
                <w:rFonts w:ascii="Gill Sans MT" w:hAnsi="Gill Sans MT"/>
                <w:sz w:val="20"/>
              </w:rPr>
            </w:pPr>
          </w:p>
        </w:tc>
        <w:tc>
          <w:tcPr>
            <w:tcW w:w="1350" w:type="dxa"/>
          </w:tcPr>
          <w:p w14:paraId="290BA43A" w14:textId="77777777" w:rsidR="007045FC" w:rsidRPr="00BE068B" w:rsidRDefault="007045FC" w:rsidP="00F7697D">
            <w:pPr>
              <w:contextualSpacing/>
              <w:jc w:val="center"/>
              <w:rPr>
                <w:rFonts w:ascii="Gill Sans MT" w:hAnsi="Gill Sans MT"/>
                <w:sz w:val="20"/>
              </w:rPr>
            </w:pPr>
          </w:p>
        </w:tc>
      </w:tr>
      <w:tr w:rsidR="007045FC" w:rsidRPr="00BE068B" w14:paraId="4CCE1F83" w14:textId="3EA81B3D" w:rsidTr="00C67ECD">
        <w:trPr>
          <w:trHeight w:val="20"/>
        </w:trPr>
        <w:tc>
          <w:tcPr>
            <w:tcW w:w="694" w:type="dxa"/>
          </w:tcPr>
          <w:p w14:paraId="5F6AF5C3" w14:textId="77777777" w:rsidR="007045FC" w:rsidRPr="00BE068B" w:rsidRDefault="007045FC" w:rsidP="00F7697D">
            <w:pPr>
              <w:contextualSpacing/>
              <w:jc w:val="center"/>
              <w:rPr>
                <w:rFonts w:ascii="Gill Sans MT" w:hAnsi="Gill Sans MT"/>
                <w:sz w:val="20"/>
              </w:rPr>
            </w:pPr>
            <w:r w:rsidRPr="00BE068B">
              <w:rPr>
                <w:rFonts w:ascii="Gill Sans MT" w:hAnsi="Gill Sans MT"/>
                <w:sz w:val="20"/>
              </w:rPr>
              <w:t>3</w:t>
            </w:r>
          </w:p>
        </w:tc>
        <w:tc>
          <w:tcPr>
            <w:tcW w:w="1101" w:type="dxa"/>
          </w:tcPr>
          <w:p w14:paraId="25631927" w14:textId="77777777" w:rsidR="007045FC" w:rsidRPr="00BE068B" w:rsidRDefault="007045FC" w:rsidP="00F7697D">
            <w:pPr>
              <w:contextualSpacing/>
              <w:jc w:val="center"/>
              <w:rPr>
                <w:rFonts w:ascii="Gill Sans MT" w:hAnsi="Gill Sans MT"/>
                <w:sz w:val="20"/>
              </w:rPr>
            </w:pPr>
          </w:p>
        </w:tc>
        <w:tc>
          <w:tcPr>
            <w:tcW w:w="1594" w:type="dxa"/>
          </w:tcPr>
          <w:p w14:paraId="65C8A271" w14:textId="77777777" w:rsidR="007045FC" w:rsidRPr="00BE068B" w:rsidRDefault="007045FC" w:rsidP="00F7697D">
            <w:pPr>
              <w:contextualSpacing/>
              <w:jc w:val="center"/>
              <w:rPr>
                <w:rFonts w:ascii="Gill Sans MT" w:hAnsi="Gill Sans MT"/>
                <w:sz w:val="20"/>
              </w:rPr>
            </w:pPr>
          </w:p>
        </w:tc>
        <w:tc>
          <w:tcPr>
            <w:tcW w:w="1594" w:type="dxa"/>
          </w:tcPr>
          <w:p w14:paraId="5D0CA882" w14:textId="77777777" w:rsidR="007045FC" w:rsidRPr="00BE068B" w:rsidRDefault="007045FC" w:rsidP="00F7697D">
            <w:pPr>
              <w:contextualSpacing/>
              <w:jc w:val="center"/>
              <w:rPr>
                <w:rFonts w:ascii="Gill Sans MT" w:hAnsi="Gill Sans MT"/>
                <w:sz w:val="20"/>
              </w:rPr>
            </w:pPr>
          </w:p>
        </w:tc>
        <w:tc>
          <w:tcPr>
            <w:tcW w:w="1047" w:type="dxa"/>
          </w:tcPr>
          <w:p w14:paraId="49A96CCD" w14:textId="77777777" w:rsidR="007045FC" w:rsidRPr="00BE068B" w:rsidRDefault="007045FC" w:rsidP="00F7697D">
            <w:pPr>
              <w:contextualSpacing/>
              <w:jc w:val="center"/>
              <w:rPr>
                <w:rFonts w:ascii="Gill Sans MT" w:hAnsi="Gill Sans MT"/>
                <w:sz w:val="20"/>
              </w:rPr>
            </w:pPr>
          </w:p>
        </w:tc>
        <w:tc>
          <w:tcPr>
            <w:tcW w:w="1080" w:type="dxa"/>
          </w:tcPr>
          <w:p w14:paraId="03BFCBB1" w14:textId="77777777" w:rsidR="007045FC" w:rsidRPr="00BE068B" w:rsidRDefault="007045FC" w:rsidP="00F7697D">
            <w:pPr>
              <w:contextualSpacing/>
              <w:jc w:val="center"/>
              <w:rPr>
                <w:rFonts w:ascii="Gill Sans MT" w:hAnsi="Gill Sans MT"/>
                <w:sz w:val="20"/>
              </w:rPr>
            </w:pPr>
          </w:p>
        </w:tc>
        <w:tc>
          <w:tcPr>
            <w:tcW w:w="1530" w:type="dxa"/>
          </w:tcPr>
          <w:p w14:paraId="6FF60942" w14:textId="77777777" w:rsidR="007045FC" w:rsidRPr="00BE068B" w:rsidRDefault="007045FC" w:rsidP="00F7697D">
            <w:pPr>
              <w:contextualSpacing/>
              <w:jc w:val="center"/>
              <w:rPr>
                <w:rFonts w:ascii="Gill Sans MT" w:hAnsi="Gill Sans MT"/>
                <w:sz w:val="20"/>
              </w:rPr>
            </w:pPr>
          </w:p>
        </w:tc>
        <w:tc>
          <w:tcPr>
            <w:tcW w:w="1530" w:type="dxa"/>
          </w:tcPr>
          <w:p w14:paraId="2B0AE4B9" w14:textId="77777777" w:rsidR="007045FC" w:rsidRPr="00BE068B" w:rsidRDefault="007045FC" w:rsidP="00F7697D">
            <w:pPr>
              <w:contextualSpacing/>
              <w:jc w:val="center"/>
              <w:rPr>
                <w:rFonts w:ascii="Gill Sans MT" w:hAnsi="Gill Sans MT"/>
                <w:sz w:val="20"/>
              </w:rPr>
            </w:pPr>
          </w:p>
        </w:tc>
        <w:tc>
          <w:tcPr>
            <w:tcW w:w="1170" w:type="dxa"/>
          </w:tcPr>
          <w:p w14:paraId="4E572D43" w14:textId="77777777" w:rsidR="007045FC" w:rsidRPr="00BE068B" w:rsidRDefault="007045FC" w:rsidP="00F7697D">
            <w:pPr>
              <w:contextualSpacing/>
              <w:jc w:val="center"/>
              <w:rPr>
                <w:rFonts w:ascii="Gill Sans MT" w:hAnsi="Gill Sans MT"/>
                <w:sz w:val="20"/>
              </w:rPr>
            </w:pPr>
          </w:p>
        </w:tc>
        <w:tc>
          <w:tcPr>
            <w:tcW w:w="1350" w:type="dxa"/>
          </w:tcPr>
          <w:p w14:paraId="5229C8A7" w14:textId="77777777" w:rsidR="007045FC" w:rsidRPr="00BE068B" w:rsidRDefault="007045FC" w:rsidP="00F7697D">
            <w:pPr>
              <w:contextualSpacing/>
              <w:jc w:val="center"/>
              <w:rPr>
                <w:rFonts w:ascii="Gill Sans MT" w:hAnsi="Gill Sans MT"/>
                <w:sz w:val="20"/>
              </w:rPr>
            </w:pPr>
          </w:p>
        </w:tc>
      </w:tr>
      <w:tr w:rsidR="007045FC" w:rsidRPr="00BE068B" w14:paraId="60BF0847" w14:textId="2803922D" w:rsidTr="00C67ECD">
        <w:trPr>
          <w:trHeight w:val="20"/>
        </w:trPr>
        <w:tc>
          <w:tcPr>
            <w:tcW w:w="694" w:type="dxa"/>
          </w:tcPr>
          <w:p w14:paraId="1A9BCC38" w14:textId="77777777" w:rsidR="007045FC" w:rsidRPr="00BE068B" w:rsidRDefault="007045FC" w:rsidP="00F7697D">
            <w:pPr>
              <w:contextualSpacing/>
              <w:jc w:val="center"/>
              <w:rPr>
                <w:rFonts w:ascii="Gill Sans MT" w:hAnsi="Gill Sans MT"/>
                <w:sz w:val="20"/>
              </w:rPr>
            </w:pPr>
            <w:r w:rsidRPr="00BE068B">
              <w:rPr>
                <w:rFonts w:ascii="Gill Sans MT" w:hAnsi="Gill Sans MT"/>
                <w:sz w:val="20"/>
              </w:rPr>
              <w:t>4</w:t>
            </w:r>
          </w:p>
        </w:tc>
        <w:tc>
          <w:tcPr>
            <w:tcW w:w="1101" w:type="dxa"/>
          </w:tcPr>
          <w:p w14:paraId="65F63BD6" w14:textId="77777777" w:rsidR="007045FC" w:rsidRPr="00BE068B" w:rsidRDefault="007045FC" w:rsidP="00F7697D">
            <w:pPr>
              <w:contextualSpacing/>
              <w:jc w:val="center"/>
              <w:rPr>
                <w:rFonts w:ascii="Gill Sans MT" w:hAnsi="Gill Sans MT"/>
                <w:sz w:val="20"/>
              </w:rPr>
            </w:pPr>
          </w:p>
        </w:tc>
        <w:tc>
          <w:tcPr>
            <w:tcW w:w="1594" w:type="dxa"/>
          </w:tcPr>
          <w:p w14:paraId="32626320" w14:textId="77777777" w:rsidR="007045FC" w:rsidRPr="00BE068B" w:rsidRDefault="007045FC" w:rsidP="00F7697D">
            <w:pPr>
              <w:contextualSpacing/>
              <w:jc w:val="center"/>
              <w:rPr>
                <w:rFonts w:ascii="Gill Sans MT" w:hAnsi="Gill Sans MT"/>
                <w:sz w:val="20"/>
              </w:rPr>
            </w:pPr>
          </w:p>
        </w:tc>
        <w:tc>
          <w:tcPr>
            <w:tcW w:w="1594" w:type="dxa"/>
          </w:tcPr>
          <w:p w14:paraId="03818910" w14:textId="77777777" w:rsidR="007045FC" w:rsidRPr="00BE068B" w:rsidRDefault="007045FC" w:rsidP="00F7697D">
            <w:pPr>
              <w:contextualSpacing/>
              <w:jc w:val="center"/>
              <w:rPr>
                <w:rFonts w:ascii="Gill Sans MT" w:hAnsi="Gill Sans MT"/>
                <w:sz w:val="20"/>
              </w:rPr>
            </w:pPr>
          </w:p>
        </w:tc>
        <w:tc>
          <w:tcPr>
            <w:tcW w:w="1047" w:type="dxa"/>
          </w:tcPr>
          <w:p w14:paraId="1B73D466" w14:textId="77777777" w:rsidR="007045FC" w:rsidRPr="00BE068B" w:rsidRDefault="007045FC" w:rsidP="00F7697D">
            <w:pPr>
              <w:contextualSpacing/>
              <w:jc w:val="center"/>
              <w:rPr>
                <w:rFonts w:ascii="Gill Sans MT" w:hAnsi="Gill Sans MT"/>
                <w:sz w:val="20"/>
              </w:rPr>
            </w:pPr>
          </w:p>
        </w:tc>
        <w:tc>
          <w:tcPr>
            <w:tcW w:w="1080" w:type="dxa"/>
          </w:tcPr>
          <w:p w14:paraId="45A81FA0" w14:textId="77777777" w:rsidR="007045FC" w:rsidRPr="00BE068B" w:rsidRDefault="007045FC" w:rsidP="00F7697D">
            <w:pPr>
              <w:contextualSpacing/>
              <w:jc w:val="center"/>
              <w:rPr>
                <w:rFonts w:ascii="Gill Sans MT" w:hAnsi="Gill Sans MT"/>
                <w:sz w:val="20"/>
              </w:rPr>
            </w:pPr>
          </w:p>
        </w:tc>
        <w:tc>
          <w:tcPr>
            <w:tcW w:w="1530" w:type="dxa"/>
          </w:tcPr>
          <w:p w14:paraId="5DD21D68" w14:textId="77777777" w:rsidR="007045FC" w:rsidRPr="00BE068B" w:rsidRDefault="007045FC" w:rsidP="00F7697D">
            <w:pPr>
              <w:contextualSpacing/>
              <w:jc w:val="center"/>
              <w:rPr>
                <w:rFonts w:ascii="Gill Sans MT" w:hAnsi="Gill Sans MT"/>
                <w:sz w:val="20"/>
              </w:rPr>
            </w:pPr>
          </w:p>
        </w:tc>
        <w:tc>
          <w:tcPr>
            <w:tcW w:w="1530" w:type="dxa"/>
          </w:tcPr>
          <w:p w14:paraId="6D8B0B0B" w14:textId="77777777" w:rsidR="007045FC" w:rsidRPr="00BE068B" w:rsidRDefault="007045FC" w:rsidP="00F7697D">
            <w:pPr>
              <w:contextualSpacing/>
              <w:jc w:val="center"/>
              <w:rPr>
                <w:rFonts w:ascii="Gill Sans MT" w:hAnsi="Gill Sans MT"/>
                <w:sz w:val="20"/>
              </w:rPr>
            </w:pPr>
          </w:p>
        </w:tc>
        <w:tc>
          <w:tcPr>
            <w:tcW w:w="1170" w:type="dxa"/>
          </w:tcPr>
          <w:p w14:paraId="4A5ADA36" w14:textId="77777777" w:rsidR="007045FC" w:rsidRPr="00BE068B" w:rsidRDefault="007045FC" w:rsidP="00F7697D">
            <w:pPr>
              <w:contextualSpacing/>
              <w:jc w:val="center"/>
              <w:rPr>
                <w:rFonts w:ascii="Gill Sans MT" w:hAnsi="Gill Sans MT"/>
                <w:sz w:val="20"/>
              </w:rPr>
            </w:pPr>
          </w:p>
        </w:tc>
        <w:tc>
          <w:tcPr>
            <w:tcW w:w="1350" w:type="dxa"/>
          </w:tcPr>
          <w:p w14:paraId="2C0B8438" w14:textId="77777777" w:rsidR="007045FC" w:rsidRPr="00BE068B" w:rsidRDefault="007045FC" w:rsidP="00F7697D">
            <w:pPr>
              <w:contextualSpacing/>
              <w:jc w:val="center"/>
              <w:rPr>
                <w:rFonts w:ascii="Gill Sans MT" w:hAnsi="Gill Sans MT"/>
                <w:sz w:val="20"/>
              </w:rPr>
            </w:pPr>
          </w:p>
        </w:tc>
      </w:tr>
      <w:tr w:rsidR="007045FC" w:rsidRPr="00BE068B" w14:paraId="7C09E42A" w14:textId="50DC10D7" w:rsidTr="00C67ECD">
        <w:trPr>
          <w:trHeight w:val="20"/>
        </w:trPr>
        <w:tc>
          <w:tcPr>
            <w:tcW w:w="694" w:type="dxa"/>
          </w:tcPr>
          <w:p w14:paraId="1BAD8268" w14:textId="77777777" w:rsidR="007045FC" w:rsidRPr="00BE068B" w:rsidRDefault="007045FC" w:rsidP="00F7697D">
            <w:pPr>
              <w:contextualSpacing/>
              <w:jc w:val="center"/>
              <w:rPr>
                <w:rFonts w:ascii="Gill Sans MT" w:hAnsi="Gill Sans MT"/>
                <w:sz w:val="20"/>
              </w:rPr>
            </w:pPr>
            <w:r w:rsidRPr="00BE068B">
              <w:rPr>
                <w:rFonts w:ascii="Gill Sans MT" w:hAnsi="Gill Sans MT"/>
                <w:sz w:val="20"/>
              </w:rPr>
              <w:t>5</w:t>
            </w:r>
          </w:p>
        </w:tc>
        <w:tc>
          <w:tcPr>
            <w:tcW w:w="1101" w:type="dxa"/>
          </w:tcPr>
          <w:p w14:paraId="6A7097DC" w14:textId="77777777" w:rsidR="007045FC" w:rsidRPr="00BE068B" w:rsidRDefault="007045FC" w:rsidP="00F7697D">
            <w:pPr>
              <w:contextualSpacing/>
              <w:jc w:val="center"/>
              <w:rPr>
                <w:rFonts w:ascii="Gill Sans MT" w:hAnsi="Gill Sans MT"/>
                <w:sz w:val="20"/>
              </w:rPr>
            </w:pPr>
          </w:p>
        </w:tc>
        <w:tc>
          <w:tcPr>
            <w:tcW w:w="1594" w:type="dxa"/>
          </w:tcPr>
          <w:p w14:paraId="7C7EC915" w14:textId="77777777" w:rsidR="007045FC" w:rsidRPr="00BE068B" w:rsidRDefault="007045FC" w:rsidP="00F7697D">
            <w:pPr>
              <w:contextualSpacing/>
              <w:jc w:val="center"/>
              <w:rPr>
                <w:rFonts w:ascii="Gill Sans MT" w:hAnsi="Gill Sans MT"/>
                <w:sz w:val="20"/>
              </w:rPr>
            </w:pPr>
          </w:p>
        </w:tc>
        <w:tc>
          <w:tcPr>
            <w:tcW w:w="1594" w:type="dxa"/>
          </w:tcPr>
          <w:p w14:paraId="26F515A1" w14:textId="77777777" w:rsidR="007045FC" w:rsidRPr="00BE068B" w:rsidRDefault="007045FC" w:rsidP="00F7697D">
            <w:pPr>
              <w:contextualSpacing/>
              <w:jc w:val="center"/>
              <w:rPr>
                <w:rFonts w:ascii="Gill Sans MT" w:hAnsi="Gill Sans MT"/>
                <w:sz w:val="20"/>
              </w:rPr>
            </w:pPr>
          </w:p>
        </w:tc>
        <w:tc>
          <w:tcPr>
            <w:tcW w:w="1047" w:type="dxa"/>
          </w:tcPr>
          <w:p w14:paraId="234B83A7" w14:textId="77777777" w:rsidR="007045FC" w:rsidRPr="00BE068B" w:rsidRDefault="007045FC" w:rsidP="00F7697D">
            <w:pPr>
              <w:contextualSpacing/>
              <w:jc w:val="center"/>
              <w:rPr>
                <w:rFonts w:ascii="Gill Sans MT" w:hAnsi="Gill Sans MT"/>
                <w:sz w:val="20"/>
              </w:rPr>
            </w:pPr>
          </w:p>
        </w:tc>
        <w:tc>
          <w:tcPr>
            <w:tcW w:w="1080" w:type="dxa"/>
          </w:tcPr>
          <w:p w14:paraId="2306600E" w14:textId="77777777" w:rsidR="007045FC" w:rsidRPr="00BE068B" w:rsidRDefault="007045FC" w:rsidP="00F7697D">
            <w:pPr>
              <w:contextualSpacing/>
              <w:jc w:val="center"/>
              <w:rPr>
                <w:rFonts w:ascii="Gill Sans MT" w:hAnsi="Gill Sans MT"/>
                <w:sz w:val="20"/>
              </w:rPr>
            </w:pPr>
          </w:p>
        </w:tc>
        <w:tc>
          <w:tcPr>
            <w:tcW w:w="1530" w:type="dxa"/>
          </w:tcPr>
          <w:p w14:paraId="469FD061" w14:textId="77777777" w:rsidR="007045FC" w:rsidRPr="00BE068B" w:rsidRDefault="007045FC" w:rsidP="00F7697D">
            <w:pPr>
              <w:contextualSpacing/>
              <w:jc w:val="center"/>
              <w:rPr>
                <w:rFonts w:ascii="Gill Sans MT" w:hAnsi="Gill Sans MT"/>
                <w:sz w:val="20"/>
              </w:rPr>
            </w:pPr>
          </w:p>
        </w:tc>
        <w:tc>
          <w:tcPr>
            <w:tcW w:w="1530" w:type="dxa"/>
          </w:tcPr>
          <w:p w14:paraId="75F739A7" w14:textId="77777777" w:rsidR="007045FC" w:rsidRPr="00BE068B" w:rsidRDefault="007045FC" w:rsidP="00F7697D">
            <w:pPr>
              <w:contextualSpacing/>
              <w:jc w:val="center"/>
              <w:rPr>
                <w:rFonts w:ascii="Gill Sans MT" w:hAnsi="Gill Sans MT"/>
                <w:sz w:val="20"/>
              </w:rPr>
            </w:pPr>
          </w:p>
        </w:tc>
        <w:tc>
          <w:tcPr>
            <w:tcW w:w="1170" w:type="dxa"/>
          </w:tcPr>
          <w:p w14:paraId="2600F113" w14:textId="77777777" w:rsidR="007045FC" w:rsidRPr="00BE068B" w:rsidRDefault="007045FC" w:rsidP="00F7697D">
            <w:pPr>
              <w:contextualSpacing/>
              <w:jc w:val="center"/>
              <w:rPr>
                <w:rFonts w:ascii="Gill Sans MT" w:hAnsi="Gill Sans MT"/>
                <w:sz w:val="20"/>
              </w:rPr>
            </w:pPr>
          </w:p>
        </w:tc>
        <w:tc>
          <w:tcPr>
            <w:tcW w:w="1350" w:type="dxa"/>
          </w:tcPr>
          <w:p w14:paraId="257EE04C" w14:textId="77777777" w:rsidR="007045FC" w:rsidRPr="00BE068B" w:rsidRDefault="007045FC" w:rsidP="00F7697D">
            <w:pPr>
              <w:contextualSpacing/>
              <w:jc w:val="center"/>
              <w:rPr>
                <w:rFonts w:ascii="Gill Sans MT" w:hAnsi="Gill Sans MT"/>
                <w:sz w:val="20"/>
              </w:rPr>
            </w:pPr>
          </w:p>
        </w:tc>
      </w:tr>
      <w:tr w:rsidR="007045FC" w:rsidRPr="00BE068B" w14:paraId="4E37A28A" w14:textId="0F6F956F" w:rsidTr="00C67ECD">
        <w:trPr>
          <w:trHeight w:val="20"/>
        </w:trPr>
        <w:tc>
          <w:tcPr>
            <w:tcW w:w="694" w:type="dxa"/>
          </w:tcPr>
          <w:p w14:paraId="228311AD" w14:textId="77777777" w:rsidR="007045FC" w:rsidRPr="00BE068B" w:rsidRDefault="007045FC" w:rsidP="00F7697D">
            <w:pPr>
              <w:contextualSpacing/>
              <w:jc w:val="center"/>
              <w:rPr>
                <w:rFonts w:ascii="Gill Sans MT" w:hAnsi="Gill Sans MT"/>
                <w:sz w:val="20"/>
              </w:rPr>
            </w:pPr>
            <w:r w:rsidRPr="00BE068B">
              <w:rPr>
                <w:rFonts w:ascii="Gill Sans MT" w:hAnsi="Gill Sans MT"/>
                <w:sz w:val="20"/>
              </w:rPr>
              <w:t>6</w:t>
            </w:r>
          </w:p>
        </w:tc>
        <w:tc>
          <w:tcPr>
            <w:tcW w:w="1101" w:type="dxa"/>
          </w:tcPr>
          <w:p w14:paraId="1949DB6A" w14:textId="77777777" w:rsidR="007045FC" w:rsidRPr="00BE068B" w:rsidRDefault="007045FC" w:rsidP="00F7697D">
            <w:pPr>
              <w:contextualSpacing/>
              <w:jc w:val="center"/>
              <w:rPr>
                <w:rFonts w:ascii="Gill Sans MT" w:hAnsi="Gill Sans MT"/>
                <w:sz w:val="20"/>
              </w:rPr>
            </w:pPr>
          </w:p>
        </w:tc>
        <w:tc>
          <w:tcPr>
            <w:tcW w:w="1594" w:type="dxa"/>
          </w:tcPr>
          <w:p w14:paraId="41732283" w14:textId="77777777" w:rsidR="007045FC" w:rsidRPr="00BE068B" w:rsidRDefault="007045FC" w:rsidP="00F7697D">
            <w:pPr>
              <w:contextualSpacing/>
              <w:jc w:val="center"/>
              <w:rPr>
                <w:rFonts w:ascii="Gill Sans MT" w:hAnsi="Gill Sans MT"/>
                <w:sz w:val="20"/>
              </w:rPr>
            </w:pPr>
          </w:p>
        </w:tc>
        <w:tc>
          <w:tcPr>
            <w:tcW w:w="1594" w:type="dxa"/>
          </w:tcPr>
          <w:p w14:paraId="78FFCD7C" w14:textId="77777777" w:rsidR="007045FC" w:rsidRPr="00BE068B" w:rsidRDefault="007045FC" w:rsidP="00F7697D">
            <w:pPr>
              <w:contextualSpacing/>
              <w:jc w:val="center"/>
              <w:rPr>
                <w:rFonts w:ascii="Gill Sans MT" w:hAnsi="Gill Sans MT"/>
                <w:sz w:val="20"/>
              </w:rPr>
            </w:pPr>
          </w:p>
        </w:tc>
        <w:tc>
          <w:tcPr>
            <w:tcW w:w="1047" w:type="dxa"/>
          </w:tcPr>
          <w:p w14:paraId="087AFC58" w14:textId="77777777" w:rsidR="007045FC" w:rsidRPr="00BE068B" w:rsidRDefault="007045FC" w:rsidP="00F7697D">
            <w:pPr>
              <w:contextualSpacing/>
              <w:jc w:val="center"/>
              <w:rPr>
                <w:rFonts w:ascii="Gill Sans MT" w:hAnsi="Gill Sans MT"/>
                <w:sz w:val="20"/>
              </w:rPr>
            </w:pPr>
          </w:p>
        </w:tc>
        <w:tc>
          <w:tcPr>
            <w:tcW w:w="1080" w:type="dxa"/>
          </w:tcPr>
          <w:p w14:paraId="712F7DD4" w14:textId="77777777" w:rsidR="007045FC" w:rsidRPr="00BE068B" w:rsidRDefault="007045FC" w:rsidP="00F7697D">
            <w:pPr>
              <w:contextualSpacing/>
              <w:jc w:val="center"/>
              <w:rPr>
                <w:rFonts w:ascii="Gill Sans MT" w:hAnsi="Gill Sans MT"/>
                <w:sz w:val="20"/>
              </w:rPr>
            </w:pPr>
          </w:p>
        </w:tc>
        <w:tc>
          <w:tcPr>
            <w:tcW w:w="1530" w:type="dxa"/>
          </w:tcPr>
          <w:p w14:paraId="45FB2141" w14:textId="77777777" w:rsidR="007045FC" w:rsidRPr="00BE068B" w:rsidRDefault="007045FC" w:rsidP="00F7697D">
            <w:pPr>
              <w:contextualSpacing/>
              <w:jc w:val="center"/>
              <w:rPr>
                <w:rFonts w:ascii="Gill Sans MT" w:hAnsi="Gill Sans MT"/>
                <w:sz w:val="20"/>
              </w:rPr>
            </w:pPr>
          </w:p>
        </w:tc>
        <w:tc>
          <w:tcPr>
            <w:tcW w:w="1530" w:type="dxa"/>
          </w:tcPr>
          <w:p w14:paraId="48DF42A7" w14:textId="77777777" w:rsidR="007045FC" w:rsidRPr="00BE068B" w:rsidRDefault="007045FC" w:rsidP="00F7697D">
            <w:pPr>
              <w:contextualSpacing/>
              <w:jc w:val="center"/>
              <w:rPr>
                <w:rFonts w:ascii="Gill Sans MT" w:hAnsi="Gill Sans MT"/>
                <w:sz w:val="20"/>
              </w:rPr>
            </w:pPr>
          </w:p>
        </w:tc>
        <w:tc>
          <w:tcPr>
            <w:tcW w:w="1170" w:type="dxa"/>
          </w:tcPr>
          <w:p w14:paraId="1A861E1F" w14:textId="77777777" w:rsidR="007045FC" w:rsidRPr="00BE068B" w:rsidRDefault="007045FC" w:rsidP="00F7697D">
            <w:pPr>
              <w:contextualSpacing/>
              <w:jc w:val="center"/>
              <w:rPr>
                <w:rFonts w:ascii="Gill Sans MT" w:hAnsi="Gill Sans MT"/>
                <w:sz w:val="20"/>
              </w:rPr>
            </w:pPr>
          </w:p>
        </w:tc>
        <w:tc>
          <w:tcPr>
            <w:tcW w:w="1350" w:type="dxa"/>
          </w:tcPr>
          <w:p w14:paraId="46C48449" w14:textId="77777777" w:rsidR="007045FC" w:rsidRPr="00BE068B" w:rsidRDefault="007045FC" w:rsidP="00F7697D">
            <w:pPr>
              <w:contextualSpacing/>
              <w:jc w:val="center"/>
              <w:rPr>
                <w:rFonts w:ascii="Gill Sans MT" w:hAnsi="Gill Sans MT"/>
                <w:sz w:val="20"/>
              </w:rPr>
            </w:pPr>
          </w:p>
        </w:tc>
      </w:tr>
      <w:tr w:rsidR="007045FC" w:rsidRPr="00BE068B" w14:paraId="78E30CB6" w14:textId="7C13D0DD" w:rsidTr="00C67ECD">
        <w:trPr>
          <w:trHeight w:val="20"/>
        </w:trPr>
        <w:tc>
          <w:tcPr>
            <w:tcW w:w="694" w:type="dxa"/>
          </w:tcPr>
          <w:p w14:paraId="47635F80" w14:textId="77777777" w:rsidR="007045FC" w:rsidRPr="00BE068B" w:rsidRDefault="007045FC" w:rsidP="00F7697D">
            <w:pPr>
              <w:contextualSpacing/>
              <w:jc w:val="center"/>
              <w:rPr>
                <w:rFonts w:ascii="Gill Sans MT" w:hAnsi="Gill Sans MT"/>
                <w:sz w:val="20"/>
              </w:rPr>
            </w:pPr>
            <w:r w:rsidRPr="00BE068B">
              <w:rPr>
                <w:rFonts w:ascii="Gill Sans MT" w:hAnsi="Gill Sans MT"/>
                <w:sz w:val="20"/>
              </w:rPr>
              <w:t>7</w:t>
            </w:r>
          </w:p>
        </w:tc>
        <w:tc>
          <w:tcPr>
            <w:tcW w:w="1101" w:type="dxa"/>
          </w:tcPr>
          <w:p w14:paraId="4A538365" w14:textId="77777777" w:rsidR="007045FC" w:rsidRPr="00BE068B" w:rsidRDefault="007045FC" w:rsidP="00F7697D">
            <w:pPr>
              <w:contextualSpacing/>
              <w:jc w:val="center"/>
              <w:rPr>
                <w:rFonts w:ascii="Gill Sans MT" w:hAnsi="Gill Sans MT"/>
                <w:sz w:val="20"/>
              </w:rPr>
            </w:pPr>
          </w:p>
        </w:tc>
        <w:tc>
          <w:tcPr>
            <w:tcW w:w="1594" w:type="dxa"/>
          </w:tcPr>
          <w:p w14:paraId="00E4A7FD" w14:textId="77777777" w:rsidR="007045FC" w:rsidRPr="00BE068B" w:rsidRDefault="007045FC" w:rsidP="00F7697D">
            <w:pPr>
              <w:contextualSpacing/>
              <w:jc w:val="center"/>
              <w:rPr>
                <w:rFonts w:ascii="Gill Sans MT" w:hAnsi="Gill Sans MT"/>
                <w:sz w:val="20"/>
              </w:rPr>
            </w:pPr>
          </w:p>
        </w:tc>
        <w:tc>
          <w:tcPr>
            <w:tcW w:w="1594" w:type="dxa"/>
          </w:tcPr>
          <w:p w14:paraId="5F0D56C5" w14:textId="77777777" w:rsidR="007045FC" w:rsidRPr="00BE068B" w:rsidRDefault="007045FC" w:rsidP="00F7697D">
            <w:pPr>
              <w:contextualSpacing/>
              <w:jc w:val="center"/>
              <w:rPr>
                <w:rFonts w:ascii="Gill Sans MT" w:hAnsi="Gill Sans MT"/>
                <w:sz w:val="20"/>
              </w:rPr>
            </w:pPr>
          </w:p>
        </w:tc>
        <w:tc>
          <w:tcPr>
            <w:tcW w:w="1047" w:type="dxa"/>
          </w:tcPr>
          <w:p w14:paraId="1DC6B6CF" w14:textId="77777777" w:rsidR="007045FC" w:rsidRPr="00BE068B" w:rsidRDefault="007045FC" w:rsidP="00F7697D">
            <w:pPr>
              <w:contextualSpacing/>
              <w:jc w:val="center"/>
              <w:rPr>
                <w:rFonts w:ascii="Gill Sans MT" w:hAnsi="Gill Sans MT"/>
                <w:sz w:val="20"/>
              </w:rPr>
            </w:pPr>
          </w:p>
        </w:tc>
        <w:tc>
          <w:tcPr>
            <w:tcW w:w="1080" w:type="dxa"/>
          </w:tcPr>
          <w:p w14:paraId="6B5FF013" w14:textId="77777777" w:rsidR="007045FC" w:rsidRPr="00BE068B" w:rsidRDefault="007045FC" w:rsidP="00F7697D">
            <w:pPr>
              <w:contextualSpacing/>
              <w:jc w:val="center"/>
              <w:rPr>
                <w:rFonts w:ascii="Gill Sans MT" w:hAnsi="Gill Sans MT"/>
                <w:sz w:val="20"/>
              </w:rPr>
            </w:pPr>
          </w:p>
        </w:tc>
        <w:tc>
          <w:tcPr>
            <w:tcW w:w="1530" w:type="dxa"/>
          </w:tcPr>
          <w:p w14:paraId="5A89F0AD" w14:textId="77777777" w:rsidR="007045FC" w:rsidRPr="00BE068B" w:rsidRDefault="007045FC" w:rsidP="00F7697D">
            <w:pPr>
              <w:contextualSpacing/>
              <w:jc w:val="center"/>
              <w:rPr>
                <w:rFonts w:ascii="Gill Sans MT" w:hAnsi="Gill Sans MT"/>
                <w:sz w:val="20"/>
              </w:rPr>
            </w:pPr>
          </w:p>
        </w:tc>
        <w:tc>
          <w:tcPr>
            <w:tcW w:w="1530" w:type="dxa"/>
          </w:tcPr>
          <w:p w14:paraId="5E923122" w14:textId="77777777" w:rsidR="007045FC" w:rsidRPr="00BE068B" w:rsidRDefault="007045FC" w:rsidP="00F7697D">
            <w:pPr>
              <w:contextualSpacing/>
              <w:jc w:val="center"/>
              <w:rPr>
                <w:rFonts w:ascii="Gill Sans MT" w:hAnsi="Gill Sans MT"/>
                <w:sz w:val="20"/>
              </w:rPr>
            </w:pPr>
          </w:p>
        </w:tc>
        <w:tc>
          <w:tcPr>
            <w:tcW w:w="1170" w:type="dxa"/>
          </w:tcPr>
          <w:p w14:paraId="409A208F" w14:textId="77777777" w:rsidR="007045FC" w:rsidRPr="00BE068B" w:rsidRDefault="007045FC" w:rsidP="00F7697D">
            <w:pPr>
              <w:contextualSpacing/>
              <w:jc w:val="center"/>
              <w:rPr>
                <w:rFonts w:ascii="Gill Sans MT" w:hAnsi="Gill Sans MT"/>
                <w:sz w:val="20"/>
              </w:rPr>
            </w:pPr>
          </w:p>
        </w:tc>
        <w:tc>
          <w:tcPr>
            <w:tcW w:w="1350" w:type="dxa"/>
          </w:tcPr>
          <w:p w14:paraId="1F40A127" w14:textId="77777777" w:rsidR="007045FC" w:rsidRPr="00BE068B" w:rsidRDefault="007045FC" w:rsidP="00F7697D">
            <w:pPr>
              <w:contextualSpacing/>
              <w:jc w:val="center"/>
              <w:rPr>
                <w:rFonts w:ascii="Gill Sans MT" w:hAnsi="Gill Sans MT"/>
                <w:sz w:val="20"/>
              </w:rPr>
            </w:pPr>
          </w:p>
        </w:tc>
      </w:tr>
      <w:tr w:rsidR="007045FC" w:rsidRPr="00BE068B" w14:paraId="6C9DB410" w14:textId="0D731A2E" w:rsidTr="00C67ECD">
        <w:trPr>
          <w:trHeight w:val="20"/>
        </w:trPr>
        <w:tc>
          <w:tcPr>
            <w:tcW w:w="694" w:type="dxa"/>
          </w:tcPr>
          <w:p w14:paraId="396BA997" w14:textId="77777777" w:rsidR="007045FC" w:rsidRPr="00BE068B" w:rsidRDefault="007045FC" w:rsidP="00F7697D">
            <w:pPr>
              <w:contextualSpacing/>
              <w:jc w:val="center"/>
              <w:rPr>
                <w:rFonts w:ascii="Gill Sans MT" w:hAnsi="Gill Sans MT"/>
                <w:sz w:val="20"/>
              </w:rPr>
            </w:pPr>
            <w:r w:rsidRPr="00BE068B">
              <w:rPr>
                <w:rFonts w:ascii="Gill Sans MT" w:hAnsi="Gill Sans MT"/>
                <w:sz w:val="20"/>
              </w:rPr>
              <w:t>8</w:t>
            </w:r>
          </w:p>
        </w:tc>
        <w:tc>
          <w:tcPr>
            <w:tcW w:w="1101" w:type="dxa"/>
          </w:tcPr>
          <w:p w14:paraId="7255C8EA" w14:textId="77777777" w:rsidR="007045FC" w:rsidRPr="00BE068B" w:rsidRDefault="007045FC" w:rsidP="00F7697D">
            <w:pPr>
              <w:contextualSpacing/>
              <w:jc w:val="center"/>
              <w:rPr>
                <w:rFonts w:ascii="Gill Sans MT" w:hAnsi="Gill Sans MT"/>
                <w:sz w:val="20"/>
              </w:rPr>
            </w:pPr>
          </w:p>
        </w:tc>
        <w:tc>
          <w:tcPr>
            <w:tcW w:w="1594" w:type="dxa"/>
          </w:tcPr>
          <w:p w14:paraId="6009A8A6" w14:textId="77777777" w:rsidR="007045FC" w:rsidRPr="00BE068B" w:rsidRDefault="007045FC" w:rsidP="00F7697D">
            <w:pPr>
              <w:contextualSpacing/>
              <w:jc w:val="center"/>
              <w:rPr>
                <w:rFonts w:ascii="Gill Sans MT" w:hAnsi="Gill Sans MT"/>
                <w:sz w:val="20"/>
              </w:rPr>
            </w:pPr>
          </w:p>
        </w:tc>
        <w:tc>
          <w:tcPr>
            <w:tcW w:w="1594" w:type="dxa"/>
          </w:tcPr>
          <w:p w14:paraId="6D97DB04" w14:textId="77777777" w:rsidR="007045FC" w:rsidRPr="00BE068B" w:rsidRDefault="007045FC" w:rsidP="00F7697D">
            <w:pPr>
              <w:contextualSpacing/>
              <w:jc w:val="center"/>
              <w:rPr>
                <w:rFonts w:ascii="Gill Sans MT" w:hAnsi="Gill Sans MT"/>
                <w:sz w:val="20"/>
              </w:rPr>
            </w:pPr>
          </w:p>
        </w:tc>
        <w:tc>
          <w:tcPr>
            <w:tcW w:w="1047" w:type="dxa"/>
          </w:tcPr>
          <w:p w14:paraId="75BA2C2D" w14:textId="77777777" w:rsidR="007045FC" w:rsidRPr="00BE068B" w:rsidRDefault="007045FC" w:rsidP="00F7697D">
            <w:pPr>
              <w:contextualSpacing/>
              <w:jc w:val="center"/>
              <w:rPr>
                <w:rFonts w:ascii="Gill Sans MT" w:hAnsi="Gill Sans MT"/>
                <w:sz w:val="20"/>
              </w:rPr>
            </w:pPr>
          </w:p>
        </w:tc>
        <w:tc>
          <w:tcPr>
            <w:tcW w:w="1080" w:type="dxa"/>
          </w:tcPr>
          <w:p w14:paraId="023DA0C7" w14:textId="77777777" w:rsidR="007045FC" w:rsidRPr="00BE068B" w:rsidRDefault="007045FC" w:rsidP="00F7697D">
            <w:pPr>
              <w:contextualSpacing/>
              <w:jc w:val="center"/>
              <w:rPr>
                <w:rFonts w:ascii="Gill Sans MT" w:hAnsi="Gill Sans MT"/>
                <w:sz w:val="20"/>
              </w:rPr>
            </w:pPr>
          </w:p>
        </w:tc>
        <w:tc>
          <w:tcPr>
            <w:tcW w:w="1530" w:type="dxa"/>
          </w:tcPr>
          <w:p w14:paraId="114DB176" w14:textId="77777777" w:rsidR="007045FC" w:rsidRPr="00BE068B" w:rsidRDefault="007045FC" w:rsidP="00F7697D">
            <w:pPr>
              <w:contextualSpacing/>
              <w:jc w:val="center"/>
              <w:rPr>
                <w:rFonts w:ascii="Gill Sans MT" w:hAnsi="Gill Sans MT"/>
                <w:sz w:val="20"/>
              </w:rPr>
            </w:pPr>
          </w:p>
        </w:tc>
        <w:tc>
          <w:tcPr>
            <w:tcW w:w="1530" w:type="dxa"/>
          </w:tcPr>
          <w:p w14:paraId="5940E38C" w14:textId="77777777" w:rsidR="007045FC" w:rsidRPr="00BE068B" w:rsidRDefault="007045FC" w:rsidP="00F7697D">
            <w:pPr>
              <w:contextualSpacing/>
              <w:jc w:val="center"/>
              <w:rPr>
                <w:rFonts w:ascii="Gill Sans MT" w:hAnsi="Gill Sans MT"/>
                <w:sz w:val="20"/>
              </w:rPr>
            </w:pPr>
          </w:p>
        </w:tc>
        <w:tc>
          <w:tcPr>
            <w:tcW w:w="1170" w:type="dxa"/>
          </w:tcPr>
          <w:p w14:paraId="71784EC8" w14:textId="77777777" w:rsidR="007045FC" w:rsidRPr="00BE068B" w:rsidRDefault="007045FC" w:rsidP="00F7697D">
            <w:pPr>
              <w:contextualSpacing/>
              <w:jc w:val="center"/>
              <w:rPr>
                <w:rFonts w:ascii="Gill Sans MT" w:hAnsi="Gill Sans MT"/>
                <w:sz w:val="20"/>
              </w:rPr>
            </w:pPr>
          </w:p>
        </w:tc>
        <w:tc>
          <w:tcPr>
            <w:tcW w:w="1350" w:type="dxa"/>
          </w:tcPr>
          <w:p w14:paraId="13C0155B" w14:textId="77777777" w:rsidR="007045FC" w:rsidRPr="00BE068B" w:rsidRDefault="007045FC" w:rsidP="00F7697D">
            <w:pPr>
              <w:contextualSpacing/>
              <w:jc w:val="center"/>
              <w:rPr>
                <w:rFonts w:ascii="Gill Sans MT" w:hAnsi="Gill Sans MT"/>
                <w:sz w:val="20"/>
              </w:rPr>
            </w:pPr>
          </w:p>
        </w:tc>
      </w:tr>
      <w:tr w:rsidR="007045FC" w:rsidRPr="00BE068B" w14:paraId="31CF7A55" w14:textId="4AFFF1D7" w:rsidTr="00C67ECD">
        <w:trPr>
          <w:trHeight w:val="20"/>
        </w:trPr>
        <w:tc>
          <w:tcPr>
            <w:tcW w:w="694" w:type="dxa"/>
          </w:tcPr>
          <w:p w14:paraId="7911C37E" w14:textId="77777777" w:rsidR="007045FC" w:rsidRPr="00BE068B" w:rsidRDefault="007045FC" w:rsidP="00F7697D">
            <w:pPr>
              <w:contextualSpacing/>
              <w:jc w:val="center"/>
              <w:rPr>
                <w:rFonts w:ascii="Gill Sans MT" w:hAnsi="Gill Sans MT"/>
                <w:sz w:val="20"/>
              </w:rPr>
            </w:pPr>
            <w:r w:rsidRPr="00BE068B">
              <w:rPr>
                <w:rFonts w:ascii="Gill Sans MT" w:hAnsi="Gill Sans MT"/>
                <w:sz w:val="20"/>
              </w:rPr>
              <w:t>9</w:t>
            </w:r>
          </w:p>
        </w:tc>
        <w:tc>
          <w:tcPr>
            <w:tcW w:w="1101" w:type="dxa"/>
          </w:tcPr>
          <w:p w14:paraId="3985B861" w14:textId="77777777" w:rsidR="007045FC" w:rsidRPr="00BE068B" w:rsidRDefault="007045FC" w:rsidP="00F7697D">
            <w:pPr>
              <w:contextualSpacing/>
              <w:jc w:val="center"/>
              <w:rPr>
                <w:rFonts w:ascii="Gill Sans MT" w:hAnsi="Gill Sans MT"/>
                <w:sz w:val="20"/>
              </w:rPr>
            </w:pPr>
          </w:p>
        </w:tc>
        <w:tc>
          <w:tcPr>
            <w:tcW w:w="1594" w:type="dxa"/>
          </w:tcPr>
          <w:p w14:paraId="59FF219A" w14:textId="77777777" w:rsidR="007045FC" w:rsidRPr="00BE068B" w:rsidRDefault="007045FC" w:rsidP="00F7697D">
            <w:pPr>
              <w:contextualSpacing/>
              <w:jc w:val="center"/>
              <w:rPr>
                <w:rFonts w:ascii="Gill Sans MT" w:hAnsi="Gill Sans MT"/>
                <w:sz w:val="20"/>
              </w:rPr>
            </w:pPr>
          </w:p>
        </w:tc>
        <w:tc>
          <w:tcPr>
            <w:tcW w:w="1594" w:type="dxa"/>
          </w:tcPr>
          <w:p w14:paraId="2BB8EBE9" w14:textId="77777777" w:rsidR="007045FC" w:rsidRPr="00BE068B" w:rsidRDefault="007045FC" w:rsidP="00F7697D">
            <w:pPr>
              <w:contextualSpacing/>
              <w:jc w:val="center"/>
              <w:rPr>
                <w:rFonts w:ascii="Gill Sans MT" w:hAnsi="Gill Sans MT"/>
                <w:sz w:val="20"/>
              </w:rPr>
            </w:pPr>
          </w:p>
        </w:tc>
        <w:tc>
          <w:tcPr>
            <w:tcW w:w="1047" w:type="dxa"/>
          </w:tcPr>
          <w:p w14:paraId="703F10C0" w14:textId="77777777" w:rsidR="007045FC" w:rsidRPr="00BE068B" w:rsidRDefault="007045FC" w:rsidP="00F7697D">
            <w:pPr>
              <w:contextualSpacing/>
              <w:jc w:val="center"/>
              <w:rPr>
                <w:rFonts w:ascii="Gill Sans MT" w:hAnsi="Gill Sans MT"/>
                <w:sz w:val="20"/>
              </w:rPr>
            </w:pPr>
          </w:p>
        </w:tc>
        <w:tc>
          <w:tcPr>
            <w:tcW w:w="1080" w:type="dxa"/>
          </w:tcPr>
          <w:p w14:paraId="3E727E0D" w14:textId="77777777" w:rsidR="007045FC" w:rsidRPr="00BE068B" w:rsidRDefault="007045FC" w:rsidP="00F7697D">
            <w:pPr>
              <w:contextualSpacing/>
              <w:jc w:val="center"/>
              <w:rPr>
                <w:rFonts w:ascii="Gill Sans MT" w:hAnsi="Gill Sans MT"/>
                <w:sz w:val="20"/>
              </w:rPr>
            </w:pPr>
          </w:p>
        </w:tc>
        <w:tc>
          <w:tcPr>
            <w:tcW w:w="1530" w:type="dxa"/>
          </w:tcPr>
          <w:p w14:paraId="495A8C91" w14:textId="77777777" w:rsidR="007045FC" w:rsidRPr="00BE068B" w:rsidRDefault="007045FC" w:rsidP="00F7697D">
            <w:pPr>
              <w:contextualSpacing/>
              <w:jc w:val="center"/>
              <w:rPr>
                <w:rFonts w:ascii="Gill Sans MT" w:hAnsi="Gill Sans MT"/>
                <w:sz w:val="20"/>
              </w:rPr>
            </w:pPr>
          </w:p>
        </w:tc>
        <w:tc>
          <w:tcPr>
            <w:tcW w:w="1530" w:type="dxa"/>
          </w:tcPr>
          <w:p w14:paraId="57C2DD8C" w14:textId="77777777" w:rsidR="007045FC" w:rsidRPr="00BE068B" w:rsidRDefault="007045FC" w:rsidP="00F7697D">
            <w:pPr>
              <w:contextualSpacing/>
              <w:jc w:val="center"/>
              <w:rPr>
                <w:rFonts w:ascii="Gill Sans MT" w:hAnsi="Gill Sans MT"/>
                <w:sz w:val="20"/>
              </w:rPr>
            </w:pPr>
          </w:p>
        </w:tc>
        <w:tc>
          <w:tcPr>
            <w:tcW w:w="1170" w:type="dxa"/>
          </w:tcPr>
          <w:p w14:paraId="758E20B3" w14:textId="77777777" w:rsidR="007045FC" w:rsidRPr="00BE068B" w:rsidRDefault="007045FC" w:rsidP="00F7697D">
            <w:pPr>
              <w:contextualSpacing/>
              <w:jc w:val="center"/>
              <w:rPr>
                <w:rFonts w:ascii="Gill Sans MT" w:hAnsi="Gill Sans MT"/>
                <w:sz w:val="20"/>
              </w:rPr>
            </w:pPr>
          </w:p>
        </w:tc>
        <w:tc>
          <w:tcPr>
            <w:tcW w:w="1350" w:type="dxa"/>
          </w:tcPr>
          <w:p w14:paraId="57ED9E45" w14:textId="77777777" w:rsidR="007045FC" w:rsidRPr="00BE068B" w:rsidRDefault="007045FC" w:rsidP="00F7697D">
            <w:pPr>
              <w:contextualSpacing/>
              <w:jc w:val="center"/>
              <w:rPr>
                <w:rFonts w:ascii="Gill Sans MT" w:hAnsi="Gill Sans MT"/>
                <w:sz w:val="20"/>
              </w:rPr>
            </w:pPr>
          </w:p>
        </w:tc>
      </w:tr>
      <w:tr w:rsidR="007045FC" w:rsidRPr="00BE068B" w14:paraId="60761F5C" w14:textId="51DD9CC0" w:rsidTr="00C67ECD">
        <w:trPr>
          <w:trHeight w:val="20"/>
        </w:trPr>
        <w:tc>
          <w:tcPr>
            <w:tcW w:w="694" w:type="dxa"/>
          </w:tcPr>
          <w:p w14:paraId="7F94D8AE" w14:textId="77777777" w:rsidR="007045FC" w:rsidRPr="00BE068B" w:rsidRDefault="007045FC" w:rsidP="00F7697D">
            <w:pPr>
              <w:contextualSpacing/>
              <w:jc w:val="center"/>
              <w:rPr>
                <w:rFonts w:ascii="Gill Sans MT" w:hAnsi="Gill Sans MT"/>
                <w:sz w:val="20"/>
              </w:rPr>
            </w:pPr>
            <w:r w:rsidRPr="00BE068B">
              <w:rPr>
                <w:rFonts w:ascii="Gill Sans MT" w:hAnsi="Gill Sans MT"/>
                <w:sz w:val="20"/>
              </w:rPr>
              <w:t>10</w:t>
            </w:r>
          </w:p>
        </w:tc>
        <w:tc>
          <w:tcPr>
            <w:tcW w:w="1101" w:type="dxa"/>
          </w:tcPr>
          <w:p w14:paraId="0C498832" w14:textId="77777777" w:rsidR="007045FC" w:rsidRPr="00BE068B" w:rsidRDefault="007045FC" w:rsidP="00F7697D">
            <w:pPr>
              <w:contextualSpacing/>
              <w:jc w:val="center"/>
              <w:rPr>
                <w:rFonts w:ascii="Gill Sans MT" w:hAnsi="Gill Sans MT"/>
                <w:sz w:val="20"/>
              </w:rPr>
            </w:pPr>
          </w:p>
        </w:tc>
        <w:tc>
          <w:tcPr>
            <w:tcW w:w="1594" w:type="dxa"/>
          </w:tcPr>
          <w:p w14:paraId="7BFA98BD" w14:textId="77777777" w:rsidR="007045FC" w:rsidRPr="00BE068B" w:rsidRDefault="007045FC" w:rsidP="00F7697D">
            <w:pPr>
              <w:contextualSpacing/>
              <w:jc w:val="center"/>
              <w:rPr>
                <w:rFonts w:ascii="Gill Sans MT" w:hAnsi="Gill Sans MT"/>
                <w:sz w:val="20"/>
              </w:rPr>
            </w:pPr>
          </w:p>
        </w:tc>
        <w:tc>
          <w:tcPr>
            <w:tcW w:w="1594" w:type="dxa"/>
          </w:tcPr>
          <w:p w14:paraId="57C27BCD" w14:textId="77777777" w:rsidR="007045FC" w:rsidRPr="00BE068B" w:rsidRDefault="007045FC" w:rsidP="00F7697D">
            <w:pPr>
              <w:contextualSpacing/>
              <w:jc w:val="center"/>
              <w:rPr>
                <w:rFonts w:ascii="Gill Sans MT" w:hAnsi="Gill Sans MT"/>
                <w:sz w:val="20"/>
              </w:rPr>
            </w:pPr>
          </w:p>
        </w:tc>
        <w:tc>
          <w:tcPr>
            <w:tcW w:w="1047" w:type="dxa"/>
          </w:tcPr>
          <w:p w14:paraId="5B144C1A" w14:textId="77777777" w:rsidR="007045FC" w:rsidRPr="00BE068B" w:rsidRDefault="007045FC" w:rsidP="00F7697D">
            <w:pPr>
              <w:contextualSpacing/>
              <w:jc w:val="center"/>
              <w:rPr>
                <w:rFonts w:ascii="Gill Sans MT" w:hAnsi="Gill Sans MT"/>
                <w:sz w:val="20"/>
              </w:rPr>
            </w:pPr>
          </w:p>
        </w:tc>
        <w:tc>
          <w:tcPr>
            <w:tcW w:w="1080" w:type="dxa"/>
          </w:tcPr>
          <w:p w14:paraId="34B8591D" w14:textId="77777777" w:rsidR="007045FC" w:rsidRPr="00BE068B" w:rsidRDefault="007045FC" w:rsidP="00F7697D">
            <w:pPr>
              <w:contextualSpacing/>
              <w:jc w:val="center"/>
              <w:rPr>
                <w:rFonts w:ascii="Gill Sans MT" w:hAnsi="Gill Sans MT"/>
                <w:sz w:val="20"/>
              </w:rPr>
            </w:pPr>
          </w:p>
        </w:tc>
        <w:tc>
          <w:tcPr>
            <w:tcW w:w="1530" w:type="dxa"/>
          </w:tcPr>
          <w:p w14:paraId="1F3F74F2" w14:textId="77777777" w:rsidR="007045FC" w:rsidRPr="00BE068B" w:rsidRDefault="007045FC" w:rsidP="00F7697D">
            <w:pPr>
              <w:contextualSpacing/>
              <w:jc w:val="center"/>
              <w:rPr>
                <w:rFonts w:ascii="Gill Sans MT" w:hAnsi="Gill Sans MT"/>
                <w:sz w:val="20"/>
              </w:rPr>
            </w:pPr>
          </w:p>
        </w:tc>
        <w:tc>
          <w:tcPr>
            <w:tcW w:w="1530" w:type="dxa"/>
          </w:tcPr>
          <w:p w14:paraId="25C9F9EA" w14:textId="77777777" w:rsidR="007045FC" w:rsidRPr="00BE068B" w:rsidRDefault="007045FC" w:rsidP="00F7697D">
            <w:pPr>
              <w:contextualSpacing/>
              <w:jc w:val="center"/>
              <w:rPr>
                <w:rFonts w:ascii="Gill Sans MT" w:hAnsi="Gill Sans MT"/>
                <w:sz w:val="20"/>
              </w:rPr>
            </w:pPr>
          </w:p>
        </w:tc>
        <w:tc>
          <w:tcPr>
            <w:tcW w:w="1170" w:type="dxa"/>
          </w:tcPr>
          <w:p w14:paraId="7C418E50" w14:textId="77777777" w:rsidR="007045FC" w:rsidRPr="00BE068B" w:rsidRDefault="007045FC" w:rsidP="00F7697D">
            <w:pPr>
              <w:contextualSpacing/>
              <w:jc w:val="center"/>
              <w:rPr>
                <w:rFonts w:ascii="Gill Sans MT" w:hAnsi="Gill Sans MT"/>
                <w:sz w:val="20"/>
              </w:rPr>
            </w:pPr>
          </w:p>
        </w:tc>
        <w:tc>
          <w:tcPr>
            <w:tcW w:w="1350" w:type="dxa"/>
          </w:tcPr>
          <w:p w14:paraId="3DD349DE" w14:textId="77777777" w:rsidR="007045FC" w:rsidRPr="00BE068B" w:rsidRDefault="007045FC" w:rsidP="00F7697D">
            <w:pPr>
              <w:contextualSpacing/>
              <w:jc w:val="center"/>
              <w:rPr>
                <w:rFonts w:ascii="Gill Sans MT" w:hAnsi="Gill Sans MT"/>
                <w:sz w:val="20"/>
              </w:rPr>
            </w:pPr>
          </w:p>
        </w:tc>
      </w:tr>
    </w:tbl>
    <w:p w14:paraId="2E9DF626" w14:textId="77777777" w:rsidR="00F7697D" w:rsidRPr="00BE068B" w:rsidRDefault="00F7697D" w:rsidP="00F7697D">
      <w:pPr>
        <w:spacing w:after="0" w:line="240" w:lineRule="auto"/>
        <w:contextualSpacing/>
        <w:rPr>
          <w:rFonts w:ascii="Gill Sans MT" w:eastAsia="SimSun" w:hAnsi="Gill Sans MT"/>
        </w:rPr>
      </w:pPr>
    </w:p>
    <w:tbl>
      <w:tblPr>
        <w:tblStyle w:val="TableGrid2"/>
        <w:tblW w:w="10795" w:type="dxa"/>
        <w:jc w:val="center"/>
        <w:tblCellMar>
          <w:left w:w="29" w:type="dxa"/>
          <w:right w:w="29" w:type="dxa"/>
        </w:tblCellMar>
        <w:tblLook w:val="04A0" w:firstRow="1" w:lastRow="0" w:firstColumn="1" w:lastColumn="0" w:noHBand="0" w:noVBand="1"/>
      </w:tblPr>
      <w:tblGrid>
        <w:gridCol w:w="5397"/>
        <w:gridCol w:w="5398"/>
      </w:tblGrid>
      <w:tr w:rsidR="007045FC" w:rsidRPr="00BE068B" w14:paraId="43927DF8" w14:textId="77777777" w:rsidTr="007045FC">
        <w:trPr>
          <w:jc w:val="center"/>
        </w:trPr>
        <w:tc>
          <w:tcPr>
            <w:tcW w:w="5397" w:type="dxa"/>
          </w:tcPr>
          <w:p w14:paraId="7CF8CE97" w14:textId="5772933C" w:rsidR="007045FC" w:rsidRPr="00BE068B" w:rsidRDefault="007045FC" w:rsidP="00F7697D">
            <w:pPr>
              <w:kinsoku w:val="0"/>
              <w:overflowPunct w:val="0"/>
              <w:autoSpaceDE w:val="0"/>
              <w:autoSpaceDN w:val="0"/>
              <w:adjustRightInd w:val="0"/>
              <w:contextualSpacing/>
              <w:rPr>
                <w:rFonts w:ascii="Gill Sans MT" w:hAnsi="Gill Sans MT" w:cs="Times New Roman"/>
                <w:b/>
                <w:sz w:val="20"/>
              </w:rPr>
            </w:pPr>
            <w:r w:rsidRPr="00BE068B">
              <w:rPr>
                <w:rFonts w:ascii="Gill Sans MT" w:hAnsi="Gill Sans MT" w:cs="Times New Roman"/>
                <w:b/>
                <w:sz w:val="20"/>
              </w:rPr>
              <w:t>Documentation Type 121</w:t>
            </w:r>
          </w:p>
        </w:tc>
        <w:tc>
          <w:tcPr>
            <w:tcW w:w="5398" w:type="dxa"/>
          </w:tcPr>
          <w:p w14:paraId="4A0C4EFD" w14:textId="51B0544C" w:rsidR="007045FC" w:rsidRPr="00BE068B" w:rsidRDefault="007045FC" w:rsidP="00F7697D">
            <w:pPr>
              <w:kinsoku w:val="0"/>
              <w:overflowPunct w:val="0"/>
              <w:autoSpaceDE w:val="0"/>
              <w:autoSpaceDN w:val="0"/>
              <w:adjustRightInd w:val="0"/>
              <w:contextualSpacing/>
              <w:rPr>
                <w:rFonts w:ascii="Gill Sans MT" w:hAnsi="Gill Sans MT" w:cs="Times New Roman"/>
                <w:b/>
                <w:sz w:val="20"/>
              </w:rPr>
            </w:pPr>
            <w:r w:rsidRPr="00BE068B">
              <w:rPr>
                <w:rFonts w:ascii="Gill Sans MT" w:hAnsi="Gill Sans MT" w:cs="Times New Roman"/>
                <w:b/>
                <w:sz w:val="20"/>
              </w:rPr>
              <w:t>Likelihood scale 122</w:t>
            </w:r>
          </w:p>
        </w:tc>
      </w:tr>
      <w:tr w:rsidR="007045FC" w:rsidRPr="00BE068B" w14:paraId="39555FF7" w14:textId="77777777" w:rsidTr="007045FC">
        <w:trPr>
          <w:jc w:val="center"/>
        </w:trPr>
        <w:tc>
          <w:tcPr>
            <w:tcW w:w="5397" w:type="dxa"/>
          </w:tcPr>
          <w:p w14:paraId="65F77A91" w14:textId="77777777" w:rsidR="007045FC" w:rsidRPr="00BE068B" w:rsidRDefault="007045FC"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1=Customary land certificate</w:t>
            </w:r>
          </w:p>
          <w:p w14:paraId="622606F5" w14:textId="77777777" w:rsidR="007045FC" w:rsidRPr="00BE068B" w:rsidRDefault="007045FC"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2=State land lease/title - 14 year lease</w:t>
            </w:r>
          </w:p>
          <w:p w14:paraId="67E5CFA0" w14:textId="77777777" w:rsidR="007045FC" w:rsidRPr="00BE068B" w:rsidRDefault="007045FC"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3=State land lease/title - 99 year lease</w:t>
            </w:r>
          </w:p>
          <w:p w14:paraId="765B192B" w14:textId="77777777" w:rsidR="007045FC" w:rsidRPr="00BE068B" w:rsidRDefault="007045FC"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4=Letter of consent not yet registered with the Ministry of Lands</w:t>
            </w:r>
          </w:p>
          <w:p w14:paraId="1FE183FA" w14:textId="77777777" w:rsidR="007045FC" w:rsidRPr="00BE068B" w:rsidRDefault="007045FC"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5=Other documentation</w:t>
            </w:r>
          </w:p>
        </w:tc>
        <w:tc>
          <w:tcPr>
            <w:tcW w:w="5398" w:type="dxa"/>
          </w:tcPr>
          <w:p w14:paraId="749ED6A6" w14:textId="77777777" w:rsidR="007045FC" w:rsidRPr="00BE068B" w:rsidRDefault="007045FC" w:rsidP="007045FC">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1=Impossible/would never happen</w:t>
            </w:r>
          </w:p>
          <w:p w14:paraId="0C9DA5DA" w14:textId="77777777" w:rsidR="007045FC" w:rsidRPr="00BE068B" w:rsidRDefault="007045FC" w:rsidP="007045FC">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 xml:space="preserve">2=Highly unlikely </w:t>
            </w:r>
          </w:p>
          <w:p w14:paraId="16F0664D" w14:textId="77777777" w:rsidR="007045FC" w:rsidRPr="00BE068B" w:rsidRDefault="007045FC" w:rsidP="007045FC">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3= Unsure/I don't know</w:t>
            </w:r>
          </w:p>
          <w:p w14:paraId="1F91641A" w14:textId="77777777" w:rsidR="007045FC" w:rsidRPr="00BE068B" w:rsidRDefault="007045FC" w:rsidP="007045FC">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4=Likely</w:t>
            </w:r>
            <w:r w:rsidRPr="00BE068B">
              <w:rPr>
                <w:rFonts w:ascii="Gill Sans MT" w:hAnsi="Gill Sans MT" w:cs="Times New Roman"/>
                <w:sz w:val="20"/>
              </w:rPr>
              <w:tab/>
              <w:t xml:space="preserve">5=Very Likely </w:t>
            </w:r>
          </w:p>
          <w:p w14:paraId="27BA01E7" w14:textId="77777777" w:rsidR="007045FC" w:rsidRPr="00BE068B" w:rsidRDefault="007045FC" w:rsidP="007045FC">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6=Happening right now</w:t>
            </w:r>
          </w:p>
          <w:p w14:paraId="71D42085" w14:textId="25E7C732" w:rsidR="007045FC" w:rsidRPr="00BE068B" w:rsidRDefault="007045FC"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7=Prefer not to answer</w:t>
            </w:r>
          </w:p>
        </w:tc>
      </w:tr>
    </w:tbl>
    <w:p w14:paraId="1B4F4EBD" w14:textId="77777777" w:rsidR="00F7697D" w:rsidRPr="00BE068B" w:rsidRDefault="00F7697D" w:rsidP="00F7697D">
      <w:pPr>
        <w:spacing w:after="0" w:line="240" w:lineRule="auto"/>
        <w:contextualSpacing/>
        <w:rPr>
          <w:rFonts w:ascii="Gill Sans MT" w:eastAsia="SimSun" w:hAnsi="Gill Sans MT"/>
        </w:rPr>
      </w:pPr>
    </w:p>
    <w:p w14:paraId="238DC753" w14:textId="77777777" w:rsidR="008B5DEC" w:rsidRDefault="008B5DEC" w:rsidP="00F7697D">
      <w:pPr>
        <w:spacing w:after="0" w:line="240" w:lineRule="auto"/>
        <w:contextualSpacing/>
        <w:rPr>
          <w:rFonts w:ascii="Gill Sans MT" w:eastAsia="Times New Roman" w:hAnsi="Gill Sans MT" w:cs="Times New Roman"/>
          <w:b/>
          <w:bCs/>
        </w:rPr>
      </w:pPr>
    </w:p>
    <w:p w14:paraId="112482DD" w14:textId="77777777" w:rsidR="008B5DEC" w:rsidRDefault="008B5DEC" w:rsidP="00F7697D">
      <w:pPr>
        <w:spacing w:after="0" w:line="240" w:lineRule="auto"/>
        <w:contextualSpacing/>
        <w:rPr>
          <w:rFonts w:ascii="Gill Sans MT" w:eastAsia="Times New Roman" w:hAnsi="Gill Sans MT" w:cs="Times New Roman"/>
          <w:b/>
          <w:bCs/>
        </w:rPr>
      </w:pPr>
    </w:p>
    <w:p w14:paraId="40BD053E" w14:textId="77777777" w:rsidR="008B5DEC" w:rsidRDefault="008B5DEC" w:rsidP="00F7697D">
      <w:pPr>
        <w:spacing w:after="0" w:line="240" w:lineRule="auto"/>
        <w:contextualSpacing/>
        <w:rPr>
          <w:rFonts w:ascii="Gill Sans MT" w:eastAsia="Times New Roman" w:hAnsi="Gill Sans MT" w:cs="Times New Roman"/>
          <w:b/>
          <w:bCs/>
        </w:rPr>
      </w:pPr>
    </w:p>
    <w:p w14:paraId="2E7EF4C4" w14:textId="77777777" w:rsidR="008B5DEC" w:rsidRDefault="008B5DEC" w:rsidP="00F7697D">
      <w:pPr>
        <w:spacing w:after="0" w:line="240" w:lineRule="auto"/>
        <w:contextualSpacing/>
        <w:rPr>
          <w:rFonts w:ascii="Gill Sans MT" w:eastAsia="Times New Roman" w:hAnsi="Gill Sans MT" w:cs="Times New Roman"/>
          <w:b/>
          <w:bCs/>
        </w:rPr>
      </w:pPr>
    </w:p>
    <w:p w14:paraId="5780C37E" w14:textId="77777777" w:rsidR="008B5DEC" w:rsidRDefault="008B5DEC" w:rsidP="00F7697D">
      <w:pPr>
        <w:spacing w:after="0" w:line="240" w:lineRule="auto"/>
        <w:contextualSpacing/>
        <w:rPr>
          <w:rFonts w:ascii="Gill Sans MT" w:eastAsia="Times New Roman" w:hAnsi="Gill Sans MT" w:cs="Times New Roman"/>
          <w:b/>
          <w:bCs/>
        </w:rPr>
      </w:pPr>
    </w:p>
    <w:p w14:paraId="01D88CC6" w14:textId="77777777" w:rsidR="008B5DEC" w:rsidRDefault="008B5DEC" w:rsidP="00F7697D">
      <w:pPr>
        <w:spacing w:after="0" w:line="240" w:lineRule="auto"/>
        <w:contextualSpacing/>
        <w:rPr>
          <w:rFonts w:ascii="Gill Sans MT" w:eastAsia="Times New Roman" w:hAnsi="Gill Sans MT" w:cs="Times New Roman"/>
          <w:b/>
          <w:bCs/>
        </w:rPr>
      </w:pPr>
    </w:p>
    <w:p w14:paraId="6B9D2CCB" w14:textId="77777777" w:rsidR="008B5DEC" w:rsidRDefault="008B5DEC" w:rsidP="00F7697D">
      <w:pPr>
        <w:spacing w:after="0" w:line="240" w:lineRule="auto"/>
        <w:contextualSpacing/>
        <w:rPr>
          <w:rFonts w:ascii="Gill Sans MT" w:eastAsia="Times New Roman" w:hAnsi="Gill Sans MT" w:cs="Times New Roman"/>
          <w:b/>
          <w:bCs/>
        </w:rPr>
      </w:pPr>
    </w:p>
    <w:p w14:paraId="07CC4FAD" w14:textId="77777777" w:rsidR="008B5DEC" w:rsidRDefault="008B5DEC" w:rsidP="00F7697D">
      <w:pPr>
        <w:spacing w:after="0" w:line="240" w:lineRule="auto"/>
        <w:contextualSpacing/>
        <w:rPr>
          <w:rFonts w:ascii="Gill Sans MT" w:eastAsia="Times New Roman" w:hAnsi="Gill Sans MT" w:cs="Times New Roman"/>
          <w:b/>
          <w:bCs/>
        </w:rPr>
      </w:pPr>
    </w:p>
    <w:p w14:paraId="441967DB" w14:textId="77777777" w:rsidR="008B5DEC" w:rsidRDefault="008B5DEC" w:rsidP="00F7697D">
      <w:pPr>
        <w:spacing w:after="0" w:line="240" w:lineRule="auto"/>
        <w:contextualSpacing/>
        <w:rPr>
          <w:rFonts w:ascii="Gill Sans MT" w:eastAsia="Times New Roman" w:hAnsi="Gill Sans MT" w:cs="Times New Roman"/>
          <w:b/>
          <w:bCs/>
        </w:rPr>
      </w:pPr>
    </w:p>
    <w:p w14:paraId="1DB20564" w14:textId="77777777" w:rsidR="008B5DEC" w:rsidRDefault="008B5DEC" w:rsidP="00F7697D">
      <w:pPr>
        <w:spacing w:after="0" w:line="240" w:lineRule="auto"/>
        <w:contextualSpacing/>
        <w:rPr>
          <w:rFonts w:ascii="Gill Sans MT" w:eastAsia="Times New Roman" w:hAnsi="Gill Sans MT" w:cs="Times New Roman"/>
          <w:b/>
          <w:bCs/>
        </w:rPr>
      </w:pPr>
    </w:p>
    <w:p w14:paraId="51859615" w14:textId="77777777" w:rsidR="008B5DEC" w:rsidRDefault="008B5DEC" w:rsidP="00F7697D">
      <w:pPr>
        <w:spacing w:after="0" w:line="240" w:lineRule="auto"/>
        <w:contextualSpacing/>
        <w:rPr>
          <w:rFonts w:ascii="Gill Sans MT" w:eastAsia="Times New Roman" w:hAnsi="Gill Sans MT" w:cs="Times New Roman"/>
          <w:b/>
          <w:bCs/>
        </w:rPr>
      </w:pPr>
    </w:p>
    <w:p w14:paraId="0CDB8BC8" w14:textId="77777777" w:rsidR="008B5DEC" w:rsidRDefault="008B5DEC" w:rsidP="00F7697D">
      <w:pPr>
        <w:spacing w:after="0" w:line="240" w:lineRule="auto"/>
        <w:contextualSpacing/>
        <w:rPr>
          <w:rFonts w:ascii="Gill Sans MT" w:eastAsia="Times New Roman" w:hAnsi="Gill Sans MT" w:cs="Times New Roman"/>
          <w:b/>
          <w:bCs/>
        </w:rPr>
      </w:pPr>
    </w:p>
    <w:p w14:paraId="5D8E3D90" w14:textId="77777777" w:rsidR="008B5DEC" w:rsidRDefault="008B5DEC" w:rsidP="00F7697D">
      <w:pPr>
        <w:spacing w:after="0" w:line="240" w:lineRule="auto"/>
        <w:contextualSpacing/>
        <w:rPr>
          <w:rFonts w:ascii="Gill Sans MT" w:eastAsia="Times New Roman" w:hAnsi="Gill Sans MT" w:cs="Times New Roman"/>
          <w:b/>
          <w:bCs/>
        </w:rPr>
      </w:pPr>
    </w:p>
    <w:p w14:paraId="34DCA936" w14:textId="77777777" w:rsidR="008B5DEC" w:rsidRDefault="008B5DEC" w:rsidP="00F7697D">
      <w:pPr>
        <w:spacing w:after="0" w:line="240" w:lineRule="auto"/>
        <w:contextualSpacing/>
        <w:rPr>
          <w:rFonts w:ascii="Gill Sans MT" w:eastAsia="Times New Roman" w:hAnsi="Gill Sans MT" w:cs="Times New Roman"/>
          <w:b/>
          <w:bCs/>
        </w:rPr>
      </w:pPr>
    </w:p>
    <w:p w14:paraId="105445AD" w14:textId="77777777" w:rsidR="008B5DEC" w:rsidRDefault="008B5DEC" w:rsidP="00F7697D">
      <w:pPr>
        <w:spacing w:after="0" w:line="240" w:lineRule="auto"/>
        <w:contextualSpacing/>
        <w:rPr>
          <w:rFonts w:ascii="Gill Sans MT" w:eastAsia="Times New Roman" w:hAnsi="Gill Sans MT" w:cs="Times New Roman"/>
          <w:b/>
          <w:bCs/>
        </w:rPr>
      </w:pPr>
    </w:p>
    <w:p w14:paraId="0C01B526" w14:textId="77777777" w:rsidR="008B5DEC" w:rsidRDefault="008B5DEC" w:rsidP="00F7697D">
      <w:pPr>
        <w:spacing w:after="0" w:line="240" w:lineRule="auto"/>
        <w:contextualSpacing/>
        <w:rPr>
          <w:rFonts w:ascii="Gill Sans MT" w:eastAsia="Times New Roman" w:hAnsi="Gill Sans MT" w:cs="Times New Roman"/>
          <w:b/>
          <w:bCs/>
        </w:rPr>
      </w:pPr>
    </w:p>
    <w:p w14:paraId="388F283B" w14:textId="77777777" w:rsidR="008B5DEC" w:rsidRDefault="008B5DEC" w:rsidP="00F7697D">
      <w:pPr>
        <w:spacing w:after="0" w:line="240" w:lineRule="auto"/>
        <w:contextualSpacing/>
        <w:rPr>
          <w:rFonts w:ascii="Gill Sans MT" w:eastAsia="Times New Roman" w:hAnsi="Gill Sans MT" w:cs="Times New Roman"/>
          <w:b/>
          <w:bCs/>
        </w:rPr>
      </w:pPr>
    </w:p>
    <w:p w14:paraId="67072677" w14:textId="77777777" w:rsidR="008B5DEC" w:rsidRDefault="008B5DEC" w:rsidP="00F7697D">
      <w:pPr>
        <w:spacing w:after="0" w:line="240" w:lineRule="auto"/>
        <w:contextualSpacing/>
        <w:rPr>
          <w:rFonts w:ascii="Gill Sans MT" w:eastAsia="Times New Roman" w:hAnsi="Gill Sans MT" w:cs="Times New Roman"/>
          <w:b/>
          <w:bCs/>
        </w:rPr>
      </w:pPr>
    </w:p>
    <w:p w14:paraId="185B8491" w14:textId="77777777" w:rsidR="008B5DEC" w:rsidRDefault="008B5DEC" w:rsidP="00F7697D">
      <w:pPr>
        <w:spacing w:after="0" w:line="240" w:lineRule="auto"/>
        <w:contextualSpacing/>
        <w:rPr>
          <w:rFonts w:ascii="Gill Sans MT" w:eastAsia="Times New Roman" w:hAnsi="Gill Sans MT" w:cs="Times New Roman"/>
          <w:b/>
          <w:bCs/>
        </w:rPr>
      </w:pPr>
    </w:p>
    <w:p w14:paraId="09F96048" w14:textId="77777777" w:rsidR="008B5DEC" w:rsidRDefault="008B5DEC" w:rsidP="00F7697D">
      <w:pPr>
        <w:spacing w:after="0" w:line="240" w:lineRule="auto"/>
        <w:contextualSpacing/>
        <w:rPr>
          <w:rFonts w:ascii="Gill Sans MT" w:eastAsia="Times New Roman" w:hAnsi="Gill Sans MT" w:cs="Times New Roman"/>
          <w:b/>
          <w:bCs/>
        </w:rPr>
      </w:pPr>
    </w:p>
    <w:p w14:paraId="3EEF6713" w14:textId="77777777" w:rsidR="008B5DEC" w:rsidRDefault="008B5DEC" w:rsidP="00F7697D">
      <w:pPr>
        <w:spacing w:after="0" w:line="240" w:lineRule="auto"/>
        <w:contextualSpacing/>
        <w:rPr>
          <w:rFonts w:ascii="Gill Sans MT" w:eastAsia="Times New Roman" w:hAnsi="Gill Sans MT" w:cs="Times New Roman"/>
          <w:b/>
          <w:bCs/>
        </w:rPr>
      </w:pPr>
    </w:p>
    <w:p w14:paraId="0152113C" w14:textId="77777777" w:rsidR="008B5DEC" w:rsidRDefault="008B5DEC" w:rsidP="00F7697D">
      <w:pPr>
        <w:spacing w:after="0" w:line="240" w:lineRule="auto"/>
        <w:contextualSpacing/>
        <w:rPr>
          <w:rFonts w:ascii="Gill Sans MT" w:eastAsia="Times New Roman" w:hAnsi="Gill Sans MT" w:cs="Times New Roman"/>
          <w:b/>
          <w:bCs/>
        </w:rPr>
      </w:pPr>
    </w:p>
    <w:p w14:paraId="446BC94B" w14:textId="77777777" w:rsidR="008B5DEC" w:rsidRDefault="008B5DEC" w:rsidP="00F7697D">
      <w:pPr>
        <w:spacing w:after="0" w:line="240" w:lineRule="auto"/>
        <w:contextualSpacing/>
        <w:rPr>
          <w:rFonts w:ascii="Gill Sans MT" w:eastAsia="Times New Roman" w:hAnsi="Gill Sans MT" w:cs="Times New Roman"/>
          <w:b/>
          <w:bCs/>
        </w:rPr>
      </w:pPr>
    </w:p>
    <w:p w14:paraId="76161950" w14:textId="77777777" w:rsidR="008B5DEC" w:rsidRDefault="008B5DEC" w:rsidP="00F7697D">
      <w:pPr>
        <w:spacing w:after="0" w:line="240" w:lineRule="auto"/>
        <w:contextualSpacing/>
        <w:rPr>
          <w:rFonts w:ascii="Gill Sans MT" w:eastAsia="Times New Roman" w:hAnsi="Gill Sans MT" w:cs="Times New Roman"/>
          <w:b/>
          <w:bCs/>
        </w:rPr>
      </w:pPr>
    </w:p>
    <w:p w14:paraId="48D5F9EA" w14:textId="77777777" w:rsidR="008B5DEC" w:rsidRDefault="008B5DEC" w:rsidP="00F7697D">
      <w:pPr>
        <w:spacing w:after="0" w:line="240" w:lineRule="auto"/>
        <w:contextualSpacing/>
        <w:rPr>
          <w:rFonts w:ascii="Gill Sans MT" w:eastAsia="Times New Roman" w:hAnsi="Gill Sans MT" w:cs="Times New Roman"/>
          <w:b/>
          <w:bCs/>
        </w:rPr>
      </w:pPr>
    </w:p>
    <w:p w14:paraId="53E1568E" w14:textId="77777777" w:rsidR="008B5DEC" w:rsidRDefault="008B5DEC" w:rsidP="00F7697D">
      <w:pPr>
        <w:spacing w:after="0" w:line="240" w:lineRule="auto"/>
        <w:contextualSpacing/>
        <w:rPr>
          <w:rFonts w:ascii="Gill Sans MT" w:eastAsia="Times New Roman" w:hAnsi="Gill Sans MT" w:cs="Times New Roman"/>
          <w:b/>
          <w:bCs/>
        </w:rPr>
      </w:pPr>
    </w:p>
    <w:p w14:paraId="06C2698B" w14:textId="77777777" w:rsidR="008B5DEC" w:rsidRDefault="008B5DEC" w:rsidP="00F7697D">
      <w:pPr>
        <w:spacing w:after="0" w:line="240" w:lineRule="auto"/>
        <w:contextualSpacing/>
        <w:rPr>
          <w:rFonts w:ascii="Gill Sans MT" w:eastAsia="Times New Roman" w:hAnsi="Gill Sans MT" w:cs="Times New Roman"/>
          <w:b/>
          <w:bCs/>
        </w:rPr>
      </w:pPr>
    </w:p>
    <w:p w14:paraId="6B57B8CF" w14:textId="77777777" w:rsidR="008B5DEC" w:rsidRDefault="008B5DEC" w:rsidP="00F7697D">
      <w:pPr>
        <w:spacing w:after="0" w:line="240" w:lineRule="auto"/>
        <w:contextualSpacing/>
        <w:rPr>
          <w:rFonts w:ascii="Gill Sans MT" w:eastAsia="Times New Roman" w:hAnsi="Gill Sans MT" w:cs="Times New Roman"/>
          <w:b/>
          <w:bCs/>
        </w:rPr>
      </w:pPr>
    </w:p>
    <w:p w14:paraId="1F59C9B3" w14:textId="77777777" w:rsidR="008B5DEC" w:rsidRDefault="008B5DEC" w:rsidP="00F7697D">
      <w:pPr>
        <w:spacing w:after="0" w:line="240" w:lineRule="auto"/>
        <w:contextualSpacing/>
        <w:rPr>
          <w:rFonts w:ascii="Gill Sans MT" w:eastAsia="Times New Roman" w:hAnsi="Gill Sans MT" w:cs="Times New Roman"/>
          <w:b/>
          <w:bCs/>
        </w:rPr>
      </w:pPr>
    </w:p>
    <w:p w14:paraId="529B8C1A" w14:textId="77777777" w:rsidR="008B5DEC" w:rsidRDefault="008B5DEC" w:rsidP="00F7697D">
      <w:pPr>
        <w:spacing w:after="0" w:line="240" w:lineRule="auto"/>
        <w:contextualSpacing/>
        <w:rPr>
          <w:rFonts w:ascii="Gill Sans MT" w:eastAsia="Times New Roman" w:hAnsi="Gill Sans MT" w:cs="Times New Roman"/>
          <w:b/>
          <w:bCs/>
        </w:rPr>
      </w:pPr>
    </w:p>
    <w:p w14:paraId="345AA480" w14:textId="77777777" w:rsidR="008B5DEC" w:rsidRDefault="008B5DEC" w:rsidP="00F7697D">
      <w:pPr>
        <w:spacing w:after="0" w:line="240" w:lineRule="auto"/>
        <w:contextualSpacing/>
        <w:rPr>
          <w:rFonts w:ascii="Gill Sans MT" w:eastAsia="Times New Roman" w:hAnsi="Gill Sans MT" w:cs="Times New Roman"/>
          <w:b/>
          <w:bCs/>
        </w:rPr>
      </w:pPr>
    </w:p>
    <w:p w14:paraId="1465A14A" w14:textId="77777777" w:rsidR="008B5DEC" w:rsidRDefault="008B5DEC" w:rsidP="00F7697D">
      <w:pPr>
        <w:spacing w:after="0" w:line="240" w:lineRule="auto"/>
        <w:contextualSpacing/>
        <w:rPr>
          <w:rFonts w:ascii="Gill Sans MT" w:eastAsia="Times New Roman" w:hAnsi="Gill Sans MT" w:cs="Times New Roman"/>
          <w:b/>
          <w:bCs/>
        </w:rPr>
      </w:pPr>
    </w:p>
    <w:p w14:paraId="19E93EBF" w14:textId="77777777" w:rsidR="008B5DEC" w:rsidRDefault="008B5DEC" w:rsidP="00F7697D">
      <w:pPr>
        <w:spacing w:after="0" w:line="240" w:lineRule="auto"/>
        <w:contextualSpacing/>
        <w:rPr>
          <w:rFonts w:ascii="Gill Sans MT" w:eastAsia="Times New Roman" w:hAnsi="Gill Sans MT" w:cs="Times New Roman"/>
          <w:b/>
          <w:bCs/>
        </w:rPr>
      </w:pPr>
    </w:p>
    <w:p w14:paraId="2418D4F8" w14:textId="77777777" w:rsidR="008B5DEC" w:rsidRDefault="008B5DEC" w:rsidP="00F7697D">
      <w:pPr>
        <w:spacing w:after="0" w:line="240" w:lineRule="auto"/>
        <w:contextualSpacing/>
        <w:rPr>
          <w:rFonts w:ascii="Gill Sans MT" w:eastAsia="Times New Roman" w:hAnsi="Gill Sans MT" w:cs="Times New Roman"/>
          <w:b/>
          <w:bCs/>
        </w:rPr>
      </w:pPr>
    </w:p>
    <w:p w14:paraId="67AEEEAE" w14:textId="77777777" w:rsidR="008B5DEC" w:rsidRDefault="008B5DEC" w:rsidP="00F7697D">
      <w:pPr>
        <w:spacing w:after="0" w:line="240" w:lineRule="auto"/>
        <w:contextualSpacing/>
        <w:rPr>
          <w:rFonts w:ascii="Gill Sans MT" w:eastAsia="Times New Roman" w:hAnsi="Gill Sans MT" w:cs="Times New Roman"/>
          <w:b/>
          <w:bCs/>
        </w:rPr>
      </w:pPr>
    </w:p>
    <w:p w14:paraId="3D077914" w14:textId="77777777" w:rsidR="008B5DEC" w:rsidRDefault="008B5DEC" w:rsidP="00F7697D">
      <w:pPr>
        <w:spacing w:after="0" w:line="240" w:lineRule="auto"/>
        <w:contextualSpacing/>
        <w:rPr>
          <w:rFonts w:ascii="Gill Sans MT" w:eastAsia="Times New Roman" w:hAnsi="Gill Sans MT" w:cs="Times New Roman"/>
          <w:b/>
          <w:bCs/>
        </w:rPr>
      </w:pPr>
    </w:p>
    <w:p w14:paraId="62BCD55F" w14:textId="77777777" w:rsidR="008B5DEC" w:rsidRDefault="008B5DEC" w:rsidP="00F7697D">
      <w:pPr>
        <w:spacing w:after="0" w:line="240" w:lineRule="auto"/>
        <w:contextualSpacing/>
        <w:rPr>
          <w:rFonts w:ascii="Gill Sans MT" w:eastAsia="Times New Roman" w:hAnsi="Gill Sans MT" w:cs="Times New Roman"/>
          <w:b/>
          <w:bCs/>
        </w:rPr>
      </w:pPr>
    </w:p>
    <w:p w14:paraId="015286F1" w14:textId="77777777" w:rsidR="008B5DEC" w:rsidRDefault="008B5DEC" w:rsidP="00F7697D">
      <w:pPr>
        <w:spacing w:after="0" w:line="240" w:lineRule="auto"/>
        <w:contextualSpacing/>
        <w:rPr>
          <w:rFonts w:ascii="Gill Sans MT" w:eastAsia="Times New Roman" w:hAnsi="Gill Sans MT" w:cs="Times New Roman"/>
          <w:b/>
          <w:bCs/>
        </w:rPr>
      </w:pPr>
    </w:p>
    <w:p w14:paraId="560F6E77" w14:textId="77777777" w:rsidR="008B5DEC" w:rsidRDefault="008B5DEC" w:rsidP="00F7697D">
      <w:pPr>
        <w:spacing w:after="0" w:line="240" w:lineRule="auto"/>
        <w:contextualSpacing/>
        <w:rPr>
          <w:rFonts w:ascii="Gill Sans MT" w:eastAsia="Times New Roman" w:hAnsi="Gill Sans MT" w:cs="Times New Roman"/>
          <w:b/>
          <w:bCs/>
        </w:rPr>
      </w:pPr>
    </w:p>
    <w:p w14:paraId="290DBDCC" w14:textId="77777777" w:rsidR="008B5DEC" w:rsidRDefault="008B5DEC" w:rsidP="00F7697D">
      <w:pPr>
        <w:spacing w:after="0" w:line="240" w:lineRule="auto"/>
        <w:contextualSpacing/>
        <w:rPr>
          <w:rFonts w:ascii="Gill Sans MT" w:eastAsia="Times New Roman" w:hAnsi="Gill Sans MT" w:cs="Times New Roman"/>
          <w:b/>
          <w:bCs/>
        </w:rPr>
      </w:pPr>
    </w:p>
    <w:p w14:paraId="6935914F" w14:textId="0F371600" w:rsidR="00C67ECD" w:rsidRPr="00BE068B" w:rsidRDefault="00C67ECD" w:rsidP="00F7697D">
      <w:pPr>
        <w:spacing w:after="0" w:line="240" w:lineRule="auto"/>
        <w:contextualSpacing/>
        <w:rPr>
          <w:rFonts w:ascii="Gill Sans MT" w:eastAsia="Times New Roman" w:hAnsi="Gill Sans MT" w:cs="Times New Roman"/>
          <w:b/>
          <w:bCs/>
        </w:rPr>
      </w:pPr>
    </w:p>
    <w:tbl>
      <w:tblPr>
        <w:tblStyle w:val="TableGrid2"/>
        <w:tblpPr w:leftFromText="180" w:rightFromText="180" w:horzAnchor="page" w:tblpX="1470" w:tblpY="360"/>
        <w:tblW w:w="8781" w:type="dxa"/>
        <w:tblInd w:w="158" w:type="dxa"/>
        <w:tblLayout w:type="fixed"/>
        <w:tblCellMar>
          <w:left w:w="29" w:type="dxa"/>
          <w:right w:w="29" w:type="dxa"/>
        </w:tblCellMar>
        <w:tblLook w:val="04A0" w:firstRow="1" w:lastRow="0" w:firstColumn="1" w:lastColumn="0" w:noHBand="0" w:noVBand="1"/>
      </w:tblPr>
      <w:tblGrid>
        <w:gridCol w:w="797"/>
        <w:gridCol w:w="1752"/>
        <w:gridCol w:w="1912"/>
        <w:gridCol w:w="1430"/>
        <w:gridCol w:w="1620"/>
        <w:gridCol w:w="10"/>
        <w:gridCol w:w="1250"/>
        <w:gridCol w:w="10"/>
      </w:tblGrid>
      <w:tr w:rsidR="008B5DEC" w:rsidRPr="00BE068B" w14:paraId="57DF78CB" w14:textId="44660095" w:rsidTr="008B5DEC">
        <w:trPr>
          <w:gridAfter w:val="1"/>
          <w:wAfter w:w="10" w:type="dxa"/>
          <w:trHeight w:val="244"/>
        </w:trPr>
        <w:tc>
          <w:tcPr>
            <w:tcW w:w="797" w:type="dxa"/>
            <w:vMerge w:val="restart"/>
          </w:tcPr>
          <w:p w14:paraId="4983945C" w14:textId="77777777" w:rsidR="008B5DEC" w:rsidRPr="00BE068B" w:rsidRDefault="008B5DEC" w:rsidP="00C67ECD">
            <w:pPr>
              <w:contextualSpacing/>
              <w:jc w:val="both"/>
              <w:rPr>
                <w:rFonts w:ascii="Gill Sans MT" w:hAnsi="Gill Sans MT"/>
                <w:sz w:val="20"/>
              </w:rPr>
            </w:pPr>
            <w:r w:rsidRPr="00BE068B">
              <w:rPr>
                <w:rFonts w:ascii="Gill Sans MT" w:hAnsi="Gill Sans MT"/>
                <w:sz w:val="20"/>
              </w:rPr>
              <w:t>Field</w:t>
            </w:r>
          </w:p>
        </w:tc>
        <w:tc>
          <w:tcPr>
            <w:tcW w:w="1752" w:type="dxa"/>
          </w:tcPr>
          <w:p w14:paraId="08DFC54C" w14:textId="5E7F123E" w:rsidR="008B5DEC" w:rsidRPr="00BE068B" w:rsidRDefault="008B5DEC" w:rsidP="00C67ECD">
            <w:pPr>
              <w:contextualSpacing/>
              <w:jc w:val="both"/>
              <w:rPr>
                <w:rFonts w:ascii="Gill Sans MT" w:hAnsi="Gill Sans MT"/>
                <w:sz w:val="20"/>
              </w:rPr>
            </w:pPr>
            <w:r w:rsidRPr="00BE068B">
              <w:rPr>
                <w:rFonts w:ascii="Gill Sans MT" w:hAnsi="Gill Sans MT"/>
                <w:sz w:val="20"/>
              </w:rPr>
              <w:t xml:space="preserve">J.9 </w:t>
            </w:r>
          </w:p>
        </w:tc>
        <w:tc>
          <w:tcPr>
            <w:tcW w:w="1912" w:type="dxa"/>
          </w:tcPr>
          <w:p w14:paraId="7BAF12F1" w14:textId="4BEBC25E" w:rsidR="008B5DEC" w:rsidRPr="00BE068B" w:rsidRDefault="008B5DEC" w:rsidP="00C67ECD">
            <w:pPr>
              <w:contextualSpacing/>
              <w:jc w:val="both"/>
              <w:rPr>
                <w:rFonts w:ascii="Gill Sans MT" w:hAnsi="Gill Sans MT"/>
                <w:sz w:val="20"/>
              </w:rPr>
            </w:pPr>
            <w:r w:rsidRPr="00BE068B">
              <w:rPr>
                <w:rFonts w:ascii="Gill Sans MT" w:hAnsi="Gill Sans MT"/>
                <w:sz w:val="20"/>
              </w:rPr>
              <w:t>J.10</w:t>
            </w:r>
          </w:p>
        </w:tc>
        <w:tc>
          <w:tcPr>
            <w:tcW w:w="1430" w:type="dxa"/>
          </w:tcPr>
          <w:p w14:paraId="28F157A4" w14:textId="2E8C74EE" w:rsidR="008B5DEC" w:rsidRPr="00BE068B" w:rsidRDefault="008B5DEC" w:rsidP="00C67ECD">
            <w:pPr>
              <w:contextualSpacing/>
              <w:jc w:val="both"/>
              <w:rPr>
                <w:rFonts w:ascii="Gill Sans MT" w:hAnsi="Gill Sans MT"/>
                <w:sz w:val="20"/>
              </w:rPr>
            </w:pPr>
            <w:r w:rsidRPr="00BE068B">
              <w:rPr>
                <w:rFonts w:ascii="Gill Sans MT" w:hAnsi="Gill Sans MT"/>
                <w:sz w:val="20"/>
              </w:rPr>
              <w:t>J.11</w:t>
            </w:r>
          </w:p>
        </w:tc>
        <w:tc>
          <w:tcPr>
            <w:tcW w:w="1620" w:type="dxa"/>
          </w:tcPr>
          <w:p w14:paraId="47363765" w14:textId="5D6E8DB3" w:rsidR="008B5DEC" w:rsidRPr="00BE068B" w:rsidRDefault="008B5DEC" w:rsidP="00C67ECD">
            <w:pPr>
              <w:contextualSpacing/>
              <w:jc w:val="both"/>
              <w:rPr>
                <w:rFonts w:ascii="Gill Sans MT" w:hAnsi="Gill Sans MT"/>
                <w:sz w:val="20"/>
              </w:rPr>
            </w:pPr>
            <w:r w:rsidRPr="00BE068B">
              <w:rPr>
                <w:rFonts w:ascii="Gill Sans MT" w:hAnsi="Gill Sans MT"/>
                <w:sz w:val="20"/>
              </w:rPr>
              <w:t>J.12</w:t>
            </w:r>
          </w:p>
        </w:tc>
        <w:tc>
          <w:tcPr>
            <w:tcW w:w="1260" w:type="dxa"/>
            <w:gridSpan w:val="2"/>
          </w:tcPr>
          <w:p w14:paraId="18311D56" w14:textId="6F3895F6" w:rsidR="008B5DEC" w:rsidRPr="00BE068B" w:rsidRDefault="008B5DEC" w:rsidP="00C67ECD">
            <w:pPr>
              <w:contextualSpacing/>
              <w:jc w:val="both"/>
              <w:rPr>
                <w:rFonts w:ascii="Gill Sans MT" w:hAnsi="Gill Sans MT"/>
                <w:sz w:val="20"/>
              </w:rPr>
            </w:pPr>
            <w:r w:rsidRPr="00BE068B">
              <w:rPr>
                <w:rFonts w:ascii="Gill Sans MT" w:hAnsi="Gill Sans MT"/>
                <w:sz w:val="20"/>
              </w:rPr>
              <w:t>J.14</w:t>
            </w:r>
          </w:p>
        </w:tc>
      </w:tr>
      <w:tr w:rsidR="008B5DEC" w:rsidRPr="00BE068B" w14:paraId="69D2E1E4" w14:textId="2F3F317A" w:rsidTr="008B5DEC">
        <w:trPr>
          <w:gridAfter w:val="1"/>
          <w:wAfter w:w="10" w:type="dxa"/>
          <w:trHeight w:val="244"/>
        </w:trPr>
        <w:tc>
          <w:tcPr>
            <w:tcW w:w="797" w:type="dxa"/>
            <w:vMerge/>
          </w:tcPr>
          <w:p w14:paraId="3329E8C0" w14:textId="77777777" w:rsidR="008B5DEC" w:rsidRPr="00BE068B" w:rsidRDefault="008B5DEC" w:rsidP="00C67ECD">
            <w:pPr>
              <w:contextualSpacing/>
              <w:jc w:val="both"/>
              <w:rPr>
                <w:rFonts w:ascii="Gill Sans MT" w:hAnsi="Gill Sans MT"/>
                <w:sz w:val="20"/>
              </w:rPr>
            </w:pPr>
          </w:p>
        </w:tc>
        <w:tc>
          <w:tcPr>
            <w:tcW w:w="1752" w:type="dxa"/>
          </w:tcPr>
          <w:p w14:paraId="71852B5F" w14:textId="7FCE64B9" w:rsidR="008B5DEC" w:rsidRPr="00BE068B" w:rsidRDefault="008B5DEC" w:rsidP="00C67ECD">
            <w:pPr>
              <w:contextualSpacing/>
              <w:rPr>
                <w:rFonts w:ascii="Gill Sans MT" w:hAnsi="Gill Sans MT" w:cs="Times New Roman"/>
                <w:sz w:val="20"/>
              </w:rPr>
            </w:pPr>
            <w:r w:rsidRPr="00BE068B">
              <w:rPr>
                <w:rFonts w:ascii="Gill Sans MT" w:hAnsi="Gill Sans MT" w:cs="Times New Roman"/>
                <w:sz w:val="20"/>
              </w:rPr>
              <w:t>In the next 1-3 years, how likely do you think it is that the chief will give this field up for investment purposes?</w:t>
            </w:r>
          </w:p>
          <w:p w14:paraId="247DC850" w14:textId="77777777" w:rsidR="008B5DEC" w:rsidRPr="00BE068B" w:rsidRDefault="008B5DEC" w:rsidP="00C67ECD">
            <w:pPr>
              <w:contextualSpacing/>
              <w:rPr>
                <w:rFonts w:ascii="Gill Sans MT" w:hAnsi="Gill Sans MT" w:cs="Times New Roman"/>
                <w:sz w:val="20"/>
              </w:rPr>
            </w:pPr>
          </w:p>
          <w:p w14:paraId="2E573A6A" w14:textId="0DDD80F6" w:rsidR="008B5DEC" w:rsidRPr="00BE068B" w:rsidRDefault="008B5DEC" w:rsidP="00C67ECD">
            <w:pPr>
              <w:contextualSpacing/>
              <w:rPr>
                <w:rFonts w:ascii="Gill Sans MT" w:hAnsi="Gill Sans MT"/>
                <w:i/>
                <w:sz w:val="20"/>
              </w:rPr>
            </w:pPr>
            <w:r w:rsidRPr="00BE068B">
              <w:rPr>
                <w:rFonts w:ascii="Gill Sans MT" w:hAnsi="Gill Sans MT" w:cs="Times New Roman"/>
                <w:i/>
                <w:sz w:val="20"/>
              </w:rPr>
              <w:t>(</w:t>
            </w:r>
            <w:proofErr w:type="gramStart"/>
            <w:r w:rsidRPr="00BE068B">
              <w:rPr>
                <w:rFonts w:ascii="Gill Sans MT" w:hAnsi="Gill Sans MT" w:cs="Times New Roman"/>
                <w:i/>
                <w:sz w:val="20"/>
              </w:rPr>
              <w:t>See  Code</w:t>
            </w:r>
            <w:proofErr w:type="gramEnd"/>
            <w:r w:rsidRPr="00BE068B">
              <w:rPr>
                <w:rFonts w:ascii="Gill Sans MT" w:hAnsi="Gill Sans MT" w:cs="Times New Roman"/>
                <w:i/>
                <w:sz w:val="20"/>
              </w:rPr>
              <w:t xml:space="preserve"> 122 Below)</w:t>
            </w:r>
          </w:p>
        </w:tc>
        <w:tc>
          <w:tcPr>
            <w:tcW w:w="1912" w:type="dxa"/>
          </w:tcPr>
          <w:p w14:paraId="096D0FBC" w14:textId="30D8F28B" w:rsidR="008B5DEC" w:rsidRPr="00BE068B" w:rsidRDefault="008B5DEC" w:rsidP="00C67ECD">
            <w:pPr>
              <w:contextualSpacing/>
              <w:rPr>
                <w:rFonts w:ascii="Gill Sans MT" w:hAnsi="Gill Sans MT" w:cs="Times New Roman"/>
                <w:sz w:val="20"/>
              </w:rPr>
            </w:pPr>
            <w:r w:rsidRPr="00BE068B">
              <w:rPr>
                <w:rFonts w:ascii="Gill Sans MT" w:hAnsi="Gill Sans MT" w:cs="Times New Roman"/>
                <w:sz w:val="20"/>
              </w:rPr>
              <w:t>In the next 1-3 years, how likely do you think it is that the village headman will re-allocate some or all of this field to another household or for other purposes:</w:t>
            </w:r>
          </w:p>
          <w:p w14:paraId="087A5C4A" w14:textId="77777777" w:rsidR="008B5DEC" w:rsidRPr="00BE068B" w:rsidRDefault="008B5DEC" w:rsidP="00C67ECD">
            <w:pPr>
              <w:contextualSpacing/>
              <w:rPr>
                <w:rFonts w:ascii="Gill Sans MT" w:hAnsi="Gill Sans MT" w:cs="Times New Roman"/>
                <w:i/>
                <w:sz w:val="20"/>
              </w:rPr>
            </w:pPr>
          </w:p>
          <w:p w14:paraId="0EFD80A9" w14:textId="05A91545" w:rsidR="008B5DEC" w:rsidRPr="00BE068B" w:rsidRDefault="008B5DEC" w:rsidP="00C67ECD">
            <w:pPr>
              <w:contextualSpacing/>
              <w:rPr>
                <w:rFonts w:ascii="Gill Sans MT" w:hAnsi="Gill Sans MT"/>
                <w:sz w:val="20"/>
              </w:rPr>
            </w:pPr>
            <w:r w:rsidRPr="00BE068B">
              <w:rPr>
                <w:rFonts w:ascii="Gill Sans MT" w:hAnsi="Gill Sans MT" w:cs="Times New Roman"/>
                <w:i/>
                <w:sz w:val="20"/>
              </w:rPr>
              <w:t>(See Code 122 Below)</w:t>
            </w:r>
            <w:r w:rsidRPr="00BE068B">
              <w:rPr>
                <w:rStyle w:val="CommentReference"/>
                <w:rFonts w:ascii="Gill Sans MT" w:eastAsiaTheme="minorHAnsi" w:hAnsi="Gill Sans MT"/>
                <w:i/>
              </w:rPr>
              <w:commentReference w:id="783"/>
            </w:r>
          </w:p>
        </w:tc>
        <w:tc>
          <w:tcPr>
            <w:tcW w:w="1430" w:type="dxa"/>
          </w:tcPr>
          <w:p w14:paraId="133399D1" w14:textId="44159257" w:rsidR="008B5DEC" w:rsidRPr="00BE068B" w:rsidRDefault="008B5DEC" w:rsidP="00C67EC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In the next 1-3 years, how likely is it that someone from wi</w:t>
            </w:r>
            <w:ins w:id="784" w:author="Stickler, Mercedes M. (E3/LTRM)" w:date="2014-09-22T17:17:00Z">
              <w:r w:rsidRPr="00BE068B">
                <w:rPr>
                  <w:rFonts w:ascii="Gill Sans MT" w:hAnsi="Gill Sans MT" w:cs="Times New Roman"/>
                  <w:sz w:val="20"/>
                </w:rPr>
                <w:t>t</w:t>
              </w:r>
            </w:ins>
            <w:r w:rsidRPr="00BE068B">
              <w:rPr>
                <w:rFonts w:ascii="Gill Sans MT" w:hAnsi="Gill Sans MT" w:cs="Times New Roman"/>
                <w:sz w:val="20"/>
              </w:rPr>
              <w:t>hin your extended family will take over the use of this field:</w:t>
            </w:r>
          </w:p>
          <w:p w14:paraId="59333156" w14:textId="77777777" w:rsidR="008B5DEC" w:rsidRPr="00BE068B" w:rsidRDefault="008B5DEC" w:rsidP="00C67ECD">
            <w:pPr>
              <w:kinsoku w:val="0"/>
              <w:overflowPunct w:val="0"/>
              <w:autoSpaceDE w:val="0"/>
              <w:autoSpaceDN w:val="0"/>
              <w:adjustRightInd w:val="0"/>
              <w:contextualSpacing/>
              <w:rPr>
                <w:rFonts w:ascii="Gill Sans MT" w:hAnsi="Gill Sans MT" w:cs="Times New Roman"/>
                <w:sz w:val="20"/>
              </w:rPr>
            </w:pPr>
          </w:p>
          <w:p w14:paraId="3FDE3697" w14:textId="0A9BEE33" w:rsidR="008B5DEC" w:rsidRPr="00BE068B" w:rsidRDefault="008B5DEC" w:rsidP="00C67ECD">
            <w:pPr>
              <w:contextualSpacing/>
              <w:rPr>
                <w:rFonts w:ascii="Gill Sans MT" w:hAnsi="Gill Sans MT"/>
                <w:sz w:val="20"/>
              </w:rPr>
            </w:pPr>
            <w:r w:rsidRPr="00BE068B">
              <w:rPr>
                <w:rFonts w:ascii="Gill Sans MT" w:hAnsi="Gill Sans MT" w:cs="Times New Roman"/>
                <w:sz w:val="20"/>
              </w:rPr>
              <w:t>(</w:t>
            </w:r>
            <w:proofErr w:type="gramStart"/>
            <w:r w:rsidRPr="00BE068B">
              <w:rPr>
                <w:rFonts w:ascii="Gill Sans MT" w:hAnsi="Gill Sans MT" w:cs="Times New Roman"/>
                <w:i/>
                <w:sz w:val="20"/>
              </w:rPr>
              <w:t>See  Code</w:t>
            </w:r>
            <w:proofErr w:type="gramEnd"/>
            <w:r w:rsidRPr="00BE068B">
              <w:rPr>
                <w:rFonts w:ascii="Gill Sans MT" w:hAnsi="Gill Sans MT" w:cs="Times New Roman"/>
                <w:i/>
                <w:sz w:val="20"/>
              </w:rPr>
              <w:t xml:space="preserve"> 122 Below)</w:t>
            </w:r>
          </w:p>
        </w:tc>
        <w:tc>
          <w:tcPr>
            <w:tcW w:w="1620" w:type="dxa"/>
          </w:tcPr>
          <w:p w14:paraId="60866D80" w14:textId="753EF18D" w:rsidR="008B5DEC" w:rsidRPr="00BE068B" w:rsidRDefault="008B5DEC" w:rsidP="00C67ECD">
            <w:pPr>
              <w:contextualSpacing/>
              <w:jc w:val="center"/>
              <w:rPr>
                <w:rFonts w:ascii="Gill Sans MT" w:hAnsi="Gill Sans MT" w:cs="Times New Roman"/>
                <w:sz w:val="20"/>
              </w:rPr>
            </w:pPr>
            <w:r w:rsidRPr="00BE068B">
              <w:rPr>
                <w:rFonts w:ascii="Gill Sans MT" w:hAnsi="Gill Sans MT" w:cs="Times New Roman"/>
                <w:sz w:val="20"/>
              </w:rPr>
              <w:t>How many seasons could you let this field lie fallow without being worried about the field being reallocated to another household?</w:t>
            </w:r>
          </w:p>
          <w:p w14:paraId="1BF8A1C3" w14:textId="77777777" w:rsidR="008B5DEC" w:rsidRPr="00BE068B" w:rsidRDefault="008B5DEC" w:rsidP="00C67ECD">
            <w:pPr>
              <w:contextualSpacing/>
              <w:jc w:val="center"/>
              <w:rPr>
                <w:rFonts w:ascii="Gill Sans MT" w:hAnsi="Gill Sans MT" w:cs="Times New Roman"/>
                <w:sz w:val="20"/>
              </w:rPr>
            </w:pPr>
          </w:p>
          <w:p w14:paraId="140577E9" w14:textId="2023C276" w:rsidR="008B5DEC" w:rsidRPr="00BE068B" w:rsidRDefault="008B5DEC" w:rsidP="00C67ECD">
            <w:pPr>
              <w:kinsoku w:val="0"/>
              <w:overflowPunct w:val="0"/>
              <w:autoSpaceDE w:val="0"/>
              <w:autoSpaceDN w:val="0"/>
              <w:adjustRightInd w:val="0"/>
              <w:contextualSpacing/>
              <w:rPr>
                <w:rFonts w:ascii="Gill Sans MT" w:hAnsi="Gill Sans MT" w:cs="Times New Roman"/>
                <w:i/>
                <w:sz w:val="20"/>
              </w:rPr>
            </w:pPr>
            <w:r w:rsidRPr="00BE068B">
              <w:rPr>
                <w:rFonts w:ascii="Gill Sans MT" w:hAnsi="Gill Sans MT" w:cs="Times New Roman"/>
                <w:i/>
                <w:sz w:val="20"/>
              </w:rPr>
              <w:t>If they do not think it will ever be reallocated, enter 777</w:t>
            </w:r>
            <w:r w:rsidRPr="00BE068B">
              <w:rPr>
                <w:rStyle w:val="CommentReference"/>
                <w:rFonts w:ascii="Gill Sans MT" w:eastAsiaTheme="minorHAnsi" w:hAnsi="Gill Sans MT"/>
                <w:i/>
              </w:rPr>
              <w:commentReference w:id="785"/>
            </w:r>
          </w:p>
        </w:tc>
        <w:tc>
          <w:tcPr>
            <w:tcW w:w="1260" w:type="dxa"/>
            <w:gridSpan w:val="2"/>
          </w:tcPr>
          <w:p w14:paraId="2659E8DE" w14:textId="68DDE9F6" w:rsidR="008B5DEC" w:rsidRPr="00BE068B" w:rsidRDefault="008B5DEC" w:rsidP="000F5C1F">
            <w:pPr>
              <w:tabs>
                <w:tab w:val="left" w:pos="9810"/>
              </w:tabs>
              <w:contextualSpacing/>
              <w:rPr>
                <w:rFonts w:ascii="Gill Sans MT" w:hAnsi="Gill Sans MT" w:cs="Times New Roman"/>
                <w:sz w:val="20"/>
              </w:rPr>
            </w:pPr>
            <w:r w:rsidRPr="00BE068B">
              <w:rPr>
                <w:rFonts w:ascii="Gill Sans MT" w:hAnsi="Gill Sans MT" w:cs="Times New Roman"/>
                <w:sz w:val="20"/>
              </w:rPr>
              <w:t>In the past 3 years, how many land disputes have you experienced on this field?</w:t>
            </w:r>
          </w:p>
        </w:tc>
      </w:tr>
      <w:tr w:rsidR="008B5DEC" w:rsidRPr="00BE068B" w14:paraId="21286DBF" w14:textId="6247546E" w:rsidTr="008B5DEC">
        <w:trPr>
          <w:gridAfter w:val="1"/>
          <w:wAfter w:w="10" w:type="dxa"/>
          <w:trHeight w:val="20"/>
        </w:trPr>
        <w:tc>
          <w:tcPr>
            <w:tcW w:w="797" w:type="dxa"/>
          </w:tcPr>
          <w:p w14:paraId="5A30E75B" w14:textId="77777777" w:rsidR="008B5DEC" w:rsidRPr="00BE068B" w:rsidRDefault="008B5DEC" w:rsidP="00C67ECD">
            <w:pPr>
              <w:kinsoku w:val="0"/>
              <w:overflowPunct w:val="0"/>
              <w:autoSpaceDE w:val="0"/>
              <w:autoSpaceDN w:val="0"/>
              <w:adjustRightInd w:val="0"/>
              <w:contextualSpacing/>
              <w:jc w:val="both"/>
              <w:rPr>
                <w:rFonts w:ascii="Gill Sans MT" w:hAnsi="Gill Sans MT" w:cs="Times New Roman"/>
                <w:b/>
                <w:bCs/>
                <w:spacing w:val="1"/>
                <w:w w:val="105"/>
                <w:sz w:val="18"/>
                <w:szCs w:val="18"/>
              </w:rPr>
            </w:pPr>
            <w:r w:rsidRPr="00BE068B">
              <w:rPr>
                <w:rFonts w:ascii="Gill Sans MT" w:hAnsi="Gill Sans MT" w:cs="Times New Roman"/>
                <w:b/>
                <w:bCs/>
                <w:spacing w:val="1"/>
                <w:w w:val="105"/>
                <w:sz w:val="18"/>
                <w:szCs w:val="18"/>
              </w:rPr>
              <w:t>FIELD</w:t>
            </w:r>
          </w:p>
        </w:tc>
        <w:tc>
          <w:tcPr>
            <w:tcW w:w="1752" w:type="dxa"/>
          </w:tcPr>
          <w:p w14:paraId="44B2F5AC" w14:textId="77777777" w:rsidR="008B5DEC" w:rsidRPr="00BE068B" w:rsidRDefault="008B5DEC" w:rsidP="00C67ECD">
            <w:pPr>
              <w:kinsoku w:val="0"/>
              <w:overflowPunct w:val="0"/>
              <w:autoSpaceDE w:val="0"/>
              <w:autoSpaceDN w:val="0"/>
              <w:adjustRightInd w:val="0"/>
              <w:contextualSpacing/>
              <w:jc w:val="both"/>
              <w:rPr>
                <w:rFonts w:ascii="Gill Sans MT" w:hAnsi="Gill Sans MT" w:cs="Times New Roman"/>
                <w:b/>
                <w:bCs/>
                <w:spacing w:val="1"/>
                <w:w w:val="105"/>
                <w:sz w:val="18"/>
                <w:szCs w:val="18"/>
              </w:rPr>
            </w:pPr>
          </w:p>
        </w:tc>
        <w:tc>
          <w:tcPr>
            <w:tcW w:w="1912" w:type="dxa"/>
          </w:tcPr>
          <w:p w14:paraId="090D0EF4" w14:textId="77777777" w:rsidR="008B5DEC" w:rsidRPr="00BE068B" w:rsidRDefault="008B5DEC" w:rsidP="00C67ECD">
            <w:pPr>
              <w:kinsoku w:val="0"/>
              <w:overflowPunct w:val="0"/>
              <w:autoSpaceDE w:val="0"/>
              <w:autoSpaceDN w:val="0"/>
              <w:adjustRightInd w:val="0"/>
              <w:contextualSpacing/>
              <w:jc w:val="both"/>
              <w:rPr>
                <w:rFonts w:ascii="Gill Sans MT" w:hAnsi="Gill Sans MT" w:cs="Times New Roman"/>
                <w:b/>
                <w:bCs/>
                <w:spacing w:val="1"/>
                <w:w w:val="105"/>
                <w:sz w:val="18"/>
                <w:szCs w:val="18"/>
              </w:rPr>
            </w:pPr>
          </w:p>
        </w:tc>
        <w:tc>
          <w:tcPr>
            <w:tcW w:w="1430" w:type="dxa"/>
          </w:tcPr>
          <w:p w14:paraId="36696E43" w14:textId="77777777" w:rsidR="008B5DEC" w:rsidRPr="00BE068B" w:rsidRDefault="008B5DEC" w:rsidP="00C67ECD">
            <w:pPr>
              <w:kinsoku w:val="0"/>
              <w:overflowPunct w:val="0"/>
              <w:autoSpaceDE w:val="0"/>
              <w:autoSpaceDN w:val="0"/>
              <w:adjustRightInd w:val="0"/>
              <w:contextualSpacing/>
              <w:jc w:val="both"/>
              <w:rPr>
                <w:rFonts w:ascii="Gill Sans MT" w:hAnsi="Gill Sans MT" w:cs="Times New Roman"/>
                <w:b/>
                <w:bCs/>
                <w:spacing w:val="1"/>
                <w:w w:val="105"/>
                <w:sz w:val="18"/>
                <w:szCs w:val="18"/>
              </w:rPr>
            </w:pPr>
          </w:p>
        </w:tc>
        <w:tc>
          <w:tcPr>
            <w:tcW w:w="1630" w:type="dxa"/>
            <w:gridSpan w:val="2"/>
          </w:tcPr>
          <w:p w14:paraId="17D781D9" w14:textId="77777777" w:rsidR="008B5DEC" w:rsidRPr="00BE068B" w:rsidRDefault="008B5DEC" w:rsidP="00C67ECD">
            <w:pPr>
              <w:kinsoku w:val="0"/>
              <w:overflowPunct w:val="0"/>
              <w:autoSpaceDE w:val="0"/>
              <w:autoSpaceDN w:val="0"/>
              <w:adjustRightInd w:val="0"/>
              <w:contextualSpacing/>
              <w:jc w:val="both"/>
              <w:rPr>
                <w:rFonts w:ascii="Gill Sans MT" w:hAnsi="Gill Sans MT" w:cs="Times New Roman"/>
                <w:b/>
                <w:bCs/>
                <w:spacing w:val="1"/>
                <w:w w:val="105"/>
                <w:sz w:val="18"/>
                <w:szCs w:val="18"/>
              </w:rPr>
            </w:pPr>
          </w:p>
        </w:tc>
        <w:tc>
          <w:tcPr>
            <w:tcW w:w="1250" w:type="dxa"/>
          </w:tcPr>
          <w:p w14:paraId="657EDA3F" w14:textId="77777777" w:rsidR="008B5DEC" w:rsidRPr="00BE068B" w:rsidRDefault="008B5DEC" w:rsidP="000F5C1F">
            <w:pPr>
              <w:kinsoku w:val="0"/>
              <w:overflowPunct w:val="0"/>
              <w:autoSpaceDE w:val="0"/>
              <w:autoSpaceDN w:val="0"/>
              <w:adjustRightInd w:val="0"/>
              <w:ind w:right="414"/>
              <w:contextualSpacing/>
              <w:jc w:val="both"/>
              <w:rPr>
                <w:rFonts w:ascii="Gill Sans MT" w:hAnsi="Gill Sans MT" w:cs="Times New Roman"/>
                <w:b/>
                <w:bCs/>
                <w:spacing w:val="1"/>
                <w:w w:val="105"/>
                <w:sz w:val="18"/>
                <w:szCs w:val="18"/>
              </w:rPr>
            </w:pPr>
          </w:p>
        </w:tc>
      </w:tr>
      <w:tr w:rsidR="008B5DEC" w:rsidRPr="00BE068B" w14:paraId="4F5131EE" w14:textId="4E879E5E" w:rsidTr="008B5DEC">
        <w:trPr>
          <w:gridAfter w:val="1"/>
          <w:wAfter w:w="10" w:type="dxa"/>
          <w:trHeight w:val="20"/>
        </w:trPr>
        <w:tc>
          <w:tcPr>
            <w:tcW w:w="797" w:type="dxa"/>
          </w:tcPr>
          <w:p w14:paraId="2706EA24" w14:textId="77777777" w:rsidR="008B5DEC" w:rsidRPr="00BE068B" w:rsidRDefault="008B5DEC" w:rsidP="00C67ECD">
            <w:pPr>
              <w:contextualSpacing/>
              <w:jc w:val="both"/>
              <w:rPr>
                <w:rFonts w:ascii="Gill Sans MT" w:hAnsi="Gill Sans MT"/>
                <w:sz w:val="20"/>
              </w:rPr>
            </w:pPr>
            <w:r w:rsidRPr="00BE068B">
              <w:rPr>
                <w:rFonts w:ascii="Gill Sans MT" w:hAnsi="Gill Sans MT"/>
                <w:sz w:val="20"/>
              </w:rPr>
              <w:t>1</w:t>
            </w:r>
          </w:p>
        </w:tc>
        <w:tc>
          <w:tcPr>
            <w:tcW w:w="1752" w:type="dxa"/>
          </w:tcPr>
          <w:p w14:paraId="0C3C763C" w14:textId="77777777" w:rsidR="008B5DEC" w:rsidRPr="00BE068B" w:rsidRDefault="008B5DEC" w:rsidP="00C67ECD">
            <w:pPr>
              <w:contextualSpacing/>
              <w:jc w:val="both"/>
              <w:rPr>
                <w:rFonts w:ascii="Gill Sans MT" w:hAnsi="Gill Sans MT"/>
                <w:sz w:val="20"/>
              </w:rPr>
            </w:pPr>
          </w:p>
        </w:tc>
        <w:tc>
          <w:tcPr>
            <w:tcW w:w="1912" w:type="dxa"/>
          </w:tcPr>
          <w:p w14:paraId="7FB5BF43" w14:textId="77777777" w:rsidR="008B5DEC" w:rsidRPr="00BE068B" w:rsidRDefault="008B5DEC" w:rsidP="00C67ECD">
            <w:pPr>
              <w:contextualSpacing/>
              <w:jc w:val="both"/>
              <w:rPr>
                <w:rFonts w:ascii="Gill Sans MT" w:hAnsi="Gill Sans MT"/>
                <w:sz w:val="20"/>
              </w:rPr>
            </w:pPr>
          </w:p>
        </w:tc>
        <w:tc>
          <w:tcPr>
            <w:tcW w:w="1430" w:type="dxa"/>
          </w:tcPr>
          <w:p w14:paraId="786DD190" w14:textId="77777777" w:rsidR="008B5DEC" w:rsidRPr="00BE068B" w:rsidRDefault="008B5DEC" w:rsidP="00C67ECD">
            <w:pPr>
              <w:contextualSpacing/>
              <w:jc w:val="both"/>
              <w:rPr>
                <w:rFonts w:ascii="Gill Sans MT" w:hAnsi="Gill Sans MT"/>
                <w:sz w:val="20"/>
              </w:rPr>
            </w:pPr>
          </w:p>
        </w:tc>
        <w:tc>
          <w:tcPr>
            <w:tcW w:w="1630" w:type="dxa"/>
            <w:gridSpan w:val="2"/>
          </w:tcPr>
          <w:p w14:paraId="45C82105" w14:textId="77777777" w:rsidR="008B5DEC" w:rsidRPr="00BE068B" w:rsidRDefault="008B5DEC" w:rsidP="00C67ECD">
            <w:pPr>
              <w:contextualSpacing/>
              <w:jc w:val="both"/>
              <w:rPr>
                <w:rFonts w:ascii="Gill Sans MT" w:hAnsi="Gill Sans MT"/>
                <w:sz w:val="20"/>
              </w:rPr>
            </w:pPr>
          </w:p>
        </w:tc>
        <w:tc>
          <w:tcPr>
            <w:tcW w:w="1250" w:type="dxa"/>
            <w:vAlign w:val="center"/>
          </w:tcPr>
          <w:p w14:paraId="43D3632D" w14:textId="2DA242A0" w:rsidR="008B5DEC" w:rsidRPr="00BE068B" w:rsidRDefault="008B5DEC" w:rsidP="000F5C1F">
            <w:pPr>
              <w:ind w:right="414"/>
              <w:contextualSpacing/>
              <w:jc w:val="both"/>
              <w:rPr>
                <w:rFonts w:ascii="Gill Sans MT" w:hAnsi="Gill Sans MT"/>
                <w:sz w:val="20"/>
              </w:rPr>
            </w:pPr>
          </w:p>
        </w:tc>
      </w:tr>
      <w:tr w:rsidR="008B5DEC" w:rsidRPr="00BE068B" w14:paraId="78E04A40" w14:textId="1F9085D3" w:rsidTr="008B5DEC">
        <w:trPr>
          <w:gridAfter w:val="1"/>
          <w:wAfter w:w="10" w:type="dxa"/>
          <w:trHeight w:val="20"/>
        </w:trPr>
        <w:tc>
          <w:tcPr>
            <w:tcW w:w="797" w:type="dxa"/>
          </w:tcPr>
          <w:p w14:paraId="78F562E8" w14:textId="4B5BEEA5" w:rsidR="008B5DEC" w:rsidRPr="00BE068B" w:rsidRDefault="008B5DEC" w:rsidP="00C67ECD">
            <w:pPr>
              <w:ind w:left="-900" w:firstLine="810"/>
              <w:contextualSpacing/>
              <w:jc w:val="both"/>
              <w:rPr>
                <w:rFonts w:ascii="Gill Sans MT" w:hAnsi="Gill Sans MT"/>
                <w:sz w:val="20"/>
              </w:rPr>
            </w:pPr>
            <w:r w:rsidRPr="00BE068B">
              <w:rPr>
                <w:rFonts w:ascii="Gill Sans MT" w:hAnsi="Gill Sans MT"/>
                <w:sz w:val="20"/>
              </w:rPr>
              <w:t xml:space="preserve"> 2</w:t>
            </w:r>
          </w:p>
        </w:tc>
        <w:tc>
          <w:tcPr>
            <w:tcW w:w="1752" w:type="dxa"/>
          </w:tcPr>
          <w:p w14:paraId="75508585" w14:textId="77777777" w:rsidR="008B5DEC" w:rsidRPr="00BE068B" w:rsidRDefault="008B5DEC" w:rsidP="00C67ECD">
            <w:pPr>
              <w:ind w:left="-900" w:firstLine="810"/>
              <w:contextualSpacing/>
              <w:jc w:val="both"/>
              <w:rPr>
                <w:rFonts w:ascii="Gill Sans MT" w:hAnsi="Gill Sans MT"/>
                <w:sz w:val="20"/>
              </w:rPr>
            </w:pPr>
          </w:p>
        </w:tc>
        <w:tc>
          <w:tcPr>
            <w:tcW w:w="1912" w:type="dxa"/>
          </w:tcPr>
          <w:p w14:paraId="50C0F5B1" w14:textId="77777777" w:rsidR="008B5DEC" w:rsidRPr="00BE068B" w:rsidRDefault="008B5DEC" w:rsidP="00C67ECD">
            <w:pPr>
              <w:ind w:left="-900" w:firstLine="810"/>
              <w:contextualSpacing/>
              <w:jc w:val="both"/>
              <w:rPr>
                <w:rFonts w:ascii="Gill Sans MT" w:hAnsi="Gill Sans MT"/>
                <w:sz w:val="20"/>
              </w:rPr>
            </w:pPr>
          </w:p>
        </w:tc>
        <w:tc>
          <w:tcPr>
            <w:tcW w:w="1430" w:type="dxa"/>
          </w:tcPr>
          <w:p w14:paraId="26F83041" w14:textId="77777777" w:rsidR="008B5DEC" w:rsidRPr="00BE068B" w:rsidRDefault="008B5DEC" w:rsidP="00C67ECD">
            <w:pPr>
              <w:ind w:left="-900" w:firstLine="810"/>
              <w:contextualSpacing/>
              <w:jc w:val="both"/>
              <w:rPr>
                <w:rFonts w:ascii="Gill Sans MT" w:hAnsi="Gill Sans MT"/>
                <w:sz w:val="20"/>
              </w:rPr>
            </w:pPr>
          </w:p>
        </w:tc>
        <w:tc>
          <w:tcPr>
            <w:tcW w:w="1630" w:type="dxa"/>
            <w:gridSpan w:val="2"/>
          </w:tcPr>
          <w:p w14:paraId="20031D69" w14:textId="77777777" w:rsidR="008B5DEC" w:rsidRPr="00BE068B" w:rsidRDefault="008B5DEC" w:rsidP="00C67ECD">
            <w:pPr>
              <w:ind w:left="-900" w:firstLine="810"/>
              <w:contextualSpacing/>
              <w:jc w:val="both"/>
              <w:rPr>
                <w:rFonts w:ascii="Gill Sans MT" w:hAnsi="Gill Sans MT"/>
                <w:sz w:val="20"/>
              </w:rPr>
            </w:pPr>
          </w:p>
        </w:tc>
        <w:tc>
          <w:tcPr>
            <w:tcW w:w="1250" w:type="dxa"/>
          </w:tcPr>
          <w:p w14:paraId="066AA647" w14:textId="77777777" w:rsidR="008B5DEC" w:rsidRPr="00BE068B" w:rsidRDefault="008B5DEC" w:rsidP="000F5C1F">
            <w:pPr>
              <w:ind w:left="-900" w:right="414" w:firstLine="810"/>
              <w:contextualSpacing/>
              <w:jc w:val="both"/>
              <w:rPr>
                <w:rFonts w:ascii="Gill Sans MT" w:hAnsi="Gill Sans MT"/>
                <w:sz w:val="20"/>
              </w:rPr>
            </w:pPr>
          </w:p>
        </w:tc>
      </w:tr>
      <w:tr w:rsidR="008B5DEC" w:rsidRPr="00BE068B" w14:paraId="000379B4" w14:textId="4479B53A" w:rsidTr="008B5DEC">
        <w:trPr>
          <w:gridAfter w:val="1"/>
          <w:wAfter w:w="10" w:type="dxa"/>
          <w:trHeight w:val="20"/>
        </w:trPr>
        <w:tc>
          <w:tcPr>
            <w:tcW w:w="797" w:type="dxa"/>
          </w:tcPr>
          <w:p w14:paraId="4F8D6FB6" w14:textId="77777777" w:rsidR="008B5DEC" w:rsidRPr="00BE068B" w:rsidRDefault="008B5DEC" w:rsidP="00C67ECD">
            <w:pPr>
              <w:contextualSpacing/>
              <w:jc w:val="both"/>
              <w:rPr>
                <w:rFonts w:ascii="Gill Sans MT" w:hAnsi="Gill Sans MT"/>
                <w:sz w:val="20"/>
              </w:rPr>
            </w:pPr>
            <w:r w:rsidRPr="00BE068B">
              <w:rPr>
                <w:rFonts w:ascii="Gill Sans MT" w:hAnsi="Gill Sans MT"/>
                <w:sz w:val="20"/>
              </w:rPr>
              <w:t>3</w:t>
            </w:r>
          </w:p>
        </w:tc>
        <w:tc>
          <w:tcPr>
            <w:tcW w:w="1752" w:type="dxa"/>
          </w:tcPr>
          <w:p w14:paraId="1E81F4EE" w14:textId="77777777" w:rsidR="008B5DEC" w:rsidRPr="00BE068B" w:rsidRDefault="008B5DEC" w:rsidP="00C67ECD">
            <w:pPr>
              <w:contextualSpacing/>
              <w:jc w:val="both"/>
              <w:rPr>
                <w:rFonts w:ascii="Gill Sans MT" w:hAnsi="Gill Sans MT"/>
                <w:sz w:val="20"/>
              </w:rPr>
            </w:pPr>
          </w:p>
        </w:tc>
        <w:tc>
          <w:tcPr>
            <w:tcW w:w="1912" w:type="dxa"/>
          </w:tcPr>
          <w:p w14:paraId="77A577E3" w14:textId="77777777" w:rsidR="008B5DEC" w:rsidRPr="00BE068B" w:rsidRDefault="008B5DEC" w:rsidP="00C67ECD">
            <w:pPr>
              <w:contextualSpacing/>
              <w:jc w:val="both"/>
              <w:rPr>
                <w:rFonts w:ascii="Gill Sans MT" w:hAnsi="Gill Sans MT"/>
                <w:sz w:val="20"/>
              </w:rPr>
            </w:pPr>
          </w:p>
        </w:tc>
        <w:tc>
          <w:tcPr>
            <w:tcW w:w="1430" w:type="dxa"/>
          </w:tcPr>
          <w:p w14:paraId="6E3EFF03" w14:textId="77777777" w:rsidR="008B5DEC" w:rsidRPr="00BE068B" w:rsidRDefault="008B5DEC" w:rsidP="00C67ECD">
            <w:pPr>
              <w:contextualSpacing/>
              <w:jc w:val="both"/>
              <w:rPr>
                <w:rFonts w:ascii="Gill Sans MT" w:hAnsi="Gill Sans MT"/>
                <w:sz w:val="20"/>
              </w:rPr>
            </w:pPr>
          </w:p>
        </w:tc>
        <w:tc>
          <w:tcPr>
            <w:tcW w:w="1630" w:type="dxa"/>
            <w:gridSpan w:val="2"/>
          </w:tcPr>
          <w:p w14:paraId="3EC23DF4" w14:textId="77777777" w:rsidR="008B5DEC" w:rsidRPr="00BE068B" w:rsidRDefault="008B5DEC" w:rsidP="00C67ECD">
            <w:pPr>
              <w:contextualSpacing/>
              <w:jc w:val="both"/>
              <w:rPr>
                <w:rFonts w:ascii="Gill Sans MT" w:hAnsi="Gill Sans MT"/>
                <w:sz w:val="20"/>
              </w:rPr>
            </w:pPr>
          </w:p>
        </w:tc>
        <w:tc>
          <w:tcPr>
            <w:tcW w:w="1250" w:type="dxa"/>
          </w:tcPr>
          <w:p w14:paraId="0C2A5E32" w14:textId="77777777" w:rsidR="008B5DEC" w:rsidRPr="00BE068B" w:rsidRDefault="008B5DEC" w:rsidP="000F5C1F">
            <w:pPr>
              <w:ind w:right="414"/>
              <w:contextualSpacing/>
              <w:jc w:val="both"/>
              <w:rPr>
                <w:rFonts w:ascii="Gill Sans MT" w:hAnsi="Gill Sans MT"/>
                <w:sz w:val="20"/>
              </w:rPr>
            </w:pPr>
          </w:p>
        </w:tc>
      </w:tr>
      <w:tr w:rsidR="008B5DEC" w:rsidRPr="00BE068B" w14:paraId="36F4EA66" w14:textId="506C5BC3" w:rsidTr="008B5DEC">
        <w:trPr>
          <w:trHeight w:val="20"/>
        </w:trPr>
        <w:tc>
          <w:tcPr>
            <w:tcW w:w="797" w:type="dxa"/>
          </w:tcPr>
          <w:p w14:paraId="2060A70A" w14:textId="77777777" w:rsidR="008B5DEC" w:rsidRPr="00BE068B" w:rsidRDefault="008B5DEC" w:rsidP="00C67ECD">
            <w:pPr>
              <w:contextualSpacing/>
              <w:jc w:val="both"/>
              <w:rPr>
                <w:rFonts w:ascii="Gill Sans MT" w:hAnsi="Gill Sans MT"/>
                <w:sz w:val="20"/>
              </w:rPr>
            </w:pPr>
            <w:r w:rsidRPr="00BE068B">
              <w:rPr>
                <w:rFonts w:ascii="Gill Sans MT" w:hAnsi="Gill Sans MT"/>
                <w:sz w:val="20"/>
              </w:rPr>
              <w:t>4</w:t>
            </w:r>
          </w:p>
        </w:tc>
        <w:tc>
          <w:tcPr>
            <w:tcW w:w="1752" w:type="dxa"/>
          </w:tcPr>
          <w:p w14:paraId="1ED096EB" w14:textId="77777777" w:rsidR="008B5DEC" w:rsidRPr="00BE068B" w:rsidRDefault="008B5DEC" w:rsidP="00C67ECD">
            <w:pPr>
              <w:contextualSpacing/>
              <w:jc w:val="both"/>
              <w:rPr>
                <w:rFonts w:ascii="Gill Sans MT" w:hAnsi="Gill Sans MT"/>
                <w:sz w:val="20"/>
              </w:rPr>
            </w:pPr>
          </w:p>
        </w:tc>
        <w:tc>
          <w:tcPr>
            <w:tcW w:w="1912" w:type="dxa"/>
          </w:tcPr>
          <w:p w14:paraId="554B3AE4" w14:textId="77777777" w:rsidR="008B5DEC" w:rsidRPr="00BE068B" w:rsidRDefault="008B5DEC" w:rsidP="00C67ECD">
            <w:pPr>
              <w:contextualSpacing/>
              <w:jc w:val="both"/>
              <w:rPr>
                <w:rFonts w:ascii="Gill Sans MT" w:hAnsi="Gill Sans MT"/>
                <w:sz w:val="20"/>
              </w:rPr>
            </w:pPr>
          </w:p>
        </w:tc>
        <w:tc>
          <w:tcPr>
            <w:tcW w:w="1430" w:type="dxa"/>
          </w:tcPr>
          <w:p w14:paraId="3F41FE61" w14:textId="77777777" w:rsidR="008B5DEC" w:rsidRPr="00BE068B" w:rsidRDefault="008B5DEC" w:rsidP="00C67ECD">
            <w:pPr>
              <w:contextualSpacing/>
              <w:jc w:val="both"/>
              <w:rPr>
                <w:rFonts w:ascii="Gill Sans MT" w:hAnsi="Gill Sans MT"/>
                <w:sz w:val="20"/>
              </w:rPr>
            </w:pPr>
          </w:p>
        </w:tc>
        <w:tc>
          <w:tcPr>
            <w:tcW w:w="1630" w:type="dxa"/>
            <w:gridSpan w:val="2"/>
          </w:tcPr>
          <w:p w14:paraId="7F010DE4" w14:textId="77777777" w:rsidR="008B5DEC" w:rsidRPr="00BE068B" w:rsidRDefault="008B5DEC" w:rsidP="00C67ECD">
            <w:pPr>
              <w:contextualSpacing/>
              <w:jc w:val="both"/>
              <w:rPr>
                <w:rFonts w:ascii="Gill Sans MT" w:hAnsi="Gill Sans MT"/>
                <w:sz w:val="20"/>
              </w:rPr>
            </w:pPr>
          </w:p>
        </w:tc>
        <w:tc>
          <w:tcPr>
            <w:tcW w:w="1260" w:type="dxa"/>
            <w:gridSpan w:val="2"/>
          </w:tcPr>
          <w:p w14:paraId="68091923" w14:textId="77777777" w:rsidR="008B5DEC" w:rsidRPr="00BE068B" w:rsidRDefault="008B5DEC" w:rsidP="000F5C1F">
            <w:pPr>
              <w:ind w:right="414"/>
              <w:contextualSpacing/>
              <w:jc w:val="both"/>
              <w:rPr>
                <w:rFonts w:ascii="Gill Sans MT" w:hAnsi="Gill Sans MT"/>
                <w:sz w:val="20"/>
              </w:rPr>
            </w:pPr>
          </w:p>
        </w:tc>
      </w:tr>
      <w:tr w:rsidR="008B5DEC" w:rsidRPr="00BE068B" w14:paraId="2E23CB1B" w14:textId="401630A0" w:rsidTr="008B5DEC">
        <w:trPr>
          <w:gridAfter w:val="1"/>
          <w:wAfter w:w="10" w:type="dxa"/>
          <w:trHeight w:val="20"/>
        </w:trPr>
        <w:tc>
          <w:tcPr>
            <w:tcW w:w="797" w:type="dxa"/>
          </w:tcPr>
          <w:p w14:paraId="6CD12275" w14:textId="77777777" w:rsidR="008B5DEC" w:rsidRPr="00BE068B" w:rsidRDefault="008B5DEC" w:rsidP="00C67ECD">
            <w:pPr>
              <w:contextualSpacing/>
              <w:jc w:val="both"/>
              <w:rPr>
                <w:rFonts w:ascii="Gill Sans MT" w:hAnsi="Gill Sans MT"/>
                <w:sz w:val="20"/>
              </w:rPr>
            </w:pPr>
            <w:r w:rsidRPr="00BE068B">
              <w:rPr>
                <w:rFonts w:ascii="Gill Sans MT" w:hAnsi="Gill Sans MT"/>
                <w:sz w:val="20"/>
              </w:rPr>
              <w:t>5</w:t>
            </w:r>
          </w:p>
        </w:tc>
        <w:tc>
          <w:tcPr>
            <w:tcW w:w="1752" w:type="dxa"/>
          </w:tcPr>
          <w:p w14:paraId="32CF5EC3" w14:textId="77777777" w:rsidR="008B5DEC" w:rsidRPr="00BE068B" w:rsidRDefault="008B5DEC" w:rsidP="00C67ECD">
            <w:pPr>
              <w:contextualSpacing/>
              <w:jc w:val="both"/>
              <w:rPr>
                <w:rFonts w:ascii="Gill Sans MT" w:hAnsi="Gill Sans MT"/>
                <w:sz w:val="20"/>
              </w:rPr>
            </w:pPr>
          </w:p>
        </w:tc>
        <w:tc>
          <w:tcPr>
            <w:tcW w:w="1912" w:type="dxa"/>
          </w:tcPr>
          <w:p w14:paraId="3C486038" w14:textId="77777777" w:rsidR="008B5DEC" w:rsidRPr="00BE068B" w:rsidRDefault="008B5DEC" w:rsidP="00C67ECD">
            <w:pPr>
              <w:contextualSpacing/>
              <w:jc w:val="both"/>
              <w:rPr>
                <w:rFonts w:ascii="Gill Sans MT" w:hAnsi="Gill Sans MT"/>
                <w:sz w:val="20"/>
              </w:rPr>
            </w:pPr>
          </w:p>
        </w:tc>
        <w:tc>
          <w:tcPr>
            <w:tcW w:w="1430" w:type="dxa"/>
          </w:tcPr>
          <w:p w14:paraId="671D0EB1" w14:textId="77777777" w:rsidR="008B5DEC" w:rsidRPr="00BE068B" w:rsidRDefault="008B5DEC" w:rsidP="00C67ECD">
            <w:pPr>
              <w:contextualSpacing/>
              <w:jc w:val="both"/>
              <w:rPr>
                <w:rFonts w:ascii="Gill Sans MT" w:hAnsi="Gill Sans MT"/>
                <w:sz w:val="20"/>
              </w:rPr>
            </w:pPr>
          </w:p>
        </w:tc>
        <w:tc>
          <w:tcPr>
            <w:tcW w:w="1630" w:type="dxa"/>
            <w:gridSpan w:val="2"/>
          </w:tcPr>
          <w:p w14:paraId="2CFED8A8" w14:textId="77777777" w:rsidR="008B5DEC" w:rsidRPr="00BE068B" w:rsidRDefault="008B5DEC" w:rsidP="00C67ECD">
            <w:pPr>
              <w:contextualSpacing/>
              <w:jc w:val="both"/>
              <w:rPr>
                <w:rFonts w:ascii="Gill Sans MT" w:hAnsi="Gill Sans MT"/>
                <w:sz w:val="20"/>
              </w:rPr>
            </w:pPr>
          </w:p>
        </w:tc>
        <w:tc>
          <w:tcPr>
            <w:tcW w:w="1250" w:type="dxa"/>
          </w:tcPr>
          <w:p w14:paraId="2E544CF5" w14:textId="77777777" w:rsidR="008B5DEC" w:rsidRPr="00BE068B" w:rsidRDefault="008B5DEC" w:rsidP="000F5C1F">
            <w:pPr>
              <w:ind w:right="414"/>
              <w:contextualSpacing/>
              <w:jc w:val="both"/>
              <w:rPr>
                <w:rFonts w:ascii="Gill Sans MT" w:hAnsi="Gill Sans MT"/>
                <w:sz w:val="20"/>
              </w:rPr>
            </w:pPr>
          </w:p>
        </w:tc>
      </w:tr>
      <w:tr w:rsidR="008B5DEC" w:rsidRPr="00BE068B" w14:paraId="0BC7E26F" w14:textId="73191CE1" w:rsidTr="008B5DEC">
        <w:trPr>
          <w:gridAfter w:val="1"/>
          <w:wAfter w:w="10" w:type="dxa"/>
          <w:trHeight w:val="20"/>
        </w:trPr>
        <w:tc>
          <w:tcPr>
            <w:tcW w:w="797" w:type="dxa"/>
          </w:tcPr>
          <w:p w14:paraId="2E33942A" w14:textId="77777777" w:rsidR="008B5DEC" w:rsidRPr="00BE068B" w:rsidRDefault="008B5DEC" w:rsidP="00C67ECD">
            <w:pPr>
              <w:contextualSpacing/>
              <w:jc w:val="both"/>
              <w:rPr>
                <w:rFonts w:ascii="Gill Sans MT" w:hAnsi="Gill Sans MT"/>
                <w:sz w:val="20"/>
              </w:rPr>
            </w:pPr>
            <w:r w:rsidRPr="00BE068B">
              <w:rPr>
                <w:rFonts w:ascii="Gill Sans MT" w:hAnsi="Gill Sans MT"/>
                <w:sz w:val="20"/>
              </w:rPr>
              <w:t>6</w:t>
            </w:r>
          </w:p>
        </w:tc>
        <w:tc>
          <w:tcPr>
            <w:tcW w:w="1752" w:type="dxa"/>
          </w:tcPr>
          <w:p w14:paraId="587D2F6F" w14:textId="77777777" w:rsidR="008B5DEC" w:rsidRPr="00BE068B" w:rsidRDefault="008B5DEC" w:rsidP="00C67ECD">
            <w:pPr>
              <w:contextualSpacing/>
              <w:jc w:val="both"/>
              <w:rPr>
                <w:rFonts w:ascii="Gill Sans MT" w:hAnsi="Gill Sans MT"/>
                <w:sz w:val="20"/>
              </w:rPr>
            </w:pPr>
          </w:p>
        </w:tc>
        <w:tc>
          <w:tcPr>
            <w:tcW w:w="1912" w:type="dxa"/>
          </w:tcPr>
          <w:p w14:paraId="7A937B2F" w14:textId="77777777" w:rsidR="008B5DEC" w:rsidRPr="00BE068B" w:rsidRDefault="008B5DEC" w:rsidP="00C67ECD">
            <w:pPr>
              <w:contextualSpacing/>
              <w:jc w:val="both"/>
              <w:rPr>
                <w:rFonts w:ascii="Gill Sans MT" w:hAnsi="Gill Sans MT"/>
                <w:sz w:val="20"/>
              </w:rPr>
            </w:pPr>
          </w:p>
        </w:tc>
        <w:tc>
          <w:tcPr>
            <w:tcW w:w="1430" w:type="dxa"/>
          </w:tcPr>
          <w:p w14:paraId="304F6081" w14:textId="77777777" w:rsidR="008B5DEC" w:rsidRPr="00BE068B" w:rsidRDefault="008B5DEC" w:rsidP="00C67ECD">
            <w:pPr>
              <w:contextualSpacing/>
              <w:jc w:val="both"/>
              <w:rPr>
                <w:rFonts w:ascii="Gill Sans MT" w:hAnsi="Gill Sans MT"/>
                <w:sz w:val="20"/>
              </w:rPr>
            </w:pPr>
          </w:p>
        </w:tc>
        <w:tc>
          <w:tcPr>
            <w:tcW w:w="1630" w:type="dxa"/>
            <w:gridSpan w:val="2"/>
          </w:tcPr>
          <w:p w14:paraId="39AC59A6" w14:textId="77777777" w:rsidR="008B5DEC" w:rsidRPr="00BE068B" w:rsidRDefault="008B5DEC" w:rsidP="00C67ECD">
            <w:pPr>
              <w:contextualSpacing/>
              <w:jc w:val="both"/>
              <w:rPr>
                <w:rFonts w:ascii="Gill Sans MT" w:hAnsi="Gill Sans MT"/>
                <w:sz w:val="20"/>
              </w:rPr>
            </w:pPr>
          </w:p>
        </w:tc>
        <w:tc>
          <w:tcPr>
            <w:tcW w:w="1250" w:type="dxa"/>
          </w:tcPr>
          <w:p w14:paraId="2575E7B0" w14:textId="77777777" w:rsidR="008B5DEC" w:rsidRPr="00BE068B" w:rsidRDefault="008B5DEC" w:rsidP="000F5C1F">
            <w:pPr>
              <w:ind w:right="414"/>
              <w:contextualSpacing/>
              <w:jc w:val="both"/>
              <w:rPr>
                <w:rFonts w:ascii="Gill Sans MT" w:hAnsi="Gill Sans MT"/>
                <w:sz w:val="20"/>
              </w:rPr>
            </w:pPr>
          </w:p>
        </w:tc>
      </w:tr>
      <w:tr w:rsidR="008B5DEC" w:rsidRPr="00BE068B" w14:paraId="3D0E363C" w14:textId="37461FD5" w:rsidTr="008B5DEC">
        <w:trPr>
          <w:gridAfter w:val="1"/>
          <w:wAfter w:w="10" w:type="dxa"/>
          <w:trHeight w:val="20"/>
        </w:trPr>
        <w:tc>
          <w:tcPr>
            <w:tcW w:w="797" w:type="dxa"/>
          </w:tcPr>
          <w:p w14:paraId="0E466144" w14:textId="77777777" w:rsidR="008B5DEC" w:rsidRPr="00BE068B" w:rsidRDefault="008B5DEC" w:rsidP="00C67ECD">
            <w:pPr>
              <w:contextualSpacing/>
              <w:jc w:val="both"/>
              <w:rPr>
                <w:rFonts w:ascii="Gill Sans MT" w:hAnsi="Gill Sans MT"/>
                <w:sz w:val="20"/>
              </w:rPr>
            </w:pPr>
            <w:r w:rsidRPr="00BE068B">
              <w:rPr>
                <w:rFonts w:ascii="Gill Sans MT" w:hAnsi="Gill Sans MT"/>
                <w:sz w:val="20"/>
              </w:rPr>
              <w:t>7</w:t>
            </w:r>
          </w:p>
        </w:tc>
        <w:tc>
          <w:tcPr>
            <w:tcW w:w="1752" w:type="dxa"/>
          </w:tcPr>
          <w:p w14:paraId="4B1FDC16" w14:textId="77777777" w:rsidR="008B5DEC" w:rsidRPr="00BE068B" w:rsidRDefault="008B5DEC" w:rsidP="00C67ECD">
            <w:pPr>
              <w:contextualSpacing/>
              <w:jc w:val="both"/>
              <w:rPr>
                <w:rFonts w:ascii="Gill Sans MT" w:hAnsi="Gill Sans MT"/>
                <w:sz w:val="20"/>
              </w:rPr>
            </w:pPr>
          </w:p>
        </w:tc>
        <w:tc>
          <w:tcPr>
            <w:tcW w:w="1912" w:type="dxa"/>
          </w:tcPr>
          <w:p w14:paraId="51485432" w14:textId="77777777" w:rsidR="008B5DEC" w:rsidRPr="00BE068B" w:rsidRDefault="008B5DEC" w:rsidP="00C67ECD">
            <w:pPr>
              <w:contextualSpacing/>
              <w:jc w:val="both"/>
              <w:rPr>
                <w:rFonts w:ascii="Gill Sans MT" w:hAnsi="Gill Sans MT"/>
                <w:sz w:val="20"/>
              </w:rPr>
            </w:pPr>
          </w:p>
        </w:tc>
        <w:tc>
          <w:tcPr>
            <w:tcW w:w="1430" w:type="dxa"/>
          </w:tcPr>
          <w:p w14:paraId="62833C38" w14:textId="77777777" w:rsidR="008B5DEC" w:rsidRPr="00BE068B" w:rsidRDefault="008B5DEC" w:rsidP="00C67ECD">
            <w:pPr>
              <w:contextualSpacing/>
              <w:jc w:val="both"/>
              <w:rPr>
                <w:rFonts w:ascii="Gill Sans MT" w:hAnsi="Gill Sans MT"/>
                <w:sz w:val="20"/>
              </w:rPr>
            </w:pPr>
          </w:p>
        </w:tc>
        <w:tc>
          <w:tcPr>
            <w:tcW w:w="1630" w:type="dxa"/>
            <w:gridSpan w:val="2"/>
          </w:tcPr>
          <w:p w14:paraId="7C5BC7C7" w14:textId="77777777" w:rsidR="008B5DEC" w:rsidRPr="00BE068B" w:rsidRDefault="008B5DEC" w:rsidP="00C67ECD">
            <w:pPr>
              <w:contextualSpacing/>
              <w:jc w:val="both"/>
              <w:rPr>
                <w:rFonts w:ascii="Gill Sans MT" w:hAnsi="Gill Sans MT"/>
                <w:sz w:val="20"/>
              </w:rPr>
            </w:pPr>
          </w:p>
        </w:tc>
        <w:tc>
          <w:tcPr>
            <w:tcW w:w="1250" w:type="dxa"/>
          </w:tcPr>
          <w:p w14:paraId="18400081" w14:textId="77777777" w:rsidR="008B5DEC" w:rsidRPr="00BE068B" w:rsidRDefault="008B5DEC" w:rsidP="000F5C1F">
            <w:pPr>
              <w:ind w:right="414"/>
              <w:contextualSpacing/>
              <w:jc w:val="both"/>
              <w:rPr>
                <w:rFonts w:ascii="Gill Sans MT" w:hAnsi="Gill Sans MT"/>
                <w:sz w:val="20"/>
              </w:rPr>
            </w:pPr>
          </w:p>
        </w:tc>
      </w:tr>
      <w:tr w:rsidR="008B5DEC" w:rsidRPr="00BE068B" w14:paraId="6707CB44" w14:textId="6A600B55" w:rsidTr="008B5DEC">
        <w:trPr>
          <w:gridAfter w:val="1"/>
          <w:wAfter w:w="10" w:type="dxa"/>
          <w:trHeight w:val="20"/>
        </w:trPr>
        <w:tc>
          <w:tcPr>
            <w:tcW w:w="797" w:type="dxa"/>
          </w:tcPr>
          <w:p w14:paraId="65436F0A" w14:textId="77777777" w:rsidR="008B5DEC" w:rsidRPr="00BE068B" w:rsidRDefault="008B5DEC" w:rsidP="00C67ECD">
            <w:pPr>
              <w:contextualSpacing/>
              <w:jc w:val="both"/>
              <w:rPr>
                <w:rFonts w:ascii="Gill Sans MT" w:hAnsi="Gill Sans MT"/>
                <w:sz w:val="20"/>
              </w:rPr>
            </w:pPr>
            <w:r w:rsidRPr="00BE068B">
              <w:rPr>
                <w:rFonts w:ascii="Gill Sans MT" w:hAnsi="Gill Sans MT"/>
                <w:sz w:val="20"/>
              </w:rPr>
              <w:t>8</w:t>
            </w:r>
          </w:p>
        </w:tc>
        <w:tc>
          <w:tcPr>
            <w:tcW w:w="1752" w:type="dxa"/>
          </w:tcPr>
          <w:p w14:paraId="7B76645B" w14:textId="77777777" w:rsidR="008B5DEC" w:rsidRPr="00BE068B" w:rsidRDefault="008B5DEC" w:rsidP="00C67ECD">
            <w:pPr>
              <w:contextualSpacing/>
              <w:jc w:val="both"/>
              <w:rPr>
                <w:rFonts w:ascii="Gill Sans MT" w:hAnsi="Gill Sans MT"/>
                <w:sz w:val="20"/>
              </w:rPr>
            </w:pPr>
          </w:p>
        </w:tc>
        <w:tc>
          <w:tcPr>
            <w:tcW w:w="1912" w:type="dxa"/>
          </w:tcPr>
          <w:p w14:paraId="5A350533" w14:textId="77777777" w:rsidR="008B5DEC" w:rsidRPr="00BE068B" w:rsidRDefault="008B5DEC" w:rsidP="00C67ECD">
            <w:pPr>
              <w:contextualSpacing/>
              <w:jc w:val="both"/>
              <w:rPr>
                <w:rFonts w:ascii="Gill Sans MT" w:hAnsi="Gill Sans MT"/>
                <w:sz w:val="20"/>
              </w:rPr>
            </w:pPr>
          </w:p>
        </w:tc>
        <w:tc>
          <w:tcPr>
            <w:tcW w:w="1430" w:type="dxa"/>
          </w:tcPr>
          <w:p w14:paraId="1C7A5A8A" w14:textId="77777777" w:rsidR="008B5DEC" w:rsidRPr="00BE068B" w:rsidRDefault="008B5DEC" w:rsidP="00C67ECD">
            <w:pPr>
              <w:contextualSpacing/>
              <w:jc w:val="both"/>
              <w:rPr>
                <w:rFonts w:ascii="Gill Sans MT" w:hAnsi="Gill Sans MT"/>
                <w:sz w:val="20"/>
              </w:rPr>
            </w:pPr>
          </w:p>
        </w:tc>
        <w:tc>
          <w:tcPr>
            <w:tcW w:w="1630" w:type="dxa"/>
            <w:gridSpan w:val="2"/>
          </w:tcPr>
          <w:p w14:paraId="31CC1A5E" w14:textId="77777777" w:rsidR="008B5DEC" w:rsidRPr="00BE068B" w:rsidRDefault="008B5DEC" w:rsidP="00C67ECD">
            <w:pPr>
              <w:contextualSpacing/>
              <w:jc w:val="both"/>
              <w:rPr>
                <w:rFonts w:ascii="Gill Sans MT" w:hAnsi="Gill Sans MT"/>
                <w:sz w:val="20"/>
              </w:rPr>
            </w:pPr>
          </w:p>
        </w:tc>
        <w:tc>
          <w:tcPr>
            <w:tcW w:w="1250" w:type="dxa"/>
          </w:tcPr>
          <w:p w14:paraId="019FBE1C" w14:textId="77777777" w:rsidR="008B5DEC" w:rsidRPr="00BE068B" w:rsidRDefault="008B5DEC" w:rsidP="000F5C1F">
            <w:pPr>
              <w:ind w:right="414"/>
              <w:contextualSpacing/>
              <w:jc w:val="both"/>
              <w:rPr>
                <w:rFonts w:ascii="Gill Sans MT" w:hAnsi="Gill Sans MT"/>
                <w:sz w:val="20"/>
              </w:rPr>
            </w:pPr>
          </w:p>
        </w:tc>
      </w:tr>
      <w:tr w:rsidR="008B5DEC" w:rsidRPr="00BE068B" w14:paraId="7B834DF0" w14:textId="684CDFCF" w:rsidTr="008B5DEC">
        <w:trPr>
          <w:gridAfter w:val="1"/>
          <w:wAfter w:w="10" w:type="dxa"/>
          <w:trHeight w:val="20"/>
        </w:trPr>
        <w:tc>
          <w:tcPr>
            <w:tcW w:w="797" w:type="dxa"/>
          </w:tcPr>
          <w:p w14:paraId="310DDA7A" w14:textId="77777777" w:rsidR="008B5DEC" w:rsidRPr="00BE068B" w:rsidRDefault="008B5DEC" w:rsidP="00C67ECD">
            <w:pPr>
              <w:contextualSpacing/>
              <w:jc w:val="both"/>
              <w:rPr>
                <w:rFonts w:ascii="Gill Sans MT" w:hAnsi="Gill Sans MT"/>
                <w:sz w:val="20"/>
              </w:rPr>
            </w:pPr>
            <w:r w:rsidRPr="00BE068B">
              <w:rPr>
                <w:rFonts w:ascii="Gill Sans MT" w:hAnsi="Gill Sans MT"/>
                <w:sz w:val="20"/>
              </w:rPr>
              <w:t>9</w:t>
            </w:r>
          </w:p>
        </w:tc>
        <w:tc>
          <w:tcPr>
            <w:tcW w:w="1752" w:type="dxa"/>
          </w:tcPr>
          <w:p w14:paraId="5D3FC5C1" w14:textId="77777777" w:rsidR="008B5DEC" w:rsidRPr="00BE068B" w:rsidRDefault="008B5DEC" w:rsidP="00C67ECD">
            <w:pPr>
              <w:contextualSpacing/>
              <w:jc w:val="both"/>
              <w:rPr>
                <w:rFonts w:ascii="Gill Sans MT" w:hAnsi="Gill Sans MT"/>
                <w:sz w:val="20"/>
              </w:rPr>
            </w:pPr>
          </w:p>
        </w:tc>
        <w:tc>
          <w:tcPr>
            <w:tcW w:w="1912" w:type="dxa"/>
          </w:tcPr>
          <w:p w14:paraId="2F507DCC" w14:textId="77777777" w:rsidR="008B5DEC" w:rsidRPr="00BE068B" w:rsidRDefault="008B5DEC" w:rsidP="00C67ECD">
            <w:pPr>
              <w:contextualSpacing/>
              <w:jc w:val="both"/>
              <w:rPr>
                <w:rFonts w:ascii="Gill Sans MT" w:hAnsi="Gill Sans MT"/>
                <w:sz w:val="20"/>
              </w:rPr>
            </w:pPr>
          </w:p>
        </w:tc>
        <w:tc>
          <w:tcPr>
            <w:tcW w:w="1430" w:type="dxa"/>
          </w:tcPr>
          <w:p w14:paraId="40A8DF4B" w14:textId="77777777" w:rsidR="008B5DEC" w:rsidRPr="00BE068B" w:rsidRDefault="008B5DEC" w:rsidP="00C67ECD">
            <w:pPr>
              <w:contextualSpacing/>
              <w:jc w:val="both"/>
              <w:rPr>
                <w:rFonts w:ascii="Gill Sans MT" w:hAnsi="Gill Sans MT"/>
                <w:sz w:val="20"/>
              </w:rPr>
            </w:pPr>
          </w:p>
        </w:tc>
        <w:tc>
          <w:tcPr>
            <w:tcW w:w="1630" w:type="dxa"/>
            <w:gridSpan w:val="2"/>
          </w:tcPr>
          <w:p w14:paraId="20BA262A" w14:textId="77777777" w:rsidR="008B5DEC" w:rsidRPr="00BE068B" w:rsidRDefault="008B5DEC" w:rsidP="00C67ECD">
            <w:pPr>
              <w:contextualSpacing/>
              <w:jc w:val="both"/>
              <w:rPr>
                <w:rFonts w:ascii="Gill Sans MT" w:hAnsi="Gill Sans MT"/>
                <w:sz w:val="20"/>
              </w:rPr>
            </w:pPr>
          </w:p>
        </w:tc>
        <w:tc>
          <w:tcPr>
            <w:tcW w:w="1250" w:type="dxa"/>
          </w:tcPr>
          <w:p w14:paraId="6832E569" w14:textId="77777777" w:rsidR="008B5DEC" w:rsidRPr="00BE068B" w:rsidRDefault="008B5DEC" w:rsidP="000F5C1F">
            <w:pPr>
              <w:ind w:right="414"/>
              <w:contextualSpacing/>
              <w:jc w:val="both"/>
              <w:rPr>
                <w:rFonts w:ascii="Gill Sans MT" w:hAnsi="Gill Sans MT"/>
                <w:sz w:val="20"/>
              </w:rPr>
            </w:pPr>
          </w:p>
        </w:tc>
      </w:tr>
      <w:tr w:rsidR="008B5DEC" w:rsidRPr="00BE068B" w14:paraId="1BD69138" w14:textId="0397D0F4" w:rsidTr="008B5DEC">
        <w:trPr>
          <w:gridAfter w:val="1"/>
          <w:wAfter w:w="10" w:type="dxa"/>
          <w:trHeight w:val="20"/>
        </w:trPr>
        <w:tc>
          <w:tcPr>
            <w:tcW w:w="797" w:type="dxa"/>
          </w:tcPr>
          <w:p w14:paraId="7751E54C" w14:textId="77777777" w:rsidR="008B5DEC" w:rsidRPr="00BE068B" w:rsidRDefault="008B5DEC" w:rsidP="00C67ECD">
            <w:pPr>
              <w:contextualSpacing/>
              <w:jc w:val="both"/>
              <w:rPr>
                <w:rFonts w:ascii="Gill Sans MT" w:hAnsi="Gill Sans MT"/>
                <w:sz w:val="20"/>
              </w:rPr>
            </w:pPr>
            <w:r w:rsidRPr="00BE068B">
              <w:rPr>
                <w:rFonts w:ascii="Gill Sans MT" w:hAnsi="Gill Sans MT"/>
                <w:sz w:val="20"/>
              </w:rPr>
              <w:t>10</w:t>
            </w:r>
          </w:p>
        </w:tc>
        <w:tc>
          <w:tcPr>
            <w:tcW w:w="1752" w:type="dxa"/>
          </w:tcPr>
          <w:p w14:paraId="7793CCF8" w14:textId="77777777" w:rsidR="008B5DEC" w:rsidRPr="00BE068B" w:rsidRDefault="008B5DEC" w:rsidP="00C67ECD">
            <w:pPr>
              <w:contextualSpacing/>
              <w:jc w:val="both"/>
              <w:rPr>
                <w:rFonts w:ascii="Gill Sans MT" w:hAnsi="Gill Sans MT"/>
                <w:sz w:val="20"/>
              </w:rPr>
            </w:pPr>
          </w:p>
        </w:tc>
        <w:tc>
          <w:tcPr>
            <w:tcW w:w="1912" w:type="dxa"/>
          </w:tcPr>
          <w:p w14:paraId="3E3803C6" w14:textId="77777777" w:rsidR="008B5DEC" w:rsidRPr="00BE068B" w:rsidRDefault="008B5DEC" w:rsidP="00C67ECD">
            <w:pPr>
              <w:contextualSpacing/>
              <w:jc w:val="both"/>
              <w:rPr>
                <w:rFonts w:ascii="Gill Sans MT" w:hAnsi="Gill Sans MT"/>
                <w:sz w:val="20"/>
              </w:rPr>
            </w:pPr>
          </w:p>
        </w:tc>
        <w:tc>
          <w:tcPr>
            <w:tcW w:w="1430" w:type="dxa"/>
          </w:tcPr>
          <w:p w14:paraId="580D1452" w14:textId="77777777" w:rsidR="008B5DEC" w:rsidRPr="00BE068B" w:rsidRDefault="008B5DEC" w:rsidP="00C67ECD">
            <w:pPr>
              <w:contextualSpacing/>
              <w:jc w:val="both"/>
              <w:rPr>
                <w:rFonts w:ascii="Gill Sans MT" w:hAnsi="Gill Sans MT"/>
                <w:sz w:val="20"/>
              </w:rPr>
            </w:pPr>
          </w:p>
        </w:tc>
        <w:tc>
          <w:tcPr>
            <w:tcW w:w="1630" w:type="dxa"/>
            <w:gridSpan w:val="2"/>
          </w:tcPr>
          <w:p w14:paraId="3E85C81F" w14:textId="77777777" w:rsidR="008B5DEC" w:rsidRPr="00BE068B" w:rsidRDefault="008B5DEC" w:rsidP="00C67ECD">
            <w:pPr>
              <w:contextualSpacing/>
              <w:jc w:val="both"/>
              <w:rPr>
                <w:rFonts w:ascii="Gill Sans MT" w:hAnsi="Gill Sans MT"/>
                <w:sz w:val="20"/>
              </w:rPr>
            </w:pPr>
          </w:p>
        </w:tc>
        <w:tc>
          <w:tcPr>
            <w:tcW w:w="1250" w:type="dxa"/>
          </w:tcPr>
          <w:p w14:paraId="7237D204" w14:textId="77777777" w:rsidR="008B5DEC" w:rsidRPr="00BE068B" w:rsidRDefault="008B5DEC" w:rsidP="000F5C1F">
            <w:pPr>
              <w:ind w:right="414"/>
              <w:contextualSpacing/>
              <w:jc w:val="both"/>
              <w:rPr>
                <w:rFonts w:ascii="Gill Sans MT" w:hAnsi="Gill Sans MT"/>
                <w:sz w:val="20"/>
              </w:rPr>
            </w:pPr>
          </w:p>
        </w:tc>
      </w:tr>
    </w:tbl>
    <w:tbl>
      <w:tblPr>
        <w:tblStyle w:val="TableGrid"/>
        <w:tblpPr w:leftFromText="180" w:rightFromText="180" w:vertAnchor="page" w:horzAnchor="page" w:tblpX="1549" w:tblpY="9001"/>
        <w:tblW w:w="3528" w:type="dxa"/>
        <w:tblLook w:val="04A0" w:firstRow="1" w:lastRow="0" w:firstColumn="1" w:lastColumn="0" w:noHBand="0" w:noVBand="1"/>
      </w:tblPr>
      <w:tblGrid>
        <w:gridCol w:w="3528"/>
      </w:tblGrid>
      <w:tr w:rsidR="000F5C1F" w:rsidRPr="00BE068B" w14:paraId="5A154781" w14:textId="77777777" w:rsidTr="000F5C1F">
        <w:tc>
          <w:tcPr>
            <w:tcW w:w="3528" w:type="dxa"/>
          </w:tcPr>
          <w:p w14:paraId="2A99671B" w14:textId="77777777" w:rsidR="000F5C1F" w:rsidRPr="00BE068B" w:rsidRDefault="000F5C1F" w:rsidP="000F5C1F">
            <w:pPr>
              <w:contextualSpacing/>
              <w:rPr>
                <w:rFonts w:ascii="Gill Sans MT" w:eastAsia="SimSun" w:hAnsi="Gill Sans MT"/>
              </w:rPr>
            </w:pPr>
            <w:r w:rsidRPr="00BE068B">
              <w:rPr>
                <w:rFonts w:ascii="Gill Sans MT" w:hAnsi="Gill Sans MT" w:cs="Times New Roman"/>
                <w:b/>
                <w:sz w:val="20"/>
              </w:rPr>
              <w:t>Likelihood scale 122</w:t>
            </w:r>
          </w:p>
        </w:tc>
      </w:tr>
      <w:tr w:rsidR="000F5C1F" w:rsidRPr="00BE068B" w14:paraId="5848478E" w14:textId="77777777" w:rsidTr="000F5C1F">
        <w:tc>
          <w:tcPr>
            <w:tcW w:w="3528" w:type="dxa"/>
          </w:tcPr>
          <w:p w14:paraId="7D6511C0" w14:textId="77777777" w:rsidR="000F5C1F" w:rsidRPr="00BE068B" w:rsidRDefault="000F5C1F" w:rsidP="000F5C1F">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1=Impossible/would never happen</w:t>
            </w:r>
          </w:p>
          <w:p w14:paraId="2966F68D" w14:textId="77777777" w:rsidR="000F5C1F" w:rsidRPr="00BE068B" w:rsidRDefault="000F5C1F" w:rsidP="000F5C1F">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 xml:space="preserve">2=Highly unlikely </w:t>
            </w:r>
          </w:p>
          <w:p w14:paraId="6E0D462D" w14:textId="77777777" w:rsidR="000F5C1F" w:rsidRPr="00BE068B" w:rsidRDefault="000F5C1F" w:rsidP="000F5C1F">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3= Unsure/I don't know</w:t>
            </w:r>
          </w:p>
          <w:p w14:paraId="0E4A2D14" w14:textId="77777777" w:rsidR="000F5C1F" w:rsidRPr="00BE068B" w:rsidRDefault="000F5C1F" w:rsidP="000F5C1F">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4=Likely</w:t>
            </w:r>
            <w:r w:rsidRPr="00BE068B">
              <w:rPr>
                <w:rFonts w:ascii="Gill Sans MT" w:hAnsi="Gill Sans MT" w:cs="Times New Roman"/>
                <w:sz w:val="20"/>
              </w:rPr>
              <w:tab/>
              <w:t xml:space="preserve">5=Very Likely </w:t>
            </w:r>
          </w:p>
          <w:p w14:paraId="4EB00E23" w14:textId="77777777" w:rsidR="000F5C1F" w:rsidRPr="00BE068B" w:rsidRDefault="000F5C1F" w:rsidP="000F5C1F">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6=Happening right now</w:t>
            </w:r>
          </w:p>
          <w:p w14:paraId="531B458E" w14:textId="77777777" w:rsidR="000F5C1F" w:rsidRPr="00BE068B" w:rsidRDefault="000F5C1F" w:rsidP="000F5C1F">
            <w:pPr>
              <w:contextualSpacing/>
              <w:rPr>
                <w:rFonts w:ascii="Gill Sans MT" w:hAnsi="Gill Sans MT" w:cs="Times New Roman"/>
                <w:b/>
                <w:sz w:val="20"/>
              </w:rPr>
            </w:pPr>
            <w:r w:rsidRPr="00BE068B">
              <w:rPr>
                <w:rFonts w:ascii="Gill Sans MT" w:hAnsi="Gill Sans MT" w:cs="Times New Roman"/>
                <w:sz w:val="20"/>
              </w:rPr>
              <w:t>7=Prefer not to answer</w:t>
            </w:r>
          </w:p>
        </w:tc>
      </w:tr>
    </w:tbl>
    <w:p w14:paraId="42388C50" w14:textId="77777777" w:rsidR="00C67ECD" w:rsidRPr="00BE068B" w:rsidRDefault="00C67ECD" w:rsidP="00F7697D">
      <w:pPr>
        <w:spacing w:after="0" w:line="240" w:lineRule="auto"/>
        <w:contextualSpacing/>
        <w:rPr>
          <w:rFonts w:ascii="Gill Sans MT" w:eastAsia="SimSun" w:hAnsi="Gill Sans MT"/>
        </w:rPr>
      </w:pPr>
    </w:p>
    <w:p w14:paraId="0E6BBF1E" w14:textId="77777777" w:rsidR="00C67ECD" w:rsidRPr="00BE068B" w:rsidRDefault="00C67ECD" w:rsidP="00F7697D">
      <w:pPr>
        <w:spacing w:after="0" w:line="240" w:lineRule="auto"/>
        <w:contextualSpacing/>
        <w:rPr>
          <w:rFonts w:ascii="Gill Sans MT" w:eastAsia="SimSun" w:hAnsi="Gill Sans MT"/>
        </w:rPr>
      </w:pPr>
    </w:p>
    <w:p w14:paraId="568FA482" w14:textId="77777777" w:rsidR="00C67ECD" w:rsidRPr="00BE068B" w:rsidRDefault="00C67ECD" w:rsidP="00F7697D">
      <w:pPr>
        <w:spacing w:after="0" w:line="240" w:lineRule="auto"/>
        <w:contextualSpacing/>
        <w:rPr>
          <w:rFonts w:ascii="Gill Sans MT" w:eastAsia="SimSun" w:hAnsi="Gill Sans MT"/>
        </w:rPr>
      </w:pPr>
    </w:p>
    <w:p w14:paraId="1E2B066E" w14:textId="77777777" w:rsidR="00C67ECD" w:rsidRPr="00BE068B" w:rsidRDefault="00C67ECD" w:rsidP="00F7697D">
      <w:pPr>
        <w:spacing w:after="0" w:line="240" w:lineRule="auto"/>
        <w:contextualSpacing/>
        <w:rPr>
          <w:rFonts w:ascii="Gill Sans MT" w:eastAsia="SimSun" w:hAnsi="Gill Sans MT"/>
        </w:rPr>
      </w:pPr>
    </w:p>
    <w:p w14:paraId="73A273FD" w14:textId="77777777" w:rsidR="00C67ECD" w:rsidRPr="00BE068B" w:rsidRDefault="00C67ECD" w:rsidP="00F7697D">
      <w:pPr>
        <w:spacing w:after="0" w:line="240" w:lineRule="auto"/>
        <w:contextualSpacing/>
        <w:rPr>
          <w:rFonts w:ascii="Gill Sans MT" w:eastAsia="SimSun" w:hAnsi="Gill Sans MT"/>
        </w:rPr>
      </w:pPr>
    </w:p>
    <w:p w14:paraId="3A489C6F" w14:textId="77777777" w:rsidR="00C67ECD" w:rsidRPr="00BE068B" w:rsidRDefault="00C67ECD" w:rsidP="00F7697D">
      <w:pPr>
        <w:spacing w:after="0" w:line="240" w:lineRule="auto"/>
        <w:contextualSpacing/>
        <w:rPr>
          <w:rFonts w:ascii="Gill Sans MT" w:eastAsia="SimSun" w:hAnsi="Gill Sans MT"/>
        </w:rPr>
      </w:pPr>
    </w:p>
    <w:p w14:paraId="0EA61AFB" w14:textId="77777777" w:rsidR="00C67ECD" w:rsidRPr="00BE068B" w:rsidRDefault="00C67ECD" w:rsidP="00F7697D">
      <w:pPr>
        <w:spacing w:after="0" w:line="240" w:lineRule="auto"/>
        <w:contextualSpacing/>
        <w:rPr>
          <w:rFonts w:ascii="Gill Sans MT" w:eastAsia="SimSun" w:hAnsi="Gill Sans MT"/>
        </w:rPr>
      </w:pPr>
    </w:p>
    <w:p w14:paraId="1565BBB2" w14:textId="77777777" w:rsidR="00C67ECD" w:rsidRPr="00BE068B" w:rsidRDefault="00C67ECD" w:rsidP="00F7697D">
      <w:pPr>
        <w:spacing w:after="0" w:line="240" w:lineRule="auto"/>
        <w:contextualSpacing/>
        <w:rPr>
          <w:rFonts w:ascii="Gill Sans MT" w:eastAsia="SimSun" w:hAnsi="Gill Sans MT"/>
        </w:rPr>
      </w:pPr>
    </w:p>
    <w:p w14:paraId="7ADE4B17" w14:textId="77777777" w:rsidR="00C67ECD" w:rsidRPr="00BE068B" w:rsidRDefault="00C67ECD" w:rsidP="00F7697D">
      <w:pPr>
        <w:spacing w:after="0" w:line="240" w:lineRule="auto"/>
        <w:contextualSpacing/>
        <w:rPr>
          <w:rFonts w:ascii="Gill Sans MT" w:eastAsia="SimSun" w:hAnsi="Gill Sans MT"/>
        </w:rPr>
      </w:pPr>
    </w:p>
    <w:p w14:paraId="3CF3B0BC" w14:textId="77777777" w:rsidR="00C67ECD" w:rsidRPr="00BE068B" w:rsidRDefault="00C67ECD" w:rsidP="00F7697D">
      <w:pPr>
        <w:spacing w:after="0" w:line="240" w:lineRule="auto"/>
        <w:contextualSpacing/>
        <w:rPr>
          <w:rFonts w:ascii="Gill Sans MT" w:eastAsia="SimSun" w:hAnsi="Gill Sans MT"/>
        </w:rPr>
      </w:pPr>
    </w:p>
    <w:p w14:paraId="6BCFEE0B" w14:textId="77777777" w:rsidR="00C67ECD" w:rsidRPr="00BE068B" w:rsidRDefault="00C67ECD" w:rsidP="00F7697D">
      <w:pPr>
        <w:spacing w:after="0" w:line="240" w:lineRule="auto"/>
        <w:contextualSpacing/>
        <w:rPr>
          <w:rFonts w:ascii="Gill Sans MT" w:eastAsia="SimSun" w:hAnsi="Gill Sans MT"/>
        </w:rPr>
      </w:pPr>
    </w:p>
    <w:p w14:paraId="22EBFC5B" w14:textId="77777777" w:rsidR="00C67ECD" w:rsidRPr="00BE068B" w:rsidRDefault="00C67ECD" w:rsidP="00F7697D">
      <w:pPr>
        <w:spacing w:after="0" w:line="240" w:lineRule="auto"/>
        <w:contextualSpacing/>
        <w:rPr>
          <w:rFonts w:ascii="Gill Sans MT" w:eastAsia="SimSun" w:hAnsi="Gill Sans MT"/>
        </w:rPr>
      </w:pPr>
    </w:p>
    <w:p w14:paraId="523CF950" w14:textId="77777777" w:rsidR="00C67ECD" w:rsidRPr="00BE068B" w:rsidRDefault="00C67ECD" w:rsidP="00F7697D">
      <w:pPr>
        <w:spacing w:after="0" w:line="240" w:lineRule="auto"/>
        <w:contextualSpacing/>
        <w:rPr>
          <w:rFonts w:ascii="Gill Sans MT" w:eastAsia="SimSun" w:hAnsi="Gill Sans MT"/>
        </w:rPr>
      </w:pPr>
    </w:p>
    <w:p w14:paraId="08354C21" w14:textId="77777777" w:rsidR="00C67ECD" w:rsidRPr="00BE068B" w:rsidRDefault="00C67ECD" w:rsidP="00F7697D">
      <w:pPr>
        <w:spacing w:after="0" w:line="240" w:lineRule="auto"/>
        <w:contextualSpacing/>
        <w:rPr>
          <w:rFonts w:ascii="Gill Sans MT" w:eastAsia="SimSun" w:hAnsi="Gill Sans MT"/>
        </w:rPr>
      </w:pPr>
    </w:p>
    <w:p w14:paraId="7FB64E33" w14:textId="77777777" w:rsidR="00C67ECD" w:rsidRPr="00BE068B" w:rsidRDefault="00C67ECD" w:rsidP="00F7697D">
      <w:pPr>
        <w:spacing w:after="0" w:line="240" w:lineRule="auto"/>
        <w:contextualSpacing/>
        <w:rPr>
          <w:rFonts w:ascii="Gill Sans MT" w:eastAsia="SimSun" w:hAnsi="Gill Sans MT"/>
        </w:rPr>
      </w:pPr>
    </w:p>
    <w:p w14:paraId="0FE2EDEC" w14:textId="77777777" w:rsidR="00C67ECD" w:rsidRPr="00BE068B" w:rsidRDefault="00C67ECD" w:rsidP="00F7697D">
      <w:pPr>
        <w:spacing w:after="0" w:line="240" w:lineRule="auto"/>
        <w:contextualSpacing/>
        <w:rPr>
          <w:rFonts w:ascii="Gill Sans MT" w:eastAsia="SimSun" w:hAnsi="Gill Sans MT"/>
        </w:rPr>
      </w:pPr>
    </w:p>
    <w:p w14:paraId="0FCE1FB9" w14:textId="77777777" w:rsidR="00C67ECD" w:rsidRPr="00BE068B" w:rsidRDefault="00C67ECD" w:rsidP="00F7697D">
      <w:pPr>
        <w:spacing w:after="0" w:line="240" w:lineRule="auto"/>
        <w:contextualSpacing/>
        <w:rPr>
          <w:rFonts w:ascii="Gill Sans MT" w:eastAsia="SimSun" w:hAnsi="Gill Sans MT"/>
        </w:rPr>
      </w:pPr>
    </w:p>
    <w:p w14:paraId="71A3BD64" w14:textId="77777777" w:rsidR="00C67ECD" w:rsidRPr="00BE068B" w:rsidRDefault="00C67ECD" w:rsidP="00F7697D">
      <w:pPr>
        <w:spacing w:after="0" w:line="240" w:lineRule="auto"/>
        <w:contextualSpacing/>
        <w:rPr>
          <w:rFonts w:ascii="Gill Sans MT" w:eastAsia="SimSun" w:hAnsi="Gill Sans MT"/>
        </w:rPr>
      </w:pPr>
    </w:p>
    <w:p w14:paraId="31A5A695" w14:textId="77777777" w:rsidR="00C67ECD" w:rsidRPr="00BE068B" w:rsidRDefault="00C67ECD" w:rsidP="00F7697D">
      <w:pPr>
        <w:spacing w:after="0" w:line="240" w:lineRule="auto"/>
        <w:contextualSpacing/>
        <w:rPr>
          <w:rFonts w:ascii="Gill Sans MT" w:eastAsia="SimSun" w:hAnsi="Gill Sans MT"/>
        </w:rPr>
      </w:pPr>
    </w:p>
    <w:p w14:paraId="3AF46258" w14:textId="77777777" w:rsidR="00C67ECD" w:rsidRPr="00BE068B" w:rsidRDefault="00C67ECD" w:rsidP="00F7697D">
      <w:pPr>
        <w:spacing w:after="0" w:line="240" w:lineRule="auto"/>
        <w:contextualSpacing/>
        <w:rPr>
          <w:rFonts w:ascii="Gill Sans MT" w:eastAsia="SimSun" w:hAnsi="Gill Sans MT"/>
        </w:rPr>
      </w:pPr>
    </w:p>
    <w:p w14:paraId="7A1876B7" w14:textId="31DBFDA4" w:rsidR="003C3B44" w:rsidRPr="001D470B" w:rsidRDefault="005E0051" w:rsidP="001D470B">
      <w:pPr>
        <w:spacing w:after="0" w:line="240" w:lineRule="auto"/>
        <w:rPr>
          <w:ins w:id="786" w:author="Aleta Haflett" w:date="2014-11-03T12:47:00Z"/>
          <w:rFonts w:ascii="Gill Sans MT" w:hAnsi="Gill Sans MT"/>
        </w:rPr>
      </w:pPr>
      <w:ins w:id="787" w:author="Aleta Haflett" w:date="2014-11-03T13:24:00Z">
        <w:r w:rsidRPr="00BE068B">
          <w:rPr>
            <w:rFonts w:ascii="Gill Sans MT" w:hAnsi="Gill Sans MT"/>
          </w:rPr>
          <w:br w:type="page"/>
        </w:r>
      </w:ins>
      <w:r w:rsidR="004C374D" w:rsidRPr="00BE068B">
        <w:rPr>
          <w:rFonts w:ascii="Gill Sans MT" w:hAnsi="Gill Sans MT"/>
          <w:b/>
        </w:rPr>
        <w:lastRenderedPageBreak/>
        <w:t xml:space="preserve">Section </w:t>
      </w:r>
      <w:proofErr w:type="gramStart"/>
      <w:r w:rsidR="004C374D" w:rsidRPr="00BE068B">
        <w:rPr>
          <w:rFonts w:ascii="Gill Sans MT" w:hAnsi="Gill Sans MT"/>
          <w:b/>
        </w:rPr>
        <w:t>L :</w:t>
      </w:r>
      <w:proofErr w:type="gramEnd"/>
      <w:r w:rsidR="004C374D" w:rsidRPr="00BE068B">
        <w:rPr>
          <w:rFonts w:ascii="Gill Sans MT" w:hAnsi="Gill Sans MT"/>
          <w:b/>
        </w:rPr>
        <w:t xml:space="preserve"> </w:t>
      </w:r>
      <w:r w:rsidR="003C3B44" w:rsidRPr="00BE068B">
        <w:rPr>
          <w:rFonts w:ascii="Gill Sans MT" w:hAnsi="Gill Sans MT"/>
          <w:b/>
        </w:rPr>
        <w:t xml:space="preserve">Income from Off-Farm labor and </w:t>
      </w:r>
      <w:r w:rsidR="00866F30" w:rsidRPr="00BE068B">
        <w:rPr>
          <w:rFonts w:ascii="Gill Sans MT" w:hAnsi="Gill Sans MT"/>
          <w:b/>
        </w:rPr>
        <w:t>Remittances</w:t>
      </w:r>
    </w:p>
    <w:p w14:paraId="382CC0BA" w14:textId="77777777" w:rsidR="00E74210" w:rsidRPr="00BE068B" w:rsidRDefault="00E74210" w:rsidP="006D5C10">
      <w:pPr>
        <w:spacing w:after="0" w:line="240" w:lineRule="auto"/>
        <w:contextualSpacing/>
        <w:rPr>
          <w:rFonts w:ascii="Gill Sans MT" w:hAnsi="Gill Sans MT"/>
        </w:rPr>
      </w:pPr>
    </w:p>
    <w:tbl>
      <w:tblPr>
        <w:tblStyle w:val="TableGrid"/>
        <w:tblW w:w="11578" w:type="dxa"/>
        <w:jc w:val="center"/>
        <w:tblCellMar>
          <w:left w:w="29" w:type="dxa"/>
          <w:right w:w="29" w:type="dxa"/>
        </w:tblCellMar>
        <w:tblLook w:val="04A0" w:firstRow="1" w:lastRow="0" w:firstColumn="1" w:lastColumn="0" w:noHBand="0" w:noVBand="1"/>
      </w:tblPr>
      <w:tblGrid>
        <w:gridCol w:w="707"/>
        <w:gridCol w:w="2617"/>
        <w:gridCol w:w="2526"/>
        <w:gridCol w:w="1647"/>
        <w:gridCol w:w="2085"/>
        <w:gridCol w:w="1996"/>
      </w:tblGrid>
      <w:tr w:rsidR="004C374D" w:rsidRPr="00BE068B" w14:paraId="3A2596D5" w14:textId="77777777" w:rsidTr="004C374D">
        <w:trPr>
          <w:jc w:val="center"/>
        </w:trPr>
        <w:tc>
          <w:tcPr>
            <w:tcW w:w="707" w:type="dxa"/>
          </w:tcPr>
          <w:p w14:paraId="00AE10B1" w14:textId="77777777" w:rsidR="004C374D" w:rsidRPr="00BE068B" w:rsidRDefault="004C374D" w:rsidP="006D5C10">
            <w:pPr>
              <w:rPr>
                <w:rFonts w:ascii="Gill Sans MT" w:hAnsi="Gill Sans MT"/>
              </w:rPr>
            </w:pPr>
          </w:p>
        </w:tc>
        <w:tc>
          <w:tcPr>
            <w:tcW w:w="2617" w:type="dxa"/>
          </w:tcPr>
          <w:p w14:paraId="2B749D2F" w14:textId="57C376B6" w:rsidR="004C374D" w:rsidRPr="00BE068B" w:rsidRDefault="004C374D" w:rsidP="006D5C10">
            <w:pPr>
              <w:rPr>
                <w:rFonts w:ascii="Gill Sans MT" w:hAnsi="Gill Sans MT"/>
              </w:rPr>
            </w:pPr>
          </w:p>
        </w:tc>
        <w:tc>
          <w:tcPr>
            <w:tcW w:w="2526" w:type="dxa"/>
          </w:tcPr>
          <w:p w14:paraId="33BED0B1" w14:textId="4F26B4D8" w:rsidR="004C374D" w:rsidRPr="00BE068B" w:rsidRDefault="004C374D" w:rsidP="006D5C10">
            <w:pPr>
              <w:rPr>
                <w:rFonts w:ascii="Gill Sans MT" w:hAnsi="Gill Sans MT"/>
              </w:rPr>
            </w:pPr>
            <w:r w:rsidRPr="00BE068B">
              <w:rPr>
                <w:rFonts w:ascii="Gill Sans MT" w:hAnsi="Gill Sans MT"/>
              </w:rPr>
              <w:t>L.1</w:t>
            </w:r>
          </w:p>
        </w:tc>
        <w:tc>
          <w:tcPr>
            <w:tcW w:w="1647" w:type="dxa"/>
          </w:tcPr>
          <w:p w14:paraId="3A58EE1E" w14:textId="79850932" w:rsidR="004C374D" w:rsidRPr="00BE068B" w:rsidRDefault="004C374D" w:rsidP="001512DD">
            <w:pPr>
              <w:contextualSpacing/>
              <w:rPr>
                <w:rFonts w:ascii="Gill Sans MT" w:hAnsi="Gill Sans MT"/>
              </w:rPr>
            </w:pPr>
            <w:r w:rsidRPr="00BE068B">
              <w:rPr>
                <w:rFonts w:ascii="Gill Sans MT" w:hAnsi="Gill Sans MT"/>
              </w:rPr>
              <w:t>L.2</w:t>
            </w:r>
          </w:p>
        </w:tc>
        <w:tc>
          <w:tcPr>
            <w:tcW w:w="2085" w:type="dxa"/>
          </w:tcPr>
          <w:p w14:paraId="00B3CA3F" w14:textId="7FBEBA12" w:rsidR="004C374D" w:rsidRPr="00BE068B" w:rsidRDefault="004C374D" w:rsidP="006D5C10">
            <w:pPr>
              <w:contextualSpacing/>
              <w:rPr>
                <w:rFonts w:ascii="Gill Sans MT" w:hAnsi="Gill Sans MT"/>
              </w:rPr>
            </w:pPr>
            <w:r w:rsidRPr="00BE068B">
              <w:rPr>
                <w:rFonts w:ascii="Gill Sans MT" w:hAnsi="Gill Sans MT"/>
              </w:rPr>
              <w:t>L.3</w:t>
            </w:r>
          </w:p>
        </w:tc>
        <w:tc>
          <w:tcPr>
            <w:tcW w:w="1996" w:type="dxa"/>
          </w:tcPr>
          <w:p w14:paraId="0C628218" w14:textId="52F54EEE" w:rsidR="004C374D" w:rsidRPr="00BE068B" w:rsidRDefault="004C374D" w:rsidP="001512DD">
            <w:pPr>
              <w:contextualSpacing/>
              <w:rPr>
                <w:rFonts w:ascii="Gill Sans MT" w:hAnsi="Gill Sans MT"/>
              </w:rPr>
            </w:pPr>
            <w:r w:rsidRPr="00BE068B">
              <w:rPr>
                <w:rFonts w:ascii="Gill Sans MT" w:hAnsi="Gill Sans MT"/>
              </w:rPr>
              <w:t>L.4</w:t>
            </w:r>
          </w:p>
        </w:tc>
      </w:tr>
      <w:tr w:rsidR="004C374D" w:rsidRPr="00BE068B" w14:paraId="060636AB" w14:textId="77777777" w:rsidTr="004C374D">
        <w:trPr>
          <w:jc w:val="center"/>
        </w:trPr>
        <w:tc>
          <w:tcPr>
            <w:tcW w:w="707" w:type="dxa"/>
          </w:tcPr>
          <w:p w14:paraId="467D3BE7" w14:textId="77777777" w:rsidR="004C374D" w:rsidRPr="00BE068B" w:rsidRDefault="004C374D" w:rsidP="006D5C10">
            <w:pPr>
              <w:rPr>
                <w:rFonts w:ascii="Gill Sans MT" w:hAnsi="Gill Sans MT"/>
              </w:rPr>
            </w:pPr>
          </w:p>
        </w:tc>
        <w:tc>
          <w:tcPr>
            <w:tcW w:w="2617" w:type="dxa"/>
          </w:tcPr>
          <w:p w14:paraId="5773C6B4" w14:textId="30C31158" w:rsidR="004C374D" w:rsidRPr="00BE068B" w:rsidRDefault="004C374D" w:rsidP="006D5C10">
            <w:pPr>
              <w:rPr>
                <w:rFonts w:ascii="Gill Sans MT" w:hAnsi="Gill Sans MT"/>
              </w:rPr>
            </w:pPr>
          </w:p>
        </w:tc>
        <w:tc>
          <w:tcPr>
            <w:tcW w:w="2526" w:type="dxa"/>
          </w:tcPr>
          <w:p w14:paraId="52CF9182" w14:textId="39C265E9" w:rsidR="004C374D" w:rsidRPr="00BE068B" w:rsidRDefault="004C374D" w:rsidP="006D5C10">
            <w:pPr>
              <w:rPr>
                <w:rFonts w:ascii="Gill Sans MT" w:hAnsi="Gill Sans MT"/>
              </w:rPr>
            </w:pPr>
            <w:r w:rsidRPr="00BE068B">
              <w:rPr>
                <w:rFonts w:ascii="Gill Sans MT" w:hAnsi="Gill Sans MT"/>
              </w:rPr>
              <w:t>Did any of the household members receive cash or in-kind payments for service or labor for the following?</w:t>
            </w:r>
          </w:p>
          <w:p w14:paraId="71CC71CF" w14:textId="77777777" w:rsidR="004C374D" w:rsidRPr="00BE068B" w:rsidRDefault="004C374D" w:rsidP="003C0031">
            <w:pPr>
              <w:rPr>
                <w:rFonts w:ascii="Gill Sans MT" w:hAnsi="Gill Sans MT"/>
              </w:rPr>
            </w:pPr>
            <w:r w:rsidRPr="00BE068B">
              <w:rPr>
                <w:rFonts w:ascii="Gill Sans MT" w:hAnsi="Gill Sans MT"/>
              </w:rPr>
              <w:t>0=No; 1=Yes</w:t>
            </w:r>
          </w:p>
          <w:p w14:paraId="48D31338" w14:textId="4B370E0E" w:rsidR="004C374D" w:rsidRPr="00BE068B" w:rsidRDefault="004C374D" w:rsidP="003C0031">
            <w:pPr>
              <w:rPr>
                <w:rFonts w:ascii="Gill Sans MT" w:hAnsi="Gill Sans MT"/>
                <w:i/>
              </w:rPr>
            </w:pPr>
            <w:r w:rsidRPr="00BE068B">
              <w:rPr>
                <w:rFonts w:ascii="Gill Sans MT" w:hAnsi="Gill Sans MT"/>
                <w:i/>
              </w:rPr>
              <w:t>If 0, skip to next activity</w:t>
            </w:r>
          </w:p>
        </w:tc>
        <w:tc>
          <w:tcPr>
            <w:tcW w:w="1647" w:type="dxa"/>
          </w:tcPr>
          <w:p w14:paraId="64952DDF" w14:textId="02824DBF" w:rsidR="004C374D" w:rsidRPr="00BE068B" w:rsidRDefault="004C374D" w:rsidP="001512DD">
            <w:pPr>
              <w:contextualSpacing/>
              <w:rPr>
                <w:rFonts w:ascii="Gill Sans MT" w:hAnsi="Gill Sans MT"/>
              </w:rPr>
            </w:pPr>
            <w:r w:rsidRPr="00BE068B">
              <w:rPr>
                <w:rFonts w:ascii="Gill Sans MT" w:hAnsi="Gill Sans MT"/>
              </w:rPr>
              <w:t>Which members received cash or in-kind payments for each activity?</w:t>
            </w:r>
          </w:p>
        </w:tc>
        <w:tc>
          <w:tcPr>
            <w:tcW w:w="2085" w:type="dxa"/>
          </w:tcPr>
          <w:p w14:paraId="4A0DBEBE" w14:textId="7D152229" w:rsidR="004C374D" w:rsidRPr="00BE068B" w:rsidRDefault="004C374D" w:rsidP="006D5C10">
            <w:pPr>
              <w:contextualSpacing/>
              <w:rPr>
                <w:rFonts w:ascii="Gill Sans MT" w:hAnsi="Gill Sans MT"/>
              </w:rPr>
            </w:pPr>
            <w:r w:rsidRPr="00BE068B">
              <w:rPr>
                <w:rFonts w:ascii="Gill Sans MT" w:hAnsi="Gill Sans MT"/>
              </w:rPr>
              <w:t>How much cash did each person receive for each task over the past 12 months?</w:t>
            </w:r>
          </w:p>
        </w:tc>
        <w:tc>
          <w:tcPr>
            <w:tcW w:w="1996" w:type="dxa"/>
          </w:tcPr>
          <w:p w14:paraId="0C5B6D19" w14:textId="492A9700" w:rsidR="004C374D" w:rsidRPr="00BE068B" w:rsidRDefault="004C374D" w:rsidP="001512DD">
            <w:pPr>
              <w:contextualSpacing/>
              <w:rPr>
                <w:rFonts w:ascii="Gill Sans MT" w:hAnsi="Gill Sans MT"/>
              </w:rPr>
            </w:pPr>
            <w:proofErr w:type="gramStart"/>
            <w:r w:rsidRPr="00BE068B">
              <w:rPr>
                <w:rFonts w:ascii="Gill Sans MT" w:hAnsi="Gill Sans MT"/>
              </w:rPr>
              <w:t>How much (in ZMK equivalent values) in-kind payments</w:t>
            </w:r>
            <w:proofErr w:type="gramEnd"/>
            <w:r w:rsidRPr="00BE068B">
              <w:rPr>
                <w:rFonts w:ascii="Gill Sans MT" w:hAnsi="Gill Sans MT"/>
              </w:rPr>
              <w:t xml:space="preserve"> did each person receive for each task over the past 12 months?</w:t>
            </w:r>
          </w:p>
        </w:tc>
      </w:tr>
      <w:tr w:rsidR="004C374D" w:rsidRPr="00BE068B" w14:paraId="20BDD0AB" w14:textId="77777777" w:rsidTr="004C374D">
        <w:trPr>
          <w:trHeight w:val="90"/>
          <w:jc w:val="center"/>
        </w:trPr>
        <w:tc>
          <w:tcPr>
            <w:tcW w:w="707" w:type="dxa"/>
            <w:vMerge w:val="restart"/>
          </w:tcPr>
          <w:p w14:paraId="5B79C513" w14:textId="2B8DAF58" w:rsidR="004C374D" w:rsidRPr="00BE068B" w:rsidRDefault="004C374D" w:rsidP="003C0031">
            <w:pPr>
              <w:contextualSpacing/>
              <w:rPr>
                <w:rFonts w:ascii="Gill Sans MT" w:hAnsi="Gill Sans MT"/>
              </w:rPr>
            </w:pPr>
            <w:proofErr w:type="gramStart"/>
            <w:r w:rsidRPr="00BE068B">
              <w:rPr>
                <w:rFonts w:ascii="Gill Sans MT" w:hAnsi="Gill Sans MT"/>
              </w:rPr>
              <w:t>a</w:t>
            </w:r>
            <w:proofErr w:type="gramEnd"/>
          </w:p>
        </w:tc>
        <w:tc>
          <w:tcPr>
            <w:tcW w:w="2617" w:type="dxa"/>
            <w:vMerge w:val="restart"/>
          </w:tcPr>
          <w:p w14:paraId="61C665F4" w14:textId="4D6FF794" w:rsidR="004C374D" w:rsidRPr="00BE068B" w:rsidRDefault="004C374D" w:rsidP="003C0031">
            <w:pPr>
              <w:contextualSpacing/>
              <w:rPr>
                <w:rFonts w:ascii="Gill Sans MT" w:hAnsi="Gill Sans MT"/>
              </w:rPr>
            </w:pPr>
            <w:r w:rsidRPr="00BE068B">
              <w:rPr>
                <w:rFonts w:ascii="Gill Sans MT" w:hAnsi="Gill Sans MT"/>
              </w:rPr>
              <w:t>Work on a small-holder farm</w:t>
            </w:r>
          </w:p>
        </w:tc>
        <w:tc>
          <w:tcPr>
            <w:tcW w:w="2526" w:type="dxa"/>
            <w:vMerge w:val="restart"/>
          </w:tcPr>
          <w:p w14:paraId="24128608" w14:textId="10F9FF5E" w:rsidR="004C374D" w:rsidRPr="00BE068B" w:rsidRDefault="004C374D" w:rsidP="003C0031">
            <w:pPr>
              <w:contextualSpacing/>
              <w:rPr>
                <w:rFonts w:ascii="Gill Sans MT" w:hAnsi="Gill Sans MT"/>
              </w:rPr>
            </w:pPr>
          </w:p>
        </w:tc>
        <w:tc>
          <w:tcPr>
            <w:tcW w:w="1647" w:type="dxa"/>
          </w:tcPr>
          <w:p w14:paraId="2B87BFA1" w14:textId="77777777" w:rsidR="004C374D" w:rsidRPr="00BE068B" w:rsidRDefault="004C374D" w:rsidP="003C0031">
            <w:pPr>
              <w:contextualSpacing/>
              <w:rPr>
                <w:rFonts w:ascii="Gill Sans MT" w:hAnsi="Gill Sans MT"/>
              </w:rPr>
            </w:pPr>
          </w:p>
        </w:tc>
        <w:tc>
          <w:tcPr>
            <w:tcW w:w="2085" w:type="dxa"/>
          </w:tcPr>
          <w:p w14:paraId="11CF4AE6" w14:textId="77777777" w:rsidR="004C374D" w:rsidRPr="00BE068B" w:rsidRDefault="004C374D" w:rsidP="003C0031">
            <w:pPr>
              <w:contextualSpacing/>
              <w:rPr>
                <w:rFonts w:ascii="Gill Sans MT" w:hAnsi="Gill Sans MT"/>
              </w:rPr>
            </w:pPr>
          </w:p>
        </w:tc>
        <w:tc>
          <w:tcPr>
            <w:tcW w:w="1996" w:type="dxa"/>
          </w:tcPr>
          <w:p w14:paraId="71BCCF63" w14:textId="01155C6F" w:rsidR="004C374D" w:rsidRPr="00BE068B" w:rsidRDefault="004C374D" w:rsidP="003C0031">
            <w:pPr>
              <w:contextualSpacing/>
              <w:rPr>
                <w:rFonts w:ascii="Gill Sans MT" w:hAnsi="Gill Sans MT"/>
              </w:rPr>
            </w:pPr>
          </w:p>
        </w:tc>
      </w:tr>
      <w:tr w:rsidR="004C374D" w:rsidRPr="00BE068B" w14:paraId="315EAE77" w14:textId="77777777" w:rsidTr="004C374D">
        <w:trPr>
          <w:trHeight w:val="90"/>
          <w:jc w:val="center"/>
        </w:trPr>
        <w:tc>
          <w:tcPr>
            <w:tcW w:w="707" w:type="dxa"/>
            <w:vMerge/>
          </w:tcPr>
          <w:p w14:paraId="7CD36DF6" w14:textId="77777777" w:rsidR="004C374D" w:rsidRPr="00BE068B" w:rsidRDefault="004C374D" w:rsidP="001512DD">
            <w:pPr>
              <w:contextualSpacing/>
              <w:rPr>
                <w:rFonts w:ascii="Gill Sans MT" w:hAnsi="Gill Sans MT"/>
              </w:rPr>
            </w:pPr>
          </w:p>
        </w:tc>
        <w:tc>
          <w:tcPr>
            <w:tcW w:w="2617" w:type="dxa"/>
            <w:vMerge/>
          </w:tcPr>
          <w:p w14:paraId="02C0CE23" w14:textId="698A61B6" w:rsidR="004C374D" w:rsidRPr="00BE068B" w:rsidRDefault="004C374D" w:rsidP="001512DD">
            <w:pPr>
              <w:contextualSpacing/>
              <w:rPr>
                <w:rFonts w:ascii="Gill Sans MT" w:hAnsi="Gill Sans MT"/>
              </w:rPr>
            </w:pPr>
          </w:p>
        </w:tc>
        <w:tc>
          <w:tcPr>
            <w:tcW w:w="2526" w:type="dxa"/>
            <w:vMerge/>
          </w:tcPr>
          <w:p w14:paraId="39B0BC47" w14:textId="77777777" w:rsidR="004C374D" w:rsidRPr="00BE068B" w:rsidRDefault="004C374D" w:rsidP="001512DD">
            <w:pPr>
              <w:contextualSpacing/>
              <w:rPr>
                <w:rFonts w:ascii="Gill Sans MT" w:hAnsi="Gill Sans MT"/>
              </w:rPr>
            </w:pPr>
          </w:p>
        </w:tc>
        <w:tc>
          <w:tcPr>
            <w:tcW w:w="1647" w:type="dxa"/>
          </w:tcPr>
          <w:p w14:paraId="2864A250" w14:textId="77777777" w:rsidR="004C374D" w:rsidRPr="00BE068B" w:rsidRDefault="004C374D" w:rsidP="001512DD">
            <w:pPr>
              <w:contextualSpacing/>
              <w:rPr>
                <w:rFonts w:ascii="Gill Sans MT" w:hAnsi="Gill Sans MT"/>
              </w:rPr>
            </w:pPr>
          </w:p>
        </w:tc>
        <w:tc>
          <w:tcPr>
            <w:tcW w:w="2085" w:type="dxa"/>
          </w:tcPr>
          <w:p w14:paraId="37B3A031" w14:textId="77777777" w:rsidR="004C374D" w:rsidRPr="00BE068B" w:rsidRDefault="004C374D" w:rsidP="001512DD">
            <w:pPr>
              <w:contextualSpacing/>
              <w:rPr>
                <w:rFonts w:ascii="Gill Sans MT" w:hAnsi="Gill Sans MT"/>
              </w:rPr>
            </w:pPr>
          </w:p>
        </w:tc>
        <w:tc>
          <w:tcPr>
            <w:tcW w:w="1996" w:type="dxa"/>
          </w:tcPr>
          <w:p w14:paraId="5677149D" w14:textId="51BF0661" w:rsidR="004C374D" w:rsidRPr="00BE068B" w:rsidRDefault="004C374D" w:rsidP="001512DD">
            <w:pPr>
              <w:contextualSpacing/>
              <w:rPr>
                <w:rFonts w:ascii="Gill Sans MT" w:hAnsi="Gill Sans MT"/>
              </w:rPr>
            </w:pPr>
          </w:p>
        </w:tc>
      </w:tr>
      <w:tr w:rsidR="004C374D" w:rsidRPr="00BE068B" w14:paraId="16C735E5" w14:textId="77777777" w:rsidTr="004C374D">
        <w:trPr>
          <w:trHeight w:val="90"/>
          <w:jc w:val="center"/>
        </w:trPr>
        <w:tc>
          <w:tcPr>
            <w:tcW w:w="707" w:type="dxa"/>
            <w:vMerge/>
          </w:tcPr>
          <w:p w14:paraId="4FA44F7E" w14:textId="77777777" w:rsidR="004C374D" w:rsidRPr="00BE068B" w:rsidRDefault="004C374D" w:rsidP="0015117F">
            <w:pPr>
              <w:contextualSpacing/>
              <w:rPr>
                <w:rFonts w:ascii="Gill Sans MT" w:hAnsi="Gill Sans MT"/>
              </w:rPr>
            </w:pPr>
          </w:p>
        </w:tc>
        <w:tc>
          <w:tcPr>
            <w:tcW w:w="2617" w:type="dxa"/>
            <w:vMerge/>
          </w:tcPr>
          <w:p w14:paraId="1857E67F" w14:textId="562E7751" w:rsidR="004C374D" w:rsidRPr="00BE068B" w:rsidRDefault="004C374D" w:rsidP="0015117F">
            <w:pPr>
              <w:contextualSpacing/>
              <w:rPr>
                <w:rFonts w:ascii="Gill Sans MT" w:hAnsi="Gill Sans MT"/>
              </w:rPr>
            </w:pPr>
          </w:p>
        </w:tc>
        <w:tc>
          <w:tcPr>
            <w:tcW w:w="2526" w:type="dxa"/>
            <w:vMerge/>
          </w:tcPr>
          <w:p w14:paraId="7F3252C0" w14:textId="77777777" w:rsidR="004C374D" w:rsidRPr="00BE068B" w:rsidRDefault="004C374D" w:rsidP="0015117F">
            <w:pPr>
              <w:contextualSpacing/>
              <w:rPr>
                <w:rFonts w:ascii="Gill Sans MT" w:hAnsi="Gill Sans MT"/>
              </w:rPr>
            </w:pPr>
          </w:p>
        </w:tc>
        <w:tc>
          <w:tcPr>
            <w:tcW w:w="1647" w:type="dxa"/>
          </w:tcPr>
          <w:p w14:paraId="05A818CB" w14:textId="77777777" w:rsidR="004C374D" w:rsidRPr="00BE068B" w:rsidRDefault="004C374D" w:rsidP="0015117F">
            <w:pPr>
              <w:contextualSpacing/>
              <w:rPr>
                <w:rFonts w:ascii="Gill Sans MT" w:hAnsi="Gill Sans MT"/>
              </w:rPr>
            </w:pPr>
          </w:p>
        </w:tc>
        <w:tc>
          <w:tcPr>
            <w:tcW w:w="2085" w:type="dxa"/>
          </w:tcPr>
          <w:p w14:paraId="1CCBCE88" w14:textId="77777777" w:rsidR="004C374D" w:rsidRPr="00BE068B" w:rsidRDefault="004C374D" w:rsidP="0015117F">
            <w:pPr>
              <w:contextualSpacing/>
              <w:rPr>
                <w:rFonts w:ascii="Gill Sans MT" w:hAnsi="Gill Sans MT"/>
              </w:rPr>
            </w:pPr>
          </w:p>
        </w:tc>
        <w:tc>
          <w:tcPr>
            <w:tcW w:w="1996" w:type="dxa"/>
          </w:tcPr>
          <w:p w14:paraId="36708C68" w14:textId="6C048D28" w:rsidR="004C374D" w:rsidRPr="00BE068B" w:rsidRDefault="004C374D" w:rsidP="0015117F">
            <w:pPr>
              <w:contextualSpacing/>
              <w:rPr>
                <w:rFonts w:ascii="Gill Sans MT" w:hAnsi="Gill Sans MT"/>
              </w:rPr>
            </w:pPr>
          </w:p>
        </w:tc>
      </w:tr>
      <w:tr w:rsidR="004C374D" w:rsidRPr="00BE068B" w14:paraId="63997DC9" w14:textId="77777777" w:rsidTr="004C374D">
        <w:trPr>
          <w:trHeight w:val="90"/>
          <w:jc w:val="center"/>
        </w:trPr>
        <w:tc>
          <w:tcPr>
            <w:tcW w:w="707" w:type="dxa"/>
            <w:vMerge w:val="restart"/>
          </w:tcPr>
          <w:p w14:paraId="734F285E" w14:textId="758C7A30" w:rsidR="004C374D" w:rsidRPr="00BE068B" w:rsidRDefault="004C374D" w:rsidP="009A059D">
            <w:pPr>
              <w:contextualSpacing/>
              <w:rPr>
                <w:rFonts w:ascii="Gill Sans MT" w:hAnsi="Gill Sans MT"/>
              </w:rPr>
            </w:pPr>
            <w:proofErr w:type="gramStart"/>
            <w:r w:rsidRPr="00BE068B">
              <w:rPr>
                <w:rFonts w:ascii="Gill Sans MT" w:hAnsi="Gill Sans MT"/>
              </w:rPr>
              <w:t>b</w:t>
            </w:r>
            <w:proofErr w:type="gramEnd"/>
          </w:p>
        </w:tc>
        <w:tc>
          <w:tcPr>
            <w:tcW w:w="2617" w:type="dxa"/>
            <w:vMerge w:val="restart"/>
          </w:tcPr>
          <w:p w14:paraId="73EEB0B9" w14:textId="15FE0D12" w:rsidR="004C374D" w:rsidRPr="00BE068B" w:rsidRDefault="004C374D" w:rsidP="004C374D">
            <w:pPr>
              <w:ind w:left="-707" w:firstLine="707"/>
              <w:contextualSpacing/>
              <w:rPr>
                <w:rFonts w:ascii="Gill Sans MT" w:hAnsi="Gill Sans MT"/>
              </w:rPr>
            </w:pPr>
            <w:r w:rsidRPr="00BE068B">
              <w:rPr>
                <w:rFonts w:ascii="Gill Sans MT" w:hAnsi="Gill Sans MT"/>
              </w:rPr>
              <w:t xml:space="preserve">Work on a large-holder </w:t>
            </w:r>
            <w:proofErr w:type="spellStart"/>
            <w:ins w:id="788" w:author="Aleta Haflett" w:date="2014-11-18T12:50:00Z">
              <w:r w:rsidR="00A9561E">
                <w:rPr>
                  <w:rFonts w:ascii="Gill Sans MT" w:hAnsi="Gill Sans MT"/>
                </w:rPr>
                <w:t>farm</w:t>
              </w:r>
            </w:ins>
            <w:r w:rsidRPr="00BE068B">
              <w:rPr>
                <w:rFonts w:ascii="Gill Sans MT" w:hAnsi="Gill Sans MT"/>
              </w:rPr>
              <w:t>farm</w:t>
            </w:r>
            <w:proofErr w:type="spellEnd"/>
          </w:p>
        </w:tc>
        <w:tc>
          <w:tcPr>
            <w:tcW w:w="2526" w:type="dxa"/>
            <w:vMerge w:val="restart"/>
          </w:tcPr>
          <w:p w14:paraId="26FE9182" w14:textId="77777777" w:rsidR="004C374D" w:rsidRPr="00BE068B" w:rsidRDefault="004C374D" w:rsidP="009A059D">
            <w:pPr>
              <w:contextualSpacing/>
              <w:rPr>
                <w:rFonts w:ascii="Gill Sans MT" w:hAnsi="Gill Sans MT"/>
              </w:rPr>
            </w:pPr>
          </w:p>
        </w:tc>
        <w:tc>
          <w:tcPr>
            <w:tcW w:w="1647" w:type="dxa"/>
          </w:tcPr>
          <w:p w14:paraId="0F20FC13" w14:textId="77777777" w:rsidR="004C374D" w:rsidRPr="00BE068B" w:rsidRDefault="004C374D" w:rsidP="009A059D">
            <w:pPr>
              <w:contextualSpacing/>
              <w:rPr>
                <w:rFonts w:ascii="Gill Sans MT" w:hAnsi="Gill Sans MT"/>
              </w:rPr>
            </w:pPr>
          </w:p>
        </w:tc>
        <w:tc>
          <w:tcPr>
            <w:tcW w:w="2085" w:type="dxa"/>
          </w:tcPr>
          <w:p w14:paraId="7F732231" w14:textId="77777777" w:rsidR="004C374D" w:rsidRPr="00BE068B" w:rsidRDefault="004C374D" w:rsidP="009A059D">
            <w:pPr>
              <w:contextualSpacing/>
              <w:rPr>
                <w:rFonts w:ascii="Gill Sans MT" w:hAnsi="Gill Sans MT"/>
              </w:rPr>
            </w:pPr>
          </w:p>
        </w:tc>
        <w:tc>
          <w:tcPr>
            <w:tcW w:w="1996" w:type="dxa"/>
          </w:tcPr>
          <w:p w14:paraId="7EF3A1F7" w14:textId="77777777" w:rsidR="004C374D" w:rsidRPr="00BE068B" w:rsidRDefault="004C374D" w:rsidP="009A059D">
            <w:pPr>
              <w:contextualSpacing/>
              <w:rPr>
                <w:rFonts w:ascii="Gill Sans MT" w:hAnsi="Gill Sans MT"/>
              </w:rPr>
            </w:pPr>
          </w:p>
        </w:tc>
      </w:tr>
      <w:tr w:rsidR="004C374D" w:rsidRPr="00BE068B" w14:paraId="25BC8C02" w14:textId="77777777" w:rsidTr="004C374D">
        <w:trPr>
          <w:trHeight w:val="90"/>
          <w:jc w:val="center"/>
        </w:trPr>
        <w:tc>
          <w:tcPr>
            <w:tcW w:w="707" w:type="dxa"/>
            <w:vMerge/>
          </w:tcPr>
          <w:p w14:paraId="4951468C" w14:textId="77777777" w:rsidR="004C374D" w:rsidRPr="00BE068B" w:rsidRDefault="004C374D" w:rsidP="009A059D">
            <w:pPr>
              <w:contextualSpacing/>
              <w:rPr>
                <w:rFonts w:ascii="Gill Sans MT" w:hAnsi="Gill Sans MT"/>
              </w:rPr>
            </w:pPr>
          </w:p>
        </w:tc>
        <w:tc>
          <w:tcPr>
            <w:tcW w:w="2617" w:type="dxa"/>
            <w:vMerge/>
          </w:tcPr>
          <w:p w14:paraId="127B6801" w14:textId="3ECC93DC" w:rsidR="004C374D" w:rsidRPr="00BE068B" w:rsidRDefault="004C374D" w:rsidP="009A059D">
            <w:pPr>
              <w:contextualSpacing/>
              <w:rPr>
                <w:rFonts w:ascii="Gill Sans MT" w:hAnsi="Gill Sans MT"/>
              </w:rPr>
            </w:pPr>
          </w:p>
        </w:tc>
        <w:tc>
          <w:tcPr>
            <w:tcW w:w="2526" w:type="dxa"/>
            <w:vMerge/>
          </w:tcPr>
          <w:p w14:paraId="2351BBFE" w14:textId="77777777" w:rsidR="004C374D" w:rsidRPr="00BE068B" w:rsidRDefault="004C374D" w:rsidP="009A059D">
            <w:pPr>
              <w:contextualSpacing/>
              <w:rPr>
                <w:rFonts w:ascii="Gill Sans MT" w:hAnsi="Gill Sans MT"/>
              </w:rPr>
            </w:pPr>
          </w:p>
        </w:tc>
        <w:tc>
          <w:tcPr>
            <w:tcW w:w="1647" w:type="dxa"/>
          </w:tcPr>
          <w:p w14:paraId="11A5B9A5" w14:textId="77777777" w:rsidR="004C374D" w:rsidRPr="00BE068B" w:rsidRDefault="004C374D" w:rsidP="009A059D">
            <w:pPr>
              <w:contextualSpacing/>
              <w:rPr>
                <w:rFonts w:ascii="Gill Sans MT" w:hAnsi="Gill Sans MT"/>
              </w:rPr>
            </w:pPr>
          </w:p>
        </w:tc>
        <w:tc>
          <w:tcPr>
            <w:tcW w:w="2085" w:type="dxa"/>
          </w:tcPr>
          <w:p w14:paraId="1DCFB587" w14:textId="77777777" w:rsidR="004C374D" w:rsidRPr="00BE068B" w:rsidRDefault="004C374D" w:rsidP="009A059D">
            <w:pPr>
              <w:contextualSpacing/>
              <w:rPr>
                <w:rFonts w:ascii="Gill Sans MT" w:hAnsi="Gill Sans MT"/>
              </w:rPr>
            </w:pPr>
          </w:p>
        </w:tc>
        <w:tc>
          <w:tcPr>
            <w:tcW w:w="1996" w:type="dxa"/>
          </w:tcPr>
          <w:p w14:paraId="4473B391" w14:textId="77777777" w:rsidR="004C374D" w:rsidRPr="00BE068B" w:rsidRDefault="004C374D" w:rsidP="009A059D">
            <w:pPr>
              <w:contextualSpacing/>
              <w:rPr>
                <w:rFonts w:ascii="Gill Sans MT" w:hAnsi="Gill Sans MT"/>
              </w:rPr>
            </w:pPr>
          </w:p>
        </w:tc>
      </w:tr>
      <w:tr w:rsidR="004C374D" w:rsidRPr="00BE068B" w14:paraId="0F66182B" w14:textId="77777777" w:rsidTr="004C374D">
        <w:trPr>
          <w:trHeight w:val="90"/>
          <w:jc w:val="center"/>
        </w:trPr>
        <w:tc>
          <w:tcPr>
            <w:tcW w:w="707" w:type="dxa"/>
            <w:vMerge/>
          </w:tcPr>
          <w:p w14:paraId="489B30DC" w14:textId="77777777" w:rsidR="004C374D" w:rsidRPr="00BE068B" w:rsidRDefault="004C374D" w:rsidP="009A059D">
            <w:pPr>
              <w:contextualSpacing/>
              <w:rPr>
                <w:rFonts w:ascii="Gill Sans MT" w:hAnsi="Gill Sans MT"/>
              </w:rPr>
            </w:pPr>
          </w:p>
        </w:tc>
        <w:tc>
          <w:tcPr>
            <w:tcW w:w="2617" w:type="dxa"/>
            <w:vMerge/>
          </w:tcPr>
          <w:p w14:paraId="4D53E365" w14:textId="4E0C4AB7" w:rsidR="004C374D" w:rsidRPr="00BE068B" w:rsidRDefault="004C374D" w:rsidP="009A059D">
            <w:pPr>
              <w:contextualSpacing/>
              <w:rPr>
                <w:rFonts w:ascii="Gill Sans MT" w:hAnsi="Gill Sans MT"/>
              </w:rPr>
            </w:pPr>
          </w:p>
        </w:tc>
        <w:tc>
          <w:tcPr>
            <w:tcW w:w="2526" w:type="dxa"/>
            <w:vMerge/>
          </w:tcPr>
          <w:p w14:paraId="26477C26" w14:textId="77777777" w:rsidR="004C374D" w:rsidRPr="00BE068B" w:rsidRDefault="004C374D" w:rsidP="009A059D">
            <w:pPr>
              <w:contextualSpacing/>
              <w:rPr>
                <w:rFonts w:ascii="Gill Sans MT" w:hAnsi="Gill Sans MT"/>
              </w:rPr>
            </w:pPr>
          </w:p>
        </w:tc>
        <w:tc>
          <w:tcPr>
            <w:tcW w:w="1647" w:type="dxa"/>
          </w:tcPr>
          <w:p w14:paraId="1F728B35" w14:textId="77777777" w:rsidR="004C374D" w:rsidRPr="00BE068B" w:rsidRDefault="004C374D" w:rsidP="009A059D">
            <w:pPr>
              <w:contextualSpacing/>
              <w:rPr>
                <w:rFonts w:ascii="Gill Sans MT" w:hAnsi="Gill Sans MT"/>
              </w:rPr>
            </w:pPr>
          </w:p>
        </w:tc>
        <w:tc>
          <w:tcPr>
            <w:tcW w:w="2085" w:type="dxa"/>
          </w:tcPr>
          <w:p w14:paraId="08533C16" w14:textId="77777777" w:rsidR="004C374D" w:rsidRPr="00BE068B" w:rsidRDefault="004C374D" w:rsidP="009A059D">
            <w:pPr>
              <w:contextualSpacing/>
              <w:rPr>
                <w:rFonts w:ascii="Gill Sans MT" w:hAnsi="Gill Sans MT"/>
              </w:rPr>
            </w:pPr>
          </w:p>
        </w:tc>
        <w:tc>
          <w:tcPr>
            <w:tcW w:w="1996" w:type="dxa"/>
          </w:tcPr>
          <w:p w14:paraId="7C34C492" w14:textId="77777777" w:rsidR="004C374D" w:rsidRPr="00BE068B" w:rsidRDefault="004C374D" w:rsidP="009A059D">
            <w:pPr>
              <w:contextualSpacing/>
              <w:rPr>
                <w:rFonts w:ascii="Gill Sans MT" w:hAnsi="Gill Sans MT"/>
              </w:rPr>
            </w:pPr>
          </w:p>
        </w:tc>
      </w:tr>
      <w:tr w:rsidR="004C374D" w:rsidRPr="00BE068B" w14:paraId="60394723" w14:textId="77777777" w:rsidTr="004C374D">
        <w:trPr>
          <w:trHeight w:val="90"/>
          <w:jc w:val="center"/>
        </w:trPr>
        <w:tc>
          <w:tcPr>
            <w:tcW w:w="707" w:type="dxa"/>
            <w:vMerge w:val="restart"/>
          </w:tcPr>
          <w:p w14:paraId="2EF4E6CB" w14:textId="29388D02" w:rsidR="004C374D" w:rsidRPr="00BE068B" w:rsidRDefault="004C374D" w:rsidP="0015117F">
            <w:pPr>
              <w:contextualSpacing/>
              <w:rPr>
                <w:rFonts w:ascii="Gill Sans MT" w:hAnsi="Gill Sans MT"/>
              </w:rPr>
            </w:pPr>
            <w:proofErr w:type="gramStart"/>
            <w:r w:rsidRPr="00BE068B">
              <w:rPr>
                <w:rFonts w:ascii="Gill Sans MT" w:hAnsi="Gill Sans MT"/>
              </w:rPr>
              <w:t>c</w:t>
            </w:r>
            <w:proofErr w:type="gramEnd"/>
          </w:p>
        </w:tc>
        <w:tc>
          <w:tcPr>
            <w:tcW w:w="2617" w:type="dxa"/>
            <w:vMerge w:val="restart"/>
          </w:tcPr>
          <w:p w14:paraId="5AB9D84D" w14:textId="04AE54B9" w:rsidR="004C374D" w:rsidRPr="00BE068B" w:rsidRDefault="004C374D" w:rsidP="0015117F">
            <w:pPr>
              <w:contextualSpacing/>
              <w:rPr>
                <w:rFonts w:ascii="Gill Sans MT" w:hAnsi="Gill Sans MT"/>
              </w:rPr>
            </w:pPr>
            <w:r w:rsidRPr="00BE068B">
              <w:rPr>
                <w:rFonts w:ascii="Gill Sans MT" w:hAnsi="Gill Sans MT"/>
              </w:rPr>
              <w:t>Work in a factory or other industrial work, or in a mine</w:t>
            </w:r>
          </w:p>
        </w:tc>
        <w:tc>
          <w:tcPr>
            <w:tcW w:w="2526" w:type="dxa"/>
            <w:vMerge w:val="restart"/>
          </w:tcPr>
          <w:p w14:paraId="26ABE208" w14:textId="77777777" w:rsidR="004C374D" w:rsidRPr="00BE068B" w:rsidRDefault="004C374D" w:rsidP="0015117F">
            <w:pPr>
              <w:contextualSpacing/>
              <w:rPr>
                <w:rFonts w:ascii="Gill Sans MT" w:hAnsi="Gill Sans MT"/>
              </w:rPr>
            </w:pPr>
          </w:p>
        </w:tc>
        <w:tc>
          <w:tcPr>
            <w:tcW w:w="1647" w:type="dxa"/>
          </w:tcPr>
          <w:p w14:paraId="2B0B2180" w14:textId="77777777" w:rsidR="004C374D" w:rsidRPr="00BE068B" w:rsidRDefault="004C374D" w:rsidP="0015117F">
            <w:pPr>
              <w:contextualSpacing/>
              <w:rPr>
                <w:rFonts w:ascii="Gill Sans MT" w:hAnsi="Gill Sans MT"/>
              </w:rPr>
            </w:pPr>
          </w:p>
        </w:tc>
        <w:tc>
          <w:tcPr>
            <w:tcW w:w="2085" w:type="dxa"/>
          </w:tcPr>
          <w:p w14:paraId="6511081C" w14:textId="77777777" w:rsidR="004C374D" w:rsidRPr="00BE068B" w:rsidRDefault="004C374D" w:rsidP="0015117F">
            <w:pPr>
              <w:contextualSpacing/>
              <w:rPr>
                <w:rFonts w:ascii="Gill Sans MT" w:hAnsi="Gill Sans MT"/>
              </w:rPr>
            </w:pPr>
          </w:p>
        </w:tc>
        <w:tc>
          <w:tcPr>
            <w:tcW w:w="1996" w:type="dxa"/>
          </w:tcPr>
          <w:p w14:paraId="5971077E" w14:textId="77777777" w:rsidR="004C374D" w:rsidRPr="00BE068B" w:rsidRDefault="004C374D" w:rsidP="0015117F">
            <w:pPr>
              <w:contextualSpacing/>
              <w:rPr>
                <w:rFonts w:ascii="Gill Sans MT" w:hAnsi="Gill Sans MT"/>
              </w:rPr>
            </w:pPr>
          </w:p>
        </w:tc>
      </w:tr>
      <w:tr w:rsidR="004C374D" w:rsidRPr="00BE068B" w14:paraId="3233288D" w14:textId="77777777" w:rsidTr="004C374D">
        <w:trPr>
          <w:trHeight w:val="90"/>
          <w:jc w:val="center"/>
        </w:trPr>
        <w:tc>
          <w:tcPr>
            <w:tcW w:w="707" w:type="dxa"/>
            <w:vMerge/>
          </w:tcPr>
          <w:p w14:paraId="2B191FB6" w14:textId="77777777" w:rsidR="004C374D" w:rsidRPr="00BE068B" w:rsidRDefault="004C374D" w:rsidP="009A059D">
            <w:pPr>
              <w:contextualSpacing/>
              <w:rPr>
                <w:rFonts w:ascii="Gill Sans MT" w:hAnsi="Gill Sans MT"/>
              </w:rPr>
            </w:pPr>
          </w:p>
        </w:tc>
        <w:tc>
          <w:tcPr>
            <w:tcW w:w="2617" w:type="dxa"/>
            <w:vMerge/>
          </w:tcPr>
          <w:p w14:paraId="106AE5CE" w14:textId="0446CC52" w:rsidR="004C374D" w:rsidRPr="00BE068B" w:rsidRDefault="004C374D" w:rsidP="009A059D">
            <w:pPr>
              <w:contextualSpacing/>
              <w:rPr>
                <w:rFonts w:ascii="Gill Sans MT" w:hAnsi="Gill Sans MT"/>
              </w:rPr>
            </w:pPr>
          </w:p>
        </w:tc>
        <w:tc>
          <w:tcPr>
            <w:tcW w:w="2526" w:type="dxa"/>
            <w:vMerge/>
          </w:tcPr>
          <w:p w14:paraId="6FFECC60" w14:textId="77777777" w:rsidR="004C374D" w:rsidRPr="00BE068B" w:rsidRDefault="004C374D" w:rsidP="009A059D">
            <w:pPr>
              <w:contextualSpacing/>
              <w:rPr>
                <w:rFonts w:ascii="Gill Sans MT" w:hAnsi="Gill Sans MT"/>
              </w:rPr>
            </w:pPr>
          </w:p>
        </w:tc>
        <w:tc>
          <w:tcPr>
            <w:tcW w:w="1647" w:type="dxa"/>
          </w:tcPr>
          <w:p w14:paraId="1CF37617" w14:textId="77777777" w:rsidR="004C374D" w:rsidRPr="00BE068B" w:rsidRDefault="004C374D" w:rsidP="009A059D">
            <w:pPr>
              <w:contextualSpacing/>
              <w:rPr>
                <w:rFonts w:ascii="Gill Sans MT" w:hAnsi="Gill Sans MT"/>
              </w:rPr>
            </w:pPr>
          </w:p>
        </w:tc>
        <w:tc>
          <w:tcPr>
            <w:tcW w:w="2085" w:type="dxa"/>
          </w:tcPr>
          <w:p w14:paraId="43060388" w14:textId="77777777" w:rsidR="004C374D" w:rsidRPr="00BE068B" w:rsidRDefault="004C374D" w:rsidP="009A059D">
            <w:pPr>
              <w:contextualSpacing/>
              <w:rPr>
                <w:rFonts w:ascii="Gill Sans MT" w:hAnsi="Gill Sans MT"/>
              </w:rPr>
            </w:pPr>
          </w:p>
        </w:tc>
        <w:tc>
          <w:tcPr>
            <w:tcW w:w="1996" w:type="dxa"/>
          </w:tcPr>
          <w:p w14:paraId="58C25491" w14:textId="77777777" w:rsidR="004C374D" w:rsidRPr="00BE068B" w:rsidRDefault="004C374D" w:rsidP="009A059D">
            <w:pPr>
              <w:contextualSpacing/>
              <w:rPr>
                <w:rFonts w:ascii="Gill Sans MT" w:hAnsi="Gill Sans MT"/>
              </w:rPr>
            </w:pPr>
          </w:p>
        </w:tc>
      </w:tr>
      <w:tr w:rsidR="004C374D" w:rsidRPr="00BE068B" w14:paraId="69F49E64" w14:textId="77777777" w:rsidTr="004C374D">
        <w:trPr>
          <w:trHeight w:val="90"/>
          <w:jc w:val="center"/>
        </w:trPr>
        <w:tc>
          <w:tcPr>
            <w:tcW w:w="707" w:type="dxa"/>
            <w:vMerge/>
          </w:tcPr>
          <w:p w14:paraId="6D9429DC" w14:textId="77777777" w:rsidR="004C374D" w:rsidRPr="00BE068B" w:rsidRDefault="004C374D" w:rsidP="009A059D">
            <w:pPr>
              <w:contextualSpacing/>
              <w:rPr>
                <w:rFonts w:ascii="Gill Sans MT" w:hAnsi="Gill Sans MT"/>
              </w:rPr>
            </w:pPr>
          </w:p>
        </w:tc>
        <w:tc>
          <w:tcPr>
            <w:tcW w:w="2617" w:type="dxa"/>
            <w:vMerge/>
          </w:tcPr>
          <w:p w14:paraId="6FA775F2" w14:textId="7DE24C40" w:rsidR="004C374D" w:rsidRPr="00BE068B" w:rsidRDefault="004C374D" w:rsidP="009A059D">
            <w:pPr>
              <w:contextualSpacing/>
              <w:rPr>
                <w:rFonts w:ascii="Gill Sans MT" w:hAnsi="Gill Sans MT"/>
              </w:rPr>
            </w:pPr>
          </w:p>
        </w:tc>
        <w:tc>
          <w:tcPr>
            <w:tcW w:w="2526" w:type="dxa"/>
            <w:vMerge/>
          </w:tcPr>
          <w:p w14:paraId="0664C51F" w14:textId="77777777" w:rsidR="004C374D" w:rsidRPr="00BE068B" w:rsidRDefault="004C374D" w:rsidP="009A059D">
            <w:pPr>
              <w:contextualSpacing/>
              <w:rPr>
                <w:rFonts w:ascii="Gill Sans MT" w:hAnsi="Gill Sans MT"/>
              </w:rPr>
            </w:pPr>
          </w:p>
        </w:tc>
        <w:tc>
          <w:tcPr>
            <w:tcW w:w="1647" w:type="dxa"/>
          </w:tcPr>
          <w:p w14:paraId="62EAE1A5" w14:textId="77777777" w:rsidR="004C374D" w:rsidRPr="00BE068B" w:rsidRDefault="004C374D" w:rsidP="009A059D">
            <w:pPr>
              <w:contextualSpacing/>
              <w:rPr>
                <w:rFonts w:ascii="Gill Sans MT" w:hAnsi="Gill Sans MT"/>
              </w:rPr>
            </w:pPr>
          </w:p>
        </w:tc>
        <w:tc>
          <w:tcPr>
            <w:tcW w:w="2085" w:type="dxa"/>
          </w:tcPr>
          <w:p w14:paraId="67DF574C" w14:textId="77777777" w:rsidR="004C374D" w:rsidRPr="00BE068B" w:rsidRDefault="004C374D" w:rsidP="009A059D">
            <w:pPr>
              <w:contextualSpacing/>
              <w:rPr>
                <w:rFonts w:ascii="Gill Sans MT" w:hAnsi="Gill Sans MT"/>
              </w:rPr>
            </w:pPr>
          </w:p>
        </w:tc>
        <w:tc>
          <w:tcPr>
            <w:tcW w:w="1996" w:type="dxa"/>
          </w:tcPr>
          <w:p w14:paraId="7E24EF13" w14:textId="77777777" w:rsidR="004C374D" w:rsidRPr="00BE068B" w:rsidRDefault="004C374D" w:rsidP="009A059D">
            <w:pPr>
              <w:contextualSpacing/>
              <w:rPr>
                <w:rFonts w:ascii="Gill Sans MT" w:hAnsi="Gill Sans MT"/>
              </w:rPr>
            </w:pPr>
          </w:p>
        </w:tc>
      </w:tr>
      <w:tr w:rsidR="004C374D" w:rsidRPr="00BE068B" w14:paraId="42BF6AB1" w14:textId="77777777" w:rsidTr="004C374D">
        <w:trPr>
          <w:trHeight w:val="90"/>
          <w:jc w:val="center"/>
        </w:trPr>
        <w:tc>
          <w:tcPr>
            <w:tcW w:w="707" w:type="dxa"/>
            <w:vMerge w:val="restart"/>
          </w:tcPr>
          <w:p w14:paraId="4D8784E4" w14:textId="79864C15" w:rsidR="004C374D" w:rsidRPr="00BE068B" w:rsidRDefault="004C374D" w:rsidP="0015117F">
            <w:pPr>
              <w:contextualSpacing/>
              <w:rPr>
                <w:rFonts w:ascii="Gill Sans MT" w:hAnsi="Gill Sans MT"/>
              </w:rPr>
            </w:pPr>
            <w:proofErr w:type="gramStart"/>
            <w:r w:rsidRPr="00BE068B">
              <w:rPr>
                <w:rFonts w:ascii="Gill Sans MT" w:hAnsi="Gill Sans MT"/>
              </w:rPr>
              <w:t>d</w:t>
            </w:r>
            <w:proofErr w:type="gramEnd"/>
          </w:p>
        </w:tc>
        <w:tc>
          <w:tcPr>
            <w:tcW w:w="2617" w:type="dxa"/>
            <w:vMerge w:val="restart"/>
          </w:tcPr>
          <w:p w14:paraId="686D5125" w14:textId="6816CB70" w:rsidR="004C374D" w:rsidRPr="00BE068B" w:rsidRDefault="004C374D" w:rsidP="0015117F">
            <w:pPr>
              <w:contextualSpacing/>
              <w:rPr>
                <w:rFonts w:ascii="Gill Sans MT" w:hAnsi="Gill Sans MT"/>
              </w:rPr>
            </w:pPr>
            <w:r w:rsidRPr="00BE068B">
              <w:rPr>
                <w:rFonts w:ascii="Gill Sans MT" w:hAnsi="Gill Sans MT"/>
              </w:rPr>
              <w:t>Work as a teacher, health worker, or agricultural officer</w:t>
            </w:r>
          </w:p>
        </w:tc>
        <w:tc>
          <w:tcPr>
            <w:tcW w:w="2526" w:type="dxa"/>
            <w:vMerge w:val="restart"/>
          </w:tcPr>
          <w:p w14:paraId="44CEEB15" w14:textId="77777777" w:rsidR="004C374D" w:rsidRPr="00BE068B" w:rsidRDefault="004C374D" w:rsidP="0015117F">
            <w:pPr>
              <w:contextualSpacing/>
              <w:rPr>
                <w:rFonts w:ascii="Gill Sans MT" w:hAnsi="Gill Sans MT"/>
              </w:rPr>
            </w:pPr>
          </w:p>
        </w:tc>
        <w:tc>
          <w:tcPr>
            <w:tcW w:w="1647" w:type="dxa"/>
          </w:tcPr>
          <w:p w14:paraId="511D5B05" w14:textId="77777777" w:rsidR="004C374D" w:rsidRPr="00BE068B" w:rsidRDefault="004C374D" w:rsidP="0015117F">
            <w:pPr>
              <w:contextualSpacing/>
              <w:rPr>
                <w:rFonts w:ascii="Gill Sans MT" w:hAnsi="Gill Sans MT"/>
              </w:rPr>
            </w:pPr>
          </w:p>
        </w:tc>
        <w:tc>
          <w:tcPr>
            <w:tcW w:w="2085" w:type="dxa"/>
          </w:tcPr>
          <w:p w14:paraId="6E39B936" w14:textId="77777777" w:rsidR="004C374D" w:rsidRPr="00BE068B" w:rsidRDefault="004C374D" w:rsidP="0015117F">
            <w:pPr>
              <w:contextualSpacing/>
              <w:rPr>
                <w:rFonts w:ascii="Gill Sans MT" w:hAnsi="Gill Sans MT"/>
              </w:rPr>
            </w:pPr>
          </w:p>
        </w:tc>
        <w:tc>
          <w:tcPr>
            <w:tcW w:w="1996" w:type="dxa"/>
          </w:tcPr>
          <w:p w14:paraId="37834A1F" w14:textId="77777777" w:rsidR="004C374D" w:rsidRPr="00BE068B" w:rsidRDefault="004C374D" w:rsidP="0015117F">
            <w:pPr>
              <w:contextualSpacing/>
              <w:rPr>
                <w:rFonts w:ascii="Gill Sans MT" w:hAnsi="Gill Sans MT"/>
              </w:rPr>
            </w:pPr>
          </w:p>
        </w:tc>
      </w:tr>
      <w:tr w:rsidR="004C374D" w:rsidRPr="00BE068B" w14:paraId="644AB78E" w14:textId="77777777" w:rsidTr="004C374D">
        <w:trPr>
          <w:trHeight w:val="90"/>
          <w:jc w:val="center"/>
        </w:trPr>
        <w:tc>
          <w:tcPr>
            <w:tcW w:w="707" w:type="dxa"/>
            <w:vMerge/>
          </w:tcPr>
          <w:p w14:paraId="60AD0743" w14:textId="77777777" w:rsidR="004C374D" w:rsidRPr="00BE068B" w:rsidRDefault="004C374D" w:rsidP="009A059D">
            <w:pPr>
              <w:contextualSpacing/>
              <w:rPr>
                <w:rFonts w:ascii="Gill Sans MT" w:hAnsi="Gill Sans MT"/>
              </w:rPr>
            </w:pPr>
          </w:p>
        </w:tc>
        <w:tc>
          <w:tcPr>
            <w:tcW w:w="2617" w:type="dxa"/>
            <w:vMerge/>
          </w:tcPr>
          <w:p w14:paraId="446CE390" w14:textId="63020CAC" w:rsidR="004C374D" w:rsidRPr="00BE068B" w:rsidRDefault="004C374D" w:rsidP="009A059D">
            <w:pPr>
              <w:contextualSpacing/>
              <w:rPr>
                <w:rFonts w:ascii="Gill Sans MT" w:hAnsi="Gill Sans MT"/>
              </w:rPr>
            </w:pPr>
          </w:p>
        </w:tc>
        <w:tc>
          <w:tcPr>
            <w:tcW w:w="2526" w:type="dxa"/>
            <w:vMerge/>
          </w:tcPr>
          <w:p w14:paraId="2062EE4C" w14:textId="77777777" w:rsidR="004C374D" w:rsidRPr="00BE068B" w:rsidRDefault="004C374D" w:rsidP="009A059D">
            <w:pPr>
              <w:contextualSpacing/>
              <w:rPr>
                <w:rFonts w:ascii="Gill Sans MT" w:hAnsi="Gill Sans MT"/>
              </w:rPr>
            </w:pPr>
          </w:p>
        </w:tc>
        <w:tc>
          <w:tcPr>
            <w:tcW w:w="1647" w:type="dxa"/>
          </w:tcPr>
          <w:p w14:paraId="0E5C8B11" w14:textId="77777777" w:rsidR="004C374D" w:rsidRPr="00BE068B" w:rsidRDefault="004C374D" w:rsidP="009A059D">
            <w:pPr>
              <w:contextualSpacing/>
              <w:rPr>
                <w:rFonts w:ascii="Gill Sans MT" w:hAnsi="Gill Sans MT"/>
              </w:rPr>
            </w:pPr>
          </w:p>
        </w:tc>
        <w:tc>
          <w:tcPr>
            <w:tcW w:w="2085" w:type="dxa"/>
          </w:tcPr>
          <w:p w14:paraId="0F4FBA29" w14:textId="77777777" w:rsidR="004C374D" w:rsidRPr="00BE068B" w:rsidRDefault="004C374D" w:rsidP="009A059D">
            <w:pPr>
              <w:contextualSpacing/>
              <w:rPr>
                <w:rFonts w:ascii="Gill Sans MT" w:hAnsi="Gill Sans MT"/>
              </w:rPr>
            </w:pPr>
          </w:p>
        </w:tc>
        <w:tc>
          <w:tcPr>
            <w:tcW w:w="1996" w:type="dxa"/>
          </w:tcPr>
          <w:p w14:paraId="00A5661B" w14:textId="77777777" w:rsidR="004C374D" w:rsidRPr="00BE068B" w:rsidRDefault="004C374D" w:rsidP="009A059D">
            <w:pPr>
              <w:contextualSpacing/>
              <w:rPr>
                <w:rFonts w:ascii="Gill Sans MT" w:hAnsi="Gill Sans MT"/>
              </w:rPr>
            </w:pPr>
          </w:p>
        </w:tc>
      </w:tr>
      <w:tr w:rsidR="004C374D" w:rsidRPr="00BE068B" w14:paraId="07BED8EF" w14:textId="77777777" w:rsidTr="004C374D">
        <w:trPr>
          <w:trHeight w:val="90"/>
          <w:jc w:val="center"/>
        </w:trPr>
        <w:tc>
          <w:tcPr>
            <w:tcW w:w="707" w:type="dxa"/>
            <w:vMerge/>
          </w:tcPr>
          <w:p w14:paraId="39055514" w14:textId="77777777" w:rsidR="004C374D" w:rsidRPr="00BE068B" w:rsidRDefault="004C374D" w:rsidP="009A059D">
            <w:pPr>
              <w:contextualSpacing/>
              <w:rPr>
                <w:rFonts w:ascii="Gill Sans MT" w:hAnsi="Gill Sans MT"/>
              </w:rPr>
            </w:pPr>
          </w:p>
        </w:tc>
        <w:tc>
          <w:tcPr>
            <w:tcW w:w="2617" w:type="dxa"/>
            <w:vMerge/>
          </w:tcPr>
          <w:p w14:paraId="2170A0B3" w14:textId="68FC7AF1" w:rsidR="004C374D" w:rsidRPr="00BE068B" w:rsidRDefault="004C374D" w:rsidP="009A059D">
            <w:pPr>
              <w:contextualSpacing/>
              <w:rPr>
                <w:rFonts w:ascii="Gill Sans MT" w:hAnsi="Gill Sans MT"/>
              </w:rPr>
            </w:pPr>
          </w:p>
        </w:tc>
        <w:tc>
          <w:tcPr>
            <w:tcW w:w="2526" w:type="dxa"/>
            <w:vMerge/>
          </w:tcPr>
          <w:p w14:paraId="78D1B75C" w14:textId="77777777" w:rsidR="004C374D" w:rsidRPr="00BE068B" w:rsidRDefault="004C374D" w:rsidP="009A059D">
            <w:pPr>
              <w:contextualSpacing/>
              <w:rPr>
                <w:rFonts w:ascii="Gill Sans MT" w:hAnsi="Gill Sans MT"/>
              </w:rPr>
            </w:pPr>
          </w:p>
        </w:tc>
        <w:tc>
          <w:tcPr>
            <w:tcW w:w="1647" w:type="dxa"/>
          </w:tcPr>
          <w:p w14:paraId="20743770" w14:textId="77777777" w:rsidR="004C374D" w:rsidRPr="00BE068B" w:rsidRDefault="004C374D" w:rsidP="009A059D">
            <w:pPr>
              <w:contextualSpacing/>
              <w:rPr>
                <w:rFonts w:ascii="Gill Sans MT" w:hAnsi="Gill Sans MT"/>
              </w:rPr>
            </w:pPr>
          </w:p>
        </w:tc>
        <w:tc>
          <w:tcPr>
            <w:tcW w:w="2085" w:type="dxa"/>
          </w:tcPr>
          <w:p w14:paraId="257F96A3" w14:textId="77777777" w:rsidR="004C374D" w:rsidRPr="00BE068B" w:rsidRDefault="004C374D" w:rsidP="009A059D">
            <w:pPr>
              <w:contextualSpacing/>
              <w:rPr>
                <w:rFonts w:ascii="Gill Sans MT" w:hAnsi="Gill Sans MT"/>
              </w:rPr>
            </w:pPr>
          </w:p>
        </w:tc>
        <w:tc>
          <w:tcPr>
            <w:tcW w:w="1996" w:type="dxa"/>
          </w:tcPr>
          <w:p w14:paraId="2AC2A19D" w14:textId="77777777" w:rsidR="004C374D" w:rsidRPr="00BE068B" w:rsidRDefault="004C374D" w:rsidP="009A059D">
            <w:pPr>
              <w:contextualSpacing/>
              <w:rPr>
                <w:rFonts w:ascii="Gill Sans MT" w:hAnsi="Gill Sans MT"/>
              </w:rPr>
            </w:pPr>
          </w:p>
        </w:tc>
      </w:tr>
      <w:tr w:rsidR="004C374D" w:rsidRPr="00BE068B" w14:paraId="0BC328EE" w14:textId="77777777" w:rsidTr="004C374D">
        <w:trPr>
          <w:trHeight w:val="90"/>
          <w:jc w:val="center"/>
        </w:trPr>
        <w:tc>
          <w:tcPr>
            <w:tcW w:w="707" w:type="dxa"/>
            <w:vMerge w:val="restart"/>
          </w:tcPr>
          <w:p w14:paraId="6AAE8755" w14:textId="3021B0F9" w:rsidR="004C374D" w:rsidRPr="00BE068B" w:rsidRDefault="004C374D" w:rsidP="0015117F">
            <w:pPr>
              <w:contextualSpacing/>
              <w:rPr>
                <w:rFonts w:ascii="Gill Sans MT" w:hAnsi="Gill Sans MT"/>
              </w:rPr>
            </w:pPr>
            <w:proofErr w:type="gramStart"/>
            <w:r w:rsidRPr="00BE068B">
              <w:rPr>
                <w:rFonts w:ascii="Gill Sans MT" w:hAnsi="Gill Sans MT"/>
              </w:rPr>
              <w:t>e</w:t>
            </w:r>
            <w:proofErr w:type="gramEnd"/>
          </w:p>
        </w:tc>
        <w:tc>
          <w:tcPr>
            <w:tcW w:w="2617" w:type="dxa"/>
            <w:vMerge w:val="restart"/>
          </w:tcPr>
          <w:p w14:paraId="3F94F495" w14:textId="1C9DBED4" w:rsidR="004C374D" w:rsidRPr="00BE068B" w:rsidRDefault="004C374D" w:rsidP="0015117F">
            <w:pPr>
              <w:contextualSpacing/>
              <w:rPr>
                <w:rFonts w:ascii="Gill Sans MT" w:hAnsi="Gill Sans MT"/>
              </w:rPr>
            </w:pPr>
            <w:r w:rsidRPr="00BE068B">
              <w:rPr>
                <w:rFonts w:ascii="Gill Sans MT" w:hAnsi="Gill Sans MT"/>
              </w:rPr>
              <w:t>Work in the police force/army/national service</w:t>
            </w:r>
          </w:p>
        </w:tc>
        <w:tc>
          <w:tcPr>
            <w:tcW w:w="2526" w:type="dxa"/>
            <w:vMerge w:val="restart"/>
          </w:tcPr>
          <w:p w14:paraId="5077D4F7" w14:textId="77777777" w:rsidR="004C374D" w:rsidRPr="00BE068B" w:rsidRDefault="004C374D" w:rsidP="0015117F">
            <w:pPr>
              <w:contextualSpacing/>
              <w:rPr>
                <w:rFonts w:ascii="Gill Sans MT" w:hAnsi="Gill Sans MT"/>
              </w:rPr>
            </w:pPr>
          </w:p>
        </w:tc>
        <w:tc>
          <w:tcPr>
            <w:tcW w:w="1647" w:type="dxa"/>
          </w:tcPr>
          <w:p w14:paraId="2031E398" w14:textId="77777777" w:rsidR="004C374D" w:rsidRPr="00BE068B" w:rsidRDefault="004C374D" w:rsidP="0015117F">
            <w:pPr>
              <w:contextualSpacing/>
              <w:rPr>
                <w:rFonts w:ascii="Gill Sans MT" w:hAnsi="Gill Sans MT"/>
              </w:rPr>
            </w:pPr>
          </w:p>
        </w:tc>
        <w:tc>
          <w:tcPr>
            <w:tcW w:w="2085" w:type="dxa"/>
          </w:tcPr>
          <w:p w14:paraId="34F50C38" w14:textId="77777777" w:rsidR="004C374D" w:rsidRPr="00BE068B" w:rsidRDefault="004C374D" w:rsidP="0015117F">
            <w:pPr>
              <w:contextualSpacing/>
              <w:rPr>
                <w:rFonts w:ascii="Gill Sans MT" w:hAnsi="Gill Sans MT"/>
              </w:rPr>
            </w:pPr>
          </w:p>
        </w:tc>
        <w:tc>
          <w:tcPr>
            <w:tcW w:w="1996" w:type="dxa"/>
          </w:tcPr>
          <w:p w14:paraId="37E29D8E" w14:textId="77777777" w:rsidR="004C374D" w:rsidRPr="00BE068B" w:rsidRDefault="004C374D" w:rsidP="0015117F">
            <w:pPr>
              <w:contextualSpacing/>
              <w:rPr>
                <w:rFonts w:ascii="Gill Sans MT" w:hAnsi="Gill Sans MT"/>
              </w:rPr>
            </w:pPr>
          </w:p>
        </w:tc>
      </w:tr>
      <w:tr w:rsidR="004C374D" w:rsidRPr="00BE068B" w14:paraId="2D5CB9F4" w14:textId="77777777" w:rsidTr="004C374D">
        <w:trPr>
          <w:trHeight w:val="90"/>
          <w:jc w:val="center"/>
        </w:trPr>
        <w:tc>
          <w:tcPr>
            <w:tcW w:w="707" w:type="dxa"/>
            <w:vMerge/>
          </w:tcPr>
          <w:p w14:paraId="16AFB2E8" w14:textId="77777777" w:rsidR="004C374D" w:rsidRPr="00BE068B" w:rsidRDefault="004C374D" w:rsidP="009A059D">
            <w:pPr>
              <w:contextualSpacing/>
              <w:rPr>
                <w:rFonts w:ascii="Gill Sans MT" w:hAnsi="Gill Sans MT"/>
              </w:rPr>
            </w:pPr>
          </w:p>
        </w:tc>
        <w:tc>
          <w:tcPr>
            <w:tcW w:w="2617" w:type="dxa"/>
            <w:vMerge/>
          </w:tcPr>
          <w:p w14:paraId="5905EBDB" w14:textId="448AAA2F" w:rsidR="004C374D" w:rsidRPr="00BE068B" w:rsidRDefault="004C374D" w:rsidP="009A059D">
            <w:pPr>
              <w:contextualSpacing/>
              <w:rPr>
                <w:rFonts w:ascii="Gill Sans MT" w:hAnsi="Gill Sans MT"/>
              </w:rPr>
            </w:pPr>
          </w:p>
        </w:tc>
        <w:tc>
          <w:tcPr>
            <w:tcW w:w="2526" w:type="dxa"/>
            <w:vMerge/>
          </w:tcPr>
          <w:p w14:paraId="53360FA4" w14:textId="77777777" w:rsidR="004C374D" w:rsidRPr="00BE068B" w:rsidRDefault="004C374D" w:rsidP="009A059D">
            <w:pPr>
              <w:contextualSpacing/>
              <w:rPr>
                <w:rFonts w:ascii="Gill Sans MT" w:hAnsi="Gill Sans MT"/>
              </w:rPr>
            </w:pPr>
          </w:p>
        </w:tc>
        <w:tc>
          <w:tcPr>
            <w:tcW w:w="1647" w:type="dxa"/>
          </w:tcPr>
          <w:p w14:paraId="5C02F3AC" w14:textId="77777777" w:rsidR="004C374D" w:rsidRPr="00BE068B" w:rsidRDefault="004C374D" w:rsidP="009A059D">
            <w:pPr>
              <w:contextualSpacing/>
              <w:rPr>
                <w:rFonts w:ascii="Gill Sans MT" w:hAnsi="Gill Sans MT"/>
              </w:rPr>
            </w:pPr>
          </w:p>
        </w:tc>
        <w:tc>
          <w:tcPr>
            <w:tcW w:w="2085" w:type="dxa"/>
          </w:tcPr>
          <w:p w14:paraId="784AF94E" w14:textId="77777777" w:rsidR="004C374D" w:rsidRPr="00BE068B" w:rsidRDefault="004C374D" w:rsidP="009A059D">
            <w:pPr>
              <w:contextualSpacing/>
              <w:rPr>
                <w:rFonts w:ascii="Gill Sans MT" w:hAnsi="Gill Sans MT"/>
              </w:rPr>
            </w:pPr>
          </w:p>
        </w:tc>
        <w:tc>
          <w:tcPr>
            <w:tcW w:w="1996" w:type="dxa"/>
          </w:tcPr>
          <w:p w14:paraId="6F4B0DC9" w14:textId="77777777" w:rsidR="004C374D" w:rsidRPr="00BE068B" w:rsidRDefault="004C374D" w:rsidP="009A059D">
            <w:pPr>
              <w:contextualSpacing/>
              <w:rPr>
                <w:rFonts w:ascii="Gill Sans MT" w:hAnsi="Gill Sans MT"/>
              </w:rPr>
            </w:pPr>
          </w:p>
        </w:tc>
      </w:tr>
      <w:tr w:rsidR="004C374D" w:rsidRPr="00BE068B" w14:paraId="56D67A51" w14:textId="77777777" w:rsidTr="004C374D">
        <w:trPr>
          <w:trHeight w:val="90"/>
          <w:jc w:val="center"/>
        </w:trPr>
        <w:tc>
          <w:tcPr>
            <w:tcW w:w="707" w:type="dxa"/>
            <w:vMerge/>
          </w:tcPr>
          <w:p w14:paraId="5A918B1B" w14:textId="77777777" w:rsidR="004C374D" w:rsidRPr="00BE068B" w:rsidRDefault="004C374D" w:rsidP="009A059D">
            <w:pPr>
              <w:contextualSpacing/>
              <w:rPr>
                <w:rFonts w:ascii="Gill Sans MT" w:hAnsi="Gill Sans MT"/>
              </w:rPr>
            </w:pPr>
          </w:p>
        </w:tc>
        <w:tc>
          <w:tcPr>
            <w:tcW w:w="2617" w:type="dxa"/>
            <w:vMerge/>
          </w:tcPr>
          <w:p w14:paraId="595688B3" w14:textId="6D6F1BFC" w:rsidR="004C374D" w:rsidRPr="00BE068B" w:rsidRDefault="004C374D" w:rsidP="009A059D">
            <w:pPr>
              <w:contextualSpacing/>
              <w:rPr>
                <w:rFonts w:ascii="Gill Sans MT" w:hAnsi="Gill Sans MT"/>
              </w:rPr>
            </w:pPr>
          </w:p>
        </w:tc>
        <w:tc>
          <w:tcPr>
            <w:tcW w:w="2526" w:type="dxa"/>
            <w:vMerge/>
          </w:tcPr>
          <w:p w14:paraId="67C72AAB" w14:textId="77777777" w:rsidR="004C374D" w:rsidRPr="00BE068B" w:rsidRDefault="004C374D" w:rsidP="009A059D">
            <w:pPr>
              <w:contextualSpacing/>
              <w:rPr>
                <w:rFonts w:ascii="Gill Sans MT" w:hAnsi="Gill Sans MT"/>
              </w:rPr>
            </w:pPr>
          </w:p>
        </w:tc>
        <w:tc>
          <w:tcPr>
            <w:tcW w:w="1647" w:type="dxa"/>
          </w:tcPr>
          <w:p w14:paraId="5EBCD4AF" w14:textId="77777777" w:rsidR="004C374D" w:rsidRPr="00BE068B" w:rsidRDefault="004C374D" w:rsidP="009A059D">
            <w:pPr>
              <w:contextualSpacing/>
              <w:rPr>
                <w:rFonts w:ascii="Gill Sans MT" w:hAnsi="Gill Sans MT"/>
              </w:rPr>
            </w:pPr>
          </w:p>
        </w:tc>
        <w:tc>
          <w:tcPr>
            <w:tcW w:w="2085" w:type="dxa"/>
          </w:tcPr>
          <w:p w14:paraId="0D38335D" w14:textId="77777777" w:rsidR="004C374D" w:rsidRPr="00BE068B" w:rsidRDefault="004C374D" w:rsidP="009A059D">
            <w:pPr>
              <w:contextualSpacing/>
              <w:rPr>
                <w:rFonts w:ascii="Gill Sans MT" w:hAnsi="Gill Sans MT"/>
              </w:rPr>
            </w:pPr>
          </w:p>
        </w:tc>
        <w:tc>
          <w:tcPr>
            <w:tcW w:w="1996" w:type="dxa"/>
          </w:tcPr>
          <w:p w14:paraId="40173EF1" w14:textId="77777777" w:rsidR="004C374D" w:rsidRPr="00BE068B" w:rsidRDefault="004C374D" w:rsidP="009A059D">
            <w:pPr>
              <w:contextualSpacing/>
              <w:rPr>
                <w:rFonts w:ascii="Gill Sans MT" w:hAnsi="Gill Sans MT"/>
              </w:rPr>
            </w:pPr>
          </w:p>
        </w:tc>
      </w:tr>
      <w:tr w:rsidR="004C374D" w:rsidRPr="00BE068B" w14:paraId="0B47C0AF" w14:textId="77777777" w:rsidTr="004C374D">
        <w:trPr>
          <w:trHeight w:val="90"/>
          <w:jc w:val="center"/>
        </w:trPr>
        <w:tc>
          <w:tcPr>
            <w:tcW w:w="707" w:type="dxa"/>
            <w:vMerge w:val="restart"/>
          </w:tcPr>
          <w:p w14:paraId="38AD34A6" w14:textId="178F174D" w:rsidR="004C374D" w:rsidRPr="00BE068B" w:rsidRDefault="004C374D" w:rsidP="0015117F">
            <w:pPr>
              <w:contextualSpacing/>
              <w:rPr>
                <w:rFonts w:ascii="Gill Sans MT" w:hAnsi="Gill Sans MT"/>
              </w:rPr>
            </w:pPr>
            <w:proofErr w:type="gramStart"/>
            <w:r w:rsidRPr="00BE068B">
              <w:rPr>
                <w:rFonts w:ascii="Gill Sans MT" w:hAnsi="Gill Sans MT"/>
              </w:rPr>
              <w:t>f</w:t>
            </w:r>
            <w:proofErr w:type="gramEnd"/>
          </w:p>
        </w:tc>
        <w:tc>
          <w:tcPr>
            <w:tcW w:w="2617" w:type="dxa"/>
            <w:vMerge w:val="restart"/>
          </w:tcPr>
          <w:p w14:paraId="7D1F5C4D" w14:textId="1C926EB1" w:rsidR="004C374D" w:rsidRPr="00BE068B" w:rsidRDefault="004C374D" w:rsidP="0015117F">
            <w:pPr>
              <w:contextualSpacing/>
              <w:rPr>
                <w:rFonts w:ascii="Gill Sans MT" w:hAnsi="Gill Sans MT"/>
              </w:rPr>
            </w:pPr>
            <w:r w:rsidRPr="00BE068B">
              <w:rPr>
                <w:rFonts w:ascii="Gill Sans MT" w:hAnsi="Gill Sans MT"/>
              </w:rPr>
              <w:t>Work for a privately or government-owned corporation (ZESCO, FRA)</w:t>
            </w:r>
          </w:p>
        </w:tc>
        <w:tc>
          <w:tcPr>
            <w:tcW w:w="2526" w:type="dxa"/>
            <w:vMerge w:val="restart"/>
          </w:tcPr>
          <w:p w14:paraId="3724DEE0" w14:textId="77777777" w:rsidR="004C374D" w:rsidRPr="00BE068B" w:rsidRDefault="004C374D" w:rsidP="0015117F">
            <w:pPr>
              <w:contextualSpacing/>
              <w:rPr>
                <w:rFonts w:ascii="Gill Sans MT" w:hAnsi="Gill Sans MT"/>
              </w:rPr>
            </w:pPr>
          </w:p>
        </w:tc>
        <w:tc>
          <w:tcPr>
            <w:tcW w:w="1647" w:type="dxa"/>
          </w:tcPr>
          <w:p w14:paraId="1C86F63E" w14:textId="77777777" w:rsidR="004C374D" w:rsidRPr="00BE068B" w:rsidRDefault="004C374D" w:rsidP="0015117F">
            <w:pPr>
              <w:contextualSpacing/>
              <w:rPr>
                <w:rFonts w:ascii="Gill Sans MT" w:hAnsi="Gill Sans MT"/>
              </w:rPr>
            </w:pPr>
          </w:p>
        </w:tc>
        <w:tc>
          <w:tcPr>
            <w:tcW w:w="2085" w:type="dxa"/>
          </w:tcPr>
          <w:p w14:paraId="00A16B37" w14:textId="77777777" w:rsidR="004C374D" w:rsidRPr="00BE068B" w:rsidRDefault="004C374D" w:rsidP="0015117F">
            <w:pPr>
              <w:contextualSpacing/>
              <w:rPr>
                <w:rFonts w:ascii="Gill Sans MT" w:hAnsi="Gill Sans MT"/>
              </w:rPr>
            </w:pPr>
          </w:p>
        </w:tc>
        <w:tc>
          <w:tcPr>
            <w:tcW w:w="1996" w:type="dxa"/>
          </w:tcPr>
          <w:p w14:paraId="4B9AC36B" w14:textId="77777777" w:rsidR="004C374D" w:rsidRPr="00BE068B" w:rsidRDefault="004C374D" w:rsidP="0015117F">
            <w:pPr>
              <w:contextualSpacing/>
              <w:rPr>
                <w:rFonts w:ascii="Gill Sans MT" w:hAnsi="Gill Sans MT"/>
              </w:rPr>
            </w:pPr>
          </w:p>
        </w:tc>
      </w:tr>
      <w:tr w:rsidR="004C374D" w:rsidRPr="00BE068B" w14:paraId="0BEDD613" w14:textId="77777777" w:rsidTr="004C374D">
        <w:trPr>
          <w:trHeight w:val="90"/>
          <w:jc w:val="center"/>
        </w:trPr>
        <w:tc>
          <w:tcPr>
            <w:tcW w:w="707" w:type="dxa"/>
            <w:vMerge/>
          </w:tcPr>
          <w:p w14:paraId="3A6EDE04" w14:textId="77777777" w:rsidR="004C374D" w:rsidRPr="00BE068B" w:rsidRDefault="004C374D" w:rsidP="009A059D">
            <w:pPr>
              <w:contextualSpacing/>
              <w:rPr>
                <w:rFonts w:ascii="Gill Sans MT" w:hAnsi="Gill Sans MT"/>
              </w:rPr>
            </w:pPr>
          </w:p>
        </w:tc>
        <w:tc>
          <w:tcPr>
            <w:tcW w:w="2617" w:type="dxa"/>
            <w:vMerge/>
          </w:tcPr>
          <w:p w14:paraId="5AB7AC39" w14:textId="67C98E8E" w:rsidR="004C374D" w:rsidRPr="00BE068B" w:rsidRDefault="004C374D" w:rsidP="009A059D">
            <w:pPr>
              <w:contextualSpacing/>
              <w:rPr>
                <w:rFonts w:ascii="Gill Sans MT" w:hAnsi="Gill Sans MT"/>
              </w:rPr>
            </w:pPr>
          </w:p>
        </w:tc>
        <w:tc>
          <w:tcPr>
            <w:tcW w:w="2526" w:type="dxa"/>
            <w:vMerge/>
          </w:tcPr>
          <w:p w14:paraId="5356FED1" w14:textId="77777777" w:rsidR="004C374D" w:rsidRPr="00BE068B" w:rsidRDefault="004C374D" w:rsidP="009A059D">
            <w:pPr>
              <w:contextualSpacing/>
              <w:rPr>
                <w:rFonts w:ascii="Gill Sans MT" w:hAnsi="Gill Sans MT"/>
              </w:rPr>
            </w:pPr>
          </w:p>
        </w:tc>
        <w:tc>
          <w:tcPr>
            <w:tcW w:w="1647" w:type="dxa"/>
          </w:tcPr>
          <w:p w14:paraId="4B7A7848" w14:textId="77777777" w:rsidR="004C374D" w:rsidRPr="00BE068B" w:rsidRDefault="004C374D" w:rsidP="009A059D">
            <w:pPr>
              <w:contextualSpacing/>
              <w:rPr>
                <w:rFonts w:ascii="Gill Sans MT" w:hAnsi="Gill Sans MT"/>
              </w:rPr>
            </w:pPr>
          </w:p>
        </w:tc>
        <w:tc>
          <w:tcPr>
            <w:tcW w:w="2085" w:type="dxa"/>
          </w:tcPr>
          <w:p w14:paraId="346552A0" w14:textId="77777777" w:rsidR="004C374D" w:rsidRPr="00BE068B" w:rsidRDefault="004C374D" w:rsidP="009A059D">
            <w:pPr>
              <w:contextualSpacing/>
              <w:rPr>
                <w:rFonts w:ascii="Gill Sans MT" w:hAnsi="Gill Sans MT"/>
              </w:rPr>
            </w:pPr>
          </w:p>
        </w:tc>
        <w:tc>
          <w:tcPr>
            <w:tcW w:w="1996" w:type="dxa"/>
          </w:tcPr>
          <w:p w14:paraId="2E1F9041" w14:textId="77777777" w:rsidR="004C374D" w:rsidRPr="00BE068B" w:rsidRDefault="004C374D" w:rsidP="009A059D">
            <w:pPr>
              <w:contextualSpacing/>
              <w:rPr>
                <w:rFonts w:ascii="Gill Sans MT" w:hAnsi="Gill Sans MT"/>
              </w:rPr>
            </w:pPr>
          </w:p>
        </w:tc>
      </w:tr>
      <w:tr w:rsidR="004C374D" w:rsidRPr="00BE068B" w14:paraId="4692BEBD" w14:textId="77777777" w:rsidTr="004C374D">
        <w:trPr>
          <w:trHeight w:val="90"/>
          <w:jc w:val="center"/>
        </w:trPr>
        <w:tc>
          <w:tcPr>
            <w:tcW w:w="707" w:type="dxa"/>
            <w:vMerge/>
          </w:tcPr>
          <w:p w14:paraId="47281026" w14:textId="77777777" w:rsidR="004C374D" w:rsidRPr="00BE068B" w:rsidRDefault="004C374D" w:rsidP="009A059D">
            <w:pPr>
              <w:contextualSpacing/>
              <w:rPr>
                <w:rFonts w:ascii="Gill Sans MT" w:hAnsi="Gill Sans MT"/>
              </w:rPr>
            </w:pPr>
          </w:p>
        </w:tc>
        <w:tc>
          <w:tcPr>
            <w:tcW w:w="2617" w:type="dxa"/>
            <w:vMerge/>
          </w:tcPr>
          <w:p w14:paraId="3E3A3CD1" w14:textId="4A47FFAB" w:rsidR="004C374D" w:rsidRPr="00BE068B" w:rsidRDefault="004C374D" w:rsidP="009A059D">
            <w:pPr>
              <w:contextualSpacing/>
              <w:rPr>
                <w:rFonts w:ascii="Gill Sans MT" w:hAnsi="Gill Sans MT"/>
              </w:rPr>
            </w:pPr>
          </w:p>
        </w:tc>
        <w:tc>
          <w:tcPr>
            <w:tcW w:w="2526" w:type="dxa"/>
            <w:vMerge/>
          </w:tcPr>
          <w:p w14:paraId="5B3BF451" w14:textId="77777777" w:rsidR="004C374D" w:rsidRPr="00BE068B" w:rsidRDefault="004C374D" w:rsidP="009A059D">
            <w:pPr>
              <w:contextualSpacing/>
              <w:rPr>
                <w:rFonts w:ascii="Gill Sans MT" w:hAnsi="Gill Sans MT"/>
              </w:rPr>
            </w:pPr>
          </w:p>
        </w:tc>
        <w:tc>
          <w:tcPr>
            <w:tcW w:w="1647" w:type="dxa"/>
          </w:tcPr>
          <w:p w14:paraId="2618B1D3" w14:textId="77777777" w:rsidR="004C374D" w:rsidRPr="00BE068B" w:rsidRDefault="004C374D" w:rsidP="009A059D">
            <w:pPr>
              <w:contextualSpacing/>
              <w:rPr>
                <w:rFonts w:ascii="Gill Sans MT" w:hAnsi="Gill Sans MT"/>
              </w:rPr>
            </w:pPr>
          </w:p>
        </w:tc>
        <w:tc>
          <w:tcPr>
            <w:tcW w:w="2085" w:type="dxa"/>
          </w:tcPr>
          <w:p w14:paraId="1C6AC2CC" w14:textId="77777777" w:rsidR="004C374D" w:rsidRPr="00BE068B" w:rsidRDefault="004C374D" w:rsidP="009A059D">
            <w:pPr>
              <w:contextualSpacing/>
              <w:rPr>
                <w:rFonts w:ascii="Gill Sans MT" w:hAnsi="Gill Sans MT"/>
              </w:rPr>
            </w:pPr>
          </w:p>
        </w:tc>
        <w:tc>
          <w:tcPr>
            <w:tcW w:w="1996" w:type="dxa"/>
          </w:tcPr>
          <w:p w14:paraId="46BFC91A" w14:textId="77777777" w:rsidR="004C374D" w:rsidRPr="00BE068B" w:rsidRDefault="004C374D" w:rsidP="009A059D">
            <w:pPr>
              <w:contextualSpacing/>
              <w:rPr>
                <w:rFonts w:ascii="Gill Sans MT" w:hAnsi="Gill Sans MT"/>
              </w:rPr>
            </w:pPr>
          </w:p>
        </w:tc>
      </w:tr>
      <w:tr w:rsidR="004C374D" w:rsidRPr="00BE068B" w14:paraId="34ED9F4E" w14:textId="77777777" w:rsidTr="004C374D">
        <w:trPr>
          <w:trHeight w:val="90"/>
          <w:jc w:val="center"/>
        </w:trPr>
        <w:tc>
          <w:tcPr>
            <w:tcW w:w="707" w:type="dxa"/>
            <w:vMerge w:val="restart"/>
          </w:tcPr>
          <w:p w14:paraId="12362CB9" w14:textId="677DAC74" w:rsidR="004C374D" w:rsidRPr="00BE068B" w:rsidRDefault="004C374D" w:rsidP="0015117F">
            <w:pPr>
              <w:contextualSpacing/>
              <w:rPr>
                <w:rFonts w:ascii="Gill Sans MT" w:hAnsi="Gill Sans MT"/>
              </w:rPr>
            </w:pPr>
            <w:proofErr w:type="gramStart"/>
            <w:r w:rsidRPr="00BE068B">
              <w:rPr>
                <w:rFonts w:ascii="Gill Sans MT" w:hAnsi="Gill Sans MT"/>
              </w:rPr>
              <w:t>g</w:t>
            </w:r>
            <w:proofErr w:type="gramEnd"/>
          </w:p>
        </w:tc>
        <w:tc>
          <w:tcPr>
            <w:tcW w:w="2617" w:type="dxa"/>
            <w:vMerge w:val="restart"/>
          </w:tcPr>
          <w:p w14:paraId="5B4DB7CD" w14:textId="67005127" w:rsidR="004C374D" w:rsidRPr="00BE068B" w:rsidRDefault="004C374D" w:rsidP="0015117F">
            <w:pPr>
              <w:contextualSpacing/>
              <w:rPr>
                <w:rFonts w:ascii="Gill Sans MT" w:hAnsi="Gill Sans MT"/>
              </w:rPr>
            </w:pPr>
            <w:r w:rsidRPr="00BE068B">
              <w:rPr>
                <w:rFonts w:ascii="Gill Sans MT" w:hAnsi="Gill Sans MT"/>
              </w:rPr>
              <w:t>Work as a shop attendant/in a house</w:t>
            </w:r>
          </w:p>
        </w:tc>
        <w:tc>
          <w:tcPr>
            <w:tcW w:w="2526" w:type="dxa"/>
            <w:vMerge w:val="restart"/>
          </w:tcPr>
          <w:p w14:paraId="4F9125BD" w14:textId="77777777" w:rsidR="004C374D" w:rsidRPr="00BE068B" w:rsidRDefault="004C374D" w:rsidP="0015117F">
            <w:pPr>
              <w:contextualSpacing/>
              <w:rPr>
                <w:rFonts w:ascii="Gill Sans MT" w:hAnsi="Gill Sans MT"/>
              </w:rPr>
            </w:pPr>
          </w:p>
        </w:tc>
        <w:tc>
          <w:tcPr>
            <w:tcW w:w="1647" w:type="dxa"/>
          </w:tcPr>
          <w:p w14:paraId="0E619D94" w14:textId="77777777" w:rsidR="004C374D" w:rsidRPr="00BE068B" w:rsidRDefault="004C374D" w:rsidP="0015117F">
            <w:pPr>
              <w:contextualSpacing/>
              <w:rPr>
                <w:rFonts w:ascii="Gill Sans MT" w:hAnsi="Gill Sans MT"/>
              </w:rPr>
            </w:pPr>
          </w:p>
        </w:tc>
        <w:tc>
          <w:tcPr>
            <w:tcW w:w="2085" w:type="dxa"/>
          </w:tcPr>
          <w:p w14:paraId="51E6E90B" w14:textId="77777777" w:rsidR="004C374D" w:rsidRPr="00BE068B" w:rsidRDefault="004C374D" w:rsidP="0015117F">
            <w:pPr>
              <w:contextualSpacing/>
              <w:rPr>
                <w:rFonts w:ascii="Gill Sans MT" w:hAnsi="Gill Sans MT"/>
              </w:rPr>
            </w:pPr>
          </w:p>
        </w:tc>
        <w:tc>
          <w:tcPr>
            <w:tcW w:w="1996" w:type="dxa"/>
          </w:tcPr>
          <w:p w14:paraId="22872044" w14:textId="77777777" w:rsidR="004C374D" w:rsidRPr="00BE068B" w:rsidRDefault="004C374D" w:rsidP="0015117F">
            <w:pPr>
              <w:contextualSpacing/>
              <w:rPr>
                <w:rFonts w:ascii="Gill Sans MT" w:hAnsi="Gill Sans MT"/>
              </w:rPr>
            </w:pPr>
          </w:p>
        </w:tc>
      </w:tr>
      <w:tr w:rsidR="004C374D" w:rsidRPr="00BE068B" w14:paraId="31A808A7" w14:textId="77777777" w:rsidTr="004C374D">
        <w:trPr>
          <w:trHeight w:val="90"/>
          <w:jc w:val="center"/>
        </w:trPr>
        <w:tc>
          <w:tcPr>
            <w:tcW w:w="707" w:type="dxa"/>
            <w:vMerge/>
          </w:tcPr>
          <w:p w14:paraId="180B1170" w14:textId="77777777" w:rsidR="004C374D" w:rsidRPr="00BE068B" w:rsidRDefault="004C374D" w:rsidP="009A059D">
            <w:pPr>
              <w:contextualSpacing/>
              <w:rPr>
                <w:rFonts w:ascii="Gill Sans MT" w:hAnsi="Gill Sans MT"/>
              </w:rPr>
            </w:pPr>
          </w:p>
        </w:tc>
        <w:tc>
          <w:tcPr>
            <w:tcW w:w="2617" w:type="dxa"/>
            <w:vMerge/>
          </w:tcPr>
          <w:p w14:paraId="1B053B92" w14:textId="435E69BB" w:rsidR="004C374D" w:rsidRPr="00BE068B" w:rsidRDefault="004C374D" w:rsidP="009A059D">
            <w:pPr>
              <w:contextualSpacing/>
              <w:rPr>
                <w:rFonts w:ascii="Gill Sans MT" w:hAnsi="Gill Sans MT"/>
              </w:rPr>
            </w:pPr>
          </w:p>
        </w:tc>
        <w:tc>
          <w:tcPr>
            <w:tcW w:w="2526" w:type="dxa"/>
            <w:vMerge/>
          </w:tcPr>
          <w:p w14:paraId="32CB076A" w14:textId="77777777" w:rsidR="004C374D" w:rsidRPr="00BE068B" w:rsidRDefault="004C374D" w:rsidP="009A059D">
            <w:pPr>
              <w:contextualSpacing/>
              <w:rPr>
                <w:rFonts w:ascii="Gill Sans MT" w:hAnsi="Gill Sans MT"/>
              </w:rPr>
            </w:pPr>
          </w:p>
        </w:tc>
        <w:tc>
          <w:tcPr>
            <w:tcW w:w="1647" w:type="dxa"/>
          </w:tcPr>
          <w:p w14:paraId="31E829E7" w14:textId="77777777" w:rsidR="004C374D" w:rsidRPr="00BE068B" w:rsidRDefault="004C374D" w:rsidP="009A059D">
            <w:pPr>
              <w:contextualSpacing/>
              <w:rPr>
                <w:rFonts w:ascii="Gill Sans MT" w:hAnsi="Gill Sans MT"/>
              </w:rPr>
            </w:pPr>
          </w:p>
        </w:tc>
        <w:tc>
          <w:tcPr>
            <w:tcW w:w="2085" w:type="dxa"/>
          </w:tcPr>
          <w:p w14:paraId="329C45D5" w14:textId="77777777" w:rsidR="004C374D" w:rsidRPr="00BE068B" w:rsidRDefault="004C374D" w:rsidP="009A059D">
            <w:pPr>
              <w:contextualSpacing/>
              <w:rPr>
                <w:rFonts w:ascii="Gill Sans MT" w:hAnsi="Gill Sans MT"/>
              </w:rPr>
            </w:pPr>
          </w:p>
        </w:tc>
        <w:tc>
          <w:tcPr>
            <w:tcW w:w="1996" w:type="dxa"/>
          </w:tcPr>
          <w:p w14:paraId="302FB7B9" w14:textId="77777777" w:rsidR="004C374D" w:rsidRPr="00BE068B" w:rsidRDefault="004C374D" w:rsidP="009A059D">
            <w:pPr>
              <w:contextualSpacing/>
              <w:rPr>
                <w:rFonts w:ascii="Gill Sans MT" w:hAnsi="Gill Sans MT"/>
              </w:rPr>
            </w:pPr>
          </w:p>
        </w:tc>
      </w:tr>
      <w:tr w:rsidR="004C374D" w:rsidRPr="00BE068B" w14:paraId="4F0C1C4C" w14:textId="77777777" w:rsidTr="004C374D">
        <w:trPr>
          <w:trHeight w:val="90"/>
          <w:jc w:val="center"/>
        </w:trPr>
        <w:tc>
          <w:tcPr>
            <w:tcW w:w="707" w:type="dxa"/>
            <w:vMerge/>
          </w:tcPr>
          <w:p w14:paraId="133761DC" w14:textId="77777777" w:rsidR="004C374D" w:rsidRPr="00BE068B" w:rsidRDefault="004C374D" w:rsidP="009A059D">
            <w:pPr>
              <w:contextualSpacing/>
              <w:rPr>
                <w:rFonts w:ascii="Gill Sans MT" w:hAnsi="Gill Sans MT"/>
              </w:rPr>
            </w:pPr>
          </w:p>
        </w:tc>
        <w:tc>
          <w:tcPr>
            <w:tcW w:w="2617" w:type="dxa"/>
            <w:vMerge/>
          </w:tcPr>
          <w:p w14:paraId="1660BD58" w14:textId="7BA8BBBE" w:rsidR="004C374D" w:rsidRPr="00BE068B" w:rsidRDefault="004C374D" w:rsidP="009A059D">
            <w:pPr>
              <w:contextualSpacing/>
              <w:rPr>
                <w:rFonts w:ascii="Gill Sans MT" w:hAnsi="Gill Sans MT"/>
              </w:rPr>
            </w:pPr>
          </w:p>
        </w:tc>
        <w:tc>
          <w:tcPr>
            <w:tcW w:w="2526" w:type="dxa"/>
            <w:vMerge/>
          </w:tcPr>
          <w:p w14:paraId="184CA82C" w14:textId="77777777" w:rsidR="004C374D" w:rsidRPr="00BE068B" w:rsidRDefault="004C374D" w:rsidP="009A059D">
            <w:pPr>
              <w:contextualSpacing/>
              <w:rPr>
                <w:rFonts w:ascii="Gill Sans MT" w:hAnsi="Gill Sans MT"/>
              </w:rPr>
            </w:pPr>
          </w:p>
        </w:tc>
        <w:tc>
          <w:tcPr>
            <w:tcW w:w="1647" w:type="dxa"/>
          </w:tcPr>
          <w:p w14:paraId="4FDC533C" w14:textId="77777777" w:rsidR="004C374D" w:rsidRPr="00BE068B" w:rsidRDefault="004C374D" w:rsidP="009A059D">
            <w:pPr>
              <w:contextualSpacing/>
              <w:rPr>
                <w:rFonts w:ascii="Gill Sans MT" w:hAnsi="Gill Sans MT"/>
              </w:rPr>
            </w:pPr>
          </w:p>
        </w:tc>
        <w:tc>
          <w:tcPr>
            <w:tcW w:w="2085" w:type="dxa"/>
          </w:tcPr>
          <w:p w14:paraId="527207ED" w14:textId="77777777" w:rsidR="004C374D" w:rsidRPr="00BE068B" w:rsidRDefault="004C374D" w:rsidP="009A059D">
            <w:pPr>
              <w:contextualSpacing/>
              <w:rPr>
                <w:rFonts w:ascii="Gill Sans MT" w:hAnsi="Gill Sans MT"/>
              </w:rPr>
            </w:pPr>
          </w:p>
        </w:tc>
        <w:tc>
          <w:tcPr>
            <w:tcW w:w="1996" w:type="dxa"/>
          </w:tcPr>
          <w:p w14:paraId="7BA6F4D9" w14:textId="77777777" w:rsidR="004C374D" w:rsidRPr="00BE068B" w:rsidRDefault="004C374D" w:rsidP="009A059D">
            <w:pPr>
              <w:contextualSpacing/>
              <w:rPr>
                <w:rFonts w:ascii="Gill Sans MT" w:hAnsi="Gill Sans MT"/>
              </w:rPr>
            </w:pPr>
          </w:p>
        </w:tc>
      </w:tr>
      <w:tr w:rsidR="004C374D" w:rsidRPr="00BE068B" w14:paraId="37E39170" w14:textId="77777777" w:rsidTr="004C374D">
        <w:trPr>
          <w:trHeight w:val="90"/>
          <w:jc w:val="center"/>
        </w:trPr>
        <w:tc>
          <w:tcPr>
            <w:tcW w:w="707" w:type="dxa"/>
            <w:vMerge w:val="restart"/>
          </w:tcPr>
          <w:p w14:paraId="1C32CB73" w14:textId="5B4DC2EB" w:rsidR="004C374D" w:rsidRPr="00BE068B" w:rsidRDefault="004C374D" w:rsidP="0015117F">
            <w:pPr>
              <w:contextualSpacing/>
              <w:rPr>
                <w:rFonts w:ascii="Gill Sans MT" w:hAnsi="Gill Sans MT"/>
              </w:rPr>
            </w:pPr>
            <w:proofErr w:type="gramStart"/>
            <w:r w:rsidRPr="00BE068B">
              <w:rPr>
                <w:rFonts w:ascii="Gill Sans MT" w:hAnsi="Gill Sans MT"/>
              </w:rPr>
              <w:t>h</w:t>
            </w:r>
            <w:proofErr w:type="gramEnd"/>
          </w:p>
        </w:tc>
        <w:tc>
          <w:tcPr>
            <w:tcW w:w="2617" w:type="dxa"/>
            <w:vMerge w:val="restart"/>
          </w:tcPr>
          <w:p w14:paraId="6DB7263A" w14:textId="4EB1F5E2" w:rsidR="004C374D" w:rsidRPr="00BE068B" w:rsidRDefault="004C374D" w:rsidP="0015117F">
            <w:pPr>
              <w:contextualSpacing/>
              <w:rPr>
                <w:rFonts w:ascii="Gill Sans MT" w:hAnsi="Gill Sans MT"/>
              </w:rPr>
            </w:pPr>
            <w:commentRangeStart w:id="789"/>
            <w:r w:rsidRPr="00BE068B">
              <w:rPr>
                <w:rFonts w:ascii="Gill Sans MT" w:hAnsi="Gill Sans MT"/>
              </w:rPr>
              <w:t xml:space="preserve">Work in the </w:t>
            </w:r>
            <w:commentRangeStart w:id="790"/>
            <w:r w:rsidRPr="00BE068B">
              <w:rPr>
                <w:rFonts w:ascii="Gill Sans MT" w:hAnsi="Gill Sans MT"/>
              </w:rPr>
              <w:t xml:space="preserve">tourism </w:t>
            </w:r>
            <w:commentRangeEnd w:id="790"/>
            <w:r w:rsidRPr="00BE068B">
              <w:rPr>
                <w:rStyle w:val="CommentReference"/>
                <w:rFonts w:ascii="Gill Sans MT" w:hAnsi="Gill Sans MT"/>
              </w:rPr>
              <w:commentReference w:id="790"/>
            </w:r>
            <w:commentRangeEnd w:id="789"/>
            <w:r w:rsidR="00042831">
              <w:rPr>
                <w:rStyle w:val="CommentReference"/>
              </w:rPr>
              <w:commentReference w:id="789"/>
            </w:r>
            <w:r w:rsidRPr="00BE068B">
              <w:rPr>
                <w:rFonts w:ascii="Gill Sans MT" w:hAnsi="Gill Sans MT"/>
              </w:rPr>
              <w:t>industry (lodges, safari, curio, etc.)</w:t>
            </w:r>
          </w:p>
        </w:tc>
        <w:tc>
          <w:tcPr>
            <w:tcW w:w="2526" w:type="dxa"/>
            <w:vMerge w:val="restart"/>
          </w:tcPr>
          <w:p w14:paraId="16FF3641" w14:textId="77777777" w:rsidR="004C374D" w:rsidRPr="00BE068B" w:rsidRDefault="004C374D" w:rsidP="0015117F">
            <w:pPr>
              <w:contextualSpacing/>
              <w:rPr>
                <w:rFonts w:ascii="Gill Sans MT" w:hAnsi="Gill Sans MT"/>
              </w:rPr>
            </w:pPr>
          </w:p>
        </w:tc>
        <w:tc>
          <w:tcPr>
            <w:tcW w:w="1647" w:type="dxa"/>
          </w:tcPr>
          <w:p w14:paraId="57D120D9" w14:textId="77777777" w:rsidR="004C374D" w:rsidRPr="00BE068B" w:rsidRDefault="004C374D" w:rsidP="0015117F">
            <w:pPr>
              <w:contextualSpacing/>
              <w:rPr>
                <w:rFonts w:ascii="Gill Sans MT" w:hAnsi="Gill Sans MT"/>
              </w:rPr>
            </w:pPr>
          </w:p>
        </w:tc>
        <w:tc>
          <w:tcPr>
            <w:tcW w:w="2085" w:type="dxa"/>
          </w:tcPr>
          <w:p w14:paraId="0CE5F861" w14:textId="77777777" w:rsidR="004C374D" w:rsidRPr="00BE068B" w:rsidRDefault="004C374D" w:rsidP="0015117F">
            <w:pPr>
              <w:contextualSpacing/>
              <w:rPr>
                <w:rFonts w:ascii="Gill Sans MT" w:hAnsi="Gill Sans MT"/>
              </w:rPr>
            </w:pPr>
          </w:p>
        </w:tc>
        <w:tc>
          <w:tcPr>
            <w:tcW w:w="1996" w:type="dxa"/>
          </w:tcPr>
          <w:p w14:paraId="40EA5885" w14:textId="22B1B87C" w:rsidR="004C374D" w:rsidRPr="00BE068B" w:rsidRDefault="004C374D" w:rsidP="0015117F">
            <w:pPr>
              <w:contextualSpacing/>
              <w:rPr>
                <w:rFonts w:ascii="Gill Sans MT" w:hAnsi="Gill Sans MT"/>
              </w:rPr>
            </w:pPr>
          </w:p>
        </w:tc>
      </w:tr>
      <w:tr w:rsidR="004C374D" w:rsidRPr="00BE068B" w14:paraId="609A5E66" w14:textId="77777777" w:rsidTr="004C374D">
        <w:trPr>
          <w:trHeight w:val="90"/>
          <w:jc w:val="center"/>
        </w:trPr>
        <w:tc>
          <w:tcPr>
            <w:tcW w:w="707" w:type="dxa"/>
            <w:vMerge/>
          </w:tcPr>
          <w:p w14:paraId="02F0DA18" w14:textId="77777777" w:rsidR="004C374D" w:rsidRPr="00BE068B" w:rsidRDefault="004C374D" w:rsidP="003C0031">
            <w:pPr>
              <w:contextualSpacing/>
              <w:rPr>
                <w:rFonts w:ascii="Gill Sans MT" w:hAnsi="Gill Sans MT"/>
              </w:rPr>
            </w:pPr>
          </w:p>
        </w:tc>
        <w:tc>
          <w:tcPr>
            <w:tcW w:w="2617" w:type="dxa"/>
            <w:vMerge/>
          </w:tcPr>
          <w:p w14:paraId="3D89F27E" w14:textId="63B3C747" w:rsidR="004C374D" w:rsidRPr="00BE068B" w:rsidRDefault="004C374D" w:rsidP="003C0031">
            <w:pPr>
              <w:contextualSpacing/>
              <w:rPr>
                <w:rFonts w:ascii="Gill Sans MT" w:hAnsi="Gill Sans MT"/>
              </w:rPr>
            </w:pPr>
          </w:p>
        </w:tc>
        <w:tc>
          <w:tcPr>
            <w:tcW w:w="2526" w:type="dxa"/>
            <w:vMerge/>
          </w:tcPr>
          <w:p w14:paraId="6976AAE8" w14:textId="77777777" w:rsidR="004C374D" w:rsidRPr="00BE068B" w:rsidRDefault="004C374D" w:rsidP="003C0031">
            <w:pPr>
              <w:contextualSpacing/>
              <w:rPr>
                <w:rFonts w:ascii="Gill Sans MT" w:hAnsi="Gill Sans MT"/>
              </w:rPr>
            </w:pPr>
          </w:p>
        </w:tc>
        <w:tc>
          <w:tcPr>
            <w:tcW w:w="1647" w:type="dxa"/>
          </w:tcPr>
          <w:p w14:paraId="088766CB" w14:textId="77777777" w:rsidR="004C374D" w:rsidRPr="00BE068B" w:rsidRDefault="004C374D" w:rsidP="003C0031">
            <w:pPr>
              <w:contextualSpacing/>
              <w:rPr>
                <w:rFonts w:ascii="Gill Sans MT" w:hAnsi="Gill Sans MT"/>
              </w:rPr>
            </w:pPr>
          </w:p>
        </w:tc>
        <w:tc>
          <w:tcPr>
            <w:tcW w:w="2085" w:type="dxa"/>
          </w:tcPr>
          <w:p w14:paraId="4D7F2B6C" w14:textId="77777777" w:rsidR="004C374D" w:rsidRPr="00BE068B" w:rsidRDefault="004C374D" w:rsidP="003C0031">
            <w:pPr>
              <w:contextualSpacing/>
              <w:rPr>
                <w:rFonts w:ascii="Gill Sans MT" w:hAnsi="Gill Sans MT"/>
              </w:rPr>
            </w:pPr>
          </w:p>
        </w:tc>
        <w:tc>
          <w:tcPr>
            <w:tcW w:w="1996" w:type="dxa"/>
          </w:tcPr>
          <w:p w14:paraId="7028999F" w14:textId="5A221B1A" w:rsidR="004C374D" w:rsidRPr="00BE068B" w:rsidRDefault="004C374D" w:rsidP="003C0031">
            <w:pPr>
              <w:contextualSpacing/>
              <w:rPr>
                <w:rFonts w:ascii="Gill Sans MT" w:hAnsi="Gill Sans MT"/>
              </w:rPr>
            </w:pPr>
          </w:p>
        </w:tc>
      </w:tr>
      <w:tr w:rsidR="004C374D" w:rsidRPr="00BE068B" w14:paraId="7E4BE79D" w14:textId="77777777" w:rsidTr="004C374D">
        <w:trPr>
          <w:trHeight w:val="90"/>
          <w:jc w:val="center"/>
        </w:trPr>
        <w:tc>
          <w:tcPr>
            <w:tcW w:w="707" w:type="dxa"/>
            <w:vMerge/>
          </w:tcPr>
          <w:p w14:paraId="21F60E99" w14:textId="77777777" w:rsidR="004C374D" w:rsidRPr="00BE068B" w:rsidRDefault="004C374D" w:rsidP="003C0031">
            <w:pPr>
              <w:contextualSpacing/>
              <w:rPr>
                <w:rFonts w:ascii="Gill Sans MT" w:hAnsi="Gill Sans MT"/>
              </w:rPr>
            </w:pPr>
          </w:p>
        </w:tc>
        <w:tc>
          <w:tcPr>
            <w:tcW w:w="2617" w:type="dxa"/>
            <w:vMerge/>
          </w:tcPr>
          <w:p w14:paraId="1D244FCA" w14:textId="6CEB8263" w:rsidR="004C374D" w:rsidRPr="00BE068B" w:rsidRDefault="004C374D" w:rsidP="003C0031">
            <w:pPr>
              <w:contextualSpacing/>
              <w:rPr>
                <w:rFonts w:ascii="Gill Sans MT" w:hAnsi="Gill Sans MT"/>
              </w:rPr>
            </w:pPr>
          </w:p>
        </w:tc>
        <w:tc>
          <w:tcPr>
            <w:tcW w:w="2526" w:type="dxa"/>
            <w:vMerge/>
          </w:tcPr>
          <w:p w14:paraId="6A757E5C" w14:textId="77777777" w:rsidR="004C374D" w:rsidRPr="00BE068B" w:rsidRDefault="004C374D" w:rsidP="003C0031">
            <w:pPr>
              <w:contextualSpacing/>
              <w:rPr>
                <w:rFonts w:ascii="Gill Sans MT" w:hAnsi="Gill Sans MT"/>
              </w:rPr>
            </w:pPr>
          </w:p>
        </w:tc>
        <w:tc>
          <w:tcPr>
            <w:tcW w:w="1647" w:type="dxa"/>
          </w:tcPr>
          <w:p w14:paraId="387D6E6F" w14:textId="77777777" w:rsidR="004C374D" w:rsidRPr="00BE068B" w:rsidRDefault="004C374D" w:rsidP="003C0031">
            <w:pPr>
              <w:contextualSpacing/>
              <w:rPr>
                <w:rFonts w:ascii="Gill Sans MT" w:hAnsi="Gill Sans MT"/>
              </w:rPr>
            </w:pPr>
          </w:p>
        </w:tc>
        <w:tc>
          <w:tcPr>
            <w:tcW w:w="2085" w:type="dxa"/>
          </w:tcPr>
          <w:p w14:paraId="3F02667A" w14:textId="77777777" w:rsidR="004C374D" w:rsidRPr="00BE068B" w:rsidRDefault="004C374D" w:rsidP="003C0031">
            <w:pPr>
              <w:contextualSpacing/>
              <w:rPr>
                <w:rFonts w:ascii="Gill Sans MT" w:hAnsi="Gill Sans MT"/>
              </w:rPr>
            </w:pPr>
          </w:p>
        </w:tc>
        <w:tc>
          <w:tcPr>
            <w:tcW w:w="1996" w:type="dxa"/>
          </w:tcPr>
          <w:p w14:paraId="1515BEF8" w14:textId="003ACA74" w:rsidR="004C374D" w:rsidRPr="00BE068B" w:rsidRDefault="004C374D" w:rsidP="003C0031">
            <w:pPr>
              <w:contextualSpacing/>
              <w:rPr>
                <w:rFonts w:ascii="Gill Sans MT" w:hAnsi="Gill Sans MT"/>
              </w:rPr>
            </w:pPr>
          </w:p>
        </w:tc>
      </w:tr>
    </w:tbl>
    <w:tbl>
      <w:tblPr>
        <w:tblpPr w:leftFromText="180" w:rightFromText="180" w:vertAnchor="text" w:horzAnchor="page" w:tblpX="2190" w:tblpY="40"/>
        <w:tblW w:w="10205" w:type="dxa"/>
        <w:tblLayout w:type="fixed"/>
        <w:tblCellMar>
          <w:left w:w="29" w:type="dxa"/>
          <w:right w:w="29" w:type="dxa"/>
        </w:tblCellMar>
        <w:tblLook w:val="0000" w:firstRow="0" w:lastRow="0" w:firstColumn="0" w:lastColumn="0" w:noHBand="0" w:noVBand="0"/>
      </w:tblPr>
      <w:tblGrid>
        <w:gridCol w:w="484"/>
        <w:gridCol w:w="7206"/>
        <w:gridCol w:w="29"/>
        <w:gridCol w:w="1764"/>
        <w:gridCol w:w="12"/>
        <w:gridCol w:w="710"/>
      </w:tblGrid>
      <w:tr w:rsidR="001D470B" w:rsidRPr="00BE068B" w:rsidDel="009271E5" w14:paraId="552EDEE0" w14:textId="1AF1554B" w:rsidTr="001D470B">
        <w:trPr>
          <w:trHeight w:val="20"/>
          <w:del w:id="791" w:author="Aleta Haflett" w:date="2014-11-18T14:36:00Z"/>
        </w:trPr>
        <w:tc>
          <w:tcPr>
            <w:tcW w:w="484" w:type="dxa"/>
            <w:tcBorders>
              <w:top w:val="single" w:sz="4" w:space="0" w:color="000000"/>
              <w:left w:val="single" w:sz="4" w:space="0" w:color="000000"/>
              <w:bottom w:val="single" w:sz="4" w:space="0" w:color="000000"/>
              <w:right w:val="single" w:sz="4" w:space="0" w:color="auto"/>
            </w:tcBorders>
          </w:tcPr>
          <w:p w14:paraId="47787495" w14:textId="4047E51F" w:rsidR="001D470B" w:rsidRPr="00BE068B" w:rsidDel="009271E5" w:rsidRDefault="001D470B" w:rsidP="001D470B">
            <w:pPr>
              <w:rPr>
                <w:del w:id="792" w:author="Aleta Haflett" w:date="2014-11-18T14:36:00Z"/>
                <w:rFonts w:ascii="Gill Sans MT" w:hAnsi="Gill Sans MT"/>
                <w:w w:val="105"/>
              </w:rPr>
            </w:pPr>
            <w:del w:id="793" w:author="Aleta Haflett" w:date="2014-11-18T14:36:00Z">
              <w:r w:rsidRPr="00BE068B" w:rsidDel="009271E5">
                <w:rPr>
                  <w:rFonts w:ascii="Gill Sans MT" w:hAnsi="Gill Sans MT"/>
                  <w:w w:val="105"/>
                </w:rPr>
                <w:delText>L.5</w:delText>
              </w:r>
            </w:del>
          </w:p>
        </w:tc>
        <w:tc>
          <w:tcPr>
            <w:tcW w:w="7206" w:type="dxa"/>
            <w:tcBorders>
              <w:top w:val="single" w:sz="4" w:space="0" w:color="000000"/>
              <w:left w:val="single" w:sz="4" w:space="0" w:color="auto"/>
              <w:bottom w:val="single" w:sz="4" w:space="0" w:color="000000"/>
              <w:right w:val="single" w:sz="18" w:space="0" w:color="000000"/>
            </w:tcBorders>
          </w:tcPr>
          <w:p w14:paraId="731D5F87" w14:textId="7067EB83" w:rsidR="001D470B" w:rsidRPr="00BE068B" w:rsidDel="009271E5" w:rsidRDefault="001D470B" w:rsidP="001D470B">
            <w:pPr>
              <w:spacing w:after="0"/>
              <w:rPr>
                <w:del w:id="794" w:author="Aleta Haflett" w:date="2014-11-18T14:36:00Z"/>
                <w:rFonts w:ascii="Gill Sans MT" w:hAnsi="Gill Sans MT"/>
                <w:w w:val="105"/>
              </w:rPr>
            </w:pPr>
            <w:del w:id="795" w:author="Aleta Haflett" w:date="2014-11-18T14:36:00Z">
              <w:r w:rsidRPr="00BE068B" w:rsidDel="009271E5">
                <w:rPr>
                  <w:rFonts w:ascii="Gill Sans MT" w:hAnsi="Gill Sans MT"/>
                </w:rPr>
                <w:delText>Thinking over the past year, how much income did your household receive from petty trade?</w:delText>
              </w:r>
            </w:del>
          </w:p>
        </w:tc>
        <w:tc>
          <w:tcPr>
            <w:tcW w:w="2515" w:type="dxa"/>
            <w:gridSpan w:val="4"/>
            <w:tcBorders>
              <w:top w:val="single" w:sz="18" w:space="0" w:color="000000"/>
              <w:left w:val="single" w:sz="18" w:space="0" w:color="000000"/>
              <w:bottom w:val="single" w:sz="18" w:space="0" w:color="000000"/>
              <w:right w:val="single" w:sz="18" w:space="0" w:color="000000"/>
            </w:tcBorders>
          </w:tcPr>
          <w:p w14:paraId="48E6B15B" w14:textId="5DC2F301" w:rsidR="001D470B" w:rsidRPr="00BE068B" w:rsidDel="009271E5" w:rsidRDefault="001D470B" w:rsidP="001D470B">
            <w:pPr>
              <w:spacing w:after="0"/>
              <w:rPr>
                <w:del w:id="796" w:author="Aleta Haflett" w:date="2014-11-18T14:36:00Z"/>
                <w:rFonts w:ascii="Gill Sans MT" w:hAnsi="Gill Sans MT"/>
                <w:i/>
                <w:color w:val="A6A6A6" w:themeColor="background1" w:themeShade="A6"/>
              </w:rPr>
            </w:pPr>
            <w:del w:id="797" w:author="Aleta Haflett" w:date="2014-11-18T14:36:00Z">
              <w:r w:rsidRPr="00BE068B" w:rsidDel="009271E5">
                <w:rPr>
                  <w:rFonts w:ascii="Gill Sans MT" w:hAnsi="Gill Sans MT"/>
                  <w:i/>
                  <w:color w:val="A6A6A6" w:themeColor="background1" w:themeShade="A6"/>
                </w:rPr>
                <w:delText>(Integer)</w:delText>
              </w:r>
            </w:del>
          </w:p>
        </w:tc>
      </w:tr>
      <w:tr w:rsidR="001D470B" w:rsidRPr="00BE068B" w:rsidDel="009271E5" w14:paraId="7E6E53C9" w14:textId="123CCDF6" w:rsidTr="001D470B">
        <w:trPr>
          <w:trHeight w:val="1080"/>
          <w:del w:id="798" w:author="Aleta Haflett" w:date="2014-11-18T14:36:00Z"/>
        </w:trPr>
        <w:tc>
          <w:tcPr>
            <w:tcW w:w="484" w:type="dxa"/>
            <w:tcBorders>
              <w:top w:val="single" w:sz="4" w:space="0" w:color="000000"/>
              <w:left w:val="single" w:sz="4" w:space="0" w:color="000000"/>
              <w:bottom w:val="single" w:sz="4" w:space="0" w:color="auto"/>
              <w:right w:val="single" w:sz="4" w:space="0" w:color="auto"/>
            </w:tcBorders>
          </w:tcPr>
          <w:p w14:paraId="02292A05" w14:textId="3761CF40" w:rsidR="001D470B" w:rsidRPr="00BE068B" w:rsidDel="009271E5" w:rsidRDefault="001D470B" w:rsidP="001D470B">
            <w:pPr>
              <w:rPr>
                <w:del w:id="799" w:author="Aleta Haflett" w:date="2014-11-18T14:36:00Z"/>
                <w:rFonts w:ascii="Gill Sans MT" w:hAnsi="Gill Sans MT"/>
                <w:w w:val="105"/>
              </w:rPr>
            </w:pPr>
            <w:del w:id="800" w:author="Aleta Haflett" w:date="2014-11-18T14:36:00Z">
              <w:r w:rsidRPr="00BE068B" w:rsidDel="009271E5">
                <w:rPr>
                  <w:rFonts w:ascii="Gill Sans MT" w:hAnsi="Gill Sans MT"/>
                  <w:w w:val="105"/>
                </w:rPr>
                <w:lastRenderedPageBreak/>
                <w:delText>L.6</w:delText>
              </w:r>
            </w:del>
          </w:p>
        </w:tc>
        <w:tc>
          <w:tcPr>
            <w:tcW w:w="7206" w:type="dxa"/>
            <w:tcBorders>
              <w:top w:val="single" w:sz="4" w:space="0" w:color="000000"/>
              <w:left w:val="single" w:sz="4" w:space="0" w:color="auto"/>
              <w:bottom w:val="single" w:sz="4" w:space="0" w:color="auto"/>
              <w:right w:val="single" w:sz="18" w:space="0" w:color="000000"/>
            </w:tcBorders>
          </w:tcPr>
          <w:p w14:paraId="003DB1DA" w14:textId="4376328E" w:rsidR="001D470B" w:rsidRPr="00BE068B" w:rsidDel="009271E5" w:rsidRDefault="001D470B" w:rsidP="001D470B">
            <w:pPr>
              <w:spacing w:after="0"/>
              <w:rPr>
                <w:del w:id="801" w:author="Aleta Haflett" w:date="2014-11-18T14:36:00Z"/>
                <w:rFonts w:ascii="Gill Sans MT" w:hAnsi="Gill Sans MT"/>
                <w:w w:val="105"/>
              </w:rPr>
            </w:pPr>
            <w:del w:id="802" w:author="Aleta Haflett" w:date="2014-11-18T14:36:00Z">
              <w:r w:rsidRPr="00BE068B" w:rsidDel="009271E5">
                <w:rPr>
                  <w:rFonts w:ascii="Gill Sans MT" w:hAnsi="Gill Sans MT"/>
                  <w:w w:val="105"/>
                </w:rPr>
                <w:delText>Thinking over the past year, how much income did your household receive from selling livestock or livestock products? (sale of skins/hides/milk/eggs) (</w:delText>
              </w:r>
              <w:r w:rsidRPr="00BE068B" w:rsidDel="009271E5">
                <w:rPr>
                  <w:rFonts w:ascii="Gill Sans MT" w:hAnsi="Gill Sans MT"/>
                  <w:b/>
                  <w:w w:val="105"/>
                </w:rPr>
                <w:delText>income_livestock</w:delText>
              </w:r>
              <w:r w:rsidRPr="00BE068B" w:rsidDel="009271E5">
                <w:rPr>
                  <w:rFonts w:ascii="Gill Sans MT" w:hAnsi="Gill Sans MT"/>
                  <w:w w:val="105"/>
                </w:rPr>
                <w:delText>)</w:delText>
              </w:r>
            </w:del>
          </w:p>
        </w:tc>
        <w:tc>
          <w:tcPr>
            <w:tcW w:w="2515" w:type="dxa"/>
            <w:gridSpan w:val="4"/>
            <w:tcBorders>
              <w:top w:val="single" w:sz="18" w:space="0" w:color="000000"/>
              <w:left w:val="single" w:sz="18" w:space="0" w:color="000000"/>
              <w:bottom w:val="single" w:sz="4" w:space="0" w:color="auto"/>
              <w:right w:val="single" w:sz="18" w:space="0" w:color="000000"/>
            </w:tcBorders>
          </w:tcPr>
          <w:p w14:paraId="59DC95DE" w14:textId="287E5983" w:rsidR="001D470B" w:rsidRPr="00BE068B" w:rsidDel="009271E5" w:rsidRDefault="001D470B" w:rsidP="001D470B">
            <w:pPr>
              <w:spacing w:after="0"/>
              <w:rPr>
                <w:del w:id="803" w:author="Aleta Haflett" w:date="2014-11-18T14:36:00Z"/>
                <w:rFonts w:ascii="Gill Sans MT" w:hAnsi="Gill Sans MT"/>
                <w:i/>
                <w:color w:val="A6A6A6" w:themeColor="background1" w:themeShade="A6"/>
              </w:rPr>
            </w:pPr>
            <w:del w:id="804" w:author="Aleta Haflett" w:date="2014-11-18T14:36:00Z">
              <w:r w:rsidRPr="00BE068B" w:rsidDel="009271E5">
                <w:rPr>
                  <w:rFonts w:ascii="Gill Sans MT" w:hAnsi="Gill Sans MT"/>
                  <w:i/>
                  <w:color w:val="A6A6A6" w:themeColor="background1" w:themeShade="A6"/>
                </w:rPr>
                <w:delText>(Integer)</w:delText>
              </w:r>
            </w:del>
          </w:p>
        </w:tc>
      </w:tr>
      <w:tr w:rsidR="001D470B" w:rsidRPr="00BE068B" w:rsidDel="009271E5" w14:paraId="535326D0" w14:textId="623378E7" w:rsidTr="001D470B">
        <w:trPr>
          <w:trHeight w:val="720"/>
          <w:del w:id="805" w:author="Aleta Haflett" w:date="2014-11-18T14:36:00Z"/>
        </w:trPr>
        <w:tc>
          <w:tcPr>
            <w:tcW w:w="484" w:type="dxa"/>
            <w:tcBorders>
              <w:top w:val="single" w:sz="4" w:space="0" w:color="auto"/>
              <w:left w:val="single" w:sz="4" w:space="0" w:color="000000"/>
              <w:bottom w:val="single" w:sz="4" w:space="0" w:color="auto"/>
              <w:right w:val="single" w:sz="4" w:space="0" w:color="auto"/>
            </w:tcBorders>
          </w:tcPr>
          <w:p w14:paraId="69913669" w14:textId="41B601E7" w:rsidR="001D470B" w:rsidRPr="00BE068B" w:rsidDel="009271E5" w:rsidRDefault="001D470B" w:rsidP="001D470B">
            <w:pPr>
              <w:rPr>
                <w:del w:id="806" w:author="Aleta Haflett" w:date="2014-11-18T14:36:00Z"/>
                <w:rFonts w:ascii="Gill Sans MT" w:hAnsi="Gill Sans MT"/>
                <w:w w:val="105"/>
              </w:rPr>
            </w:pPr>
            <w:del w:id="807" w:author="Aleta Haflett" w:date="2014-11-18T14:36:00Z">
              <w:r w:rsidRPr="00BE068B" w:rsidDel="009271E5">
                <w:rPr>
                  <w:rFonts w:ascii="Gill Sans MT" w:hAnsi="Gill Sans MT"/>
                  <w:w w:val="105"/>
                </w:rPr>
                <w:delText>L.7</w:delText>
              </w:r>
            </w:del>
          </w:p>
        </w:tc>
        <w:tc>
          <w:tcPr>
            <w:tcW w:w="7206" w:type="dxa"/>
            <w:tcBorders>
              <w:top w:val="single" w:sz="4" w:space="0" w:color="auto"/>
              <w:left w:val="single" w:sz="4" w:space="0" w:color="auto"/>
              <w:bottom w:val="single" w:sz="4" w:space="0" w:color="auto"/>
              <w:right w:val="single" w:sz="18" w:space="0" w:color="000000"/>
            </w:tcBorders>
          </w:tcPr>
          <w:p w14:paraId="02E145AC" w14:textId="3A06E70F" w:rsidR="001D470B" w:rsidRPr="00BE068B" w:rsidDel="009271E5" w:rsidRDefault="001D470B" w:rsidP="001D470B">
            <w:pPr>
              <w:spacing w:after="0"/>
              <w:rPr>
                <w:del w:id="808" w:author="Aleta Haflett" w:date="2014-11-18T14:36:00Z"/>
                <w:rFonts w:ascii="Gill Sans MT" w:hAnsi="Gill Sans MT"/>
                <w:w w:val="105"/>
              </w:rPr>
            </w:pPr>
            <w:commentRangeStart w:id="809"/>
            <w:del w:id="810" w:author="Aleta Haflett" w:date="2014-11-18T14:36:00Z">
              <w:r w:rsidRPr="00BE068B" w:rsidDel="009271E5">
                <w:rPr>
                  <w:rFonts w:ascii="Gill Sans MT" w:hAnsi="Gill Sans MT"/>
                </w:rPr>
                <w:delText xml:space="preserve">Thinking over the past year, how much income did your household receive from </w:delText>
              </w:r>
              <w:r w:rsidRPr="00BE068B" w:rsidDel="009271E5">
                <w:rPr>
                  <w:rFonts w:ascii="Gill Sans MT" w:hAnsi="Gill Sans MT"/>
                  <w:w w:val="105"/>
                </w:rPr>
                <w:delText xml:space="preserve"> any other payment?</w:delText>
              </w:r>
            </w:del>
          </w:p>
          <w:p w14:paraId="173A7DB3" w14:textId="35DAF767" w:rsidR="001D470B" w:rsidRPr="00BE068B" w:rsidDel="009271E5" w:rsidRDefault="001D470B" w:rsidP="001D470B">
            <w:pPr>
              <w:spacing w:after="0"/>
              <w:rPr>
                <w:del w:id="811" w:author="Aleta Haflett" w:date="2014-11-18T14:36:00Z"/>
                <w:rFonts w:ascii="Gill Sans MT" w:hAnsi="Gill Sans MT"/>
                <w:w w:val="105"/>
              </w:rPr>
            </w:pPr>
          </w:p>
          <w:p w14:paraId="39F507EF" w14:textId="610BE1A5" w:rsidR="001D470B" w:rsidRPr="00BE068B" w:rsidDel="009271E5" w:rsidRDefault="001D470B" w:rsidP="001D470B">
            <w:pPr>
              <w:spacing w:after="0"/>
              <w:rPr>
                <w:del w:id="812" w:author="Aleta Haflett" w:date="2014-11-18T14:36:00Z"/>
                <w:rFonts w:ascii="Gill Sans MT" w:hAnsi="Gill Sans MT"/>
                <w:w w:val="105"/>
              </w:rPr>
            </w:pPr>
            <w:del w:id="813" w:author="Aleta Haflett" w:date="2014-11-18T14:36:00Z">
              <w:r w:rsidRPr="00BE068B" w:rsidDel="009271E5">
                <w:rPr>
                  <w:rFonts w:ascii="Gill Sans MT" w:hAnsi="Gill Sans MT"/>
                  <w:w w:val="105"/>
                </w:rPr>
                <w:delText xml:space="preserve"> Probe and Code - Forest service/ ZAWA/Hunting concessions operations</w:delText>
              </w:r>
              <w:commentRangeEnd w:id="809"/>
              <w:r w:rsidRPr="00BE068B" w:rsidDel="009271E5">
                <w:rPr>
                  <w:rStyle w:val="CommentReference"/>
                  <w:rFonts w:ascii="Gill Sans MT" w:hAnsi="Gill Sans MT"/>
                </w:rPr>
                <w:commentReference w:id="809"/>
              </w:r>
            </w:del>
          </w:p>
        </w:tc>
        <w:tc>
          <w:tcPr>
            <w:tcW w:w="2515" w:type="dxa"/>
            <w:gridSpan w:val="4"/>
            <w:tcBorders>
              <w:top w:val="single" w:sz="4" w:space="0" w:color="auto"/>
              <w:left w:val="single" w:sz="18" w:space="0" w:color="000000"/>
              <w:bottom w:val="single" w:sz="4" w:space="0" w:color="auto"/>
              <w:right w:val="single" w:sz="18" w:space="0" w:color="000000"/>
            </w:tcBorders>
          </w:tcPr>
          <w:p w14:paraId="083E2662" w14:textId="1FDC519B" w:rsidR="001D470B" w:rsidRPr="00BE068B" w:rsidDel="009271E5" w:rsidRDefault="001D470B" w:rsidP="001D470B">
            <w:pPr>
              <w:spacing w:after="0"/>
              <w:rPr>
                <w:del w:id="814" w:author="Aleta Haflett" w:date="2014-11-18T14:36:00Z"/>
                <w:rFonts w:ascii="Gill Sans MT" w:hAnsi="Gill Sans MT"/>
                <w:i/>
                <w:color w:val="A6A6A6" w:themeColor="background1" w:themeShade="A6"/>
              </w:rPr>
            </w:pPr>
          </w:p>
        </w:tc>
      </w:tr>
      <w:tr w:rsidR="001D470B" w:rsidRPr="00BE068B" w:rsidDel="009271E5" w14:paraId="206B2A7A" w14:textId="1CE9443F" w:rsidTr="001D470B">
        <w:trPr>
          <w:trHeight w:val="20"/>
          <w:del w:id="815" w:author="Aleta Haflett" w:date="2014-11-18T14:36:00Z"/>
        </w:trPr>
        <w:tc>
          <w:tcPr>
            <w:tcW w:w="484" w:type="dxa"/>
            <w:tcBorders>
              <w:top w:val="single" w:sz="4" w:space="0" w:color="000000"/>
              <w:left w:val="single" w:sz="4" w:space="0" w:color="000000"/>
              <w:bottom w:val="single" w:sz="4" w:space="0" w:color="000000"/>
              <w:right w:val="single" w:sz="4" w:space="0" w:color="auto"/>
            </w:tcBorders>
          </w:tcPr>
          <w:p w14:paraId="3804CFA8" w14:textId="6BB22EB3" w:rsidR="001D470B" w:rsidRPr="00BE068B" w:rsidDel="009271E5" w:rsidRDefault="001D470B" w:rsidP="001D470B">
            <w:pPr>
              <w:rPr>
                <w:del w:id="816" w:author="Aleta Haflett" w:date="2014-11-18T14:36:00Z"/>
                <w:rFonts w:ascii="Gill Sans MT" w:hAnsi="Gill Sans MT"/>
                <w:w w:val="105"/>
              </w:rPr>
            </w:pPr>
            <w:del w:id="817" w:author="Aleta Haflett" w:date="2014-11-18T14:36:00Z">
              <w:r w:rsidRPr="00BE068B" w:rsidDel="009271E5">
                <w:rPr>
                  <w:rFonts w:ascii="Gill Sans MT" w:hAnsi="Gill Sans MT"/>
                  <w:w w:val="105"/>
                </w:rPr>
                <w:delText>L.8</w:delText>
              </w:r>
            </w:del>
          </w:p>
        </w:tc>
        <w:tc>
          <w:tcPr>
            <w:tcW w:w="7206" w:type="dxa"/>
            <w:tcBorders>
              <w:top w:val="single" w:sz="4" w:space="0" w:color="000000"/>
              <w:left w:val="single" w:sz="4" w:space="0" w:color="auto"/>
              <w:bottom w:val="single" w:sz="4" w:space="0" w:color="000000"/>
              <w:right w:val="single" w:sz="18" w:space="0" w:color="000000"/>
            </w:tcBorders>
          </w:tcPr>
          <w:p w14:paraId="2B9F2E8F" w14:textId="73FD5E00" w:rsidR="001D470B" w:rsidRPr="00BE068B" w:rsidDel="009271E5" w:rsidRDefault="001D470B" w:rsidP="001D470B">
            <w:pPr>
              <w:spacing w:after="0"/>
              <w:rPr>
                <w:del w:id="818" w:author="Aleta Haflett" w:date="2014-11-18T14:36:00Z"/>
                <w:rFonts w:ascii="Gill Sans MT" w:hAnsi="Gill Sans MT"/>
                <w:w w:val="105"/>
              </w:rPr>
            </w:pPr>
            <w:del w:id="819" w:author="Aleta Haflett" w:date="2014-11-18T14:36:00Z">
              <w:r w:rsidRPr="00BE068B" w:rsidDel="009271E5">
                <w:rPr>
                  <w:rFonts w:ascii="Gill Sans MT" w:hAnsi="Gill Sans MT"/>
                  <w:w w:val="105"/>
                </w:rPr>
                <w:delText>Thinking over the past year, how much income did your household receive from remittances or pensions? (</w:delText>
              </w:r>
              <w:r w:rsidRPr="00BE068B" w:rsidDel="009271E5">
                <w:rPr>
                  <w:rFonts w:ascii="Gill Sans MT" w:hAnsi="Gill Sans MT"/>
                  <w:b/>
                  <w:w w:val="105"/>
                </w:rPr>
                <w:delText>income_other</w:delText>
              </w:r>
              <w:r w:rsidRPr="00BE068B" w:rsidDel="009271E5">
                <w:rPr>
                  <w:rFonts w:ascii="Gill Sans MT" w:hAnsi="Gill Sans MT"/>
                  <w:w w:val="105"/>
                </w:rPr>
                <w:delText>)</w:delText>
              </w:r>
            </w:del>
          </w:p>
        </w:tc>
        <w:tc>
          <w:tcPr>
            <w:tcW w:w="2515" w:type="dxa"/>
            <w:gridSpan w:val="4"/>
            <w:tcBorders>
              <w:top w:val="single" w:sz="18" w:space="0" w:color="000000"/>
              <w:left w:val="single" w:sz="18" w:space="0" w:color="000000"/>
              <w:bottom w:val="single" w:sz="18" w:space="0" w:color="000000"/>
              <w:right w:val="single" w:sz="18" w:space="0" w:color="000000"/>
            </w:tcBorders>
          </w:tcPr>
          <w:p w14:paraId="14C9E537" w14:textId="5A0C175E" w:rsidR="001D470B" w:rsidRPr="00BE068B" w:rsidDel="009271E5" w:rsidRDefault="001D470B" w:rsidP="001D470B">
            <w:pPr>
              <w:spacing w:after="0"/>
              <w:rPr>
                <w:del w:id="820" w:author="Aleta Haflett" w:date="2014-11-18T14:36:00Z"/>
                <w:rFonts w:ascii="Gill Sans MT" w:hAnsi="Gill Sans MT"/>
                <w:i/>
                <w:color w:val="A6A6A6" w:themeColor="background1" w:themeShade="A6"/>
              </w:rPr>
            </w:pPr>
            <w:del w:id="821" w:author="Aleta Haflett" w:date="2014-11-18T14:36:00Z">
              <w:r w:rsidRPr="00BE068B" w:rsidDel="009271E5">
                <w:rPr>
                  <w:rFonts w:ascii="Gill Sans MT" w:hAnsi="Gill Sans MT"/>
                  <w:i/>
                  <w:color w:val="A6A6A6" w:themeColor="background1" w:themeShade="A6"/>
                </w:rPr>
                <w:delText>(Integer)</w:delText>
              </w:r>
            </w:del>
          </w:p>
        </w:tc>
      </w:tr>
      <w:tr w:rsidR="001D470B" w:rsidRPr="00BE068B" w:rsidDel="009271E5" w14:paraId="0335A5B6" w14:textId="330FBCF6" w:rsidTr="001D470B">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del w:id="822" w:author="Aleta Haflett" w:date="2014-11-18T14:36:00Z"/>
        </w:trPr>
        <w:tc>
          <w:tcPr>
            <w:tcW w:w="484" w:type="dxa"/>
            <w:tcBorders>
              <w:right w:val="single" w:sz="4" w:space="0" w:color="auto"/>
            </w:tcBorders>
          </w:tcPr>
          <w:p w14:paraId="4A494656" w14:textId="3BEBE939" w:rsidR="001D470B" w:rsidRPr="00BE068B" w:rsidDel="009271E5" w:rsidRDefault="001D470B" w:rsidP="001D470B">
            <w:pPr>
              <w:spacing w:after="0"/>
              <w:rPr>
                <w:del w:id="823" w:author="Aleta Haflett" w:date="2014-11-18T14:36:00Z"/>
                <w:rFonts w:ascii="Gill Sans MT" w:hAnsi="Gill Sans MT"/>
                <w:w w:val="105"/>
              </w:rPr>
            </w:pPr>
            <w:del w:id="824" w:author="Aleta Haflett" w:date="2014-11-18T14:36:00Z">
              <w:r w:rsidRPr="00BE068B" w:rsidDel="009271E5">
                <w:rPr>
                  <w:rFonts w:ascii="Gill Sans MT" w:hAnsi="Gill Sans MT"/>
                  <w:w w:val="105"/>
                </w:rPr>
                <w:delText>L.9</w:delText>
              </w:r>
            </w:del>
          </w:p>
        </w:tc>
        <w:tc>
          <w:tcPr>
            <w:tcW w:w="7235" w:type="dxa"/>
            <w:gridSpan w:val="2"/>
            <w:tcBorders>
              <w:left w:val="single" w:sz="4" w:space="0" w:color="auto"/>
              <w:right w:val="nil"/>
            </w:tcBorders>
          </w:tcPr>
          <w:p w14:paraId="781C3E09" w14:textId="356AA7A6" w:rsidR="001D470B" w:rsidRPr="00BE068B" w:rsidDel="009271E5" w:rsidRDefault="001D470B" w:rsidP="001D470B">
            <w:pPr>
              <w:kinsoku w:val="0"/>
              <w:overflowPunct w:val="0"/>
              <w:spacing w:afterLines="20" w:after="48"/>
              <w:ind w:left="-18"/>
              <w:contextualSpacing/>
              <w:rPr>
                <w:del w:id="825" w:author="Aleta Haflett" w:date="2014-11-18T14:36:00Z"/>
                <w:rFonts w:ascii="Gill Sans MT" w:hAnsi="Gill Sans MT"/>
                <w:w w:val="105"/>
              </w:rPr>
            </w:pPr>
            <w:del w:id="826" w:author="Aleta Haflett" w:date="2014-11-18T14:36:00Z">
              <w:r w:rsidRPr="00BE068B" w:rsidDel="009271E5">
                <w:rPr>
                  <w:rFonts w:ascii="Gill Sans MT" w:hAnsi="Gill Sans MT"/>
                  <w:w w:val="105"/>
                </w:rPr>
                <w:delText>Thinking over the past year, did you household receive any cash, in kind or labor for renting out one or more of your fields to another household? (</w:delText>
              </w:r>
              <w:r w:rsidRPr="00BE068B" w:rsidDel="009271E5">
                <w:rPr>
                  <w:rFonts w:ascii="Gill Sans MT" w:hAnsi="Gill Sans MT"/>
                  <w:b/>
                  <w:w w:val="105"/>
                </w:rPr>
                <w:delText>income_rent</w:delText>
              </w:r>
              <w:r w:rsidRPr="00BE068B" w:rsidDel="009271E5">
                <w:rPr>
                  <w:rFonts w:ascii="Gill Sans MT" w:hAnsi="Gill Sans MT"/>
                  <w:w w:val="105"/>
                </w:rPr>
                <w:delText>)</w:delText>
              </w:r>
            </w:del>
          </w:p>
          <w:p w14:paraId="6E84D594" w14:textId="57AE5D0D" w:rsidR="001D470B" w:rsidRPr="00BE068B" w:rsidDel="009271E5" w:rsidRDefault="001D470B" w:rsidP="001D470B">
            <w:pPr>
              <w:spacing w:after="0"/>
              <w:rPr>
                <w:del w:id="827" w:author="Aleta Haflett" w:date="2014-11-18T14:36:00Z"/>
                <w:rFonts w:ascii="Gill Sans MT" w:hAnsi="Gill Sans MT"/>
                <w:i/>
                <w:w w:val="105"/>
              </w:rPr>
            </w:pPr>
            <w:del w:id="828" w:author="Aleta Haflett" w:date="2014-11-18T14:36:00Z">
              <w:r w:rsidRPr="00BE068B" w:rsidDel="009271E5">
                <w:rPr>
                  <w:rFonts w:ascii="Gill Sans MT" w:hAnsi="Gill Sans MT"/>
                  <w:i/>
                  <w:w w:val="105"/>
                </w:rPr>
                <w:delText>Probe and code</w:delText>
              </w:r>
            </w:del>
          </w:p>
          <w:p w14:paraId="790287C6" w14:textId="18549BBC" w:rsidR="001D470B" w:rsidRPr="00BE068B" w:rsidDel="009271E5" w:rsidRDefault="001D470B" w:rsidP="001D470B">
            <w:pPr>
              <w:spacing w:after="0"/>
              <w:rPr>
                <w:del w:id="829" w:author="Aleta Haflett" w:date="2014-11-18T14:36:00Z"/>
                <w:rFonts w:ascii="Gill Sans MT" w:hAnsi="Gill Sans MT"/>
                <w:w w:val="105"/>
              </w:rPr>
            </w:pPr>
            <w:del w:id="830" w:author="Aleta Haflett" w:date="2014-11-18T14:36:00Z">
              <w:r w:rsidRPr="00BE068B" w:rsidDel="009271E5">
                <w:rPr>
                  <w:rFonts w:ascii="Gill Sans MT" w:hAnsi="Gill Sans MT"/>
                  <w:i/>
                  <w:w w:val="105"/>
                </w:rPr>
                <w:delText>If L9=9, skip to L12</w:delText>
              </w:r>
            </w:del>
          </w:p>
        </w:tc>
        <w:tc>
          <w:tcPr>
            <w:tcW w:w="1776" w:type="dxa"/>
            <w:gridSpan w:val="2"/>
            <w:tcBorders>
              <w:left w:val="nil"/>
              <w:right w:val="single" w:sz="18" w:space="0" w:color="000000"/>
            </w:tcBorders>
          </w:tcPr>
          <w:p w14:paraId="711F9E41" w14:textId="00E7476E" w:rsidR="001D470B" w:rsidRPr="00BE068B" w:rsidDel="009271E5" w:rsidRDefault="001D470B" w:rsidP="001D470B">
            <w:pPr>
              <w:spacing w:after="0"/>
              <w:rPr>
                <w:del w:id="831" w:author="Aleta Haflett" w:date="2014-11-18T14:36:00Z"/>
                <w:rFonts w:ascii="Gill Sans MT" w:hAnsi="Gill Sans MT"/>
                <w:w w:val="105"/>
              </w:rPr>
            </w:pPr>
            <w:del w:id="832" w:author="Aleta Haflett" w:date="2014-11-18T14:36:00Z">
              <w:r w:rsidRPr="00BE068B" w:rsidDel="009271E5">
                <w:rPr>
                  <w:rFonts w:ascii="Gill Sans MT" w:hAnsi="Gill Sans MT"/>
                  <w:w w:val="105"/>
                </w:rPr>
                <w:delText>0=No</w:delText>
              </w:r>
            </w:del>
          </w:p>
          <w:p w14:paraId="65071008" w14:textId="43ABE90E" w:rsidR="001D470B" w:rsidRPr="00BE068B" w:rsidDel="009271E5" w:rsidRDefault="001D470B" w:rsidP="001D470B">
            <w:pPr>
              <w:spacing w:after="0"/>
              <w:rPr>
                <w:del w:id="833" w:author="Aleta Haflett" w:date="2014-11-18T14:36:00Z"/>
                <w:rFonts w:ascii="Gill Sans MT" w:hAnsi="Gill Sans MT"/>
                <w:w w:val="105"/>
              </w:rPr>
            </w:pPr>
            <w:del w:id="834" w:author="Aleta Haflett" w:date="2014-11-18T14:36:00Z">
              <w:r w:rsidRPr="00BE068B" w:rsidDel="009271E5">
                <w:rPr>
                  <w:rFonts w:ascii="Gill Sans MT" w:hAnsi="Gill Sans MT"/>
                  <w:w w:val="105"/>
                </w:rPr>
                <w:delText>1-Yes</w:delText>
              </w:r>
            </w:del>
          </w:p>
        </w:tc>
        <w:tc>
          <w:tcPr>
            <w:tcW w:w="710" w:type="dxa"/>
            <w:tcBorders>
              <w:top w:val="single" w:sz="18" w:space="0" w:color="000000"/>
              <w:left w:val="single" w:sz="18" w:space="0" w:color="000000"/>
              <w:bottom w:val="single" w:sz="18" w:space="0" w:color="000000"/>
              <w:right w:val="single" w:sz="18" w:space="0" w:color="000000"/>
            </w:tcBorders>
          </w:tcPr>
          <w:p w14:paraId="5AFEFCD0" w14:textId="0980F3A5" w:rsidR="001D470B" w:rsidRPr="00BE068B" w:rsidDel="009271E5" w:rsidRDefault="001D470B" w:rsidP="001D470B">
            <w:pPr>
              <w:spacing w:after="0"/>
              <w:rPr>
                <w:del w:id="835" w:author="Aleta Haflett" w:date="2014-11-18T14:36:00Z"/>
                <w:rFonts w:ascii="Gill Sans MT" w:hAnsi="Gill Sans MT"/>
                <w:w w:val="105"/>
              </w:rPr>
            </w:pPr>
            <w:del w:id="836" w:author="Aleta Haflett" w:date="2014-11-18T14:36:00Z">
              <w:r w:rsidRPr="00BE068B" w:rsidDel="009271E5">
                <w:rPr>
                  <w:rFonts w:ascii="Gill Sans MT" w:hAnsi="Gill Sans MT"/>
                  <w:i/>
                  <w:color w:val="A6A6A6" w:themeColor="background1" w:themeShade="A6"/>
                </w:rPr>
                <w:delText>(Code)</w:delText>
              </w:r>
            </w:del>
          </w:p>
        </w:tc>
      </w:tr>
      <w:tr w:rsidR="001D470B" w:rsidRPr="00BE068B" w:rsidDel="009271E5" w14:paraId="0A6F0571" w14:textId="1B1D1B94" w:rsidTr="001D470B">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del w:id="837" w:author="Aleta Haflett" w:date="2014-11-18T14:36:00Z"/>
        </w:trPr>
        <w:tc>
          <w:tcPr>
            <w:tcW w:w="484" w:type="dxa"/>
            <w:tcBorders>
              <w:top w:val="single" w:sz="4" w:space="0" w:color="000000"/>
              <w:left w:val="single" w:sz="4" w:space="0" w:color="auto"/>
              <w:bottom w:val="single" w:sz="4" w:space="0" w:color="000000"/>
              <w:right w:val="single" w:sz="4" w:space="0" w:color="auto"/>
            </w:tcBorders>
          </w:tcPr>
          <w:p w14:paraId="3C22EB0B" w14:textId="7DD0EFCC" w:rsidR="001D470B" w:rsidRPr="00BE068B" w:rsidDel="009271E5" w:rsidRDefault="001D470B" w:rsidP="001D470B">
            <w:pPr>
              <w:spacing w:after="0"/>
              <w:rPr>
                <w:del w:id="838" w:author="Aleta Haflett" w:date="2014-11-18T14:36:00Z"/>
                <w:rFonts w:ascii="Gill Sans MT" w:hAnsi="Gill Sans MT"/>
              </w:rPr>
            </w:pPr>
            <w:del w:id="839" w:author="Aleta Haflett" w:date="2014-11-18T14:36:00Z">
              <w:r w:rsidRPr="00BE068B" w:rsidDel="009271E5">
                <w:rPr>
                  <w:rFonts w:ascii="Gill Sans MT" w:hAnsi="Gill Sans MT"/>
                </w:rPr>
                <w:delText>L.10</w:delText>
              </w:r>
            </w:del>
          </w:p>
        </w:tc>
        <w:tc>
          <w:tcPr>
            <w:tcW w:w="7235" w:type="dxa"/>
            <w:gridSpan w:val="2"/>
            <w:tcBorders>
              <w:top w:val="single" w:sz="4" w:space="0" w:color="000000"/>
              <w:left w:val="single" w:sz="4" w:space="0" w:color="auto"/>
              <w:bottom w:val="single" w:sz="4" w:space="0" w:color="000000"/>
              <w:right w:val="single" w:sz="18" w:space="0" w:color="000000"/>
            </w:tcBorders>
          </w:tcPr>
          <w:p w14:paraId="229FDA1E" w14:textId="22EEC54A" w:rsidR="001D470B" w:rsidRPr="00BE068B" w:rsidDel="009271E5" w:rsidRDefault="001D470B" w:rsidP="001D470B">
            <w:pPr>
              <w:kinsoku w:val="0"/>
              <w:overflowPunct w:val="0"/>
              <w:spacing w:afterLines="20" w:after="48"/>
              <w:ind w:left="-18"/>
              <w:contextualSpacing/>
              <w:rPr>
                <w:del w:id="840" w:author="Aleta Haflett" w:date="2014-11-18T14:36:00Z"/>
                <w:rFonts w:ascii="Gill Sans MT" w:hAnsi="Gill Sans MT"/>
                <w:w w:val="105"/>
              </w:rPr>
            </w:pPr>
            <w:commentRangeStart w:id="841"/>
            <w:del w:id="842" w:author="Aleta Haflett" w:date="2014-11-18T14:36:00Z">
              <w:r w:rsidRPr="00BE068B" w:rsidDel="009271E5">
                <w:rPr>
                  <w:rFonts w:ascii="Gill Sans MT" w:hAnsi="Gill Sans MT"/>
                  <w:w w:val="105"/>
                </w:rPr>
                <w:delText>How much payment did you receive for renting your fields?(</w:delText>
              </w:r>
              <w:commentRangeEnd w:id="841"/>
              <w:r w:rsidRPr="00BE068B" w:rsidDel="009271E5">
                <w:rPr>
                  <w:rStyle w:val="CommentReference"/>
                  <w:rFonts w:ascii="Gill Sans MT" w:hAnsi="Gill Sans MT"/>
                </w:rPr>
                <w:commentReference w:id="841"/>
              </w:r>
              <w:r w:rsidRPr="00BE068B" w:rsidDel="009271E5">
                <w:rPr>
                  <w:rFonts w:ascii="Gill Sans MT" w:hAnsi="Gill Sans MT"/>
                  <w:b/>
                  <w:w w:val="105"/>
                </w:rPr>
                <w:delText>rent_cash</w:delText>
              </w:r>
              <w:r w:rsidRPr="00BE068B" w:rsidDel="009271E5">
                <w:rPr>
                  <w:rFonts w:ascii="Gill Sans MT" w:hAnsi="Gill Sans MT"/>
                  <w:w w:val="105"/>
                </w:rPr>
                <w:delText>)</w:delText>
              </w:r>
            </w:del>
          </w:p>
          <w:p w14:paraId="697F8890" w14:textId="3D137882" w:rsidR="001D470B" w:rsidRPr="00BE068B" w:rsidDel="009271E5" w:rsidRDefault="001D470B" w:rsidP="001D470B">
            <w:pPr>
              <w:spacing w:after="0"/>
              <w:rPr>
                <w:del w:id="843" w:author="Aleta Haflett" w:date="2014-11-18T14:36:00Z"/>
                <w:rFonts w:ascii="Gill Sans MT" w:hAnsi="Gill Sans MT"/>
                <w:w w:val="105"/>
              </w:rPr>
            </w:pPr>
          </w:p>
        </w:tc>
        <w:tc>
          <w:tcPr>
            <w:tcW w:w="2486" w:type="dxa"/>
            <w:gridSpan w:val="3"/>
            <w:tcBorders>
              <w:top w:val="single" w:sz="18" w:space="0" w:color="000000"/>
              <w:left w:val="single" w:sz="18" w:space="0" w:color="000000"/>
              <w:bottom w:val="single" w:sz="18" w:space="0" w:color="000000"/>
              <w:right w:val="single" w:sz="18" w:space="0" w:color="000000"/>
            </w:tcBorders>
          </w:tcPr>
          <w:p w14:paraId="5CA6EA15" w14:textId="2F02D7CA" w:rsidR="001D470B" w:rsidRPr="00BE068B" w:rsidDel="009271E5" w:rsidRDefault="001D470B" w:rsidP="001D470B">
            <w:pPr>
              <w:spacing w:after="0"/>
              <w:rPr>
                <w:del w:id="844" w:author="Aleta Haflett" w:date="2014-11-18T14:36:00Z"/>
                <w:rFonts w:ascii="Gill Sans MT" w:hAnsi="Gill Sans MT"/>
                <w:i/>
                <w:color w:val="A6A6A6" w:themeColor="background1" w:themeShade="A6"/>
              </w:rPr>
            </w:pPr>
            <w:del w:id="845" w:author="Aleta Haflett" w:date="2014-11-18T14:36:00Z">
              <w:r w:rsidRPr="00BE068B" w:rsidDel="009271E5">
                <w:rPr>
                  <w:rFonts w:ascii="Gill Sans MT" w:hAnsi="Gill Sans MT"/>
                  <w:i/>
                  <w:color w:val="A6A6A6" w:themeColor="background1" w:themeShade="A6"/>
                </w:rPr>
                <w:delText>(Integer)</w:delText>
              </w:r>
            </w:del>
          </w:p>
        </w:tc>
      </w:tr>
      <w:tr w:rsidR="001D470B" w:rsidRPr="00BE068B" w:rsidDel="009271E5" w14:paraId="58D86039" w14:textId="187208A4" w:rsidTr="001D470B">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del w:id="846" w:author="Aleta Haflett" w:date="2014-11-18T14:36:00Z"/>
        </w:trPr>
        <w:tc>
          <w:tcPr>
            <w:tcW w:w="484" w:type="dxa"/>
            <w:tcBorders>
              <w:top w:val="single" w:sz="4" w:space="0" w:color="000000"/>
              <w:left w:val="single" w:sz="4" w:space="0" w:color="auto"/>
              <w:bottom w:val="single" w:sz="4" w:space="0" w:color="000000"/>
              <w:right w:val="single" w:sz="4" w:space="0" w:color="auto"/>
            </w:tcBorders>
          </w:tcPr>
          <w:p w14:paraId="60308369" w14:textId="46B7C346" w:rsidR="001D470B" w:rsidRPr="00BE068B" w:rsidDel="009271E5" w:rsidRDefault="001D470B" w:rsidP="001D470B">
            <w:pPr>
              <w:spacing w:after="0"/>
              <w:rPr>
                <w:del w:id="847" w:author="Aleta Haflett" w:date="2014-11-18T14:36:00Z"/>
                <w:rFonts w:ascii="Gill Sans MT" w:hAnsi="Gill Sans MT"/>
              </w:rPr>
            </w:pPr>
            <w:del w:id="848" w:author="Aleta Haflett" w:date="2014-11-18T14:36:00Z">
              <w:r w:rsidRPr="00BE068B" w:rsidDel="009271E5">
                <w:rPr>
                  <w:rFonts w:ascii="Gill Sans MT" w:hAnsi="Gill Sans MT"/>
                </w:rPr>
                <w:delText>L.11</w:delText>
              </w:r>
            </w:del>
          </w:p>
        </w:tc>
        <w:tc>
          <w:tcPr>
            <w:tcW w:w="7235" w:type="dxa"/>
            <w:gridSpan w:val="2"/>
            <w:tcBorders>
              <w:top w:val="single" w:sz="4" w:space="0" w:color="000000"/>
              <w:left w:val="single" w:sz="4" w:space="0" w:color="auto"/>
              <w:bottom w:val="single" w:sz="4" w:space="0" w:color="000000"/>
              <w:right w:val="single" w:sz="18" w:space="0" w:color="000000"/>
            </w:tcBorders>
          </w:tcPr>
          <w:p w14:paraId="402E384C" w14:textId="2A45B051" w:rsidR="001D470B" w:rsidRPr="00BE068B" w:rsidDel="009271E5" w:rsidRDefault="001D470B" w:rsidP="001D470B">
            <w:pPr>
              <w:kinsoku w:val="0"/>
              <w:overflowPunct w:val="0"/>
              <w:spacing w:afterLines="20" w:after="48"/>
              <w:ind w:left="-18"/>
              <w:contextualSpacing/>
              <w:rPr>
                <w:del w:id="849" w:author="Aleta Haflett" w:date="2014-11-18T14:36:00Z"/>
                <w:rFonts w:ascii="Gill Sans MT" w:hAnsi="Gill Sans MT"/>
                <w:w w:val="105"/>
              </w:rPr>
            </w:pPr>
            <w:del w:id="850" w:author="Aleta Haflett" w:date="2014-11-18T14:36:00Z">
              <w:r w:rsidRPr="00BE068B" w:rsidDel="009271E5">
                <w:rPr>
                  <w:rFonts w:ascii="Gill Sans MT" w:hAnsi="Gill Sans MT"/>
                  <w:w w:val="105"/>
                </w:rPr>
                <w:delText>How many person-days of labor did you receive for renting your fields? (</w:delText>
              </w:r>
              <w:r w:rsidRPr="00BE068B" w:rsidDel="009271E5">
                <w:rPr>
                  <w:rFonts w:ascii="Gill Sans MT" w:hAnsi="Gill Sans MT"/>
                  <w:b/>
                  <w:w w:val="105"/>
                </w:rPr>
                <w:delText>rent_labor</w:delText>
              </w:r>
              <w:r w:rsidRPr="00BE068B" w:rsidDel="009271E5">
                <w:rPr>
                  <w:rFonts w:ascii="Gill Sans MT" w:hAnsi="Gill Sans MT"/>
                  <w:w w:val="105"/>
                </w:rPr>
                <w:delText>)</w:delText>
              </w:r>
            </w:del>
          </w:p>
        </w:tc>
        <w:tc>
          <w:tcPr>
            <w:tcW w:w="2486" w:type="dxa"/>
            <w:gridSpan w:val="3"/>
            <w:tcBorders>
              <w:top w:val="single" w:sz="18" w:space="0" w:color="000000"/>
              <w:left w:val="single" w:sz="18" w:space="0" w:color="000000"/>
              <w:bottom w:val="single" w:sz="18" w:space="0" w:color="000000"/>
              <w:right w:val="single" w:sz="18" w:space="0" w:color="000000"/>
            </w:tcBorders>
          </w:tcPr>
          <w:p w14:paraId="48329DB1" w14:textId="4E89D30A" w:rsidR="001D470B" w:rsidRPr="00BE068B" w:rsidDel="009271E5" w:rsidRDefault="001D470B" w:rsidP="001D470B">
            <w:pPr>
              <w:spacing w:after="0"/>
              <w:rPr>
                <w:del w:id="851" w:author="Aleta Haflett" w:date="2014-11-18T14:36:00Z"/>
                <w:rFonts w:ascii="Gill Sans MT" w:hAnsi="Gill Sans MT"/>
                <w:i/>
                <w:color w:val="A6A6A6" w:themeColor="background1" w:themeShade="A6"/>
              </w:rPr>
            </w:pPr>
            <w:del w:id="852" w:author="Aleta Haflett" w:date="2014-11-18T14:36:00Z">
              <w:r w:rsidRPr="00BE068B" w:rsidDel="009271E5">
                <w:rPr>
                  <w:rFonts w:ascii="Gill Sans MT" w:hAnsi="Gill Sans MT"/>
                  <w:i/>
                  <w:color w:val="A6A6A6" w:themeColor="background1" w:themeShade="A6"/>
                </w:rPr>
                <w:delText>(Integer)</w:delText>
              </w:r>
            </w:del>
          </w:p>
        </w:tc>
      </w:tr>
      <w:tr w:rsidR="001D470B" w:rsidRPr="00BE068B" w:rsidDel="009271E5" w14:paraId="4A022DBA" w14:textId="2E58AE1C" w:rsidTr="001D470B">
        <w:trPr>
          <w:trHeight w:val="20"/>
          <w:del w:id="853" w:author="Aleta Haflett" w:date="2014-11-18T14:36:00Z"/>
        </w:trPr>
        <w:tc>
          <w:tcPr>
            <w:tcW w:w="484" w:type="dxa"/>
            <w:tcBorders>
              <w:top w:val="single" w:sz="4" w:space="0" w:color="000000"/>
              <w:left w:val="single" w:sz="4" w:space="0" w:color="000000"/>
              <w:bottom w:val="single" w:sz="4" w:space="0" w:color="000000"/>
              <w:right w:val="single" w:sz="4" w:space="0" w:color="000000"/>
            </w:tcBorders>
          </w:tcPr>
          <w:p w14:paraId="7FF04B23" w14:textId="69C24588" w:rsidR="001D470B" w:rsidRPr="00BE068B" w:rsidDel="009271E5" w:rsidRDefault="001D470B" w:rsidP="001D470B">
            <w:pPr>
              <w:spacing w:after="0"/>
              <w:rPr>
                <w:del w:id="854" w:author="Aleta Haflett" w:date="2014-11-18T14:36:00Z"/>
                <w:rFonts w:ascii="Gill Sans MT" w:eastAsia="Calibri" w:hAnsi="Gill Sans MT" w:cs="Times New Roman"/>
              </w:rPr>
            </w:pPr>
            <w:del w:id="855" w:author="Aleta Haflett" w:date="2014-11-18T14:36:00Z">
              <w:r w:rsidRPr="00BE068B" w:rsidDel="009271E5">
                <w:rPr>
                  <w:rFonts w:ascii="Gill Sans MT" w:eastAsia="Calibri" w:hAnsi="Gill Sans MT" w:cs="Times New Roman"/>
                </w:rPr>
                <w:delText>L.12</w:delText>
              </w:r>
            </w:del>
          </w:p>
        </w:tc>
        <w:tc>
          <w:tcPr>
            <w:tcW w:w="7235" w:type="dxa"/>
            <w:gridSpan w:val="2"/>
            <w:tcBorders>
              <w:top w:val="single" w:sz="4" w:space="0" w:color="000000"/>
              <w:left w:val="single" w:sz="4" w:space="0" w:color="000000"/>
              <w:bottom w:val="single" w:sz="4" w:space="0" w:color="000000"/>
            </w:tcBorders>
          </w:tcPr>
          <w:p w14:paraId="407F7527" w14:textId="69B313B4" w:rsidR="001D470B" w:rsidRPr="00BE068B" w:rsidDel="009271E5" w:rsidRDefault="001D470B" w:rsidP="001D470B">
            <w:pPr>
              <w:kinsoku w:val="0"/>
              <w:overflowPunct w:val="0"/>
              <w:spacing w:afterLines="20" w:after="48"/>
              <w:ind w:left="-18"/>
              <w:contextualSpacing/>
              <w:rPr>
                <w:del w:id="856" w:author="Aleta Haflett" w:date="2014-11-18T14:36:00Z"/>
                <w:rFonts w:ascii="Gill Sans MT" w:hAnsi="Gill Sans MT"/>
                <w:w w:val="105"/>
              </w:rPr>
            </w:pPr>
            <w:del w:id="857" w:author="Aleta Haflett" w:date="2014-11-18T14:36:00Z">
              <w:r w:rsidRPr="00BE068B" w:rsidDel="009271E5">
                <w:rPr>
                  <w:rFonts w:ascii="Gill Sans MT" w:hAnsi="Gill Sans MT"/>
                  <w:w w:val="105"/>
                </w:rPr>
                <w:delText>L5. Did your household take out any formal loans from a bank or micro-credit institution in the past year? (</w:delText>
              </w:r>
              <w:r w:rsidRPr="00BE068B" w:rsidDel="009271E5">
                <w:rPr>
                  <w:rFonts w:ascii="Gill Sans MT" w:hAnsi="Gill Sans MT"/>
                  <w:b/>
                  <w:w w:val="105"/>
                </w:rPr>
                <w:delText>loan</w:delText>
              </w:r>
              <w:r w:rsidRPr="00BE068B" w:rsidDel="009271E5">
                <w:rPr>
                  <w:rFonts w:ascii="Gill Sans MT" w:hAnsi="Gill Sans MT"/>
                  <w:w w:val="105"/>
                </w:rPr>
                <w:delText>)</w:delText>
              </w:r>
            </w:del>
          </w:p>
          <w:p w14:paraId="74BE2152" w14:textId="1C9C2EF4" w:rsidR="001D470B" w:rsidRPr="00BE068B" w:rsidDel="009271E5" w:rsidRDefault="001D470B" w:rsidP="001D470B">
            <w:pPr>
              <w:spacing w:after="0"/>
              <w:rPr>
                <w:del w:id="858" w:author="Aleta Haflett" w:date="2014-11-18T14:36:00Z"/>
                <w:rFonts w:ascii="Gill Sans MT" w:hAnsi="Gill Sans MT"/>
                <w:color w:val="000000"/>
              </w:rPr>
            </w:pPr>
            <w:del w:id="859" w:author="Aleta Haflett" w:date="2014-11-18T14:36:00Z">
              <w:r w:rsidRPr="00BE068B" w:rsidDel="009271E5">
                <w:rPr>
                  <w:rFonts w:ascii="Gill Sans MT" w:hAnsi="Gill Sans MT"/>
                  <w:i/>
                  <w:w w:val="105"/>
                </w:rPr>
                <w:delText xml:space="preserve">If 0, 888, 999, Skip to </w:delText>
              </w:r>
              <w:r w:rsidRPr="00BE068B" w:rsidDel="009271E5">
                <w:rPr>
                  <w:rFonts w:ascii="Gill Sans MT" w:hAnsi="Gill Sans MT"/>
                  <w:b/>
                  <w:w w:val="105"/>
                </w:rPr>
                <w:delText>Module Q</w:delText>
              </w:r>
            </w:del>
          </w:p>
        </w:tc>
        <w:tc>
          <w:tcPr>
            <w:tcW w:w="1764" w:type="dxa"/>
            <w:tcBorders>
              <w:top w:val="single" w:sz="4" w:space="0" w:color="000000"/>
              <w:bottom w:val="single" w:sz="4" w:space="0" w:color="000000"/>
              <w:right w:val="single" w:sz="18" w:space="0" w:color="000000"/>
            </w:tcBorders>
          </w:tcPr>
          <w:p w14:paraId="3D1143EB" w14:textId="2EC2007D" w:rsidR="001D470B" w:rsidRPr="00BE068B" w:rsidDel="009271E5" w:rsidRDefault="001D470B" w:rsidP="001D470B">
            <w:pPr>
              <w:spacing w:after="0"/>
              <w:rPr>
                <w:del w:id="860" w:author="Aleta Haflett" w:date="2014-11-18T14:36:00Z"/>
                <w:rFonts w:ascii="Gill Sans MT" w:hAnsi="Gill Sans MT" w:cs="Times New Roman"/>
                <w:w w:val="105"/>
              </w:rPr>
            </w:pPr>
            <w:del w:id="861" w:author="Aleta Haflett" w:date="2014-11-18T14:36:00Z">
              <w:r w:rsidRPr="00BE068B" w:rsidDel="009271E5">
                <w:rPr>
                  <w:rFonts w:ascii="Gill Sans MT" w:hAnsi="Gill Sans MT" w:cs="Times New Roman"/>
                  <w:w w:val="105"/>
                </w:rPr>
                <w:delText>1=No</w:delText>
              </w:r>
            </w:del>
          </w:p>
          <w:p w14:paraId="5A677565" w14:textId="2E7B158E" w:rsidR="001D470B" w:rsidRPr="00BE068B" w:rsidDel="009271E5" w:rsidRDefault="001D470B" w:rsidP="001D470B">
            <w:pPr>
              <w:spacing w:after="0"/>
              <w:rPr>
                <w:del w:id="862" w:author="Aleta Haflett" w:date="2014-11-18T14:36:00Z"/>
                <w:rFonts w:ascii="Gill Sans MT" w:hAnsi="Gill Sans MT" w:cs="Times New Roman"/>
                <w:w w:val="105"/>
              </w:rPr>
            </w:pPr>
            <w:del w:id="863" w:author="Aleta Haflett" w:date="2014-11-18T14:36:00Z">
              <w:r w:rsidRPr="00BE068B" w:rsidDel="009271E5">
                <w:rPr>
                  <w:rFonts w:ascii="Gill Sans MT" w:hAnsi="Gill Sans MT" w:cs="Times New Roman"/>
                  <w:w w:val="105"/>
                </w:rPr>
                <w:delText xml:space="preserve">2=Yes </w:delText>
              </w:r>
            </w:del>
          </w:p>
          <w:p w14:paraId="4E0F9A87" w14:textId="42F6C1D3" w:rsidR="001D470B" w:rsidRPr="00BE068B" w:rsidDel="009271E5" w:rsidRDefault="001D470B" w:rsidP="001D470B">
            <w:pPr>
              <w:spacing w:after="0"/>
              <w:rPr>
                <w:del w:id="864" w:author="Aleta Haflett" w:date="2014-11-18T14:36:00Z"/>
                <w:rFonts w:ascii="Gill Sans MT" w:hAnsi="Gill Sans MT" w:cs="Times New Roman"/>
                <w:w w:val="105"/>
              </w:rPr>
            </w:pPr>
            <w:del w:id="865" w:author="Aleta Haflett" w:date="2014-11-18T14:36:00Z">
              <w:r w:rsidRPr="00BE068B" w:rsidDel="009271E5">
                <w:rPr>
                  <w:rFonts w:ascii="Gill Sans MT" w:hAnsi="Gill Sans MT" w:cs="Times New Roman"/>
                  <w:w w:val="105"/>
                </w:rPr>
                <w:delText>888=Don’t know</w:delText>
              </w:r>
            </w:del>
          </w:p>
          <w:p w14:paraId="47A80A07" w14:textId="0F76A24F" w:rsidR="001D470B" w:rsidRPr="00BE068B" w:rsidDel="009271E5" w:rsidRDefault="001D470B" w:rsidP="001D470B">
            <w:pPr>
              <w:spacing w:after="0"/>
              <w:rPr>
                <w:del w:id="866" w:author="Aleta Haflett" w:date="2014-11-18T14:36:00Z"/>
                <w:rFonts w:ascii="Gill Sans MT" w:hAnsi="Gill Sans MT" w:cs="Times New Roman"/>
                <w:w w:val="105"/>
              </w:rPr>
            </w:pPr>
            <w:del w:id="867" w:author="Aleta Haflett" w:date="2014-11-18T14:36:00Z">
              <w:r w:rsidRPr="00BE068B" w:rsidDel="009271E5">
                <w:rPr>
                  <w:rFonts w:ascii="Gill Sans MT" w:hAnsi="Gill Sans MT" w:cs="Times New Roman"/>
                  <w:w w:val="105"/>
                </w:rPr>
                <w:delText>999=Prefer not to respond</w:delText>
              </w:r>
            </w:del>
          </w:p>
        </w:tc>
        <w:tc>
          <w:tcPr>
            <w:tcW w:w="722" w:type="dxa"/>
            <w:gridSpan w:val="2"/>
            <w:tcBorders>
              <w:top w:val="single" w:sz="18" w:space="0" w:color="000000"/>
              <w:left w:val="single" w:sz="18" w:space="0" w:color="000000"/>
              <w:bottom w:val="single" w:sz="18" w:space="0" w:color="000000"/>
              <w:right w:val="single" w:sz="18" w:space="0" w:color="000000"/>
            </w:tcBorders>
          </w:tcPr>
          <w:p w14:paraId="14959858" w14:textId="553D5E54" w:rsidR="001D470B" w:rsidRPr="00BE068B" w:rsidDel="009271E5" w:rsidRDefault="001D470B" w:rsidP="001D470B">
            <w:pPr>
              <w:spacing w:after="0"/>
              <w:rPr>
                <w:del w:id="868" w:author="Aleta Haflett" w:date="2014-11-18T14:36:00Z"/>
                <w:rFonts w:ascii="Gill Sans MT" w:eastAsia="Calibri" w:hAnsi="Gill Sans MT" w:cs="Times New Roman"/>
                <w:i/>
                <w:color w:val="A6A6A6"/>
              </w:rPr>
            </w:pPr>
            <w:del w:id="869" w:author="Aleta Haflett" w:date="2014-11-18T14:36:00Z">
              <w:r w:rsidRPr="00BE068B" w:rsidDel="009271E5">
                <w:rPr>
                  <w:rFonts w:ascii="Gill Sans MT" w:eastAsia="Calibri" w:hAnsi="Gill Sans MT" w:cs="Times New Roman"/>
                  <w:i/>
                  <w:color w:val="A6A6A6"/>
                </w:rPr>
                <w:delText>(Code)</w:delText>
              </w:r>
            </w:del>
          </w:p>
        </w:tc>
      </w:tr>
      <w:tr w:rsidR="001D470B" w:rsidRPr="00BE068B" w:rsidDel="009271E5" w14:paraId="64564F57" w14:textId="17EBBC09" w:rsidTr="001D470B">
        <w:trPr>
          <w:trHeight w:val="20"/>
          <w:del w:id="870" w:author="Aleta Haflett" w:date="2014-11-18T14:36:00Z"/>
        </w:trPr>
        <w:tc>
          <w:tcPr>
            <w:tcW w:w="484" w:type="dxa"/>
            <w:tcBorders>
              <w:top w:val="single" w:sz="4" w:space="0" w:color="000000"/>
              <w:left w:val="single" w:sz="4" w:space="0" w:color="000000"/>
              <w:bottom w:val="single" w:sz="4" w:space="0" w:color="000000"/>
              <w:right w:val="single" w:sz="4" w:space="0" w:color="000000"/>
            </w:tcBorders>
          </w:tcPr>
          <w:p w14:paraId="50A11688" w14:textId="1B1C29BD" w:rsidR="001D470B" w:rsidRPr="00BE068B" w:rsidDel="009271E5" w:rsidRDefault="001D470B" w:rsidP="001D470B">
            <w:pPr>
              <w:spacing w:after="0"/>
              <w:rPr>
                <w:del w:id="871" w:author="Aleta Haflett" w:date="2014-11-18T14:36:00Z"/>
                <w:rFonts w:ascii="Gill Sans MT" w:eastAsia="Calibri" w:hAnsi="Gill Sans MT" w:cs="Times New Roman"/>
              </w:rPr>
            </w:pPr>
            <w:del w:id="872" w:author="Aleta Haflett" w:date="2014-11-18T14:36:00Z">
              <w:r w:rsidRPr="00BE068B" w:rsidDel="009271E5">
                <w:rPr>
                  <w:rFonts w:ascii="Gill Sans MT" w:eastAsia="Calibri" w:hAnsi="Gill Sans MT" w:cs="Times New Roman"/>
                </w:rPr>
                <w:delText>L.13</w:delText>
              </w:r>
            </w:del>
          </w:p>
        </w:tc>
        <w:tc>
          <w:tcPr>
            <w:tcW w:w="7235" w:type="dxa"/>
            <w:gridSpan w:val="2"/>
            <w:tcBorders>
              <w:top w:val="single" w:sz="4" w:space="0" w:color="000000"/>
              <w:left w:val="single" w:sz="4" w:space="0" w:color="000000"/>
              <w:bottom w:val="single" w:sz="4" w:space="0" w:color="000000"/>
            </w:tcBorders>
          </w:tcPr>
          <w:p w14:paraId="4EEA30B4" w14:textId="3083B87F" w:rsidR="001D470B" w:rsidRPr="00BE068B" w:rsidDel="009271E5" w:rsidRDefault="001D470B" w:rsidP="001D470B">
            <w:pPr>
              <w:kinsoku w:val="0"/>
              <w:overflowPunct w:val="0"/>
              <w:spacing w:afterLines="20" w:after="48"/>
              <w:ind w:left="-18"/>
              <w:contextualSpacing/>
              <w:rPr>
                <w:del w:id="873" w:author="Aleta Haflett" w:date="2014-11-18T14:36:00Z"/>
                <w:rFonts w:ascii="Gill Sans MT" w:hAnsi="Gill Sans MT"/>
                <w:w w:val="105"/>
              </w:rPr>
            </w:pPr>
            <w:commentRangeStart w:id="874"/>
            <w:commentRangeStart w:id="875"/>
            <w:del w:id="876" w:author="Aleta Haflett" w:date="2014-11-18T14:36:00Z">
              <w:r w:rsidRPr="00BE068B" w:rsidDel="009271E5">
                <w:rPr>
                  <w:rFonts w:ascii="Gill Sans MT" w:hAnsi="Gill Sans MT"/>
                  <w:w w:val="105"/>
                </w:rPr>
                <w:delText>Did you have to provide any documentation of your land rights to secure the loan? (</w:delText>
              </w:r>
              <w:r w:rsidRPr="00BE068B" w:rsidDel="009271E5">
                <w:rPr>
                  <w:rFonts w:ascii="Gill Sans MT" w:hAnsi="Gill Sans MT"/>
                  <w:b/>
                  <w:w w:val="105"/>
                </w:rPr>
                <w:delText>loandoc</w:delText>
              </w:r>
              <w:commentRangeEnd w:id="874"/>
              <w:r w:rsidRPr="00BE068B" w:rsidDel="009271E5">
                <w:rPr>
                  <w:rStyle w:val="CommentReference"/>
                  <w:rFonts w:ascii="Gill Sans MT" w:hAnsi="Gill Sans MT"/>
                </w:rPr>
                <w:commentReference w:id="874"/>
              </w:r>
              <w:r w:rsidRPr="00BE068B" w:rsidDel="009271E5">
                <w:rPr>
                  <w:rFonts w:ascii="Gill Sans MT" w:hAnsi="Gill Sans MT"/>
                  <w:w w:val="105"/>
                </w:rPr>
                <w:delText>)</w:delText>
              </w:r>
              <w:commentRangeEnd w:id="875"/>
              <w:r w:rsidRPr="00BE068B" w:rsidDel="009271E5">
                <w:rPr>
                  <w:rStyle w:val="CommentReference"/>
                  <w:rFonts w:ascii="Gill Sans MT" w:hAnsi="Gill Sans MT"/>
                </w:rPr>
                <w:commentReference w:id="875"/>
              </w:r>
            </w:del>
          </w:p>
          <w:p w14:paraId="095B464E" w14:textId="534E8E1B" w:rsidR="001D470B" w:rsidRPr="00BE068B" w:rsidDel="009271E5" w:rsidRDefault="001D470B" w:rsidP="001D470B">
            <w:pPr>
              <w:spacing w:after="0"/>
              <w:rPr>
                <w:del w:id="877" w:author="Aleta Haflett" w:date="2014-11-18T14:36:00Z"/>
                <w:rFonts w:ascii="Gill Sans MT" w:hAnsi="Gill Sans MT"/>
                <w:color w:val="000000"/>
              </w:rPr>
            </w:pPr>
            <w:del w:id="878" w:author="Aleta Haflett" w:date="2014-11-18T14:36:00Z">
              <w:r w:rsidRPr="00BE068B" w:rsidDel="009271E5">
                <w:rPr>
                  <w:rFonts w:ascii="Gill Sans MT" w:hAnsi="Gill Sans MT"/>
                  <w:i/>
                  <w:w w:val="105"/>
                </w:rPr>
                <w:delText xml:space="preserve">If 0, 888, 999, Skip to </w:delText>
              </w:r>
              <w:r w:rsidRPr="00BE068B" w:rsidDel="009271E5">
                <w:rPr>
                  <w:rFonts w:ascii="Gill Sans MT" w:hAnsi="Gill Sans MT"/>
                  <w:b/>
                  <w:w w:val="105"/>
                </w:rPr>
                <w:delText>Module M</w:delText>
              </w:r>
            </w:del>
          </w:p>
        </w:tc>
        <w:tc>
          <w:tcPr>
            <w:tcW w:w="1764" w:type="dxa"/>
            <w:tcBorders>
              <w:top w:val="single" w:sz="4" w:space="0" w:color="000000"/>
              <w:bottom w:val="single" w:sz="4" w:space="0" w:color="000000"/>
              <w:right w:val="single" w:sz="18" w:space="0" w:color="000000"/>
            </w:tcBorders>
          </w:tcPr>
          <w:p w14:paraId="0DA4DACE" w14:textId="07AE9115" w:rsidR="001D470B" w:rsidRPr="00BE068B" w:rsidDel="009271E5" w:rsidRDefault="001D470B" w:rsidP="001D470B">
            <w:pPr>
              <w:spacing w:after="0"/>
              <w:rPr>
                <w:del w:id="879" w:author="Aleta Haflett" w:date="2014-11-18T14:36:00Z"/>
                <w:rFonts w:ascii="Gill Sans MT" w:hAnsi="Gill Sans MT" w:cs="Times New Roman"/>
                <w:w w:val="105"/>
              </w:rPr>
            </w:pPr>
            <w:del w:id="880" w:author="Aleta Haflett" w:date="2014-11-18T14:36:00Z">
              <w:r w:rsidRPr="00BE068B" w:rsidDel="009271E5">
                <w:rPr>
                  <w:rFonts w:ascii="Gill Sans MT" w:hAnsi="Gill Sans MT" w:cs="Times New Roman"/>
                  <w:w w:val="105"/>
                </w:rPr>
                <w:delText>1=No</w:delText>
              </w:r>
            </w:del>
          </w:p>
          <w:p w14:paraId="086ADAB8" w14:textId="2E42EFD6" w:rsidR="001D470B" w:rsidRPr="00BE068B" w:rsidDel="009271E5" w:rsidRDefault="001D470B" w:rsidP="001D470B">
            <w:pPr>
              <w:spacing w:after="0"/>
              <w:rPr>
                <w:del w:id="881" w:author="Aleta Haflett" w:date="2014-11-18T14:36:00Z"/>
                <w:rFonts w:ascii="Gill Sans MT" w:hAnsi="Gill Sans MT" w:cs="Times New Roman"/>
                <w:w w:val="105"/>
              </w:rPr>
            </w:pPr>
            <w:del w:id="882" w:author="Aleta Haflett" w:date="2014-11-18T14:36:00Z">
              <w:r w:rsidRPr="00BE068B" w:rsidDel="009271E5">
                <w:rPr>
                  <w:rFonts w:ascii="Gill Sans MT" w:hAnsi="Gill Sans MT" w:cs="Times New Roman"/>
                  <w:w w:val="105"/>
                </w:rPr>
                <w:delText xml:space="preserve">2=Yes </w:delText>
              </w:r>
            </w:del>
          </w:p>
          <w:p w14:paraId="06557C12" w14:textId="58F7A6C1" w:rsidR="001D470B" w:rsidRPr="00BE068B" w:rsidDel="009271E5" w:rsidRDefault="001D470B" w:rsidP="001D470B">
            <w:pPr>
              <w:spacing w:after="0"/>
              <w:rPr>
                <w:del w:id="883" w:author="Aleta Haflett" w:date="2014-11-18T14:36:00Z"/>
                <w:rFonts w:ascii="Gill Sans MT" w:hAnsi="Gill Sans MT" w:cs="Times New Roman"/>
                <w:w w:val="105"/>
              </w:rPr>
            </w:pPr>
            <w:del w:id="884" w:author="Aleta Haflett" w:date="2014-11-18T14:36:00Z">
              <w:r w:rsidRPr="00BE068B" w:rsidDel="009271E5">
                <w:rPr>
                  <w:rFonts w:ascii="Gill Sans MT" w:hAnsi="Gill Sans MT" w:cs="Times New Roman"/>
                  <w:w w:val="105"/>
                </w:rPr>
                <w:delText>888=Don’t know</w:delText>
              </w:r>
            </w:del>
          </w:p>
          <w:p w14:paraId="18856CFF" w14:textId="2FC514ED" w:rsidR="001D470B" w:rsidRPr="00BE068B" w:rsidDel="009271E5" w:rsidRDefault="001D470B" w:rsidP="001D470B">
            <w:pPr>
              <w:spacing w:after="0"/>
              <w:rPr>
                <w:del w:id="885" w:author="Aleta Haflett" w:date="2014-11-18T14:36:00Z"/>
                <w:rFonts w:ascii="Gill Sans MT" w:hAnsi="Gill Sans MT" w:cs="Times New Roman"/>
                <w:w w:val="105"/>
              </w:rPr>
            </w:pPr>
            <w:del w:id="886" w:author="Aleta Haflett" w:date="2014-11-18T14:36:00Z">
              <w:r w:rsidRPr="00BE068B" w:rsidDel="009271E5">
                <w:rPr>
                  <w:rFonts w:ascii="Gill Sans MT" w:hAnsi="Gill Sans MT" w:cs="Times New Roman"/>
                  <w:w w:val="105"/>
                </w:rPr>
                <w:delText>999=Prefer not to respond</w:delText>
              </w:r>
            </w:del>
          </w:p>
        </w:tc>
        <w:tc>
          <w:tcPr>
            <w:tcW w:w="722" w:type="dxa"/>
            <w:gridSpan w:val="2"/>
            <w:tcBorders>
              <w:top w:val="single" w:sz="18" w:space="0" w:color="000000"/>
              <w:left w:val="single" w:sz="18" w:space="0" w:color="000000"/>
              <w:bottom w:val="single" w:sz="18" w:space="0" w:color="000000"/>
              <w:right w:val="single" w:sz="18" w:space="0" w:color="000000"/>
            </w:tcBorders>
          </w:tcPr>
          <w:p w14:paraId="51B33DCA" w14:textId="36C0A7A2" w:rsidR="001D470B" w:rsidRPr="00BE068B" w:rsidDel="009271E5" w:rsidRDefault="001D470B" w:rsidP="001D470B">
            <w:pPr>
              <w:spacing w:after="0"/>
              <w:rPr>
                <w:del w:id="887" w:author="Aleta Haflett" w:date="2014-11-18T14:36:00Z"/>
                <w:rFonts w:ascii="Gill Sans MT" w:eastAsia="Calibri" w:hAnsi="Gill Sans MT" w:cs="Times New Roman"/>
                <w:i/>
                <w:color w:val="A6A6A6"/>
              </w:rPr>
            </w:pPr>
            <w:del w:id="888" w:author="Aleta Haflett" w:date="2014-11-18T14:36:00Z">
              <w:r w:rsidRPr="00BE068B" w:rsidDel="009271E5">
                <w:rPr>
                  <w:rFonts w:ascii="Gill Sans MT" w:eastAsia="Calibri" w:hAnsi="Gill Sans MT" w:cs="Times New Roman"/>
                  <w:i/>
                  <w:color w:val="A6A6A6"/>
                </w:rPr>
                <w:delText>(Code)</w:delText>
              </w:r>
            </w:del>
          </w:p>
        </w:tc>
      </w:tr>
      <w:tr w:rsidR="001D470B" w:rsidRPr="00BE068B" w:rsidDel="009271E5" w14:paraId="3324204A" w14:textId="798E962F" w:rsidTr="001D470B">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del w:id="889" w:author="Aleta Haflett" w:date="2014-11-18T14:36:00Z"/>
        </w:trPr>
        <w:tc>
          <w:tcPr>
            <w:tcW w:w="484" w:type="dxa"/>
            <w:tcBorders>
              <w:right w:val="single" w:sz="4" w:space="0" w:color="auto"/>
            </w:tcBorders>
          </w:tcPr>
          <w:p w14:paraId="5E2E9817" w14:textId="49995200" w:rsidR="001D470B" w:rsidRPr="00BE068B" w:rsidDel="009271E5" w:rsidRDefault="001D470B" w:rsidP="001D470B">
            <w:pPr>
              <w:spacing w:after="0"/>
              <w:rPr>
                <w:del w:id="890" w:author="Aleta Haflett" w:date="2014-11-18T14:36:00Z"/>
                <w:rFonts w:ascii="Gill Sans MT" w:hAnsi="Gill Sans MT"/>
              </w:rPr>
            </w:pPr>
            <w:del w:id="891" w:author="Aleta Haflett" w:date="2014-11-18T14:36:00Z">
              <w:r w:rsidRPr="00BE068B" w:rsidDel="009271E5">
                <w:rPr>
                  <w:rFonts w:ascii="Gill Sans MT" w:hAnsi="Gill Sans MT"/>
                </w:rPr>
                <w:delText>L.14</w:delText>
              </w:r>
            </w:del>
          </w:p>
        </w:tc>
        <w:tc>
          <w:tcPr>
            <w:tcW w:w="7235" w:type="dxa"/>
            <w:gridSpan w:val="2"/>
            <w:tcBorders>
              <w:left w:val="single" w:sz="4" w:space="0" w:color="auto"/>
              <w:right w:val="single" w:sz="18" w:space="0" w:color="000000"/>
            </w:tcBorders>
          </w:tcPr>
          <w:p w14:paraId="3C8DA23E" w14:textId="740EE46C" w:rsidR="001D470B" w:rsidRPr="00BE068B" w:rsidDel="009271E5" w:rsidRDefault="001D470B" w:rsidP="001D470B">
            <w:pPr>
              <w:spacing w:after="0"/>
              <w:rPr>
                <w:del w:id="892" w:author="Aleta Haflett" w:date="2014-11-18T14:36:00Z"/>
                <w:rFonts w:ascii="Gill Sans MT" w:hAnsi="Gill Sans MT"/>
                <w:w w:val="105"/>
              </w:rPr>
            </w:pPr>
            <w:del w:id="893" w:author="Aleta Haflett" w:date="2014-11-18T14:36:00Z">
              <w:r w:rsidRPr="00BE068B" w:rsidDel="009271E5">
                <w:rPr>
                  <w:rFonts w:ascii="Gill Sans MT" w:hAnsi="Gill Sans MT"/>
                  <w:w w:val="105"/>
                </w:rPr>
                <w:delText>What kind of documentation was required? (</w:delText>
              </w:r>
              <w:r w:rsidRPr="00BE068B" w:rsidDel="009271E5">
                <w:rPr>
                  <w:rFonts w:ascii="Gill Sans MT" w:hAnsi="Gill Sans MT"/>
                  <w:b/>
                  <w:w w:val="105"/>
                </w:rPr>
                <w:delText>loandoctype</w:delText>
              </w:r>
              <w:r w:rsidRPr="00BE068B" w:rsidDel="009271E5">
                <w:rPr>
                  <w:rFonts w:ascii="Gill Sans MT" w:hAnsi="Gill Sans MT"/>
                  <w:w w:val="105"/>
                </w:rPr>
                <w:delText>)</w:delText>
              </w:r>
            </w:del>
          </w:p>
        </w:tc>
        <w:tc>
          <w:tcPr>
            <w:tcW w:w="2486" w:type="dxa"/>
            <w:gridSpan w:val="3"/>
            <w:tcBorders>
              <w:top w:val="single" w:sz="18" w:space="0" w:color="000000"/>
              <w:left w:val="single" w:sz="18" w:space="0" w:color="000000"/>
              <w:bottom w:val="single" w:sz="18" w:space="0" w:color="000000"/>
              <w:right w:val="single" w:sz="18" w:space="0" w:color="000000"/>
            </w:tcBorders>
          </w:tcPr>
          <w:p w14:paraId="2095EFFA" w14:textId="0149715C" w:rsidR="001D470B" w:rsidRPr="00BE068B" w:rsidDel="009271E5" w:rsidRDefault="001D470B" w:rsidP="001D470B">
            <w:pPr>
              <w:spacing w:after="0"/>
              <w:rPr>
                <w:del w:id="894" w:author="Aleta Haflett" w:date="2014-11-18T14:36:00Z"/>
                <w:rFonts w:ascii="Gill Sans MT" w:hAnsi="Gill Sans MT"/>
                <w:w w:val="105"/>
              </w:rPr>
            </w:pPr>
            <w:del w:id="895" w:author="Aleta Haflett" w:date="2014-11-18T14:36:00Z">
              <w:r w:rsidRPr="00BE068B" w:rsidDel="009271E5">
                <w:rPr>
                  <w:rFonts w:ascii="Gill Sans MT" w:hAnsi="Gill Sans MT"/>
                  <w:i/>
                  <w:color w:val="A6A6A6" w:themeColor="background1" w:themeShade="A6"/>
                </w:rPr>
                <w:delText>(Text)</w:delText>
              </w:r>
            </w:del>
          </w:p>
        </w:tc>
      </w:tr>
    </w:tbl>
    <w:p w14:paraId="159E6AB0" w14:textId="77777777" w:rsidR="00726F64" w:rsidRPr="00BE068B" w:rsidRDefault="00726F64" w:rsidP="004C374D">
      <w:pPr>
        <w:framePr w:w="12028" w:h="9986" w:hRule="exact" w:wrap="auto" w:hAnchor="text" w:y="-98"/>
        <w:spacing w:afterLines="20" w:after="48" w:line="240" w:lineRule="auto"/>
        <w:contextualSpacing/>
        <w:rPr>
          <w:rFonts w:ascii="Gill Sans MT" w:eastAsia="Times New Roman" w:hAnsi="Gill Sans MT" w:cs="Times New Roman"/>
          <w:lang w:eastAsia="zh-CN"/>
        </w:rPr>
        <w:sectPr w:rsidR="00726F64" w:rsidRPr="00BE068B" w:rsidSect="00726F64">
          <w:pgSz w:w="15840" w:h="12240" w:orient="landscape"/>
          <w:pgMar w:top="1080" w:right="1440" w:bottom="1080" w:left="1440" w:header="720" w:footer="720" w:gutter="0"/>
          <w:cols w:space="720"/>
          <w:docGrid w:linePitch="360"/>
        </w:sectPr>
      </w:pPr>
    </w:p>
    <w:tbl>
      <w:tblPr>
        <w:tblpPr w:leftFromText="180" w:rightFromText="180" w:vertAnchor="text" w:horzAnchor="page" w:tblpX="265" w:tblpY="40"/>
        <w:tblW w:w="10373" w:type="dxa"/>
        <w:tblLayout w:type="fixed"/>
        <w:tblCellMar>
          <w:left w:w="29" w:type="dxa"/>
          <w:right w:w="29" w:type="dxa"/>
        </w:tblCellMar>
        <w:tblLook w:val="0000" w:firstRow="0" w:lastRow="0" w:firstColumn="0" w:lastColumn="0" w:noHBand="0" w:noVBand="0"/>
      </w:tblPr>
      <w:tblGrid>
        <w:gridCol w:w="652"/>
        <w:gridCol w:w="7206"/>
        <w:gridCol w:w="29"/>
        <w:gridCol w:w="1764"/>
        <w:gridCol w:w="12"/>
        <w:gridCol w:w="710"/>
        <w:tblGridChange w:id="896">
          <w:tblGrid>
            <w:gridCol w:w="652"/>
            <w:gridCol w:w="7206"/>
            <w:gridCol w:w="29"/>
            <w:gridCol w:w="1764"/>
            <w:gridCol w:w="12"/>
            <w:gridCol w:w="710"/>
          </w:tblGrid>
        </w:tblGridChange>
      </w:tblGrid>
      <w:tr w:rsidR="009271E5" w:rsidRPr="00BE068B" w14:paraId="3F01E8E0" w14:textId="77777777" w:rsidTr="009271E5">
        <w:trPr>
          <w:trHeight w:val="20"/>
          <w:ins w:id="897" w:author="Aleta Haflett" w:date="2014-11-18T14:37:00Z"/>
        </w:trPr>
        <w:tc>
          <w:tcPr>
            <w:tcW w:w="652" w:type="dxa"/>
            <w:tcBorders>
              <w:top w:val="single" w:sz="4" w:space="0" w:color="000000"/>
              <w:left w:val="single" w:sz="4" w:space="0" w:color="000000"/>
              <w:bottom w:val="single" w:sz="4" w:space="0" w:color="000000"/>
              <w:right w:val="single" w:sz="4" w:space="0" w:color="auto"/>
            </w:tcBorders>
          </w:tcPr>
          <w:p w14:paraId="3799A6E1" w14:textId="77777777" w:rsidR="009271E5" w:rsidRPr="00BE068B" w:rsidRDefault="009271E5" w:rsidP="009271E5">
            <w:pPr>
              <w:rPr>
                <w:ins w:id="898" w:author="Aleta Haflett" w:date="2014-11-18T14:37:00Z"/>
                <w:rFonts w:ascii="Gill Sans MT" w:hAnsi="Gill Sans MT"/>
                <w:w w:val="105"/>
              </w:rPr>
            </w:pPr>
            <w:ins w:id="899" w:author="Aleta Haflett" w:date="2014-11-18T14:37:00Z">
              <w:r w:rsidRPr="00BE068B">
                <w:rPr>
                  <w:rFonts w:ascii="Gill Sans MT" w:hAnsi="Gill Sans MT"/>
                  <w:w w:val="105"/>
                </w:rPr>
                <w:lastRenderedPageBreak/>
                <w:t>L.5</w:t>
              </w:r>
            </w:ins>
          </w:p>
        </w:tc>
        <w:tc>
          <w:tcPr>
            <w:tcW w:w="7206" w:type="dxa"/>
            <w:tcBorders>
              <w:top w:val="single" w:sz="4" w:space="0" w:color="000000"/>
              <w:left w:val="single" w:sz="4" w:space="0" w:color="auto"/>
              <w:bottom w:val="single" w:sz="4" w:space="0" w:color="000000"/>
              <w:right w:val="single" w:sz="18" w:space="0" w:color="000000"/>
            </w:tcBorders>
          </w:tcPr>
          <w:p w14:paraId="1CA3E067" w14:textId="77777777" w:rsidR="009271E5" w:rsidRPr="00BE068B" w:rsidRDefault="009271E5" w:rsidP="009271E5">
            <w:pPr>
              <w:spacing w:after="0"/>
              <w:rPr>
                <w:ins w:id="900" w:author="Aleta Haflett" w:date="2014-11-18T14:37:00Z"/>
                <w:rFonts w:ascii="Gill Sans MT" w:hAnsi="Gill Sans MT"/>
                <w:w w:val="105"/>
              </w:rPr>
            </w:pPr>
            <w:ins w:id="901" w:author="Aleta Haflett" w:date="2014-11-18T14:37:00Z">
              <w:r w:rsidRPr="00BE068B">
                <w:rPr>
                  <w:rFonts w:ascii="Gill Sans MT" w:hAnsi="Gill Sans MT"/>
                </w:rPr>
                <w:t>Thinking over the past year, how much income did your household receive from petty trade?</w:t>
              </w:r>
            </w:ins>
          </w:p>
        </w:tc>
        <w:tc>
          <w:tcPr>
            <w:tcW w:w="2515" w:type="dxa"/>
            <w:gridSpan w:val="4"/>
            <w:tcBorders>
              <w:top w:val="single" w:sz="18" w:space="0" w:color="000000"/>
              <w:left w:val="single" w:sz="18" w:space="0" w:color="000000"/>
              <w:bottom w:val="single" w:sz="18" w:space="0" w:color="000000"/>
              <w:right w:val="single" w:sz="18" w:space="0" w:color="000000"/>
            </w:tcBorders>
          </w:tcPr>
          <w:p w14:paraId="55E4A104" w14:textId="77777777" w:rsidR="009271E5" w:rsidRPr="00BE068B" w:rsidRDefault="009271E5" w:rsidP="009271E5">
            <w:pPr>
              <w:spacing w:after="0"/>
              <w:rPr>
                <w:ins w:id="902" w:author="Aleta Haflett" w:date="2014-11-18T14:37:00Z"/>
                <w:rFonts w:ascii="Gill Sans MT" w:hAnsi="Gill Sans MT"/>
                <w:i/>
                <w:color w:val="A6A6A6" w:themeColor="background1" w:themeShade="A6"/>
              </w:rPr>
            </w:pPr>
            <w:ins w:id="903" w:author="Aleta Haflett" w:date="2014-11-18T14:37:00Z">
              <w:r w:rsidRPr="00BE068B">
                <w:rPr>
                  <w:rFonts w:ascii="Gill Sans MT" w:hAnsi="Gill Sans MT"/>
                  <w:i/>
                  <w:color w:val="A6A6A6" w:themeColor="background1" w:themeShade="A6"/>
                </w:rPr>
                <w:t>(Integer)</w:t>
              </w:r>
            </w:ins>
          </w:p>
        </w:tc>
      </w:tr>
      <w:tr w:rsidR="009271E5" w:rsidRPr="00BE068B" w14:paraId="7F445F65" w14:textId="77777777" w:rsidTr="009271E5">
        <w:trPr>
          <w:trHeight w:val="1080"/>
          <w:ins w:id="904" w:author="Aleta Haflett" w:date="2014-11-18T14:37:00Z"/>
        </w:trPr>
        <w:tc>
          <w:tcPr>
            <w:tcW w:w="652" w:type="dxa"/>
            <w:tcBorders>
              <w:top w:val="single" w:sz="4" w:space="0" w:color="000000"/>
              <w:left w:val="single" w:sz="4" w:space="0" w:color="000000"/>
              <w:bottom w:val="single" w:sz="4" w:space="0" w:color="auto"/>
              <w:right w:val="single" w:sz="4" w:space="0" w:color="auto"/>
            </w:tcBorders>
          </w:tcPr>
          <w:p w14:paraId="474FABB9" w14:textId="77777777" w:rsidR="009271E5" w:rsidRPr="00BE068B" w:rsidRDefault="009271E5" w:rsidP="009271E5">
            <w:pPr>
              <w:rPr>
                <w:ins w:id="905" w:author="Aleta Haflett" w:date="2014-11-18T14:37:00Z"/>
                <w:rFonts w:ascii="Gill Sans MT" w:hAnsi="Gill Sans MT"/>
                <w:w w:val="105"/>
              </w:rPr>
            </w:pPr>
            <w:ins w:id="906" w:author="Aleta Haflett" w:date="2014-11-18T14:37:00Z">
              <w:r w:rsidRPr="00BE068B">
                <w:rPr>
                  <w:rFonts w:ascii="Gill Sans MT" w:hAnsi="Gill Sans MT"/>
                  <w:w w:val="105"/>
                </w:rPr>
                <w:t>L.6</w:t>
              </w:r>
            </w:ins>
          </w:p>
        </w:tc>
        <w:tc>
          <w:tcPr>
            <w:tcW w:w="7206" w:type="dxa"/>
            <w:tcBorders>
              <w:top w:val="single" w:sz="4" w:space="0" w:color="000000"/>
              <w:left w:val="single" w:sz="4" w:space="0" w:color="auto"/>
              <w:bottom w:val="single" w:sz="4" w:space="0" w:color="auto"/>
              <w:right w:val="single" w:sz="18" w:space="0" w:color="000000"/>
            </w:tcBorders>
          </w:tcPr>
          <w:p w14:paraId="567BA395" w14:textId="77777777" w:rsidR="009271E5" w:rsidRPr="00BE068B" w:rsidRDefault="009271E5" w:rsidP="009271E5">
            <w:pPr>
              <w:spacing w:after="0"/>
              <w:rPr>
                <w:ins w:id="907" w:author="Aleta Haflett" w:date="2014-11-18T14:37:00Z"/>
                <w:rFonts w:ascii="Gill Sans MT" w:hAnsi="Gill Sans MT"/>
                <w:w w:val="105"/>
              </w:rPr>
            </w:pPr>
            <w:ins w:id="908" w:author="Aleta Haflett" w:date="2014-11-18T14:37:00Z">
              <w:r w:rsidRPr="00BE068B">
                <w:rPr>
                  <w:rFonts w:ascii="Gill Sans MT" w:hAnsi="Gill Sans MT"/>
                  <w:w w:val="105"/>
                </w:rPr>
                <w:t>Thinking over the past year, how much income did your household receive from selling livestock or livestock products? (</w:t>
              </w:r>
              <w:proofErr w:type="gramStart"/>
              <w:r w:rsidRPr="00BE068B">
                <w:rPr>
                  <w:rFonts w:ascii="Gill Sans MT" w:hAnsi="Gill Sans MT"/>
                  <w:w w:val="105"/>
                </w:rPr>
                <w:t>sale</w:t>
              </w:r>
              <w:proofErr w:type="gramEnd"/>
              <w:r w:rsidRPr="00BE068B">
                <w:rPr>
                  <w:rFonts w:ascii="Gill Sans MT" w:hAnsi="Gill Sans MT"/>
                  <w:w w:val="105"/>
                </w:rPr>
                <w:t xml:space="preserve"> of skins/hides/milk/eggs) (</w:t>
              </w:r>
              <w:proofErr w:type="spellStart"/>
              <w:proofErr w:type="gramStart"/>
              <w:r w:rsidRPr="00BE068B">
                <w:rPr>
                  <w:rFonts w:ascii="Gill Sans MT" w:hAnsi="Gill Sans MT"/>
                  <w:b/>
                  <w:w w:val="105"/>
                </w:rPr>
                <w:t>income</w:t>
              </w:r>
              <w:proofErr w:type="gramEnd"/>
              <w:r w:rsidRPr="00BE068B">
                <w:rPr>
                  <w:rFonts w:ascii="Gill Sans MT" w:hAnsi="Gill Sans MT"/>
                  <w:b/>
                  <w:w w:val="105"/>
                </w:rPr>
                <w:t>_livestock</w:t>
              </w:r>
              <w:proofErr w:type="spellEnd"/>
              <w:r w:rsidRPr="00BE068B">
                <w:rPr>
                  <w:rFonts w:ascii="Gill Sans MT" w:hAnsi="Gill Sans MT"/>
                  <w:w w:val="105"/>
                </w:rPr>
                <w:t>)</w:t>
              </w:r>
            </w:ins>
          </w:p>
        </w:tc>
        <w:tc>
          <w:tcPr>
            <w:tcW w:w="2515" w:type="dxa"/>
            <w:gridSpan w:val="4"/>
            <w:tcBorders>
              <w:top w:val="single" w:sz="18" w:space="0" w:color="000000"/>
              <w:left w:val="single" w:sz="18" w:space="0" w:color="000000"/>
              <w:bottom w:val="single" w:sz="4" w:space="0" w:color="auto"/>
              <w:right w:val="single" w:sz="18" w:space="0" w:color="000000"/>
            </w:tcBorders>
          </w:tcPr>
          <w:p w14:paraId="603F80FD" w14:textId="77777777" w:rsidR="009271E5" w:rsidRPr="00BE068B" w:rsidRDefault="009271E5" w:rsidP="009271E5">
            <w:pPr>
              <w:spacing w:after="0"/>
              <w:rPr>
                <w:ins w:id="909" w:author="Aleta Haflett" w:date="2014-11-18T14:37:00Z"/>
                <w:rFonts w:ascii="Gill Sans MT" w:hAnsi="Gill Sans MT"/>
                <w:i/>
                <w:color w:val="A6A6A6" w:themeColor="background1" w:themeShade="A6"/>
              </w:rPr>
            </w:pPr>
            <w:ins w:id="910" w:author="Aleta Haflett" w:date="2014-11-18T14:37:00Z">
              <w:r w:rsidRPr="00BE068B">
                <w:rPr>
                  <w:rFonts w:ascii="Gill Sans MT" w:hAnsi="Gill Sans MT"/>
                  <w:i/>
                  <w:color w:val="A6A6A6" w:themeColor="background1" w:themeShade="A6"/>
                </w:rPr>
                <w:t>(Integer)</w:t>
              </w:r>
            </w:ins>
          </w:p>
        </w:tc>
      </w:tr>
      <w:tr w:rsidR="009271E5" w:rsidRPr="00BE068B" w14:paraId="361FC690" w14:textId="77777777" w:rsidTr="009271E5">
        <w:trPr>
          <w:trHeight w:val="720"/>
          <w:ins w:id="911" w:author="Aleta Haflett" w:date="2014-11-18T14:37:00Z"/>
        </w:trPr>
        <w:tc>
          <w:tcPr>
            <w:tcW w:w="652" w:type="dxa"/>
            <w:tcBorders>
              <w:top w:val="single" w:sz="4" w:space="0" w:color="auto"/>
              <w:left w:val="single" w:sz="4" w:space="0" w:color="000000"/>
              <w:bottom w:val="single" w:sz="4" w:space="0" w:color="auto"/>
              <w:right w:val="single" w:sz="4" w:space="0" w:color="auto"/>
            </w:tcBorders>
          </w:tcPr>
          <w:p w14:paraId="7D0C9EB2" w14:textId="77777777" w:rsidR="009271E5" w:rsidRPr="00BE068B" w:rsidRDefault="009271E5" w:rsidP="009271E5">
            <w:pPr>
              <w:rPr>
                <w:ins w:id="912" w:author="Aleta Haflett" w:date="2014-11-18T14:37:00Z"/>
                <w:rFonts w:ascii="Gill Sans MT" w:hAnsi="Gill Sans MT"/>
                <w:w w:val="105"/>
              </w:rPr>
            </w:pPr>
            <w:ins w:id="913" w:author="Aleta Haflett" w:date="2014-11-18T14:37:00Z">
              <w:r w:rsidRPr="00BE068B">
                <w:rPr>
                  <w:rFonts w:ascii="Gill Sans MT" w:hAnsi="Gill Sans MT"/>
                  <w:w w:val="105"/>
                </w:rPr>
                <w:t>L.7</w:t>
              </w:r>
            </w:ins>
          </w:p>
        </w:tc>
        <w:tc>
          <w:tcPr>
            <w:tcW w:w="7206" w:type="dxa"/>
            <w:tcBorders>
              <w:top w:val="single" w:sz="4" w:space="0" w:color="auto"/>
              <w:left w:val="single" w:sz="4" w:space="0" w:color="auto"/>
              <w:bottom w:val="single" w:sz="4" w:space="0" w:color="auto"/>
              <w:right w:val="single" w:sz="18" w:space="0" w:color="000000"/>
            </w:tcBorders>
          </w:tcPr>
          <w:p w14:paraId="6831205A" w14:textId="77777777" w:rsidR="009271E5" w:rsidRPr="00BE068B" w:rsidRDefault="009271E5" w:rsidP="009271E5">
            <w:pPr>
              <w:spacing w:after="0"/>
              <w:rPr>
                <w:ins w:id="914" w:author="Aleta Haflett" w:date="2014-11-18T14:37:00Z"/>
                <w:rFonts w:ascii="Gill Sans MT" w:hAnsi="Gill Sans MT"/>
                <w:w w:val="105"/>
              </w:rPr>
            </w:pPr>
            <w:commentRangeStart w:id="915"/>
            <w:ins w:id="916" w:author="Aleta Haflett" w:date="2014-11-18T14:37:00Z">
              <w:r w:rsidRPr="00BE068B">
                <w:rPr>
                  <w:rFonts w:ascii="Gill Sans MT" w:hAnsi="Gill Sans MT"/>
                </w:rPr>
                <w:t xml:space="preserve">Thinking over the past year, how much income did your household receive </w:t>
              </w:r>
              <w:proofErr w:type="gramStart"/>
              <w:r w:rsidRPr="00BE068B">
                <w:rPr>
                  <w:rFonts w:ascii="Gill Sans MT" w:hAnsi="Gill Sans MT"/>
                </w:rPr>
                <w:t xml:space="preserve">from </w:t>
              </w:r>
              <w:r w:rsidRPr="00BE068B">
                <w:rPr>
                  <w:rFonts w:ascii="Gill Sans MT" w:hAnsi="Gill Sans MT"/>
                  <w:w w:val="105"/>
                </w:rPr>
                <w:t xml:space="preserve"> any</w:t>
              </w:r>
              <w:proofErr w:type="gramEnd"/>
              <w:r w:rsidRPr="00BE068B">
                <w:rPr>
                  <w:rFonts w:ascii="Gill Sans MT" w:hAnsi="Gill Sans MT"/>
                  <w:w w:val="105"/>
                </w:rPr>
                <w:t xml:space="preserve"> other payment?</w:t>
              </w:r>
            </w:ins>
          </w:p>
          <w:p w14:paraId="3FB3091E" w14:textId="77777777" w:rsidR="009271E5" w:rsidRPr="00BE068B" w:rsidRDefault="009271E5" w:rsidP="009271E5">
            <w:pPr>
              <w:spacing w:after="0"/>
              <w:rPr>
                <w:ins w:id="917" w:author="Aleta Haflett" w:date="2014-11-18T14:37:00Z"/>
                <w:rFonts w:ascii="Gill Sans MT" w:hAnsi="Gill Sans MT"/>
                <w:w w:val="105"/>
              </w:rPr>
            </w:pPr>
          </w:p>
          <w:p w14:paraId="5271975E" w14:textId="77777777" w:rsidR="009271E5" w:rsidRPr="00BE068B" w:rsidRDefault="009271E5" w:rsidP="009271E5">
            <w:pPr>
              <w:spacing w:after="0"/>
              <w:rPr>
                <w:ins w:id="918" w:author="Aleta Haflett" w:date="2014-11-18T14:37:00Z"/>
                <w:rFonts w:ascii="Gill Sans MT" w:hAnsi="Gill Sans MT"/>
                <w:w w:val="105"/>
              </w:rPr>
            </w:pPr>
            <w:ins w:id="919" w:author="Aleta Haflett" w:date="2014-11-18T14:37:00Z">
              <w:r w:rsidRPr="00BE068B">
                <w:rPr>
                  <w:rFonts w:ascii="Gill Sans MT" w:hAnsi="Gill Sans MT"/>
                  <w:w w:val="105"/>
                </w:rPr>
                <w:t xml:space="preserve"> Probe and Code - Forest service/ ZAWA/Hunting concessions operations</w:t>
              </w:r>
              <w:commentRangeEnd w:id="915"/>
              <w:r w:rsidRPr="00BE068B">
                <w:rPr>
                  <w:rStyle w:val="CommentReference"/>
                  <w:rFonts w:ascii="Gill Sans MT" w:hAnsi="Gill Sans MT"/>
                </w:rPr>
                <w:commentReference w:id="915"/>
              </w:r>
            </w:ins>
          </w:p>
        </w:tc>
        <w:tc>
          <w:tcPr>
            <w:tcW w:w="2515" w:type="dxa"/>
            <w:gridSpan w:val="4"/>
            <w:tcBorders>
              <w:top w:val="single" w:sz="4" w:space="0" w:color="auto"/>
              <w:left w:val="single" w:sz="18" w:space="0" w:color="000000"/>
              <w:bottom w:val="single" w:sz="4" w:space="0" w:color="auto"/>
              <w:right w:val="single" w:sz="18" w:space="0" w:color="000000"/>
            </w:tcBorders>
          </w:tcPr>
          <w:p w14:paraId="6AC8D853" w14:textId="77777777" w:rsidR="009271E5" w:rsidRPr="00BE068B" w:rsidRDefault="009271E5" w:rsidP="009271E5">
            <w:pPr>
              <w:spacing w:after="0"/>
              <w:rPr>
                <w:ins w:id="920" w:author="Aleta Haflett" w:date="2014-11-18T14:37:00Z"/>
                <w:rFonts w:ascii="Gill Sans MT" w:hAnsi="Gill Sans MT"/>
                <w:i/>
                <w:color w:val="A6A6A6" w:themeColor="background1" w:themeShade="A6"/>
              </w:rPr>
            </w:pPr>
          </w:p>
        </w:tc>
      </w:tr>
      <w:tr w:rsidR="009271E5" w:rsidRPr="00BE068B" w14:paraId="3A67F251" w14:textId="77777777" w:rsidTr="009271E5">
        <w:trPr>
          <w:trHeight w:val="20"/>
          <w:ins w:id="921" w:author="Aleta Haflett" w:date="2014-11-18T14:37:00Z"/>
        </w:trPr>
        <w:tc>
          <w:tcPr>
            <w:tcW w:w="652" w:type="dxa"/>
            <w:tcBorders>
              <w:top w:val="single" w:sz="4" w:space="0" w:color="000000"/>
              <w:left w:val="single" w:sz="4" w:space="0" w:color="000000"/>
              <w:bottom w:val="single" w:sz="4" w:space="0" w:color="000000"/>
              <w:right w:val="single" w:sz="4" w:space="0" w:color="auto"/>
            </w:tcBorders>
          </w:tcPr>
          <w:p w14:paraId="7C11570E" w14:textId="77777777" w:rsidR="009271E5" w:rsidRPr="00BE068B" w:rsidRDefault="009271E5" w:rsidP="009271E5">
            <w:pPr>
              <w:rPr>
                <w:ins w:id="922" w:author="Aleta Haflett" w:date="2014-11-18T14:37:00Z"/>
                <w:rFonts w:ascii="Gill Sans MT" w:hAnsi="Gill Sans MT"/>
                <w:w w:val="105"/>
              </w:rPr>
            </w:pPr>
            <w:ins w:id="923" w:author="Aleta Haflett" w:date="2014-11-18T14:37:00Z">
              <w:r w:rsidRPr="00BE068B">
                <w:rPr>
                  <w:rFonts w:ascii="Gill Sans MT" w:hAnsi="Gill Sans MT"/>
                  <w:w w:val="105"/>
                </w:rPr>
                <w:t>L.8</w:t>
              </w:r>
            </w:ins>
          </w:p>
        </w:tc>
        <w:tc>
          <w:tcPr>
            <w:tcW w:w="7206" w:type="dxa"/>
            <w:tcBorders>
              <w:top w:val="single" w:sz="4" w:space="0" w:color="000000"/>
              <w:left w:val="single" w:sz="4" w:space="0" w:color="auto"/>
              <w:bottom w:val="single" w:sz="4" w:space="0" w:color="000000"/>
              <w:right w:val="single" w:sz="18" w:space="0" w:color="000000"/>
            </w:tcBorders>
          </w:tcPr>
          <w:p w14:paraId="40459EA2" w14:textId="77777777" w:rsidR="009271E5" w:rsidRPr="00BE068B" w:rsidRDefault="009271E5" w:rsidP="009271E5">
            <w:pPr>
              <w:spacing w:after="0"/>
              <w:rPr>
                <w:ins w:id="924" w:author="Aleta Haflett" w:date="2014-11-18T14:37:00Z"/>
                <w:rFonts w:ascii="Gill Sans MT" w:hAnsi="Gill Sans MT"/>
                <w:w w:val="105"/>
              </w:rPr>
            </w:pPr>
            <w:ins w:id="925" w:author="Aleta Haflett" w:date="2014-11-18T14:37:00Z">
              <w:r w:rsidRPr="00BE068B">
                <w:rPr>
                  <w:rFonts w:ascii="Gill Sans MT" w:hAnsi="Gill Sans MT"/>
                  <w:w w:val="105"/>
                </w:rPr>
                <w:t>Thinking over the past year, how much income did your household receive from remittances or pensions? (</w:t>
              </w:r>
              <w:proofErr w:type="spellStart"/>
              <w:proofErr w:type="gramStart"/>
              <w:r w:rsidRPr="00BE068B">
                <w:rPr>
                  <w:rFonts w:ascii="Gill Sans MT" w:hAnsi="Gill Sans MT"/>
                  <w:b/>
                  <w:w w:val="105"/>
                </w:rPr>
                <w:t>income</w:t>
              </w:r>
              <w:proofErr w:type="gramEnd"/>
              <w:r w:rsidRPr="00BE068B">
                <w:rPr>
                  <w:rFonts w:ascii="Gill Sans MT" w:hAnsi="Gill Sans MT"/>
                  <w:b/>
                  <w:w w:val="105"/>
                </w:rPr>
                <w:t>_other</w:t>
              </w:r>
              <w:proofErr w:type="spellEnd"/>
              <w:r w:rsidRPr="00BE068B">
                <w:rPr>
                  <w:rFonts w:ascii="Gill Sans MT" w:hAnsi="Gill Sans MT"/>
                  <w:w w:val="105"/>
                </w:rPr>
                <w:t>)</w:t>
              </w:r>
            </w:ins>
          </w:p>
        </w:tc>
        <w:tc>
          <w:tcPr>
            <w:tcW w:w="2515" w:type="dxa"/>
            <w:gridSpan w:val="4"/>
            <w:tcBorders>
              <w:top w:val="single" w:sz="18" w:space="0" w:color="000000"/>
              <w:left w:val="single" w:sz="18" w:space="0" w:color="000000"/>
              <w:bottom w:val="single" w:sz="18" w:space="0" w:color="000000"/>
              <w:right w:val="single" w:sz="18" w:space="0" w:color="000000"/>
            </w:tcBorders>
          </w:tcPr>
          <w:p w14:paraId="49E39214" w14:textId="77777777" w:rsidR="009271E5" w:rsidRPr="00BE068B" w:rsidRDefault="009271E5" w:rsidP="009271E5">
            <w:pPr>
              <w:spacing w:after="0"/>
              <w:rPr>
                <w:ins w:id="926" w:author="Aleta Haflett" w:date="2014-11-18T14:37:00Z"/>
                <w:rFonts w:ascii="Gill Sans MT" w:hAnsi="Gill Sans MT"/>
                <w:i/>
                <w:color w:val="A6A6A6" w:themeColor="background1" w:themeShade="A6"/>
              </w:rPr>
            </w:pPr>
            <w:ins w:id="927" w:author="Aleta Haflett" w:date="2014-11-18T14:37:00Z">
              <w:r w:rsidRPr="00BE068B">
                <w:rPr>
                  <w:rFonts w:ascii="Gill Sans MT" w:hAnsi="Gill Sans MT"/>
                  <w:i/>
                  <w:color w:val="A6A6A6" w:themeColor="background1" w:themeShade="A6"/>
                </w:rPr>
                <w:t>(Integer)</w:t>
              </w:r>
            </w:ins>
          </w:p>
        </w:tc>
      </w:tr>
      <w:tr w:rsidR="009271E5" w:rsidRPr="00BE068B" w14:paraId="5C0C995D" w14:textId="77777777" w:rsidTr="009271E5">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ins w:id="928" w:author="Aleta Haflett" w:date="2014-11-18T14:37:00Z"/>
        </w:trPr>
        <w:tc>
          <w:tcPr>
            <w:tcW w:w="652" w:type="dxa"/>
            <w:tcBorders>
              <w:right w:val="single" w:sz="4" w:space="0" w:color="auto"/>
            </w:tcBorders>
          </w:tcPr>
          <w:p w14:paraId="40C7DA3A" w14:textId="77777777" w:rsidR="009271E5" w:rsidRPr="00BE068B" w:rsidRDefault="009271E5" w:rsidP="009271E5">
            <w:pPr>
              <w:spacing w:after="0"/>
              <w:rPr>
                <w:ins w:id="929" w:author="Aleta Haflett" w:date="2014-11-18T14:37:00Z"/>
                <w:rFonts w:ascii="Gill Sans MT" w:hAnsi="Gill Sans MT"/>
                <w:w w:val="105"/>
              </w:rPr>
            </w:pPr>
            <w:ins w:id="930" w:author="Aleta Haflett" w:date="2014-11-18T14:37:00Z">
              <w:r w:rsidRPr="00BE068B">
                <w:rPr>
                  <w:rFonts w:ascii="Gill Sans MT" w:hAnsi="Gill Sans MT"/>
                  <w:w w:val="105"/>
                </w:rPr>
                <w:t>L.9</w:t>
              </w:r>
            </w:ins>
          </w:p>
        </w:tc>
        <w:tc>
          <w:tcPr>
            <w:tcW w:w="7235" w:type="dxa"/>
            <w:gridSpan w:val="2"/>
            <w:tcBorders>
              <w:left w:val="single" w:sz="4" w:space="0" w:color="auto"/>
              <w:right w:val="nil"/>
            </w:tcBorders>
          </w:tcPr>
          <w:p w14:paraId="4E0BC3E1" w14:textId="77777777" w:rsidR="009271E5" w:rsidRPr="00BE068B" w:rsidRDefault="009271E5" w:rsidP="009271E5">
            <w:pPr>
              <w:kinsoku w:val="0"/>
              <w:overflowPunct w:val="0"/>
              <w:spacing w:afterLines="20" w:after="48"/>
              <w:ind w:left="-18"/>
              <w:contextualSpacing/>
              <w:rPr>
                <w:ins w:id="931" w:author="Aleta Haflett" w:date="2014-11-18T14:37:00Z"/>
                <w:rFonts w:ascii="Gill Sans MT" w:hAnsi="Gill Sans MT"/>
                <w:w w:val="105"/>
              </w:rPr>
            </w:pPr>
            <w:ins w:id="932" w:author="Aleta Haflett" w:date="2014-11-18T14:37:00Z">
              <w:r w:rsidRPr="00BE068B">
                <w:rPr>
                  <w:rFonts w:ascii="Gill Sans MT" w:hAnsi="Gill Sans MT"/>
                  <w:w w:val="105"/>
                </w:rPr>
                <w:t>Thinking over the past year, did you household receive any cash, in kind or labor for renting out one or more of your fields to another household? (</w:t>
              </w:r>
              <w:proofErr w:type="spellStart"/>
              <w:proofErr w:type="gramStart"/>
              <w:r w:rsidRPr="00BE068B">
                <w:rPr>
                  <w:rFonts w:ascii="Gill Sans MT" w:hAnsi="Gill Sans MT"/>
                  <w:b/>
                  <w:w w:val="105"/>
                </w:rPr>
                <w:t>income</w:t>
              </w:r>
              <w:proofErr w:type="gramEnd"/>
              <w:r w:rsidRPr="00BE068B">
                <w:rPr>
                  <w:rFonts w:ascii="Gill Sans MT" w:hAnsi="Gill Sans MT"/>
                  <w:b/>
                  <w:w w:val="105"/>
                </w:rPr>
                <w:t>_rent</w:t>
              </w:r>
              <w:proofErr w:type="spellEnd"/>
              <w:r w:rsidRPr="00BE068B">
                <w:rPr>
                  <w:rFonts w:ascii="Gill Sans MT" w:hAnsi="Gill Sans MT"/>
                  <w:w w:val="105"/>
                </w:rPr>
                <w:t>)</w:t>
              </w:r>
            </w:ins>
          </w:p>
          <w:p w14:paraId="34665C4A" w14:textId="77777777" w:rsidR="009271E5" w:rsidRPr="00BE068B" w:rsidRDefault="009271E5" w:rsidP="009271E5">
            <w:pPr>
              <w:spacing w:after="0"/>
              <w:rPr>
                <w:ins w:id="933" w:author="Aleta Haflett" w:date="2014-11-18T14:37:00Z"/>
                <w:rFonts w:ascii="Gill Sans MT" w:hAnsi="Gill Sans MT"/>
                <w:i/>
                <w:w w:val="105"/>
              </w:rPr>
            </w:pPr>
            <w:ins w:id="934" w:author="Aleta Haflett" w:date="2014-11-18T14:37:00Z">
              <w:r w:rsidRPr="00BE068B">
                <w:rPr>
                  <w:rFonts w:ascii="Gill Sans MT" w:hAnsi="Gill Sans MT"/>
                  <w:i/>
                  <w:w w:val="105"/>
                </w:rPr>
                <w:t>Probe and code</w:t>
              </w:r>
            </w:ins>
          </w:p>
          <w:p w14:paraId="55EF5CA5" w14:textId="77777777" w:rsidR="009271E5" w:rsidRPr="00BE068B" w:rsidRDefault="009271E5" w:rsidP="009271E5">
            <w:pPr>
              <w:spacing w:after="0"/>
              <w:rPr>
                <w:ins w:id="935" w:author="Aleta Haflett" w:date="2014-11-18T14:37:00Z"/>
                <w:rFonts w:ascii="Gill Sans MT" w:hAnsi="Gill Sans MT"/>
                <w:w w:val="105"/>
              </w:rPr>
            </w:pPr>
            <w:ins w:id="936" w:author="Aleta Haflett" w:date="2014-11-18T14:37:00Z">
              <w:r w:rsidRPr="00BE068B">
                <w:rPr>
                  <w:rFonts w:ascii="Gill Sans MT" w:hAnsi="Gill Sans MT"/>
                  <w:i/>
                  <w:w w:val="105"/>
                </w:rPr>
                <w:t>If L9=9, skip to L12</w:t>
              </w:r>
            </w:ins>
          </w:p>
        </w:tc>
        <w:tc>
          <w:tcPr>
            <w:tcW w:w="1776" w:type="dxa"/>
            <w:gridSpan w:val="2"/>
            <w:tcBorders>
              <w:left w:val="nil"/>
              <w:right w:val="single" w:sz="18" w:space="0" w:color="000000"/>
            </w:tcBorders>
          </w:tcPr>
          <w:p w14:paraId="1626FC1C" w14:textId="77777777" w:rsidR="009271E5" w:rsidRDefault="009271E5" w:rsidP="009271E5">
            <w:pPr>
              <w:spacing w:after="0"/>
              <w:rPr>
                <w:ins w:id="937" w:author="Aleta Haflett" w:date="2014-11-18T14:38:00Z"/>
                <w:rFonts w:ascii="Gill Sans MT" w:hAnsi="Gill Sans MT"/>
                <w:w w:val="105"/>
              </w:rPr>
            </w:pPr>
            <w:ins w:id="938" w:author="Aleta Haflett" w:date="2014-11-18T14:37:00Z">
              <w:r>
                <w:rPr>
                  <w:rFonts w:ascii="Gill Sans MT" w:hAnsi="Gill Sans MT"/>
                  <w:w w:val="105"/>
                </w:rPr>
                <w:t>1-Cash</w:t>
              </w:r>
            </w:ins>
          </w:p>
          <w:p w14:paraId="2E2A5D43" w14:textId="77777777" w:rsidR="009271E5" w:rsidRDefault="009271E5" w:rsidP="009271E5">
            <w:pPr>
              <w:spacing w:after="0"/>
              <w:rPr>
                <w:ins w:id="939" w:author="Aleta Haflett" w:date="2014-11-18T14:37:00Z"/>
                <w:rFonts w:ascii="Gill Sans MT" w:hAnsi="Gill Sans MT"/>
                <w:w w:val="105"/>
              </w:rPr>
            </w:pPr>
            <w:ins w:id="940" w:author="Aleta Haflett" w:date="2014-11-18T14:38:00Z">
              <w:r>
                <w:rPr>
                  <w:rFonts w:ascii="Gill Sans MT" w:hAnsi="Gill Sans MT"/>
                  <w:w w:val="105"/>
                </w:rPr>
                <w:t>2</w:t>
              </w:r>
            </w:ins>
            <w:ins w:id="941" w:author="Aleta Haflett" w:date="2014-11-18T14:37:00Z">
              <w:r>
                <w:rPr>
                  <w:rFonts w:ascii="Gill Sans MT" w:hAnsi="Gill Sans MT"/>
                  <w:w w:val="105"/>
                </w:rPr>
                <w:t>-In-kind</w:t>
              </w:r>
            </w:ins>
          </w:p>
          <w:p w14:paraId="12C635E8" w14:textId="77777777" w:rsidR="009271E5" w:rsidRDefault="009271E5" w:rsidP="009271E5">
            <w:pPr>
              <w:spacing w:after="0"/>
              <w:rPr>
                <w:ins w:id="942" w:author="Aleta Haflett" w:date="2014-11-18T14:39:00Z"/>
                <w:rFonts w:ascii="Gill Sans MT" w:hAnsi="Gill Sans MT"/>
                <w:w w:val="105"/>
              </w:rPr>
            </w:pPr>
            <w:ins w:id="943" w:author="Aleta Haflett" w:date="2014-11-18T14:38:00Z">
              <w:r>
                <w:rPr>
                  <w:rFonts w:ascii="Gill Sans MT" w:hAnsi="Gill Sans MT"/>
                  <w:w w:val="105"/>
                </w:rPr>
                <w:t>3-Labor</w:t>
              </w:r>
            </w:ins>
          </w:p>
          <w:p w14:paraId="62F9853C" w14:textId="590EB5FC" w:rsidR="00590107" w:rsidRPr="00BE068B" w:rsidRDefault="00590107" w:rsidP="009271E5">
            <w:pPr>
              <w:spacing w:after="0"/>
              <w:rPr>
                <w:ins w:id="944" w:author="Aleta Haflett" w:date="2014-11-18T14:37:00Z"/>
                <w:rFonts w:ascii="Gill Sans MT" w:hAnsi="Gill Sans MT"/>
                <w:w w:val="105"/>
              </w:rPr>
            </w:pPr>
            <w:ins w:id="945" w:author="Aleta Haflett" w:date="2014-11-18T14:39:00Z">
              <w:r>
                <w:rPr>
                  <w:rFonts w:ascii="Gill Sans MT" w:hAnsi="Gill Sans MT"/>
                  <w:w w:val="105"/>
                </w:rPr>
                <w:t>97-Other</w:t>
              </w:r>
            </w:ins>
          </w:p>
        </w:tc>
        <w:tc>
          <w:tcPr>
            <w:tcW w:w="710" w:type="dxa"/>
            <w:tcBorders>
              <w:top w:val="single" w:sz="18" w:space="0" w:color="000000"/>
              <w:left w:val="single" w:sz="18" w:space="0" w:color="000000"/>
              <w:bottom w:val="single" w:sz="18" w:space="0" w:color="000000"/>
              <w:right w:val="single" w:sz="18" w:space="0" w:color="000000"/>
            </w:tcBorders>
          </w:tcPr>
          <w:p w14:paraId="19794303" w14:textId="77777777" w:rsidR="009271E5" w:rsidRPr="00BE068B" w:rsidRDefault="009271E5" w:rsidP="009271E5">
            <w:pPr>
              <w:spacing w:after="0"/>
              <w:rPr>
                <w:ins w:id="946" w:author="Aleta Haflett" w:date="2014-11-18T14:37:00Z"/>
                <w:rFonts w:ascii="Gill Sans MT" w:hAnsi="Gill Sans MT"/>
                <w:w w:val="105"/>
              </w:rPr>
            </w:pPr>
            <w:ins w:id="947" w:author="Aleta Haflett" w:date="2014-11-18T14:37:00Z">
              <w:r w:rsidRPr="00BE068B">
                <w:rPr>
                  <w:rFonts w:ascii="Gill Sans MT" w:hAnsi="Gill Sans MT"/>
                  <w:i/>
                  <w:color w:val="A6A6A6" w:themeColor="background1" w:themeShade="A6"/>
                </w:rPr>
                <w:t>(Code)</w:t>
              </w:r>
            </w:ins>
          </w:p>
        </w:tc>
      </w:tr>
      <w:tr w:rsidR="009271E5" w:rsidRPr="00BE068B" w14:paraId="56E3A6AE" w14:textId="77777777" w:rsidTr="009271E5">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ins w:id="948" w:author="Aleta Haflett" w:date="2014-11-18T14:37:00Z"/>
        </w:trPr>
        <w:tc>
          <w:tcPr>
            <w:tcW w:w="652" w:type="dxa"/>
            <w:tcBorders>
              <w:top w:val="single" w:sz="4" w:space="0" w:color="000000"/>
              <w:left w:val="single" w:sz="4" w:space="0" w:color="auto"/>
              <w:bottom w:val="single" w:sz="4" w:space="0" w:color="000000"/>
              <w:right w:val="single" w:sz="4" w:space="0" w:color="auto"/>
            </w:tcBorders>
          </w:tcPr>
          <w:p w14:paraId="6A64655E" w14:textId="2A48A384" w:rsidR="009271E5" w:rsidRPr="00BE068B" w:rsidRDefault="009271E5" w:rsidP="009271E5">
            <w:pPr>
              <w:spacing w:after="0"/>
              <w:rPr>
                <w:ins w:id="949" w:author="Aleta Haflett" w:date="2014-11-18T14:37:00Z"/>
                <w:rFonts w:ascii="Gill Sans MT" w:hAnsi="Gill Sans MT"/>
              </w:rPr>
            </w:pPr>
            <w:ins w:id="950" w:author="Aleta Haflett" w:date="2014-11-18T14:37:00Z">
              <w:r w:rsidRPr="00BE068B">
                <w:rPr>
                  <w:rFonts w:ascii="Gill Sans MT" w:hAnsi="Gill Sans MT"/>
                </w:rPr>
                <w:t>L.10</w:t>
              </w:r>
            </w:ins>
          </w:p>
        </w:tc>
        <w:tc>
          <w:tcPr>
            <w:tcW w:w="7235" w:type="dxa"/>
            <w:gridSpan w:val="2"/>
            <w:tcBorders>
              <w:top w:val="single" w:sz="4" w:space="0" w:color="000000"/>
              <w:left w:val="single" w:sz="4" w:space="0" w:color="auto"/>
              <w:bottom w:val="single" w:sz="4" w:space="0" w:color="000000"/>
              <w:right w:val="single" w:sz="18" w:space="0" w:color="000000"/>
            </w:tcBorders>
          </w:tcPr>
          <w:p w14:paraId="2891A629" w14:textId="77777777" w:rsidR="009271E5" w:rsidRPr="00BE068B" w:rsidRDefault="009271E5" w:rsidP="009271E5">
            <w:pPr>
              <w:kinsoku w:val="0"/>
              <w:overflowPunct w:val="0"/>
              <w:spacing w:afterLines="20" w:after="48"/>
              <w:ind w:left="-18"/>
              <w:contextualSpacing/>
              <w:rPr>
                <w:ins w:id="951" w:author="Aleta Haflett" w:date="2014-11-18T14:37:00Z"/>
                <w:rFonts w:ascii="Gill Sans MT" w:hAnsi="Gill Sans MT"/>
                <w:w w:val="105"/>
              </w:rPr>
            </w:pPr>
            <w:commentRangeStart w:id="952"/>
            <w:ins w:id="953" w:author="Aleta Haflett" w:date="2014-11-18T14:37:00Z">
              <w:r w:rsidRPr="00BE068B">
                <w:rPr>
                  <w:rFonts w:ascii="Gill Sans MT" w:hAnsi="Gill Sans MT"/>
                  <w:w w:val="105"/>
                </w:rPr>
                <w:t>How much payment did you receive for renting your fields</w:t>
              </w:r>
              <w:proofErr w:type="gramStart"/>
              <w:r w:rsidRPr="00BE068B">
                <w:rPr>
                  <w:rFonts w:ascii="Gill Sans MT" w:hAnsi="Gill Sans MT"/>
                  <w:w w:val="105"/>
                </w:rPr>
                <w:t>?(</w:t>
              </w:r>
              <w:commentRangeEnd w:id="952"/>
              <w:proofErr w:type="gramEnd"/>
              <w:r w:rsidRPr="00BE068B">
                <w:rPr>
                  <w:rStyle w:val="CommentReference"/>
                  <w:rFonts w:ascii="Gill Sans MT" w:hAnsi="Gill Sans MT"/>
                </w:rPr>
                <w:commentReference w:id="952"/>
              </w:r>
              <w:proofErr w:type="spellStart"/>
              <w:r w:rsidRPr="00BE068B">
                <w:rPr>
                  <w:rFonts w:ascii="Gill Sans MT" w:hAnsi="Gill Sans MT"/>
                  <w:b/>
                  <w:w w:val="105"/>
                </w:rPr>
                <w:t>rent_cash</w:t>
              </w:r>
              <w:proofErr w:type="spellEnd"/>
              <w:r w:rsidRPr="00BE068B">
                <w:rPr>
                  <w:rFonts w:ascii="Gill Sans MT" w:hAnsi="Gill Sans MT"/>
                  <w:w w:val="105"/>
                </w:rPr>
                <w:t>)</w:t>
              </w:r>
            </w:ins>
          </w:p>
          <w:p w14:paraId="76A032A8" w14:textId="77777777" w:rsidR="009271E5" w:rsidRPr="00BE068B" w:rsidRDefault="009271E5" w:rsidP="009271E5">
            <w:pPr>
              <w:spacing w:after="0"/>
              <w:rPr>
                <w:ins w:id="954" w:author="Aleta Haflett" w:date="2014-11-18T14:37:00Z"/>
                <w:rFonts w:ascii="Gill Sans MT" w:hAnsi="Gill Sans MT"/>
                <w:w w:val="105"/>
              </w:rPr>
            </w:pPr>
          </w:p>
        </w:tc>
        <w:tc>
          <w:tcPr>
            <w:tcW w:w="2486" w:type="dxa"/>
            <w:gridSpan w:val="3"/>
            <w:tcBorders>
              <w:top w:val="single" w:sz="18" w:space="0" w:color="000000"/>
              <w:left w:val="single" w:sz="18" w:space="0" w:color="000000"/>
              <w:bottom w:val="single" w:sz="18" w:space="0" w:color="000000"/>
              <w:right w:val="single" w:sz="18" w:space="0" w:color="000000"/>
            </w:tcBorders>
          </w:tcPr>
          <w:p w14:paraId="7AC446F9" w14:textId="77777777" w:rsidR="009271E5" w:rsidRPr="00BE068B" w:rsidRDefault="009271E5" w:rsidP="009271E5">
            <w:pPr>
              <w:spacing w:after="0"/>
              <w:rPr>
                <w:ins w:id="955" w:author="Aleta Haflett" w:date="2014-11-18T14:37:00Z"/>
                <w:rFonts w:ascii="Gill Sans MT" w:hAnsi="Gill Sans MT"/>
                <w:i/>
                <w:color w:val="A6A6A6" w:themeColor="background1" w:themeShade="A6"/>
              </w:rPr>
            </w:pPr>
            <w:ins w:id="956" w:author="Aleta Haflett" w:date="2014-11-18T14:37:00Z">
              <w:r w:rsidRPr="00BE068B">
                <w:rPr>
                  <w:rFonts w:ascii="Gill Sans MT" w:hAnsi="Gill Sans MT"/>
                  <w:i/>
                  <w:color w:val="A6A6A6" w:themeColor="background1" w:themeShade="A6"/>
                </w:rPr>
                <w:t>(Integer)</w:t>
              </w:r>
            </w:ins>
          </w:p>
        </w:tc>
      </w:tr>
      <w:tr w:rsidR="00590107" w:rsidRPr="00BE068B" w14:paraId="54C78866" w14:textId="77777777" w:rsidTr="009271E5">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ins w:id="957" w:author="Aleta Haflett" w:date="2014-11-18T14:38:00Z"/>
        </w:trPr>
        <w:tc>
          <w:tcPr>
            <w:tcW w:w="652" w:type="dxa"/>
            <w:tcBorders>
              <w:top w:val="single" w:sz="4" w:space="0" w:color="000000"/>
              <w:left w:val="single" w:sz="4" w:space="0" w:color="auto"/>
              <w:bottom w:val="single" w:sz="4" w:space="0" w:color="000000"/>
              <w:right w:val="single" w:sz="4" w:space="0" w:color="auto"/>
            </w:tcBorders>
          </w:tcPr>
          <w:p w14:paraId="429C9AEE" w14:textId="77777777" w:rsidR="00590107" w:rsidRPr="00BE068B" w:rsidRDefault="00590107" w:rsidP="009271E5">
            <w:pPr>
              <w:spacing w:after="0"/>
              <w:rPr>
                <w:ins w:id="958" w:author="Aleta Haflett" w:date="2014-11-18T14:38:00Z"/>
                <w:rFonts w:ascii="Gill Sans MT" w:hAnsi="Gill Sans MT"/>
              </w:rPr>
            </w:pPr>
          </w:p>
        </w:tc>
        <w:tc>
          <w:tcPr>
            <w:tcW w:w="7235" w:type="dxa"/>
            <w:gridSpan w:val="2"/>
            <w:tcBorders>
              <w:top w:val="single" w:sz="4" w:space="0" w:color="000000"/>
              <w:left w:val="single" w:sz="4" w:space="0" w:color="auto"/>
              <w:bottom w:val="single" w:sz="4" w:space="0" w:color="000000"/>
              <w:right w:val="single" w:sz="18" w:space="0" w:color="000000"/>
            </w:tcBorders>
          </w:tcPr>
          <w:p w14:paraId="0CF061B3" w14:textId="26C0192A" w:rsidR="00590107" w:rsidRPr="00BE068B" w:rsidRDefault="00590107" w:rsidP="009271E5">
            <w:pPr>
              <w:kinsoku w:val="0"/>
              <w:overflowPunct w:val="0"/>
              <w:spacing w:afterLines="20" w:after="48"/>
              <w:ind w:left="-18"/>
              <w:contextualSpacing/>
              <w:rPr>
                <w:ins w:id="959" w:author="Aleta Haflett" w:date="2014-11-18T14:38:00Z"/>
                <w:rFonts w:ascii="Gill Sans MT" w:hAnsi="Gill Sans MT"/>
                <w:w w:val="105"/>
              </w:rPr>
            </w:pPr>
            <w:ins w:id="960" w:author="Aleta Haflett" w:date="2014-11-18T14:38:00Z">
              <w:r>
                <w:rPr>
                  <w:rFonts w:ascii="Gill Sans MT" w:hAnsi="Gill Sans MT"/>
                  <w:w w:val="105"/>
                </w:rPr>
                <w:t xml:space="preserve">What is the estimated cash value of in-kind items you received for renting your fields? </w:t>
              </w:r>
            </w:ins>
          </w:p>
        </w:tc>
        <w:tc>
          <w:tcPr>
            <w:tcW w:w="2486" w:type="dxa"/>
            <w:gridSpan w:val="3"/>
            <w:tcBorders>
              <w:top w:val="single" w:sz="18" w:space="0" w:color="000000"/>
              <w:left w:val="single" w:sz="18" w:space="0" w:color="000000"/>
              <w:bottom w:val="single" w:sz="18" w:space="0" w:color="000000"/>
              <w:right w:val="single" w:sz="18" w:space="0" w:color="000000"/>
            </w:tcBorders>
          </w:tcPr>
          <w:p w14:paraId="7CE0BD35" w14:textId="77777777" w:rsidR="00590107" w:rsidRPr="00BE068B" w:rsidRDefault="00590107" w:rsidP="009271E5">
            <w:pPr>
              <w:spacing w:after="0"/>
              <w:rPr>
                <w:ins w:id="961" w:author="Aleta Haflett" w:date="2014-11-18T14:38:00Z"/>
                <w:rFonts w:ascii="Gill Sans MT" w:hAnsi="Gill Sans MT"/>
                <w:i/>
                <w:color w:val="A6A6A6" w:themeColor="background1" w:themeShade="A6"/>
              </w:rPr>
            </w:pPr>
          </w:p>
        </w:tc>
      </w:tr>
      <w:tr w:rsidR="009271E5" w:rsidRPr="00BE068B" w14:paraId="6DDDCF89" w14:textId="77777777" w:rsidTr="009271E5">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ins w:id="962" w:author="Aleta Haflett" w:date="2014-11-18T14:37:00Z"/>
        </w:trPr>
        <w:tc>
          <w:tcPr>
            <w:tcW w:w="652" w:type="dxa"/>
            <w:tcBorders>
              <w:top w:val="single" w:sz="4" w:space="0" w:color="000000"/>
              <w:left w:val="single" w:sz="4" w:space="0" w:color="auto"/>
              <w:bottom w:val="single" w:sz="4" w:space="0" w:color="000000"/>
              <w:right w:val="single" w:sz="4" w:space="0" w:color="auto"/>
            </w:tcBorders>
          </w:tcPr>
          <w:p w14:paraId="767E5486" w14:textId="77777777" w:rsidR="009271E5" w:rsidRPr="00BE068B" w:rsidRDefault="009271E5" w:rsidP="009271E5">
            <w:pPr>
              <w:spacing w:after="0"/>
              <w:rPr>
                <w:ins w:id="963" w:author="Aleta Haflett" w:date="2014-11-18T14:37:00Z"/>
                <w:rFonts w:ascii="Gill Sans MT" w:hAnsi="Gill Sans MT"/>
              </w:rPr>
            </w:pPr>
            <w:ins w:id="964" w:author="Aleta Haflett" w:date="2014-11-18T14:37:00Z">
              <w:r w:rsidRPr="00BE068B">
                <w:rPr>
                  <w:rFonts w:ascii="Gill Sans MT" w:hAnsi="Gill Sans MT"/>
                </w:rPr>
                <w:t>L.11</w:t>
              </w:r>
            </w:ins>
          </w:p>
        </w:tc>
        <w:tc>
          <w:tcPr>
            <w:tcW w:w="7235" w:type="dxa"/>
            <w:gridSpan w:val="2"/>
            <w:tcBorders>
              <w:top w:val="single" w:sz="4" w:space="0" w:color="000000"/>
              <w:left w:val="single" w:sz="4" w:space="0" w:color="auto"/>
              <w:bottom w:val="single" w:sz="4" w:space="0" w:color="000000"/>
              <w:right w:val="single" w:sz="18" w:space="0" w:color="000000"/>
            </w:tcBorders>
          </w:tcPr>
          <w:p w14:paraId="677D876C" w14:textId="77777777" w:rsidR="009271E5" w:rsidRPr="00BE068B" w:rsidRDefault="009271E5" w:rsidP="009271E5">
            <w:pPr>
              <w:kinsoku w:val="0"/>
              <w:overflowPunct w:val="0"/>
              <w:spacing w:afterLines="20" w:after="48"/>
              <w:ind w:left="-18"/>
              <w:contextualSpacing/>
              <w:rPr>
                <w:ins w:id="965" w:author="Aleta Haflett" w:date="2014-11-18T14:37:00Z"/>
                <w:rFonts w:ascii="Gill Sans MT" w:hAnsi="Gill Sans MT"/>
                <w:w w:val="105"/>
              </w:rPr>
            </w:pPr>
            <w:ins w:id="966" w:author="Aleta Haflett" w:date="2014-11-18T14:37:00Z">
              <w:r w:rsidRPr="00BE068B">
                <w:rPr>
                  <w:rFonts w:ascii="Gill Sans MT" w:hAnsi="Gill Sans MT"/>
                  <w:w w:val="105"/>
                </w:rPr>
                <w:t>How many person-days of labor did you receive for renting your fields? (</w:t>
              </w:r>
              <w:proofErr w:type="spellStart"/>
              <w:proofErr w:type="gramStart"/>
              <w:r w:rsidRPr="00BE068B">
                <w:rPr>
                  <w:rFonts w:ascii="Gill Sans MT" w:hAnsi="Gill Sans MT"/>
                  <w:b/>
                  <w:w w:val="105"/>
                </w:rPr>
                <w:t>rent</w:t>
              </w:r>
              <w:proofErr w:type="gramEnd"/>
              <w:r w:rsidRPr="00BE068B">
                <w:rPr>
                  <w:rFonts w:ascii="Gill Sans MT" w:hAnsi="Gill Sans MT"/>
                  <w:b/>
                  <w:w w:val="105"/>
                </w:rPr>
                <w:t>_labor</w:t>
              </w:r>
              <w:proofErr w:type="spellEnd"/>
              <w:r w:rsidRPr="00BE068B">
                <w:rPr>
                  <w:rFonts w:ascii="Gill Sans MT" w:hAnsi="Gill Sans MT"/>
                  <w:w w:val="105"/>
                </w:rPr>
                <w:t>)</w:t>
              </w:r>
            </w:ins>
          </w:p>
        </w:tc>
        <w:tc>
          <w:tcPr>
            <w:tcW w:w="2486" w:type="dxa"/>
            <w:gridSpan w:val="3"/>
            <w:tcBorders>
              <w:top w:val="single" w:sz="18" w:space="0" w:color="000000"/>
              <w:left w:val="single" w:sz="18" w:space="0" w:color="000000"/>
              <w:bottom w:val="single" w:sz="18" w:space="0" w:color="000000"/>
              <w:right w:val="single" w:sz="18" w:space="0" w:color="000000"/>
            </w:tcBorders>
          </w:tcPr>
          <w:p w14:paraId="55C1260E" w14:textId="77777777" w:rsidR="009271E5" w:rsidRPr="00BE068B" w:rsidRDefault="009271E5" w:rsidP="009271E5">
            <w:pPr>
              <w:spacing w:after="0"/>
              <w:rPr>
                <w:ins w:id="967" w:author="Aleta Haflett" w:date="2014-11-18T14:37:00Z"/>
                <w:rFonts w:ascii="Gill Sans MT" w:hAnsi="Gill Sans MT"/>
                <w:i/>
                <w:color w:val="A6A6A6" w:themeColor="background1" w:themeShade="A6"/>
              </w:rPr>
            </w:pPr>
            <w:ins w:id="968" w:author="Aleta Haflett" w:date="2014-11-18T14:37:00Z">
              <w:r w:rsidRPr="00BE068B">
                <w:rPr>
                  <w:rFonts w:ascii="Gill Sans MT" w:hAnsi="Gill Sans MT"/>
                  <w:i/>
                  <w:color w:val="A6A6A6" w:themeColor="background1" w:themeShade="A6"/>
                </w:rPr>
                <w:t>(Integer)</w:t>
              </w:r>
            </w:ins>
          </w:p>
        </w:tc>
      </w:tr>
      <w:tr w:rsidR="009271E5" w:rsidRPr="00BE068B" w14:paraId="55754E0D" w14:textId="77777777" w:rsidTr="009271E5">
        <w:trPr>
          <w:trHeight w:val="20"/>
          <w:ins w:id="969" w:author="Aleta Haflett" w:date="2014-11-18T14:37:00Z"/>
        </w:trPr>
        <w:tc>
          <w:tcPr>
            <w:tcW w:w="652" w:type="dxa"/>
            <w:tcBorders>
              <w:top w:val="single" w:sz="4" w:space="0" w:color="000000"/>
              <w:left w:val="single" w:sz="4" w:space="0" w:color="000000"/>
              <w:bottom w:val="single" w:sz="4" w:space="0" w:color="000000"/>
              <w:right w:val="single" w:sz="4" w:space="0" w:color="000000"/>
            </w:tcBorders>
          </w:tcPr>
          <w:p w14:paraId="716F9C8C" w14:textId="77777777" w:rsidR="009271E5" w:rsidRPr="00BE068B" w:rsidRDefault="009271E5" w:rsidP="009271E5">
            <w:pPr>
              <w:spacing w:after="0"/>
              <w:rPr>
                <w:ins w:id="970" w:author="Aleta Haflett" w:date="2014-11-18T14:37:00Z"/>
                <w:rFonts w:ascii="Gill Sans MT" w:eastAsia="Calibri" w:hAnsi="Gill Sans MT" w:cs="Times New Roman"/>
              </w:rPr>
            </w:pPr>
            <w:ins w:id="971" w:author="Aleta Haflett" w:date="2014-11-18T14:37:00Z">
              <w:r w:rsidRPr="00BE068B">
                <w:rPr>
                  <w:rFonts w:ascii="Gill Sans MT" w:eastAsia="Calibri" w:hAnsi="Gill Sans MT" w:cs="Times New Roman"/>
                </w:rPr>
                <w:t>L.12</w:t>
              </w:r>
            </w:ins>
          </w:p>
        </w:tc>
        <w:tc>
          <w:tcPr>
            <w:tcW w:w="7235" w:type="dxa"/>
            <w:gridSpan w:val="2"/>
            <w:tcBorders>
              <w:top w:val="single" w:sz="4" w:space="0" w:color="000000"/>
              <w:left w:val="single" w:sz="4" w:space="0" w:color="000000"/>
              <w:bottom w:val="single" w:sz="4" w:space="0" w:color="000000"/>
            </w:tcBorders>
          </w:tcPr>
          <w:p w14:paraId="61D5A8B5" w14:textId="77777777" w:rsidR="009271E5" w:rsidRPr="00BE068B" w:rsidRDefault="009271E5" w:rsidP="009271E5">
            <w:pPr>
              <w:kinsoku w:val="0"/>
              <w:overflowPunct w:val="0"/>
              <w:spacing w:afterLines="20" w:after="48"/>
              <w:ind w:left="-18"/>
              <w:contextualSpacing/>
              <w:rPr>
                <w:ins w:id="972" w:author="Aleta Haflett" w:date="2014-11-18T14:37:00Z"/>
                <w:rFonts w:ascii="Gill Sans MT" w:hAnsi="Gill Sans MT"/>
                <w:w w:val="105"/>
              </w:rPr>
            </w:pPr>
            <w:ins w:id="973" w:author="Aleta Haflett" w:date="2014-11-18T14:37:00Z">
              <w:r w:rsidRPr="00BE068B">
                <w:rPr>
                  <w:rFonts w:ascii="Gill Sans MT" w:hAnsi="Gill Sans MT"/>
                  <w:w w:val="105"/>
                </w:rPr>
                <w:t>L5. Did your household take out any formal loans from a bank or micro-credit institution in the past year? (</w:t>
              </w:r>
              <w:proofErr w:type="gramStart"/>
              <w:r w:rsidRPr="00BE068B">
                <w:rPr>
                  <w:rFonts w:ascii="Gill Sans MT" w:hAnsi="Gill Sans MT"/>
                  <w:b/>
                  <w:w w:val="105"/>
                </w:rPr>
                <w:t>loan</w:t>
              </w:r>
              <w:proofErr w:type="gramEnd"/>
              <w:r w:rsidRPr="00BE068B">
                <w:rPr>
                  <w:rFonts w:ascii="Gill Sans MT" w:hAnsi="Gill Sans MT"/>
                  <w:w w:val="105"/>
                </w:rPr>
                <w:t>)</w:t>
              </w:r>
            </w:ins>
          </w:p>
          <w:p w14:paraId="5CB61FB6" w14:textId="77777777" w:rsidR="009271E5" w:rsidRPr="00BE068B" w:rsidRDefault="009271E5" w:rsidP="009271E5">
            <w:pPr>
              <w:spacing w:after="0"/>
              <w:rPr>
                <w:ins w:id="974" w:author="Aleta Haflett" w:date="2014-11-18T14:37:00Z"/>
                <w:rFonts w:ascii="Gill Sans MT" w:hAnsi="Gill Sans MT"/>
                <w:color w:val="000000"/>
              </w:rPr>
            </w:pPr>
            <w:ins w:id="975" w:author="Aleta Haflett" w:date="2014-11-18T14:37:00Z">
              <w:r w:rsidRPr="00BE068B">
                <w:rPr>
                  <w:rFonts w:ascii="Gill Sans MT" w:hAnsi="Gill Sans MT"/>
                  <w:i/>
                  <w:w w:val="105"/>
                </w:rPr>
                <w:t xml:space="preserve">If 0, 888, 999, Skip to </w:t>
              </w:r>
              <w:r w:rsidRPr="00BE068B">
                <w:rPr>
                  <w:rFonts w:ascii="Gill Sans MT" w:hAnsi="Gill Sans MT"/>
                  <w:b/>
                  <w:w w:val="105"/>
                </w:rPr>
                <w:t>Module Q</w:t>
              </w:r>
            </w:ins>
          </w:p>
        </w:tc>
        <w:tc>
          <w:tcPr>
            <w:tcW w:w="1764" w:type="dxa"/>
            <w:tcBorders>
              <w:top w:val="single" w:sz="4" w:space="0" w:color="000000"/>
              <w:bottom w:val="single" w:sz="4" w:space="0" w:color="000000"/>
              <w:right w:val="single" w:sz="18" w:space="0" w:color="000000"/>
            </w:tcBorders>
          </w:tcPr>
          <w:p w14:paraId="51EB81E7" w14:textId="73A11379" w:rsidR="009271E5" w:rsidRPr="00BE068B" w:rsidRDefault="00590107" w:rsidP="009271E5">
            <w:pPr>
              <w:spacing w:after="0"/>
              <w:rPr>
                <w:ins w:id="976" w:author="Aleta Haflett" w:date="2014-11-18T14:37:00Z"/>
                <w:rFonts w:ascii="Gill Sans MT" w:hAnsi="Gill Sans MT" w:cs="Times New Roman"/>
                <w:w w:val="105"/>
              </w:rPr>
            </w:pPr>
            <w:ins w:id="977" w:author="Aleta Haflett" w:date="2014-11-18T14:37:00Z">
              <w:r>
                <w:rPr>
                  <w:rFonts w:ascii="Gill Sans MT" w:hAnsi="Gill Sans MT" w:cs="Times New Roman"/>
                  <w:w w:val="105"/>
                </w:rPr>
                <w:t>0</w:t>
              </w:r>
              <w:r w:rsidR="009271E5" w:rsidRPr="00BE068B">
                <w:rPr>
                  <w:rFonts w:ascii="Gill Sans MT" w:hAnsi="Gill Sans MT" w:cs="Times New Roman"/>
                  <w:w w:val="105"/>
                </w:rPr>
                <w:t>=No</w:t>
              </w:r>
            </w:ins>
          </w:p>
          <w:p w14:paraId="52E34D43" w14:textId="64523492" w:rsidR="009271E5" w:rsidRPr="00BE068B" w:rsidRDefault="00590107" w:rsidP="009271E5">
            <w:pPr>
              <w:spacing w:after="0"/>
              <w:rPr>
                <w:ins w:id="978" w:author="Aleta Haflett" w:date="2014-11-18T14:37:00Z"/>
                <w:rFonts w:ascii="Gill Sans MT" w:hAnsi="Gill Sans MT" w:cs="Times New Roman"/>
                <w:w w:val="105"/>
              </w:rPr>
            </w:pPr>
            <w:ins w:id="979" w:author="Aleta Haflett" w:date="2014-11-18T14:37:00Z">
              <w:r>
                <w:rPr>
                  <w:rFonts w:ascii="Gill Sans MT" w:hAnsi="Gill Sans MT" w:cs="Times New Roman"/>
                  <w:w w:val="105"/>
                </w:rPr>
                <w:t>1</w:t>
              </w:r>
              <w:r w:rsidR="009271E5" w:rsidRPr="00BE068B">
                <w:rPr>
                  <w:rFonts w:ascii="Gill Sans MT" w:hAnsi="Gill Sans MT" w:cs="Times New Roman"/>
                  <w:w w:val="105"/>
                </w:rPr>
                <w:t>=Yes</w:t>
              </w:r>
              <w:r w:rsidR="009271E5" w:rsidRPr="00BE068B" w:rsidDel="00226116">
                <w:rPr>
                  <w:rFonts w:ascii="Gill Sans MT" w:hAnsi="Gill Sans MT" w:cs="Times New Roman"/>
                  <w:w w:val="105"/>
                </w:rPr>
                <w:t xml:space="preserve"> </w:t>
              </w:r>
            </w:ins>
          </w:p>
          <w:p w14:paraId="7517F514" w14:textId="77777777" w:rsidR="009271E5" w:rsidRPr="00BE068B" w:rsidRDefault="009271E5" w:rsidP="009271E5">
            <w:pPr>
              <w:spacing w:after="0"/>
              <w:rPr>
                <w:ins w:id="980" w:author="Aleta Haflett" w:date="2014-11-18T14:37:00Z"/>
                <w:rFonts w:ascii="Gill Sans MT" w:hAnsi="Gill Sans MT" w:cs="Times New Roman"/>
                <w:w w:val="105"/>
              </w:rPr>
            </w:pPr>
            <w:ins w:id="981" w:author="Aleta Haflett" w:date="2014-11-18T14:37:00Z">
              <w:r w:rsidRPr="00BE068B">
                <w:rPr>
                  <w:rFonts w:ascii="Gill Sans MT" w:hAnsi="Gill Sans MT" w:cs="Times New Roman"/>
                  <w:w w:val="105"/>
                </w:rPr>
                <w:t>888=Don’t know</w:t>
              </w:r>
            </w:ins>
          </w:p>
          <w:p w14:paraId="3321F621" w14:textId="77777777" w:rsidR="009271E5" w:rsidRPr="00BE068B" w:rsidRDefault="009271E5" w:rsidP="009271E5">
            <w:pPr>
              <w:spacing w:after="0"/>
              <w:rPr>
                <w:ins w:id="982" w:author="Aleta Haflett" w:date="2014-11-18T14:37:00Z"/>
                <w:rFonts w:ascii="Gill Sans MT" w:hAnsi="Gill Sans MT" w:cs="Times New Roman"/>
                <w:w w:val="105"/>
              </w:rPr>
            </w:pPr>
            <w:ins w:id="983" w:author="Aleta Haflett" w:date="2014-11-18T14:37:00Z">
              <w:r w:rsidRPr="00BE068B">
                <w:rPr>
                  <w:rFonts w:ascii="Gill Sans MT" w:hAnsi="Gill Sans MT" w:cs="Times New Roman"/>
                  <w:w w:val="105"/>
                </w:rPr>
                <w:t>999=Prefer not to respond</w:t>
              </w:r>
            </w:ins>
          </w:p>
        </w:tc>
        <w:tc>
          <w:tcPr>
            <w:tcW w:w="722" w:type="dxa"/>
            <w:gridSpan w:val="2"/>
            <w:tcBorders>
              <w:top w:val="single" w:sz="18" w:space="0" w:color="000000"/>
              <w:left w:val="single" w:sz="18" w:space="0" w:color="000000"/>
              <w:bottom w:val="single" w:sz="18" w:space="0" w:color="000000"/>
              <w:right w:val="single" w:sz="18" w:space="0" w:color="000000"/>
            </w:tcBorders>
          </w:tcPr>
          <w:p w14:paraId="38EC1F30" w14:textId="77777777" w:rsidR="009271E5" w:rsidRPr="00BE068B" w:rsidRDefault="009271E5" w:rsidP="009271E5">
            <w:pPr>
              <w:spacing w:after="0"/>
              <w:rPr>
                <w:ins w:id="984" w:author="Aleta Haflett" w:date="2014-11-18T14:37:00Z"/>
                <w:rFonts w:ascii="Gill Sans MT" w:eastAsia="Calibri" w:hAnsi="Gill Sans MT" w:cs="Times New Roman"/>
                <w:i/>
                <w:color w:val="A6A6A6"/>
              </w:rPr>
            </w:pPr>
            <w:ins w:id="985" w:author="Aleta Haflett" w:date="2014-11-18T14:37:00Z">
              <w:r w:rsidRPr="00BE068B">
                <w:rPr>
                  <w:rFonts w:ascii="Gill Sans MT" w:eastAsia="Calibri" w:hAnsi="Gill Sans MT" w:cs="Times New Roman"/>
                  <w:i/>
                  <w:color w:val="A6A6A6"/>
                </w:rPr>
                <w:t>(Code)</w:t>
              </w:r>
            </w:ins>
          </w:p>
        </w:tc>
      </w:tr>
      <w:tr w:rsidR="009271E5" w:rsidRPr="00BE068B" w14:paraId="080BC838" w14:textId="77777777" w:rsidTr="009271E5">
        <w:trPr>
          <w:trHeight w:val="20"/>
          <w:ins w:id="986" w:author="Aleta Haflett" w:date="2014-11-18T14:37:00Z"/>
        </w:trPr>
        <w:tc>
          <w:tcPr>
            <w:tcW w:w="652" w:type="dxa"/>
            <w:tcBorders>
              <w:top w:val="single" w:sz="4" w:space="0" w:color="000000"/>
              <w:left w:val="single" w:sz="4" w:space="0" w:color="000000"/>
              <w:bottom w:val="single" w:sz="4" w:space="0" w:color="000000"/>
              <w:right w:val="single" w:sz="4" w:space="0" w:color="000000"/>
            </w:tcBorders>
          </w:tcPr>
          <w:p w14:paraId="10402BDB" w14:textId="77777777" w:rsidR="009271E5" w:rsidRPr="00BE068B" w:rsidRDefault="009271E5" w:rsidP="009271E5">
            <w:pPr>
              <w:spacing w:after="0"/>
              <w:rPr>
                <w:ins w:id="987" w:author="Aleta Haflett" w:date="2014-11-18T14:37:00Z"/>
                <w:rFonts w:ascii="Gill Sans MT" w:eastAsia="Calibri" w:hAnsi="Gill Sans MT" w:cs="Times New Roman"/>
              </w:rPr>
            </w:pPr>
            <w:ins w:id="988" w:author="Aleta Haflett" w:date="2014-11-18T14:37:00Z">
              <w:r w:rsidRPr="00BE068B">
                <w:rPr>
                  <w:rFonts w:ascii="Gill Sans MT" w:eastAsia="Calibri" w:hAnsi="Gill Sans MT" w:cs="Times New Roman"/>
                </w:rPr>
                <w:t>L.13</w:t>
              </w:r>
            </w:ins>
          </w:p>
        </w:tc>
        <w:tc>
          <w:tcPr>
            <w:tcW w:w="7235" w:type="dxa"/>
            <w:gridSpan w:val="2"/>
            <w:tcBorders>
              <w:top w:val="single" w:sz="4" w:space="0" w:color="000000"/>
              <w:left w:val="single" w:sz="4" w:space="0" w:color="000000"/>
              <w:bottom w:val="single" w:sz="4" w:space="0" w:color="000000"/>
            </w:tcBorders>
          </w:tcPr>
          <w:p w14:paraId="08DF2FF4" w14:textId="77777777" w:rsidR="009271E5" w:rsidRPr="00BE068B" w:rsidRDefault="009271E5" w:rsidP="009271E5">
            <w:pPr>
              <w:kinsoku w:val="0"/>
              <w:overflowPunct w:val="0"/>
              <w:spacing w:afterLines="20" w:after="48"/>
              <w:ind w:left="-18"/>
              <w:contextualSpacing/>
              <w:rPr>
                <w:ins w:id="989" w:author="Aleta Haflett" w:date="2014-11-18T14:37:00Z"/>
                <w:rFonts w:ascii="Gill Sans MT" w:hAnsi="Gill Sans MT"/>
                <w:w w:val="105"/>
              </w:rPr>
            </w:pPr>
            <w:commentRangeStart w:id="990"/>
            <w:commentRangeStart w:id="991"/>
            <w:ins w:id="992" w:author="Aleta Haflett" w:date="2014-11-18T14:37:00Z">
              <w:r w:rsidRPr="00BE068B">
                <w:rPr>
                  <w:rFonts w:ascii="Gill Sans MT" w:hAnsi="Gill Sans MT"/>
                  <w:w w:val="105"/>
                </w:rPr>
                <w:t>Did you have to provide any documentation of your land rights to secure the loan? (</w:t>
              </w:r>
              <w:proofErr w:type="spellStart"/>
              <w:proofErr w:type="gramStart"/>
              <w:r w:rsidRPr="00BE068B">
                <w:rPr>
                  <w:rFonts w:ascii="Gill Sans MT" w:hAnsi="Gill Sans MT"/>
                  <w:b/>
                  <w:w w:val="105"/>
                </w:rPr>
                <w:t>loandoc</w:t>
              </w:r>
              <w:commentRangeEnd w:id="990"/>
              <w:proofErr w:type="spellEnd"/>
              <w:proofErr w:type="gramEnd"/>
              <w:r w:rsidRPr="00BE068B">
                <w:rPr>
                  <w:rStyle w:val="CommentReference"/>
                  <w:rFonts w:ascii="Gill Sans MT" w:hAnsi="Gill Sans MT"/>
                </w:rPr>
                <w:commentReference w:id="990"/>
              </w:r>
              <w:r w:rsidRPr="00BE068B">
                <w:rPr>
                  <w:rFonts w:ascii="Gill Sans MT" w:hAnsi="Gill Sans MT"/>
                  <w:w w:val="105"/>
                </w:rPr>
                <w:t>)</w:t>
              </w:r>
              <w:commentRangeEnd w:id="991"/>
              <w:r w:rsidRPr="00BE068B">
                <w:rPr>
                  <w:rStyle w:val="CommentReference"/>
                  <w:rFonts w:ascii="Gill Sans MT" w:hAnsi="Gill Sans MT"/>
                </w:rPr>
                <w:commentReference w:id="991"/>
              </w:r>
            </w:ins>
          </w:p>
          <w:p w14:paraId="753F4A60" w14:textId="77777777" w:rsidR="009271E5" w:rsidRPr="00BE068B" w:rsidRDefault="009271E5" w:rsidP="009271E5">
            <w:pPr>
              <w:spacing w:after="0"/>
              <w:rPr>
                <w:ins w:id="993" w:author="Aleta Haflett" w:date="2014-11-18T14:37:00Z"/>
                <w:rFonts w:ascii="Gill Sans MT" w:hAnsi="Gill Sans MT"/>
                <w:color w:val="000000"/>
              </w:rPr>
            </w:pPr>
            <w:ins w:id="994" w:author="Aleta Haflett" w:date="2014-11-18T14:37:00Z">
              <w:r w:rsidRPr="00BE068B">
                <w:rPr>
                  <w:rFonts w:ascii="Gill Sans MT" w:hAnsi="Gill Sans MT"/>
                  <w:i/>
                  <w:w w:val="105"/>
                </w:rPr>
                <w:t xml:space="preserve">If 0, 888, 999, Skip to </w:t>
              </w:r>
              <w:r w:rsidRPr="00BE068B">
                <w:rPr>
                  <w:rFonts w:ascii="Gill Sans MT" w:hAnsi="Gill Sans MT"/>
                  <w:b/>
                  <w:w w:val="105"/>
                </w:rPr>
                <w:t>Module M</w:t>
              </w:r>
            </w:ins>
          </w:p>
        </w:tc>
        <w:tc>
          <w:tcPr>
            <w:tcW w:w="1764" w:type="dxa"/>
            <w:tcBorders>
              <w:top w:val="single" w:sz="4" w:space="0" w:color="000000"/>
              <w:bottom w:val="single" w:sz="4" w:space="0" w:color="000000"/>
              <w:right w:val="single" w:sz="18" w:space="0" w:color="000000"/>
            </w:tcBorders>
          </w:tcPr>
          <w:p w14:paraId="1815418F" w14:textId="548461AE" w:rsidR="009271E5" w:rsidRPr="00BE068B" w:rsidRDefault="00590107" w:rsidP="009271E5">
            <w:pPr>
              <w:spacing w:after="0"/>
              <w:rPr>
                <w:ins w:id="995" w:author="Aleta Haflett" w:date="2014-11-18T14:37:00Z"/>
                <w:rFonts w:ascii="Gill Sans MT" w:hAnsi="Gill Sans MT" w:cs="Times New Roman"/>
                <w:w w:val="105"/>
              </w:rPr>
            </w:pPr>
            <w:ins w:id="996" w:author="Aleta Haflett" w:date="2014-11-18T14:37:00Z">
              <w:r>
                <w:rPr>
                  <w:rFonts w:ascii="Gill Sans MT" w:hAnsi="Gill Sans MT" w:cs="Times New Roman"/>
                  <w:w w:val="105"/>
                </w:rPr>
                <w:t>0</w:t>
              </w:r>
              <w:r w:rsidR="009271E5" w:rsidRPr="00BE068B">
                <w:rPr>
                  <w:rFonts w:ascii="Gill Sans MT" w:hAnsi="Gill Sans MT" w:cs="Times New Roman"/>
                  <w:w w:val="105"/>
                </w:rPr>
                <w:t>=No</w:t>
              </w:r>
            </w:ins>
          </w:p>
          <w:p w14:paraId="0280C805" w14:textId="355B6CFE" w:rsidR="009271E5" w:rsidRPr="00BE068B" w:rsidRDefault="00590107" w:rsidP="009271E5">
            <w:pPr>
              <w:spacing w:after="0"/>
              <w:rPr>
                <w:ins w:id="997" w:author="Aleta Haflett" w:date="2014-11-18T14:37:00Z"/>
                <w:rFonts w:ascii="Gill Sans MT" w:hAnsi="Gill Sans MT" w:cs="Times New Roman"/>
                <w:w w:val="105"/>
              </w:rPr>
            </w:pPr>
            <w:ins w:id="998" w:author="Aleta Haflett" w:date="2014-11-18T14:37:00Z">
              <w:r>
                <w:rPr>
                  <w:rFonts w:ascii="Gill Sans MT" w:hAnsi="Gill Sans MT" w:cs="Times New Roman"/>
                  <w:w w:val="105"/>
                </w:rPr>
                <w:t>1</w:t>
              </w:r>
              <w:r w:rsidR="009271E5" w:rsidRPr="00BE068B">
                <w:rPr>
                  <w:rFonts w:ascii="Gill Sans MT" w:hAnsi="Gill Sans MT" w:cs="Times New Roman"/>
                  <w:w w:val="105"/>
                </w:rPr>
                <w:t>=Yes</w:t>
              </w:r>
              <w:r w:rsidR="009271E5" w:rsidRPr="00BE068B" w:rsidDel="00226116">
                <w:rPr>
                  <w:rFonts w:ascii="Gill Sans MT" w:hAnsi="Gill Sans MT" w:cs="Times New Roman"/>
                  <w:w w:val="105"/>
                </w:rPr>
                <w:t xml:space="preserve"> </w:t>
              </w:r>
            </w:ins>
          </w:p>
          <w:p w14:paraId="21861CB8" w14:textId="77777777" w:rsidR="009271E5" w:rsidRPr="00BE068B" w:rsidRDefault="009271E5" w:rsidP="009271E5">
            <w:pPr>
              <w:spacing w:after="0"/>
              <w:rPr>
                <w:ins w:id="999" w:author="Aleta Haflett" w:date="2014-11-18T14:37:00Z"/>
                <w:rFonts w:ascii="Gill Sans MT" w:hAnsi="Gill Sans MT" w:cs="Times New Roman"/>
                <w:w w:val="105"/>
              </w:rPr>
            </w:pPr>
            <w:ins w:id="1000" w:author="Aleta Haflett" w:date="2014-11-18T14:37:00Z">
              <w:r w:rsidRPr="00BE068B">
                <w:rPr>
                  <w:rFonts w:ascii="Gill Sans MT" w:hAnsi="Gill Sans MT" w:cs="Times New Roman"/>
                  <w:w w:val="105"/>
                </w:rPr>
                <w:t>888=Don’t know</w:t>
              </w:r>
            </w:ins>
          </w:p>
          <w:p w14:paraId="31087B77" w14:textId="77777777" w:rsidR="009271E5" w:rsidRPr="00BE068B" w:rsidRDefault="009271E5" w:rsidP="009271E5">
            <w:pPr>
              <w:spacing w:after="0"/>
              <w:rPr>
                <w:ins w:id="1001" w:author="Aleta Haflett" w:date="2014-11-18T14:37:00Z"/>
                <w:rFonts w:ascii="Gill Sans MT" w:hAnsi="Gill Sans MT" w:cs="Times New Roman"/>
                <w:w w:val="105"/>
              </w:rPr>
            </w:pPr>
            <w:ins w:id="1002" w:author="Aleta Haflett" w:date="2014-11-18T14:37:00Z">
              <w:r w:rsidRPr="00BE068B">
                <w:rPr>
                  <w:rFonts w:ascii="Gill Sans MT" w:hAnsi="Gill Sans MT" w:cs="Times New Roman"/>
                  <w:w w:val="105"/>
                </w:rPr>
                <w:t>999=Prefer not to respond</w:t>
              </w:r>
            </w:ins>
          </w:p>
        </w:tc>
        <w:tc>
          <w:tcPr>
            <w:tcW w:w="722" w:type="dxa"/>
            <w:gridSpan w:val="2"/>
            <w:tcBorders>
              <w:top w:val="single" w:sz="18" w:space="0" w:color="000000"/>
              <w:left w:val="single" w:sz="18" w:space="0" w:color="000000"/>
              <w:bottom w:val="single" w:sz="18" w:space="0" w:color="000000"/>
              <w:right w:val="single" w:sz="18" w:space="0" w:color="000000"/>
            </w:tcBorders>
          </w:tcPr>
          <w:p w14:paraId="2D754CB0" w14:textId="77777777" w:rsidR="009271E5" w:rsidRPr="00BE068B" w:rsidRDefault="009271E5" w:rsidP="009271E5">
            <w:pPr>
              <w:spacing w:after="0"/>
              <w:rPr>
                <w:ins w:id="1003" w:author="Aleta Haflett" w:date="2014-11-18T14:37:00Z"/>
                <w:rFonts w:ascii="Gill Sans MT" w:eastAsia="Calibri" w:hAnsi="Gill Sans MT" w:cs="Times New Roman"/>
                <w:i/>
                <w:color w:val="A6A6A6"/>
              </w:rPr>
            </w:pPr>
            <w:ins w:id="1004" w:author="Aleta Haflett" w:date="2014-11-18T14:37:00Z">
              <w:r w:rsidRPr="00BE068B">
                <w:rPr>
                  <w:rFonts w:ascii="Gill Sans MT" w:eastAsia="Calibri" w:hAnsi="Gill Sans MT" w:cs="Times New Roman"/>
                  <w:i/>
                  <w:color w:val="A6A6A6"/>
                </w:rPr>
                <w:t>(Code)</w:t>
              </w:r>
            </w:ins>
          </w:p>
        </w:tc>
      </w:tr>
      <w:tr w:rsidR="009271E5" w:rsidRPr="00BE068B" w14:paraId="09A8A161" w14:textId="77777777" w:rsidTr="009271E5">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ins w:id="1005" w:author="Aleta Haflett" w:date="2014-11-18T14:37:00Z"/>
        </w:trPr>
        <w:tc>
          <w:tcPr>
            <w:tcW w:w="652" w:type="dxa"/>
            <w:tcBorders>
              <w:right w:val="single" w:sz="4" w:space="0" w:color="auto"/>
            </w:tcBorders>
          </w:tcPr>
          <w:p w14:paraId="470CBC5F" w14:textId="77777777" w:rsidR="009271E5" w:rsidRPr="00BE068B" w:rsidRDefault="009271E5" w:rsidP="009271E5">
            <w:pPr>
              <w:spacing w:after="0"/>
              <w:rPr>
                <w:ins w:id="1006" w:author="Aleta Haflett" w:date="2014-11-18T14:37:00Z"/>
                <w:rFonts w:ascii="Gill Sans MT" w:hAnsi="Gill Sans MT"/>
              </w:rPr>
            </w:pPr>
            <w:ins w:id="1007" w:author="Aleta Haflett" w:date="2014-11-18T14:37:00Z">
              <w:r w:rsidRPr="00BE068B">
                <w:rPr>
                  <w:rFonts w:ascii="Gill Sans MT" w:hAnsi="Gill Sans MT"/>
                </w:rPr>
                <w:t>L.14</w:t>
              </w:r>
            </w:ins>
          </w:p>
        </w:tc>
        <w:tc>
          <w:tcPr>
            <w:tcW w:w="7235" w:type="dxa"/>
            <w:gridSpan w:val="2"/>
            <w:tcBorders>
              <w:left w:val="single" w:sz="4" w:space="0" w:color="auto"/>
              <w:right w:val="single" w:sz="18" w:space="0" w:color="000000"/>
            </w:tcBorders>
          </w:tcPr>
          <w:p w14:paraId="4EA372E9" w14:textId="77777777" w:rsidR="009271E5" w:rsidRPr="00BE068B" w:rsidRDefault="009271E5" w:rsidP="009271E5">
            <w:pPr>
              <w:spacing w:after="0"/>
              <w:rPr>
                <w:ins w:id="1008" w:author="Aleta Haflett" w:date="2014-11-18T14:37:00Z"/>
                <w:rFonts w:ascii="Gill Sans MT" w:hAnsi="Gill Sans MT"/>
                <w:w w:val="105"/>
              </w:rPr>
            </w:pPr>
            <w:ins w:id="1009" w:author="Aleta Haflett" w:date="2014-11-18T14:37:00Z">
              <w:r w:rsidRPr="00BE068B">
                <w:rPr>
                  <w:rFonts w:ascii="Gill Sans MT" w:hAnsi="Gill Sans MT"/>
                  <w:w w:val="105"/>
                </w:rPr>
                <w:t>What kind of documentation was required? (</w:t>
              </w:r>
              <w:proofErr w:type="spellStart"/>
              <w:proofErr w:type="gramStart"/>
              <w:r w:rsidRPr="00BE068B">
                <w:rPr>
                  <w:rFonts w:ascii="Gill Sans MT" w:hAnsi="Gill Sans MT"/>
                  <w:b/>
                  <w:w w:val="105"/>
                </w:rPr>
                <w:t>loandoctype</w:t>
              </w:r>
              <w:proofErr w:type="spellEnd"/>
              <w:proofErr w:type="gramEnd"/>
              <w:r w:rsidRPr="00BE068B">
                <w:rPr>
                  <w:rFonts w:ascii="Gill Sans MT" w:hAnsi="Gill Sans MT"/>
                  <w:w w:val="105"/>
                </w:rPr>
                <w:t>)</w:t>
              </w:r>
            </w:ins>
          </w:p>
        </w:tc>
        <w:tc>
          <w:tcPr>
            <w:tcW w:w="2486" w:type="dxa"/>
            <w:gridSpan w:val="3"/>
            <w:tcBorders>
              <w:top w:val="single" w:sz="18" w:space="0" w:color="000000"/>
              <w:left w:val="single" w:sz="18" w:space="0" w:color="000000"/>
              <w:bottom w:val="single" w:sz="18" w:space="0" w:color="000000"/>
              <w:right w:val="single" w:sz="18" w:space="0" w:color="000000"/>
            </w:tcBorders>
          </w:tcPr>
          <w:p w14:paraId="6F7C2BC9" w14:textId="77777777" w:rsidR="009271E5" w:rsidRPr="00BE068B" w:rsidRDefault="009271E5" w:rsidP="009271E5">
            <w:pPr>
              <w:spacing w:after="0"/>
              <w:rPr>
                <w:ins w:id="1010" w:author="Aleta Haflett" w:date="2014-11-18T14:37:00Z"/>
                <w:rFonts w:ascii="Gill Sans MT" w:hAnsi="Gill Sans MT"/>
                <w:w w:val="105"/>
              </w:rPr>
            </w:pPr>
            <w:ins w:id="1011" w:author="Aleta Haflett" w:date="2014-11-18T14:37:00Z">
              <w:r w:rsidRPr="00BE068B">
                <w:rPr>
                  <w:rFonts w:ascii="Gill Sans MT" w:hAnsi="Gill Sans MT"/>
                  <w:i/>
                  <w:color w:val="A6A6A6" w:themeColor="background1" w:themeShade="A6"/>
                </w:rPr>
                <w:t>(Text)</w:t>
              </w:r>
            </w:ins>
          </w:p>
        </w:tc>
      </w:tr>
    </w:tbl>
    <w:p w14:paraId="300FD9E4" w14:textId="77777777" w:rsidR="009271E5" w:rsidRDefault="009271E5">
      <w:pPr>
        <w:rPr>
          <w:ins w:id="1012" w:author="Aleta Haflett" w:date="2014-11-18T14:37:00Z"/>
          <w:rFonts w:ascii="Gill Sans MT" w:eastAsia="Times New Roman" w:hAnsi="Gill Sans MT" w:cs="Times New Roman"/>
          <w:b/>
          <w:bCs/>
        </w:rPr>
      </w:pPr>
      <w:ins w:id="1013" w:author="Aleta Haflett" w:date="2014-11-18T14:37:00Z">
        <w:r>
          <w:rPr>
            <w:rFonts w:ascii="Gill Sans MT" w:eastAsia="Times New Roman" w:hAnsi="Gill Sans MT" w:cs="Times New Roman"/>
            <w:b/>
            <w:bCs/>
          </w:rPr>
          <w:br w:type="page"/>
        </w:r>
      </w:ins>
    </w:p>
    <w:p w14:paraId="6F2C6C32" w14:textId="6E61914B" w:rsidR="00C71DE8" w:rsidRPr="00BE068B" w:rsidRDefault="009271E5" w:rsidP="00A9561E">
      <w:pPr>
        <w:tabs>
          <w:tab w:val="left" w:pos="9810"/>
        </w:tabs>
        <w:spacing w:afterLines="20" w:after="48" w:line="240" w:lineRule="auto"/>
        <w:contextualSpacing/>
        <w:rPr>
          <w:rFonts w:ascii="Gill Sans MT" w:eastAsia="Times New Roman" w:hAnsi="Gill Sans MT" w:cs="Times New Roman"/>
          <w:b/>
          <w:bCs/>
        </w:rPr>
      </w:pPr>
      <w:ins w:id="1014" w:author="Aleta Haflett" w:date="2014-11-18T14:36:00Z">
        <w:r>
          <w:rPr>
            <w:rFonts w:ascii="Gill Sans MT" w:eastAsia="Times New Roman" w:hAnsi="Gill Sans MT" w:cs="Times New Roman"/>
            <w:b/>
            <w:bCs/>
          </w:rPr>
          <w:t xml:space="preserve"> </w:t>
        </w:r>
      </w:ins>
      <w:r w:rsidR="00C71DE8" w:rsidRPr="00BE068B">
        <w:rPr>
          <w:rFonts w:ascii="Gill Sans MT" w:eastAsia="Times New Roman" w:hAnsi="Gill Sans MT" w:cs="Times New Roman"/>
          <w:b/>
          <w:bCs/>
        </w:rPr>
        <w:t>M. LIVESTOCK ASSETS</w:t>
      </w:r>
    </w:p>
    <w:p w14:paraId="163FA4A4" w14:textId="77777777" w:rsidR="00C71DE8" w:rsidRPr="00BE068B" w:rsidRDefault="00C71DE8" w:rsidP="001512DD">
      <w:pPr>
        <w:spacing w:afterLines="20" w:after="48" w:line="240" w:lineRule="auto"/>
        <w:contextualSpacing/>
        <w:rPr>
          <w:rFonts w:ascii="Gill Sans MT" w:eastAsia="Times New Roman" w:hAnsi="Gill Sans MT" w:cs="Times New Roman"/>
          <w:lang w:eastAsia="zh-CN"/>
        </w:rPr>
      </w:pPr>
      <w:r w:rsidRPr="00BE068B">
        <w:rPr>
          <w:rFonts w:ascii="Gill Sans MT" w:eastAsia="Times New Roman" w:hAnsi="Gill Sans MT" w:cs="Times New Roman"/>
          <w:lang w:eastAsia="zh-CN"/>
        </w:rPr>
        <w:t xml:space="preserve">Now I would like to ask you about the number of livestock that your household currently owns. </w:t>
      </w:r>
    </w:p>
    <w:p w14:paraId="229BDF67" w14:textId="77777777" w:rsidR="00451397" w:rsidRPr="00BE068B" w:rsidRDefault="00451397" w:rsidP="001512DD">
      <w:pPr>
        <w:spacing w:afterLines="20" w:after="48" w:line="240" w:lineRule="auto"/>
        <w:contextualSpacing/>
        <w:rPr>
          <w:rFonts w:ascii="Gill Sans MT" w:eastAsia="Times New Roman" w:hAnsi="Gill Sans MT" w:cs="Times New Roman"/>
          <w:lang w:eastAsia="zh-CN"/>
        </w:rPr>
      </w:pPr>
      <w:r w:rsidRPr="00BE068B">
        <w:rPr>
          <w:rFonts w:ascii="Gill Sans MT" w:eastAsia="Times New Roman" w:hAnsi="Gill Sans MT" w:cs="Times New Roman"/>
          <w:lang w:eastAsia="zh-CN"/>
        </w:rPr>
        <w:t xml:space="preserve">Do any of your livestock graze in the forest? </w:t>
      </w:r>
    </w:p>
    <w:tbl>
      <w:tblPr>
        <w:tblStyle w:val="TableGrid1"/>
        <w:tblW w:w="10114" w:type="dxa"/>
        <w:tblInd w:w="-5" w:type="dxa"/>
        <w:tblLayout w:type="fixed"/>
        <w:tblCellMar>
          <w:left w:w="29" w:type="dxa"/>
          <w:right w:w="29" w:type="dxa"/>
        </w:tblCellMar>
        <w:tblLook w:val="0000" w:firstRow="0" w:lastRow="0" w:firstColumn="0" w:lastColumn="0" w:noHBand="0" w:noVBand="0"/>
      </w:tblPr>
      <w:tblGrid>
        <w:gridCol w:w="754"/>
        <w:gridCol w:w="7290"/>
        <w:gridCol w:w="2070"/>
      </w:tblGrid>
      <w:tr w:rsidR="00B71EAD" w:rsidRPr="00BE068B" w14:paraId="4FE59287" w14:textId="77777777" w:rsidTr="001D470B">
        <w:trPr>
          <w:trHeight w:val="20"/>
        </w:trPr>
        <w:tc>
          <w:tcPr>
            <w:tcW w:w="754" w:type="dxa"/>
            <w:tcBorders>
              <w:right w:val="single" w:sz="4" w:space="0" w:color="auto"/>
            </w:tcBorders>
            <w:vAlign w:val="center"/>
          </w:tcPr>
          <w:p w14:paraId="50D63242" w14:textId="68533A66" w:rsidR="00C71DE8" w:rsidRPr="00BE068B" w:rsidRDefault="00B41661" w:rsidP="00DA1429">
            <w:pPr>
              <w:kinsoku w:val="0"/>
              <w:overflowPunct w:val="0"/>
              <w:spacing w:afterLines="20" w:after="48"/>
              <w:ind w:left="119" w:hanging="114"/>
              <w:contextualSpacing/>
              <w:rPr>
                <w:rFonts w:ascii="Gill Sans MT" w:hAnsi="Gill Sans MT"/>
                <w:w w:val="105"/>
              </w:rPr>
            </w:pPr>
            <w:r w:rsidRPr="00BE068B">
              <w:rPr>
                <w:rFonts w:ascii="Gill Sans MT" w:hAnsi="Gill Sans MT"/>
                <w:w w:val="105"/>
              </w:rPr>
              <w:t>M1</w:t>
            </w:r>
          </w:p>
        </w:tc>
        <w:tc>
          <w:tcPr>
            <w:tcW w:w="7290" w:type="dxa"/>
            <w:tcBorders>
              <w:top w:val="single" w:sz="4" w:space="0" w:color="auto"/>
              <w:left w:val="single" w:sz="4" w:space="0" w:color="auto"/>
              <w:bottom w:val="single" w:sz="4" w:space="0" w:color="auto"/>
              <w:right w:val="nil"/>
            </w:tcBorders>
            <w:vAlign w:val="center"/>
          </w:tcPr>
          <w:p w14:paraId="4452DE86" w14:textId="15892ED5" w:rsidR="00C71DE8" w:rsidRPr="00BE068B" w:rsidRDefault="00C71DE8" w:rsidP="00E0092D">
            <w:pPr>
              <w:kinsoku w:val="0"/>
              <w:overflowPunct w:val="0"/>
              <w:spacing w:afterLines="20" w:after="48"/>
              <w:contextualSpacing/>
              <w:rPr>
                <w:rFonts w:ascii="Gill Sans MT" w:hAnsi="Gill Sans MT"/>
                <w:w w:val="105"/>
              </w:rPr>
            </w:pPr>
            <w:r w:rsidRPr="00BE068B">
              <w:rPr>
                <w:rFonts w:ascii="Gill Sans MT" w:hAnsi="Gill Sans MT"/>
                <w:w w:val="105"/>
              </w:rPr>
              <w:t>How many cattle does your household own? (</w:t>
            </w:r>
            <w:proofErr w:type="gramStart"/>
            <w:r w:rsidRPr="00BE068B">
              <w:rPr>
                <w:rFonts w:ascii="Gill Sans MT" w:hAnsi="Gill Sans MT"/>
                <w:b/>
                <w:w w:val="105"/>
              </w:rPr>
              <w:t>cattle</w:t>
            </w:r>
            <w:proofErr w:type="gramEnd"/>
            <w:r w:rsidRPr="00BE068B">
              <w:rPr>
                <w:rFonts w:ascii="Gill Sans MT" w:hAnsi="Gill Sans MT"/>
                <w:w w:val="105"/>
              </w:rPr>
              <w:t>)</w:t>
            </w:r>
          </w:p>
        </w:tc>
        <w:tc>
          <w:tcPr>
            <w:tcW w:w="2070" w:type="dxa"/>
            <w:tcBorders>
              <w:top w:val="single" w:sz="18" w:space="0" w:color="auto"/>
              <w:left w:val="single" w:sz="18" w:space="0" w:color="auto"/>
              <w:bottom w:val="single" w:sz="18" w:space="0" w:color="auto"/>
              <w:right w:val="single" w:sz="18" w:space="0" w:color="auto"/>
            </w:tcBorders>
            <w:vAlign w:val="center"/>
          </w:tcPr>
          <w:p w14:paraId="3A2F9EA2" w14:textId="77777777" w:rsidR="00C71DE8" w:rsidRPr="00BE068B" w:rsidRDefault="00C71DE8" w:rsidP="00E0092D">
            <w:pPr>
              <w:spacing w:afterLines="20" w:after="48"/>
              <w:contextualSpacing/>
              <w:rPr>
                <w:rFonts w:ascii="Gill Sans MT" w:hAnsi="Gill Sans MT"/>
                <w:i/>
              </w:rPr>
            </w:pPr>
            <w:r w:rsidRPr="00BE068B">
              <w:rPr>
                <w:rFonts w:ascii="Gill Sans MT" w:hAnsi="Gill Sans MT"/>
                <w:i/>
              </w:rPr>
              <w:t>(Numeric)</w:t>
            </w:r>
          </w:p>
        </w:tc>
      </w:tr>
      <w:tr w:rsidR="00B71EAD" w:rsidRPr="00BE068B" w14:paraId="11CD6882" w14:textId="77777777" w:rsidTr="001D470B">
        <w:trPr>
          <w:trHeight w:val="20"/>
        </w:trPr>
        <w:tc>
          <w:tcPr>
            <w:tcW w:w="754" w:type="dxa"/>
            <w:vAlign w:val="center"/>
          </w:tcPr>
          <w:p w14:paraId="3533318A" w14:textId="5BF45077" w:rsidR="00C71DE8" w:rsidRPr="00BE068B" w:rsidRDefault="00B41661" w:rsidP="00DA1429">
            <w:pPr>
              <w:kinsoku w:val="0"/>
              <w:overflowPunct w:val="0"/>
              <w:spacing w:afterLines="20" w:after="48"/>
              <w:ind w:left="119" w:hanging="114"/>
              <w:contextualSpacing/>
              <w:rPr>
                <w:rFonts w:ascii="Gill Sans MT" w:hAnsi="Gill Sans MT"/>
                <w:w w:val="105"/>
              </w:rPr>
            </w:pPr>
            <w:r w:rsidRPr="00BE068B">
              <w:rPr>
                <w:rFonts w:ascii="Gill Sans MT" w:hAnsi="Gill Sans MT"/>
                <w:w w:val="105"/>
              </w:rPr>
              <w:t>M2</w:t>
            </w:r>
          </w:p>
        </w:tc>
        <w:tc>
          <w:tcPr>
            <w:tcW w:w="7290" w:type="dxa"/>
            <w:tcBorders>
              <w:top w:val="single" w:sz="4" w:space="0" w:color="auto"/>
              <w:bottom w:val="single" w:sz="4" w:space="0" w:color="auto"/>
            </w:tcBorders>
            <w:vAlign w:val="center"/>
          </w:tcPr>
          <w:p w14:paraId="05A2F0FF" w14:textId="77777777" w:rsidR="00C71DE8" w:rsidRPr="00BE068B" w:rsidRDefault="00C71DE8" w:rsidP="00E0092D">
            <w:pPr>
              <w:kinsoku w:val="0"/>
              <w:overflowPunct w:val="0"/>
              <w:spacing w:afterLines="20" w:after="48"/>
              <w:contextualSpacing/>
              <w:rPr>
                <w:rFonts w:ascii="Gill Sans MT" w:hAnsi="Gill Sans MT"/>
                <w:w w:val="105"/>
              </w:rPr>
            </w:pPr>
            <w:r w:rsidRPr="00BE068B">
              <w:rPr>
                <w:rFonts w:ascii="Gill Sans MT" w:hAnsi="Gill Sans MT"/>
                <w:w w:val="105"/>
              </w:rPr>
              <w:t>How many donkeys does your household own? (</w:t>
            </w:r>
            <w:proofErr w:type="gramStart"/>
            <w:r w:rsidRPr="00BE068B">
              <w:rPr>
                <w:rFonts w:ascii="Gill Sans MT" w:hAnsi="Gill Sans MT"/>
                <w:b/>
                <w:w w:val="105"/>
              </w:rPr>
              <w:t>donkey</w:t>
            </w:r>
            <w:proofErr w:type="gramEnd"/>
            <w:r w:rsidRPr="00BE068B">
              <w:rPr>
                <w:rFonts w:ascii="Gill Sans MT" w:hAnsi="Gill Sans MT"/>
                <w:w w:val="105"/>
              </w:rPr>
              <w:t>)</w:t>
            </w:r>
          </w:p>
          <w:p w14:paraId="08005593" w14:textId="57041F35" w:rsidR="009D61E6" w:rsidRPr="00BE068B" w:rsidRDefault="009D61E6" w:rsidP="00E0092D">
            <w:pPr>
              <w:kinsoku w:val="0"/>
              <w:overflowPunct w:val="0"/>
              <w:spacing w:afterLines="20" w:after="48"/>
              <w:contextualSpacing/>
              <w:rPr>
                <w:rFonts w:ascii="Gill Sans MT" w:hAnsi="Gill Sans MT"/>
                <w:i/>
                <w:w w:val="105"/>
              </w:rPr>
            </w:pPr>
            <w:r w:rsidRPr="00BE068B">
              <w:rPr>
                <w:rFonts w:ascii="Gill Sans MT" w:hAnsi="Gill Sans MT"/>
                <w:i/>
                <w:w w:val="105"/>
              </w:rPr>
              <w:t>If 0, skip to M7</w:t>
            </w:r>
          </w:p>
        </w:tc>
        <w:tc>
          <w:tcPr>
            <w:tcW w:w="2070" w:type="dxa"/>
            <w:tcBorders>
              <w:top w:val="single" w:sz="18" w:space="0" w:color="auto"/>
              <w:left w:val="single" w:sz="18" w:space="0" w:color="auto"/>
              <w:bottom w:val="single" w:sz="18" w:space="0" w:color="auto"/>
              <w:right w:val="single" w:sz="18" w:space="0" w:color="auto"/>
            </w:tcBorders>
            <w:vAlign w:val="center"/>
          </w:tcPr>
          <w:p w14:paraId="0FDFA519" w14:textId="77777777" w:rsidR="00C71DE8" w:rsidRPr="00BE068B" w:rsidRDefault="00C71DE8" w:rsidP="00E0092D">
            <w:pPr>
              <w:spacing w:afterLines="20" w:after="48"/>
              <w:contextualSpacing/>
              <w:rPr>
                <w:rFonts w:ascii="Gill Sans MT" w:hAnsi="Gill Sans MT"/>
                <w:i/>
              </w:rPr>
            </w:pPr>
            <w:r w:rsidRPr="00BE068B">
              <w:rPr>
                <w:rFonts w:ascii="Gill Sans MT" w:hAnsi="Gill Sans MT"/>
                <w:i/>
              </w:rPr>
              <w:t>(Numeric)</w:t>
            </w:r>
          </w:p>
        </w:tc>
      </w:tr>
      <w:tr w:rsidR="00B71EAD" w:rsidRPr="00BE068B" w14:paraId="22E8A5F3" w14:textId="77777777" w:rsidTr="001D470B">
        <w:trPr>
          <w:trHeight w:val="20"/>
        </w:trPr>
        <w:tc>
          <w:tcPr>
            <w:tcW w:w="754" w:type="dxa"/>
            <w:vAlign w:val="center"/>
          </w:tcPr>
          <w:p w14:paraId="102EEE17" w14:textId="2668F55A" w:rsidR="00C71DE8" w:rsidRPr="00BE068B" w:rsidRDefault="00DA1429" w:rsidP="00DA1429">
            <w:pPr>
              <w:kinsoku w:val="0"/>
              <w:overflowPunct w:val="0"/>
              <w:spacing w:afterLines="20" w:after="48"/>
              <w:ind w:left="119" w:hanging="114"/>
              <w:contextualSpacing/>
              <w:rPr>
                <w:rFonts w:ascii="Gill Sans MT" w:hAnsi="Gill Sans MT"/>
                <w:w w:val="105"/>
              </w:rPr>
            </w:pPr>
            <w:r w:rsidRPr="00BE068B">
              <w:rPr>
                <w:rFonts w:ascii="Gill Sans MT" w:hAnsi="Gill Sans MT"/>
                <w:w w:val="105"/>
              </w:rPr>
              <w:t>M7</w:t>
            </w:r>
          </w:p>
        </w:tc>
        <w:tc>
          <w:tcPr>
            <w:tcW w:w="7290" w:type="dxa"/>
            <w:tcBorders>
              <w:top w:val="single" w:sz="4" w:space="0" w:color="auto"/>
              <w:bottom w:val="single" w:sz="4" w:space="0" w:color="auto"/>
            </w:tcBorders>
            <w:vAlign w:val="center"/>
          </w:tcPr>
          <w:p w14:paraId="737097EF" w14:textId="51A27488" w:rsidR="00C71DE8" w:rsidRPr="00BE068B" w:rsidRDefault="00C71DE8" w:rsidP="00E0092D">
            <w:pPr>
              <w:kinsoku w:val="0"/>
              <w:overflowPunct w:val="0"/>
              <w:spacing w:afterLines="20" w:after="48"/>
              <w:contextualSpacing/>
              <w:rPr>
                <w:rFonts w:ascii="Gill Sans MT" w:hAnsi="Gill Sans MT"/>
                <w:w w:val="105"/>
              </w:rPr>
            </w:pPr>
            <w:r w:rsidRPr="00BE068B">
              <w:rPr>
                <w:rFonts w:ascii="Gill Sans MT" w:hAnsi="Gill Sans MT"/>
                <w:w w:val="105"/>
              </w:rPr>
              <w:t>How many village chickens does your household own? (</w:t>
            </w:r>
            <w:proofErr w:type="gramStart"/>
            <w:r w:rsidRPr="00BE068B">
              <w:rPr>
                <w:rFonts w:ascii="Gill Sans MT" w:hAnsi="Gill Sans MT"/>
                <w:b/>
                <w:w w:val="105"/>
              </w:rPr>
              <w:t>chicken</w:t>
            </w:r>
            <w:proofErr w:type="gramEnd"/>
            <w:r w:rsidRPr="00BE068B">
              <w:rPr>
                <w:rFonts w:ascii="Gill Sans MT" w:hAnsi="Gill Sans MT"/>
                <w:w w:val="105"/>
              </w:rPr>
              <w:t>)</w:t>
            </w:r>
          </w:p>
        </w:tc>
        <w:tc>
          <w:tcPr>
            <w:tcW w:w="2070" w:type="dxa"/>
            <w:tcBorders>
              <w:top w:val="single" w:sz="18" w:space="0" w:color="auto"/>
              <w:left w:val="single" w:sz="18" w:space="0" w:color="auto"/>
              <w:bottom w:val="single" w:sz="18" w:space="0" w:color="auto"/>
              <w:right w:val="single" w:sz="18" w:space="0" w:color="auto"/>
            </w:tcBorders>
            <w:vAlign w:val="center"/>
          </w:tcPr>
          <w:p w14:paraId="418192C7" w14:textId="77777777" w:rsidR="00C71DE8" w:rsidRPr="00BE068B" w:rsidRDefault="00C71DE8" w:rsidP="00E0092D">
            <w:pPr>
              <w:spacing w:afterLines="20" w:after="48"/>
              <w:contextualSpacing/>
              <w:rPr>
                <w:rFonts w:ascii="Gill Sans MT" w:hAnsi="Gill Sans MT"/>
                <w:i/>
              </w:rPr>
            </w:pPr>
            <w:r w:rsidRPr="00BE068B">
              <w:rPr>
                <w:rFonts w:ascii="Gill Sans MT" w:hAnsi="Gill Sans MT"/>
                <w:i/>
              </w:rPr>
              <w:t>(Numeric)</w:t>
            </w:r>
          </w:p>
        </w:tc>
      </w:tr>
      <w:tr w:rsidR="00B71EAD" w:rsidRPr="00BE068B" w14:paraId="2F22F6C1" w14:textId="77777777" w:rsidTr="001D470B">
        <w:trPr>
          <w:trHeight w:val="20"/>
        </w:trPr>
        <w:tc>
          <w:tcPr>
            <w:tcW w:w="754" w:type="dxa"/>
            <w:vAlign w:val="center"/>
          </w:tcPr>
          <w:p w14:paraId="523323F5" w14:textId="23993A64" w:rsidR="00C71DE8" w:rsidRPr="00BE068B" w:rsidRDefault="00DA1429" w:rsidP="00DA1429">
            <w:pPr>
              <w:kinsoku w:val="0"/>
              <w:overflowPunct w:val="0"/>
              <w:spacing w:afterLines="20" w:after="48"/>
              <w:ind w:left="119" w:hanging="114"/>
              <w:contextualSpacing/>
              <w:rPr>
                <w:rFonts w:ascii="Gill Sans MT" w:hAnsi="Gill Sans MT"/>
                <w:w w:val="105"/>
              </w:rPr>
            </w:pPr>
            <w:r w:rsidRPr="00BE068B">
              <w:rPr>
                <w:rFonts w:ascii="Gill Sans MT" w:hAnsi="Gill Sans MT"/>
                <w:w w:val="105"/>
              </w:rPr>
              <w:t>M8</w:t>
            </w:r>
          </w:p>
        </w:tc>
        <w:tc>
          <w:tcPr>
            <w:tcW w:w="7290" w:type="dxa"/>
            <w:tcBorders>
              <w:top w:val="single" w:sz="4" w:space="0" w:color="auto"/>
              <w:bottom w:val="single" w:sz="4" w:space="0" w:color="auto"/>
            </w:tcBorders>
            <w:vAlign w:val="center"/>
          </w:tcPr>
          <w:p w14:paraId="0EF74F30" w14:textId="605D6F0E" w:rsidR="00C71DE8" w:rsidRPr="00BE068B" w:rsidRDefault="00C71DE8" w:rsidP="00E0092D">
            <w:pPr>
              <w:kinsoku w:val="0"/>
              <w:overflowPunct w:val="0"/>
              <w:spacing w:afterLines="20" w:after="48"/>
              <w:contextualSpacing/>
              <w:rPr>
                <w:rFonts w:ascii="Gill Sans MT" w:hAnsi="Gill Sans MT"/>
                <w:w w:val="105"/>
              </w:rPr>
            </w:pPr>
            <w:r w:rsidRPr="00BE068B">
              <w:rPr>
                <w:rFonts w:ascii="Gill Sans MT" w:hAnsi="Gill Sans MT"/>
                <w:w w:val="105"/>
              </w:rPr>
              <w:t>How many guinea fowls does your household own? (</w:t>
            </w:r>
            <w:proofErr w:type="spellStart"/>
            <w:proofErr w:type="gramStart"/>
            <w:r w:rsidRPr="00BE068B">
              <w:rPr>
                <w:rFonts w:ascii="Gill Sans MT" w:hAnsi="Gill Sans MT"/>
                <w:b/>
                <w:w w:val="105"/>
              </w:rPr>
              <w:t>guineafowls</w:t>
            </w:r>
            <w:proofErr w:type="spellEnd"/>
            <w:proofErr w:type="gramEnd"/>
            <w:r w:rsidRPr="00BE068B">
              <w:rPr>
                <w:rFonts w:ascii="Gill Sans MT" w:hAnsi="Gill Sans MT"/>
                <w:w w:val="105"/>
              </w:rPr>
              <w:t>)</w:t>
            </w:r>
          </w:p>
        </w:tc>
        <w:tc>
          <w:tcPr>
            <w:tcW w:w="2070" w:type="dxa"/>
            <w:tcBorders>
              <w:top w:val="single" w:sz="18" w:space="0" w:color="auto"/>
              <w:left w:val="single" w:sz="18" w:space="0" w:color="auto"/>
              <w:bottom w:val="single" w:sz="18" w:space="0" w:color="auto"/>
              <w:right w:val="single" w:sz="18" w:space="0" w:color="auto"/>
            </w:tcBorders>
            <w:vAlign w:val="center"/>
          </w:tcPr>
          <w:p w14:paraId="40A5AE78" w14:textId="77777777" w:rsidR="00C71DE8" w:rsidRPr="00BE068B" w:rsidRDefault="00C71DE8" w:rsidP="00E0092D">
            <w:pPr>
              <w:spacing w:afterLines="20" w:after="48"/>
              <w:contextualSpacing/>
              <w:rPr>
                <w:rFonts w:ascii="Gill Sans MT" w:hAnsi="Gill Sans MT"/>
                <w:i/>
              </w:rPr>
            </w:pPr>
            <w:r w:rsidRPr="00BE068B">
              <w:rPr>
                <w:rFonts w:ascii="Gill Sans MT" w:hAnsi="Gill Sans MT"/>
                <w:i/>
              </w:rPr>
              <w:t>(Numeric)</w:t>
            </w:r>
          </w:p>
        </w:tc>
      </w:tr>
      <w:tr w:rsidR="00B71EAD" w:rsidRPr="00BE068B" w14:paraId="1D84FB59" w14:textId="77777777" w:rsidTr="001D470B">
        <w:trPr>
          <w:trHeight w:val="20"/>
        </w:trPr>
        <w:tc>
          <w:tcPr>
            <w:tcW w:w="754" w:type="dxa"/>
            <w:vAlign w:val="center"/>
          </w:tcPr>
          <w:p w14:paraId="6B6116B0" w14:textId="4861C6C0" w:rsidR="00C71DE8" w:rsidRPr="00BE068B" w:rsidRDefault="00DA1429" w:rsidP="00DA1429">
            <w:pPr>
              <w:kinsoku w:val="0"/>
              <w:overflowPunct w:val="0"/>
              <w:spacing w:afterLines="20" w:after="48"/>
              <w:ind w:left="119" w:hanging="114"/>
              <w:contextualSpacing/>
              <w:rPr>
                <w:rFonts w:ascii="Gill Sans MT" w:hAnsi="Gill Sans MT"/>
                <w:w w:val="105"/>
              </w:rPr>
            </w:pPr>
            <w:r w:rsidRPr="00BE068B">
              <w:rPr>
                <w:rFonts w:ascii="Gill Sans MT" w:hAnsi="Gill Sans MT"/>
                <w:w w:val="105"/>
              </w:rPr>
              <w:t>M9</w:t>
            </w:r>
          </w:p>
        </w:tc>
        <w:tc>
          <w:tcPr>
            <w:tcW w:w="7290" w:type="dxa"/>
            <w:tcBorders>
              <w:top w:val="single" w:sz="4" w:space="0" w:color="auto"/>
              <w:bottom w:val="single" w:sz="4" w:space="0" w:color="auto"/>
            </w:tcBorders>
            <w:vAlign w:val="center"/>
          </w:tcPr>
          <w:p w14:paraId="06B05035" w14:textId="7B7A4A44" w:rsidR="00C71DE8" w:rsidRPr="00BE068B" w:rsidRDefault="00C71DE8" w:rsidP="00E0092D">
            <w:pPr>
              <w:kinsoku w:val="0"/>
              <w:overflowPunct w:val="0"/>
              <w:spacing w:afterLines="20" w:after="48"/>
              <w:contextualSpacing/>
              <w:rPr>
                <w:rFonts w:ascii="Gill Sans MT" w:hAnsi="Gill Sans MT"/>
                <w:w w:val="105"/>
              </w:rPr>
            </w:pPr>
            <w:r w:rsidRPr="00BE068B">
              <w:rPr>
                <w:rFonts w:ascii="Gill Sans MT" w:hAnsi="Gill Sans MT"/>
                <w:w w:val="105"/>
              </w:rPr>
              <w:t>How many ducks and geese does your household own? (</w:t>
            </w:r>
            <w:proofErr w:type="gramStart"/>
            <w:r w:rsidRPr="00BE068B">
              <w:rPr>
                <w:rFonts w:ascii="Gill Sans MT" w:hAnsi="Gill Sans MT"/>
                <w:b/>
                <w:w w:val="105"/>
              </w:rPr>
              <w:t>ducks</w:t>
            </w:r>
            <w:proofErr w:type="gramEnd"/>
            <w:r w:rsidRPr="00BE068B">
              <w:rPr>
                <w:rFonts w:ascii="Gill Sans MT" w:hAnsi="Gill Sans MT"/>
                <w:w w:val="105"/>
              </w:rPr>
              <w:t>)</w:t>
            </w:r>
          </w:p>
        </w:tc>
        <w:tc>
          <w:tcPr>
            <w:tcW w:w="2070" w:type="dxa"/>
            <w:tcBorders>
              <w:top w:val="single" w:sz="18" w:space="0" w:color="auto"/>
              <w:left w:val="single" w:sz="18" w:space="0" w:color="auto"/>
              <w:bottom w:val="single" w:sz="18" w:space="0" w:color="auto"/>
              <w:right w:val="single" w:sz="18" w:space="0" w:color="auto"/>
            </w:tcBorders>
            <w:vAlign w:val="center"/>
          </w:tcPr>
          <w:p w14:paraId="3501B4E1" w14:textId="77777777" w:rsidR="00C71DE8" w:rsidRPr="00BE068B" w:rsidRDefault="00C71DE8" w:rsidP="00E0092D">
            <w:pPr>
              <w:spacing w:afterLines="20" w:after="48"/>
              <w:contextualSpacing/>
              <w:rPr>
                <w:rFonts w:ascii="Gill Sans MT" w:hAnsi="Gill Sans MT"/>
                <w:i/>
              </w:rPr>
            </w:pPr>
            <w:r w:rsidRPr="00BE068B">
              <w:rPr>
                <w:rFonts w:ascii="Gill Sans MT" w:hAnsi="Gill Sans MT"/>
                <w:i/>
              </w:rPr>
              <w:t>(Numeric)</w:t>
            </w:r>
          </w:p>
        </w:tc>
      </w:tr>
      <w:tr w:rsidR="00B71EAD" w:rsidRPr="00BE068B" w14:paraId="13902004" w14:textId="77777777" w:rsidTr="001D470B">
        <w:trPr>
          <w:trHeight w:val="20"/>
        </w:trPr>
        <w:tc>
          <w:tcPr>
            <w:tcW w:w="754" w:type="dxa"/>
            <w:vAlign w:val="center"/>
          </w:tcPr>
          <w:p w14:paraId="11AB567C" w14:textId="6A1284F8" w:rsidR="00C71DE8" w:rsidRPr="00BE068B" w:rsidRDefault="00DA1429" w:rsidP="00DA1429">
            <w:pPr>
              <w:kinsoku w:val="0"/>
              <w:overflowPunct w:val="0"/>
              <w:spacing w:afterLines="20" w:after="48"/>
              <w:ind w:left="119" w:right="-119" w:hanging="114"/>
              <w:contextualSpacing/>
              <w:rPr>
                <w:rFonts w:ascii="Gill Sans MT" w:hAnsi="Gill Sans MT"/>
                <w:w w:val="105"/>
              </w:rPr>
            </w:pPr>
            <w:r w:rsidRPr="00BE068B">
              <w:rPr>
                <w:rFonts w:ascii="Gill Sans MT" w:hAnsi="Gill Sans MT"/>
                <w:w w:val="105"/>
              </w:rPr>
              <w:t>M10</w:t>
            </w:r>
          </w:p>
        </w:tc>
        <w:tc>
          <w:tcPr>
            <w:tcW w:w="7290" w:type="dxa"/>
            <w:tcBorders>
              <w:top w:val="single" w:sz="4" w:space="0" w:color="auto"/>
              <w:bottom w:val="single" w:sz="4" w:space="0" w:color="auto"/>
            </w:tcBorders>
            <w:vAlign w:val="center"/>
          </w:tcPr>
          <w:p w14:paraId="099CB5A4" w14:textId="77777777" w:rsidR="00C71DE8" w:rsidRPr="00BE068B" w:rsidRDefault="00C71DE8" w:rsidP="00E0092D">
            <w:pPr>
              <w:kinsoku w:val="0"/>
              <w:overflowPunct w:val="0"/>
              <w:spacing w:afterLines="20" w:after="48"/>
              <w:contextualSpacing/>
              <w:rPr>
                <w:rFonts w:ascii="Gill Sans MT" w:hAnsi="Gill Sans MT"/>
                <w:w w:val="105"/>
              </w:rPr>
            </w:pPr>
            <w:r w:rsidRPr="00BE068B">
              <w:rPr>
                <w:rFonts w:ascii="Gill Sans MT" w:hAnsi="Gill Sans MT"/>
                <w:w w:val="105"/>
              </w:rPr>
              <w:t>How many goats does your household own? (</w:t>
            </w:r>
            <w:proofErr w:type="gramStart"/>
            <w:r w:rsidRPr="00BE068B">
              <w:rPr>
                <w:rFonts w:ascii="Gill Sans MT" w:hAnsi="Gill Sans MT"/>
                <w:b/>
                <w:w w:val="105"/>
              </w:rPr>
              <w:t>goats</w:t>
            </w:r>
            <w:proofErr w:type="gramEnd"/>
            <w:r w:rsidRPr="00BE068B">
              <w:rPr>
                <w:rFonts w:ascii="Gill Sans MT" w:hAnsi="Gill Sans MT"/>
                <w:w w:val="105"/>
              </w:rPr>
              <w:t>)</w:t>
            </w:r>
          </w:p>
          <w:p w14:paraId="75217BA8" w14:textId="5BF0FDA3" w:rsidR="00DA1429" w:rsidRPr="00BE068B" w:rsidRDefault="00DA1429" w:rsidP="00E0092D">
            <w:pPr>
              <w:kinsoku w:val="0"/>
              <w:overflowPunct w:val="0"/>
              <w:spacing w:afterLines="20" w:after="48"/>
              <w:contextualSpacing/>
              <w:rPr>
                <w:rFonts w:ascii="Gill Sans MT" w:hAnsi="Gill Sans MT"/>
                <w:i/>
                <w:w w:val="105"/>
              </w:rPr>
            </w:pPr>
            <w:r w:rsidRPr="00BE068B">
              <w:rPr>
                <w:rFonts w:ascii="Gill Sans MT" w:hAnsi="Gill Sans MT"/>
                <w:i/>
                <w:w w:val="105"/>
              </w:rPr>
              <w:t>If 0, skip to M14</w:t>
            </w:r>
          </w:p>
        </w:tc>
        <w:tc>
          <w:tcPr>
            <w:tcW w:w="2070" w:type="dxa"/>
            <w:tcBorders>
              <w:top w:val="single" w:sz="18" w:space="0" w:color="auto"/>
              <w:left w:val="single" w:sz="18" w:space="0" w:color="auto"/>
              <w:bottom w:val="single" w:sz="18" w:space="0" w:color="auto"/>
              <w:right w:val="single" w:sz="18" w:space="0" w:color="auto"/>
            </w:tcBorders>
            <w:vAlign w:val="center"/>
          </w:tcPr>
          <w:p w14:paraId="2091C71B" w14:textId="77777777" w:rsidR="00C71DE8" w:rsidRPr="00BE068B" w:rsidRDefault="00C71DE8" w:rsidP="00E0092D">
            <w:pPr>
              <w:spacing w:afterLines="20" w:after="48"/>
              <w:contextualSpacing/>
              <w:rPr>
                <w:rFonts w:ascii="Gill Sans MT" w:hAnsi="Gill Sans MT"/>
                <w:i/>
              </w:rPr>
            </w:pPr>
            <w:r w:rsidRPr="00BE068B">
              <w:rPr>
                <w:rFonts w:ascii="Gill Sans MT" w:hAnsi="Gill Sans MT"/>
                <w:i/>
              </w:rPr>
              <w:t>(Numeric)</w:t>
            </w:r>
          </w:p>
        </w:tc>
      </w:tr>
      <w:tr w:rsidR="00B71EAD" w:rsidRPr="00BE068B" w14:paraId="54E40C4E" w14:textId="77777777" w:rsidTr="001D470B">
        <w:trPr>
          <w:trHeight w:val="20"/>
        </w:trPr>
        <w:tc>
          <w:tcPr>
            <w:tcW w:w="754" w:type="dxa"/>
            <w:vAlign w:val="center"/>
          </w:tcPr>
          <w:p w14:paraId="1B28FEB0" w14:textId="7FE9DC24" w:rsidR="00C71DE8" w:rsidRPr="00BE068B" w:rsidRDefault="00DA1429" w:rsidP="00DA1429">
            <w:pPr>
              <w:kinsoku w:val="0"/>
              <w:overflowPunct w:val="0"/>
              <w:spacing w:afterLines="20" w:after="48"/>
              <w:ind w:left="119" w:hanging="114"/>
              <w:contextualSpacing/>
              <w:rPr>
                <w:rFonts w:ascii="Gill Sans MT" w:hAnsi="Gill Sans MT"/>
                <w:w w:val="105"/>
              </w:rPr>
            </w:pPr>
            <w:r w:rsidRPr="00BE068B">
              <w:rPr>
                <w:rFonts w:ascii="Gill Sans MT" w:hAnsi="Gill Sans MT"/>
                <w:w w:val="105"/>
              </w:rPr>
              <w:t>M14</w:t>
            </w:r>
          </w:p>
        </w:tc>
        <w:tc>
          <w:tcPr>
            <w:tcW w:w="7290" w:type="dxa"/>
            <w:tcBorders>
              <w:top w:val="single" w:sz="4" w:space="0" w:color="auto"/>
              <w:bottom w:val="single" w:sz="4" w:space="0" w:color="auto"/>
            </w:tcBorders>
            <w:vAlign w:val="center"/>
          </w:tcPr>
          <w:p w14:paraId="0EBF797C" w14:textId="6123907A" w:rsidR="00C71DE8" w:rsidRPr="00BE068B" w:rsidRDefault="00C71DE8" w:rsidP="00E0092D">
            <w:pPr>
              <w:kinsoku w:val="0"/>
              <w:overflowPunct w:val="0"/>
              <w:spacing w:afterLines="20" w:after="48"/>
              <w:contextualSpacing/>
              <w:rPr>
                <w:rFonts w:ascii="Gill Sans MT" w:hAnsi="Gill Sans MT"/>
                <w:w w:val="105"/>
              </w:rPr>
            </w:pPr>
            <w:r w:rsidRPr="00BE068B">
              <w:rPr>
                <w:rFonts w:ascii="Gill Sans MT" w:hAnsi="Gill Sans MT"/>
                <w:w w:val="105"/>
              </w:rPr>
              <w:t>How many pigs does your household own? (</w:t>
            </w:r>
            <w:proofErr w:type="gramStart"/>
            <w:r w:rsidRPr="00BE068B">
              <w:rPr>
                <w:rFonts w:ascii="Gill Sans MT" w:hAnsi="Gill Sans MT"/>
                <w:b/>
                <w:w w:val="105"/>
              </w:rPr>
              <w:t>pigs</w:t>
            </w:r>
            <w:proofErr w:type="gramEnd"/>
            <w:r w:rsidRPr="00BE068B">
              <w:rPr>
                <w:rFonts w:ascii="Gill Sans MT" w:hAnsi="Gill Sans MT"/>
                <w:w w:val="105"/>
              </w:rPr>
              <w:t>)</w:t>
            </w:r>
          </w:p>
        </w:tc>
        <w:tc>
          <w:tcPr>
            <w:tcW w:w="2070" w:type="dxa"/>
            <w:tcBorders>
              <w:top w:val="single" w:sz="18" w:space="0" w:color="auto"/>
              <w:left w:val="single" w:sz="18" w:space="0" w:color="auto"/>
              <w:bottom w:val="single" w:sz="18" w:space="0" w:color="auto"/>
              <w:right w:val="single" w:sz="18" w:space="0" w:color="auto"/>
            </w:tcBorders>
            <w:vAlign w:val="center"/>
          </w:tcPr>
          <w:p w14:paraId="62A451D4" w14:textId="77777777" w:rsidR="00C71DE8" w:rsidRPr="00BE068B" w:rsidRDefault="00C71DE8" w:rsidP="00E0092D">
            <w:pPr>
              <w:spacing w:afterLines="20" w:after="48"/>
              <w:contextualSpacing/>
              <w:rPr>
                <w:rFonts w:ascii="Gill Sans MT" w:hAnsi="Gill Sans MT"/>
                <w:i/>
              </w:rPr>
            </w:pPr>
            <w:r w:rsidRPr="00BE068B">
              <w:rPr>
                <w:rFonts w:ascii="Gill Sans MT" w:hAnsi="Gill Sans MT"/>
                <w:i/>
              </w:rPr>
              <w:t>(Numeric)</w:t>
            </w:r>
          </w:p>
        </w:tc>
      </w:tr>
      <w:tr w:rsidR="00B71EAD" w:rsidRPr="00BE068B" w14:paraId="47EC25B4" w14:textId="77777777" w:rsidTr="001D470B">
        <w:trPr>
          <w:trHeight w:val="20"/>
        </w:trPr>
        <w:tc>
          <w:tcPr>
            <w:tcW w:w="754" w:type="dxa"/>
            <w:vAlign w:val="center"/>
          </w:tcPr>
          <w:p w14:paraId="4BB8E174" w14:textId="49AF443E" w:rsidR="00C71DE8" w:rsidRPr="00BE068B" w:rsidRDefault="00DA1429" w:rsidP="00DA1429">
            <w:pPr>
              <w:kinsoku w:val="0"/>
              <w:overflowPunct w:val="0"/>
              <w:spacing w:afterLines="20" w:after="48"/>
              <w:ind w:left="119" w:hanging="114"/>
              <w:contextualSpacing/>
              <w:rPr>
                <w:rFonts w:ascii="Gill Sans MT" w:hAnsi="Gill Sans MT"/>
                <w:w w:val="105"/>
              </w:rPr>
            </w:pPr>
            <w:r w:rsidRPr="00BE068B">
              <w:rPr>
                <w:rFonts w:ascii="Gill Sans MT" w:hAnsi="Gill Sans MT"/>
                <w:w w:val="105"/>
              </w:rPr>
              <w:t>M15</w:t>
            </w:r>
          </w:p>
        </w:tc>
        <w:tc>
          <w:tcPr>
            <w:tcW w:w="7290" w:type="dxa"/>
            <w:tcBorders>
              <w:top w:val="single" w:sz="4" w:space="0" w:color="auto"/>
              <w:bottom w:val="single" w:sz="4" w:space="0" w:color="auto"/>
            </w:tcBorders>
            <w:vAlign w:val="center"/>
          </w:tcPr>
          <w:p w14:paraId="0EAE062C" w14:textId="2C6A7250" w:rsidR="00C71DE8" w:rsidRPr="00BE068B" w:rsidRDefault="00C71DE8" w:rsidP="00E0092D">
            <w:pPr>
              <w:kinsoku w:val="0"/>
              <w:overflowPunct w:val="0"/>
              <w:spacing w:afterLines="20" w:after="48"/>
              <w:contextualSpacing/>
              <w:rPr>
                <w:rFonts w:ascii="Gill Sans MT" w:hAnsi="Gill Sans MT"/>
                <w:w w:val="105"/>
              </w:rPr>
            </w:pPr>
            <w:r w:rsidRPr="00BE068B">
              <w:rPr>
                <w:rFonts w:ascii="Gill Sans MT" w:hAnsi="Gill Sans MT"/>
                <w:w w:val="105"/>
              </w:rPr>
              <w:t>How many rabbits does your household own? (</w:t>
            </w:r>
            <w:proofErr w:type="gramStart"/>
            <w:r w:rsidRPr="00BE068B">
              <w:rPr>
                <w:rFonts w:ascii="Gill Sans MT" w:hAnsi="Gill Sans MT"/>
                <w:b/>
                <w:w w:val="105"/>
              </w:rPr>
              <w:t>rabbits</w:t>
            </w:r>
            <w:proofErr w:type="gramEnd"/>
            <w:r w:rsidRPr="00BE068B">
              <w:rPr>
                <w:rFonts w:ascii="Gill Sans MT" w:hAnsi="Gill Sans MT"/>
                <w:w w:val="105"/>
              </w:rPr>
              <w:t>)</w:t>
            </w:r>
          </w:p>
        </w:tc>
        <w:tc>
          <w:tcPr>
            <w:tcW w:w="2070" w:type="dxa"/>
            <w:tcBorders>
              <w:top w:val="single" w:sz="18" w:space="0" w:color="auto"/>
              <w:left w:val="single" w:sz="18" w:space="0" w:color="auto"/>
              <w:bottom w:val="single" w:sz="18" w:space="0" w:color="auto"/>
              <w:right w:val="single" w:sz="18" w:space="0" w:color="auto"/>
            </w:tcBorders>
            <w:vAlign w:val="center"/>
          </w:tcPr>
          <w:p w14:paraId="452F7018" w14:textId="77777777" w:rsidR="00C71DE8" w:rsidRPr="00BE068B" w:rsidRDefault="00C71DE8" w:rsidP="00E0092D">
            <w:pPr>
              <w:spacing w:afterLines="20" w:after="48"/>
              <w:contextualSpacing/>
              <w:rPr>
                <w:rFonts w:ascii="Gill Sans MT" w:hAnsi="Gill Sans MT"/>
                <w:i/>
              </w:rPr>
            </w:pPr>
            <w:r w:rsidRPr="00BE068B">
              <w:rPr>
                <w:rFonts w:ascii="Gill Sans MT" w:hAnsi="Gill Sans MT"/>
                <w:i/>
              </w:rPr>
              <w:t>(Numeric)</w:t>
            </w:r>
          </w:p>
        </w:tc>
      </w:tr>
      <w:tr w:rsidR="00B71EAD" w:rsidRPr="00BE068B" w14:paraId="71C763F0" w14:textId="77777777" w:rsidTr="001D470B">
        <w:trPr>
          <w:trHeight w:val="20"/>
        </w:trPr>
        <w:tc>
          <w:tcPr>
            <w:tcW w:w="754" w:type="dxa"/>
            <w:tcBorders>
              <w:right w:val="single" w:sz="4" w:space="0" w:color="auto"/>
            </w:tcBorders>
            <w:vAlign w:val="center"/>
          </w:tcPr>
          <w:p w14:paraId="496F5430" w14:textId="63D9DF67" w:rsidR="00C71DE8" w:rsidRPr="00BE068B" w:rsidRDefault="00DA1429" w:rsidP="00E0092D">
            <w:pPr>
              <w:kinsoku w:val="0"/>
              <w:overflowPunct w:val="0"/>
              <w:spacing w:afterLines="20" w:after="48"/>
              <w:ind w:left="119"/>
              <w:contextualSpacing/>
              <w:rPr>
                <w:rFonts w:ascii="Gill Sans MT" w:hAnsi="Gill Sans MT"/>
                <w:w w:val="105"/>
              </w:rPr>
            </w:pPr>
            <w:r w:rsidRPr="00BE068B">
              <w:rPr>
                <w:rFonts w:ascii="Gill Sans MT" w:hAnsi="Gill Sans MT"/>
                <w:w w:val="105"/>
              </w:rPr>
              <w:t>M16</w:t>
            </w:r>
          </w:p>
        </w:tc>
        <w:tc>
          <w:tcPr>
            <w:tcW w:w="7290" w:type="dxa"/>
            <w:tcBorders>
              <w:top w:val="single" w:sz="4" w:space="0" w:color="auto"/>
              <w:left w:val="single" w:sz="4" w:space="0" w:color="auto"/>
              <w:bottom w:val="single" w:sz="4" w:space="0" w:color="auto"/>
              <w:right w:val="nil"/>
            </w:tcBorders>
            <w:vAlign w:val="center"/>
          </w:tcPr>
          <w:p w14:paraId="4EFDA18F" w14:textId="0AB02050" w:rsidR="00C71DE8" w:rsidRPr="00BE068B" w:rsidRDefault="00C71DE8" w:rsidP="00E0092D">
            <w:pPr>
              <w:kinsoku w:val="0"/>
              <w:overflowPunct w:val="0"/>
              <w:spacing w:afterLines="20" w:after="48"/>
              <w:contextualSpacing/>
              <w:rPr>
                <w:rFonts w:ascii="Gill Sans MT" w:hAnsi="Gill Sans MT"/>
                <w:w w:val="105"/>
              </w:rPr>
            </w:pPr>
            <w:r w:rsidRPr="00BE068B">
              <w:rPr>
                <w:rFonts w:ascii="Gill Sans MT" w:hAnsi="Gill Sans MT"/>
                <w:w w:val="105"/>
              </w:rPr>
              <w:t>How many pigeons does your household own? (</w:t>
            </w:r>
            <w:proofErr w:type="gramStart"/>
            <w:r w:rsidRPr="00BE068B">
              <w:rPr>
                <w:rFonts w:ascii="Gill Sans MT" w:hAnsi="Gill Sans MT"/>
                <w:b/>
                <w:w w:val="105"/>
              </w:rPr>
              <w:t>pigeons</w:t>
            </w:r>
            <w:proofErr w:type="gramEnd"/>
            <w:r w:rsidRPr="00BE068B">
              <w:rPr>
                <w:rFonts w:ascii="Gill Sans MT" w:hAnsi="Gill Sans MT"/>
                <w:w w:val="105"/>
              </w:rPr>
              <w:t>)</w:t>
            </w:r>
          </w:p>
        </w:tc>
        <w:tc>
          <w:tcPr>
            <w:tcW w:w="2070" w:type="dxa"/>
            <w:tcBorders>
              <w:top w:val="single" w:sz="18" w:space="0" w:color="auto"/>
              <w:left w:val="single" w:sz="18" w:space="0" w:color="auto"/>
              <w:bottom w:val="single" w:sz="18" w:space="0" w:color="auto"/>
              <w:right w:val="single" w:sz="18" w:space="0" w:color="auto"/>
            </w:tcBorders>
            <w:vAlign w:val="center"/>
          </w:tcPr>
          <w:p w14:paraId="732BC8E8" w14:textId="77777777" w:rsidR="00C71DE8" w:rsidRPr="00BE068B" w:rsidRDefault="00C71DE8" w:rsidP="00E0092D">
            <w:pPr>
              <w:spacing w:afterLines="20" w:after="48"/>
              <w:contextualSpacing/>
              <w:rPr>
                <w:rFonts w:ascii="Gill Sans MT" w:hAnsi="Gill Sans MT"/>
                <w:i/>
              </w:rPr>
            </w:pPr>
            <w:r w:rsidRPr="00BE068B">
              <w:rPr>
                <w:rFonts w:ascii="Gill Sans MT" w:hAnsi="Gill Sans MT"/>
                <w:i/>
              </w:rPr>
              <w:t>(Numeric)</w:t>
            </w:r>
          </w:p>
        </w:tc>
      </w:tr>
      <w:tr w:rsidR="00B71EAD" w:rsidRPr="00BE068B" w14:paraId="2C3C95F6" w14:textId="77777777" w:rsidTr="001D470B">
        <w:trPr>
          <w:trHeight w:val="20"/>
        </w:trPr>
        <w:tc>
          <w:tcPr>
            <w:tcW w:w="754" w:type="dxa"/>
            <w:tcBorders>
              <w:right w:val="single" w:sz="4" w:space="0" w:color="auto"/>
            </w:tcBorders>
            <w:vAlign w:val="center"/>
          </w:tcPr>
          <w:p w14:paraId="0951F18A" w14:textId="385C6D4D" w:rsidR="00C71DE8" w:rsidRPr="00BE068B" w:rsidRDefault="00DA1429" w:rsidP="00E0092D">
            <w:pPr>
              <w:kinsoku w:val="0"/>
              <w:overflowPunct w:val="0"/>
              <w:spacing w:afterLines="20" w:after="48"/>
              <w:ind w:left="119"/>
              <w:contextualSpacing/>
              <w:rPr>
                <w:rFonts w:ascii="Gill Sans MT" w:hAnsi="Gill Sans MT"/>
                <w:w w:val="105"/>
              </w:rPr>
            </w:pPr>
            <w:r w:rsidRPr="00BE068B">
              <w:rPr>
                <w:rFonts w:ascii="Gill Sans MT" w:hAnsi="Gill Sans MT"/>
                <w:w w:val="105"/>
              </w:rPr>
              <w:t>M17</w:t>
            </w:r>
          </w:p>
        </w:tc>
        <w:tc>
          <w:tcPr>
            <w:tcW w:w="7290" w:type="dxa"/>
            <w:tcBorders>
              <w:top w:val="single" w:sz="4" w:space="0" w:color="auto"/>
              <w:left w:val="single" w:sz="4" w:space="0" w:color="auto"/>
              <w:bottom w:val="single" w:sz="4" w:space="0" w:color="auto"/>
              <w:right w:val="nil"/>
            </w:tcBorders>
            <w:vAlign w:val="center"/>
          </w:tcPr>
          <w:p w14:paraId="27ABFEA5" w14:textId="21D447D9" w:rsidR="00C71DE8" w:rsidRPr="00BE068B" w:rsidRDefault="00C71DE8" w:rsidP="00E0092D">
            <w:pPr>
              <w:kinsoku w:val="0"/>
              <w:overflowPunct w:val="0"/>
              <w:spacing w:afterLines="20" w:after="48"/>
              <w:contextualSpacing/>
              <w:rPr>
                <w:rFonts w:ascii="Gill Sans MT" w:hAnsi="Gill Sans MT"/>
                <w:w w:val="105"/>
              </w:rPr>
            </w:pPr>
            <w:r w:rsidRPr="00BE068B">
              <w:rPr>
                <w:rFonts w:ascii="Gill Sans MT" w:hAnsi="Gill Sans MT"/>
                <w:w w:val="105"/>
              </w:rPr>
              <w:t>How many oxen does your household have? (</w:t>
            </w:r>
            <w:proofErr w:type="gramStart"/>
            <w:r w:rsidRPr="00BE068B">
              <w:rPr>
                <w:rFonts w:ascii="Gill Sans MT" w:hAnsi="Gill Sans MT"/>
                <w:b/>
                <w:w w:val="105"/>
              </w:rPr>
              <w:t>ox</w:t>
            </w:r>
            <w:proofErr w:type="gramEnd"/>
            <w:r w:rsidRPr="00BE068B">
              <w:rPr>
                <w:rFonts w:ascii="Gill Sans MT" w:hAnsi="Gill Sans MT"/>
                <w:w w:val="105"/>
              </w:rPr>
              <w:t>)</w:t>
            </w:r>
          </w:p>
        </w:tc>
        <w:tc>
          <w:tcPr>
            <w:tcW w:w="2070" w:type="dxa"/>
            <w:tcBorders>
              <w:top w:val="single" w:sz="18" w:space="0" w:color="auto"/>
              <w:left w:val="single" w:sz="18" w:space="0" w:color="auto"/>
              <w:bottom w:val="single" w:sz="18" w:space="0" w:color="auto"/>
              <w:right w:val="single" w:sz="18" w:space="0" w:color="auto"/>
            </w:tcBorders>
            <w:vAlign w:val="center"/>
          </w:tcPr>
          <w:p w14:paraId="0C54CCAC" w14:textId="77777777" w:rsidR="00C71DE8" w:rsidRPr="00BE068B" w:rsidRDefault="00C71DE8" w:rsidP="00E0092D">
            <w:pPr>
              <w:spacing w:afterLines="20" w:after="48"/>
              <w:contextualSpacing/>
              <w:rPr>
                <w:rFonts w:ascii="Gill Sans MT" w:hAnsi="Gill Sans MT"/>
                <w:i/>
              </w:rPr>
            </w:pPr>
            <w:r w:rsidRPr="00BE068B">
              <w:rPr>
                <w:rFonts w:ascii="Gill Sans MT" w:hAnsi="Gill Sans MT"/>
                <w:i/>
              </w:rPr>
              <w:t>(Numeric)</w:t>
            </w:r>
          </w:p>
        </w:tc>
      </w:tr>
      <w:tr w:rsidR="00B71EAD" w:rsidRPr="00BE068B" w14:paraId="67E0B688" w14:textId="77777777" w:rsidTr="001D470B">
        <w:trPr>
          <w:trHeight w:val="20"/>
        </w:trPr>
        <w:tc>
          <w:tcPr>
            <w:tcW w:w="754" w:type="dxa"/>
            <w:tcBorders>
              <w:right w:val="single" w:sz="4" w:space="0" w:color="auto"/>
            </w:tcBorders>
            <w:vAlign w:val="center"/>
          </w:tcPr>
          <w:p w14:paraId="2B51D00A" w14:textId="4CD9F89E" w:rsidR="00C71DE8" w:rsidRPr="00BE068B" w:rsidRDefault="00DA1429" w:rsidP="00E0092D">
            <w:pPr>
              <w:kinsoku w:val="0"/>
              <w:overflowPunct w:val="0"/>
              <w:spacing w:afterLines="20" w:after="48"/>
              <w:ind w:left="119"/>
              <w:contextualSpacing/>
              <w:rPr>
                <w:rFonts w:ascii="Gill Sans MT" w:hAnsi="Gill Sans MT"/>
                <w:w w:val="105"/>
              </w:rPr>
            </w:pPr>
            <w:r w:rsidRPr="00BE068B">
              <w:rPr>
                <w:rFonts w:ascii="Gill Sans MT" w:hAnsi="Gill Sans MT"/>
                <w:w w:val="105"/>
              </w:rPr>
              <w:t>M18</w:t>
            </w:r>
          </w:p>
        </w:tc>
        <w:tc>
          <w:tcPr>
            <w:tcW w:w="7290" w:type="dxa"/>
            <w:tcBorders>
              <w:top w:val="single" w:sz="4" w:space="0" w:color="auto"/>
              <w:left w:val="single" w:sz="4" w:space="0" w:color="auto"/>
              <w:bottom w:val="single" w:sz="4" w:space="0" w:color="auto"/>
              <w:right w:val="nil"/>
            </w:tcBorders>
            <w:vAlign w:val="center"/>
          </w:tcPr>
          <w:p w14:paraId="7CA6E905" w14:textId="67D51ECE" w:rsidR="00C71DE8" w:rsidRPr="00BE068B" w:rsidRDefault="00C71DE8" w:rsidP="00E0092D">
            <w:pPr>
              <w:kinsoku w:val="0"/>
              <w:overflowPunct w:val="0"/>
              <w:spacing w:afterLines="20" w:after="48"/>
              <w:contextualSpacing/>
              <w:rPr>
                <w:rFonts w:ascii="Gill Sans MT" w:hAnsi="Gill Sans MT"/>
                <w:w w:val="105"/>
              </w:rPr>
            </w:pPr>
            <w:r w:rsidRPr="00BE068B">
              <w:rPr>
                <w:rFonts w:ascii="Gill Sans MT" w:hAnsi="Gill Sans MT"/>
                <w:w w:val="105"/>
              </w:rPr>
              <w:t>How many turkeys does your household have? (</w:t>
            </w:r>
            <w:proofErr w:type="gramStart"/>
            <w:r w:rsidRPr="00BE068B">
              <w:rPr>
                <w:rFonts w:ascii="Gill Sans MT" w:hAnsi="Gill Sans MT"/>
                <w:b/>
                <w:w w:val="105"/>
              </w:rPr>
              <w:t>turkey</w:t>
            </w:r>
            <w:proofErr w:type="gramEnd"/>
            <w:r w:rsidRPr="00BE068B">
              <w:rPr>
                <w:rFonts w:ascii="Gill Sans MT" w:hAnsi="Gill Sans MT"/>
                <w:w w:val="105"/>
              </w:rPr>
              <w:t>)</w:t>
            </w:r>
          </w:p>
        </w:tc>
        <w:tc>
          <w:tcPr>
            <w:tcW w:w="2070" w:type="dxa"/>
            <w:tcBorders>
              <w:top w:val="single" w:sz="18" w:space="0" w:color="auto"/>
              <w:left w:val="single" w:sz="18" w:space="0" w:color="auto"/>
              <w:bottom w:val="single" w:sz="18" w:space="0" w:color="auto"/>
              <w:right w:val="single" w:sz="18" w:space="0" w:color="auto"/>
            </w:tcBorders>
            <w:vAlign w:val="center"/>
          </w:tcPr>
          <w:p w14:paraId="2A465968" w14:textId="77777777" w:rsidR="00C71DE8" w:rsidRPr="00BE068B" w:rsidRDefault="00C71DE8" w:rsidP="00E0092D">
            <w:pPr>
              <w:spacing w:afterLines="20" w:after="48"/>
              <w:contextualSpacing/>
              <w:rPr>
                <w:rFonts w:ascii="Gill Sans MT" w:hAnsi="Gill Sans MT"/>
                <w:i/>
              </w:rPr>
            </w:pPr>
            <w:r w:rsidRPr="00BE068B">
              <w:rPr>
                <w:rFonts w:ascii="Gill Sans MT" w:hAnsi="Gill Sans MT"/>
                <w:i/>
              </w:rPr>
              <w:t>(Numeric)</w:t>
            </w:r>
          </w:p>
        </w:tc>
      </w:tr>
    </w:tbl>
    <w:p w14:paraId="32C771BF" w14:textId="77777777" w:rsidR="00C71DE8" w:rsidRPr="00BE068B" w:rsidRDefault="00C71DE8" w:rsidP="001512DD">
      <w:pPr>
        <w:pStyle w:val="CommentText"/>
        <w:spacing w:afterLines="20" w:after="48"/>
        <w:contextualSpacing/>
        <w:rPr>
          <w:rFonts w:ascii="Gill Sans MT" w:hAnsi="Gill Sans MT"/>
          <w:sz w:val="22"/>
          <w:szCs w:val="22"/>
        </w:rPr>
      </w:pPr>
    </w:p>
    <w:p w14:paraId="26EAC98D" w14:textId="77777777" w:rsidR="00D4243B" w:rsidRPr="00BE068B" w:rsidRDefault="00D4243B" w:rsidP="001512DD">
      <w:pPr>
        <w:pStyle w:val="CommentText"/>
        <w:spacing w:afterLines="20" w:after="48"/>
        <w:contextualSpacing/>
        <w:rPr>
          <w:rFonts w:ascii="Gill Sans MT" w:hAnsi="Gill Sans MT"/>
          <w:sz w:val="22"/>
          <w:szCs w:val="22"/>
        </w:rPr>
      </w:pPr>
    </w:p>
    <w:p w14:paraId="1842FECA" w14:textId="77777777" w:rsidR="00D4243B" w:rsidRPr="00BE068B" w:rsidRDefault="00D4243B" w:rsidP="001512DD">
      <w:pPr>
        <w:pStyle w:val="CommentText"/>
        <w:spacing w:afterLines="20" w:after="48"/>
        <w:contextualSpacing/>
        <w:rPr>
          <w:rFonts w:ascii="Gill Sans MT" w:hAnsi="Gill Sans MT"/>
          <w:sz w:val="22"/>
          <w:szCs w:val="22"/>
        </w:rPr>
      </w:pPr>
    </w:p>
    <w:p w14:paraId="5D3559AE" w14:textId="77777777" w:rsidR="00D4243B" w:rsidRPr="00BE068B" w:rsidRDefault="00D4243B" w:rsidP="001512DD">
      <w:pPr>
        <w:pStyle w:val="CommentText"/>
        <w:spacing w:afterLines="20" w:after="48"/>
        <w:contextualSpacing/>
        <w:rPr>
          <w:rFonts w:ascii="Gill Sans MT" w:hAnsi="Gill Sans MT"/>
          <w:sz w:val="22"/>
          <w:szCs w:val="22"/>
        </w:rPr>
      </w:pPr>
    </w:p>
    <w:p w14:paraId="62BE614B" w14:textId="77777777" w:rsidR="00D4243B" w:rsidRPr="00BE068B" w:rsidRDefault="00D4243B" w:rsidP="001512DD">
      <w:pPr>
        <w:pStyle w:val="CommentText"/>
        <w:spacing w:afterLines="20" w:after="48"/>
        <w:contextualSpacing/>
        <w:rPr>
          <w:rFonts w:ascii="Gill Sans MT" w:hAnsi="Gill Sans MT"/>
          <w:sz w:val="22"/>
          <w:szCs w:val="22"/>
        </w:rPr>
      </w:pPr>
    </w:p>
    <w:p w14:paraId="48023ECC" w14:textId="77777777" w:rsidR="00E0092D" w:rsidRPr="00BE068B" w:rsidRDefault="00E0092D">
      <w:pPr>
        <w:rPr>
          <w:rFonts w:ascii="Gill Sans MT" w:eastAsia="Times New Roman" w:hAnsi="Gill Sans MT" w:cs="Times New Roman"/>
          <w:b/>
          <w:bCs/>
        </w:rPr>
      </w:pPr>
      <w:r w:rsidRPr="00BE068B">
        <w:rPr>
          <w:rFonts w:ascii="Gill Sans MT" w:eastAsia="Times New Roman" w:hAnsi="Gill Sans MT" w:cs="Times New Roman"/>
          <w:b/>
          <w:bCs/>
        </w:rPr>
        <w:br w:type="page"/>
      </w:r>
    </w:p>
    <w:p w14:paraId="0E2F6497" w14:textId="6A54886A" w:rsidR="00C71DE8" w:rsidRPr="00BE068B" w:rsidRDefault="00C71DE8" w:rsidP="001512DD">
      <w:pPr>
        <w:spacing w:afterLines="20" w:after="48" w:line="240" w:lineRule="auto"/>
        <w:contextualSpacing/>
        <w:rPr>
          <w:rFonts w:ascii="Gill Sans MT" w:eastAsia="Times New Roman" w:hAnsi="Gill Sans MT" w:cs="Times New Roman"/>
          <w:b/>
          <w:bCs/>
        </w:rPr>
      </w:pPr>
      <w:commentRangeStart w:id="1015"/>
      <w:commentRangeStart w:id="1016"/>
      <w:r w:rsidRPr="00BE068B">
        <w:rPr>
          <w:rFonts w:ascii="Gill Sans MT" w:eastAsia="Times New Roman" w:hAnsi="Gill Sans MT" w:cs="Times New Roman"/>
          <w:b/>
          <w:bCs/>
        </w:rPr>
        <w:lastRenderedPageBreak/>
        <w:t>N. HOUSEHOLD AND AGRICULTURAL ASSETS</w:t>
      </w:r>
      <w:commentRangeEnd w:id="1015"/>
      <w:r w:rsidR="006A3EA6" w:rsidRPr="00BE068B">
        <w:rPr>
          <w:rStyle w:val="CommentReference"/>
          <w:rFonts w:ascii="Gill Sans MT" w:hAnsi="Gill Sans MT"/>
        </w:rPr>
        <w:commentReference w:id="1015"/>
      </w:r>
      <w:commentRangeEnd w:id="1016"/>
      <w:r w:rsidR="00042831">
        <w:rPr>
          <w:rStyle w:val="CommentReference"/>
        </w:rPr>
        <w:commentReference w:id="1016"/>
      </w:r>
    </w:p>
    <w:p w14:paraId="4B32A423" w14:textId="77777777" w:rsidR="00C71DE8" w:rsidRPr="00BE068B" w:rsidRDefault="00C71DE8" w:rsidP="001512DD">
      <w:pPr>
        <w:pStyle w:val="TableParagraph"/>
        <w:autoSpaceDE/>
        <w:autoSpaceDN/>
        <w:adjustRightInd/>
        <w:spacing w:afterLines="20" w:after="48"/>
        <w:contextualSpacing/>
        <w:rPr>
          <w:rFonts w:ascii="Gill Sans MT" w:eastAsia="Times New Roman" w:hAnsi="Gill Sans MT"/>
          <w:sz w:val="22"/>
          <w:szCs w:val="22"/>
          <w:lang w:eastAsia="zh-CN"/>
        </w:rPr>
      </w:pPr>
      <w:r w:rsidRPr="00BE068B">
        <w:rPr>
          <w:rFonts w:ascii="Gill Sans MT" w:eastAsia="Times New Roman" w:hAnsi="Gill Sans MT"/>
          <w:sz w:val="22"/>
          <w:szCs w:val="22"/>
          <w:lang w:eastAsia="zh-CN"/>
        </w:rPr>
        <w:t>Now I would like to ask you about the number of household and agricultural assets that your household currently owns. Include assets that are currently not working. (Count all assets, even if they do not work)</w:t>
      </w:r>
    </w:p>
    <w:tbl>
      <w:tblPr>
        <w:tblW w:w="9471" w:type="dxa"/>
        <w:tblInd w:w="8" w:type="dxa"/>
        <w:tblLayout w:type="fixed"/>
        <w:tblCellMar>
          <w:left w:w="29" w:type="dxa"/>
          <w:right w:w="29" w:type="dxa"/>
        </w:tblCellMar>
        <w:tblLook w:val="0000" w:firstRow="0" w:lastRow="0" w:firstColumn="0" w:lastColumn="0" w:noHBand="0" w:noVBand="0"/>
      </w:tblPr>
      <w:tblGrid>
        <w:gridCol w:w="720"/>
        <w:gridCol w:w="3584"/>
        <w:gridCol w:w="2737"/>
        <w:gridCol w:w="2430"/>
      </w:tblGrid>
      <w:tr w:rsidR="001D470B" w:rsidRPr="00BE068B" w14:paraId="7F3C3E37" w14:textId="77777777" w:rsidTr="001D470B">
        <w:trPr>
          <w:trHeight w:val="20"/>
        </w:trPr>
        <w:tc>
          <w:tcPr>
            <w:tcW w:w="720" w:type="dxa"/>
            <w:tcBorders>
              <w:top w:val="single" w:sz="12" w:space="0" w:color="000000"/>
              <w:left w:val="single" w:sz="6" w:space="0" w:color="000000"/>
              <w:bottom w:val="single" w:sz="12" w:space="0" w:color="000000"/>
              <w:right w:val="single" w:sz="6" w:space="0" w:color="000000"/>
            </w:tcBorders>
          </w:tcPr>
          <w:p w14:paraId="70CF9DCA" w14:textId="77777777" w:rsidR="001D470B" w:rsidRPr="00BE068B" w:rsidRDefault="001D470B" w:rsidP="001512DD">
            <w:pPr>
              <w:kinsoku w:val="0"/>
              <w:overflowPunct w:val="0"/>
              <w:spacing w:afterLines="20" w:after="48" w:line="240" w:lineRule="auto"/>
              <w:ind w:left="119"/>
              <w:contextualSpacing/>
              <w:rPr>
                <w:rFonts w:ascii="Gill Sans MT" w:hAnsi="Gill Sans MT"/>
                <w:b/>
                <w:w w:val="105"/>
              </w:rPr>
            </w:pPr>
            <w:proofErr w:type="spellStart"/>
            <w:proofErr w:type="gramStart"/>
            <w:r w:rsidRPr="00BE068B">
              <w:rPr>
                <w:rFonts w:ascii="Gill Sans MT" w:hAnsi="Gill Sans MT"/>
                <w:b/>
                <w:w w:val="105"/>
              </w:rPr>
              <w:t>item</w:t>
            </w:r>
            <w:proofErr w:type="gramEnd"/>
            <w:r w:rsidRPr="00BE068B">
              <w:rPr>
                <w:rFonts w:ascii="Gill Sans MT" w:hAnsi="Gill Sans MT"/>
                <w:b/>
                <w:w w:val="105"/>
              </w:rPr>
              <w:t>_id</w:t>
            </w:r>
            <w:proofErr w:type="spellEnd"/>
          </w:p>
        </w:tc>
        <w:tc>
          <w:tcPr>
            <w:tcW w:w="3584" w:type="dxa"/>
            <w:tcBorders>
              <w:top w:val="single" w:sz="12" w:space="0" w:color="000000"/>
              <w:left w:val="single" w:sz="6" w:space="0" w:color="000000"/>
              <w:bottom w:val="single" w:sz="12" w:space="0" w:color="000000"/>
              <w:right w:val="single" w:sz="6" w:space="0" w:color="000000"/>
            </w:tcBorders>
          </w:tcPr>
          <w:p w14:paraId="67E54EBC" w14:textId="77777777" w:rsidR="001D470B" w:rsidRPr="00BE068B" w:rsidRDefault="001D470B" w:rsidP="001512DD">
            <w:pPr>
              <w:kinsoku w:val="0"/>
              <w:overflowPunct w:val="0"/>
              <w:spacing w:afterLines="20" w:after="48" w:line="240" w:lineRule="auto"/>
              <w:ind w:left="119"/>
              <w:contextualSpacing/>
              <w:rPr>
                <w:rFonts w:ascii="Gill Sans MT" w:hAnsi="Gill Sans MT"/>
                <w:w w:val="105"/>
              </w:rPr>
            </w:pPr>
            <w:r w:rsidRPr="00BE068B">
              <w:rPr>
                <w:rFonts w:ascii="Gill Sans MT" w:hAnsi="Gill Sans MT"/>
                <w:w w:val="105"/>
              </w:rPr>
              <w:t>How many of these items-</w:t>
            </w:r>
          </w:p>
          <w:p w14:paraId="630A61FA" w14:textId="77777777" w:rsidR="001D470B" w:rsidRPr="00BE068B" w:rsidRDefault="001D470B" w:rsidP="001512DD">
            <w:pPr>
              <w:kinsoku w:val="0"/>
              <w:overflowPunct w:val="0"/>
              <w:spacing w:afterLines="20" w:after="48" w:line="240" w:lineRule="auto"/>
              <w:ind w:left="119"/>
              <w:contextualSpacing/>
              <w:rPr>
                <w:rFonts w:ascii="Gill Sans MT" w:hAnsi="Gill Sans MT"/>
                <w:w w:val="105"/>
              </w:rPr>
            </w:pPr>
          </w:p>
          <w:p w14:paraId="205DB24D" w14:textId="77777777" w:rsidR="001D470B" w:rsidRPr="00BE068B" w:rsidRDefault="001D470B" w:rsidP="001512DD">
            <w:pPr>
              <w:kinsoku w:val="0"/>
              <w:overflowPunct w:val="0"/>
              <w:spacing w:afterLines="20" w:after="48" w:line="240" w:lineRule="auto"/>
              <w:ind w:left="119"/>
              <w:contextualSpacing/>
              <w:rPr>
                <w:rFonts w:ascii="Gill Sans MT" w:hAnsi="Gill Sans MT"/>
                <w:w w:val="105"/>
              </w:rPr>
            </w:pPr>
            <w:r w:rsidRPr="00BE068B">
              <w:rPr>
                <w:rFonts w:ascii="Gill Sans MT" w:hAnsi="Gill Sans MT"/>
                <w:w w:val="105"/>
              </w:rPr>
              <w:t>(</w:t>
            </w:r>
            <w:proofErr w:type="gramStart"/>
            <w:r w:rsidRPr="00BE068B">
              <w:rPr>
                <w:rFonts w:ascii="Gill Sans MT" w:hAnsi="Gill Sans MT"/>
                <w:b/>
                <w:w w:val="105"/>
              </w:rPr>
              <w:t>item</w:t>
            </w:r>
            <w:proofErr w:type="gramEnd"/>
            <w:r w:rsidRPr="00BE068B">
              <w:rPr>
                <w:rFonts w:ascii="Gill Sans MT" w:hAnsi="Gill Sans MT"/>
                <w:w w:val="105"/>
              </w:rPr>
              <w:t>)</w:t>
            </w:r>
          </w:p>
        </w:tc>
        <w:tc>
          <w:tcPr>
            <w:tcW w:w="2737" w:type="dxa"/>
            <w:tcBorders>
              <w:top w:val="single" w:sz="12" w:space="0" w:color="000000"/>
              <w:left w:val="single" w:sz="6" w:space="0" w:color="000000"/>
              <w:bottom w:val="single" w:sz="12" w:space="0" w:color="000000"/>
              <w:right w:val="single" w:sz="6" w:space="0" w:color="000000"/>
            </w:tcBorders>
          </w:tcPr>
          <w:p w14:paraId="458DFED3" w14:textId="760BAFE8" w:rsidR="001D470B" w:rsidRPr="00BE068B" w:rsidRDefault="001D470B" w:rsidP="001512DD">
            <w:pPr>
              <w:kinsoku w:val="0"/>
              <w:overflowPunct w:val="0"/>
              <w:spacing w:afterLines="20" w:after="48" w:line="240" w:lineRule="auto"/>
              <w:ind w:left="119"/>
              <w:contextualSpacing/>
              <w:rPr>
                <w:rFonts w:ascii="Gill Sans MT" w:hAnsi="Gill Sans MT"/>
                <w:w w:val="105"/>
              </w:rPr>
            </w:pPr>
            <w:r w:rsidRPr="00BE068B">
              <w:rPr>
                <w:rFonts w:ascii="Gill Sans MT" w:hAnsi="Gill Sans MT"/>
                <w:w w:val="105"/>
              </w:rPr>
              <w:t>a) -</w:t>
            </w:r>
            <w:proofErr w:type="gramStart"/>
            <w:r w:rsidRPr="00BE068B">
              <w:rPr>
                <w:rFonts w:ascii="Gill Sans MT" w:hAnsi="Gill Sans MT"/>
                <w:w w:val="105"/>
              </w:rPr>
              <w:t>do</w:t>
            </w:r>
            <w:proofErr w:type="gramEnd"/>
            <w:r w:rsidRPr="00BE068B">
              <w:rPr>
                <w:rFonts w:ascii="Gill Sans MT" w:hAnsi="Gill Sans MT"/>
                <w:w w:val="105"/>
              </w:rPr>
              <w:t xml:space="preserve"> you currently own?</w:t>
            </w:r>
          </w:p>
          <w:p w14:paraId="7375D019" w14:textId="77777777" w:rsidR="001D470B" w:rsidRPr="00BE068B" w:rsidRDefault="001D470B" w:rsidP="001512DD">
            <w:pPr>
              <w:kinsoku w:val="0"/>
              <w:overflowPunct w:val="0"/>
              <w:spacing w:afterLines="20" w:after="48" w:line="240" w:lineRule="auto"/>
              <w:ind w:left="119"/>
              <w:contextualSpacing/>
              <w:rPr>
                <w:rFonts w:ascii="Gill Sans MT" w:hAnsi="Gill Sans MT"/>
                <w:w w:val="105"/>
              </w:rPr>
            </w:pPr>
          </w:p>
          <w:p w14:paraId="09BD3B0F" w14:textId="77777777" w:rsidR="001D470B" w:rsidRPr="00BE068B" w:rsidRDefault="001D470B" w:rsidP="001512DD">
            <w:pPr>
              <w:kinsoku w:val="0"/>
              <w:overflowPunct w:val="0"/>
              <w:spacing w:afterLines="20" w:after="48" w:line="240" w:lineRule="auto"/>
              <w:ind w:left="119"/>
              <w:contextualSpacing/>
              <w:rPr>
                <w:rFonts w:ascii="Gill Sans MT" w:hAnsi="Gill Sans MT"/>
                <w:w w:val="105"/>
              </w:rPr>
            </w:pPr>
            <w:r w:rsidRPr="00BE068B">
              <w:rPr>
                <w:rFonts w:ascii="Gill Sans MT" w:hAnsi="Gill Sans MT"/>
                <w:w w:val="105"/>
              </w:rPr>
              <w:t>(</w:t>
            </w:r>
            <w:proofErr w:type="spellStart"/>
            <w:proofErr w:type="gramStart"/>
            <w:r w:rsidRPr="00BE068B">
              <w:rPr>
                <w:rFonts w:ascii="Gill Sans MT" w:hAnsi="Gill Sans MT"/>
                <w:b/>
                <w:w w:val="105"/>
              </w:rPr>
              <w:t>n</w:t>
            </w:r>
            <w:proofErr w:type="gramEnd"/>
            <w:r w:rsidRPr="00BE068B">
              <w:rPr>
                <w:rFonts w:ascii="Gill Sans MT" w:hAnsi="Gill Sans MT"/>
                <w:b/>
                <w:w w:val="105"/>
              </w:rPr>
              <w:t>_ownnow</w:t>
            </w:r>
            <w:proofErr w:type="spellEnd"/>
            <w:r w:rsidRPr="00BE068B">
              <w:rPr>
                <w:rFonts w:ascii="Gill Sans MT" w:hAnsi="Gill Sans MT"/>
                <w:w w:val="105"/>
              </w:rPr>
              <w:t>)</w:t>
            </w:r>
          </w:p>
        </w:tc>
        <w:tc>
          <w:tcPr>
            <w:tcW w:w="2430" w:type="dxa"/>
            <w:tcBorders>
              <w:top w:val="single" w:sz="12" w:space="0" w:color="000000"/>
              <w:left w:val="single" w:sz="6" w:space="0" w:color="000000"/>
              <w:bottom w:val="single" w:sz="12" w:space="0" w:color="000000"/>
              <w:right w:val="single" w:sz="6" w:space="0" w:color="000000"/>
            </w:tcBorders>
          </w:tcPr>
          <w:p w14:paraId="0536E396" w14:textId="706FFE8E" w:rsidR="001D470B" w:rsidRPr="00BE068B" w:rsidRDefault="001D470B" w:rsidP="001512DD">
            <w:pPr>
              <w:kinsoku w:val="0"/>
              <w:overflowPunct w:val="0"/>
              <w:spacing w:afterLines="20" w:after="48" w:line="240" w:lineRule="auto"/>
              <w:ind w:left="119"/>
              <w:contextualSpacing/>
              <w:rPr>
                <w:rFonts w:ascii="Gill Sans MT" w:hAnsi="Gill Sans MT"/>
                <w:w w:val="105"/>
              </w:rPr>
            </w:pPr>
            <w:r w:rsidRPr="00BE068B">
              <w:rPr>
                <w:rFonts w:ascii="Gill Sans MT" w:hAnsi="Gill Sans MT"/>
                <w:w w:val="105"/>
              </w:rPr>
              <w:t>c) -</w:t>
            </w:r>
            <w:proofErr w:type="gramStart"/>
            <w:r w:rsidRPr="00BE068B">
              <w:rPr>
                <w:rFonts w:ascii="Gill Sans MT" w:hAnsi="Gill Sans MT"/>
                <w:w w:val="105"/>
              </w:rPr>
              <w:t>have</w:t>
            </w:r>
            <w:proofErr w:type="gramEnd"/>
            <w:r w:rsidRPr="00BE068B">
              <w:rPr>
                <w:rFonts w:ascii="Gill Sans MT" w:hAnsi="Gill Sans MT"/>
                <w:w w:val="105"/>
              </w:rPr>
              <w:t xml:space="preserve"> you purchased in the</w:t>
            </w:r>
          </w:p>
          <w:p w14:paraId="25C5A32C" w14:textId="77777777" w:rsidR="001D470B" w:rsidRPr="00BE068B" w:rsidRDefault="001D470B" w:rsidP="001512DD">
            <w:pPr>
              <w:kinsoku w:val="0"/>
              <w:overflowPunct w:val="0"/>
              <w:spacing w:afterLines="20" w:after="48" w:line="240" w:lineRule="auto"/>
              <w:ind w:left="119"/>
              <w:contextualSpacing/>
              <w:rPr>
                <w:rFonts w:ascii="Gill Sans MT" w:hAnsi="Gill Sans MT"/>
                <w:w w:val="105"/>
              </w:rPr>
            </w:pPr>
            <w:proofErr w:type="gramStart"/>
            <w:r w:rsidRPr="00BE068B">
              <w:rPr>
                <w:rFonts w:ascii="Gill Sans MT" w:hAnsi="Gill Sans MT"/>
                <w:w w:val="105"/>
              </w:rPr>
              <w:t>last</w:t>
            </w:r>
            <w:proofErr w:type="gramEnd"/>
            <w:r w:rsidRPr="00BE068B">
              <w:rPr>
                <w:rFonts w:ascii="Gill Sans MT" w:hAnsi="Gill Sans MT"/>
                <w:w w:val="105"/>
              </w:rPr>
              <w:t xml:space="preserve"> year?</w:t>
            </w:r>
          </w:p>
          <w:p w14:paraId="2A1192DF" w14:textId="77777777" w:rsidR="001D470B" w:rsidRPr="00BE068B" w:rsidRDefault="001D470B" w:rsidP="001512DD">
            <w:pPr>
              <w:kinsoku w:val="0"/>
              <w:overflowPunct w:val="0"/>
              <w:spacing w:afterLines="20" w:after="48" w:line="240" w:lineRule="auto"/>
              <w:ind w:left="119"/>
              <w:contextualSpacing/>
              <w:rPr>
                <w:rFonts w:ascii="Gill Sans MT" w:hAnsi="Gill Sans MT"/>
                <w:w w:val="105"/>
              </w:rPr>
            </w:pPr>
            <w:r w:rsidRPr="00BE068B">
              <w:rPr>
                <w:rFonts w:ascii="Gill Sans MT" w:hAnsi="Gill Sans MT"/>
                <w:w w:val="105"/>
              </w:rPr>
              <w:t>(</w:t>
            </w:r>
            <w:proofErr w:type="spellStart"/>
            <w:proofErr w:type="gramStart"/>
            <w:r w:rsidRPr="00BE068B">
              <w:rPr>
                <w:rFonts w:ascii="Gill Sans MT" w:hAnsi="Gill Sans MT"/>
                <w:b/>
                <w:w w:val="105"/>
              </w:rPr>
              <w:t>no</w:t>
            </w:r>
            <w:proofErr w:type="gramEnd"/>
            <w:r w:rsidRPr="00BE068B">
              <w:rPr>
                <w:rFonts w:ascii="Gill Sans MT" w:hAnsi="Gill Sans MT"/>
                <w:b/>
                <w:w w:val="105"/>
              </w:rPr>
              <w:t>_past</w:t>
            </w:r>
            <w:proofErr w:type="spellEnd"/>
            <w:r w:rsidRPr="00BE068B">
              <w:rPr>
                <w:rFonts w:ascii="Gill Sans MT" w:hAnsi="Gill Sans MT"/>
                <w:w w:val="105"/>
              </w:rPr>
              <w:t>)</w:t>
            </w:r>
          </w:p>
        </w:tc>
      </w:tr>
      <w:tr w:rsidR="001D470B" w:rsidRPr="00BE068B" w14:paraId="0C0B3940" w14:textId="77777777" w:rsidTr="001D470B">
        <w:trPr>
          <w:trHeight w:val="20"/>
        </w:trPr>
        <w:tc>
          <w:tcPr>
            <w:tcW w:w="720" w:type="dxa"/>
            <w:tcBorders>
              <w:top w:val="single" w:sz="12" w:space="0" w:color="000000"/>
              <w:left w:val="single" w:sz="6" w:space="0" w:color="000000"/>
              <w:bottom w:val="single" w:sz="6" w:space="0" w:color="000000"/>
              <w:right w:val="single" w:sz="6" w:space="0" w:color="000000"/>
            </w:tcBorders>
          </w:tcPr>
          <w:p w14:paraId="452BAF94" w14:textId="77777777" w:rsidR="001D470B" w:rsidRPr="00BE068B" w:rsidRDefault="001D470B" w:rsidP="001512DD">
            <w:pPr>
              <w:kinsoku w:val="0"/>
              <w:overflowPunct w:val="0"/>
              <w:spacing w:afterLines="20" w:after="48" w:line="240" w:lineRule="auto"/>
              <w:ind w:left="119"/>
              <w:contextualSpacing/>
              <w:rPr>
                <w:rFonts w:ascii="Gill Sans MT" w:hAnsi="Gill Sans MT"/>
                <w:w w:val="105"/>
              </w:rPr>
            </w:pPr>
            <w:r w:rsidRPr="00BE068B">
              <w:rPr>
                <w:rFonts w:ascii="Gill Sans MT" w:hAnsi="Gill Sans MT"/>
                <w:w w:val="105"/>
              </w:rPr>
              <w:t>N1</w:t>
            </w:r>
          </w:p>
        </w:tc>
        <w:tc>
          <w:tcPr>
            <w:tcW w:w="3584" w:type="dxa"/>
            <w:tcBorders>
              <w:top w:val="single" w:sz="12" w:space="0" w:color="000000"/>
              <w:left w:val="single" w:sz="6" w:space="0" w:color="000000"/>
              <w:bottom w:val="single" w:sz="6" w:space="0" w:color="000000"/>
              <w:right w:val="single" w:sz="6" w:space="0" w:color="000000"/>
            </w:tcBorders>
          </w:tcPr>
          <w:p w14:paraId="37FB9450" w14:textId="77777777" w:rsidR="001D470B" w:rsidRPr="00BE068B" w:rsidRDefault="001D470B" w:rsidP="001512DD">
            <w:pPr>
              <w:spacing w:afterLines="20" w:after="48" w:line="240" w:lineRule="auto"/>
              <w:ind w:left="119"/>
              <w:contextualSpacing/>
              <w:rPr>
                <w:rFonts w:ascii="Gill Sans MT" w:hAnsi="Gill Sans MT"/>
                <w:w w:val="105"/>
              </w:rPr>
            </w:pPr>
            <w:r w:rsidRPr="00BE068B">
              <w:rPr>
                <w:rFonts w:ascii="Gill Sans MT" w:hAnsi="Gill Sans MT"/>
                <w:w w:val="105"/>
              </w:rPr>
              <w:t>Mobile Phone (</w:t>
            </w:r>
            <w:r w:rsidRPr="00BE068B">
              <w:rPr>
                <w:rFonts w:ascii="Gill Sans MT" w:hAnsi="Gill Sans MT"/>
                <w:b/>
                <w:w w:val="105"/>
              </w:rPr>
              <w:t>phone</w:t>
            </w:r>
            <w:r w:rsidRPr="00BE068B">
              <w:rPr>
                <w:rFonts w:ascii="Gill Sans MT" w:hAnsi="Gill Sans MT"/>
                <w:w w:val="105"/>
              </w:rPr>
              <w:t>)</w:t>
            </w:r>
          </w:p>
        </w:tc>
        <w:tc>
          <w:tcPr>
            <w:tcW w:w="2737" w:type="dxa"/>
            <w:tcBorders>
              <w:top w:val="single" w:sz="12" w:space="0" w:color="000000"/>
              <w:left w:val="single" w:sz="6" w:space="0" w:color="000000"/>
              <w:bottom w:val="single" w:sz="6" w:space="0" w:color="000000"/>
              <w:right w:val="single" w:sz="6" w:space="0" w:color="000000"/>
            </w:tcBorders>
          </w:tcPr>
          <w:p w14:paraId="497588D8" w14:textId="77777777" w:rsidR="001D470B" w:rsidRPr="00BE068B" w:rsidRDefault="001D470B" w:rsidP="001512DD">
            <w:pPr>
              <w:spacing w:afterLines="20" w:after="48" w:line="240" w:lineRule="auto"/>
              <w:contextualSpacing/>
              <w:rPr>
                <w:rFonts w:ascii="Gill Sans MT" w:hAnsi="Gill Sans MT"/>
                <w:i/>
              </w:rPr>
            </w:pPr>
          </w:p>
        </w:tc>
        <w:tc>
          <w:tcPr>
            <w:tcW w:w="2430" w:type="dxa"/>
            <w:tcBorders>
              <w:top w:val="single" w:sz="12" w:space="0" w:color="000000"/>
              <w:left w:val="single" w:sz="6" w:space="0" w:color="000000"/>
              <w:bottom w:val="single" w:sz="6" w:space="0" w:color="000000"/>
              <w:right w:val="single" w:sz="6" w:space="0" w:color="000000"/>
            </w:tcBorders>
          </w:tcPr>
          <w:p w14:paraId="1B970799" w14:textId="77777777" w:rsidR="001D470B" w:rsidRPr="00BE068B" w:rsidRDefault="001D470B" w:rsidP="001512DD">
            <w:pPr>
              <w:spacing w:afterLines="20" w:after="48" w:line="240" w:lineRule="auto"/>
              <w:contextualSpacing/>
              <w:rPr>
                <w:rFonts w:ascii="Gill Sans MT" w:hAnsi="Gill Sans MT"/>
                <w:i/>
              </w:rPr>
            </w:pPr>
          </w:p>
        </w:tc>
      </w:tr>
      <w:tr w:rsidR="001D470B" w:rsidRPr="00BE068B" w14:paraId="62C5A10B" w14:textId="77777777" w:rsidTr="001D470B">
        <w:trPr>
          <w:trHeight w:val="20"/>
        </w:trPr>
        <w:tc>
          <w:tcPr>
            <w:tcW w:w="720" w:type="dxa"/>
            <w:tcBorders>
              <w:top w:val="single" w:sz="6" w:space="0" w:color="000000"/>
              <w:left w:val="single" w:sz="6" w:space="0" w:color="000000"/>
              <w:bottom w:val="single" w:sz="6" w:space="0" w:color="000000"/>
              <w:right w:val="single" w:sz="6" w:space="0" w:color="000000"/>
            </w:tcBorders>
          </w:tcPr>
          <w:p w14:paraId="259FF65D" w14:textId="77777777" w:rsidR="001D470B" w:rsidRPr="00BE068B" w:rsidRDefault="001D470B" w:rsidP="001512DD">
            <w:pPr>
              <w:kinsoku w:val="0"/>
              <w:overflowPunct w:val="0"/>
              <w:spacing w:afterLines="20" w:after="48" w:line="240" w:lineRule="auto"/>
              <w:ind w:left="119"/>
              <w:contextualSpacing/>
              <w:rPr>
                <w:rFonts w:ascii="Gill Sans MT" w:hAnsi="Gill Sans MT"/>
                <w:w w:val="105"/>
              </w:rPr>
            </w:pPr>
            <w:r w:rsidRPr="00BE068B">
              <w:rPr>
                <w:rFonts w:ascii="Gill Sans MT" w:hAnsi="Gill Sans MT"/>
                <w:w w:val="105"/>
              </w:rPr>
              <w:t>N2</w:t>
            </w:r>
          </w:p>
        </w:tc>
        <w:tc>
          <w:tcPr>
            <w:tcW w:w="3584" w:type="dxa"/>
            <w:tcBorders>
              <w:top w:val="single" w:sz="6" w:space="0" w:color="000000"/>
              <w:left w:val="single" w:sz="6" w:space="0" w:color="000000"/>
              <w:bottom w:val="single" w:sz="6" w:space="0" w:color="000000"/>
              <w:right w:val="single" w:sz="6" w:space="0" w:color="000000"/>
            </w:tcBorders>
          </w:tcPr>
          <w:p w14:paraId="04BB0469" w14:textId="77777777" w:rsidR="001D470B" w:rsidRPr="00BE068B" w:rsidRDefault="001D470B" w:rsidP="001512DD">
            <w:pPr>
              <w:spacing w:afterLines="20" w:after="48" w:line="240" w:lineRule="auto"/>
              <w:ind w:left="119"/>
              <w:contextualSpacing/>
              <w:rPr>
                <w:rFonts w:ascii="Gill Sans MT" w:hAnsi="Gill Sans MT"/>
                <w:w w:val="105"/>
              </w:rPr>
            </w:pPr>
            <w:r w:rsidRPr="00BE068B">
              <w:rPr>
                <w:rFonts w:ascii="Gill Sans MT" w:hAnsi="Gill Sans MT"/>
                <w:w w:val="105"/>
              </w:rPr>
              <w:t>Radio (</w:t>
            </w:r>
            <w:r w:rsidRPr="00BE068B">
              <w:rPr>
                <w:rFonts w:ascii="Gill Sans MT" w:hAnsi="Gill Sans MT"/>
                <w:b/>
                <w:w w:val="105"/>
              </w:rPr>
              <w:t>radio</w:t>
            </w:r>
            <w:r w:rsidRPr="00BE068B">
              <w:rPr>
                <w:rFonts w:ascii="Gill Sans MT" w:hAnsi="Gill Sans MT"/>
                <w:w w:val="105"/>
              </w:rPr>
              <w:t>)</w:t>
            </w:r>
          </w:p>
        </w:tc>
        <w:tc>
          <w:tcPr>
            <w:tcW w:w="2737" w:type="dxa"/>
            <w:tcBorders>
              <w:top w:val="single" w:sz="6" w:space="0" w:color="000000"/>
              <w:left w:val="single" w:sz="6" w:space="0" w:color="000000"/>
              <w:bottom w:val="single" w:sz="6" w:space="0" w:color="000000"/>
              <w:right w:val="single" w:sz="6" w:space="0" w:color="000000"/>
            </w:tcBorders>
          </w:tcPr>
          <w:p w14:paraId="15A4F395" w14:textId="77777777" w:rsidR="001D470B" w:rsidRPr="00BE068B" w:rsidRDefault="001D470B" w:rsidP="001512DD">
            <w:pPr>
              <w:spacing w:afterLines="20" w:after="48" w:line="240" w:lineRule="auto"/>
              <w:contextualSpacing/>
              <w:rPr>
                <w:rFonts w:ascii="Gill Sans MT" w:hAnsi="Gill Sans MT"/>
                <w:i/>
              </w:rPr>
            </w:pPr>
          </w:p>
        </w:tc>
        <w:tc>
          <w:tcPr>
            <w:tcW w:w="2430" w:type="dxa"/>
            <w:tcBorders>
              <w:top w:val="single" w:sz="6" w:space="0" w:color="000000"/>
              <w:left w:val="single" w:sz="6" w:space="0" w:color="000000"/>
              <w:bottom w:val="single" w:sz="6" w:space="0" w:color="000000"/>
              <w:right w:val="single" w:sz="6" w:space="0" w:color="000000"/>
            </w:tcBorders>
          </w:tcPr>
          <w:p w14:paraId="3F8EC26D" w14:textId="77777777" w:rsidR="001D470B" w:rsidRPr="00BE068B" w:rsidRDefault="001D470B" w:rsidP="001512DD">
            <w:pPr>
              <w:spacing w:afterLines="20" w:after="48" w:line="240" w:lineRule="auto"/>
              <w:contextualSpacing/>
              <w:rPr>
                <w:rFonts w:ascii="Gill Sans MT" w:hAnsi="Gill Sans MT"/>
                <w:i/>
              </w:rPr>
            </w:pPr>
          </w:p>
        </w:tc>
      </w:tr>
      <w:tr w:rsidR="001D470B" w:rsidRPr="00BE068B" w14:paraId="58E782E2" w14:textId="77777777" w:rsidTr="001D470B">
        <w:trPr>
          <w:trHeight w:val="20"/>
        </w:trPr>
        <w:tc>
          <w:tcPr>
            <w:tcW w:w="720" w:type="dxa"/>
            <w:tcBorders>
              <w:top w:val="single" w:sz="6" w:space="0" w:color="000000"/>
              <w:left w:val="single" w:sz="6" w:space="0" w:color="000000"/>
              <w:bottom w:val="single" w:sz="6" w:space="0" w:color="000000"/>
              <w:right w:val="single" w:sz="6" w:space="0" w:color="000000"/>
            </w:tcBorders>
          </w:tcPr>
          <w:p w14:paraId="52C00DD8" w14:textId="77777777" w:rsidR="001D470B" w:rsidRPr="00BE068B" w:rsidRDefault="001D470B" w:rsidP="001512DD">
            <w:pPr>
              <w:kinsoku w:val="0"/>
              <w:overflowPunct w:val="0"/>
              <w:spacing w:afterLines="20" w:after="48" w:line="240" w:lineRule="auto"/>
              <w:ind w:left="119"/>
              <w:contextualSpacing/>
              <w:rPr>
                <w:rFonts w:ascii="Gill Sans MT" w:hAnsi="Gill Sans MT"/>
                <w:w w:val="105"/>
              </w:rPr>
            </w:pPr>
            <w:r w:rsidRPr="00BE068B">
              <w:rPr>
                <w:rFonts w:ascii="Gill Sans MT" w:hAnsi="Gill Sans MT"/>
                <w:w w:val="105"/>
              </w:rPr>
              <w:t>N3</w:t>
            </w:r>
          </w:p>
        </w:tc>
        <w:tc>
          <w:tcPr>
            <w:tcW w:w="3584" w:type="dxa"/>
            <w:tcBorders>
              <w:top w:val="single" w:sz="6" w:space="0" w:color="000000"/>
              <w:left w:val="single" w:sz="6" w:space="0" w:color="000000"/>
              <w:bottom w:val="single" w:sz="6" w:space="0" w:color="000000"/>
              <w:right w:val="single" w:sz="6" w:space="0" w:color="000000"/>
            </w:tcBorders>
          </w:tcPr>
          <w:p w14:paraId="2CDFF20F" w14:textId="77777777" w:rsidR="001D470B" w:rsidRPr="00BE068B" w:rsidRDefault="001D470B" w:rsidP="001512DD">
            <w:pPr>
              <w:spacing w:afterLines="20" w:after="48" w:line="240" w:lineRule="auto"/>
              <w:ind w:left="119"/>
              <w:contextualSpacing/>
              <w:rPr>
                <w:rFonts w:ascii="Gill Sans MT" w:hAnsi="Gill Sans MT"/>
                <w:w w:val="105"/>
              </w:rPr>
            </w:pPr>
            <w:r w:rsidRPr="00BE068B">
              <w:rPr>
                <w:rFonts w:ascii="Gill Sans MT" w:hAnsi="Gill Sans MT"/>
                <w:w w:val="105"/>
              </w:rPr>
              <w:t>TV (</w:t>
            </w:r>
            <w:proofErr w:type="spellStart"/>
            <w:r w:rsidRPr="00BE068B">
              <w:rPr>
                <w:rFonts w:ascii="Gill Sans MT" w:hAnsi="Gill Sans MT"/>
                <w:b/>
                <w:w w:val="105"/>
              </w:rPr>
              <w:t>tv</w:t>
            </w:r>
            <w:proofErr w:type="spellEnd"/>
            <w:r w:rsidRPr="00BE068B">
              <w:rPr>
                <w:rFonts w:ascii="Gill Sans MT" w:hAnsi="Gill Sans MT"/>
                <w:w w:val="105"/>
              </w:rPr>
              <w:t>)</w:t>
            </w:r>
          </w:p>
        </w:tc>
        <w:tc>
          <w:tcPr>
            <w:tcW w:w="2737" w:type="dxa"/>
            <w:tcBorders>
              <w:top w:val="single" w:sz="6" w:space="0" w:color="000000"/>
              <w:left w:val="single" w:sz="6" w:space="0" w:color="000000"/>
              <w:bottom w:val="single" w:sz="6" w:space="0" w:color="000000"/>
              <w:right w:val="single" w:sz="6" w:space="0" w:color="000000"/>
            </w:tcBorders>
          </w:tcPr>
          <w:p w14:paraId="2655F414" w14:textId="77777777" w:rsidR="001D470B" w:rsidRPr="00BE068B" w:rsidRDefault="001D470B" w:rsidP="001512DD">
            <w:pPr>
              <w:spacing w:afterLines="20" w:after="48" w:line="240" w:lineRule="auto"/>
              <w:contextualSpacing/>
              <w:rPr>
                <w:rFonts w:ascii="Gill Sans MT" w:hAnsi="Gill Sans MT"/>
                <w:i/>
              </w:rPr>
            </w:pPr>
          </w:p>
        </w:tc>
        <w:tc>
          <w:tcPr>
            <w:tcW w:w="2430" w:type="dxa"/>
            <w:tcBorders>
              <w:top w:val="single" w:sz="6" w:space="0" w:color="000000"/>
              <w:left w:val="single" w:sz="6" w:space="0" w:color="000000"/>
              <w:bottom w:val="single" w:sz="6" w:space="0" w:color="000000"/>
              <w:right w:val="single" w:sz="6" w:space="0" w:color="000000"/>
            </w:tcBorders>
          </w:tcPr>
          <w:p w14:paraId="642ACC2B" w14:textId="77777777" w:rsidR="001D470B" w:rsidRPr="00BE068B" w:rsidRDefault="001D470B" w:rsidP="001512DD">
            <w:pPr>
              <w:spacing w:afterLines="20" w:after="48" w:line="240" w:lineRule="auto"/>
              <w:contextualSpacing/>
              <w:rPr>
                <w:rFonts w:ascii="Gill Sans MT" w:hAnsi="Gill Sans MT"/>
                <w:i/>
              </w:rPr>
            </w:pPr>
          </w:p>
        </w:tc>
      </w:tr>
      <w:tr w:rsidR="001D470B" w:rsidRPr="00BE068B" w14:paraId="1E74BB4D" w14:textId="77777777" w:rsidTr="001D470B">
        <w:trPr>
          <w:trHeight w:val="20"/>
        </w:trPr>
        <w:tc>
          <w:tcPr>
            <w:tcW w:w="720" w:type="dxa"/>
            <w:tcBorders>
              <w:top w:val="single" w:sz="6" w:space="0" w:color="000000"/>
              <w:left w:val="single" w:sz="6" w:space="0" w:color="000000"/>
              <w:bottom w:val="single" w:sz="6" w:space="0" w:color="000000"/>
              <w:right w:val="single" w:sz="6" w:space="0" w:color="000000"/>
            </w:tcBorders>
          </w:tcPr>
          <w:p w14:paraId="4494FC35" w14:textId="77777777" w:rsidR="001D470B" w:rsidRPr="00BE068B" w:rsidRDefault="001D470B" w:rsidP="001512DD">
            <w:pPr>
              <w:kinsoku w:val="0"/>
              <w:overflowPunct w:val="0"/>
              <w:spacing w:afterLines="20" w:after="48" w:line="240" w:lineRule="auto"/>
              <w:ind w:left="119"/>
              <w:contextualSpacing/>
              <w:rPr>
                <w:rFonts w:ascii="Gill Sans MT" w:hAnsi="Gill Sans MT"/>
                <w:w w:val="105"/>
              </w:rPr>
            </w:pPr>
            <w:r w:rsidRPr="00BE068B">
              <w:rPr>
                <w:rFonts w:ascii="Gill Sans MT" w:hAnsi="Gill Sans MT"/>
                <w:w w:val="105"/>
              </w:rPr>
              <w:t>N4</w:t>
            </w:r>
          </w:p>
        </w:tc>
        <w:tc>
          <w:tcPr>
            <w:tcW w:w="3584" w:type="dxa"/>
            <w:tcBorders>
              <w:top w:val="single" w:sz="6" w:space="0" w:color="000000"/>
              <w:left w:val="single" w:sz="6" w:space="0" w:color="000000"/>
              <w:bottom w:val="single" w:sz="6" w:space="0" w:color="000000"/>
              <w:right w:val="single" w:sz="6" w:space="0" w:color="000000"/>
            </w:tcBorders>
          </w:tcPr>
          <w:p w14:paraId="229C4A82" w14:textId="77777777" w:rsidR="001D470B" w:rsidRPr="00BE068B" w:rsidRDefault="001D470B" w:rsidP="001512DD">
            <w:pPr>
              <w:spacing w:afterLines="20" w:after="48" w:line="240" w:lineRule="auto"/>
              <w:ind w:left="119"/>
              <w:contextualSpacing/>
              <w:rPr>
                <w:rFonts w:ascii="Gill Sans MT" w:hAnsi="Gill Sans MT"/>
                <w:w w:val="105"/>
              </w:rPr>
            </w:pPr>
            <w:r w:rsidRPr="00BE068B">
              <w:rPr>
                <w:rFonts w:ascii="Gill Sans MT" w:hAnsi="Gill Sans MT"/>
                <w:w w:val="105"/>
              </w:rPr>
              <w:t>Cars, Vans, Pick-up Trucks (</w:t>
            </w:r>
            <w:r w:rsidRPr="00BE068B">
              <w:rPr>
                <w:rFonts w:ascii="Gill Sans MT" w:hAnsi="Gill Sans MT"/>
                <w:b/>
                <w:w w:val="105"/>
              </w:rPr>
              <w:t>car</w:t>
            </w:r>
            <w:r w:rsidRPr="00BE068B">
              <w:rPr>
                <w:rFonts w:ascii="Gill Sans MT" w:hAnsi="Gill Sans MT"/>
                <w:w w:val="105"/>
              </w:rPr>
              <w:t>)</w:t>
            </w:r>
          </w:p>
        </w:tc>
        <w:tc>
          <w:tcPr>
            <w:tcW w:w="2737" w:type="dxa"/>
            <w:tcBorders>
              <w:top w:val="single" w:sz="6" w:space="0" w:color="000000"/>
              <w:left w:val="single" w:sz="6" w:space="0" w:color="000000"/>
              <w:bottom w:val="single" w:sz="6" w:space="0" w:color="000000"/>
              <w:right w:val="single" w:sz="6" w:space="0" w:color="000000"/>
            </w:tcBorders>
          </w:tcPr>
          <w:p w14:paraId="60E31B1E" w14:textId="77777777" w:rsidR="001D470B" w:rsidRPr="00BE068B" w:rsidRDefault="001D470B" w:rsidP="001512DD">
            <w:pPr>
              <w:spacing w:afterLines="20" w:after="48" w:line="240" w:lineRule="auto"/>
              <w:contextualSpacing/>
              <w:rPr>
                <w:rFonts w:ascii="Gill Sans MT" w:hAnsi="Gill Sans MT"/>
                <w:i/>
              </w:rPr>
            </w:pPr>
          </w:p>
        </w:tc>
        <w:tc>
          <w:tcPr>
            <w:tcW w:w="2430" w:type="dxa"/>
            <w:tcBorders>
              <w:top w:val="single" w:sz="6" w:space="0" w:color="000000"/>
              <w:left w:val="single" w:sz="6" w:space="0" w:color="000000"/>
              <w:bottom w:val="single" w:sz="6" w:space="0" w:color="000000"/>
              <w:right w:val="single" w:sz="6" w:space="0" w:color="000000"/>
            </w:tcBorders>
          </w:tcPr>
          <w:p w14:paraId="65F90D01" w14:textId="77777777" w:rsidR="001D470B" w:rsidRPr="00BE068B" w:rsidRDefault="001D470B" w:rsidP="001512DD">
            <w:pPr>
              <w:spacing w:afterLines="20" w:after="48" w:line="240" w:lineRule="auto"/>
              <w:contextualSpacing/>
              <w:rPr>
                <w:rFonts w:ascii="Gill Sans MT" w:hAnsi="Gill Sans MT"/>
                <w:i/>
              </w:rPr>
            </w:pPr>
          </w:p>
        </w:tc>
      </w:tr>
      <w:tr w:rsidR="001D470B" w:rsidRPr="00BE068B" w14:paraId="1D48B2DB" w14:textId="77777777" w:rsidTr="001D470B">
        <w:trPr>
          <w:trHeight w:val="20"/>
        </w:trPr>
        <w:tc>
          <w:tcPr>
            <w:tcW w:w="720" w:type="dxa"/>
            <w:tcBorders>
              <w:top w:val="single" w:sz="6" w:space="0" w:color="000000"/>
              <w:left w:val="single" w:sz="6" w:space="0" w:color="000000"/>
              <w:bottom w:val="single" w:sz="6" w:space="0" w:color="000000"/>
              <w:right w:val="single" w:sz="6" w:space="0" w:color="000000"/>
            </w:tcBorders>
          </w:tcPr>
          <w:p w14:paraId="7F424DF0" w14:textId="77777777" w:rsidR="001D470B" w:rsidRPr="00BE068B" w:rsidRDefault="001D470B" w:rsidP="001512DD">
            <w:pPr>
              <w:kinsoku w:val="0"/>
              <w:overflowPunct w:val="0"/>
              <w:spacing w:afterLines="20" w:after="48" w:line="240" w:lineRule="auto"/>
              <w:ind w:left="119"/>
              <w:contextualSpacing/>
              <w:rPr>
                <w:rFonts w:ascii="Gill Sans MT" w:hAnsi="Gill Sans MT"/>
                <w:w w:val="105"/>
              </w:rPr>
            </w:pPr>
            <w:r w:rsidRPr="00BE068B">
              <w:rPr>
                <w:rFonts w:ascii="Gill Sans MT" w:hAnsi="Gill Sans MT"/>
                <w:w w:val="105"/>
              </w:rPr>
              <w:t>N5</w:t>
            </w:r>
          </w:p>
        </w:tc>
        <w:tc>
          <w:tcPr>
            <w:tcW w:w="3584" w:type="dxa"/>
            <w:tcBorders>
              <w:top w:val="single" w:sz="6" w:space="0" w:color="000000"/>
              <w:left w:val="single" w:sz="6" w:space="0" w:color="000000"/>
              <w:bottom w:val="single" w:sz="6" w:space="0" w:color="000000"/>
              <w:right w:val="single" w:sz="6" w:space="0" w:color="000000"/>
            </w:tcBorders>
          </w:tcPr>
          <w:p w14:paraId="2DB4EFA4" w14:textId="77777777" w:rsidR="001D470B" w:rsidRPr="00BE068B" w:rsidRDefault="001D470B" w:rsidP="001512DD">
            <w:pPr>
              <w:spacing w:afterLines="20" w:after="48" w:line="240" w:lineRule="auto"/>
              <w:ind w:left="119"/>
              <w:contextualSpacing/>
              <w:rPr>
                <w:rFonts w:ascii="Gill Sans MT" w:hAnsi="Gill Sans MT"/>
                <w:w w:val="105"/>
              </w:rPr>
            </w:pPr>
            <w:r w:rsidRPr="00BE068B">
              <w:rPr>
                <w:rFonts w:ascii="Gill Sans MT" w:hAnsi="Gill Sans MT"/>
                <w:w w:val="105"/>
              </w:rPr>
              <w:t>Motorcycle (</w:t>
            </w:r>
            <w:r w:rsidRPr="00BE068B">
              <w:rPr>
                <w:rFonts w:ascii="Gill Sans MT" w:hAnsi="Gill Sans MT"/>
                <w:b/>
                <w:w w:val="105"/>
              </w:rPr>
              <w:t>motor</w:t>
            </w:r>
            <w:r w:rsidRPr="00BE068B">
              <w:rPr>
                <w:rFonts w:ascii="Gill Sans MT" w:hAnsi="Gill Sans MT"/>
                <w:w w:val="105"/>
              </w:rPr>
              <w:t>)</w:t>
            </w:r>
          </w:p>
        </w:tc>
        <w:tc>
          <w:tcPr>
            <w:tcW w:w="2737" w:type="dxa"/>
            <w:tcBorders>
              <w:top w:val="single" w:sz="6" w:space="0" w:color="000000"/>
              <w:left w:val="single" w:sz="6" w:space="0" w:color="000000"/>
              <w:bottom w:val="single" w:sz="6" w:space="0" w:color="000000"/>
              <w:right w:val="single" w:sz="6" w:space="0" w:color="000000"/>
            </w:tcBorders>
          </w:tcPr>
          <w:p w14:paraId="115A3F5F" w14:textId="77777777" w:rsidR="001D470B" w:rsidRPr="00BE068B" w:rsidRDefault="001D470B" w:rsidP="001512DD">
            <w:pPr>
              <w:spacing w:afterLines="20" w:after="48" w:line="240" w:lineRule="auto"/>
              <w:contextualSpacing/>
              <w:rPr>
                <w:rFonts w:ascii="Gill Sans MT" w:hAnsi="Gill Sans MT"/>
                <w:i/>
              </w:rPr>
            </w:pPr>
          </w:p>
        </w:tc>
        <w:tc>
          <w:tcPr>
            <w:tcW w:w="2430" w:type="dxa"/>
            <w:tcBorders>
              <w:top w:val="single" w:sz="6" w:space="0" w:color="000000"/>
              <w:left w:val="single" w:sz="6" w:space="0" w:color="000000"/>
              <w:bottom w:val="single" w:sz="6" w:space="0" w:color="000000"/>
              <w:right w:val="single" w:sz="6" w:space="0" w:color="000000"/>
            </w:tcBorders>
          </w:tcPr>
          <w:p w14:paraId="363B556B" w14:textId="77777777" w:rsidR="001D470B" w:rsidRPr="00BE068B" w:rsidRDefault="001D470B" w:rsidP="001512DD">
            <w:pPr>
              <w:spacing w:afterLines="20" w:after="48" w:line="240" w:lineRule="auto"/>
              <w:contextualSpacing/>
              <w:rPr>
                <w:rFonts w:ascii="Gill Sans MT" w:hAnsi="Gill Sans MT"/>
                <w:i/>
              </w:rPr>
            </w:pPr>
          </w:p>
        </w:tc>
      </w:tr>
      <w:tr w:rsidR="001D470B" w:rsidRPr="00BE068B" w14:paraId="2F432244" w14:textId="77777777" w:rsidTr="001D470B">
        <w:trPr>
          <w:trHeight w:val="20"/>
        </w:trPr>
        <w:tc>
          <w:tcPr>
            <w:tcW w:w="720" w:type="dxa"/>
            <w:tcBorders>
              <w:top w:val="single" w:sz="6" w:space="0" w:color="000000"/>
              <w:left w:val="single" w:sz="6" w:space="0" w:color="000000"/>
              <w:bottom w:val="single" w:sz="6" w:space="0" w:color="000000"/>
              <w:right w:val="single" w:sz="6" w:space="0" w:color="000000"/>
            </w:tcBorders>
          </w:tcPr>
          <w:p w14:paraId="09022BE4" w14:textId="77777777" w:rsidR="001D470B" w:rsidRPr="00BE068B" w:rsidRDefault="001D470B" w:rsidP="001512DD">
            <w:pPr>
              <w:kinsoku w:val="0"/>
              <w:overflowPunct w:val="0"/>
              <w:spacing w:afterLines="20" w:after="48" w:line="240" w:lineRule="auto"/>
              <w:ind w:left="119"/>
              <w:contextualSpacing/>
              <w:rPr>
                <w:rFonts w:ascii="Gill Sans MT" w:hAnsi="Gill Sans MT"/>
                <w:w w:val="105"/>
              </w:rPr>
            </w:pPr>
            <w:r w:rsidRPr="00BE068B">
              <w:rPr>
                <w:rFonts w:ascii="Gill Sans MT" w:hAnsi="Gill Sans MT"/>
                <w:w w:val="105"/>
              </w:rPr>
              <w:t>N6</w:t>
            </w:r>
          </w:p>
        </w:tc>
        <w:tc>
          <w:tcPr>
            <w:tcW w:w="3584" w:type="dxa"/>
            <w:tcBorders>
              <w:top w:val="single" w:sz="6" w:space="0" w:color="000000"/>
              <w:left w:val="single" w:sz="6" w:space="0" w:color="000000"/>
              <w:bottom w:val="single" w:sz="6" w:space="0" w:color="000000"/>
              <w:right w:val="single" w:sz="6" w:space="0" w:color="000000"/>
            </w:tcBorders>
          </w:tcPr>
          <w:p w14:paraId="335A8360" w14:textId="77777777" w:rsidR="001D470B" w:rsidRPr="00BE068B" w:rsidRDefault="001D470B" w:rsidP="001512DD">
            <w:pPr>
              <w:spacing w:afterLines="20" w:after="48" w:line="240" w:lineRule="auto"/>
              <w:ind w:left="119"/>
              <w:contextualSpacing/>
              <w:rPr>
                <w:rFonts w:ascii="Gill Sans MT" w:hAnsi="Gill Sans MT"/>
                <w:w w:val="105"/>
              </w:rPr>
            </w:pPr>
            <w:r w:rsidRPr="00BE068B">
              <w:rPr>
                <w:rFonts w:ascii="Gill Sans MT" w:hAnsi="Gill Sans MT"/>
                <w:w w:val="105"/>
              </w:rPr>
              <w:t>Bicycle (</w:t>
            </w:r>
            <w:r w:rsidRPr="00BE068B">
              <w:rPr>
                <w:rFonts w:ascii="Gill Sans MT" w:hAnsi="Gill Sans MT"/>
                <w:b/>
                <w:w w:val="105"/>
              </w:rPr>
              <w:t>bike</w:t>
            </w:r>
            <w:r w:rsidRPr="00BE068B">
              <w:rPr>
                <w:rFonts w:ascii="Gill Sans MT" w:hAnsi="Gill Sans MT"/>
                <w:w w:val="105"/>
              </w:rPr>
              <w:t>)</w:t>
            </w:r>
          </w:p>
        </w:tc>
        <w:tc>
          <w:tcPr>
            <w:tcW w:w="2737" w:type="dxa"/>
            <w:tcBorders>
              <w:top w:val="single" w:sz="6" w:space="0" w:color="000000"/>
              <w:left w:val="single" w:sz="6" w:space="0" w:color="000000"/>
              <w:bottom w:val="single" w:sz="6" w:space="0" w:color="000000"/>
              <w:right w:val="single" w:sz="6" w:space="0" w:color="000000"/>
            </w:tcBorders>
          </w:tcPr>
          <w:p w14:paraId="326EC089" w14:textId="77777777" w:rsidR="001D470B" w:rsidRPr="00BE068B" w:rsidRDefault="001D470B" w:rsidP="001512DD">
            <w:pPr>
              <w:spacing w:afterLines="20" w:after="48" w:line="240" w:lineRule="auto"/>
              <w:contextualSpacing/>
              <w:rPr>
                <w:rFonts w:ascii="Gill Sans MT" w:hAnsi="Gill Sans MT"/>
                <w:i/>
              </w:rPr>
            </w:pPr>
          </w:p>
        </w:tc>
        <w:tc>
          <w:tcPr>
            <w:tcW w:w="2430" w:type="dxa"/>
            <w:tcBorders>
              <w:top w:val="single" w:sz="6" w:space="0" w:color="000000"/>
              <w:left w:val="single" w:sz="6" w:space="0" w:color="000000"/>
              <w:bottom w:val="single" w:sz="6" w:space="0" w:color="000000"/>
              <w:right w:val="single" w:sz="6" w:space="0" w:color="000000"/>
            </w:tcBorders>
          </w:tcPr>
          <w:p w14:paraId="0345FE8D" w14:textId="77777777" w:rsidR="001D470B" w:rsidRPr="00BE068B" w:rsidRDefault="001D470B" w:rsidP="001512DD">
            <w:pPr>
              <w:spacing w:afterLines="20" w:after="48" w:line="240" w:lineRule="auto"/>
              <w:contextualSpacing/>
              <w:rPr>
                <w:rFonts w:ascii="Gill Sans MT" w:hAnsi="Gill Sans MT"/>
                <w:i/>
              </w:rPr>
            </w:pPr>
          </w:p>
        </w:tc>
      </w:tr>
      <w:tr w:rsidR="001D470B" w:rsidRPr="00BE068B" w14:paraId="5423299B" w14:textId="77777777" w:rsidTr="001D470B">
        <w:trPr>
          <w:trHeight w:val="20"/>
        </w:trPr>
        <w:tc>
          <w:tcPr>
            <w:tcW w:w="720" w:type="dxa"/>
            <w:tcBorders>
              <w:top w:val="single" w:sz="6" w:space="0" w:color="000000"/>
              <w:left w:val="single" w:sz="6" w:space="0" w:color="000000"/>
              <w:bottom w:val="single" w:sz="6" w:space="0" w:color="000000"/>
              <w:right w:val="single" w:sz="6" w:space="0" w:color="000000"/>
            </w:tcBorders>
          </w:tcPr>
          <w:p w14:paraId="3D8669A4" w14:textId="77777777" w:rsidR="001D470B" w:rsidRPr="00BE068B" w:rsidRDefault="001D470B" w:rsidP="001512DD">
            <w:pPr>
              <w:kinsoku w:val="0"/>
              <w:overflowPunct w:val="0"/>
              <w:spacing w:afterLines="20" w:after="48" w:line="240" w:lineRule="auto"/>
              <w:ind w:left="119"/>
              <w:contextualSpacing/>
              <w:rPr>
                <w:rFonts w:ascii="Gill Sans MT" w:hAnsi="Gill Sans MT"/>
                <w:w w:val="105"/>
              </w:rPr>
            </w:pPr>
            <w:r w:rsidRPr="00BE068B">
              <w:rPr>
                <w:rFonts w:ascii="Gill Sans MT" w:hAnsi="Gill Sans MT"/>
                <w:w w:val="105"/>
              </w:rPr>
              <w:t>N7</w:t>
            </w:r>
          </w:p>
        </w:tc>
        <w:tc>
          <w:tcPr>
            <w:tcW w:w="3584" w:type="dxa"/>
            <w:tcBorders>
              <w:top w:val="single" w:sz="6" w:space="0" w:color="000000"/>
              <w:left w:val="single" w:sz="6" w:space="0" w:color="000000"/>
              <w:bottom w:val="single" w:sz="6" w:space="0" w:color="000000"/>
              <w:right w:val="single" w:sz="6" w:space="0" w:color="000000"/>
            </w:tcBorders>
          </w:tcPr>
          <w:p w14:paraId="688F8860" w14:textId="77777777" w:rsidR="001D470B" w:rsidRPr="00BE068B" w:rsidRDefault="001D470B" w:rsidP="001512DD">
            <w:pPr>
              <w:spacing w:afterLines="20" w:after="48" w:line="240" w:lineRule="auto"/>
              <w:ind w:left="119"/>
              <w:contextualSpacing/>
              <w:rPr>
                <w:rFonts w:ascii="Gill Sans MT" w:hAnsi="Gill Sans MT"/>
                <w:w w:val="105"/>
              </w:rPr>
            </w:pPr>
            <w:r w:rsidRPr="00BE068B">
              <w:rPr>
                <w:rFonts w:ascii="Gill Sans MT" w:hAnsi="Gill Sans MT"/>
                <w:w w:val="105"/>
              </w:rPr>
              <w:t>Cook stove (</w:t>
            </w:r>
            <w:r w:rsidRPr="00BE068B">
              <w:rPr>
                <w:rFonts w:ascii="Gill Sans MT" w:hAnsi="Gill Sans MT"/>
                <w:b/>
                <w:w w:val="105"/>
              </w:rPr>
              <w:t>stove</w:t>
            </w:r>
            <w:r w:rsidRPr="00BE068B">
              <w:rPr>
                <w:rFonts w:ascii="Gill Sans MT" w:hAnsi="Gill Sans MT"/>
                <w:w w:val="105"/>
              </w:rPr>
              <w:t>)</w:t>
            </w:r>
          </w:p>
        </w:tc>
        <w:tc>
          <w:tcPr>
            <w:tcW w:w="2737" w:type="dxa"/>
            <w:tcBorders>
              <w:top w:val="single" w:sz="6" w:space="0" w:color="000000"/>
              <w:left w:val="single" w:sz="6" w:space="0" w:color="000000"/>
              <w:bottom w:val="single" w:sz="6" w:space="0" w:color="000000"/>
              <w:right w:val="single" w:sz="6" w:space="0" w:color="000000"/>
            </w:tcBorders>
          </w:tcPr>
          <w:p w14:paraId="656FB5DF" w14:textId="77777777" w:rsidR="001D470B" w:rsidRPr="00BE068B" w:rsidRDefault="001D470B" w:rsidP="001512DD">
            <w:pPr>
              <w:spacing w:afterLines="20" w:after="48" w:line="240" w:lineRule="auto"/>
              <w:contextualSpacing/>
              <w:rPr>
                <w:rFonts w:ascii="Gill Sans MT" w:hAnsi="Gill Sans MT"/>
                <w:i/>
              </w:rPr>
            </w:pPr>
          </w:p>
        </w:tc>
        <w:tc>
          <w:tcPr>
            <w:tcW w:w="2430" w:type="dxa"/>
            <w:tcBorders>
              <w:top w:val="single" w:sz="6" w:space="0" w:color="000000"/>
              <w:left w:val="single" w:sz="6" w:space="0" w:color="000000"/>
              <w:bottom w:val="single" w:sz="6" w:space="0" w:color="000000"/>
              <w:right w:val="single" w:sz="6" w:space="0" w:color="000000"/>
            </w:tcBorders>
          </w:tcPr>
          <w:p w14:paraId="039DB486" w14:textId="77777777" w:rsidR="001D470B" w:rsidRPr="00BE068B" w:rsidRDefault="001D470B" w:rsidP="001512DD">
            <w:pPr>
              <w:spacing w:afterLines="20" w:after="48" w:line="240" w:lineRule="auto"/>
              <w:contextualSpacing/>
              <w:rPr>
                <w:rFonts w:ascii="Gill Sans MT" w:hAnsi="Gill Sans MT"/>
                <w:i/>
              </w:rPr>
            </w:pPr>
          </w:p>
        </w:tc>
      </w:tr>
      <w:tr w:rsidR="001D470B" w:rsidRPr="00BE068B" w14:paraId="4BB626D5" w14:textId="77777777" w:rsidTr="001D470B">
        <w:trPr>
          <w:trHeight w:val="20"/>
        </w:trPr>
        <w:tc>
          <w:tcPr>
            <w:tcW w:w="720" w:type="dxa"/>
            <w:tcBorders>
              <w:top w:val="single" w:sz="6" w:space="0" w:color="000000"/>
              <w:left w:val="single" w:sz="6" w:space="0" w:color="000000"/>
              <w:bottom w:val="single" w:sz="6" w:space="0" w:color="000000"/>
              <w:right w:val="single" w:sz="6" w:space="0" w:color="000000"/>
            </w:tcBorders>
          </w:tcPr>
          <w:p w14:paraId="64001099" w14:textId="77777777" w:rsidR="001D470B" w:rsidRPr="00BE068B" w:rsidRDefault="001D470B" w:rsidP="001512DD">
            <w:pPr>
              <w:kinsoku w:val="0"/>
              <w:overflowPunct w:val="0"/>
              <w:spacing w:afterLines="20" w:after="48" w:line="240" w:lineRule="auto"/>
              <w:ind w:left="119"/>
              <w:contextualSpacing/>
              <w:rPr>
                <w:rFonts w:ascii="Gill Sans MT" w:hAnsi="Gill Sans MT"/>
                <w:w w:val="105"/>
              </w:rPr>
            </w:pPr>
            <w:r w:rsidRPr="00BE068B">
              <w:rPr>
                <w:rFonts w:ascii="Gill Sans MT" w:hAnsi="Gill Sans MT"/>
                <w:w w:val="105"/>
              </w:rPr>
              <w:t>N8</w:t>
            </w:r>
          </w:p>
        </w:tc>
        <w:tc>
          <w:tcPr>
            <w:tcW w:w="3584" w:type="dxa"/>
            <w:tcBorders>
              <w:top w:val="single" w:sz="6" w:space="0" w:color="000000"/>
              <w:left w:val="single" w:sz="6" w:space="0" w:color="000000"/>
              <w:bottom w:val="single" w:sz="6" w:space="0" w:color="000000"/>
              <w:right w:val="single" w:sz="6" w:space="0" w:color="000000"/>
            </w:tcBorders>
          </w:tcPr>
          <w:p w14:paraId="7189AFFF" w14:textId="4A56D237" w:rsidR="001D470B" w:rsidRPr="00BE068B" w:rsidRDefault="001D470B" w:rsidP="009559BE">
            <w:pPr>
              <w:spacing w:afterLines="20" w:after="48" w:line="240" w:lineRule="auto"/>
              <w:ind w:left="119"/>
              <w:contextualSpacing/>
              <w:rPr>
                <w:rFonts w:ascii="Gill Sans MT" w:hAnsi="Gill Sans MT"/>
                <w:w w:val="105"/>
              </w:rPr>
            </w:pPr>
            <w:r w:rsidRPr="00BE068B">
              <w:rPr>
                <w:rFonts w:ascii="Gill Sans MT" w:hAnsi="Gill Sans MT"/>
                <w:w w:val="105"/>
              </w:rPr>
              <w:t>Refrigerator (</w:t>
            </w:r>
            <w:r w:rsidRPr="00BE068B">
              <w:rPr>
                <w:rFonts w:ascii="Gill Sans MT" w:hAnsi="Gill Sans MT"/>
                <w:b/>
                <w:w w:val="105"/>
              </w:rPr>
              <w:t>fridge</w:t>
            </w:r>
            <w:r w:rsidRPr="00BE068B">
              <w:rPr>
                <w:rFonts w:ascii="Gill Sans MT" w:hAnsi="Gill Sans MT"/>
                <w:w w:val="105"/>
              </w:rPr>
              <w:t>)</w:t>
            </w:r>
          </w:p>
        </w:tc>
        <w:tc>
          <w:tcPr>
            <w:tcW w:w="2737" w:type="dxa"/>
            <w:tcBorders>
              <w:top w:val="single" w:sz="6" w:space="0" w:color="000000"/>
              <w:left w:val="single" w:sz="6" w:space="0" w:color="000000"/>
              <w:bottom w:val="single" w:sz="6" w:space="0" w:color="000000"/>
              <w:right w:val="single" w:sz="6" w:space="0" w:color="000000"/>
            </w:tcBorders>
          </w:tcPr>
          <w:p w14:paraId="4A31B17D" w14:textId="77777777" w:rsidR="001D470B" w:rsidRPr="00BE068B" w:rsidRDefault="001D470B" w:rsidP="001512DD">
            <w:pPr>
              <w:spacing w:afterLines="20" w:after="48" w:line="240" w:lineRule="auto"/>
              <w:contextualSpacing/>
              <w:rPr>
                <w:rFonts w:ascii="Gill Sans MT" w:hAnsi="Gill Sans MT"/>
                <w:i/>
              </w:rPr>
            </w:pPr>
          </w:p>
        </w:tc>
        <w:tc>
          <w:tcPr>
            <w:tcW w:w="2430" w:type="dxa"/>
            <w:tcBorders>
              <w:top w:val="single" w:sz="6" w:space="0" w:color="000000"/>
              <w:left w:val="single" w:sz="6" w:space="0" w:color="000000"/>
              <w:bottom w:val="single" w:sz="6" w:space="0" w:color="000000"/>
              <w:right w:val="single" w:sz="6" w:space="0" w:color="000000"/>
            </w:tcBorders>
          </w:tcPr>
          <w:p w14:paraId="23FA12F6" w14:textId="77777777" w:rsidR="001D470B" w:rsidRPr="00BE068B" w:rsidRDefault="001D470B" w:rsidP="001512DD">
            <w:pPr>
              <w:spacing w:afterLines="20" w:after="48" w:line="240" w:lineRule="auto"/>
              <w:contextualSpacing/>
              <w:rPr>
                <w:rFonts w:ascii="Gill Sans MT" w:hAnsi="Gill Sans MT"/>
                <w:i/>
              </w:rPr>
            </w:pPr>
          </w:p>
        </w:tc>
      </w:tr>
      <w:tr w:rsidR="001D470B" w:rsidRPr="00BE068B" w14:paraId="059B400E" w14:textId="77777777" w:rsidTr="001D470B">
        <w:trPr>
          <w:trHeight w:val="20"/>
        </w:trPr>
        <w:tc>
          <w:tcPr>
            <w:tcW w:w="720" w:type="dxa"/>
            <w:tcBorders>
              <w:top w:val="single" w:sz="6" w:space="0" w:color="000000"/>
              <w:left w:val="single" w:sz="6" w:space="0" w:color="000000"/>
              <w:bottom w:val="single" w:sz="6" w:space="0" w:color="000000"/>
              <w:right w:val="single" w:sz="6" w:space="0" w:color="000000"/>
            </w:tcBorders>
          </w:tcPr>
          <w:p w14:paraId="25FC8D73" w14:textId="77777777" w:rsidR="001D470B" w:rsidRPr="00BE068B" w:rsidRDefault="001D470B" w:rsidP="001512DD">
            <w:pPr>
              <w:kinsoku w:val="0"/>
              <w:overflowPunct w:val="0"/>
              <w:spacing w:afterLines="20" w:after="48" w:line="240" w:lineRule="auto"/>
              <w:ind w:left="119"/>
              <w:contextualSpacing/>
              <w:rPr>
                <w:rFonts w:ascii="Gill Sans MT" w:hAnsi="Gill Sans MT"/>
                <w:w w:val="105"/>
              </w:rPr>
            </w:pPr>
            <w:r w:rsidRPr="00BE068B">
              <w:rPr>
                <w:rFonts w:ascii="Gill Sans MT" w:hAnsi="Gill Sans MT"/>
                <w:w w:val="105"/>
              </w:rPr>
              <w:t>N9</w:t>
            </w:r>
          </w:p>
        </w:tc>
        <w:tc>
          <w:tcPr>
            <w:tcW w:w="3584" w:type="dxa"/>
            <w:tcBorders>
              <w:top w:val="single" w:sz="6" w:space="0" w:color="000000"/>
              <w:left w:val="single" w:sz="6" w:space="0" w:color="000000"/>
              <w:bottom w:val="single" w:sz="6" w:space="0" w:color="000000"/>
              <w:right w:val="single" w:sz="6" w:space="0" w:color="000000"/>
            </w:tcBorders>
          </w:tcPr>
          <w:p w14:paraId="64CB46F9" w14:textId="77777777" w:rsidR="001D470B" w:rsidRPr="00BE068B" w:rsidRDefault="001D470B" w:rsidP="001512DD">
            <w:pPr>
              <w:spacing w:afterLines="20" w:after="48" w:line="240" w:lineRule="auto"/>
              <w:ind w:left="119"/>
              <w:contextualSpacing/>
              <w:rPr>
                <w:rFonts w:ascii="Gill Sans MT" w:hAnsi="Gill Sans MT"/>
                <w:w w:val="105"/>
              </w:rPr>
            </w:pPr>
            <w:r w:rsidRPr="00BE068B">
              <w:rPr>
                <w:rFonts w:ascii="Gill Sans MT" w:hAnsi="Gill Sans MT"/>
                <w:w w:val="105"/>
              </w:rPr>
              <w:t>Water pump/treadle pump (</w:t>
            </w:r>
            <w:r w:rsidRPr="00BE068B">
              <w:rPr>
                <w:rFonts w:ascii="Gill Sans MT" w:hAnsi="Gill Sans MT"/>
                <w:b/>
                <w:w w:val="105"/>
              </w:rPr>
              <w:t>pump</w:t>
            </w:r>
            <w:r w:rsidRPr="00BE068B">
              <w:rPr>
                <w:rFonts w:ascii="Gill Sans MT" w:hAnsi="Gill Sans MT"/>
                <w:w w:val="105"/>
              </w:rPr>
              <w:t>)</w:t>
            </w:r>
          </w:p>
        </w:tc>
        <w:tc>
          <w:tcPr>
            <w:tcW w:w="2737" w:type="dxa"/>
            <w:tcBorders>
              <w:top w:val="single" w:sz="6" w:space="0" w:color="000000"/>
              <w:left w:val="single" w:sz="6" w:space="0" w:color="000000"/>
              <w:bottom w:val="single" w:sz="6" w:space="0" w:color="000000"/>
              <w:right w:val="single" w:sz="6" w:space="0" w:color="000000"/>
            </w:tcBorders>
          </w:tcPr>
          <w:p w14:paraId="656EA242" w14:textId="77777777" w:rsidR="001D470B" w:rsidRPr="00BE068B" w:rsidRDefault="001D470B" w:rsidP="001512DD">
            <w:pPr>
              <w:spacing w:afterLines="20" w:after="48" w:line="240" w:lineRule="auto"/>
              <w:contextualSpacing/>
              <w:rPr>
                <w:rFonts w:ascii="Gill Sans MT" w:hAnsi="Gill Sans MT"/>
                <w:i/>
              </w:rPr>
            </w:pPr>
          </w:p>
        </w:tc>
        <w:tc>
          <w:tcPr>
            <w:tcW w:w="2430" w:type="dxa"/>
            <w:tcBorders>
              <w:top w:val="single" w:sz="6" w:space="0" w:color="000000"/>
              <w:left w:val="single" w:sz="6" w:space="0" w:color="000000"/>
              <w:bottom w:val="single" w:sz="6" w:space="0" w:color="000000"/>
              <w:right w:val="single" w:sz="6" w:space="0" w:color="000000"/>
            </w:tcBorders>
          </w:tcPr>
          <w:p w14:paraId="07634002" w14:textId="77777777" w:rsidR="001D470B" w:rsidRPr="00BE068B" w:rsidRDefault="001D470B" w:rsidP="001512DD">
            <w:pPr>
              <w:spacing w:afterLines="20" w:after="48" w:line="240" w:lineRule="auto"/>
              <w:contextualSpacing/>
              <w:rPr>
                <w:rFonts w:ascii="Gill Sans MT" w:hAnsi="Gill Sans MT"/>
                <w:i/>
              </w:rPr>
            </w:pPr>
          </w:p>
        </w:tc>
      </w:tr>
      <w:tr w:rsidR="001D470B" w:rsidRPr="00BE068B" w14:paraId="31010D04" w14:textId="77777777" w:rsidTr="001D470B">
        <w:trPr>
          <w:trHeight w:val="20"/>
        </w:trPr>
        <w:tc>
          <w:tcPr>
            <w:tcW w:w="720" w:type="dxa"/>
            <w:tcBorders>
              <w:top w:val="single" w:sz="6" w:space="0" w:color="000000"/>
              <w:left w:val="single" w:sz="6" w:space="0" w:color="000000"/>
              <w:bottom w:val="single" w:sz="6" w:space="0" w:color="000000"/>
              <w:right w:val="single" w:sz="6" w:space="0" w:color="000000"/>
            </w:tcBorders>
          </w:tcPr>
          <w:p w14:paraId="2FF51CD3" w14:textId="77777777" w:rsidR="001D470B" w:rsidRPr="00BE068B" w:rsidRDefault="001D470B" w:rsidP="001512DD">
            <w:pPr>
              <w:kinsoku w:val="0"/>
              <w:overflowPunct w:val="0"/>
              <w:spacing w:afterLines="20" w:after="48" w:line="240" w:lineRule="auto"/>
              <w:ind w:left="119"/>
              <w:contextualSpacing/>
              <w:rPr>
                <w:rFonts w:ascii="Gill Sans MT" w:hAnsi="Gill Sans MT"/>
                <w:w w:val="105"/>
              </w:rPr>
            </w:pPr>
            <w:r w:rsidRPr="00BE068B">
              <w:rPr>
                <w:rFonts w:ascii="Gill Sans MT" w:hAnsi="Gill Sans MT"/>
                <w:w w:val="105"/>
              </w:rPr>
              <w:t>N10</w:t>
            </w:r>
          </w:p>
        </w:tc>
        <w:tc>
          <w:tcPr>
            <w:tcW w:w="3584" w:type="dxa"/>
            <w:tcBorders>
              <w:top w:val="single" w:sz="6" w:space="0" w:color="000000"/>
              <w:left w:val="single" w:sz="6" w:space="0" w:color="000000"/>
              <w:bottom w:val="single" w:sz="6" w:space="0" w:color="000000"/>
              <w:right w:val="single" w:sz="6" w:space="0" w:color="000000"/>
            </w:tcBorders>
          </w:tcPr>
          <w:p w14:paraId="695F85EB" w14:textId="77777777" w:rsidR="001D470B" w:rsidRPr="00BE068B" w:rsidRDefault="001D470B" w:rsidP="001512DD">
            <w:pPr>
              <w:spacing w:afterLines="20" w:after="48" w:line="240" w:lineRule="auto"/>
              <w:ind w:left="119"/>
              <w:contextualSpacing/>
              <w:rPr>
                <w:rFonts w:ascii="Gill Sans MT" w:hAnsi="Gill Sans MT"/>
                <w:w w:val="105"/>
              </w:rPr>
            </w:pPr>
            <w:r w:rsidRPr="00BE068B">
              <w:rPr>
                <w:rFonts w:ascii="Gill Sans MT" w:hAnsi="Gill Sans MT"/>
                <w:w w:val="105"/>
              </w:rPr>
              <w:t>Solar panel (</w:t>
            </w:r>
            <w:r w:rsidRPr="00BE068B">
              <w:rPr>
                <w:rFonts w:ascii="Gill Sans MT" w:hAnsi="Gill Sans MT"/>
                <w:b/>
                <w:w w:val="105"/>
              </w:rPr>
              <w:t>solar</w:t>
            </w:r>
            <w:r w:rsidRPr="00BE068B">
              <w:rPr>
                <w:rFonts w:ascii="Gill Sans MT" w:hAnsi="Gill Sans MT"/>
                <w:w w:val="105"/>
              </w:rPr>
              <w:t>)</w:t>
            </w:r>
          </w:p>
        </w:tc>
        <w:tc>
          <w:tcPr>
            <w:tcW w:w="2737" w:type="dxa"/>
            <w:tcBorders>
              <w:top w:val="single" w:sz="6" w:space="0" w:color="000000"/>
              <w:left w:val="single" w:sz="6" w:space="0" w:color="000000"/>
              <w:bottom w:val="single" w:sz="6" w:space="0" w:color="000000"/>
              <w:right w:val="single" w:sz="6" w:space="0" w:color="000000"/>
            </w:tcBorders>
          </w:tcPr>
          <w:p w14:paraId="10A17C37" w14:textId="77777777" w:rsidR="001D470B" w:rsidRPr="00BE068B" w:rsidRDefault="001D470B" w:rsidP="001512DD">
            <w:pPr>
              <w:spacing w:afterLines="20" w:after="48" w:line="240" w:lineRule="auto"/>
              <w:contextualSpacing/>
              <w:rPr>
                <w:rFonts w:ascii="Gill Sans MT" w:hAnsi="Gill Sans MT"/>
                <w:i/>
              </w:rPr>
            </w:pPr>
          </w:p>
        </w:tc>
        <w:tc>
          <w:tcPr>
            <w:tcW w:w="2430" w:type="dxa"/>
            <w:tcBorders>
              <w:top w:val="single" w:sz="6" w:space="0" w:color="000000"/>
              <w:left w:val="single" w:sz="6" w:space="0" w:color="000000"/>
              <w:bottom w:val="single" w:sz="6" w:space="0" w:color="000000"/>
              <w:right w:val="single" w:sz="6" w:space="0" w:color="000000"/>
            </w:tcBorders>
          </w:tcPr>
          <w:p w14:paraId="57C80F55" w14:textId="77777777" w:rsidR="001D470B" w:rsidRPr="00BE068B" w:rsidRDefault="001D470B" w:rsidP="001512DD">
            <w:pPr>
              <w:spacing w:afterLines="20" w:after="48" w:line="240" w:lineRule="auto"/>
              <w:contextualSpacing/>
              <w:rPr>
                <w:rFonts w:ascii="Gill Sans MT" w:hAnsi="Gill Sans MT"/>
                <w:i/>
              </w:rPr>
            </w:pPr>
          </w:p>
        </w:tc>
      </w:tr>
      <w:tr w:rsidR="001D470B" w:rsidRPr="00BE068B" w14:paraId="20FB8203" w14:textId="77777777" w:rsidTr="001D470B">
        <w:trPr>
          <w:trHeight w:val="20"/>
        </w:trPr>
        <w:tc>
          <w:tcPr>
            <w:tcW w:w="720" w:type="dxa"/>
            <w:tcBorders>
              <w:top w:val="single" w:sz="6" w:space="0" w:color="000000"/>
              <w:left w:val="single" w:sz="6" w:space="0" w:color="000000"/>
              <w:bottom w:val="single" w:sz="6" w:space="0" w:color="000000"/>
              <w:right w:val="single" w:sz="6" w:space="0" w:color="000000"/>
            </w:tcBorders>
          </w:tcPr>
          <w:p w14:paraId="105D23D4" w14:textId="77777777" w:rsidR="001D470B" w:rsidRPr="00BE068B" w:rsidRDefault="001D470B" w:rsidP="001512DD">
            <w:pPr>
              <w:kinsoku w:val="0"/>
              <w:overflowPunct w:val="0"/>
              <w:spacing w:afterLines="20" w:after="48" w:line="240" w:lineRule="auto"/>
              <w:ind w:left="119"/>
              <w:contextualSpacing/>
              <w:rPr>
                <w:rFonts w:ascii="Gill Sans MT" w:hAnsi="Gill Sans MT"/>
                <w:w w:val="105"/>
              </w:rPr>
            </w:pPr>
            <w:r w:rsidRPr="00BE068B">
              <w:rPr>
                <w:rFonts w:ascii="Gill Sans MT" w:hAnsi="Gill Sans MT"/>
                <w:w w:val="105"/>
              </w:rPr>
              <w:t>N11</w:t>
            </w:r>
          </w:p>
        </w:tc>
        <w:tc>
          <w:tcPr>
            <w:tcW w:w="3584" w:type="dxa"/>
            <w:tcBorders>
              <w:top w:val="single" w:sz="6" w:space="0" w:color="000000"/>
              <w:left w:val="single" w:sz="6" w:space="0" w:color="000000"/>
              <w:bottom w:val="single" w:sz="6" w:space="0" w:color="000000"/>
              <w:right w:val="single" w:sz="6" w:space="0" w:color="000000"/>
            </w:tcBorders>
          </w:tcPr>
          <w:p w14:paraId="60343988" w14:textId="77777777" w:rsidR="001D470B" w:rsidRPr="00BE068B" w:rsidRDefault="001D470B" w:rsidP="001512DD">
            <w:pPr>
              <w:spacing w:afterLines="20" w:after="48" w:line="240" w:lineRule="auto"/>
              <w:ind w:left="119"/>
              <w:contextualSpacing/>
              <w:rPr>
                <w:rFonts w:ascii="Gill Sans MT" w:hAnsi="Gill Sans MT"/>
                <w:w w:val="105"/>
              </w:rPr>
            </w:pPr>
            <w:r w:rsidRPr="00BE068B">
              <w:rPr>
                <w:rFonts w:ascii="Gill Sans MT" w:hAnsi="Gill Sans MT"/>
                <w:w w:val="105"/>
              </w:rPr>
              <w:t>How many pick axes does your household own? (</w:t>
            </w:r>
            <w:proofErr w:type="gramStart"/>
            <w:r w:rsidRPr="00BE068B">
              <w:rPr>
                <w:rFonts w:ascii="Gill Sans MT" w:hAnsi="Gill Sans MT"/>
                <w:w w:val="105"/>
              </w:rPr>
              <w:t>pickax</w:t>
            </w:r>
            <w:proofErr w:type="gramEnd"/>
            <w:r w:rsidRPr="00BE068B">
              <w:rPr>
                <w:rFonts w:ascii="Gill Sans MT" w:hAnsi="Gill Sans MT"/>
                <w:w w:val="105"/>
              </w:rPr>
              <w:t>)</w:t>
            </w:r>
          </w:p>
        </w:tc>
        <w:tc>
          <w:tcPr>
            <w:tcW w:w="2737" w:type="dxa"/>
            <w:tcBorders>
              <w:top w:val="single" w:sz="6" w:space="0" w:color="000000"/>
              <w:left w:val="single" w:sz="6" w:space="0" w:color="000000"/>
              <w:bottom w:val="single" w:sz="6" w:space="0" w:color="000000"/>
              <w:right w:val="single" w:sz="6" w:space="0" w:color="000000"/>
            </w:tcBorders>
          </w:tcPr>
          <w:p w14:paraId="4E8FF51D" w14:textId="77777777" w:rsidR="001D470B" w:rsidRPr="00BE068B" w:rsidRDefault="001D470B" w:rsidP="001512DD">
            <w:pPr>
              <w:spacing w:afterLines="20" w:after="48" w:line="240" w:lineRule="auto"/>
              <w:contextualSpacing/>
              <w:rPr>
                <w:rFonts w:ascii="Gill Sans MT" w:hAnsi="Gill Sans MT"/>
                <w:i/>
              </w:rPr>
            </w:pPr>
          </w:p>
        </w:tc>
        <w:tc>
          <w:tcPr>
            <w:tcW w:w="2430" w:type="dxa"/>
            <w:tcBorders>
              <w:top w:val="single" w:sz="6" w:space="0" w:color="000000"/>
              <w:left w:val="single" w:sz="6" w:space="0" w:color="000000"/>
              <w:bottom w:val="single" w:sz="6" w:space="0" w:color="000000"/>
              <w:right w:val="single" w:sz="6" w:space="0" w:color="000000"/>
            </w:tcBorders>
          </w:tcPr>
          <w:p w14:paraId="4318943B" w14:textId="77777777" w:rsidR="001D470B" w:rsidRPr="00BE068B" w:rsidRDefault="001D470B" w:rsidP="001512DD">
            <w:pPr>
              <w:spacing w:afterLines="20" w:after="48" w:line="240" w:lineRule="auto"/>
              <w:contextualSpacing/>
              <w:rPr>
                <w:rFonts w:ascii="Gill Sans MT" w:hAnsi="Gill Sans MT"/>
                <w:i/>
              </w:rPr>
            </w:pPr>
          </w:p>
        </w:tc>
      </w:tr>
      <w:tr w:rsidR="001D470B" w:rsidRPr="00BE068B" w14:paraId="4BCE642E" w14:textId="77777777" w:rsidTr="001D470B">
        <w:trPr>
          <w:trHeight w:val="20"/>
        </w:trPr>
        <w:tc>
          <w:tcPr>
            <w:tcW w:w="720" w:type="dxa"/>
            <w:tcBorders>
              <w:top w:val="single" w:sz="6" w:space="0" w:color="000000"/>
              <w:left w:val="single" w:sz="6" w:space="0" w:color="000000"/>
              <w:bottom w:val="single" w:sz="6" w:space="0" w:color="000000"/>
              <w:right w:val="single" w:sz="6" w:space="0" w:color="000000"/>
            </w:tcBorders>
          </w:tcPr>
          <w:p w14:paraId="583FF968" w14:textId="77777777" w:rsidR="001D470B" w:rsidRPr="00BE068B" w:rsidRDefault="001D470B" w:rsidP="001512DD">
            <w:pPr>
              <w:kinsoku w:val="0"/>
              <w:overflowPunct w:val="0"/>
              <w:spacing w:afterLines="20" w:after="48" w:line="240" w:lineRule="auto"/>
              <w:ind w:left="119"/>
              <w:contextualSpacing/>
              <w:rPr>
                <w:rFonts w:ascii="Gill Sans MT" w:hAnsi="Gill Sans MT"/>
                <w:w w:val="105"/>
              </w:rPr>
            </w:pPr>
            <w:r w:rsidRPr="00BE068B">
              <w:rPr>
                <w:rFonts w:ascii="Gill Sans MT" w:hAnsi="Gill Sans MT"/>
                <w:w w:val="105"/>
              </w:rPr>
              <w:t>N21</w:t>
            </w:r>
          </w:p>
        </w:tc>
        <w:tc>
          <w:tcPr>
            <w:tcW w:w="3584" w:type="dxa"/>
            <w:tcBorders>
              <w:top w:val="single" w:sz="6" w:space="0" w:color="000000"/>
              <w:left w:val="single" w:sz="6" w:space="0" w:color="000000"/>
              <w:bottom w:val="single" w:sz="6" w:space="0" w:color="000000"/>
              <w:right w:val="single" w:sz="6" w:space="0" w:color="000000"/>
            </w:tcBorders>
          </w:tcPr>
          <w:p w14:paraId="294FED50" w14:textId="77777777" w:rsidR="001D470B" w:rsidRPr="00BE068B" w:rsidRDefault="001D470B" w:rsidP="001512DD">
            <w:pPr>
              <w:spacing w:afterLines="20" w:after="48" w:line="240" w:lineRule="auto"/>
              <w:ind w:left="119"/>
              <w:contextualSpacing/>
              <w:rPr>
                <w:rFonts w:ascii="Gill Sans MT" w:hAnsi="Gill Sans MT"/>
                <w:w w:val="105"/>
              </w:rPr>
            </w:pPr>
            <w:r w:rsidRPr="00BE068B">
              <w:rPr>
                <w:rFonts w:ascii="Gill Sans MT" w:hAnsi="Gill Sans MT"/>
                <w:w w:val="105"/>
              </w:rPr>
              <w:t>Wheel barrow (</w:t>
            </w:r>
            <w:r w:rsidRPr="00BE068B">
              <w:rPr>
                <w:rFonts w:ascii="Gill Sans MT" w:hAnsi="Gill Sans MT"/>
                <w:b/>
                <w:w w:val="105"/>
              </w:rPr>
              <w:t>wheelbarrow</w:t>
            </w:r>
            <w:r w:rsidRPr="00BE068B">
              <w:rPr>
                <w:rFonts w:ascii="Gill Sans MT" w:hAnsi="Gill Sans MT"/>
                <w:w w:val="105"/>
              </w:rPr>
              <w:t>)</w:t>
            </w:r>
          </w:p>
        </w:tc>
        <w:tc>
          <w:tcPr>
            <w:tcW w:w="2737" w:type="dxa"/>
            <w:tcBorders>
              <w:top w:val="single" w:sz="6" w:space="0" w:color="000000"/>
              <w:left w:val="single" w:sz="6" w:space="0" w:color="000000"/>
              <w:bottom w:val="single" w:sz="6" w:space="0" w:color="000000"/>
              <w:right w:val="single" w:sz="6" w:space="0" w:color="000000"/>
            </w:tcBorders>
          </w:tcPr>
          <w:p w14:paraId="7A4FEA6E" w14:textId="77777777" w:rsidR="001D470B" w:rsidRPr="00BE068B" w:rsidRDefault="001D470B" w:rsidP="001512DD">
            <w:pPr>
              <w:spacing w:afterLines="20" w:after="48" w:line="240" w:lineRule="auto"/>
              <w:contextualSpacing/>
              <w:rPr>
                <w:rFonts w:ascii="Gill Sans MT" w:hAnsi="Gill Sans MT"/>
                <w:i/>
              </w:rPr>
            </w:pPr>
          </w:p>
        </w:tc>
        <w:tc>
          <w:tcPr>
            <w:tcW w:w="2430" w:type="dxa"/>
            <w:tcBorders>
              <w:top w:val="single" w:sz="6" w:space="0" w:color="000000"/>
              <w:left w:val="single" w:sz="6" w:space="0" w:color="000000"/>
              <w:bottom w:val="single" w:sz="6" w:space="0" w:color="000000"/>
              <w:right w:val="single" w:sz="6" w:space="0" w:color="000000"/>
            </w:tcBorders>
          </w:tcPr>
          <w:p w14:paraId="70FA424C" w14:textId="77777777" w:rsidR="001D470B" w:rsidRPr="00BE068B" w:rsidRDefault="001D470B" w:rsidP="001512DD">
            <w:pPr>
              <w:spacing w:afterLines="20" w:after="48" w:line="240" w:lineRule="auto"/>
              <w:contextualSpacing/>
              <w:rPr>
                <w:rFonts w:ascii="Gill Sans MT" w:hAnsi="Gill Sans MT"/>
                <w:i/>
              </w:rPr>
            </w:pPr>
          </w:p>
        </w:tc>
      </w:tr>
      <w:tr w:rsidR="001D470B" w:rsidRPr="00BE068B" w14:paraId="1A26FEB1" w14:textId="77777777" w:rsidTr="001D470B">
        <w:trPr>
          <w:trHeight w:val="20"/>
        </w:trPr>
        <w:tc>
          <w:tcPr>
            <w:tcW w:w="720" w:type="dxa"/>
            <w:tcBorders>
              <w:top w:val="single" w:sz="6" w:space="0" w:color="000000"/>
              <w:left w:val="single" w:sz="6" w:space="0" w:color="000000"/>
              <w:bottom w:val="single" w:sz="6" w:space="0" w:color="000000"/>
              <w:right w:val="single" w:sz="6" w:space="0" w:color="000000"/>
            </w:tcBorders>
          </w:tcPr>
          <w:p w14:paraId="47E61B3E" w14:textId="77777777" w:rsidR="001D470B" w:rsidRPr="00BE068B" w:rsidRDefault="001D470B" w:rsidP="001512DD">
            <w:pPr>
              <w:kinsoku w:val="0"/>
              <w:overflowPunct w:val="0"/>
              <w:spacing w:afterLines="20" w:after="48" w:line="240" w:lineRule="auto"/>
              <w:ind w:left="119"/>
              <w:contextualSpacing/>
              <w:rPr>
                <w:rFonts w:ascii="Gill Sans MT" w:hAnsi="Gill Sans MT"/>
                <w:w w:val="105"/>
              </w:rPr>
            </w:pPr>
            <w:r w:rsidRPr="00BE068B">
              <w:rPr>
                <w:rFonts w:ascii="Gill Sans MT" w:hAnsi="Gill Sans MT"/>
                <w:w w:val="105"/>
              </w:rPr>
              <w:t>N22</w:t>
            </w:r>
          </w:p>
        </w:tc>
        <w:tc>
          <w:tcPr>
            <w:tcW w:w="3584" w:type="dxa"/>
            <w:tcBorders>
              <w:top w:val="single" w:sz="6" w:space="0" w:color="000000"/>
              <w:left w:val="single" w:sz="6" w:space="0" w:color="000000"/>
              <w:bottom w:val="single" w:sz="6" w:space="0" w:color="000000"/>
              <w:right w:val="single" w:sz="6" w:space="0" w:color="000000"/>
            </w:tcBorders>
          </w:tcPr>
          <w:p w14:paraId="61AFEDE4" w14:textId="77777777" w:rsidR="001D470B" w:rsidRPr="00BE068B" w:rsidRDefault="001D470B" w:rsidP="001512DD">
            <w:pPr>
              <w:spacing w:afterLines="20" w:after="48" w:line="240" w:lineRule="auto"/>
              <w:ind w:left="119"/>
              <w:contextualSpacing/>
              <w:rPr>
                <w:rFonts w:ascii="Gill Sans MT" w:hAnsi="Gill Sans MT"/>
                <w:w w:val="105"/>
              </w:rPr>
            </w:pPr>
            <w:r w:rsidRPr="00BE068B">
              <w:rPr>
                <w:rFonts w:ascii="Gill Sans MT" w:hAnsi="Gill Sans MT"/>
                <w:w w:val="105"/>
              </w:rPr>
              <w:t>Drip irrigation set (</w:t>
            </w:r>
            <w:proofErr w:type="spellStart"/>
            <w:r w:rsidRPr="00BE068B">
              <w:rPr>
                <w:rFonts w:ascii="Gill Sans MT" w:hAnsi="Gill Sans MT"/>
                <w:b/>
                <w:w w:val="105"/>
              </w:rPr>
              <w:t>dripirrigateset</w:t>
            </w:r>
            <w:proofErr w:type="spellEnd"/>
            <w:r w:rsidRPr="00BE068B">
              <w:rPr>
                <w:rFonts w:ascii="Gill Sans MT" w:hAnsi="Gill Sans MT"/>
                <w:w w:val="105"/>
              </w:rPr>
              <w:t>)</w:t>
            </w:r>
          </w:p>
        </w:tc>
        <w:tc>
          <w:tcPr>
            <w:tcW w:w="2737" w:type="dxa"/>
            <w:tcBorders>
              <w:top w:val="single" w:sz="6" w:space="0" w:color="000000"/>
              <w:left w:val="single" w:sz="6" w:space="0" w:color="000000"/>
              <w:bottom w:val="single" w:sz="6" w:space="0" w:color="000000"/>
              <w:right w:val="single" w:sz="6" w:space="0" w:color="000000"/>
            </w:tcBorders>
          </w:tcPr>
          <w:p w14:paraId="354631E6" w14:textId="77777777" w:rsidR="001D470B" w:rsidRPr="00BE068B" w:rsidRDefault="001D470B" w:rsidP="001512DD">
            <w:pPr>
              <w:spacing w:afterLines="20" w:after="48" w:line="240" w:lineRule="auto"/>
              <w:contextualSpacing/>
              <w:rPr>
                <w:rFonts w:ascii="Gill Sans MT" w:hAnsi="Gill Sans MT"/>
                <w:i/>
              </w:rPr>
            </w:pPr>
          </w:p>
        </w:tc>
        <w:tc>
          <w:tcPr>
            <w:tcW w:w="2430" w:type="dxa"/>
            <w:tcBorders>
              <w:top w:val="single" w:sz="6" w:space="0" w:color="000000"/>
              <w:left w:val="single" w:sz="6" w:space="0" w:color="000000"/>
              <w:bottom w:val="single" w:sz="6" w:space="0" w:color="000000"/>
              <w:right w:val="single" w:sz="6" w:space="0" w:color="000000"/>
            </w:tcBorders>
          </w:tcPr>
          <w:p w14:paraId="35A1C59E" w14:textId="77777777" w:rsidR="001D470B" w:rsidRPr="00BE068B" w:rsidRDefault="001D470B" w:rsidP="001512DD">
            <w:pPr>
              <w:spacing w:afterLines="20" w:after="48" w:line="240" w:lineRule="auto"/>
              <w:contextualSpacing/>
              <w:rPr>
                <w:rFonts w:ascii="Gill Sans MT" w:hAnsi="Gill Sans MT"/>
                <w:i/>
              </w:rPr>
            </w:pPr>
          </w:p>
        </w:tc>
      </w:tr>
      <w:tr w:rsidR="001D470B" w:rsidRPr="00BE068B" w14:paraId="3E630188" w14:textId="77777777" w:rsidTr="001D470B">
        <w:trPr>
          <w:trHeight w:val="20"/>
        </w:trPr>
        <w:tc>
          <w:tcPr>
            <w:tcW w:w="720" w:type="dxa"/>
            <w:tcBorders>
              <w:top w:val="single" w:sz="6" w:space="0" w:color="000000"/>
              <w:left w:val="single" w:sz="6" w:space="0" w:color="000000"/>
              <w:bottom w:val="single" w:sz="6" w:space="0" w:color="000000"/>
              <w:right w:val="single" w:sz="6" w:space="0" w:color="000000"/>
            </w:tcBorders>
          </w:tcPr>
          <w:p w14:paraId="650579EE" w14:textId="77777777" w:rsidR="001D470B" w:rsidRPr="00BE068B" w:rsidRDefault="001D470B" w:rsidP="001512DD">
            <w:pPr>
              <w:kinsoku w:val="0"/>
              <w:overflowPunct w:val="0"/>
              <w:spacing w:afterLines="20" w:after="48" w:line="240" w:lineRule="auto"/>
              <w:ind w:left="119"/>
              <w:contextualSpacing/>
              <w:rPr>
                <w:rFonts w:ascii="Gill Sans MT" w:hAnsi="Gill Sans MT"/>
                <w:w w:val="105"/>
              </w:rPr>
            </w:pPr>
            <w:r w:rsidRPr="00BE068B">
              <w:rPr>
                <w:rFonts w:ascii="Gill Sans MT" w:hAnsi="Gill Sans MT"/>
                <w:w w:val="105"/>
              </w:rPr>
              <w:t>N23</w:t>
            </w:r>
          </w:p>
        </w:tc>
        <w:tc>
          <w:tcPr>
            <w:tcW w:w="3584" w:type="dxa"/>
            <w:tcBorders>
              <w:top w:val="single" w:sz="6" w:space="0" w:color="000000"/>
              <w:left w:val="single" w:sz="6" w:space="0" w:color="000000"/>
              <w:bottom w:val="single" w:sz="6" w:space="0" w:color="000000"/>
              <w:right w:val="single" w:sz="6" w:space="0" w:color="000000"/>
            </w:tcBorders>
          </w:tcPr>
          <w:p w14:paraId="1E23910E" w14:textId="77777777" w:rsidR="001D470B" w:rsidRPr="00BE068B" w:rsidRDefault="001D470B" w:rsidP="001512DD">
            <w:pPr>
              <w:spacing w:afterLines="20" w:after="48" w:line="240" w:lineRule="auto"/>
              <w:ind w:left="119"/>
              <w:contextualSpacing/>
              <w:rPr>
                <w:rFonts w:ascii="Gill Sans MT" w:hAnsi="Gill Sans MT"/>
                <w:w w:val="105"/>
              </w:rPr>
            </w:pPr>
            <w:r w:rsidRPr="00BE068B">
              <w:rPr>
                <w:rFonts w:ascii="Gill Sans MT" w:hAnsi="Gill Sans MT"/>
                <w:w w:val="105"/>
              </w:rPr>
              <w:t>Sprinklers</w:t>
            </w:r>
            <w:r w:rsidRPr="00BE068B">
              <w:rPr>
                <w:rFonts w:ascii="Gill Sans MT" w:hAnsi="Gill Sans MT"/>
              </w:rPr>
              <w:t xml:space="preserve"> (</w:t>
            </w:r>
            <w:r w:rsidRPr="00BE068B">
              <w:rPr>
                <w:rFonts w:ascii="Gill Sans MT" w:hAnsi="Gill Sans MT"/>
                <w:b/>
                <w:w w:val="105"/>
              </w:rPr>
              <w:t>sprinkler</w:t>
            </w:r>
            <w:r w:rsidRPr="00BE068B">
              <w:rPr>
                <w:rFonts w:ascii="Gill Sans MT" w:hAnsi="Gill Sans MT"/>
                <w:w w:val="105"/>
              </w:rPr>
              <w:t>)</w:t>
            </w:r>
          </w:p>
        </w:tc>
        <w:tc>
          <w:tcPr>
            <w:tcW w:w="2737" w:type="dxa"/>
            <w:tcBorders>
              <w:top w:val="single" w:sz="6" w:space="0" w:color="000000"/>
              <w:left w:val="single" w:sz="6" w:space="0" w:color="000000"/>
              <w:bottom w:val="single" w:sz="6" w:space="0" w:color="000000"/>
              <w:right w:val="single" w:sz="6" w:space="0" w:color="000000"/>
            </w:tcBorders>
          </w:tcPr>
          <w:p w14:paraId="558087A6" w14:textId="77777777" w:rsidR="001D470B" w:rsidRPr="00BE068B" w:rsidRDefault="001D470B" w:rsidP="001512DD">
            <w:pPr>
              <w:spacing w:afterLines="20" w:after="48" w:line="240" w:lineRule="auto"/>
              <w:contextualSpacing/>
              <w:rPr>
                <w:rFonts w:ascii="Gill Sans MT" w:hAnsi="Gill Sans MT"/>
                <w:i/>
              </w:rPr>
            </w:pPr>
          </w:p>
        </w:tc>
        <w:tc>
          <w:tcPr>
            <w:tcW w:w="2430" w:type="dxa"/>
            <w:tcBorders>
              <w:top w:val="single" w:sz="6" w:space="0" w:color="000000"/>
              <w:left w:val="single" w:sz="6" w:space="0" w:color="000000"/>
              <w:bottom w:val="single" w:sz="6" w:space="0" w:color="000000"/>
              <w:right w:val="single" w:sz="6" w:space="0" w:color="000000"/>
            </w:tcBorders>
          </w:tcPr>
          <w:p w14:paraId="4F991261" w14:textId="77777777" w:rsidR="001D470B" w:rsidRPr="00BE068B" w:rsidRDefault="001D470B" w:rsidP="001512DD">
            <w:pPr>
              <w:spacing w:afterLines="20" w:after="48" w:line="240" w:lineRule="auto"/>
              <w:contextualSpacing/>
              <w:rPr>
                <w:rFonts w:ascii="Gill Sans MT" w:hAnsi="Gill Sans MT"/>
                <w:i/>
              </w:rPr>
            </w:pPr>
          </w:p>
        </w:tc>
      </w:tr>
      <w:tr w:rsidR="001D470B" w:rsidRPr="00BE068B" w14:paraId="636392DA" w14:textId="77777777" w:rsidTr="001D470B">
        <w:trPr>
          <w:trHeight w:val="20"/>
        </w:trPr>
        <w:tc>
          <w:tcPr>
            <w:tcW w:w="720" w:type="dxa"/>
            <w:tcBorders>
              <w:top w:val="single" w:sz="6" w:space="0" w:color="000000"/>
              <w:left w:val="single" w:sz="6" w:space="0" w:color="000000"/>
              <w:bottom w:val="single" w:sz="6" w:space="0" w:color="000000"/>
              <w:right w:val="single" w:sz="6" w:space="0" w:color="000000"/>
            </w:tcBorders>
          </w:tcPr>
          <w:p w14:paraId="2F8E2B26" w14:textId="7E05AD14" w:rsidR="001D470B" w:rsidRPr="00BE068B" w:rsidRDefault="001D470B" w:rsidP="001512DD">
            <w:pPr>
              <w:kinsoku w:val="0"/>
              <w:overflowPunct w:val="0"/>
              <w:spacing w:afterLines="20" w:after="48" w:line="240" w:lineRule="auto"/>
              <w:ind w:left="119"/>
              <w:contextualSpacing/>
              <w:rPr>
                <w:rFonts w:ascii="Gill Sans MT" w:hAnsi="Gill Sans MT"/>
                <w:w w:val="105"/>
              </w:rPr>
            </w:pPr>
            <w:r w:rsidRPr="00BE068B">
              <w:rPr>
                <w:rFonts w:ascii="Gill Sans MT" w:hAnsi="Gill Sans MT"/>
                <w:w w:val="105"/>
              </w:rPr>
              <w:t>N24</w:t>
            </w:r>
          </w:p>
        </w:tc>
        <w:tc>
          <w:tcPr>
            <w:tcW w:w="3584" w:type="dxa"/>
            <w:tcBorders>
              <w:top w:val="single" w:sz="6" w:space="0" w:color="000000"/>
              <w:left w:val="single" w:sz="6" w:space="0" w:color="000000"/>
              <w:bottom w:val="single" w:sz="6" w:space="0" w:color="000000"/>
              <w:right w:val="single" w:sz="6" w:space="0" w:color="000000"/>
            </w:tcBorders>
          </w:tcPr>
          <w:p w14:paraId="7C1A2E63" w14:textId="03CE5E2D" w:rsidR="001D470B" w:rsidRPr="00BE068B" w:rsidRDefault="001D470B" w:rsidP="001512DD">
            <w:pPr>
              <w:spacing w:afterLines="20" w:after="48" w:line="240" w:lineRule="auto"/>
              <w:ind w:left="119"/>
              <w:contextualSpacing/>
              <w:rPr>
                <w:rFonts w:ascii="Gill Sans MT" w:hAnsi="Gill Sans MT"/>
                <w:w w:val="105"/>
              </w:rPr>
            </w:pPr>
            <w:r w:rsidRPr="00BE068B">
              <w:rPr>
                <w:rFonts w:ascii="Gill Sans MT" w:hAnsi="Gill Sans MT"/>
                <w:w w:val="105"/>
              </w:rPr>
              <w:t>Efficient wood burning stove</w:t>
            </w:r>
          </w:p>
        </w:tc>
        <w:tc>
          <w:tcPr>
            <w:tcW w:w="2737" w:type="dxa"/>
            <w:tcBorders>
              <w:top w:val="single" w:sz="6" w:space="0" w:color="000000"/>
              <w:left w:val="single" w:sz="6" w:space="0" w:color="000000"/>
              <w:bottom w:val="single" w:sz="6" w:space="0" w:color="000000"/>
              <w:right w:val="single" w:sz="6" w:space="0" w:color="000000"/>
            </w:tcBorders>
          </w:tcPr>
          <w:p w14:paraId="13728726" w14:textId="77777777" w:rsidR="001D470B" w:rsidRPr="00BE068B" w:rsidRDefault="001D470B" w:rsidP="001512DD">
            <w:pPr>
              <w:spacing w:afterLines="20" w:after="48" w:line="240" w:lineRule="auto"/>
              <w:contextualSpacing/>
              <w:rPr>
                <w:rFonts w:ascii="Gill Sans MT" w:hAnsi="Gill Sans MT"/>
                <w:i/>
              </w:rPr>
            </w:pPr>
          </w:p>
        </w:tc>
        <w:tc>
          <w:tcPr>
            <w:tcW w:w="2430" w:type="dxa"/>
            <w:tcBorders>
              <w:top w:val="single" w:sz="6" w:space="0" w:color="000000"/>
              <w:left w:val="single" w:sz="6" w:space="0" w:color="000000"/>
              <w:bottom w:val="single" w:sz="6" w:space="0" w:color="000000"/>
              <w:right w:val="single" w:sz="6" w:space="0" w:color="000000"/>
            </w:tcBorders>
          </w:tcPr>
          <w:p w14:paraId="3AE7A2F6" w14:textId="77777777" w:rsidR="001D470B" w:rsidRPr="00BE068B" w:rsidRDefault="001D470B" w:rsidP="001512DD">
            <w:pPr>
              <w:spacing w:afterLines="20" w:after="48" w:line="240" w:lineRule="auto"/>
              <w:contextualSpacing/>
              <w:rPr>
                <w:rFonts w:ascii="Gill Sans MT" w:hAnsi="Gill Sans MT"/>
                <w:i/>
              </w:rPr>
            </w:pPr>
          </w:p>
        </w:tc>
      </w:tr>
      <w:tr w:rsidR="001D470B" w:rsidRPr="00BE068B" w14:paraId="45962E1E" w14:textId="77777777" w:rsidTr="00275BD5">
        <w:trPr>
          <w:trHeight w:val="334"/>
        </w:trPr>
        <w:tc>
          <w:tcPr>
            <w:tcW w:w="720" w:type="dxa"/>
            <w:tcBorders>
              <w:top w:val="single" w:sz="6" w:space="0" w:color="000000"/>
              <w:left w:val="single" w:sz="6" w:space="0" w:color="000000"/>
              <w:bottom w:val="single" w:sz="4" w:space="0" w:color="auto"/>
              <w:right w:val="single" w:sz="6" w:space="0" w:color="000000"/>
            </w:tcBorders>
          </w:tcPr>
          <w:p w14:paraId="001D3714" w14:textId="3ACDCA15" w:rsidR="001D470B" w:rsidRPr="00BE068B" w:rsidRDefault="001D470B" w:rsidP="001512DD">
            <w:pPr>
              <w:kinsoku w:val="0"/>
              <w:overflowPunct w:val="0"/>
              <w:spacing w:afterLines="20" w:after="48" w:line="240" w:lineRule="auto"/>
              <w:ind w:left="119"/>
              <w:contextualSpacing/>
              <w:rPr>
                <w:rFonts w:ascii="Gill Sans MT" w:hAnsi="Gill Sans MT"/>
                <w:w w:val="105"/>
              </w:rPr>
            </w:pPr>
            <w:r w:rsidRPr="00BE068B">
              <w:rPr>
                <w:rFonts w:ascii="Gill Sans MT" w:hAnsi="Gill Sans MT"/>
                <w:w w:val="105"/>
              </w:rPr>
              <w:t>N25</w:t>
            </w:r>
          </w:p>
        </w:tc>
        <w:tc>
          <w:tcPr>
            <w:tcW w:w="3584" w:type="dxa"/>
            <w:tcBorders>
              <w:top w:val="single" w:sz="6" w:space="0" w:color="000000"/>
              <w:left w:val="single" w:sz="6" w:space="0" w:color="000000"/>
              <w:bottom w:val="single" w:sz="4" w:space="0" w:color="auto"/>
              <w:right w:val="single" w:sz="6" w:space="0" w:color="000000"/>
            </w:tcBorders>
          </w:tcPr>
          <w:p w14:paraId="0BBB185A" w14:textId="77777777" w:rsidR="001D470B" w:rsidRDefault="001D470B" w:rsidP="001512DD">
            <w:pPr>
              <w:spacing w:afterLines="20" w:after="48" w:line="240" w:lineRule="auto"/>
              <w:ind w:left="119"/>
              <w:contextualSpacing/>
              <w:rPr>
                <w:rFonts w:ascii="Gill Sans MT" w:hAnsi="Gill Sans MT"/>
                <w:w w:val="105"/>
              </w:rPr>
            </w:pPr>
            <w:r w:rsidRPr="00BE068B">
              <w:rPr>
                <w:rFonts w:ascii="Gill Sans MT" w:hAnsi="Gill Sans MT"/>
                <w:w w:val="105"/>
              </w:rPr>
              <w:t>Pressure cooker</w:t>
            </w:r>
          </w:p>
          <w:p w14:paraId="7BD69A42" w14:textId="1EFF8FF5" w:rsidR="00275BD5" w:rsidRPr="00BE068B" w:rsidRDefault="00275BD5" w:rsidP="001512DD">
            <w:pPr>
              <w:spacing w:afterLines="20" w:after="48" w:line="240" w:lineRule="auto"/>
              <w:ind w:left="119"/>
              <w:contextualSpacing/>
              <w:rPr>
                <w:rFonts w:ascii="Gill Sans MT" w:hAnsi="Gill Sans MT"/>
                <w:w w:val="105"/>
              </w:rPr>
            </w:pPr>
          </w:p>
        </w:tc>
        <w:tc>
          <w:tcPr>
            <w:tcW w:w="2737" w:type="dxa"/>
            <w:tcBorders>
              <w:top w:val="single" w:sz="6" w:space="0" w:color="000000"/>
              <w:left w:val="single" w:sz="6" w:space="0" w:color="000000"/>
              <w:bottom w:val="single" w:sz="4" w:space="0" w:color="auto"/>
              <w:right w:val="single" w:sz="6" w:space="0" w:color="000000"/>
            </w:tcBorders>
          </w:tcPr>
          <w:p w14:paraId="72E8D0D1" w14:textId="77777777" w:rsidR="001D470B" w:rsidRPr="00BE068B" w:rsidRDefault="001D470B" w:rsidP="001512DD">
            <w:pPr>
              <w:spacing w:afterLines="20" w:after="48" w:line="240" w:lineRule="auto"/>
              <w:contextualSpacing/>
              <w:rPr>
                <w:rFonts w:ascii="Gill Sans MT" w:hAnsi="Gill Sans MT"/>
                <w:i/>
              </w:rPr>
            </w:pPr>
          </w:p>
        </w:tc>
        <w:tc>
          <w:tcPr>
            <w:tcW w:w="2430" w:type="dxa"/>
            <w:tcBorders>
              <w:top w:val="single" w:sz="6" w:space="0" w:color="000000"/>
              <w:left w:val="single" w:sz="6" w:space="0" w:color="000000"/>
              <w:bottom w:val="single" w:sz="4" w:space="0" w:color="auto"/>
              <w:right w:val="single" w:sz="6" w:space="0" w:color="000000"/>
            </w:tcBorders>
          </w:tcPr>
          <w:p w14:paraId="576B2C7A" w14:textId="77777777" w:rsidR="001D470B" w:rsidRPr="00BE068B" w:rsidRDefault="001D470B" w:rsidP="001512DD">
            <w:pPr>
              <w:spacing w:afterLines="20" w:after="48" w:line="240" w:lineRule="auto"/>
              <w:contextualSpacing/>
              <w:rPr>
                <w:rFonts w:ascii="Gill Sans MT" w:hAnsi="Gill Sans MT"/>
                <w:i/>
              </w:rPr>
            </w:pPr>
          </w:p>
        </w:tc>
      </w:tr>
      <w:tr w:rsidR="00275BD5" w:rsidRPr="00BE068B" w14:paraId="0339AA4B" w14:textId="77777777" w:rsidTr="00275BD5">
        <w:trPr>
          <w:trHeight w:val="424"/>
        </w:trPr>
        <w:tc>
          <w:tcPr>
            <w:tcW w:w="720" w:type="dxa"/>
            <w:tcBorders>
              <w:top w:val="single" w:sz="4" w:space="0" w:color="auto"/>
              <w:left w:val="single" w:sz="6" w:space="0" w:color="000000"/>
              <w:bottom w:val="single" w:sz="6" w:space="0" w:color="000000"/>
              <w:right w:val="single" w:sz="6" w:space="0" w:color="000000"/>
            </w:tcBorders>
          </w:tcPr>
          <w:p w14:paraId="39B683FA" w14:textId="77777777" w:rsidR="00275BD5" w:rsidRPr="00BE068B" w:rsidRDefault="00275BD5" w:rsidP="001512DD">
            <w:pPr>
              <w:kinsoku w:val="0"/>
              <w:overflowPunct w:val="0"/>
              <w:spacing w:afterLines="20" w:after="48" w:line="240" w:lineRule="auto"/>
              <w:ind w:left="119"/>
              <w:contextualSpacing/>
              <w:rPr>
                <w:rFonts w:ascii="Gill Sans MT" w:hAnsi="Gill Sans MT"/>
                <w:w w:val="105"/>
              </w:rPr>
            </w:pPr>
          </w:p>
        </w:tc>
        <w:tc>
          <w:tcPr>
            <w:tcW w:w="3584" w:type="dxa"/>
            <w:tcBorders>
              <w:top w:val="single" w:sz="4" w:space="0" w:color="auto"/>
              <w:left w:val="single" w:sz="6" w:space="0" w:color="000000"/>
              <w:bottom w:val="single" w:sz="6" w:space="0" w:color="000000"/>
              <w:right w:val="single" w:sz="6" w:space="0" w:color="000000"/>
            </w:tcBorders>
          </w:tcPr>
          <w:p w14:paraId="29F1E1E4" w14:textId="36D58B2A" w:rsidR="00275BD5" w:rsidRPr="00BE068B" w:rsidRDefault="00275BD5" w:rsidP="001512DD">
            <w:pPr>
              <w:spacing w:afterLines="20" w:after="48" w:line="240" w:lineRule="auto"/>
              <w:ind w:left="119"/>
              <w:contextualSpacing/>
              <w:rPr>
                <w:rFonts w:ascii="Gill Sans MT" w:hAnsi="Gill Sans MT"/>
                <w:w w:val="105"/>
              </w:rPr>
            </w:pPr>
            <w:r>
              <w:rPr>
                <w:rFonts w:ascii="Gill Sans MT" w:hAnsi="Gill Sans MT"/>
                <w:w w:val="105"/>
              </w:rPr>
              <w:t>Canoe</w:t>
            </w:r>
          </w:p>
        </w:tc>
        <w:tc>
          <w:tcPr>
            <w:tcW w:w="2737" w:type="dxa"/>
            <w:tcBorders>
              <w:top w:val="single" w:sz="4" w:space="0" w:color="auto"/>
              <w:left w:val="single" w:sz="6" w:space="0" w:color="000000"/>
              <w:bottom w:val="single" w:sz="6" w:space="0" w:color="000000"/>
              <w:right w:val="single" w:sz="6" w:space="0" w:color="000000"/>
            </w:tcBorders>
          </w:tcPr>
          <w:p w14:paraId="3F73BA06" w14:textId="77777777" w:rsidR="00275BD5" w:rsidRPr="00BE068B" w:rsidRDefault="00275BD5" w:rsidP="001512DD">
            <w:pPr>
              <w:spacing w:afterLines="20" w:after="48" w:line="240" w:lineRule="auto"/>
              <w:contextualSpacing/>
              <w:rPr>
                <w:rFonts w:ascii="Gill Sans MT" w:hAnsi="Gill Sans MT"/>
                <w:i/>
              </w:rPr>
            </w:pPr>
          </w:p>
        </w:tc>
        <w:tc>
          <w:tcPr>
            <w:tcW w:w="2430" w:type="dxa"/>
            <w:tcBorders>
              <w:top w:val="single" w:sz="4" w:space="0" w:color="auto"/>
              <w:left w:val="single" w:sz="6" w:space="0" w:color="000000"/>
              <w:bottom w:val="single" w:sz="6" w:space="0" w:color="000000"/>
              <w:right w:val="single" w:sz="6" w:space="0" w:color="000000"/>
            </w:tcBorders>
          </w:tcPr>
          <w:p w14:paraId="55B45BFC" w14:textId="77777777" w:rsidR="00275BD5" w:rsidRPr="00BE068B" w:rsidRDefault="00275BD5" w:rsidP="001512DD">
            <w:pPr>
              <w:spacing w:afterLines="20" w:after="48" w:line="240" w:lineRule="auto"/>
              <w:contextualSpacing/>
              <w:rPr>
                <w:rFonts w:ascii="Gill Sans MT" w:hAnsi="Gill Sans MT"/>
                <w:i/>
              </w:rPr>
            </w:pPr>
          </w:p>
        </w:tc>
      </w:tr>
    </w:tbl>
    <w:p w14:paraId="773EA6A1" w14:textId="77777777" w:rsidR="00C71DE8" w:rsidRPr="00BE068B" w:rsidRDefault="00C71DE8" w:rsidP="001512DD">
      <w:pPr>
        <w:pStyle w:val="TableParagraph"/>
        <w:autoSpaceDE/>
        <w:autoSpaceDN/>
        <w:adjustRightInd/>
        <w:spacing w:afterLines="20" w:after="48"/>
        <w:contextualSpacing/>
        <w:rPr>
          <w:rFonts w:ascii="Gill Sans MT" w:eastAsia="Times New Roman" w:hAnsi="Gill Sans MT"/>
          <w:sz w:val="22"/>
          <w:szCs w:val="22"/>
          <w:lang w:eastAsia="zh-CN"/>
        </w:rPr>
      </w:pPr>
    </w:p>
    <w:tbl>
      <w:tblPr>
        <w:tblW w:w="10117" w:type="dxa"/>
        <w:tblInd w:w="-8" w:type="dxa"/>
        <w:tblLayout w:type="fixed"/>
        <w:tblCellMar>
          <w:left w:w="29" w:type="dxa"/>
          <w:right w:w="29" w:type="dxa"/>
        </w:tblCellMar>
        <w:tblLook w:val="0000" w:firstRow="0" w:lastRow="0" w:firstColumn="0" w:lastColumn="0" w:noHBand="0" w:noVBand="0"/>
      </w:tblPr>
      <w:tblGrid>
        <w:gridCol w:w="757"/>
        <w:gridCol w:w="7199"/>
        <w:gridCol w:w="2161"/>
      </w:tblGrid>
      <w:tr w:rsidR="00B71EAD" w:rsidRPr="00BE068B" w14:paraId="0E3E4DC3" w14:textId="77777777" w:rsidTr="00DA1429">
        <w:trPr>
          <w:trHeight w:val="20"/>
        </w:trPr>
        <w:tc>
          <w:tcPr>
            <w:tcW w:w="757" w:type="dxa"/>
            <w:tcBorders>
              <w:top w:val="single" w:sz="6" w:space="0" w:color="000000"/>
              <w:left w:val="single" w:sz="6" w:space="0" w:color="000000"/>
              <w:bottom w:val="single" w:sz="6" w:space="0" w:color="000000"/>
              <w:right w:val="single" w:sz="6" w:space="0" w:color="000000"/>
            </w:tcBorders>
          </w:tcPr>
          <w:p w14:paraId="398B61BB" w14:textId="0120C364" w:rsidR="00C71DE8" w:rsidRPr="00BE068B" w:rsidRDefault="00DA1429" w:rsidP="001512DD">
            <w:pPr>
              <w:spacing w:afterLines="20" w:after="48" w:line="240" w:lineRule="auto"/>
              <w:ind w:left="119"/>
              <w:contextualSpacing/>
              <w:rPr>
                <w:rFonts w:ascii="Gill Sans MT" w:hAnsi="Gill Sans MT"/>
                <w:w w:val="105"/>
              </w:rPr>
            </w:pPr>
            <w:r w:rsidRPr="00BE068B">
              <w:rPr>
                <w:rFonts w:ascii="Gill Sans MT" w:hAnsi="Gill Sans MT"/>
                <w:w w:val="105"/>
              </w:rPr>
              <w:t>N26</w:t>
            </w:r>
          </w:p>
        </w:tc>
        <w:tc>
          <w:tcPr>
            <w:tcW w:w="7199" w:type="dxa"/>
            <w:tcBorders>
              <w:top w:val="single" w:sz="6" w:space="0" w:color="000000"/>
              <w:left w:val="single" w:sz="6" w:space="0" w:color="000000"/>
              <w:bottom w:val="single" w:sz="6" w:space="0" w:color="000000"/>
              <w:right w:val="single" w:sz="18" w:space="0" w:color="000000"/>
            </w:tcBorders>
          </w:tcPr>
          <w:p w14:paraId="3331047F" w14:textId="02A6D994" w:rsidR="00C71DE8" w:rsidRPr="00BE068B" w:rsidRDefault="00C71DE8" w:rsidP="001512DD">
            <w:pPr>
              <w:tabs>
                <w:tab w:val="center" w:pos="2149"/>
              </w:tabs>
              <w:autoSpaceDE w:val="0"/>
              <w:autoSpaceDN w:val="0"/>
              <w:adjustRightInd w:val="0"/>
              <w:spacing w:afterLines="20" w:after="48" w:line="240" w:lineRule="auto"/>
              <w:contextualSpacing/>
              <w:rPr>
                <w:rFonts w:ascii="Gill Sans MT" w:hAnsi="Gill Sans MT" w:cs="Times New Roman"/>
                <w:i/>
              </w:rPr>
            </w:pPr>
            <w:r w:rsidRPr="00BE068B">
              <w:rPr>
                <w:rFonts w:ascii="Gill Sans MT" w:hAnsi="Gill Sans MT"/>
                <w:w w:val="105"/>
              </w:rPr>
              <w:t>How many meals did your household eat meat in the last 7 days?  (</w:t>
            </w:r>
            <w:proofErr w:type="gramStart"/>
            <w:r w:rsidRPr="00BE068B">
              <w:rPr>
                <w:rFonts w:ascii="Gill Sans MT" w:hAnsi="Gill Sans MT"/>
                <w:b/>
                <w:w w:val="105"/>
              </w:rPr>
              <w:t>meals</w:t>
            </w:r>
            <w:proofErr w:type="gramEnd"/>
            <w:r w:rsidRPr="00BE068B">
              <w:rPr>
                <w:rFonts w:ascii="Gill Sans MT" w:hAnsi="Gill Sans MT"/>
                <w:w w:val="105"/>
              </w:rPr>
              <w:t>)</w:t>
            </w:r>
          </w:p>
        </w:tc>
        <w:tc>
          <w:tcPr>
            <w:tcW w:w="2161" w:type="dxa"/>
            <w:tcBorders>
              <w:top w:val="single" w:sz="18" w:space="0" w:color="000000"/>
              <w:left w:val="single" w:sz="18" w:space="0" w:color="000000"/>
              <w:bottom w:val="single" w:sz="18" w:space="0" w:color="000000"/>
              <w:right w:val="single" w:sz="18" w:space="0" w:color="000000"/>
            </w:tcBorders>
          </w:tcPr>
          <w:p w14:paraId="7A865380" w14:textId="77777777" w:rsidR="00C71DE8" w:rsidRPr="00BE068B" w:rsidRDefault="00C71DE8" w:rsidP="001512DD">
            <w:pPr>
              <w:spacing w:afterLines="20" w:after="48" w:line="240" w:lineRule="auto"/>
              <w:contextualSpacing/>
              <w:rPr>
                <w:rFonts w:ascii="Gill Sans MT" w:hAnsi="Gill Sans MT"/>
                <w:i/>
              </w:rPr>
            </w:pPr>
            <w:r w:rsidRPr="00BE068B">
              <w:rPr>
                <w:rFonts w:ascii="Gill Sans MT" w:hAnsi="Gill Sans MT"/>
                <w:i/>
              </w:rPr>
              <w:t>(Integer)</w:t>
            </w:r>
          </w:p>
        </w:tc>
      </w:tr>
    </w:tbl>
    <w:p w14:paraId="257D7EC4" w14:textId="6DAB2E35" w:rsidR="002609A2" w:rsidRPr="00BE068B" w:rsidRDefault="002609A2">
      <w:pPr>
        <w:rPr>
          <w:ins w:id="1017" w:author="Stephanie Fenner" w:date="2014-11-04T13:53:00Z"/>
          <w:rFonts w:ascii="Gill Sans MT" w:hAnsi="Gill Sans MT"/>
        </w:rPr>
      </w:pPr>
    </w:p>
    <w:tbl>
      <w:tblPr>
        <w:tblStyle w:val="TableGrid"/>
        <w:tblW w:w="0" w:type="auto"/>
        <w:tblLook w:val="04A0" w:firstRow="1" w:lastRow="0" w:firstColumn="1" w:lastColumn="0" w:noHBand="0" w:noVBand="1"/>
      </w:tblPr>
      <w:tblGrid>
        <w:gridCol w:w="2574"/>
        <w:gridCol w:w="2574"/>
        <w:gridCol w:w="2574"/>
        <w:gridCol w:w="2574"/>
      </w:tblGrid>
      <w:tr w:rsidR="002609A2" w:rsidRPr="00BE068B" w14:paraId="6B8754E1" w14:textId="77777777" w:rsidTr="002609A2">
        <w:tc>
          <w:tcPr>
            <w:tcW w:w="2574" w:type="dxa"/>
          </w:tcPr>
          <w:p w14:paraId="00D257A7" w14:textId="1D9AD87E" w:rsidR="002609A2" w:rsidRPr="00BE068B" w:rsidRDefault="002609A2">
            <w:pPr>
              <w:rPr>
                <w:rFonts w:ascii="Gill Sans MT" w:hAnsi="Gill Sans MT"/>
              </w:rPr>
            </w:pPr>
            <w:r w:rsidRPr="00BE068B">
              <w:rPr>
                <w:rFonts w:ascii="Gill Sans MT" w:hAnsi="Gill Sans MT"/>
              </w:rPr>
              <w:t>Protein Source/Type:</w:t>
            </w:r>
          </w:p>
        </w:tc>
        <w:tc>
          <w:tcPr>
            <w:tcW w:w="2574" w:type="dxa"/>
          </w:tcPr>
          <w:p w14:paraId="20795F43" w14:textId="0BC4B338" w:rsidR="002609A2" w:rsidRPr="00BE068B" w:rsidRDefault="002609A2">
            <w:pPr>
              <w:rPr>
                <w:rFonts w:ascii="Gill Sans MT" w:hAnsi="Gill Sans MT"/>
              </w:rPr>
            </w:pPr>
            <w:r w:rsidRPr="00BE068B">
              <w:rPr>
                <w:rFonts w:ascii="Gill Sans MT" w:hAnsi="Gill Sans MT"/>
              </w:rPr>
              <w:t xml:space="preserve">Amount per week consumed, on </w:t>
            </w:r>
            <w:proofErr w:type="gramStart"/>
            <w:r w:rsidRPr="00BE068B">
              <w:rPr>
                <w:rFonts w:ascii="Gill Sans MT" w:hAnsi="Gill Sans MT"/>
              </w:rPr>
              <w:t>average  by</w:t>
            </w:r>
            <w:proofErr w:type="gramEnd"/>
            <w:r w:rsidRPr="00BE068B">
              <w:rPr>
                <w:rFonts w:ascii="Gill Sans MT" w:hAnsi="Gill Sans MT"/>
              </w:rPr>
              <w:t xml:space="preserve"> household</w:t>
            </w:r>
          </w:p>
        </w:tc>
        <w:tc>
          <w:tcPr>
            <w:tcW w:w="2574" w:type="dxa"/>
          </w:tcPr>
          <w:p w14:paraId="6B484CA7" w14:textId="1489BEF7" w:rsidR="002609A2" w:rsidRPr="00BE068B" w:rsidRDefault="002609A2">
            <w:pPr>
              <w:rPr>
                <w:rFonts w:ascii="Gill Sans MT" w:hAnsi="Gill Sans MT"/>
              </w:rPr>
            </w:pPr>
            <w:r w:rsidRPr="00BE068B">
              <w:rPr>
                <w:rFonts w:ascii="Gill Sans MT" w:hAnsi="Gill Sans MT"/>
              </w:rPr>
              <w:t>Times consumed per week, on average by household</w:t>
            </w:r>
          </w:p>
        </w:tc>
        <w:tc>
          <w:tcPr>
            <w:tcW w:w="2574" w:type="dxa"/>
          </w:tcPr>
          <w:p w14:paraId="4FB19AAA" w14:textId="3B8D3D62" w:rsidR="002609A2" w:rsidRPr="00BE068B" w:rsidRDefault="002609A2">
            <w:pPr>
              <w:rPr>
                <w:rFonts w:ascii="Gill Sans MT" w:hAnsi="Gill Sans MT"/>
              </w:rPr>
            </w:pPr>
            <w:r w:rsidRPr="00BE068B">
              <w:rPr>
                <w:rFonts w:ascii="Gill Sans MT" w:hAnsi="Gill Sans MT"/>
              </w:rPr>
              <w:t>Source (</w:t>
            </w:r>
            <w:proofErr w:type="spellStart"/>
            <w:r w:rsidRPr="00BE068B">
              <w:rPr>
                <w:rFonts w:ascii="Gill Sans MT" w:hAnsi="Gill Sans MT"/>
              </w:rPr>
              <w:t>ie</w:t>
            </w:r>
            <w:proofErr w:type="spellEnd"/>
            <w:r w:rsidRPr="00BE068B">
              <w:rPr>
                <w:rFonts w:ascii="Gill Sans MT" w:hAnsi="Gill Sans MT"/>
              </w:rPr>
              <w:t>: market)</w:t>
            </w:r>
          </w:p>
        </w:tc>
      </w:tr>
      <w:tr w:rsidR="002609A2" w:rsidRPr="00BE068B" w14:paraId="192F1091" w14:textId="77777777" w:rsidTr="002609A2">
        <w:tc>
          <w:tcPr>
            <w:tcW w:w="2574" w:type="dxa"/>
          </w:tcPr>
          <w:p w14:paraId="41D035DF" w14:textId="21E83CFC" w:rsidR="002609A2" w:rsidRPr="00BE068B" w:rsidRDefault="002609A2">
            <w:pPr>
              <w:rPr>
                <w:rFonts w:ascii="Gill Sans MT" w:hAnsi="Gill Sans MT"/>
              </w:rPr>
            </w:pPr>
            <w:r w:rsidRPr="00BE068B">
              <w:rPr>
                <w:rFonts w:ascii="Gill Sans MT" w:hAnsi="Gill Sans MT"/>
              </w:rPr>
              <w:t>Red Meat</w:t>
            </w:r>
          </w:p>
        </w:tc>
        <w:tc>
          <w:tcPr>
            <w:tcW w:w="2574" w:type="dxa"/>
          </w:tcPr>
          <w:p w14:paraId="6BAF88B2" w14:textId="77777777" w:rsidR="002609A2" w:rsidRPr="00BE068B" w:rsidRDefault="002609A2">
            <w:pPr>
              <w:rPr>
                <w:rFonts w:ascii="Gill Sans MT" w:hAnsi="Gill Sans MT"/>
              </w:rPr>
            </w:pPr>
          </w:p>
        </w:tc>
        <w:tc>
          <w:tcPr>
            <w:tcW w:w="2574" w:type="dxa"/>
          </w:tcPr>
          <w:p w14:paraId="481C08F4" w14:textId="77777777" w:rsidR="002609A2" w:rsidRPr="00BE068B" w:rsidRDefault="002609A2">
            <w:pPr>
              <w:rPr>
                <w:rFonts w:ascii="Gill Sans MT" w:hAnsi="Gill Sans MT"/>
              </w:rPr>
            </w:pPr>
          </w:p>
        </w:tc>
        <w:tc>
          <w:tcPr>
            <w:tcW w:w="2574" w:type="dxa"/>
          </w:tcPr>
          <w:p w14:paraId="76904EE1" w14:textId="77777777" w:rsidR="002609A2" w:rsidRPr="00BE068B" w:rsidRDefault="002609A2">
            <w:pPr>
              <w:rPr>
                <w:rFonts w:ascii="Gill Sans MT" w:hAnsi="Gill Sans MT"/>
              </w:rPr>
            </w:pPr>
          </w:p>
        </w:tc>
      </w:tr>
      <w:tr w:rsidR="002609A2" w:rsidRPr="00BE068B" w14:paraId="4CF1FED8" w14:textId="77777777" w:rsidTr="002609A2">
        <w:tc>
          <w:tcPr>
            <w:tcW w:w="2574" w:type="dxa"/>
          </w:tcPr>
          <w:p w14:paraId="3D9B43B2" w14:textId="65784E7C" w:rsidR="002609A2" w:rsidRPr="00BE068B" w:rsidRDefault="002609A2">
            <w:pPr>
              <w:rPr>
                <w:rFonts w:ascii="Gill Sans MT" w:hAnsi="Gill Sans MT"/>
              </w:rPr>
            </w:pPr>
            <w:r w:rsidRPr="00BE068B">
              <w:rPr>
                <w:rFonts w:ascii="Gill Sans MT" w:hAnsi="Gill Sans MT"/>
              </w:rPr>
              <w:t>Chicken/Poultry</w:t>
            </w:r>
          </w:p>
        </w:tc>
        <w:tc>
          <w:tcPr>
            <w:tcW w:w="2574" w:type="dxa"/>
          </w:tcPr>
          <w:p w14:paraId="0880E646" w14:textId="77777777" w:rsidR="002609A2" w:rsidRPr="00BE068B" w:rsidRDefault="002609A2">
            <w:pPr>
              <w:rPr>
                <w:rFonts w:ascii="Gill Sans MT" w:hAnsi="Gill Sans MT"/>
              </w:rPr>
            </w:pPr>
          </w:p>
        </w:tc>
        <w:tc>
          <w:tcPr>
            <w:tcW w:w="2574" w:type="dxa"/>
          </w:tcPr>
          <w:p w14:paraId="540EC067" w14:textId="77777777" w:rsidR="002609A2" w:rsidRPr="00BE068B" w:rsidRDefault="002609A2">
            <w:pPr>
              <w:rPr>
                <w:rFonts w:ascii="Gill Sans MT" w:hAnsi="Gill Sans MT"/>
              </w:rPr>
            </w:pPr>
          </w:p>
        </w:tc>
        <w:tc>
          <w:tcPr>
            <w:tcW w:w="2574" w:type="dxa"/>
          </w:tcPr>
          <w:p w14:paraId="54F8195E" w14:textId="77777777" w:rsidR="002609A2" w:rsidRPr="00BE068B" w:rsidRDefault="002609A2">
            <w:pPr>
              <w:rPr>
                <w:rFonts w:ascii="Gill Sans MT" w:hAnsi="Gill Sans MT"/>
              </w:rPr>
            </w:pPr>
          </w:p>
        </w:tc>
      </w:tr>
      <w:tr w:rsidR="002609A2" w:rsidRPr="00BE068B" w14:paraId="338F5ACA" w14:textId="77777777" w:rsidTr="002609A2">
        <w:tc>
          <w:tcPr>
            <w:tcW w:w="2574" w:type="dxa"/>
          </w:tcPr>
          <w:p w14:paraId="7ACA7A2F" w14:textId="5367DB10" w:rsidR="002609A2" w:rsidRPr="00BE068B" w:rsidRDefault="002609A2">
            <w:pPr>
              <w:rPr>
                <w:rFonts w:ascii="Gill Sans MT" w:hAnsi="Gill Sans MT"/>
              </w:rPr>
            </w:pPr>
            <w:r w:rsidRPr="00BE068B">
              <w:rPr>
                <w:rFonts w:ascii="Gill Sans MT" w:hAnsi="Gill Sans MT"/>
              </w:rPr>
              <w:t>Fish</w:t>
            </w:r>
          </w:p>
        </w:tc>
        <w:tc>
          <w:tcPr>
            <w:tcW w:w="2574" w:type="dxa"/>
          </w:tcPr>
          <w:p w14:paraId="44BE557C" w14:textId="77777777" w:rsidR="002609A2" w:rsidRPr="00BE068B" w:rsidRDefault="002609A2">
            <w:pPr>
              <w:rPr>
                <w:rFonts w:ascii="Gill Sans MT" w:hAnsi="Gill Sans MT"/>
              </w:rPr>
            </w:pPr>
          </w:p>
        </w:tc>
        <w:tc>
          <w:tcPr>
            <w:tcW w:w="2574" w:type="dxa"/>
          </w:tcPr>
          <w:p w14:paraId="54E24BFD" w14:textId="77777777" w:rsidR="002609A2" w:rsidRPr="00BE068B" w:rsidRDefault="002609A2">
            <w:pPr>
              <w:rPr>
                <w:rFonts w:ascii="Gill Sans MT" w:hAnsi="Gill Sans MT"/>
              </w:rPr>
            </w:pPr>
          </w:p>
        </w:tc>
        <w:tc>
          <w:tcPr>
            <w:tcW w:w="2574" w:type="dxa"/>
          </w:tcPr>
          <w:p w14:paraId="088A0FDE" w14:textId="77777777" w:rsidR="002609A2" w:rsidRPr="00BE068B" w:rsidRDefault="002609A2">
            <w:pPr>
              <w:rPr>
                <w:rFonts w:ascii="Gill Sans MT" w:hAnsi="Gill Sans MT"/>
              </w:rPr>
            </w:pPr>
          </w:p>
        </w:tc>
      </w:tr>
      <w:tr w:rsidR="002609A2" w:rsidRPr="00BE068B" w14:paraId="274387C5" w14:textId="77777777" w:rsidTr="002609A2">
        <w:tc>
          <w:tcPr>
            <w:tcW w:w="2574" w:type="dxa"/>
          </w:tcPr>
          <w:p w14:paraId="3E6BCFA0" w14:textId="524BE3DB" w:rsidR="002609A2" w:rsidRPr="00BE068B" w:rsidRDefault="002609A2">
            <w:pPr>
              <w:rPr>
                <w:rFonts w:ascii="Gill Sans MT" w:hAnsi="Gill Sans MT"/>
              </w:rPr>
            </w:pPr>
            <w:r w:rsidRPr="00BE068B">
              <w:rPr>
                <w:rFonts w:ascii="Gill Sans MT" w:hAnsi="Gill Sans MT"/>
              </w:rPr>
              <w:t>Eggs</w:t>
            </w:r>
          </w:p>
        </w:tc>
        <w:tc>
          <w:tcPr>
            <w:tcW w:w="2574" w:type="dxa"/>
          </w:tcPr>
          <w:p w14:paraId="4908EFD0" w14:textId="77777777" w:rsidR="002609A2" w:rsidRPr="00BE068B" w:rsidRDefault="002609A2">
            <w:pPr>
              <w:rPr>
                <w:rFonts w:ascii="Gill Sans MT" w:hAnsi="Gill Sans MT"/>
              </w:rPr>
            </w:pPr>
          </w:p>
        </w:tc>
        <w:tc>
          <w:tcPr>
            <w:tcW w:w="2574" w:type="dxa"/>
          </w:tcPr>
          <w:p w14:paraId="76E4CB5C" w14:textId="77777777" w:rsidR="002609A2" w:rsidRPr="00BE068B" w:rsidRDefault="002609A2">
            <w:pPr>
              <w:rPr>
                <w:rFonts w:ascii="Gill Sans MT" w:hAnsi="Gill Sans MT"/>
              </w:rPr>
            </w:pPr>
          </w:p>
        </w:tc>
        <w:tc>
          <w:tcPr>
            <w:tcW w:w="2574" w:type="dxa"/>
          </w:tcPr>
          <w:p w14:paraId="425A8F98" w14:textId="77777777" w:rsidR="002609A2" w:rsidRPr="00BE068B" w:rsidRDefault="002609A2">
            <w:pPr>
              <w:rPr>
                <w:rFonts w:ascii="Gill Sans MT" w:hAnsi="Gill Sans MT"/>
              </w:rPr>
            </w:pPr>
          </w:p>
        </w:tc>
      </w:tr>
      <w:tr w:rsidR="002609A2" w:rsidRPr="00BE068B" w14:paraId="401C8A08" w14:textId="77777777" w:rsidTr="002609A2">
        <w:tc>
          <w:tcPr>
            <w:tcW w:w="2574" w:type="dxa"/>
          </w:tcPr>
          <w:p w14:paraId="67562E3C" w14:textId="447129BE" w:rsidR="002609A2" w:rsidRPr="00BE068B" w:rsidRDefault="002609A2">
            <w:pPr>
              <w:rPr>
                <w:rFonts w:ascii="Gill Sans MT" w:hAnsi="Gill Sans MT"/>
              </w:rPr>
            </w:pPr>
            <w:proofErr w:type="spellStart"/>
            <w:r w:rsidRPr="00BE068B">
              <w:rPr>
                <w:rFonts w:ascii="Gill Sans MT" w:hAnsi="Gill Sans MT"/>
              </w:rPr>
              <w:t>Bushmeat</w:t>
            </w:r>
            <w:proofErr w:type="spellEnd"/>
            <w:r w:rsidRPr="00BE068B">
              <w:rPr>
                <w:rFonts w:ascii="Gill Sans MT" w:hAnsi="Gill Sans MT"/>
              </w:rPr>
              <w:t xml:space="preserve"> (if appropriate)</w:t>
            </w:r>
          </w:p>
        </w:tc>
        <w:tc>
          <w:tcPr>
            <w:tcW w:w="2574" w:type="dxa"/>
          </w:tcPr>
          <w:p w14:paraId="70389460" w14:textId="77777777" w:rsidR="002609A2" w:rsidRPr="00BE068B" w:rsidRDefault="002609A2">
            <w:pPr>
              <w:rPr>
                <w:rFonts w:ascii="Gill Sans MT" w:hAnsi="Gill Sans MT"/>
              </w:rPr>
            </w:pPr>
          </w:p>
        </w:tc>
        <w:tc>
          <w:tcPr>
            <w:tcW w:w="2574" w:type="dxa"/>
          </w:tcPr>
          <w:p w14:paraId="45A12C3F" w14:textId="77777777" w:rsidR="002609A2" w:rsidRPr="00BE068B" w:rsidRDefault="002609A2">
            <w:pPr>
              <w:rPr>
                <w:rFonts w:ascii="Gill Sans MT" w:hAnsi="Gill Sans MT"/>
              </w:rPr>
            </w:pPr>
          </w:p>
        </w:tc>
        <w:tc>
          <w:tcPr>
            <w:tcW w:w="2574" w:type="dxa"/>
          </w:tcPr>
          <w:p w14:paraId="532B5303" w14:textId="77777777" w:rsidR="002609A2" w:rsidRPr="00BE068B" w:rsidRDefault="002609A2">
            <w:pPr>
              <w:rPr>
                <w:rFonts w:ascii="Gill Sans MT" w:hAnsi="Gill Sans MT"/>
              </w:rPr>
            </w:pPr>
          </w:p>
        </w:tc>
      </w:tr>
    </w:tbl>
    <w:p w14:paraId="0FC43D4F" w14:textId="77777777" w:rsidR="00275BD5" w:rsidRDefault="00275BD5">
      <w:pPr>
        <w:rPr>
          <w:rFonts w:ascii="Gill Sans MT" w:hAnsi="Gill Sans MT"/>
        </w:rPr>
      </w:pPr>
    </w:p>
    <w:p w14:paraId="5A74E7AA" w14:textId="6BF18626" w:rsidR="002609A2" w:rsidRPr="00BE068B" w:rsidRDefault="002609A2">
      <w:pPr>
        <w:rPr>
          <w:rFonts w:ascii="Gill Sans MT" w:hAnsi="Gill Sans MT"/>
        </w:rPr>
      </w:pPr>
      <w:r w:rsidRPr="00BE068B">
        <w:rPr>
          <w:rFonts w:ascii="Gill Sans MT" w:hAnsi="Gill Sans MT"/>
        </w:rPr>
        <w:t xml:space="preserve">Please indicate any months of the year that your household experiences </w:t>
      </w:r>
      <w:commentRangeStart w:id="1018"/>
      <w:r w:rsidRPr="00BE068B">
        <w:rPr>
          <w:rFonts w:ascii="Gill Sans MT" w:hAnsi="Gill Sans MT"/>
        </w:rPr>
        <w:t>“</w:t>
      </w:r>
      <w:commentRangeStart w:id="1019"/>
      <w:r w:rsidRPr="00BE068B">
        <w:rPr>
          <w:rFonts w:ascii="Gill Sans MT" w:hAnsi="Gill Sans MT"/>
        </w:rPr>
        <w:t>hunger</w:t>
      </w:r>
      <w:commentRangeEnd w:id="1019"/>
      <w:r w:rsidR="00D5206D">
        <w:rPr>
          <w:rStyle w:val="CommentReference"/>
        </w:rPr>
        <w:commentReference w:id="1019"/>
      </w:r>
      <w:r w:rsidRPr="00BE068B">
        <w:rPr>
          <w:rFonts w:ascii="Gill Sans MT" w:hAnsi="Gill Sans MT"/>
        </w:rPr>
        <w:t>”:</w:t>
      </w:r>
      <w:commentRangeEnd w:id="1018"/>
      <w:r w:rsidR="0006615C">
        <w:rPr>
          <w:rStyle w:val="CommentReference"/>
        </w:rPr>
        <w:commentReference w:id="1018"/>
      </w:r>
    </w:p>
    <w:tbl>
      <w:tblPr>
        <w:tblStyle w:val="TableGrid"/>
        <w:tblW w:w="0" w:type="auto"/>
        <w:tblLook w:val="04A0" w:firstRow="1" w:lastRow="0" w:firstColumn="1" w:lastColumn="0" w:noHBand="0" w:noVBand="1"/>
      </w:tblPr>
      <w:tblGrid>
        <w:gridCol w:w="858"/>
        <w:gridCol w:w="858"/>
        <w:gridCol w:w="858"/>
        <w:gridCol w:w="858"/>
        <w:gridCol w:w="858"/>
        <w:gridCol w:w="858"/>
        <w:gridCol w:w="858"/>
        <w:gridCol w:w="858"/>
        <w:gridCol w:w="858"/>
        <w:gridCol w:w="858"/>
        <w:gridCol w:w="858"/>
        <w:gridCol w:w="858"/>
      </w:tblGrid>
      <w:tr w:rsidR="002609A2" w:rsidRPr="00BE068B" w14:paraId="6695F777" w14:textId="102FA01C" w:rsidTr="001D470B">
        <w:tc>
          <w:tcPr>
            <w:tcW w:w="858" w:type="dxa"/>
          </w:tcPr>
          <w:p w14:paraId="00EA469F" w14:textId="6D09EDF6" w:rsidR="002609A2" w:rsidRPr="00BE068B" w:rsidRDefault="002609A2">
            <w:pPr>
              <w:rPr>
                <w:rFonts w:ascii="Gill Sans MT" w:hAnsi="Gill Sans MT"/>
              </w:rPr>
            </w:pPr>
            <w:r w:rsidRPr="00BE068B">
              <w:rPr>
                <w:rFonts w:ascii="Gill Sans MT" w:hAnsi="Gill Sans MT"/>
              </w:rPr>
              <w:t>JAN</w:t>
            </w:r>
          </w:p>
        </w:tc>
        <w:tc>
          <w:tcPr>
            <w:tcW w:w="858" w:type="dxa"/>
          </w:tcPr>
          <w:p w14:paraId="36A3E222" w14:textId="30FADE98" w:rsidR="002609A2" w:rsidRPr="00BE068B" w:rsidRDefault="002609A2">
            <w:pPr>
              <w:rPr>
                <w:rFonts w:ascii="Gill Sans MT" w:hAnsi="Gill Sans MT"/>
              </w:rPr>
            </w:pPr>
            <w:r w:rsidRPr="00BE068B">
              <w:rPr>
                <w:rFonts w:ascii="Gill Sans MT" w:hAnsi="Gill Sans MT"/>
              </w:rPr>
              <w:t>FEB</w:t>
            </w:r>
          </w:p>
        </w:tc>
        <w:tc>
          <w:tcPr>
            <w:tcW w:w="858" w:type="dxa"/>
          </w:tcPr>
          <w:p w14:paraId="4826F7D0" w14:textId="233A3A2C" w:rsidR="002609A2" w:rsidRPr="00BE068B" w:rsidRDefault="002609A2">
            <w:pPr>
              <w:rPr>
                <w:rFonts w:ascii="Gill Sans MT" w:hAnsi="Gill Sans MT"/>
              </w:rPr>
            </w:pPr>
            <w:r w:rsidRPr="00BE068B">
              <w:rPr>
                <w:rFonts w:ascii="Gill Sans MT" w:hAnsi="Gill Sans MT"/>
              </w:rPr>
              <w:t>MAR</w:t>
            </w:r>
          </w:p>
        </w:tc>
        <w:tc>
          <w:tcPr>
            <w:tcW w:w="858" w:type="dxa"/>
          </w:tcPr>
          <w:p w14:paraId="19FDB41E" w14:textId="0BD6725E" w:rsidR="002609A2" w:rsidRPr="00BE068B" w:rsidRDefault="002609A2">
            <w:pPr>
              <w:rPr>
                <w:rFonts w:ascii="Gill Sans MT" w:hAnsi="Gill Sans MT"/>
              </w:rPr>
            </w:pPr>
            <w:r w:rsidRPr="00BE068B">
              <w:rPr>
                <w:rFonts w:ascii="Gill Sans MT" w:hAnsi="Gill Sans MT"/>
              </w:rPr>
              <w:t>APR</w:t>
            </w:r>
          </w:p>
        </w:tc>
        <w:tc>
          <w:tcPr>
            <w:tcW w:w="858" w:type="dxa"/>
          </w:tcPr>
          <w:p w14:paraId="34F3964D" w14:textId="3CEE4575" w:rsidR="002609A2" w:rsidRPr="00BE068B" w:rsidRDefault="002609A2">
            <w:pPr>
              <w:rPr>
                <w:rFonts w:ascii="Gill Sans MT" w:hAnsi="Gill Sans MT"/>
              </w:rPr>
            </w:pPr>
            <w:r w:rsidRPr="00BE068B">
              <w:rPr>
                <w:rFonts w:ascii="Gill Sans MT" w:hAnsi="Gill Sans MT"/>
              </w:rPr>
              <w:t>MAY</w:t>
            </w:r>
          </w:p>
        </w:tc>
        <w:tc>
          <w:tcPr>
            <w:tcW w:w="858" w:type="dxa"/>
          </w:tcPr>
          <w:p w14:paraId="7FD9D2AC" w14:textId="1BEB7405" w:rsidR="002609A2" w:rsidRPr="00BE068B" w:rsidRDefault="002609A2">
            <w:pPr>
              <w:rPr>
                <w:rFonts w:ascii="Gill Sans MT" w:hAnsi="Gill Sans MT"/>
              </w:rPr>
            </w:pPr>
            <w:r w:rsidRPr="00BE068B">
              <w:rPr>
                <w:rFonts w:ascii="Gill Sans MT" w:hAnsi="Gill Sans MT"/>
              </w:rPr>
              <w:t>JUN</w:t>
            </w:r>
          </w:p>
        </w:tc>
        <w:tc>
          <w:tcPr>
            <w:tcW w:w="858" w:type="dxa"/>
          </w:tcPr>
          <w:p w14:paraId="6274145B" w14:textId="32CEA77A" w:rsidR="002609A2" w:rsidRPr="00BE068B" w:rsidRDefault="002609A2">
            <w:pPr>
              <w:rPr>
                <w:rFonts w:ascii="Gill Sans MT" w:hAnsi="Gill Sans MT"/>
              </w:rPr>
            </w:pPr>
            <w:r w:rsidRPr="00BE068B">
              <w:rPr>
                <w:rFonts w:ascii="Gill Sans MT" w:hAnsi="Gill Sans MT"/>
              </w:rPr>
              <w:t>JUL</w:t>
            </w:r>
          </w:p>
        </w:tc>
        <w:tc>
          <w:tcPr>
            <w:tcW w:w="858" w:type="dxa"/>
          </w:tcPr>
          <w:p w14:paraId="1A3DDB46" w14:textId="3CFBCDFC" w:rsidR="002609A2" w:rsidRPr="00BE068B" w:rsidRDefault="002609A2">
            <w:pPr>
              <w:rPr>
                <w:rFonts w:ascii="Gill Sans MT" w:hAnsi="Gill Sans MT"/>
              </w:rPr>
            </w:pPr>
            <w:r w:rsidRPr="00BE068B">
              <w:rPr>
                <w:rFonts w:ascii="Gill Sans MT" w:hAnsi="Gill Sans MT"/>
              </w:rPr>
              <w:t>AUG</w:t>
            </w:r>
          </w:p>
        </w:tc>
        <w:tc>
          <w:tcPr>
            <w:tcW w:w="858" w:type="dxa"/>
          </w:tcPr>
          <w:p w14:paraId="5211DBB4" w14:textId="231A0E25" w:rsidR="002609A2" w:rsidRPr="00BE068B" w:rsidRDefault="002609A2">
            <w:pPr>
              <w:rPr>
                <w:rFonts w:ascii="Gill Sans MT" w:hAnsi="Gill Sans MT"/>
              </w:rPr>
            </w:pPr>
            <w:r w:rsidRPr="00BE068B">
              <w:rPr>
                <w:rFonts w:ascii="Gill Sans MT" w:hAnsi="Gill Sans MT"/>
              </w:rPr>
              <w:t>SEP</w:t>
            </w:r>
          </w:p>
        </w:tc>
        <w:tc>
          <w:tcPr>
            <w:tcW w:w="858" w:type="dxa"/>
          </w:tcPr>
          <w:p w14:paraId="122668FA" w14:textId="399D73DD" w:rsidR="002609A2" w:rsidRPr="00BE068B" w:rsidRDefault="002609A2">
            <w:pPr>
              <w:rPr>
                <w:rFonts w:ascii="Gill Sans MT" w:hAnsi="Gill Sans MT"/>
              </w:rPr>
            </w:pPr>
            <w:r w:rsidRPr="00BE068B">
              <w:rPr>
                <w:rFonts w:ascii="Gill Sans MT" w:hAnsi="Gill Sans MT"/>
              </w:rPr>
              <w:t>OCT</w:t>
            </w:r>
          </w:p>
        </w:tc>
        <w:tc>
          <w:tcPr>
            <w:tcW w:w="858" w:type="dxa"/>
          </w:tcPr>
          <w:p w14:paraId="5AB0298A" w14:textId="6872B7A1" w:rsidR="002609A2" w:rsidRPr="00BE068B" w:rsidRDefault="002609A2">
            <w:pPr>
              <w:rPr>
                <w:rFonts w:ascii="Gill Sans MT" w:hAnsi="Gill Sans MT"/>
              </w:rPr>
            </w:pPr>
            <w:r w:rsidRPr="00BE068B">
              <w:rPr>
                <w:rFonts w:ascii="Gill Sans MT" w:hAnsi="Gill Sans MT"/>
              </w:rPr>
              <w:t>NOV</w:t>
            </w:r>
          </w:p>
        </w:tc>
        <w:tc>
          <w:tcPr>
            <w:tcW w:w="858" w:type="dxa"/>
          </w:tcPr>
          <w:p w14:paraId="0E1E13BD" w14:textId="13FB8D3C" w:rsidR="002609A2" w:rsidRPr="00BE068B" w:rsidRDefault="002609A2">
            <w:pPr>
              <w:rPr>
                <w:rFonts w:ascii="Gill Sans MT" w:hAnsi="Gill Sans MT"/>
              </w:rPr>
            </w:pPr>
            <w:r w:rsidRPr="00BE068B">
              <w:rPr>
                <w:rFonts w:ascii="Gill Sans MT" w:hAnsi="Gill Sans MT"/>
              </w:rPr>
              <w:t>DEC</w:t>
            </w:r>
          </w:p>
        </w:tc>
      </w:tr>
      <w:tr w:rsidR="002609A2" w:rsidRPr="00BE068B" w14:paraId="5D90C719" w14:textId="32E7EAAA" w:rsidTr="001D470B">
        <w:tc>
          <w:tcPr>
            <w:tcW w:w="858" w:type="dxa"/>
          </w:tcPr>
          <w:p w14:paraId="2243765C" w14:textId="77777777" w:rsidR="002609A2" w:rsidRPr="00BE068B" w:rsidRDefault="002609A2">
            <w:pPr>
              <w:rPr>
                <w:rFonts w:ascii="Gill Sans MT" w:hAnsi="Gill Sans MT"/>
              </w:rPr>
            </w:pPr>
          </w:p>
        </w:tc>
        <w:tc>
          <w:tcPr>
            <w:tcW w:w="858" w:type="dxa"/>
          </w:tcPr>
          <w:p w14:paraId="11207101" w14:textId="77777777" w:rsidR="002609A2" w:rsidRPr="00BE068B" w:rsidRDefault="002609A2">
            <w:pPr>
              <w:rPr>
                <w:rFonts w:ascii="Gill Sans MT" w:hAnsi="Gill Sans MT"/>
              </w:rPr>
            </w:pPr>
          </w:p>
        </w:tc>
        <w:tc>
          <w:tcPr>
            <w:tcW w:w="858" w:type="dxa"/>
          </w:tcPr>
          <w:p w14:paraId="249BF514" w14:textId="77777777" w:rsidR="002609A2" w:rsidRPr="00BE068B" w:rsidRDefault="002609A2">
            <w:pPr>
              <w:rPr>
                <w:rFonts w:ascii="Gill Sans MT" w:hAnsi="Gill Sans MT"/>
              </w:rPr>
            </w:pPr>
          </w:p>
        </w:tc>
        <w:tc>
          <w:tcPr>
            <w:tcW w:w="858" w:type="dxa"/>
          </w:tcPr>
          <w:p w14:paraId="0E15BF35" w14:textId="77777777" w:rsidR="002609A2" w:rsidRPr="00BE068B" w:rsidRDefault="002609A2">
            <w:pPr>
              <w:rPr>
                <w:rFonts w:ascii="Gill Sans MT" w:hAnsi="Gill Sans MT"/>
              </w:rPr>
            </w:pPr>
          </w:p>
        </w:tc>
        <w:tc>
          <w:tcPr>
            <w:tcW w:w="858" w:type="dxa"/>
          </w:tcPr>
          <w:p w14:paraId="73551DE8" w14:textId="77777777" w:rsidR="002609A2" w:rsidRPr="00BE068B" w:rsidRDefault="002609A2">
            <w:pPr>
              <w:rPr>
                <w:rFonts w:ascii="Gill Sans MT" w:hAnsi="Gill Sans MT"/>
              </w:rPr>
            </w:pPr>
          </w:p>
        </w:tc>
        <w:tc>
          <w:tcPr>
            <w:tcW w:w="858" w:type="dxa"/>
          </w:tcPr>
          <w:p w14:paraId="23693C54" w14:textId="77777777" w:rsidR="002609A2" w:rsidRPr="00BE068B" w:rsidRDefault="002609A2">
            <w:pPr>
              <w:rPr>
                <w:rFonts w:ascii="Gill Sans MT" w:hAnsi="Gill Sans MT"/>
              </w:rPr>
            </w:pPr>
          </w:p>
        </w:tc>
        <w:tc>
          <w:tcPr>
            <w:tcW w:w="858" w:type="dxa"/>
          </w:tcPr>
          <w:p w14:paraId="173C1D56" w14:textId="77777777" w:rsidR="002609A2" w:rsidRPr="00BE068B" w:rsidRDefault="002609A2">
            <w:pPr>
              <w:rPr>
                <w:rFonts w:ascii="Gill Sans MT" w:hAnsi="Gill Sans MT"/>
              </w:rPr>
            </w:pPr>
          </w:p>
        </w:tc>
        <w:tc>
          <w:tcPr>
            <w:tcW w:w="858" w:type="dxa"/>
          </w:tcPr>
          <w:p w14:paraId="783E3645" w14:textId="77777777" w:rsidR="002609A2" w:rsidRPr="00BE068B" w:rsidRDefault="002609A2">
            <w:pPr>
              <w:rPr>
                <w:rFonts w:ascii="Gill Sans MT" w:hAnsi="Gill Sans MT"/>
              </w:rPr>
            </w:pPr>
          </w:p>
        </w:tc>
        <w:tc>
          <w:tcPr>
            <w:tcW w:w="858" w:type="dxa"/>
          </w:tcPr>
          <w:p w14:paraId="05B4E098" w14:textId="77777777" w:rsidR="002609A2" w:rsidRPr="00BE068B" w:rsidRDefault="002609A2">
            <w:pPr>
              <w:rPr>
                <w:rFonts w:ascii="Gill Sans MT" w:hAnsi="Gill Sans MT"/>
              </w:rPr>
            </w:pPr>
          </w:p>
        </w:tc>
        <w:tc>
          <w:tcPr>
            <w:tcW w:w="858" w:type="dxa"/>
          </w:tcPr>
          <w:p w14:paraId="0718CD83" w14:textId="77777777" w:rsidR="002609A2" w:rsidRPr="00BE068B" w:rsidRDefault="002609A2">
            <w:pPr>
              <w:rPr>
                <w:rFonts w:ascii="Gill Sans MT" w:hAnsi="Gill Sans MT"/>
              </w:rPr>
            </w:pPr>
          </w:p>
        </w:tc>
        <w:tc>
          <w:tcPr>
            <w:tcW w:w="858" w:type="dxa"/>
          </w:tcPr>
          <w:p w14:paraId="4D2439EB" w14:textId="77777777" w:rsidR="002609A2" w:rsidRPr="00BE068B" w:rsidRDefault="002609A2">
            <w:pPr>
              <w:rPr>
                <w:rFonts w:ascii="Gill Sans MT" w:hAnsi="Gill Sans MT"/>
              </w:rPr>
            </w:pPr>
          </w:p>
        </w:tc>
        <w:tc>
          <w:tcPr>
            <w:tcW w:w="858" w:type="dxa"/>
          </w:tcPr>
          <w:p w14:paraId="06224DA9" w14:textId="77777777" w:rsidR="002609A2" w:rsidRPr="00BE068B" w:rsidRDefault="002609A2">
            <w:pPr>
              <w:rPr>
                <w:rFonts w:ascii="Gill Sans MT" w:hAnsi="Gill Sans MT"/>
              </w:rPr>
            </w:pPr>
          </w:p>
        </w:tc>
      </w:tr>
    </w:tbl>
    <w:p w14:paraId="4E010F53" w14:textId="77777777" w:rsidR="002609A2" w:rsidRPr="00BE068B" w:rsidRDefault="002609A2" w:rsidP="002609A2">
      <w:pPr>
        <w:pStyle w:val="TableParagraph"/>
        <w:autoSpaceDE/>
        <w:autoSpaceDN/>
        <w:adjustRightInd/>
        <w:spacing w:afterLines="20" w:after="48"/>
        <w:contextualSpacing/>
        <w:rPr>
          <w:rFonts w:ascii="Gill Sans MT" w:eastAsia="Times New Roman" w:hAnsi="Gill Sans MT"/>
          <w:sz w:val="22"/>
          <w:szCs w:val="22"/>
          <w:lang w:eastAsia="zh-CN"/>
        </w:rPr>
      </w:pPr>
    </w:p>
    <w:tbl>
      <w:tblPr>
        <w:tblW w:w="10117" w:type="dxa"/>
        <w:tblInd w:w="-8" w:type="dxa"/>
        <w:tblLayout w:type="fixed"/>
        <w:tblCellMar>
          <w:left w:w="29" w:type="dxa"/>
          <w:right w:w="29" w:type="dxa"/>
        </w:tblCellMar>
        <w:tblLook w:val="0000" w:firstRow="0" w:lastRow="0" w:firstColumn="0" w:lastColumn="0" w:noHBand="0" w:noVBand="0"/>
      </w:tblPr>
      <w:tblGrid>
        <w:gridCol w:w="577"/>
        <w:gridCol w:w="4950"/>
        <w:gridCol w:w="3870"/>
        <w:gridCol w:w="720"/>
      </w:tblGrid>
      <w:tr w:rsidR="002609A2" w:rsidRPr="00BE068B" w14:paraId="3D23E099" w14:textId="77777777" w:rsidTr="00275BD5">
        <w:trPr>
          <w:trHeight w:val="20"/>
        </w:trPr>
        <w:tc>
          <w:tcPr>
            <w:tcW w:w="577" w:type="dxa"/>
            <w:tcBorders>
              <w:top w:val="single" w:sz="6" w:space="0" w:color="000000"/>
              <w:left w:val="single" w:sz="6" w:space="0" w:color="000000"/>
              <w:bottom w:val="single" w:sz="6" w:space="0" w:color="000000"/>
              <w:right w:val="single" w:sz="6" w:space="0" w:color="000000"/>
            </w:tcBorders>
          </w:tcPr>
          <w:p w14:paraId="19B5B893" w14:textId="647908AC" w:rsidR="002609A2" w:rsidRPr="00BE068B" w:rsidRDefault="002609A2" w:rsidP="002609A2">
            <w:pPr>
              <w:spacing w:afterLines="20" w:after="48" w:line="240" w:lineRule="auto"/>
              <w:ind w:left="119"/>
              <w:contextualSpacing/>
              <w:rPr>
                <w:rFonts w:ascii="Gill Sans MT" w:hAnsi="Gill Sans MT"/>
                <w:w w:val="105"/>
              </w:rPr>
            </w:pPr>
            <w:r w:rsidRPr="00BE068B">
              <w:rPr>
                <w:rFonts w:ascii="Gill Sans MT" w:hAnsi="Gill Sans MT"/>
                <w:w w:val="105"/>
              </w:rPr>
              <w:t>N#</w:t>
            </w:r>
          </w:p>
        </w:tc>
        <w:tc>
          <w:tcPr>
            <w:tcW w:w="4950" w:type="dxa"/>
            <w:tcBorders>
              <w:top w:val="single" w:sz="6" w:space="0" w:color="000000"/>
              <w:left w:val="single" w:sz="6" w:space="0" w:color="000000"/>
              <w:bottom w:val="single" w:sz="4" w:space="0" w:color="auto"/>
            </w:tcBorders>
          </w:tcPr>
          <w:p w14:paraId="5D431180" w14:textId="0D6ECC33" w:rsidR="002609A2" w:rsidRPr="00BE068B" w:rsidRDefault="002609A2" w:rsidP="0090229E">
            <w:pPr>
              <w:tabs>
                <w:tab w:val="center" w:pos="2149"/>
              </w:tabs>
              <w:autoSpaceDE w:val="0"/>
              <w:autoSpaceDN w:val="0"/>
              <w:adjustRightInd w:val="0"/>
              <w:spacing w:afterLines="20" w:after="48" w:line="240" w:lineRule="auto"/>
              <w:contextualSpacing/>
              <w:rPr>
                <w:rFonts w:ascii="Gill Sans MT" w:hAnsi="Gill Sans MT" w:cs="Times New Roman"/>
                <w:i/>
              </w:rPr>
            </w:pPr>
            <w:r w:rsidRPr="00BE068B">
              <w:rPr>
                <w:rFonts w:ascii="Gill Sans MT" w:hAnsi="Gill Sans MT"/>
                <w:w w:val="105"/>
              </w:rPr>
              <w:t xml:space="preserve">Do your children have access to </w:t>
            </w:r>
            <w:proofErr w:type="gramStart"/>
            <w:ins w:id="1020" w:author="Aleta Haflett" w:date="2014-11-18T12:55:00Z">
              <w:r w:rsidR="00A9561E">
                <w:rPr>
                  <w:rFonts w:ascii="Gill Sans MT" w:hAnsi="Gill Sans MT"/>
                  <w:w w:val="105"/>
                </w:rPr>
                <w:t xml:space="preserve">quality </w:t>
              </w:r>
            </w:ins>
            <w:r w:rsidRPr="00BE068B">
              <w:rPr>
                <w:rFonts w:ascii="Gill Sans MT" w:hAnsi="Gill Sans MT"/>
                <w:w w:val="105"/>
              </w:rPr>
              <w:t xml:space="preserve"> </w:t>
            </w:r>
            <w:r w:rsidRPr="00BE068B">
              <w:rPr>
                <w:rFonts w:ascii="Gill Sans MT" w:hAnsi="Gill Sans MT"/>
                <w:w w:val="105"/>
              </w:rPr>
              <w:lastRenderedPageBreak/>
              <w:t>educational</w:t>
            </w:r>
            <w:proofErr w:type="gramEnd"/>
            <w:r w:rsidRPr="00BE068B">
              <w:rPr>
                <w:rFonts w:ascii="Gill Sans MT" w:hAnsi="Gill Sans MT"/>
                <w:w w:val="105"/>
              </w:rPr>
              <w:t xml:space="preserve"> facilities?</w:t>
            </w:r>
          </w:p>
        </w:tc>
        <w:tc>
          <w:tcPr>
            <w:tcW w:w="3870" w:type="dxa"/>
            <w:tcBorders>
              <w:top w:val="single" w:sz="6" w:space="0" w:color="000000"/>
              <w:bottom w:val="single" w:sz="4" w:space="0" w:color="auto"/>
              <w:right w:val="single" w:sz="18" w:space="0" w:color="000000"/>
            </w:tcBorders>
          </w:tcPr>
          <w:p w14:paraId="554F7499" w14:textId="1A26D077" w:rsidR="002609A2" w:rsidRPr="00BE068B" w:rsidRDefault="00A9561E" w:rsidP="002609A2">
            <w:pPr>
              <w:tabs>
                <w:tab w:val="center" w:pos="2149"/>
              </w:tabs>
              <w:autoSpaceDE w:val="0"/>
              <w:autoSpaceDN w:val="0"/>
              <w:adjustRightInd w:val="0"/>
              <w:spacing w:afterLines="20" w:after="48" w:line="240" w:lineRule="auto"/>
              <w:contextualSpacing/>
              <w:rPr>
                <w:rFonts w:ascii="Gill Sans MT" w:hAnsi="Gill Sans MT" w:cs="Times New Roman"/>
                <w:i/>
              </w:rPr>
            </w:pPr>
            <w:ins w:id="1021" w:author="Aleta Haflett" w:date="2014-11-18T12:55:00Z">
              <w:r>
                <w:rPr>
                  <w:rFonts w:ascii="Gill Sans MT" w:hAnsi="Gill Sans MT" w:cs="Times New Roman"/>
                  <w:i/>
                </w:rPr>
                <w:lastRenderedPageBreak/>
                <w:t>0</w:t>
              </w:r>
            </w:ins>
            <w:r w:rsidR="002609A2" w:rsidRPr="00BE068B">
              <w:rPr>
                <w:rFonts w:ascii="Gill Sans MT" w:hAnsi="Gill Sans MT" w:cs="Times New Roman"/>
                <w:i/>
              </w:rPr>
              <w:t>=No</w:t>
            </w:r>
          </w:p>
          <w:p w14:paraId="6439008D" w14:textId="2939C9F1" w:rsidR="002609A2" w:rsidRPr="00BE068B" w:rsidRDefault="00A9561E" w:rsidP="002609A2">
            <w:pPr>
              <w:tabs>
                <w:tab w:val="center" w:pos="2149"/>
              </w:tabs>
              <w:autoSpaceDE w:val="0"/>
              <w:autoSpaceDN w:val="0"/>
              <w:adjustRightInd w:val="0"/>
              <w:spacing w:afterLines="20" w:after="48" w:line="240" w:lineRule="auto"/>
              <w:contextualSpacing/>
              <w:rPr>
                <w:rFonts w:ascii="Gill Sans MT" w:hAnsi="Gill Sans MT" w:cs="Times New Roman"/>
                <w:i/>
              </w:rPr>
            </w:pPr>
            <w:ins w:id="1022" w:author="Aleta Haflett" w:date="2014-11-18T12:55:00Z">
              <w:r>
                <w:rPr>
                  <w:rFonts w:ascii="Gill Sans MT" w:hAnsi="Gill Sans MT" w:cs="Times New Roman"/>
                  <w:i/>
                </w:rPr>
                <w:lastRenderedPageBreak/>
                <w:t>1</w:t>
              </w:r>
            </w:ins>
            <w:del w:id="1023" w:author="Aleta Haflett" w:date="2014-11-18T12:55:00Z">
              <w:r w:rsidR="002609A2" w:rsidRPr="00BE068B" w:rsidDel="00A9561E">
                <w:rPr>
                  <w:rFonts w:ascii="Gill Sans MT" w:hAnsi="Gill Sans MT" w:cs="Times New Roman"/>
                  <w:i/>
                </w:rPr>
                <w:delText>2</w:delText>
              </w:r>
            </w:del>
            <w:r w:rsidR="002609A2" w:rsidRPr="00BE068B">
              <w:rPr>
                <w:rFonts w:ascii="Gill Sans MT" w:hAnsi="Gill Sans MT" w:cs="Times New Roman"/>
                <w:i/>
              </w:rPr>
              <w:t xml:space="preserve">=Yes </w:t>
            </w:r>
          </w:p>
          <w:p w14:paraId="79D6FB6F" w14:textId="77777777" w:rsidR="002609A2" w:rsidRPr="00BE068B" w:rsidRDefault="002609A2" w:rsidP="002609A2">
            <w:pPr>
              <w:tabs>
                <w:tab w:val="center" w:pos="2149"/>
              </w:tabs>
              <w:autoSpaceDE w:val="0"/>
              <w:autoSpaceDN w:val="0"/>
              <w:adjustRightInd w:val="0"/>
              <w:spacing w:afterLines="20" w:after="48" w:line="240" w:lineRule="auto"/>
              <w:contextualSpacing/>
              <w:rPr>
                <w:rFonts w:ascii="Gill Sans MT" w:hAnsi="Gill Sans MT" w:cs="Times New Roman"/>
                <w:i/>
              </w:rPr>
            </w:pPr>
            <w:r w:rsidRPr="00BE068B">
              <w:rPr>
                <w:rFonts w:ascii="Gill Sans MT" w:hAnsi="Gill Sans MT" w:cs="Times New Roman"/>
                <w:i/>
              </w:rPr>
              <w:t>888=Don’t know</w:t>
            </w:r>
          </w:p>
          <w:p w14:paraId="6B769593" w14:textId="4778C5D6" w:rsidR="002609A2" w:rsidRPr="00BE068B" w:rsidRDefault="002609A2" w:rsidP="002609A2">
            <w:pPr>
              <w:tabs>
                <w:tab w:val="center" w:pos="2149"/>
              </w:tabs>
              <w:autoSpaceDE w:val="0"/>
              <w:autoSpaceDN w:val="0"/>
              <w:adjustRightInd w:val="0"/>
              <w:spacing w:afterLines="20" w:after="48" w:line="240" w:lineRule="auto"/>
              <w:contextualSpacing/>
              <w:rPr>
                <w:rFonts w:ascii="Gill Sans MT" w:hAnsi="Gill Sans MT" w:cs="Times New Roman"/>
                <w:i/>
              </w:rPr>
            </w:pPr>
            <w:r w:rsidRPr="00BE068B">
              <w:rPr>
                <w:rFonts w:ascii="Gill Sans MT" w:hAnsi="Gill Sans MT" w:cs="Times New Roman"/>
                <w:i/>
              </w:rPr>
              <w:t>999=Prefer not to respond</w:t>
            </w:r>
          </w:p>
        </w:tc>
        <w:tc>
          <w:tcPr>
            <w:tcW w:w="720" w:type="dxa"/>
            <w:tcBorders>
              <w:top w:val="single" w:sz="18" w:space="0" w:color="000000"/>
              <w:left w:val="single" w:sz="18" w:space="0" w:color="000000"/>
              <w:bottom w:val="single" w:sz="18" w:space="0" w:color="000000"/>
              <w:right w:val="single" w:sz="18" w:space="0" w:color="000000"/>
            </w:tcBorders>
          </w:tcPr>
          <w:p w14:paraId="3F550EC1" w14:textId="0A4DFAE5" w:rsidR="002609A2" w:rsidRPr="00BE068B" w:rsidRDefault="002609A2" w:rsidP="0090229E">
            <w:pPr>
              <w:spacing w:afterLines="20" w:after="48" w:line="240" w:lineRule="auto"/>
              <w:contextualSpacing/>
              <w:rPr>
                <w:rFonts w:ascii="Gill Sans MT" w:hAnsi="Gill Sans MT"/>
                <w:i/>
              </w:rPr>
            </w:pPr>
            <w:r w:rsidRPr="00BE068B">
              <w:rPr>
                <w:rFonts w:ascii="Gill Sans MT" w:hAnsi="Gill Sans MT"/>
                <w:i/>
              </w:rPr>
              <w:lastRenderedPageBreak/>
              <w:t>(Code)</w:t>
            </w:r>
          </w:p>
        </w:tc>
      </w:tr>
      <w:tr w:rsidR="002609A2" w:rsidRPr="00BE068B" w14:paraId="4A4F7D33" w14:textId="77777777" w:rsidTr="00275BD5">
        <w:trPr>
          <w:trHeight w:val="20"/>
        </w:trPr>
        <w:tc>
          <w:tcPr>
            <w:tcW w:w="577" w:type="dxa"/>
            <w:tcBorders>
              <w:top w:val="single" w:sz="6" w:space="0" w:color="000000"/>
              <w:left w:val="single" w:sz="6" w:space="0" w:color="000000"/>
              <w:bottom w:val="single" w:sz="6" w:space="0" w:color="000000"/>
              <w:right w:val="single" w:sz="6" w:space="0" w:color="000000"/>
            </w:tcBorders>
          </w:tcPr>
          <w:p w14:paraId="6B5B9305" w14:textId="17AFB8E3" w:rsidR="002609A2" w:rsidRPr="00BE068B" w:rsidRDefault="002609A2" w:rsidP="002609A2">
            <w:pPr>
              <w:spacing w:afterLines="20" w:after="48" w:line="240" w:lineRule="auto"/>
              <w:ind w:left="119"/>
              <w:contextualSpacing/>
              <w:rPr>
                <w:rFonts w:ascii="Gill Sans MT" w:hAnsi="Gill Sans MT"/>
                <w:w w:val="105"/>
              </w:rPr>
            </w:pPr>
            <w:r w:rsidRPr="00BE068B">
              <w:rPr>
                <w:rFonts w:ascii="Gill Sans MT" w:hAnsi="Gill Sans MT"/>
                <w:w w:val="105"/>
              </w:rPr>
              <w:lastRenderedPageBreak/>
              <w:t>N#</w:t>
            </w:r>
          </w:p>
        </w:tc>
        <w:tc>
          <w:tcPr>
            <w:tcW w:w="4950" w:type="dxa"/>
            <w:tcBorders>
              <w:top w:val="single" w:sz="4" w:space="0" w:color="auto"/>
              <w:left w:val="single" w:sz="6" w:space="0" w:color="000000"/>
            </w:tcBorders>
          </w:tcPr>
          <w:p w14:paraId="356245F1" w14:textId="77777777" w:rsidR="002609A2" w:rsidRPr="00BE068B" w:rsidRDefault="002609A2" w:rsidP="0090229E">
            <w:pPr>
              <w:tabs>
                <w:tab w:val="center" w:pos="2149"/>
              </w:tabs>
              <w:autoSpaceDE w:val="0"/>
              <w:autoSpaceDN w:val="0"/>
              <w:adjustRightInd w:val="0"/>
              <w:spacing w:afterLines="20" w:after="48" w:line="240" w:lineRule="auto"/>
              <w:contextualSpacing/>
              <w:rPr>
                <w:rFonts w:ascii="Gill Sans MT" w:hAnsi="Gill Sans MT"/>
                <w:w w:val="105"/>
              </w:rPr>
            </w:pPr>
            <w:r w:rsidRPr="00BE068B">
              <w:rPr>
                <w:rFonts w:ascii="Gill Sans MT" w:hAnsi="Gill Sans MT"/>
                <w:w w:val="105"/>
              </w:rPr>
              <w:t>Does your household have access to clean water?</w:t>
            </w:r>
          </w:p>
        </w:tc>
        <w:tc>
          <w:tcPr>
            <w:tcW w:w="3870" w:type="dxa"/>
            <w:tcBorders>
              <w:top w:val="single" w:sz="4" w:space="0" w:color="auto"/>
              <w:bottom w:val="single" w:sz="4" w:space="0" w:color="auto"/>
              <w:right w:val="single" w:sz="18" w:space="0" w:color="000000"/>
            </w:tcBorders>
          </w:tcPr>
          <w:p w14:paraId="0F426F7B" w14:textId="74BF83B6" w:rsidR="002609A2" w:rsidRPr="00BE068B" w:rsidRDefault="00A9561E" w:rsidP="002609A2">
            <w:pPr>
              <w:tabs>
                <w:tab w:val="center" w:pos="2149"/>
              </w:tabs>
              <w:autoSpaceDE w:val="0"/>
              <w:autoSpaceDN w:val="0"/>
              <w:adjustRightInd w:val="0"/>
              <w:spacing w:afterLines="20" w:after="48" w:line="240" w:lineRule="auto"/>
              <w:contextualSpacing/>
              <w:rPr>
                <w:rFonts w:ascii="Gill Sans MT" w:hAnsi="Gill Sans MT"/>
                <w:w w:val="105"/>
              </w:rPr>
            </w:pPr>
            <w:ins w:id="1024" w:author="Aleta Haflett" w:date="2014-11-18T12:55:00Z">
              <w:r>
                <w:rPr>
                  <w:rFonts w:ascii="Gill Sans MT" w:hAnsi="Gill Sans MT"/>
                  <w:w w:val="105"/>
                </w:rPr>
                <w:t>0</w:t>
              </w:r>
            </w:ins>
            <w:del w:id="1025" w:author="Aleta Haflett" w:date="2014-11-18T12:55:00Z">
              <w:r w:rsidR="002609A2" w:rsidRPr="00BE068B" w:rsidDel="00A9561E">
                <w:rPr>
                  <w:rFonts w:ascii="Gill Sans MT" w:hAnsi="Gill Sans MT"/>
                  <w:w w:val="105"/>
                </w:rPr>
                <w:delText>1</w:delText>
              </w:r>
            </w:del>
            <w:r w:rsidR="002609A2" w:rsidRPr="00BE068B">
              <w:rPr>
                <w:rFonts w:ascii="Gill Sans MT" w:hAnsi="Gill Sans MT"/>
                <w:w w:val="105"/>
              </w:rPr>
              <w:t>=No</w:t>
            </w:r>
          </w:p>
          <w:p w14:paraId="02BB8C9E" w14:textId="722CC604" w:rsidR="002609A2" w:rsidRPr="00BE068B" w:rsidRDefault="00A9561E" w:rsidP="002609A2">
            <w:pPr>
              <w:tabs>
                <w:tab w:val="center" w:pos="2149"/>
              </w:tabs>
              <w:autoSpaceDE w:val="0"/>
              <w:autoSpaceDN w:val="0"/>
              <w:adjustRightInd w:val="0"/>
              <w:spacing w:afterLines="20" w:after="48" w:line="240" w:lineRule="auto"/>
              <w:contextualSpacing/>
              <w:rPr>
                <w:rFonts w:ascii="Gill Sans MT" w:hAnsi="Gill Sans MT"/>
                <w:w w:val="105"/>
              </w:rPr>
            </w:pPr>
            <w:ins w:id="1026" w:author="Aleta Haflett" w:date="2014-11-18T12:55:00Z">
              <w:r>
                <w:rPr>
                  <w:rFonts w:ascii="Gill Sans MT" w:hAnsi="Gill Sans MT"/>
                  <w:w w:val="105"/>
                </w:rPr>
                <w:t>1</w:t>
              </w:r>
            </w:ins>
            <w:del w:id="1027" w:author="Aleta Haflett" w:date="2014-11-18T12:55:00Z">
              <w:r w:rsidR="002609A2" w:rsidRPr="00BE068B" w:rsidDel="00A9561E">
                <w:rPr>
                  <w:rFonts w:ascii="Gill Sans MT" w:hAnsi="Gill Sans MT"/>
                  <w:w w:val="105"/>
                </w:rPr>
                <w:delText>2</w:delText>
              </w:r>
            </w:del>
            <w:r w:rsidR="002609A2" w:rsidRPr="00BE068B">
              <w:rPr>
                <w:rFonts w:ascii="Gill Sans MT" w:hAnsi="Gill Sans MT"/>
                <w:w w:val="105"/>
              </w:rPr>
              <w:t xml:space="preserve">=Yes </w:t>
            </w:r>
          </w:p>
          <w:p w14:paraId="700E2F16" w14:textId="77777777" w:rsidR="002609A2" w:rsidRPr="00BE068B" w:rsidRDefault="002609A2" w:rsidP="002609A2">
            <w:pPr>
              <w:tabs>
                <w:tab w:val="center" w:pos="2149"/>
              </w:tabs>
              <w:autoSpaceDE w:val="0"/>
              <w:autoSpaceDN w:val="0"/>
              <w:adjustRightInd w:val="0"/>
              <w:spacing w:afterLines="20" w:after="48" w:line="240" w:lineRule="auto"/>
              <w:contextualSpacing/>
              <w:rPr>
                <w:rFonts w:ascii="Gill Sans MT" w:hAnsi="Gill Sans MT"/>
                <w:w w:val="105"/>
              </w:rPr>
            </w:pPr>
            <w:r w:rsidRPr="00BE068B">
              <w:rPr>
                <w:rFonts w:ascii="Gill Sans MT" w:hAnsi="Gill Sans MT"/>
                <w:w w:val="105"/>
              </w:rPr>
              <w:t>888=Don’t know</w:t>
            </w:r>
          </w:p>
          <w:p w14:paraId="3324212D" w14:textId="6B3146D8" w:rsidR="002609A2" w:rsidRPr="00BE068B" w:rsidRDefault="002609A2" w:rsidP="002609A2">
            <w:pPr>
              <w:tabs>
                <w:tab w:val="center" w:pos="2149"/>
              </w:tabs>
              <w:autoSpaceDE w:val="0"/>
              <w:autoSpaceDN w:val="0"/>
              <w:adjustRightInd w:val="0"/>
              <w:spacing w:afterLines="20" w:after="48" w:line="240" w:lineRule="auto"/>
              <w:contextualSpacing/>
              <w:rPr>
                <w:rFonts w:ascii="Gill Sans MT" w:hAnsi="Gill Sans MT"/>
                <w:w w:val="105"/>
              </w:rPr>
            </w:pPr>
            <w:r w:rsidRPr="00BE068B">
              <w:rPr>
                <w:rFonts w:ascii="Gill Sans MT" w:hAnsi="Gill Sans MT"/>
                <w:w w:val="105"/>
              </w:rPr>
              <w:t>999=Prefer not to respond</w:t>
            </w:r>
          </w:p>
        </w:tc>
        <w:tc>
          <w:tcPr>
            <w:tcW w:w="720" w:type="dxa"/>
            <w:tcBorders>
              <w:top w:val="single" w:sz="18" w:space="0" w:color="000000"/>
              <w:left w:val="single" w:sz="18" w:space="0" w:color="000000"/>
              <w:bottom w:val="single" w:sz="18" w:space="0" w:color="000000"/>
              <w:right w:val="single" w:sz="18" w:space="0" w:color="000000"/>
            </w:tcBorders>
          </w:tcPr>
          <w:p w14:paraId="0C1986A7" w14:textId="404E6A04" w:rsidR="002609A2" w:rsidRPr="00BE068B" w:rsidRDefault="002609A2" w:rsidP="0090229E">
            <w:pPr>
              <w:spacing w:afterLines="20" w:after="48" w:line="240" w:lineRule="auto"/>
              <w:contextualSpacing/>
              <w:rPr>
                <w:rFonts w:ascii="Gill Sans MT" w:hAnsi="Gill Sans MT"/>
                <w:i/>
              </w:rPr>
            </w:pPr>
            <w:r w:rsidRPr="00BE068B">
              <w:rPr>
                <w:rFonts w:ascii="Gill Sans MT" w:hAnsi="Gill Sans MT"/>
                <w:i/>
              </w:rPr>
              <w:t>(Code)</w:t>
            </w:r>
          </w:p>
        </w:tc>
      </w:tr>
      <w:tr w:rsidR="002609A2" w:rsidRPr="00BE068B" w14:paraId="574BF2D5" w14:textId="77777777" w:rsidTr="00275BD5">
        <w:trPr>
          <w:trHeight w:val="20"/>
        </w:trPr>
        <w:tc>
          <w:tcPr>
            <w:tcW w:w="577" w:type="dxa"/>
            <w:tcBorders>
              <w:top w:val="single" w:sz="6" w:space="0" w:color="000000"/>
              <w:left w:val="single" w:sz="6" w:space="0" w:color="000000"/>
              <w:bottom w:val="single" w:sz="6" w:space="0" w:color="000000"/>
              <w:right w:val="single" w:sz="6" w:space="0" w:color="000000"/>
            </w:tcBorders>
          </w:tcPr>
          <w:p w14:paraId="13BB9E98" w14:textId="1B4602C8" w:rsidR="002609A2" w:rsidRPr="00BE068B" w:rsidRDefault="002609A2" w:rsidP="002609A2">
            <w:pPr>
              <w:spacing w:afterLines="20" w:after="48" w:line="240" w:lineRule="auto"/>
              <w:ind w:left="119"/>
              <w:contextualSpacing/>
              <w:rPr>
                <w:rFonts w:ascii="Gill Sans MT" w:hAnsi="Gill Sans MT"/>
                <w:w w:val="105"/>
              </w:rPr>
            </w:pPr>
            <w:r w:rsidRPr="00BE068B">
              <w:rPr>
                <w:rFonts w:ascii="Gill Sans MT" w:hAnsi="Gill Sans MT"/>
                <w:w w:val="105"/>
              </w:rPr>
              <w:t>N#</w:t>
            </w:r>
          </w:p>
        </w:tc>
        <w:tc>
          <w:tcPr>
            <w:tcW w:w="4950" w:type="dxa"/>
            <w:tcBorders>
              <w:left w:val="single" w:sz="6" w:space="0" w:color="000000"/>
              <w:bottom w:val="single" w:sz="6" w:space="0" w:color="000000"/>
            </w:tcBorders>
          </w:tcPr>
          <w:p w14:paraId="7EAFC71C" w14:textId="14D50CAD" w:rsidR="002609A2" w:rsidRPr="00BE068B" w:rsidRDefault="002609A2" w:rsidP="0090229E">
            <w:pPr>
              <w:tabs>
                <w:tab w:val="center" w:pos="2149"/>
              </w:tabs>
              <w:autoSpaceDE w:val="0"/>
              <w:autoSpaceDN w:val="0"/>
              <w:adjustRightInd w:val="0"/>
              <w:spacing w:afterLines="20" w:after="48" w:line="240" w:lineRule="auto"/>
              <w:contextualSpacing/>
              <w:rPr>
                <w:rFonts w:ascii="Gill Sans MT" w:hAnsi="Gill Sans MT"/>
                <w:w w:val="105"/>
              </w:rPr>
            </w:pPr>
            <w:r w:rsidRPr="00BE068B">
              <w:rPr>
                <w:rFonts w:ascii="Gill Sans MT" w:hAnsi="Gill Sans MT"/>
                <w:w w:val="105"/>
              </w:rPr>
              <w:t xml:space="preserve">Does your household have access to </w:t>
            </w:r>
            <w:ins w:id="1028" w:author="Aleta Haflett" w:date="2014-11-18T12:55:00Z">
              <w:r w:rsidR="00A9561E">
                <w:rPr>
                  <w:rFonts w:ascii="Gill Sans MT" w:hAnsi="Gill Sans MT"/>
                  <w:w w:val="105"/>
                </w:rPr>
                <w:t>quality</w:t>
              </w:r>
            </w:ins>
            <w:del w:id="1029" w:author="Aleta Haflett" w:date="2014-11-18T12:55:00Z">
              <w:r w:rsidRPr="00BE068B" w:rsidDel="00A9561E">
                <w:rPr>
                  <w:rFonts w:ascii="Gill Sans MT" w:hAnsi="Gill Sans MT"/>
                  <w:w w:val="105"/>
                </w:rPr>
                <w:delText>decent</w:delText>
              </w:r>
            </w:del>
            <w:r w:rsidRPr="00BE068B">
              <w:rPr>
                <w:rFonts w:ascii="Gill Sans MT" w:hAnsi="Gill Sans MT"/>
                <w:w w:val="105"/>
              </w:rPr>
              <w:t xml:space="preserve"> healthcare facilities?</w:t>
            </w:r>
          </w:p>
        </w:tc>
        <w:tc>
          <w:tcPr>
            <w:tcW w:w="3870" w:type="dxa"/>
            <w:tcBorders>
              <w:top w:val="single" w:sz="4" w:space="0" w:color="auto"/>
              <w:bottom w:val="single" w:sz="6" w:space="0" w:color="000000"/>
              <w:right w:val="single" w:sz="18" w:space="0" w:color="000000"/>
            </w:tcBorders>
          </w:tcPr>
          <w:p w14:paraId="1B8A315D" w14:textId="62DE9DA3" w:rsidR="002609A2" w:rsidRPr="00BE068B" w:rsidRDefault="00A9561E" w:rsidP="002609A2">
            <w:pPr>
              <w:tabs>
                <w:tab w:val="center" w:pos="2149"/>
              </w:tabs>
              <w:autoSpaceDE w:val="0"/>
              <w:autoSpaceDN w:val="0"/>
              <w:adjustRightInd w:val="0"/>
              <w:spacing w:afterLines="20" w:after="48" w:line="240" w:lineRule="auto"/>
              <w:contextualSpacing/>
              <w:rPr>
                <w:rFonts w:ascii="Gill Sans MT" w:hAnsi="Gill Sans MT"/>
                <w:w w:val="105"/>
              </w:rPr>
            </w:pPr>
            <w:ins w:id="1030" w:author="Aleta Haflett" w:date="2014-11-18T12:55:00Z">
              <w:r>
                <w:rPr>
                  <w:rFonts w:ascii="Gill Sans MT" w:hAnsi="Gill Sans MT"/>
                  <w:w w:val="105"/>
                </w:rPr>
                <w:t>0</w:t>
              </w:r>
            </w:ins>
            <w:del w:id="1031" w:author="Aleta Haflett" w:date="2014-11-18T12:55:00Z">
              <w:r w:rsidR="002609A2" w:rsidRPr="00BE068B" w:rsidDel="00A9561E">
                <w:rPr>
                  <w:rFonts w:ascii="Gill Sans MT" w:hAnsi="Gill Sans MT"/>
                  <w:w w:val="105"/>
                </w:rPr>
                <w:delText>1</w:delText>
              </w:r>
            </w:del>
            <w:r w:rsidR="002609A2" w:rsidRPr="00BE068B">
              <w:rPr>
                <w:rFonts w:ascii="Gill Sans MT" w:hAnsi="Gill Sans MT"/>
                <w:w w:val="105"/>
              </w:rPr>
              <w:t>=No</w:t>
            </w:r>
          </w:p>
          <w:p w14:paraId="1F947655" w14:textId="4D64A0D9" w:rsidR="002609A2" w:rsidRPr="00BE068B" w:rsidRDefault="00A9561E" w:rsidP="002609A2">
            <w:pPr>
              <w:tabs>
                <w:tab w:val="center" w:pos="2149"/>
              </w:tabs>
              <w:autoSpaceDE w:val="0"/>
              <w:autoSpaceDN w:val="0"/>
              <w:adjustRightInd w:val="0"/>
              <w:spacing w:afterLines="20" w:after="48" w:line="240" w:lineRule="auto"/>
              <w:contextualSpacing/>
              <w:rPr>
                <w:rFonts w:ascii="Gill Sans MT" w:hAnsi="Gill Sans MT"/>
                <w:w w:val="105"/>
              </w:rPr>
            </w:pPr>
            <w:ins w:id="1032" w:author="Aleta Haflett" w:date="2014-11-18T12:55:00Z">
              <w:r>
                <w:rPr>
                  <w:rFonts w:ascii="Gill Sans MT" w:hAnsi="Gill Sans MT"/>
                  <w:w w:val="105"/>
                </w:rPr>
                <w:t>1</w:t>
              </w:r>
            </w:ins>
            <w:del w:id="1033" w:author="Aleta Haflett" w:date="2014-11-18T12:55:00Z">
              <w:r w:rsidR="002609A2" w:rsidRPr="00BE068B" w:rsidDel="00A9561E">
                <w:rPr>
                  <w:rFonts w:ascii="Gill Sans MT" w:hAnsi="Gill Sans MT"/>
                  <w:w w:val="105"/>
                </w:rPr>
                <w:delText>2</w:delText>
              </w:r>
            </w:del>
            <w:r w:rsidR="002609A2" w:rsidRPr="00BE068B">
              <w:rPr>
                <w:rFonts w:ascii="Gill Sans MT" w:hAnsi="Gill Sans MT"/>
                <w:w w:val="105"/>
              </w:rPr>
              <w:t xml:space="preserve">=Yes </w:t>
            </w:r>
          </w:p>
          <w:p w14:paraId="1D8C618A" w14:textId="77777777" w:rsidR="002609A2" w:rsidRPr="00BE068B" w:rsidRDefault="002609A2" w:rsidP="002609A2">
            <w:pPr>
              <w:tabs>
                <w:tab w:val="center" w:pos="2149"/>
              </w:tabs>
              <w:autoSpaceDE w:val="0"/>
              <w:autoSpaceDN w:val="0"/>
              <w:adjustRightInd w:val="0"/>
              <w:spacing w:afterLines="20" w:after="48" w:line="240" w:lineRule="auto"/>
              <w:contextualSpacing/>
              <w:rPr>
                <w:rFonts w:ascii="Gill Sans MT" w:hAnsi="Gill Sans MT"/>
                <w:w w:val="105"/>
              </w:rPr>
            </w:pPr>
            <w:r w:rsidRPr="00BE068B">
              <w:rPr>
                <w:rFonts w:ascii="Gill Sans MT" w:hAnsi="Gill Sans MT"/>
                <w:w w:val="105"/>
              </w:rPr>
              <w:t>888=Don’t know</w:t>
            </w:r>
          </w:p>
          <w:p w14:paraId="1FBFFBF8" w14:textId="2D86A9A0" w:rsidR="002609A2" w:rsidRPr="00BE068B" w:rsidRDefault="002609A2" w:rsidP="002609A2">
            <w:pPr>
              <w:tabs>
                <w:tab w:val="center" w:pos="2149"/>
              </w:tabs>
              <w:autoSpaceDE w:val="0"/>
              <w:autoSpaceDN w:val="0"/>
              <w:adjustRightInd w:val="0"/>
              <w:spacing w:afterLines="20" w:after="48" w:line="240" w:lineRule="auto"/>
              <w:contextualSpacing/>
              <w:rPr>
                <w:rFonts w:ascii="Gill Sans MT" w:hAnsi="Gill Sans MT"/>
                <w:w w:val="105"/>
              </w:rPr>
            </w:pPr>
            <w:r w:rsidRPr="00BE068B">
              <w:rPr>
                <w:rFonts w:ascii="Gill Sans MT" w:hAnsi="Gill Sans MT"/>
                <w:w w:val="105"/>
              </w:rPr>
              <w:t>999=Prefer not to respond</w:t>
            </w:r>
          </w:p>
        </w:tc>
        <w:tc>
          <w:tcPr>
            <w:tcW w:w="720" w:type="dxa"/>
            <w:tcBorders>
              <w:top w:val="single" w:sz="18" w:space="0" w:color="000000"/>
              <w:left w:val="single" w:sz="18" w:space="0" w:color="000000"/>
              <w:bottom w:val="single" w:sz="18" w:space="0" w:color="000000"/>
              <w:right w:val="single" w:sz="18" w:space="0" w:color="000000"/>
            </w:tcBorders>
          </w:tcPr>
          <w:p w14:paraId="23322F43" w14:textId="421BD1DA" w:rsidR="002609A2" w:rsidRPr="00BE068B" w:rsidRDefault="002609A2" w:rsidP="0090229E">
            <w:pPr>
              <w:spacing w:afterLines="20" w:after="48" w:line="240" w:lineRule="auto"/>
              <w:contextualSpacing/>
              <w:rPr>
                <w:rFonts w:ascii="Gill Sans MT" w:hAnsi="Gill Sans MT"/>
                <w:i/>
              </w:rPr>
            </w:pPr>
            <w:r w:rsidRPr="00BE068B">
              <w:rPr>
                <w:rFonts w:ascii="Gill Sans MT" w:hAnsi="Gill Sans MT"/>
                <w:i/>
              </w:rPr>
              <w:t>(Code)</w:t>
            </w:r>
          </w:p>
        </w:tc>
      </w:tr>
    </w:tbl>
    <w:p w14:paraId="36C60F8E" w14:textId="77777777" w:rsidR="002609A2" w:rsidRPr="00BE068B" w:rsidRDefault="002609A2">
      <w:pPr>
        <w:rPr>
          <w:ins w:id="1034" w:author="Stephanie Fenner" w:date="2014-11-04T13:53:00Z"/>
          <w:rFonts w:ascii="Gill Sans MT" w:hAnsi="Gill Sans MT"/>
        </w:rPr>
      </w:pPr>
    </w:p>
    <w:tbl>
      <w:tblPr>
        <w:tblW w:w="10117" w:type="dxa"/>
        <w:tblInd w:w="-8" w:type="dxa"/>
        <w:tblLayout w:type="fixed"/>
        <w:tblCellMar>
          <w:left w:w="29" w:type="dxa"/>
          <w:right w:w="29" w:type="dxa"/>
        </w:tblCellMar>
        <w:tblLook w:val="0000" w:firstRow="0" w:lastRow="0" w:firstColumn="0" w:lastColumn="0" w:noHBand="0" w:noVBand="0"/>
      </w:tblPr>
      <w:tblGrid>
        <w:gridCol w:w="757"/>
        <w:gridCol w:w="4680"/>
        <w:gridCol w:w="15"/>
        <w:gridCol w:w="2147"/>
        <w:gridCol w:w="1798"/>
        <w:gridCol w:w="720"/>
      </w:tblGrid>
      <w:tr w:rsidR="008250E0" w:rsidRPr="00BE068B" w:rsidDel="00BB3EC7" w14:paraId="7F790331" w14:textId="5A6E4F53" w:rsidTr="00DA1429">
        <w:trPr>
          <w:trHeight w:val="20"/>
          <w:del w:id="1035" w:author="Aleta Haflett" w:date="2014-11-18T13:01:00Z"/>
        </w:trPr>
        <w:tc>
          <w:tcPr>
            <w:tcW w:w="757" w:type="dxa"/>
            <w:tcBorders>
              <w:top w:val="single" w:sz="4" w:space="0" w:color="000000"/>
              <w:left w:val="single" w:sz="4" w:space="0" w:color="000000"/>
              <w:bottom w:val="single" w:sz="4" w:space="0" w:color="000000"/>
              <w:right w:val="single" w:sz="4" w:space="0" w:color="000000"/>
            </w:tcBorders>
          </w:tcPr>
          <w:p w14:paraId="0FA35AD5" w14:textId="10017285" w:rsidR="008250E0" w:rsidRPr="00BE068B" w:rsidDel="00BB3EC7" w:rsidRDefault="00DA1429" w:rsidP="008250E0">
            <w:pPr>
              <w:spacing w:after="0"/>
              <w:rPr>
                <w:del w:id="1036" w:author="Aleta Haflett" w:date="2014-11-18T13:01:00Z"/>
                <w:rFonts w:ascii="Gill Sans MT" w:eastAsia="Calibri" w:hAnsi="Gill Sans MT" w:cs="Times New Roman"/>
              </w:rPr>
            </w:pPr>
            <w:del w:id="1037" w:author="Aleta Haflett" w:date="2014-11-18T13:01:00Z">
              <w:r w:rsidRPr="00BE068B" w:rsidDel="00BB3EC7">
                <w:rPr>
                  <w:rFonts w:ascii="Gill Sans MT" w:eastAsia="Calibri" w:hAnsi="Gill Sans MT" w:cs="Times New Roman"/>
                </w:rPr>
                <w:delText>N27</w:delText>
              </w:r>
            </w:del>
          </w:p>
        </w:tc>
        <w:tc>
          <w:tcPr>
            <w:tcW w:w="4680" w:type="dxa"/>
            <w:tcBorders>
              <w:top w:val="single" w:sz="4" w:space="0" w:color="000000"/>
              <w:left w:val="single" w:sz="4" w:space="0" w:color="000000"/>
              <w:bottom w:val="single" w:sz="4" w:space="0" w:color="000000"/>
            </w:tcBorders>
          </w:tcPr>
          <w:p w14:paraId="08E04445" w14:textId="60FF3EBC" w:rsidR="008250E0" w:rsidRPr="00BE068B" w:rsidDel="00BB3EC7" w:rsidRDefault="008250E0" w:rsidP="008250E0">
            <w:pPr>
              <w:spacing w:after="0"/>
              <w:rPr>
                <w:del w:id="1038" w:author="Aleta Haflett" w:date="2014-11-18T13:01:00Z"/>
                <w:rFonts w:ascii="Gill Sans MT" w:hAnsi="Gill Sans MT"/>
                <w:color w:val="000000"/>
              </w:rPr>
            </w:pPr>
            <w:commentRangeStart w:id="1039"/>
            <w:del w:id="1040" w:author="Aleta Haflett" w:date="2014-11-18T13:01:00Z">
              <w:r w:rsidRPr="00BE068B" w:rsidDel="00BB3EC7">
                <w:rPr>
                  <w:rFonts w:ascii="Gill Sans MT" w:hAnsi="Gill Sans MT"/>
                  <w:w w:val="105"/>
                </w:rPr>
                <w:delText>What is the roof of the household's house made of? (</w:delText>
              </w:r>
              <w:r w:rsidRPr="00BE068B" w:rsidDel="00BB3EC7">
                <w:rPr>
                  <w:rFonts w:ascii="Gill Sans MT" w:hAnsi="Gill Sans MT"/>
                  <w:b/>
                  <w:w w:val="105"/>
                </w:rPr>
                <w:delText>roof</w:delText>
              </w:r>
              <w:r w:rsidRPr="00BE068B" w:rsidDel="00BB3EC7">
                <w:rPr>
                  <w:rFonts w:ascii="Gill Sans MT" w:hAnsi="Gill Sans MT"/>
                  <w:w w:val="105"/>
                </w:rPr>
                <w:delText>)</w:delText>
              </w:r>
              <w:commentRangeEnd w:id="1039"/>
              <w:r w:rsidR="0006615C" w:rsidDel="00BB3EC7">
                <w:rPr>
                  <w:rStyle w:val="CommentReference"/>
                </w:rPr>
                <w:commentReference w:id="1039"/>
              </w:r>
            </w:del>
          </w:p>
        </w:tc>
        <w:tc>
          <w:tcPr>
            <w:tcW w:w="2162" w:type="dxa"/>
            <w:gridSpan w:val="2"/>
            <w:tcBorders>
              <w:top w:val="single" w:sz="4" w:space="0" w:color="000000"/>
              <w:bottom w:val="single" w:sz="4" w:space="0" w:color="000000"/>
            </w:tcBorders>
          </w:tcPr>
          <w:p w14:paraId="1EA7C8F6" w14:textId="3B16986D" w:rsidR="008250E0" w:rsidRPr="00BE068B" w:rsidDel="00BB3EC7" w:rsidRDefault="008250E0" w:rsidP="008250E0">
            <w:pPr>
              <w:spacing w:after="0"/>
              <w:rPr>
                <w:del w:id="1041" w:author="Aleta Haflett" w:date="2014-11-18T13:01:00Z"/>
                <w:rFonts w:ascii="Gill Sans MT" w:hAnsi="Gill Sans MT" w:cs="Times New Roman"/>
                <w:w w:val="105"/>
              </w:rPr>
            </w:pPr>
            <w:del w:id="1042" w:author="Aleta Haflett" w:date="2014-11-18T13:01:00Z">
              <w:r w:rsidRPr="00BE068B" w:rsidDel="00BB3EC7">
                <w:rPr>
                  <w:rFonts w:ascii="Gill Sans MT" w:hAnsi="Gill Sans MT" w:cs="Times New Roman"/>
                  <w:w w:val="105"/>
                </w:rPr>
                <w:delText>1=Grass thatched</w:delText>
              </w:r>
            </w:del>
          </w:p>
          <w:p w14:paraId="25D53A32" w14:textId="6CE2572D" w:rsidR="008250E0" w:rsidRPr="00BE068B" w:rsidDel="00BB3EC7" w:rsidRDefault="008250E0" w:rsidP="008250E0">
            <w:pPr>
              <w:spacing w:after="0"/>
              <w:rPr>
                <w:del w:id="1043" w:author="Aleta Haflett" w:date="2014-11-18T13:01:00Z"/>
                <w:rFonts w:ascii="Gill Sans MT" w:hAnsi="Gill Sans MT" w:cs="Times New Roman"/>
                <w:w w:val="105"/>
              </w:rPr>
            </w:pPr>
            <w:del w:id="1044" w:author="Aleta Haflett" w:date="2014-11-18T13:01:00Z">
              <w:r w:rsidRPr="00BE068B" w:rsidDel="00BB3EC7">
                <w:rPr>
                  <w:rFonts w:ascii="Gill Sans MT" w:hAnsi="Gill Sans MT" w:cs="Times New Roman"/>
                  <w:w w:val="105"/>
                </w:rPr>
                <w:delText>2=Iron sheets</w:delText>
              </w:r>
            </w:del>
          </w:p>
          <w:p w14:paraId="002645D1" w14:textId="4237416C" w:rsidR="008250E0" w:rsidRPr="00BE068B" w:rsidDel="00BB3EC7" w:rsidRDefault="008250E0" w:rsidP="008250E0">
            <w:pPr>
              <w:spacing w:after="0"/>
              <w:rPr>
                <w:del w:id="1045" w:author="Aleta Haflett" w:date="2014-11-18T13:01:00Z"/>
                <w:rFonts w:ascii="Gill Sans MT" w:hAnsi="Gill Sans MT" w:cs="Times New Roman"/>
                <w:w w:val="105"/>
              </w:rPr>
            </w:pPr>
            <w:del w:id="1046" w:author="Aleta Haflett" w:date="2014-11-18T13:01:00Z">
              <w:r w:rsidRPr="00BE068B" w:rsidDel="00BB3EC7">
                <w:rPr>
                  <w:rFonts w:ascii="Gill Sans MT" w:hAnsi="Gill Sans MT" w:cs="Times New Roman"/>
                  <w:w w:val="105"/>
                </w:rPr>
                <w:delText>3=Tin</w:delText>
              </w:r>
            </w:del>
          </w:p>
          <w:p w14:paraId="57511880" w14:textId="0D0BA4A9" w:rsidR="008250E0" w:rsidRPr="00BE068B" w:rsidDel="00BB3EC7" w:rsidRDefault="008250E0" w:rsidP="008250E0">
            <w:pPr>
              <w:spacing w:after="0"/>
              <w:rPr>
                <w:del w:id="1047" w:author="Aleta Haflett" w:date="2014-11-18T13:01:00Z"/>
                <w:rFonts w:ascii="Gill Sans MT" w:hAnsi="Gill Sans MT" w:cs="Times New Roman"/>
                <w:w w:val="105"/>
              </w:rPr>
            </w:pPr>
            <w:del w:id="1048" w:author="Aleta Haflett" w:date="2014-11-18T13:01:00Z">
              <w:r w:rsidRPr="00BE068B" w:rsidDel="00BB3EC7">
                <w:rPr>
                  <w:rFonts w:ascii="Gill Sans MT" w:hAnsi="Gill Sans MT" w:cs="Times New Roman"/>
                  <w:w w:val="105"/>
                </w:rPr>
                <w:delText>4=Zinc</w:delText>
              </w:r>
            </w:del>
          </w:p>
          <w:p w14:paraId="5D25BB78" w14:textId="12B8ABF5" w:rsidR="008250E0" w:rsidRPr="00BE068B" w:rsidDel="00BB3EC7" w:rsidRDefault="008250E0" w:rsidP="008250E0">
            <w:pPr>
              <w:spacing w:after="0"/>
              <w:rPr>
                <w:del w:id="1049" w:author="Aleta Haflett" w:date="2014-11-18T13:01:00Z"/>
                <w:rFonts w:ascii="Gill Sans MT" w:hAnsi="Gill Sans MT" w:cs="Times New Roman"/>
                <w:w w:val="105"/>
              </w:rPr>
            </w:pPr>
            <w:del w:id="1050" w:author="Aleta Haflett" w:date="2014-11-18T13:01:00Z">
              <w:r w:rsidRPr="00BE068B" w:rsidDel="00BB3EC7">
                <w:rPr>
                  <w:rFonts w:ascii="Gill Sans MT" w:hAnsi="Gill Sans MT" w:cs="Times New Roman"/>
                  <w:w w:val="105"/>
                </w:rPr>
                <w:delText>5=Roofing Tile</w:delText>
              </w:r>
            </w:del>
          </w:p>
          <w:p w14:paraId="54227647" w14:textId="51A99132" w:rsidR="008250E0" w:rsidRPr="00BE068B" w:rsidDel="00BB3EC7" w:rsidRDefault="008250E0" w:rsidP="008250E0">
            <w:pPr>
              <w:spacing w:after="0"/>
              <w:rPr>
                <w:del w:id="1051" w:author="Aleta Haflett" w:date="2014-11-18T13:01:00Z"/>
                <w:rFonts w:ascii="Gill Sans MT" w:hAnsi="Gill Sans MT" w:cs="Times New Roman"/>
                <w:w w:val="105"/>
              </w:rPr>
            </w:pPr>
            <w:del w:id="1052" w:author="Aleta Haflett" w:date="2014-11-18T13:01:00Z">
              <w:r w:rsidRPr="00BE068B" w:rsidDel="00BB3EC7">
                <w:rPr>
                  <w:rFonts w:ascii="Gill Sans MT" w:hAnsi="Gill Sans MT" w:cs="Times New Roman"/>
                  <w:w w:val="105"/>
                </w:rPr>
                <w:delText>6=Concrete</w:delText>
              </w:r>
            </w:del>
          </w:p>
        </w:tc>
        <w:tc>
          <w:tcPr>
            <w:tcW w:w="1798" w:type="dxa"/>
            <w:tcBorders>
              <w:top w:val="single" w:sz="4" w:space="0" w:color="000000"/>
              <w:bottom w:val="single" w:sz="4" w:space="0" w:color="000000"/>
              <w:right w:val="single" w:sz="18" w:space="0" w:color="000000"/>
            </w:tcBorders>
          </w:tcPr>
          <w:p w14:paraId="0DA8D076" w14:textId="71341808" w:rsidR="008250E0" w:rsidRPr="00BE068B" w:rsidDel="00BB3EC7" w:rsidRDefault="008250E0" w:rsidP="008250E0">
            <w:pPr>
              <w:spacing w:after="0"/>
              <w:rPr>
                <w:del w:id="1053" w:author="Aleta Haflett" w:date="2014-11-18T13:01:00Z"/>
                <w:rFonts w:ascii="Gill Sans MT" w:hAnsi="Gill Sans MT" w:cs="Times New Roman"/>
                <w:w w:val="105"/>
              </w:rPr>
            </w:pPr>
            <w:del w:id="1054" w:author="Aleta Haflett" w:date="2014-11-18T13:01:00Z">
              <w:r w:rsidRPr="00BE068B" w:rsidDel="00BB3EC7">
                <w:rPr>
                  <w:rFonts w:ascii="Gill Sans MT" w:hAnsi="Gill Sans MT" w:cs="Times New Roman"/>
                  <w:w w:val="105"/>
                </w:rPr>
                <w:delText>7=Cardboard</w:delText>
              </w:r>
            </w:del>
          </w:p>
          <w:p w14:paraId="5068F787" w14:textId="768AE82F" w:rsidR="008250E0" w:rsidRPr="00BE068B" w:rsidDel="00BB3EC7" w:rsidRDefault="008250E0" w:rsidP="008250E0">
            <w:pPr>
              <w:spacing w:after="0"/>
              <w:rPr>
                <w:del w:id="1055" w:author="Aleta Haflett" w:date="2014-11-18T13:01:00Z"/>
                <w:rFonts w:ascii="Gill Sans MT" w:hAnsi="Gill Sans MT" w:cs="Times New Roman"/>
                <w:w w:val="105"/>
              </w:rPr>
            </w:pPr>
            <w:del w:id="1056" w:author="Aleta Haflett" w:date="2014-11-18T13:01:00Z">
              <w:r w:rsidRPr="00BE068B" w:rsidDel="00BB3EC7">
                <w:rPr>
                  <w:rFonts w:ascii="Gill Sans MT" w:hAnsi="Gill Sans MT" w:cs="Times New Roman"/>
                  <w:w w:val="105"/>
                </w:rPr>
                <w:delText>8=Asbestos</w:delText>
              </w:r>
            </w:del>
          </w:p>
          <w:p w14:paraId="65ECD37A" w14:textId="49FA47E3" w:rsidR="008250E0" w:rsidRPr="00BE068B" w:rsidDel="00BB3EC7" w:rsidRDefault="008250E0" w:rsidP="008250E0">
            <w:pPr>
              <w:spacing w:after="0"/>
              <w:rPr>
                <w:del w:id="1057" w:author="Aleta Haflett" w:date="2014-11-18T13:01:00Z"/>
                <w:rFonts w:ascii="Gill Sans MT" w:hAnsi="Gill Sans MT" w:cs="Times New Roman"/>
                <w:w w:val="105"/>
              </w:rPr>
            </w:pPr>
            <w:del w:id="1058" w:author="Aleta Haflett" w:date="2014-11-18T13:01:00Z">
              <w:r w:rsidRPr="00BE068B" w:rsidDel="00BB3EC7">
                <w:rPr>
                  <w:rFonts w:ascii="Gill Sans MT" w:hAnsi="Gill Sans MT" w:cs="Times New Roman"/>
                  <w:w w:val="105"/>
                </w:rPr>
                <w:delText>9=Shingles</w:delText>
              </w:r>
            </w:del>
          </w:p>
          <w:p w14:paraId="630F7A12" w14:textId="21A4B033" w:rsidR="008250E0" w:rsidRPr="00BE068B" w:rsidDel="00BB3EC7" w:rsidRDefault="008250E0" w:rsidP="008250E0">
            <w:pPr>
              <w:spacing w:after="0"/>
              <w:rPr>
                <w:del w:id="1059" w:author="Aleta Haflett" w:date="2014-11-18T13:01:00Z"/>
                <w:rFonts w:ascii="Gill Sans MT" w:hAnsi="Gill Sans MT" w:cs="Times New Roman"/>
                <w:w w:val="105"/>
              </w:rPr>
            </w:pPr>
            <w:del w:id="1060" w:author="Aleta Haflett" w:date="2014-11-18T13:01:00Z">
              <w:r w:rsidRPr="00BE068B" w:rsidDel="00BB3EC7">
                <w:rPr>
                  <w:rFonts w:ascii="Gill Sans MT" w:hAnsi="Gill Sans MT" w:cs="Times New Roman"/>
                  <w:w w:val="105"/>
                </w:rPr>
                <w:delText>10=Plastic sheets</w:delText>
              </w:r>
            </w:del>
          </w:p>
          <w:p w14:paraId="3B5B737A" w14:textId="499C1F0F" w:rsidR="008250E0" w:rsidRPr="00BE068B" w:rsidDel="00BB3EC7" w:rsidRDefault="008250E0" w:rsidP="008250E0">
            <w:pPr>
              <w:spacing w:after="0"/>
              <w:rPr>
                <w:del w:id="1061" w:author="Aleta Haflett" w:date="2014-11-18T13:01:00Z"/>
                <w:rFonts w:ascii="Gill Sans MT" w:hAnsi="Gill Sans MT" w:cs="Times New Roman"/>
                <w:i/>
                <w:w w:val="105"/>
              </w:rPr>
            </w:pPr>
            <w:del w:id="1062" w:author="Aleta Haflett" w:date="2014-11-18T13:01:00Z">
              <w:r w:rsidRPr="00BE068B" w:rsidDel="00BB3EC7">
                <w:rPr>
                  <w:rFonts w:ascii="Gill Sans MT" w:hAnsi="Gill Sans MT"/>
                </w:rPr>
                <w:delText>97=Other, please specify</w:delText>
              </w:r>
            </w:del>
          </w:p>
        </w:tc>
        <w:tc>
          <w:tcPr>
            <w:tcW w:w="720" w:type="dxa"/>
            <w:tcBorders>
              <w:top w:val="single" w:sz="18" w:space="0" w:color="000000"/>
              <w:left w:val="single" w:sz="18" w:space="0" w:color="000000"/>
              <w:bottom w:val="single" w:sz="18" w:space="0" w:color="000000"/>
              <w:right w:val="single" w:sz="18" w:space="0" w:color="000000"/>
            </w:tcBorders>
          </w:tcPr>
          <w:p w14:paraId="3E69E4BD" w14:textId="05604CC8" w:rsidR="008250E0" w:rsidRPr="00BE068B" w:rsidDel="00BB3EC7" w:rsidRDefault="008250E0" w:rsidP="008250E0">
            <w:pPr>
              <w:spacing w:after="0"/>
              <w:rPr>
                <w:del w:id="1063" w:author="Aleta Haflett" w:date="2014-11-18T13:01:00Z"/>
                <w:rFonts w:ascii="Gill Sans MT" w:eastAsia="Calibri" w:hAnsi="Gill Sans MT" w:cs="Times New Roman"/>
                <w:i/>
                <w:color w:val="A6A6A6"/>
              </w:rPr>
            </w:pPr>
            <w:del w:id="1064" w:author="Aleta Haflett" w:date="2014-11-18T13:01:00Z">
              <w:r w:rsidRPr="00BE068B" w:rsidDel="00BB3EC7">
                <w:rPr>
                  <w:rFonts w:ascii="Gill Sans MT" w:eastAsia="Calibri" w:hAnsi="Gill Sans MT" w:cs="Times New Roman"/>
                  <w:i/>
                  <w:color w:val="A6A6A6"/>
                </w:rPr>
                <w:delText>(Code)</w:delText>
              </w:r>
            </w:del>
          </w:p>
        </w:tc>
      </w:tr>
      <w:tr w:rsidR="008250E0" w:rsidRPr="00BE068B" w:rsidDel="00BB3EC7" w14:paraId="5E18AE49" w14:textId="61E2CB7F" w:rsidTr="00DA1429">
        <w:trPr>
          <w:trHeight w:val="20"/>
          <w:del w:id="1065" w:author="Aleta Haflett" w:date="2014-11-18T13:01:00Z"/>
        </w:trPr>
        <w:tc>
          <w:tcPr>
            <w:tcW w:w="757" w:type="dxa"/>
            <w:tcBorders>
              <w:top w:val="single" w:sz="6" w:space="0" w:color="000000"/>
              <w:left w:val="single" w:sz="6" w:space="0" w:color="000000"/>
              <w:bottom w:val="single" w:sz="6" w:space="0" w:color="000000"/>
              <w:right w:val="single" w:sz="6" w:space="0" w:color="000000"/>
            </w:tcBorders>
          </w:tcPr>
          <w:p w14:paraId="03878FF9" w14:textId="1771FF13" w:rsidR="008250E0" w:rsidRPr="00BE068B" w:rsidDel="00BB3EC7" w:rsidRDefault="00DA1429" w:rsidP="008250E0">
            <w:pPr>
              <w:spacing w:afterLines="20" w:after="48" w:line="240" w:lineRule="auto"/>
              <w:ind w:left="119"/>
              <w:contextualSpacing/>
              <w:rPr>
                <w:del w:id="1066" w:author="Aleta Haflett" w:date="2014-11-18T13:01:00Z"/>
                <w:rFonts w:ascii="Gill Sans MT" w:hAnsi="Gill Sans MT"/>
                <w:w w:val="105"/>
              </w:rPr>
            </w:pPr>
            <w:del w:id="1067" w:author="Aleta Haflett" w:date="2014-11-18T13:01:00Z">
              <w:r w:rsidRPr="00BE068B" w:rsidDel="00BB3EC7">
                <w:rPr>
                  <w:rFonts w:ascii="Gill Sans MT" w:hAnsi="Gill Sans MT"/>
                  <w:w w:val="105"/>
                </w:rPr>
                <w:delText>N27b</w:delText>
              </w:r>
            </w:del>
          </w:p>
        </w:tc>
        <w:tc>
          <w:tcPr>
            <w:tcW w:w="4695" w:type="dxa"/>
            <w:gridSpan w:val="2"/>
            <w:tcBorders>
              <w:top w:val="single" w:sz="6" w:space="0" w:color="000000"/>
              <w:left w:val="single" w:sz="6" w:space="0" w:color="000000"/>
              <w:bottom w:val="single" w:sz="6" w:space="0" w:color="000000"/>
            </w:tcBorders>
          </w:tcPr>
          <w:p w14:paraId="02AB0420" w14:textId="0B5347BC" w:rsidR="008250E0" w:rsidRPr="00BE068B" w:rsidDel="00BB3EC7" w:rsidRDefault="008250E0" w:rsidP="00DA1429">
            <w:pPr>
              <w:spacing w:afterLines="20" w:after="48" w:line="240" w:lineRule="auto"/>
              <w:contextualSpacing/>
              <w:rPr>
                <w:del w:id="1068" w:author="Aleta Haflett" w:date="2014-11-18T13:01:00Z"/>
                <w:rFonts w:ascii="Gill Sans MT" w:hAnsi="Gill Sans MT"/>
                <w:w w:val="105"/>
              </w:rPr>
            </w:pPr>
            <w:del w:id="1069" w:author="Aleta Haflett" w:date="2014-11-18T13:01:00Z">
              <w:r w:rsidRPr="00BE068B" w:rsidDel="00BB3EC7">
                <w:rPr>
                  <w:rFonts w:ascii="Gill Sans MT" w:hAnsi="Gill Sans MT"/>
                  <w:w w:val="105"/>
                </w:rPr>
                <w:delText xml:space="preserve">If “Other,” please specify? </w:delText>
              </w:r>
            </w:del>
          </w:p>
        </w:tc>
        <w:tc>
          <w:tcPr>
            <w:tcW w:w="4665" w:type="dxa"/>
            <w:gridSpan w:val="3"/>
            <w:tcBorders>
              <w:top w:val="single" w:sz="18" w:space="0" w:color="000000"/>
              <w:left w:val="single" w:sz="18" w:space="0" w:color="000000"/>
              <w:bottom w:val="single" w:sz="18" w:space="0" w:color="000000"/>
              <w:right w:val="single" w:sz="18" w:space="0" w:color="000000"/>
            </w:tcBorders>
          </w:tcPr>
          <w:p w14:paraId="75C9E9BB" w14:textId="14F3A3E2" w:rsidR="008250E0" w:rsidRPr="00BE068B" w:rsidDel="00BB3EC7" w:rsidRDefault="008250E0" w:rsidP="008250E0">
            <w:pPr>
              <w:spacing w:afterLines="20" w:after="48" w:line="240" w:lineRule="auto"/>
              <w:contextualSpacing/>
              <w:rPr>
                <w:del w:id="1070" w:author="Aleta Haflett" w:date="2014-11-18T13:01:00Z"/>
                <w:rFonts w:ascii="Gill Sans MT" w:hAnsi="Gill Sans MT"/>
                <w:i/>
              </w:rPr>
            </w:pPr>
            <w:del w:id="1071" w:author="Aleta Haflett" w:date="2014-11-18T13:01:00Z">
              <w:r w:rsidRPr="00BE068B" w:rsidDel="00BB3EC7">
                <w:rPr>
                  <w:rFonts w:ascii="Gill Sans MT" w:hAnsi="Gill Sans MT"/>
                  <w:i/>
                </w:rPr>
                <w:delText>(Text)</w:delText>
              </w:r>
            </w:del>
          </w:p>
        </w:tc>
      </w:tr>
      <w:tr w:rsidR="008250E0" w:rsidRPr="00BE068B" w:rsidDel="00BB3EC7" w14:paraId="0A26854E" w14:textId="4F474EA0" w:rsidTr="00DA1429">
        <w:trPr>
          <w:trHeight w:val="20"/>
          <w:del w:id="1072" w:author="Aleta Haflett" w:date="2014-11-18T13:01:00Z"/>
        </w:trPr>
        <w:tc>
          <w:tcPr>
            <w:tcW w:w="757" w:type="dxa"/>
            <w:tcBorders>
              <w:top w:val="single" w:sz="4" w:space="0" w:color="000000"/>
              <w:left w:val="single" w:sz="4" w:space="0" w:color="000000"/>
              <w:bottom w:val="single" w:sz="4" w:space="0" w:color="000000"/>
              <w:right w:val="single" w:sz="4" w:space="0" w:color="auto"/>
            </w:tcBorders>
          </w:tcPr>
          <w:p w14:paraId="44A70899" w14:textId="761F6ECF" w:rsidR="008250E0" w:rsidRPr="00BE068B" w:rsidDel="00BB3EC7" w:rsidRDefault="00DA1429" w:rsidP="008250E0">
            <w:pPr>
              <w:spacing w:after="0"/>
              <w:rPr>
                <w:del w:id="1073" w:author="Aleta Haflett" w:date="2014-11-18T13:01:00Z"/>
                <w:rFonts w:ascii="Gill Sans MT" w:eastAsia="Calibri" w:hAnsi="Gill Sans MT" w:cs="Times New Roman"/>
                <w:w w:val="105"/>
              </w:rPr>
            </w:pPr>
            <w:del w:id="1074" w:author="Aleta Haflett" w:date="2014-11-18T13:01:00Z">
              <w:r w:rsidRPr="00BE068B" w:rsidDel="00BB3EC7">
                <w:rPr>
                  <w:rFonts w:ascii="Gill Sans MT" w:eastAsia="Calibri" w:hAnsi="Gill Sans MT" w:cs="Times New Roman"/>
                  <w:w w:val="105"/>
                </w:rPr>
                <w:delText>N28</w:delText>
              </w:r>
            </w:del>
          </w:p>
        </w:tc>
        <w:tc>
          <w:tcPr>
            <w:tcW w:w="4680" w:type="dxa"/>
            <w:tcBorders>
              <w:top w:val="single" w:sz="4" w:space="0" w:color="000000"/>
              <w:left w:val="single" w:sz="4" w:space="0" w:color="auto"/>
              <w:bottom w:val="single" w:sz="4" w:space="0" w:color="000000"/>
            </w:tcBorders>
          </w:tcPr>
          <w:p w14:paraId="5701A036" w14:textId="51448E9D" w:rsidR="008250E0" w:rsidRPr="00BE068B" w:rsidDel="00BB3EC7" w:rsidRDefault="008250E0" w:rsidP="008250E0">
            <w:pPr>
              <w:spacing w:after="0"/>
              <w:rPr>
                <w:del w:id="1075" w:author="Aleta Haflett" w:date="2014-11-18T13:01:00Z"/>
                <w:rFonts w:ascii="Gill Sans MT" w:eastAsia="Calibri" w:hAnsi="Gill Sans MT" w:cs="Times New Roman"/>
                <w:w w:val="105"/>
              </w:rPr>
            </w:pPr>
            <w:del w:id="1076" w:author="Aleta Haflett" w:date="2014-11-18T13:01:00Z">
              <w:r w:rsidRPr="00BE068B" w:rsidDel="00BB3EC7">
                <w:rPr>
                  <w:rFonts w:ascii="Gill Sans MT" w:hAnsi="Gill Sans MT"/>
                  <w:w w:val="105"/>
                </w:rPr>
                <w:delText>Is the respondent’s house painted? (</w:delText>
              </w:r>
              <w:r w:rsidRPr="00BE068B" w:rsidDel="00BB3EC7">
                <w:rPr>
                  <w:rFonts w:ascii="Gill Sans MT" w:hAnsi="Gill Sans MT"/>
                  <w:b/>
                  <w:w w:val="105"/>
                </w:rPr>
                <w:delText>housepaint</w:delText>
              </w:r>
              <w:r w:rsidRPr="00BE068B" w:rsidDel="00BB3EC7">
                <w:rPr>
                  <w:rFonts w:ascii="Gill Sans MT" w:hAnsi="Gill Sans MT"/>
                  <w:w w:val="105"/>
                </w:rPr>
                <w:delText>)</w:delText>
              </w:r>
            </w:del>
          </w:p>
        </w:tc>
        <w:tc>
          <w:tcPr>
            <w:tcW w:w="3960" w:type="dxa"/>
            <w:gridSpan w:val="3"/>
            <w:tcBorders>
              <w:top w:val="single" w:sz="4" w:space="0" w:color="000000"/>
              <w:bottom w:val="single" w:sz="4" w:space="0" w:color="000000"/>
              <w:right w:val="single" w:sz="18" w:space="0" w:color="000000"/>
            </w:tcBorders>
          </w:tcPr>
          <w:p w14:paraId="746C1BCB" w14:textId="3B2682DC" w:rsidR="008250E0" w:rsidRPr="00BE068B" w:rsidDel="00BB3EC7" w:rsidRDefault="008250E0" w:rsidP="008250E0">
            <w:pPr>
              <w:spacing w:after="0"/>
              <w:rPr>
                <w:del w:id="1077" w:author="Aleta Haflett" w:date="2014-11-18T13:01:00Z"/>
                <w:rFonts w:ascii="Gill Sans MT" w:hAnsi="Gill Sans MT"/>
              </w:rPr>
            </w:pPr>
            <w:del w:id="1078" w:author="Aleta Haflett" w:date="2014-11-18T12:55:00Z">
              <w:r w:rsidRPr="00BE068B" w:rsidDel="00A9561E">
                <w:rPr>
                  <w:rFonts w:ascii="Gill Sans MT" w:hAnsi="Gill Sans MT"/>
                </w:rPr>
                <w:delText>1</w:delText>
              </w:r>
            </w:del>
            <w:del w:id="1079" w:author="Aleta Haflett" w:date="2014-11-18T13:01:00Z">
              <w:r w:rsidRPr="00BE068B" w:rsidDel="00BB3EC7">
                <w:rPr>
                  <w:rFonts w:ascii="Gill Sans MT" w:hAnsi="Gill Sans MT"/>
                </w:rPr>
                <w:delText>=No</w:delText>
              </w:r>
            </w:del>
          </w:p>
          <w:p w14:paraId="72733553" w14:textId="60E859B0" w:rsidR="008250E0" w:rsidRPr="00BE068B" w:rsidDel="00BB3EC7" w:rsidRDefault="008250E0" w:rsidP="008250E0">
            <w:pPr>
              <w:spacing w:after="0"/>
              <w:rPr>
                <w:del w:id="1080" w:author="Aleta Haflett" w:date="2014-11-18T13:01:00Z"/>
                <w:rFonts w:ascii="Gill Sans MT" w:hAnsi="Gill Sans MT"/>
              </w:rPr>
            </w:pPr>
            <w:del w:id="1081" w:author="Aleta Haflett" w:date="2014-11-18T12:55:00Z">
              <w:r w:rsidRPr="00BE068B" w:rsidDel="00A9561E">
                <w:rPr>
                  <w:rFonts w:ascii="Gill Sans MT" w:hAnsi="Gill Sans MT"/>
                </w:rPr>
                <w:delText>2</w:delText>
              </w:r>
            </w:del>
            <w:del w:id="1082" w:author="Aleta Haflett" w:date="2014-11-18T13:01:00Z">
              <w:r w:rsidRPr="00BE068B" w:rsidDel="00BB3EC7">
                <w:rPr>
                  <w:rFonts w:ascii="Gill Sans MT" w:hAnsi="Gill Sans MT"/>
                </w:rPr>
                <w:delText xml:space="preserve">=Yes </w:delText>
              </w:r>
            </w:del>
          </w:p>
          <w:p w14:paraId="48D1B7A6" w14:textId="4CC5A1F5" w:rsidR="008250E0" w:rsidRPr="00BE068B" w:rsidDel="00BB3EC7" w:rsidRDefault="008250E0" w:rsidP="008250E0">
            <w:pPr>
              <w:spacing w:after="0"/>
              <w:rPr>
                <w:del w:id="1083" w:author="Aleta Haflett" w:date="2014-11-18T13:01:00Z"/>
                <w:rFonts w:ascii="Gill Sans MT" w:hAnsi="Gill Sans MT"/>
              </w:rPr>
            </w:pPr>
            <w:del w:id="1084" w:author="Aleta Haflett" w:date="2014-11-18T13:01:00Z">
              <w:r w:rsidRPr="00BE068B" w:rsidDel="00BB3EC7">
                <w:rPr>
                  <w:rFonts w:ascii="Gill Sans MT" w:hAnsi="Gill Sans MT"/>
                </w:rPr>
                <w:delText>888=Don’t know</w:delText>
              </w:r>
            </w:del>
          </w:p>
          <w:p w14:paraId="307F36F1" w14:textId="273D7622" w:rsidR="008250E0" w:rsidRPr="00BE068B" w:rsidDel="00BB3EC7" w:rsidRDefault="008250E0" w:rsidP="008250E0">
            <w:pPr>
              <w:spacing w:after="0"/>
              <w:rPr>
                <w:del w:id="1085" w:author="Aleta Haflett" w:date="2014-11-18T13:01:00Z"/>
                <w:rFonts w:ascii="Gill Sans MT" w:hAnsi="Gill Sans MT"/>
              </w:rPr>
            </w:pPr>
            <w:del w:id="1086" w:author="Aleta Haflett" w:date="2014-11-18T13:01:00Z">
              <w:r w:rsidRPr="00BE068B" w:rsidDel="00BB3EC7">
                <w:rPr>
                  <w:rFonts w:ascii="Gill Sans MT" w:hAnsi="Gill Sans MT"/>
                </w:rPr>
                <w:delText>999=Prefer not to respond</w:delText>
              </w:r>
            </w:del>
          </w:p>
        </w:tc>
        <w:tc>
          <w:tcPr>
            <w:tcW w:w="720" w:type="dxa"/>
            <w:tcBorders>
              <w:top w:val="single" w:sz="18" w:space="0" w:color="000000"/>
              <w:left w:val="single" w:sz="18" w:space="0" w:color="000000"/>
              <w:bottom w:val="single" w:sz="18" w:space="0" w:color="000000"/>
              <w:right w:val="single" w:sz="18" w:space="0" w:color="000000"/>
            </w:tcBorders>
          </w:tcPr>
          <w:p w14:paraId="1B6B9B03" w14:textId="7BE9B164" w:rsidR="008250E0" w:rsidRPr="00BE068B" w:rsidDel="00BB3EC7" w:rsidRDefault="008250E0" w:rsidP="008250E0">
            <w:pPr>
              <w:spacing w:after="0"/>
              <w:rPr>
                <w:del w:id="1087" w:author="Aleta Haflett" w:date="2014-11-18T13:01:00Z"/>
                <w:rFonts w:ascii="Gill Sans MT" w:eastAsia="Calibri" w:hAnsi="Gill Sans MT" w:cs="Times New Roman"/>
                <w:i/>
                <w:color w:val="A6A6A6"/>
              </w:rPr>
            </w:pPr>
            <w:del w:id="1088" w:author="Aleta Haflett" w:date="2014-11-18T13:01:00Z">
              <w:r w:rsidRPr="00BE068B" w:rsidDel="00BB3EC7">
                <w:rPr>
                  <w:rFonts w:ascii="Gill Sans MT" w:eastAsia="Calibri" w:hAnsi="Gill Sans MT" w:cs="Times New Roman"/>
                  <w:i/>
                  <w:color w:val="A6A6A6"/>
                </w:rPr>
                <w:delText>(Code)</w:delText>
              </w:r>
            </w:del>
          </w:p>
        </w:tc>
      </w:tr>
    </w:tbl>
    <w:p w14:paraId="3917AC56" w14:textId="77777777" w:rsidR="00DA7C5C" w:rsidRPr="00BE068B" w:rsidRDefault="00DA7C5C" w:rsidP="001512DD">
      <w:pPr>
        <w:spacing w:after="0" w:line="240" w:lineRule="auto"/>
        <w:contextualSpacing/>
        <w:rPr>
          <w:rFonts w:ascii="Gill Sans MT" w:hAnsi="Gill Sans MT"/>
        </w:rPr>
      </w:pPr>
    </w:p>
    <w:p w14:paraId="5C3B3B2E" w14:textId="3FBB26E0" w:rsidR="00DA7C5C" w:rsidRPr="00BE068B" w:rsidRDefault="008250E0" w:rsidP="001512DD">
      <w:pPr>
        <w:spacing w:after="0" w:line="240" w:lineRule="auto"/>
        <w:contextualSpacing/>
        <w:rPr>
          <w:rFonts w:ascii="Gill Sans MT" w:hAnsi="Gill Sans MT" w:cs="Times New Roman"/>
        </w:rPr>
      </w:pPr>
      <w:r w:rsidRPr="00BE068B">
        <w:rPr>
          <w:rFonts w:ascii="Gill Sans MT" w:hAnsi="Gill Sans MT" w:cs="Times New Roman"/>
        </w:rPr>
        <w:t>Please tell me how much your household spent on the fo</w:t>
      </w:r>
      <w:r w:rsidR="00DA1429" w:rsidRPr="00BE068B">
        <w:rPr>
          <w:rFonts w:ascii="Gill Sans MT" w:hAnsi="Gill Sans MT" w:cs="Times New Roman"/>
        </w:rPr>
        <w:t>llowing items in the past month in Z</w:t>
      </w:r>
      <w:ins w:id="1089" w:author="Heather Huntington" w:date="2014-11-17T22:50:00Z">
        <w:r w:rsidR="0006615C">
          <w:rPr>
            <w:rFonts w:ascii="Gill Sans MT" w:hAnsi="Gill Sans MT" w:cs="Times New Roman"/>
          </w:rPr>
          <w:t>M</w:t>
        </w:r>
      </w:ins>
      <w:r w:rsidR="00DA1429" w:rsidRPr="00BE068B">
        <w:rPr>
          <w:rFonts w:ascii="Gill Sans MT" w:hAnsi="Gill Sans MT" w:cs="Times New Roman"/>
        </w:rPr>
        <w:t>K</w:t>
      </w:r>
    </w:p>
    <w:tbl>
      <w:tblPr>
        <w:tblW w:w="10114" w:type="dxa"/>
        <w:tblInd w:w="-5" w:type="dxa"/>
        <w:tblLayout w:type="fixed"/>
        <w:tblCellMar>
          <w:left w:w="29" w:type="dxa"/>
          <w:right w:w="29" w:type="dxa"/>
        </w:tblCellMar>
        <w:tblLook w:val="0000" w:firstRow="0" w:lastRow="0" w:firstColumn="0" w:lastColumn="0" w:noHBand="0" w:noVBand="0"/>
      </w:tblPr>
      <w:tblGrid>
        <w:gridCol w:w="664"/>
        <w:gridCol w:w="7206"/>
        <w:gridCol w:w="2244"/>
      </w:tblGrid>
      <w:tr w:rsidR="008250E0" w:rsidRPr="00BE068B" w14:paraId="32DB6430" w14:textId="77777777" w:rsidTr="00DA1429">
        <w:trPr>
          <w:trHeight w:hRule="exact" w:val="367"/>
        </w:trPr>
        <w:tc>
          <w:tcPr>
            <w:tcW w:w="664" w:type="dxa"/>
            <w:tcBorders>
              <w:top w:val="single" w:sz="4" w:space="0" w:color="000000"/>
              <w:left w:val="single" w:sz="4" w:space="0" w:color="000000"/>
              <w:bottom w:val="single" w:sz="4" w:space="0" w:color="000000"/>
              <w:right w:val="single" w:sz="4" w:space="0" w:color="auto"/>
            </w:tcBorders>
          </w:tcPr>
          <w:p w14:paraId="38F5D7DD" w14:textId="1EDA5FFE" w:rsidR="008250E0" w:rsidRPr="00BE068B" w:rsidRDefault="00DA1429" w:rsidP="008250E0">
            <w:pPr>
              <w:rPr>
                <w:rFonts w:ascii="Gill Sans MT" w:hAnsi="Gill Sans MT"/>
                <w:w w:val="105"/>
              </w:rPr>
            </w:pPr>
            <w:r w:rsidRPr="00BE068B">
              <w:rPr>
                <w:rFonts w:ascii="Gill Sans MT" w:hAnsi="Gill Sans MT"/>
                <w:w w:val="105"/>
              </w:rPr>
              <w:t>N29</w:t>
            </w:r>
          </w:p>
        </w:tc>
        <w:tc>
          <w:tcPr>
            <w:tcW w:w="7206" w:type="dxa"/>
            <w:tcBorders>
              <w:top w:val="single" w:sz="4" w:space="0" w:color="000000"/>
              <w:left w:val="single" w:sz="4" w:space="0" w:color="auto"/>
              <w:bottom w:val="single" w:sz="4" w:space="0" w:color="000000"/>
              <w:right w:val="single" w:sz="18" w:space="0" w:color="000000"/>
            </w:tcBorders>
          </w:tcPr>
          <w:p w14:paraId="4A67166C" w14:textId="6EC50B33" w:rsidR="008250E0" w:rsidRPr="00BE068B" w:rsidRDefault="008250E0" w:rsidP="008250E0">
            <w:pPr>
              <w:spacing w:after="0"/>
              <w:rPr>
                <w:rFonts w:ascii="Gill Sans MT" w:hAnsi="Gill Sans MT"/>
                <w:w w:val="105"/>
              </w:rPr>
            </w:pPr>
            <w:r w:rsidRPr="00BE068B">
              <w:rPr>
                <w:rFonts w:ascii="Gill Sans MT" w:hAnsi="Gill Sans MT" w:cs="Times New Roman"/>
                <w:bCs/>
              </w:rPr>
              <w:t>Food (purchased)</w:t>
            </w:r>
          </w:p>
        </w:tc>
        <w:tc>
          <w:tcPr>
            <w:tcW w:w="2244" w:type="dxa"/>
            <w:tcBorders>
              <w:top w:val="single" w:sz="18" w:space="0" w:color="000000"/>
              <w:left w:val="single" w:sz="18" w:space="0" w:color="000000"/>
              <w:bottom w:val="single" w:sz="18" w:space="0" w:color="000000"/>
              <w:right w:val="single" w:sz="18" w:space="0" w:color="000000"/>
            </w:tcBorders>
          </w:tcPr>
          <w:p w14:paraId="6FD3FE9B" w14:textId="77777777" w:rsidR="008250E0" w:rsidRPr="00BE068B" w:rsidRDefault="008250E0" w:rsidP="008250E0">
            <w:pPr>
              <w:spacing w:after="0"/>
              <w:rPr>
                <w:rFonts w:ascii="Gill Sans MT" w:hAnsi="Gill Sans MT"/>
                <w:i/>
                <w:color w:val="A6A6A6" w:themeColor="background1" w:themeShade="A6"/>
              </w:rPr>
            </w:pPr>
            <w:r w:rsidRPr="00BE068B">
              <w:rPr>
                <w:rFonts w:ascii="Gill Sans MT" w:hAnsi="Gill Sans MT"/>
                <w:i/>
                <w:color w:val="A6A6A6" w:themeColor="background1" w:themeShade="A6"/>
              </w:rPr>
              <w:t>(Integer)</w:t>
            </w:r>
          </w:p>
        </w:tc>
      </w:tr>
      <w:tr w:rsidR="008250E0" w:rsidRPr="00BE068B" w14:paraId="49EB3D72" w14:textId="77777777" w:rsidTr="00DA1429">
        <w:trPr>
          <w:trHeight w:hRule="exact" w:val="367"/>
        </w:trPr>
        <w:tc>
          <w:tcPr>
            <w:tcW w:w="664" w:type="dxa"/>
            <w:tcBorders>
              <w:top w:val="single" w:sz="4" w:space="0" w:color="000000"/>
              <w:left w:val="single" w:sz="4" w:space="0" w:color="000000"/>
              <w:bottom w:val="single" w:sz="4" w:space="0" w:color="000000"/>
              <w:right w:val="single" w:sz="4" w:space="0" w:color="auto"/>
            </w:tcBorders>
          </w:tcPr>
          <w:p w14:paraId="259F6439" w14:textId="3AA16552" w:rsidR="008250E0" w:rsidRPr="00BE068B" w:rsidRDefault="00DA1429" w:rsidP="008250E0">
            <w:pPr>
              <w:rPr>
                <w:rFonts w:ascii="Gill Sans MT" w:hAnsi="Gill Sans MT"/>
                <w:w w:val="105"/>
              </w:rPr>
            </w:pPr>
            <w:r w:rsidRPr="00BE068B">
              <w:rPr>
                <w:rFonts w:ascii="Gill Sans MT" w:hAnsi="Gill Sans MT"/>
                <w:w w:val="105"/>
              </w:rPr>
              <w:t>N30</w:t>
            </w:r>
          </w:p>
        </w:tc>
        <w:tc>
          <w:tcPr>
            <w:tcW w:w="7206" w:type="dxa"/>
            <w:tcBorders>
              <w:top w:val="single" w:sz="4" w:space="0" w:color="000000"/>
              <w:left w:val="single" w:sz="4" w:space="0" w:color="auto"/>
              <w:bottom w:val="single" w:sz="4" w:space="0" w:color="000000"/>
              <w:right w:val="single" w:sz="18" w:space="0" w:color="000000"/>
            </w:tcBorders>
          </w:tcPr>
          <w:p w14:paraId="6ED4AFED" w14:textId="184B932C" w:rsidR="008250E0" w:rsidRPr="00BE068B" w:rsidRDefault="008250E0" w:rsidP="008250E0">
            <w:pPr>
              <w:spacing w:after="0"/>
              <w:rPr>
                <w:rFonts w:ascii="Gill Sans MT" w:hAnsi="Gill Sans MT"/>
                <w:w w:val="105"/>
              </w:rPr>
            </w:pPr>
            <w:r w:rsidRPr="00BE068B">
              <w:rPr>
                <w:rFonts w:ascii="Gill Sans MT" w:hAnsi="Gill Sans MT" w:cs="Times New Roman"/>
                <w:bCs/>
              </w:rPr>
              <w:t>Domestic energy</w:t>
            </w:r>
            <w:r w:rsidRPr="00BE068B">
              <w:rPr>
                <w:rFonts w:ascii="Gill Sans MT" w:eastAsia="Times New Roman" w:hAnsi="Gill Sans MT" w:cs="Times New Roman"/>
              </w:rPr>
              <w:t xml:space="preserve"> </w:t>
            </w:r>
          </w:p>
        </w:tc>
        <w:tc>
          <w:tcPr>
            <w:tcW w:w="2244" w:type="dxa"/>
            <w:tcBorders>
              <w:top w:val="single" w:sz="18" w:space="0" w:color="000000"/>
              <w:left w:val="single" w:sz="18" w:space="0" w:color="000000"/>
              <w:bottom w:val="single" w:sz="18" w:space="0" w:color="000000"/>
              <w:right w:val="single" w:sz="18" w:space="0" w:color="000000"/>
            </w:tcBorders>
          </w:tcPr>
          <w:p w14:paraId="706E1367" w14:textId="77777777" w:rsidR="008250E0" w:rsidRPr="00BE068B" w:rsidRDefault="008250E0" w:rsidP="008250E0">
            <w:pPr>
              <w:spacing w:after="0"/>
              <w:rPr>
                <w:rFonts w:ascii="Gill Sans MT" w:hAnsi="Gill Sans MT"/>
                <w:i/>
                <w:color w:val="A6A6A6" w:themeColor="background1" w:themeShade="A6"/>
              </w:rPr>
            </w:pPr>
            <w:r w:rsidRPr="00BE068B">
              <w:rPr>
                <w:rFonts w:ascii="Gill Sans MT" w:hAnsi="Gill Sans MT"/>
                <w:i/>
                <w:color w:val="A6A6A6" w:themeColor="background1" w:themeShade="A6"/>
              </w:rPr>
              <w:t>(Integer)</w:t>
            </w:r>
          </w:p>
        </w:tc>
      </w:tr>
    </w:tbl>
    <w:p w14:paraId="092F91C4" w14:textId="77777777" w:rsidR="008250E0" w:rsidRPr="00BE068B" w:rsidRDefault="008250E0" w:rsidP="008250E0">
      <w:pPr>
        <w:spacing w:after="0" w:line="240" w:lineRule="auto"/>
        <w:contextualSpacing/>
        <w:rPr>
          <w:rFonts w:ascii="Gill Sans MT" w:hAnsi="Gill Sans MT"/>
        </w:rPr>
      </w:pPr>
    </w:p>
    <w:p w14:paraId="73E40271" w14:textId="09CF3E03" w:rsidR="008250E0" w:rsidRPr="00BE068B" w:rsidRDefault="008250E0" w:rsidP="008250E0">
      <w:pPr>
        <w:spacing w:after="0" w:line="240" w:lineRule="auto"/>
        <w:contextualSpacing/>
        <w:rPr>
          <w:rFonts w:ascii="Gill Sans MT" w:hAnsi="Gill Sans MT"/>
        </w:rPr>
      </w:pPr>
      <w:r w:rsidRPr="00BE068B">
        <w:rPr>
          <w:rFonts w:ascii="Gill Sans MT" w:hAnsi="Gill Sans MT"/>
        </w:rPr>
        <w:t>Please tell me how much your household spent on the f</w:t>
      </w:r>
      <w:r w:rsidR="00DA1429" w:rsidRPr="00BE068B">
        <w:rPr>
          <w:rFonts w:ascii="Gill Sans MT" w:hAnsi="Gill Sans MT"/>
        </w:rPr>
        <w:t>ollowing items in the past year (in Z</w:t>
      </w:r>
      <w:ins w:id="1090" w:author="Heather Huntington" w:date="2014-11-17T22:51:00Z">
        <w:r w:rsidR="0006615C">
          <w:rPr>
            <w:rFonts w:ascii="Gill Sans MT" w:hAnsi="Gill Sans MT"/>
          </w:rPr>
          <w:t>M</w:t>
        </w:r>
      </w:ins>
      <w:r w:rsidR="00DA1429" w:rsidRPr="00BE068B">
        <w:rPr>
          <w:rFonts w:ascii="Gill Sans MT" w:hAnsi="Gill Sans MT"/>
        </w:rPr>
        <w:t>K)</w:t>
      </w:r>
    </w:p>
    <w:tbl>
      <w:tblPr>
        <w:tblW w:w="10114" w:type="dxa"/>
        <w:tblInd w:w="-5" w:type="dxa"/>
        <w:tblLayout w:type="fixed"/>
        <w:tblCellMar>
          <w:left w:w="29" w:type="dxa"/>
          <w:right w:w="29" w:type="dxa"/>
        </w:tblCellMar>
        <w:tblLook w:val="0000" w:firstRow="0" w:lastRow="0" w:firstColumn="0" w:lastColumn="0" w:noHBand="0" w:noVBand="0"/>
      </w:tblPr>
      <w:tblGrid>
        <w:gridCol w:w="664"/>
        <w:gridCol w:w="7206"/>
        <w:gridCol w:w="2244"/>
      </w:tblGrid>
      <w:tr w:rsidR="003D65F2" w:rsidRPr="00BE068B" w14:paraId="04E1A3BB" w14:textId="77777777" w:rsidTr="0090229E">
        <w:trPr>
          <w:trHeight w:hRule="exact" w:val="367"/>
        </w:trPr>
        <w:tc>
          <w:tcPr>
            <w:tcW w:w="10114" w:type="dxa"/>
            <w:gridSpan w:val="3"/>
            <w:tcBorders>
              <w:top w:val="single" w:sz="4" w:space="0" w:color="000000"/>
              <w:left w:val="single" w:sz="4" w:space="0" w:color="000000"/>
              <w:bottom w:val="single" w:sz="4" w:space="0" w:color="000000"/>
              <w:right w:val="single" w:sz="18" w:space="0" w:color="000000"/>
            </w:tcBorders>
          </w:tcPr>
          <w:p w14:paraId="214FFCAB" w14:textId="70344F5C" w:rsidR="003D65F2" w:rsidRPr="00BE068B" w:rsidRDefault="003D65F2" w:rsidP="008250E0">
            <w:pPr>
              <w:spacing w:after="0"/>
              <w:rPr>
                <w:rFonts w:ascii="Gill Sans MT" w:hAnsi="Gill Sans MT"/>
                <w:w w:val="105"/>
              </w:rPr>
            </w:pPr>
            <w:r w:rsidRPr="00BE068B">
              <w:rPr>
                <w:rFonts w:ascii="Gill Sans MT" w:hAnsi="Gill Sans MT" w:cs="Times New Roman"/>
                <w:bCs/>
              </w:rPr>
              <w:t>Farming Expenses</w:t>
            </w:r>
          </w:p>
          <w:p w14:paraId="169C4A78" w14:textId="55DD2E8F" w:rsidR="003D65F2" w:rsidRPr="00BE068B" w:rsidRDefault="003D65F2" w:rsidP="008250E0">
            <w:pPr>
              <w:spacing w:after="0"/>
              <w:rPr>
                <w:rFonts w:ascii="Gill Sans MT" w:hAnsi="Gill Sans MT"/>
                <w:i/>
                <w:color w:val="A6A6A6" w:themeColor="background1" w:themeShade="A6"/>
              </w:rPr>
            </w:pPr>
            <w:r w:rsidRPr="00BE068B">
              <w:rPr>
                <w:rFonts w:ascii="Gill Sans MT" w:hAnsi="Gill Sans MT"/>
                <w:i/>
                <w:color w:val="A6A6A6" w:themeColor="background1" w:themeShade="A6"/>
              </w:rPr>
              <w:t>(Integer)</w:t>
            </w:r>
          </w:p>
        </w:tc>
      </w:tr>
      <w:tr w:rsidR="003D65F2" w:rsidRPr="00BE068B" w14:paraId="150ABDD8" w14:textId="77777777" w:rsidTr="00DA1429">
        <w:trPr>
          <w:trHeight w:hRule="exact" w:val="367"/>
        </w:trPr>
        <w:tc>
          <w:tcPr>
            <w:tcW w:w="664" w:type="dxa"/>
            <w:tcBorders>
              <w:top w:val="single" w:sz="4" w:space="0" w:color="000000"/>
              <w:left w:val="single" w:sz="4" w:space="0" w:color="000000"/>
              <w:bottom w:val="single" w:sz="4" w:space="0" w:color="000000"/>
              <w:right w:val="single" w:sz="4" w:space="0" w:color="auto"/>
            </w:tcBorders>
          </w:tcPr>
          <w:p w14:paraId="5DC3DBDE" w14:textId="77777777" w:rsidR="003D65F2" w:rsidRPr="00BE068B" w:rsidRDefault="003D65F2" w:rsidP="008250E0">
            <w:pPr>
              <w:rPr>
                <w:rFonts w:ascii="Gill Sans MT" w:hAnsi="Gill Sans MT"/>
                <w:w w:val="105"/>
              </w:rPr>
            </w:pPr>
          </w:p>
        </w:tc>
        <w:tc>
          <w:tcPr>
            <w:tcW w:w="7206" w:type="dxa"/>
            <w:tcBorders>
              <w:top w:val="single" w:sz="4" w:space="0" w:color="000000"/>
              <w:left w:val="single" w:sz="4" w:space="0" w:color="auto"/>
              <w:bottom w:val="single" w:sz="4" w:space="0" w:color="000000"/>
              <w:right w:val="single" w:sz="18" w:space="0" w:color="000000"/>
            </w:tcBorders>
          </w:tcPr>
          <w:p w14:paraId="3DD6BD5F" w14:textId="204ADB3A" w:rsidR="003D65F2" w:rsidRPr="00BE068B" w:rsidDel="003D65F2" w:rsidRDefault="003D65F2" w:rsidP="008250E0">
            <w:pPr>
              <w:spacing w:after="0"/>
              <w:rPr>
                <w:rFonts w:ascii="Gill Sans MT" w:hAnsi="Gill Sans MT" w:cs="Times New Roman"/>
                <w:bCs/>
              </w:rPr>
            </w:pPr>
            <w:r w:rsidRPr="00BE068B">
              <w:rPr>
                <w:rFonts w:ascii="Gill Sans MT" w:hAnsi="Gill Sans MT" w:cs="Times New Roman"/>
                <w:bCs/>
              </w:rPr>
              <w:t>Seeds</w:t>
            </w:r>
          </w:p>
        </w:tc>
        <w:tc>
          <w:tcPr>
            <w:tcW w:w="2244" w:type="dxa"/>
            <w:tcBorders>
              <w:top w:val="single" w:sz="18" w:space="0" w:color="000000"/>
              <w:left w:val="single" w:sz="18" w:space="0" w:color="000000"/>
              <w:bottom w:val="single" w:sz="18" w:space="0" w:color="000000"/>
              <w:right w:val="single" w:sz="18" w:space="0" w:color="000000"/>
            </w:tcBorders>
          </w:tcPr>
          <w:p w14:paraId="722BCAAA" w14:textId="77777777" w:rsidR="003D65F2" w:rsidRPr="00BE068B" w:rsidRDefault="003D65F2" w:rsidP="008250E0">
            <w:pPr>
              <w:spacing w:after="0"/>
              <w:rPr>
                <w:rFonts w:ascii="Gill Sans MT" w:hAnsi="Gill Sans MT"/>
                <w:i/>
                <w:color w:val="A6A6A6" w:themeColor="background1" w:themeShade="A6"/>
              </w:rPr>
            </w:pPr>
          </w:p>
        </w:tc>
      </w:tr>
      <w:tr w:rsidR="003D65F2" w:rsidRPr="00BE068B" w14:paraId="6B2C57A6" w14:textId="77777777" w:rsidTr="00DA1429">
        <w:trPr>
          <w:trHeight w:hRule="exact" w:val="367"/>
        </w:trPr>
        <w:tc>
          <w:tcPr>
            <w:tcW w:w="664" w:type="dxa"/>
            <w:tcBorders>
              <w:top w:val="single" w:sz="4" w:space="0" w:color="000000"/>
              <w:left w:val="single" w:sz="4" w:space="0" w:color="000000"/>
              <w:bottom w:val="single" w:sz="4" w:space="0" w:color="000000"/>
              <w:right w:val="single" w:sz="4" w:space="0" w:color="auto"/>
            </w:tcBorders>
          </w:tcPr>
          <w:p w14:paraId="512BFA66" w14:textId="77777777" w:rsidR="003D65F2" w:rsidRPr="00BE068B" w:rsidRDefault="003D65F2" w:rsidP="008250E0">
            <w:pPr>
              <w:rPr>
                <w:rFonts w:ascii="Gill Sans MT" w:hAnsi="Gill Sans MT"/>
                <w:w w:val="105"/>
              </w:rPr>
            </w:pPr>
          </w:p>
        </w:tc>
        <w:tc>
          <w:tcPr>
            <w:tcW w:w="7206" w:type="dxa"/>
            <w:tcBorders>
              <w:top w:val="single" w:sz="4" w:space="0" w:color="000000"/>
              <w:left w:val="single" w:sz="4" w:space="0" w:color="auto"/>
              <w:bottom w:val="single" w:sz="4" w:space="0" w:color="000000"/>
              <w:right w:val="single" w:sz="18" w:space="0" w:color="000000"/>
            </w:tcBorders>
          </w:tcPr>
          <w:p w14:paraId="1F3206BB" w14:textId="72C900F5" w:rsidR="003D65F2" w:rsidRPr="00BE068B" w:rsidDel="003D65F2" w:rsidRDefault="003D65F2" w:rsidP="008250E0">
            <w:pPr>
              <w:spacing w:after="0"/>
              <w:rPr>
                <w:rFonts w:ascii="Gill Sans MT" w:hAnsi="Gill Sans MT" w:cs="Times New Roman"/>
                <w:bCs/>
              </w:rPr>
            </w:pPr>
            <w:r w:rsidRPr="00BE068B">
              <w:rPr>
                <w:rFonts w:ascii="Gill Sans MT" w:hAnsi="Gill Sans MT" w:cs="Times New Roman"/>
                <w:bCs/>
              </w:rPr>
              <w:t>Equipment</w:t>
            </w:r>
          </w:p>
        </w:tc>
        <w:tc>
          <w:tcPr>
            <w:tcW w:w="2244" w:type="dxa"/>
            <w:tcBorders>
              <w:top w:val="single" w:sz="18" w:space="0" w:color="000000"/>
              <w:left w:val="single" w:sz="18" w:space="0" w:color="000000"/>
              <w:bottom w:val="single" w:sz="18" w:space="0" w:color="000000"/>
              <w:right w:val="single" w:sz="18" w:space="0" w:color="000000"/>
            </w:tcBorders>
          </w:tcPr>
          <w:p w14:paraId="5D38E815" w14:textId="77777777" w:rsidR="003D65F2" w:rsidRPr="00BE068B" w:rsidRDefault="003D65F2" w:rsidP="008250E0">
            <w:pPr>
              <w:spacing w:after="0"/>
              <w:rPr>
                <w:rFonts w:ascii="Gill Sans MT" w:hAnsi="Gill Sans MT"/>
                <w:i/>
                <w:color w:val="A6A6A6" w:themeColor="background1" w:themeShade="A6"/>
              </w:rPr>
            </w:pPr>
          </w:p>
        </w:tc>
      </w:tr>
      <w:tr w:rsidR="003D65F2" w:rsidRPr="00BE068B" w14:paraId="17D9F9A5" w14:textId="77777777" w:rsidTr="00DA1429">
        <w:trPr>
          <w:trHeight w:hRule="exact" w:val="367"/>
        </w:trPr>
        <w:tc>
          <w:tcPr>
            <w:tcW w:w="664" w:type="dxa"/>
            <w:tcBorders>
              <w:top w:val="single" w:sz="4" w:space="0" w:color="000000"/>
              <w:left w:val="single" w:sz="4" w:space="0" w:color="000000"/>
              <w:bottom w:val="single" w:sz="4" w:space="0" w:color="000000"/>
              <w:right w:val="single" w:sz="4" w:space="0" w:color="auto"/>
            </w:tcBorders>
          </w:tcPr>
          <w:p w14:paraId="72F1A75E" w14:textId="77777777" w:rsidR="003D65F2" w:rsidRPr="00BE068B" w:rsidRDefault="003D65F2" w:rsidP="008250E0">
            <w:pPr>
              <w:rPr>
                <w:rFonts w:ascii="Gill Sans MT" w:hAnsi="Gill Sans MT"/>
                <w:w w:val="105"/>
              </w:rPr>
            </w:pPr>
          </w:p>
        </w:tc>
        <w:tc>
          <w:tcPr>
            <w:tcW w:w="7206" w:type="dxa"/>
            <w:tcBorders>
              <w:top w:val="single" w:sz="4" w:space="0" w:color="000000"/>
              <w:left w:val="single" w:sz="4" w:space="0" w:color="auto"/>
              <w:bottom w:val="single" w:sz="4" w:space="0" w:color="000000"/>
              <w:right w:val="single" w:sz="18" w:space="0" w:color="000000"/>
            </w:tcBorders>
          </w:tcPr>
          <w:p w14:paraId="3BAEB2E4" w14:textId="24369C62" w:rsidR="003D65F2" w:rsidRPr="00BE068B" w:rsidDel="003D65F2" w:rsidRDefault="003D65F2" w:rsidP="008250E0">
            <w:pPr>
              <w:spacing w:after="0"/>
              <w:rPr>
                <w:rFonts w:ascii="Gill Sans MT" w:hAnsi="Gill Sans MT" w:cs="Times New Roman"/>
                <w:bCs/>
              </w:rPr>
            </w:pPr>
            <w:r w:rsidRPr="00BE068B">
              <w:rPr>
                <w:rFonts w:ascii="Gill Sans MT" w:hAnsi="Gill Sans MT" w:cs="Times New Roman"/>
                <w:bCs/>
              </w:rPr>
              <w:t>Fertilizer</w:t>
            </w:r>
          </w:p>
        </w:tc>
        <w:tc>
          <w:tcPr>
            <w:tcW w:w="2244" w:type="dxa"/>
            <w:tcBorders>
              <w:top w:val="single" w:sz="18" w:space="0" w:color="000000"/>
              <w:left w:val="single" w:sz="18" w:space="0" w:color="000000"/>
              <w:bottom w:val="single" w:sz="18" w:space="0" w:color="000000"/>
              <w:right w:val="single" w:sz="18" w:space="0" w:color="000000"/>
            </w:tcBorders>
          </w:tcPr>
          <w:p w14:paraId="3811A454" w14:textId="77777777" w:rsidR="003D65F2" w:rsidRPr="00BE068B" w:rsidRDefault="003D65F2" w:rsidP="008250E0">
            <w:pPr>
              <w:spacing w:after="0"/>
              <w:rPr>
                <w:rFonts w:ascii="Gill Sans MT" w:hAnsi="Gill Sans MT"/>
                <w:i/>
                <w:color w:val="A6A6A6" w:themeColor="background1" w:themeShade="A6"/>
              </w:rPr>
            </w:pPr>
          </w:p>
        </w:tc>
      </w:tr>
      <w:tr w:rsidR="003D65F2" w:rsidRPr="00BE068B" w14:paraId="4FA25D4F" w14:textId="77777777" w:rsidTr="00DA1429">
        <w:trPr>
          <w:trHeight w:hRule="exact" w:val="367"/>
        </w:trPr>
        <w:tc>
          <w:tcPr>
            <w:tcW w:w="664" w:type="dxa"/>
            <w:tcBorders>
              <w:top w:val="single" w:sz="4" w:space="0" w:color="000000"/>
              <w:left w:val="single" w:sz="4" w:space="0" w:color="000000"/>
              <w:bottom w:val="single" w:sz="4" w:space="0" w:color="000000"/>
              <w:right w:val="single" w:sz="4" w:space="0" w:color="auto"/>
            </w:tcBorders>
          </w:tcPr>
          <w:p w14:paraId="6C355611" w14:textId="77777777" w:rsidR="003D65F2" w:rsidRPr="00BE068B" w:rsidRDefault="003D65F2" w:rsidP="008250E0">
            <w:pPr>
              <w:rPr>
                <w:rFonts w:ascii="Gill Sans MT" w:hAnsi="Gill Sans MT"/>
                <w:w w:val="105"/>
              </w:rPr>
            </w:pPr>
          </w:p>
        </w:tc>
        <w:tc>
          <w:tcPr>
            <w:tcW w:w="7206" w:type="dxa"/>
            <w:tcBorders>
              <w:top w:val="single" w:sz="4" w:space="0" w:color="000000"/>
              <w:left w:val="single" w:sz="4" w:space="0" w:color="auto"/>
              <w:bottom w:val="single" w:sz="4" w:space="0" w:color="000000"/>
              <w:right w:val="single" w:sz="18" w:space="0" w:color="000000"/>
            </w:tcBorders>
          </w:tcPr>
          <w:p w14:paraId="5533C3EF" w14:textId="24D4F29B" w:rsidR="003D65F2" w:rsidRPr="00BE068B" w:rsidRDefault="003D65F2" w:rsidP="008250E0">
            <w:pPr>
              <w:spacing w:after="0"/>
              <w:rPr>
                <w:rFonts w:ascii="Gill Sans MT" w:hAnsi="Gill Sans MT" w:cs="Times New Roman"/>
                <w:bCs/>
              </w:rPr>
            </w:pPr>
            <w:r w:rsidRPr="00BE068B">
              <w:rPr>
                <w:rFonts w:ascii="Gill Sans MT" w:hAnsi="Gill Sans MT" w:cs="Times New Roman"/>
                <w:bCs/>
              </w:rPr>
              <w:t>Transport inputs</w:t>
            </w:r>
          </w:p>
        </w:tc>
        <w:tc>
          <w:tcPr>
            <w:tcW w:w="2244" w:type="dxa"/>
            <w:tcBorders>
              <w:top w:val="single" w:sz="18" w:space="0" w:color="000000"/>
              <w:left w:val="single" w:sz="18" w:space="0" w:color="000000"/>
              <w:bottom w:val="single" w:sz="18" w:space="0" w:color="000000"/>
              <w:right w:val="single" w:sz="18" w:space="0" w:color="000000"/>
            </w:tcBorders>
          </w:tcPr>
          <w:p w14:paraId="3DF0881C" w14:textId="77777777" w:rsidR="003D65F2" w:rsidRPr="00BE068B" w:rsidRDefault="003D65F2" w:rsidP="008250E0">
            <w:pPr>
              <w:spacing w:after="0"/>
              <w:rPr>
                <w:rFonts w:ascii="Gill Sans MT" w:hAnsi="Gill Sans MT"/>
                <w:i/>
                <w:color w:val="A6A6A6" w:themeColor="background1" w:themeShade="A6"/>
              </w:rPr>
            </w:pPr>
          </w:p>
        </w:tc>
      </w:tr>
      <w:tr w:rsidR="003D65F2" w:rsidRPr="00BE068B" w14:paraId="2905D2D3" w14:textId="77777777" w:rsidTr="00DA1429">
        <w:trPr>
          <w:trHeight w:hRule="exact" w:val="367"/>
        </w:trPr>
        <w:tc>
          <w:tcPr>
            <w:tcW w:w="664" w:type="dxa"/>
            <w:tcBorders>
              <w:top w:val="single" w:sz="4" w:space="0" w:color="000000"/>
              <w:left w:val="single" w:sz="4" w:space="0" w:color="000000"/>
              <w:bottom w:val="single" w:sz="4" w:space="0" w:color="000000"/>
              <w:right w:val="single" w:sz="4" w:space="0" w:color="auto"/>
            </w:tcBorders>
          </w:tcPr>
          <w:p w14:paraId="72235157" w14:textId="77777777" w:rsidR="003D65F2" w:rsidRPr="00BE068B" w:rsidRDefault="003D65F2" w:rsidP="008250E0">
            <w:pPr>
              <w:rPr>
                <w:rFonts w:ascii="Gill Sans MT" w:hAnsi="Gill Sans MT"/>
                <w:w w:val="105"/>
              </w:rPr>
            </w:pPr>
          </w:p>
        </w:tc>
        <w:tc>
          <w:tcPr>
            <w:tcW w:w="7206" w:type="dxa"/>
            <w:tcBorders>
              <w:top w:val="single" w:sz="4" w:space="0" w:color="000000"/>
              <w:left w:val="single" w:sz="4" w:space="0" w:color="auto"/>
              <w:bottom w:val="single" w:sz="4" w:space="0" w:color="000000"/>
              <w:right w:val="single" w:sz="18" w:space="0" w:color="000000"/>
            </w:tcBorders>
          </w:tcPr>
          <w:p w14:paraId="4FF45F21" w14:textId="186BD9E3" w:rsidR="003D65F2" w:rsidRPr="00BE068B" w:rsidRDefault="003D65F2" w:rsidP="008250E0">
            <w:pPr>
              <w:spacing w:after="0"/>
              <w:rPr>
                <w:rFonts w:ascii="Gill Sans MT" w:hAnsi="Gill Sans MT" w:cs="Times New Roman"/>
                <w:bCs/>
              </w:rPr>
            </w:pPr>
            <w:r w:rsidRPr="00BE068B">
              <w:rPr>
                <w:rFonts w:ascii="Gill Sans MT" w:hAnsi="Gill Sans MT" w:cs="Times New Roman"/>
                <w:bCs/>
              </w:rPr>
              <w:t>Transport produce</w:t>
            </w:r>
          </w:p>
        </w:tc>
        <w:tc>
          <w:tcPr>
            <w:tcW w:w="2244" w:type="dxa"/>
            <w:tcBorders>
              <w:top w:val="single" w:sz="18" w:space="0" w:color="000000"/>
              <w:left w:val="single" w:sz="18" w:space="0" w:color="000000"/>
              <w:bottom w:val="single" w:sz="18" w:space="0" w:color="000000"/>
              <w:right w:val="single" w:sz="18" w:space="0" w:color="000000"/>
            </w:tcBorders>
          </w:tcPr>
          <w:p w14:paraId="6CF25DCF" w14:textId="77777777" w:rsidR="003D65F2" w:rsidRPr="00BE068B" w:rsidRDefault="003D65F2" w:rsidP="008250E0">
            <w:pPr>
              <w:spacing w:after="0"/>
              <w:rPr>
                <w:rFonts w:ascii="Gill Sans MT" w:hAnsi="Gill Sans MT"/>
                <w:i/>
                <w:color w:val="A6A6A6" w:themeColor="background1" w:themeShade="A6"/>
              </w:rPr>
            </w:pPr>
          </w:p>
        </w:tc>
      </w:tr>
      <w:tr w:rsidR="003D65F2" w:rsidRPr="00BE068B" w14:paraId="0138BF53" w14:textId="77777777" w:rsidTr="00DA1429">
        <w:trPr>
          <w:trHeight w:hRule="exact" w:val="367"/>
        </w:trPr>
        <w:tc>
          <w:tcPr>
            <w:tcW w:w="664" w:type="dxa"/>
            <w:tcBorders>
              <w:top w:val="single" w:sz="4" w:space="0" w:color="000000"/>
              <w:left w:val="single" w:sz="4" w:space="0" w:color="000000"/>
              <w:bottom w:val="single" w:sz="4" w:space="0" w:color="000000"/>
              <w:right w:val="single" w:sz="4" w:space="0" w:color="auto"/>
            </w:tcBorders>
          </w:tcPr>
          <w:p w14:paraId="238EE48F" w14:textId="77777777" w:rsidR="003D65F2" w:rsidRPr="00BE068B" w:rsidRDefault="003D65F2" w:rsidP="008250E0">
            <w:pPr>
              <w:rPr>
                <w:rFonts w:ascii="Gill Sans MT" w:hAnsi="Gill Sans MT"/>
                <w:w w:val="105"/>
              </w:rPr>
            </w:pPr>
          </w:p>
        </w:tc>
        <w:tc>
          <w:tcPr>
            <w:tcW w:w="7206" w:type="dxa"/>
            <w:tcBorders>
              <w:top w:val="single" w:sz="4" w:space="0" w:color="000000"/>
              <w:left w:val="single" w:sz="4" w:space="0" w:color="auto"/>
              <w:bottom w:val="single" w:sz="4" w:space="0" w:color="000000"/>
              <w:right w:val="single" w:sz="18" w:space="0" w:color="000000"/>
            </w:tcBorders>
          </w:tcPr>
          <w:p w14:paraId="3BE319D7" w14:textId="7C928811" w:rsidR="003D65F2" w:rsidRPr="00BE068B" w:rsidRDefault="003D65F2" w:rsidP="008250E0">
            <w:pPr>
              <w:spacing w:after="0"/>
              <w:rPr>
                <w:rFonts w:ascii="Gill Sans MT" w:hAnsi="Gill Sans MT" w:cs="Times New Roman"/>
                <w:bCs/>
              </w:rPr>
            </w:pPr>
            <w:r w:rsidRPr="00BE068B">
              <w:rPr>
                <w:rFonts w:ascii="Gill Sans MT" w:hAnsi="Gill Sans MT" w:cs="Times New Roman"/>
                <w:bCs/>
              </w:rPr>
              <w:t>Bags</w:t>
            </w:r>
          </w:p>
        </w:tc>
        <w:tc>
          <w:tcPr>
            <w:tcW w:w="2244" w:type="dxa"/>
            <w:tcBorders>
              <w:top w:val="single" w:sz="18" w:space="0" w:color="000000"/>
              <w:left w:val="single" w:sz="18" w:space="0" w:color="000000"/>
              <w:bottom w:val="single" w:sz="18" w:space="0" w:color="000000"/>
              <w:right w:val="single" w:sz="18" w:space="0" w:color="000000"/>
            </w:tcBorders>
          </w:tcPr>
          <w:p w14:paraId="1263296C" w14:textId="77777777" w:rsidR="003D65F2" w:rsidRPr="00BE068B" w:rsidRDefault="003D65F2" w:rsidP="008250E0">
            <w:pPr>
              <w:spacing w:after="0"/>
              <w:rPr>
                <w:rFonts w:ascii="Gill Sans MT" w:hAnsi="Gill Sans MT"/>
                <w:i/>
                <w:color w:val="A6A6A6" w:themeColor="background1" w:themeShade="A6"/>
              </w:rPr>
            </w:pPr>
          </w:p>
        </w:tc>
      </w:tr>
      <w:tr w:rsidR="003D65F2" w:rsidRPr="00BE068B" w14:paraId="1981A947" w14:textId="77777777" w:rsidTr="00DA1429">
        <w:trPr>
          <w:trHeight w:hRule="exact" w:val="367"/>
        </w:trPr>
        <w:tc>
          <w:tcPr>
            <w:tcW w:w="664" w:type="dxa"/>
            <w:tcBorders>
              <w:top w:val="single" w:sz="4" w:space="0" w:color="000000"/>
              <w:left w:val="single" w:sz="4" w:space="0" w:color="000000"/>
              <w:bottom w:val="single" w:sz="4" w:space="0" w:color="000000"/>
              <w:right w:val="single" w:sz="4" w:space="0" w:color="auto"/>
            </w:tcBorders>
          </w:tcPr>
          <w:p w14:paraId="7523272B" w14:textId="77777777" w:rsidR="003D65F2" w:rsidRPr="00BE068B" w:rsidRDefault="003D65F2" w:rsidP="008250E0">
            <w:pPr>
              <w:rPr>
                <w:rFonts w:ascii="Gill Sans MT" w:hAnsi="Gill Sans MT"/>
                <w:w w:val="105"/>
              </w:rPr>
            </w:pPr>
          </w:p>
        </w:tc>
        <w:tc>
          <w:tcPr>
            <w:tcW w:w="7206" w:type="dxa"/>
            <w:tcBorders>
              <w:top w:val="single" w:sz="4" w:space="0" w:color="000000"/>
              <w:left w:val="single" w:sz="4" w:space="0" w:color="auto"/>
              <w:bottom w:val="single" w:sz="4" w:space="0" w:color="000000"/>
              <w:right w:val="single" w:sz="18" w:space="0" w:color="000000"/>
            </w:tcBorders>
          </w:tcPr>
          <w:p w14:paraId="60A2843F" w14:textId="1C7AF3A2" w:rsidR="003D65F2" w:rsidRPr="00BE068B" w:rsidRDefault="003D65F2" w:rsidP="008250E0">
            <w:pPr>
              <w:spacing w:after="0"/>
              <w:rPr>
                <w:rFonts w:ascii="Gill Sans MT" w:hAnsi="Gill Sans MT" w:cs="Times New Roman"/>
                <w:bCs/>
              </w:rPr>
            </w:pPr>
            <w:r w:rsidRPr="00BE068B">
              <w:rPr>
                <w:rFonts w:ascii="Gill Sans MT" w:hAnsi="Gill Sans MT" w:cs="Times New Roman"/>
                <w:bCs/>
              </w:rPr>
              <w:t>Plowing</w:t>
            </w:r>
          </w:p>
        </w:tc>
        <w:tc>
          <w:tcPr>
            <w:tcW w:w="2244" w:type="dxa"/>
            <w:tcBorders>
              <w:top w:val="single" w:sz="18" w:space="0" w:color="000000"/>
              <w:left w:val="single" w:sz="18" w:space="0" w:color="000000"/>
              <w:bottom w:val="single" w:sz="18" w:space="0" w:color="000000"/>
              <w:right w:val="single" w:sz="18" w:space="0" w:color="000000"/>
            </w:tcBorders>
          </w:tcPr>
          <w:p w14:paraId="55B846D1" w14:textId="77777777" w:rsidR="003D65F2" w:rsidRPr="00BE068B" w:rsidRDefault="003D65F2" w:rsidP="008250E0">
            <w:pPr>
              <w:spacing w:after="0"/>
              <w:rPr>
                <w:rFonts w:ascii="Gill Sans MT" w:hAnsi="Gill Sans MT"/>
                <w:i/>
                <w:color w:val="A6A6A6" w:themeColor="background1" w:themeShade="A6"/>
              </w:rPr>
            </w:pPr>
          </w:p>
        </w:tc>
      </w:tr>
      <w:tr w:rsidR="003D65F2" w:rsidRPr="00BE068B" w14:paraId="67B4F983" w14:textId="77777777" w:rsidTr="00DA1429">
        <w:trPr>
          <w:trHeight w:hRule="exact" w:val="367"/>
        </w:trPr>
        <w:tc>
          <w:tcPr>
            <w:tcW w:w="664" w:type="dxa"/>
            <w:tcBorders>
              <w:top w:val="single" w:sz="4" w:space="0" w:color="000000"/>
              <w:left w:val="single" w:sz="4" w:space="0" w:color="000000"/>
              <w:bottom w:val="single" w:sz="4" w:space="0" w:color="000000"/>
              <w:right w:val="single" w:sz="4" w:space="0" w:color="auto"/>
            </w:tcBorders>
          </w:tcPr>
          <w:p w14:paraId="6E8ED918" w14:textId="77777777" w:rsidR="003D65F2" w:rsidRPr="00BE068B" w:rsidRDefault="003D65F2" w:rsidP="008250E0">
            <w:pPr>
              <w:rPr>
                <w:rFonts w:ascii="Gill Sans MT" w:hAnsi="Gill Sans MT"/>
                <w:w w:val="105"/>
              </w:rPr>
            </w:pPr>
          </w:p>
        </w:tc>
        <w:tc>
          <w:tcPr>
            <w:tcW w:w="7206" w:type="dxa"/>
            <w:tcBorders>
              <w:top w:val="single" w:sz="4" w:space="0" w:color="000000"/>
              <w:left w:val="single" w:sz="4" w:space="0" w:color="auto"/>
              <w:bottom w:val="single" w:sz="4" w:space="0" w:color="000000"/>
              <w:right w:val="single" w:sz="18" w:space="0" w:color="000000"/>
            </w:tcBorders>
          </w:tcPr>
          <w:p w14:paraId="792B5916" w14:textId="33E14048" w:rsidR="003D65F2" w:rsidRPr="00BE068B" w:rsidRDefault="003D65F2" w:rsidP="008250E0">
            <w:pPr>
              <w:spacing w:after="0"/>
              <w:rPr>
                <w:rFonts w:ascii="Gill Sans MT" w:hAnsi="Gill Sans MT" w:cs="Times New Roman"/>
                <w:bCs/>
              </w:rPr>
            </w:pPr>
            <w:r w:rsidRPr="00BE068B">
              <w:rPr>
                <w:rFonts w:ascii="Gill Sans MT" w:hAnsi="Gill Sans MT" w:cs="Times New Roman"/>
                <w:bCs/>
              </w:rPr>
              <w:t>Labor for weeding</w:t>
            </w:r>
          </w:p>
        </w:tc>
        <w:tc>
          <w:tcPr>
            <w:tcW w:w="2244" w:type="dxa"/>
            <w:tcBorders>
              <w:top w:val="single" w:sz="18" w:space="0" w:color="000000"/>
              <w:left w:val="single" w:sz="18" w:space="0" w:color="000000"/>
              <w:bottom w:val="single" w:sz="18" w:space="0" w:color="000000"/>
              <w:right w:val="single" w:sz="18" w:space="0" w:color="000000"/>
            </w:tcBorders>
          </w:tcPr>
          <w:p w14:paraId="0F05AC70" w14:textId="77777777" w:rsidR="003D65F2" w:rsidRPr="00BE068B" w:rsidRDefault="003D65F2" w:rsidP="008250E0">
            <w:pPr>
              <w:spacing w:after="0"/>
              <w:rPr>
                <w:rFonts w:ascii="Gill Sans MT" w:hAnsi="Gill Sans MT"/>
                <w:i/>
                <w:color w:val="A6A6A6" w:themeColor="background1" w:themeShade="A6"/>
              </w:rPr>
            </w:pPr>
          </w:p>
        </w:tc>
      </w:tr>
      <w:tr w:rsidR="003D65F2" w:rsidRPr="00BE068B" w14:paraId="10014A23" w14:textId="77777777" w:rsidTr="00DA1429">
        <w:trPr>
          <w:trHeight w:hRule="exact" w:val="367"/>
        </w:trPr>
        <w:tc>
          <w:tcPr>
            <w:tcW w:w="664" w:type="dxa"/>
            <w:tcBorders>
              <w:top w:val="single" w:sz="4" w:space="0" w:color="000000"/>
              <w:left w:val="single" w:sz="4" w:space="0" w:color="000000"/>
              <w:bottom w:val="single" w:sz="4" w:space="0" w:color="000000"/>
              <w:right w:val="single" w:sz="4" w:space="0" w:color="auto"/>
            </w:tcBorders>
          </w:tcPr>
          <w:p w14:paraId="7437A91B" w14:textId="77777777" w:rsidR="003D65F2" w:rsidRPr="00BE068B" w:rsidRDefault="003D65F2" w:rsidP="008250E0">
            <w:pPr>
              <w:rPr>
                <w:rFonts w:ascii="Gill Sans MT" w:hAnsi="Gill Sans MT"/>
                <w:w w:val="105"/>
              </w:rPr>
            </w:pPr>
          </w:p>
        </w:tc>
        <w:tc>
          <w:tcPr>
            <w:tcW w:w="7206" w:type="dxa"/>
            <w:tcBorders>
              <w:top w:val="single" w:sz="4" w:space="0" w:color="000000"/>
              <w:left w:val="single" w:sz="4" w:space="0" w:color="auto"/>
              <w:bottom w:val="single" w:sz="4" w:space="0" w:color="000000"/>
              <w:right w:val="single" w:sz="18" w:space="0" w:color="000000"/>
            </w:tcBorders>
          </w:tcPr>
          <w:p w14:paraId="165F7728" w14:textId="7CDFF7D1" w:rsidR="003D65F2" w:rsidRPr="00BE068B" w:rsidRDefault="002609A2" w:rsidP="008250E0">
            <w:pPr>
              <w:spacing w:after="0"/>
              <w:rPr>
                <w:rFonts w:ascii="Gill Sans MT" w:hAnsi="Gill Sans MT" w:cs="Times New Roman"/>
                <w:bCs/>
              </w:rPr>
            </w:pPr>
            <w:r w:rsidRPr="00BE068B">
              <w:rPr>
                <w:rFonts w:ascii="Gill Sans MT" w:hAnsi="Gill Sans MT" w:cs="Times New Roman"/>
                <w:bCs/>
              </w:rPr>
              <w:t>Insecticid</w:t>
            </w:r>
            <w:r w:rsidR="003D65F2" w:rsidRPr="00BE068B">
              <w:rPr>
                <w:rFonts w:ascii="Gill Sans MT" w:hAnsi="Gill Sans MT" w:cs="Times New Roman"/>
                <w:bCs/>
              </w:rPr>
              <w:t xml:space="preserve">e </w:t>
            </w:r>
          </w:p>
        </w:tc>
        <w:tc>
          <w:tcPr>
            <w:tcW w:w="2244" w:type="dxa"/>
            <w:tcBorders>
              <w:top w:val="single" w:sz="18" w:space="0" w:color="000000"/>
              <w:left w:val="single" w:sz="18" w:space="0" w:color="000000"/>
              <w:bottom w:val="single" w:sz="18" w:space="0" w:color="000000"/>
              <w:right w:val="single" w:sz="18" w:space="0" w:color="000000"/>
            </w:tcBorders>
          </w:tcPr>
          <w:p w14:paraId="676B073B" w14:textId="77777777" w:rsidR="003D65F2" w:rsidRPr="00BE068B" w:rsidRDefault="003D65F2" w:rsidP="008250E0">
            <w:pPr>
              <w:spacing w:after="0"/>
              <w:rPr>
                <w:rFonts w:ascii="Gill Sans MT" w:hAnsi="Gill Sans MT"/>
                <w:i/>
                <w:color w:val="A6A6A6" w:themeColor="background1" w:themeShade="A6"/>
              </w:rPr>
            </w:pPr>
          </w:p>
        </w:tc>
      </w:tr>
      <w:tr w:rsidR="002609A2" w:rsidRPr="00BE068B" w14:paraId="0DE3E15C" w14:textId="77777777" w:rsidTr="00DA1429">
        <w:trPr>
          <w:trHeight w:hRule="exact" w:val="367"/>
        </w:trPr>
        <w:tc>
          <w:tcPr>
            <w:tcW w:w="664" w:type="dxa"/>
            <w:tcBorders>
              <w:top w:val="single" w:sz="4" w:space="0" w:color="000000"/>
              <w:left w:val="single" w:sz="4" w:space="0" w:color="000000"/>
              <w:bottom w:val="single" w:sz="4" w:space="0" w:color="000000"/>
              <w:right w:val="single" w:sz="4" w:space="0" w:color="auto"/>
            </w:tcBorders>
          </w:tcPr>
          <w:p w14:paraId="029CEE4B" w14:textId="77777777" w:rsidR="002609A2" w:rsidRPr="00BE068B" w:rsidRDefault="002609A2" w:rsidP="008250E0">
            <w:pPr>
              <w:rPr>
                <w:rFonts w:ascii="Gill Sans MT" w:hAnsi="Gill Sans MT"/>
                <w:w w:val="105"/>
              </w:rPr>
            </w:pPr>
          </w:p>
        </w:tc>
        <w:tc>
          <w:tcPr>
            <w:tcW w:w="7206" w:type="dxa"/>
            <w:tcBorders>
              <w:top w:val="single" w:sz="4" w:space="0" w:color="000000"/>
              <w:left w:val="single" w:sz="4" w:space="0" w:color="auto"/>
              <w:bottom w:val="single" w:sz="4" w:space="0" w:color="000000"/>
              <w:right w:val="single" w:sz="18" w:space="0" w:color="000000"/>
            </w:tcBorders>
          </w:tcPr>
          <w:p w14:paraId="596E5410" w14:textId="7A493B18" w:rsidR="002609A2" w:rsidRPr="00BE068B" w:rsidRDefault="002609A2" w:rsidP="008250E0">
            <w:pPr>
              <w:spacing w:after="0"/>
              <w:rPr>
                <w:rFonts w:ascii="Gill Sans MT" w:hAnsi="Gill Sans MT" w:cs="Times New Roman"/>
                <w:bCs/>
              </w:rPr>
            </w:pPr>
            <w:r w:rsidRPr="00BE068B">
              <w:rPr>
                <w:rFonts w:ascii="Gill Sans MT" w:hAnsi="Gill Sans MT" w:cs="Times New Roman"/>
                <w:bCs/>
              </w:rPr>
              <w:t xml:space="preserve">Irrigation </w:t>
            </w:r>
          </w:p>
        </w:tc>
        <w:tc>
          <w:tcPr>
            <w:tcW w:w="2244" w:type="dxa"/>
            <w:tcBorders>
              <w:top w:val="single" w:sz="18" w:space="0" w:color="000000"/>
              <w:left w:val="single" w:sz="18" w:space="0" w:color="000000"/>
              <w:bottom w:val="single" w:sz="18" w:space="0" w:color="000000"/>
              <w:right w:val="single" w:sz="18" w:space="0" w:color="000000"/>
            </w:tcBorders>
          </w:tcPr>
          <w:p w14:paraId="789BD915" w14:textId="77777777" w:rsidR="002609A2" w:rsidRPr="00BE068B" w:rsidRDefault="002609A2" w:rsidP="008250E0">
            <w:pPr>
              <w:spacing w:after="0"/>
              <w:rPr>
                <w:rFonts w:ascii="Gill Sans MT" w:hAnsi="Gill Sans MT"/>
                <w:i/>
                <w:color w:val="A6A6A6" w:themeColor="background1" w:themeShade="A6"/>
              </w:rPr>
            </w:pPr>
          </w:p>
        </w:tc>
      </w:tr>
      <w:tr w:rsidR="003D65F2" w:rsidRPr="00BE068B" w14:paraId="1324CD0D" w14:textId="77777777" w:rsidTr="0090229E">
        <w:trPr>
          <w:trHeight w:hRule="exact" w:val="367"/>
        </w:trPr>
        <w:tc>
          <w:tcPr>
            <w:tcW w:w="10114" w:type="dxa"/>
            <w:gridSpan w:val="3"/>
            <w:tcBorders>
              <w:top w:val="single" w:sz="4" w:space="0" w:color="000000"/>
              <w:left w:val="single" w:sz="4" w:space="0" w:color="000000"/>
              <w:bottom w:val="single" w:sz="4" w:space="0" w:color="000000"/>
              <w:right w:val="single" w:sz="18" w:space="0" w:color="000000"/>
            </w:tcBorders>
          </w:tcPr>
          <w:p w14:paraId="22F7AFED" w14:textId="0CEA6356" w:rsidR="003D65F2" w:rsidRPr="00BE068B" w:rsidRDefault="003D65F2" w:rsidP="008250E0">
            <w:pPr>
              <w:spacing w:after="0"/>
              <w:rPr>
                <w:rFonts w:ascii="Gill Sans MT" w:hAnsi="Gill Sans MT"/>
                <w:i/>
                <w:color w:val="A6A6A6" w:themeColor="background1" w:themeShade="A6"/>
              </w:rPr>
            </w:pPr>
            <w:r w:rsidRPr="00BE068B">
              <w:rPr>
                <w:rFonts w:ascii="Gill Sans MT" w:hAnsi="Gill Sans MT" w:cs="Times New Roman"/>
                <w:bCs/>
              </w:rPr>
              <w:lastRenderedPageBreak/>
              <w:t>Other Expenses</w:t>
            </w:r>
          </w:p>
        </w:tc>
      </w:tr>
      <w:tr w:rsidR="008250E0" w:rsidRPr="00BE068B" w14:paraId="2B8B7746" w14:textId="77777777" w:rsidTr="00DA1429">
        <w:trPr>
          <w:trHeight w:hRule="exact" w:val="367"/>
        </w:trPr>
        <w:tc>
          <w:tcPr>
            <w:tcW w:w="664" w:type="dxa"/>
            <w:tcBorders>
              <w:top w:val="single" w:sz="4" w:space="0" w:color="000000"/>
              <w:left w:val="single" w:sz="4" w:space="0" w:color="000000"/>
              <w:bottom w:val="single" w:sz="4" w:space="0" w:color="000000"/>
              <w:right w:val="single" w:sz="4" w:space="0" w:color="auto"/>
            </w:tcBorders>
          </w:tcPr>
          <w:p w14:paraId="5F52F102" w14:textId="0B6CB27B" w:rsidR="008250E0" w:rsidRPr="00BE068B" w:rsidRDefault="008250E0" w:rsidP="008250E0">
            <w:pPr>
              <w:rPr>
                <w:rFonts w:ascii="Gill Sans MT" w:hAnsi="Gill Sans MT"/>
                <w:w w:val="105"/>
              </w:rPr>
            </w:pPr>
          </w:p>
        </w:tc>
        <w:tc>
          <w:tcPr>
            <w:tcW w:w="7206" w:type="dxa"/>
            <w:tcBorders>
              <w:top w:val="single" w:sz="4" w:space="0" w:color="000000"/>
              <w:left w:val="single" w:sz="4" w:space="0" w:color="auto"/>
              <w:bottom w:val="single" w:sz="4" w:space="0" w:color="000000"/>
              <w:right w:val="single" w:sz="18" w:space="0" w:color="000000"/>
            </w:tcBorders>
          </w:tcPr>
          <w:p w14:paraId="0BF4BCC9" w14:textId="611F1EFC" w:rsidR="008250E0" w:rsidRPr="00BE068B" w:rsidRDefault="008250E0" w:rsidP="008250E0">
            <w:pPr>
              <w:spacing w:after="0"/>
              <w:rPr>
                <w:rFonts w:ascii="Gill Sans MT" w:hAnsi="Gill Sans MT"/>
                <w:w w:val="105"/>
              </w:rPr>
            </w:pPr>
            <w:r w:rsidRPr="00BE068B">
              <w:rPr>
                <w:rFonts w:ascii="Gill Sans MT" w:hAnsi="Gill Sans MT" w:cs="Times New Roman"/>
                <w:bCs/>
              </w:rPr>
              <w:t>Medical expenses</w:t>
            </w:r>
            <w:r w:rsidRPr="00BE068B">
              <w:rPr>
                <w:rFonts w:ascii="Gill Sans MT" w:eastAsia="Times New Roman" w:hAnsi="Gill Sans MT" w:cs="Times New Roman"/>
              </w:rPr>
              <w:t xml:space="preserve"> </w:t>
            </w:r>
          </w:p>
        </w:tc>
        <w:tc>
          <w:tcPr>
            <w:tcW w:w="2244" w:type="dxa"/>
            <w:tcBorders>
              <w:top w:val="single" w:sz="18" w:space="0" w:color="000000"/>
              <w:left w:val="single" w:sz="18" w:space="0" w:color="000000"/>
              <w:bottom w:val="single" w:sz="18" w:space="0" w:color="000000"/>
              <w:right w:val="single" w:sz="18" w:space="0" w:color="000000"/>
            </w:tcBorders>
          </w:tcPr>
          <w:p w14:paraId="46FB2371" w14:textId="77777777" w:rsidR="008250E0" w:rsidRPr="00BE068B" w:rsidRDefault="008250E0" w:rsidP="008250E0">
            <w:pPr>
              <w:spacing w:after="0"/>
              <w:rPr>
                <w:rFonts w:ascii="Gill Sans MT" w:hAnsi="Gill Sans MT"/>
                <w:i/>
                <w:color w:val="A6A6A6" w:themeColor="background1" w:themeShade="A6"/>
              </w:rPr>
            </w:pPr>
            <w:r w:rsidRPr="00BE068B">
              <w:rPr>
                <w:rFonts w:ascii="Gill Sans MT" w:hAnsi="Gill Sans MT"/>
                <w:i/>
                <w:color w:val="A6A6A6" w:themeColor="background1" w:themeShade="A6"/>
              </w:rPr>
              <w:t>(Integer)</w:t>
            </w:r>
          </w:p>
        </w:tc>
      </w:tr>
      <w:tr w:rsidR="002609A2" w:rsidRPr="00BE068B" w14:paraId="3A3C8EDF" w14:textId="77777777" w:rsidTr="00DA1429">
        <w:trPr>
          <w:trHeight w:hRule="exact" w:val="367"/>
        </w:trPr>
        <w:tc>
          <w:tcPr>
            <w:tcW w:w="664" w:type="dxa"/>
            <w:tcBorders>
              <w:top w:val="single" w:sz="4" w:space="0" w:color="000000"/>
              <w:left w:val="single" w:sz="4" w:space="0" w:color="000000"/>
              <w:bottom w:val="single" w:sz="4" w:space="0" w:color="000000"/>
              <w:right w:val="single" w:sz="4" w:space="0" w:color="auto"/>
            </w:tcBorders>
          </w:tcPr>
          <w:p w14:paraId="29C96290" w14:textId="77777777" w:rsidR="002609A2" w:rsidRPr="00BE068B" w:rsidRDefault="002609A2" w:rsidP="008250E0">
            <w:pPr>
              <w:rPr>
                <w:rFonts w:ascii="Gill Sans MT" w:hAnsi="Gill Sans MT"/>
                <w:w w:val="105"/>
              </w:rPr>
            </w:pPr>
          </w:p>
        </w:tc>
        <w:tc>
          <w:tcPr>
            <w:tcW w:w="7206" w:type="dxa"/>
            <w:tcBorders>
              <w:top w:val="single" w:sz="4" w:space="0" w:color="000000"/>
              <w:left w:val="single" w:sz="4" w:space="0" w:color="auto"/>
              <w:bottom w:val="single" w:sz="4" w:space="0" w:color="000000"/>
              <w:right w:val="single" w:sz="18" w:space="0" w:color="000000"/>
            </w:tcBorders>
          </w:tcPr>
          <w:p w14:paraId="2DD6EDDA" w14:textId="4041E531" w:rsidR="002609A2" w:rsidRPr="00BE068B" w:rsidRDefault="002609A2" w:rsidP="008250E0">
            <w:pPr>
              <w:spacing w:after="0"/>
              <w:rPr>
                <w:rFonts w:ascii="Gill Sans MT" w:hAnsi="Gill Sans MT" w:cs="Times New Roman"/>
                <w:bCs/>
              </w:rPr>
            </w:pPr>
            <w:r w:rsidRPr="00BE068B">
              <w:rPr>
                <w:rFonts w:ascii="Gill Sans MT" w:hAnsi="Gill Sans MT" w:cs="Times New Roman"/>
                <w:bCs/>
              </w:rPr>
              <w:t>School</w:t>
            </w:r>
          </w:p>
        </w:tc>
        <w:tc>
          <w:tcPr>
            <w:tcW w:w="2244" w:type="dxa"/>
            <w:tcBorders>
              <w:top w:val="single" w:sz="18" w:space="0" w:color="000000"/>
              <w:left w:val="single" w:sz="18" w:space="0" w:color="000000"/>
              <w:bottom w:val="single" w:sz="18" w:space="0" w:color="000000"/>
              <w:right w:val="single" w:sz="18" w:space="0" w:color="000000"/>
            </w:tcBorders>
          </w:tcPr>
          <w:p w14:paraId="296F9F3C" w14:textId="77777777" w:rsidR="002609A2" w:rsidRPr="00BE068B" w:rsidRDefault="002609A2" w:rsidP="008250E0">
            <w:pPr>
              <w:spacing w:after="0"/>
              <w:rPr>
                <w:rFonts w:ascii="Gill Sans MT" w:hAnsi="Gill Sans MT"/>
                <w:i/>
                <w:color w:val="A6A6A6" w:themeColor="background1" w:themeShade="A6"/>
              </w:rPr>
            </w:pPr>
          </w:p>
        </w:tc>
      </w:tr>
      <w:tr w:rsidR="002609A2" w:rsidRPr="00BE068B" w14:paraId="2D9A0892" w14:textId="77777777" w:rsidTr="00DA1429">
        <w:trPr>
          <w:trHeight w:hRule="exact" w:val="367"/>
        </w:trPr>
        <w:tc>
          <w:tcPr>
            <w:tcW w:w="664" w:type="dxa"/>
            <w:tcBorders>
              <w:top w:val="single" w:sz="4" w:space="0" w:color="000000"/>
              <w:left w:val="single" w:sz="4" w:space="0" w:color="000000"/>
              <w:bottom w:val="single" w:sz="4" w:space="0" w:color="000000"/>
              <w:right w:val="single" w:sz="4" w:space="0" w:color="auto"/>
            </w:tcBorders>
          </w:tcPr>
          <w:p w14:paraId="6019C998" w14:textId="77777777" w:rsidR="002609A2" w:rsidRPr="00BE068B" w:rsidRDefault="002609A2" w:rsidP="008250E0">
            <w:pPr>
              <w:rPr>
                <w:rFonts w:ascii="Gill Sans MT" w:hAnsi="Gill Sans MT"/>
                <w:w w:val="105"/>
              </w:rPr>
            </w:pPr>
          </w:p>
        </w:tc>
        <w:tc>
          <w:tcPr>
            <w:tcW w:w="7206" w:type="dxa"/>
            <w:tcBorders>
              <w:top w:val="single" w:sz="4" w:space="0" w:color="000000"/>
              <w:left w:val="single" w:sz="4" w:space="0" w:color="auto"/>
              <w:bottom w:val="single" w:sz="4" w:space="0" w:color="000000"/>
              <w:right w:val="single" w:sz="18" w:space="0" w:color="000000"/>
            </w:tcBorders>
          </w:tcPr>
          <w:p w14:paraId="5857B9FD" w14:textId="5BC56FD3" w:rsidR="002609A2" w:rsidRPr="00BE068B" w:rsidRDefault="002609A2" w:rsidP="008250E0">
            <w:pPr>
              <w:spacing w:after="0"/>
              <w:rPr>
                <w:rFonts w:ascii="Gill Sans MT" w:hAnsi="Gill Sans MT" w:cs="Times New Roman"/>
                <w:bCs/>
              </w:rPr>
            </w:pPr>
            <w:r w:rsidRPr="00BE068B">
              <w:rPr>
                <w:rFonts w:ascii="Gill Sans MT" w:hAnsi="Gill Sans MT" w:cs="Times New Roman"/>
                <w:bCs/>
              </w:rPr>
              <w:t>Rent</w:t>
            </w:r>
          </w:p>
        </w:tc>
        <w:tc>
          <w:tcPr>
            <w:tcW w:w="2244" w:type="dxa"/>
            <w:tcBorders>
              <w:top w:val="single" w:sz="18" w:space="0" w:color="000000"/>
              <w:left w:val="single" w:sz="18" w:space="0" w:color="000000"/>
              <w:bottom w:val="single" w:sz="18" w:space="0" w:color="000000"/>
              <w:right w:val="single" w:sz="18" w:space="0" w:color="000000"/>
            </w:tcBorders>
          </w:tcPr>
          <w:p w14:paraId="3886FCB9" w14:textId="77777777" w:rsidR="002609A2" w:rsidRPr="00BE068B" w:rsidRDefault="002609A2" w:rsidP="008250E0">
            <w:pPr>
              <w:spacing w:after="0"/>
              <w:rPr>
                <w:rFonts w:ascii="Gill Sans MT" w:hAnsi="Gill Sans MT"/>
                <w:i/>
                <w:color w:val="A6A6A6" w:themeColor="background1" w:themeShade="A6"/>
              </w:rPr>
            </w:pPr>
          </w:p>
        </w:tc>
      </w:tr>
      <w:tr w:rsidR="008250E0" w:rsidRPr="00BE068B" w14:paraId="21EBB468" w14:textId="77777777" w:rsidTr="00DA1429">
        <w:trPr>
          <w:trHeight w:hRule="exact" w:val="367"/>
        </w:trPr>
        <w:tc>
          <w:tcPr>
            <w:tcW w:w="664" w:type="dxa"/>
            <w:tcBorders>
              <w:top w:val="single" w:sz="4" w:space="0" w:color="000000"/>
              <w:left w:val="single" w:sz="4" w:space="0" w:color="000000"/>
              <w:bottom w:val="single" w:sz="4" w:space="0" w:color="000000"/>
              <w:right w:val="single" w:sz="4" w:space="0" w:color="auto"/>
            </w:tcBorders>
          </w:tcPr>
          <w:p w14:paraId="206B8E60" w14:textId="71C771FC" w:rsidR="008250E0" w:rsidRPr="00BE068B" w:rsidRDefault="008250E0" w:rsidP="008250E0">
            <w:pPr>
              <w:rPr>
                <w:rFonts w:ascii="Gill Sans MT" w:hAnsi="Gill Sans MT"/>
                <w:w w:val="105"/>
              </w:rPr>
            </w:pPr>
          </w:p>
        </w:tc>
        <w:tc>
          <w:tcPr>
            <w:tcW w:w="7206" w:type="dxa"/>
            <w:tcBorders>
              <w:top w:val="single" w:sz="4" w:space="0" w:color="000000"/>
              <w:left w:val="single" w:sz="4" w:space="0" w:color="auto"/>
              <w:bottom w:val="single" w:sz="4" w:space="0" w:color="000000"/>
              <w:right w:val="single" w:sz="18" w:space="0" w:color="000000"/>
            </w:tcBorders>
          </w:tcPr>
          <w:p w14:paraId="5941B976" w14:textId="1BFDC6FC" w:rsidR="008250E0" w:rsidRPr="00BE068B" w:rsidRDefault="008250E0" w:rsidP="008250E0">
            <w:pPr>
              <w:spacing w:after="0"/>
              <w:rPr>
                <w:rFonts w:ascii="Gill Sans MT" w:hAnsi="Gill Sans MT"/>
                <w:w w:val="105"/>
              </w:rPr>
            </w:pPr>
            <w:r w:rsidRPr="00BE068B">
              <w:rPr>
                <w:rFonts w:ascii="Gill Sans MT" w:hAnsi="Gill Sans MT" w:cs="Times New Roman"/>
                <w:bCs/>
              </w:rPr>
              <w:t>Business Assets (durables)</w:t>
            </w:r>
          </w:p>
        </w:tc>
        <w:tc>
          <w:tcPr>
            <w:tcW w:w="2244" w:type="dxa"/>
            <w:tcBorders>
              <w:top w:val="single" w:sz="18" w:space="0" w:color="000000"/>
              <w:left w:val="single" w:sz="18" w:space="0" w:color="000000"/>
              <w:bottom w:val="single" w:sz="18" w:space="0" w:color="000000"/>
              <w:right w:val="single" w:sz="18" w:space="0" w:color="000000"/>
            </w:tcBorders>
          </w:tcPr>
          <w:p w14:paraId="4974D3BC" w14:textId="77777777" w:rsidR="008250E0" w:rsidRPr="00BE068B" w:rsidRDefault="008250E0" w:rsidP="008250E0">
            <w:pPr>
              <w:spacing w:after="0"/>
              <w:rPr>
                <w:rFonts w:ascii="Gill Sans MT" w:hAnsi="Gill Sans MT"/>
                <w:i/>
                <w:color w:val="A6A6A6" w:themeColor="background1" w:themeShade="A6"/>
              </w:rPr>
            </w:pPr>
            <w:r w:rsidRPr="00BE068B">
              <w:rPr>
                <w:rFonts w:ascii="Gill Sans MT" w:hAnsi="Gill Sans MT"/>
                <w:i/>
                <w:color w:val="A6A6A6" w:themeColor="background1" w:themeShade="A6"/>
              </w:rPr>
              <w:t>(Integer)</w:t>
            </w:r>
          </w:p>
        </w:tc>
      </w:tr>
      <w:tr w:rsidR="008250E0" w:rsidRPr="00BE068B" w14:paraId="25375811" w14:textId="77777777" w:rsidTr="00DA1429">
        <w:trPr>
          <w:trHeight w:hRule="exact" w:val="367"/>
        </w:trPr>
        <w:tc>
          <w:tcPr>
            <w:tcW w:w="664" w:type="dxa"/>
            <w:tcBorders>
              <w:top w:val="single" w:sz="4" w:space="0" w:color="000000"/>
              <w:left w:val="single" w:sz="4" w:space="0" w:color="000000"/>
              <w:bottom w:val="single" w:sz="4" w:space="0" w:color="000000"/>
              <w:right w:val="single" w:sz="4" w:space="0" w:color="auto"/>
            </w:tcBorders>
          </w:tcPr>
          <w:p w14:paraId="6A74BCD7" w14:textId="38226EB4" w:rsidR="008250E0" w:rsidRPr="00BE068B" w:rsidRDefault="008250E0" w:rsidP="008250E0">
            <w:pPr>
              <w:rPr>
                <w:rFonts w:ascii="Gill Sans MT" w:hAnsi="Gill Sans MT"/>
                <w:w w:val="105"/>
              </w:rPr>
            </w:pPr>
          </w:p>
        </w:tc>
        <w:tc>
          <w:tcPr>
            <w:tcW w:w="7206" w:type="dxa"/>
            <w:tcBorders>
              <w:top w:val="single" w:sz="4" w:space="0" w:color="000000"/>
              <w:left w:val="single" w:sz="4" w:space="0" w:color="auto"/>
              <w:bottom w:val="single" w:sz="4" w:space="0" w:color="000000"/>
              <w:right w:val="single" w:sz="18" w:space="0" w:color="000000"/>
            </w:tcBorders>
          </w:tcPr>
          <w:p w14:paraId="1B7D73C0" w14:textId="1C22017C" w:rsidR="008250E0" w:rsidRPr="00BE068B" w:rsidRDefault="008250E0" w:rsidP="008250E0">
            <w:pPr>
              <w:spacing w:after="0"/>
              <w:rPr>
                <w:rFonts w:ascii="Gill Sans MT" w:hAnsi="Gill Sans MT"/>
                <w:w w:val="105"/>
              </w:rPr>
            </w:pPr>
            <w:r w:rsidRPr="00BE068B">
              <w:rPr>
                <w:rFonts w:ascii="Gill Sans MT" w:hAnsi="Gill Sans MT" w:cs="Times New Roman"/>
                <w:bCs/>
              </w:rPr>
              <w:t>Veterinary costs</w:t>
            </w:r>
            <w:r w:rsidRPr="00BE068B">
              <w:rPr>
                <w:rFonts w:ascii="Gill Sans MT" w:eastAsia="Times New Roman" w:hAnsi="Gill Sans MT" w:cs="Times New Roman"/>
              </w:rPr>
              <w:t xml:space="preserve"> </w:t>
            </w:r>
          </w:p>
        </w:tc>
        <w:tc>
          <w:tcPr>
            <w:tcW w:w="2244" w:type="dxa"/>
            <w:tcBorders>
              <w:top w:val="single" w:sz="18" w:space="0" w:color="000000"/>
              <w:left w:val="single" w:sz="18" w:space="0" w:color="000000"/>
              <w:bottom w:val="single" w:sz="18" w:space="0" w:color="000000"/>
              <w:right w:val="single" w:sz="18" w:space="0" w:color="000000"/>
            </w:tcBorders>
          </w:tcPr>
          <w:p w14:paraId="36CE58F4" w14:textId="77777777" w:rsidR="008250E0" w:rsidRPr="00BE068B" w:rsidRDefault="008250E0" w:rsidP="008250E0">
            <w:pPr>
              <w:spacing w:after="0"/>
              <w:rPr>
                <w:rFonts w:ascii="Gill Sans MT" w:hAnsi="Gill Sans MT"/>
                <w:i/>
                <w:color w:val="A6A6A6" w:themeColor="background1" w:themeShade="A6"/>
              </w:rPr>
            </w:pPr>
            <w:r w:rsidRPr="00BE068B">
              <w:rPr>
                <w:rFonts w:ascii="Gill Sans MT" w:hAnsi="Gill Sans MT"/>
                <w:i/>
                <w:color w:val="A6A6A6" w:themeColor="background1" w:themeShade="A6"/>
              </w:rPr>
              <w:t>(Integer)</w:t>
            </w:r>
          </w:p>
        </w:tc>
      </w:tr>
      <w:tr w:rsidR="008250E0" w:rsidRPr="00BE068B" w14:paraId="46B641E6" w14:textId="77777777" w:rsidTr="00DA1429">
        <w:trPr>
          <w:trHeight w:hRule="exact" w:val="367"/>
        </w:trPr>
        <w:tc>
          <w:tcPr>
            <w:tcW w:w="664" w:type="dxa"/>
            <w:tcBorders>
              <w:top w:val="single" w:sz="4" w:space="0" w:color="000000"/>
              <w:left w:val="single" w:sz="4" w:space="0" w:color="000000"/>
              <w:bottom w:val="single" w:sz="4" w:space="0" w:color="000000"/>
              <w:right w:val="single" w:sz="4" w:space="0" w:color="auto"/>
            </w:tcBorders>
          </w:tcPr>
          <w:p w14:paraId="573A4C55" w14:textId="4E589A40" w:rsidR="008250E0" w:rsidRPr="00BE068B" w:rsidRDefault="008250E0" w:rsidP="008250E0">
            <w:pPr>
              <w:rPr>
                <w:rFonts w:ascii="Gill Sans MT" w:hAnsi="Gill Sans MT"/>
                <w:w w:val="105"/>
              </w:rPr>
            </w:pPr>
          </w:p>
        </w:tc>
        <w:tc>
          <w:tcPr>
            <w:tcW w:w="7206" w:type="dxa"/>
            <w:tcBorders>
              <w:top w:val="single" w:sz="4" w:space="0" w:color="000000"/>
              <w:left w:val="single" w:sz="4" w:space="0" w:color="auto"/>
              <w:bottom w:val="single" w:sz="4" w:space="0" w:color="000000"/>
              <w:right w:val="single" w:sz="18" w:space="0" w:color="000000"/>
            </w:tcBorders>
          </w:tcPr>
          <w:p w14:paraId="728F2FA5" w14:textId="5F9FB303" w:rsidR="008250E0" w:rsidRPr="00BE068B" w:rsidRDefault="008250E0" w:rsidP="008250E0">
            <w:pPr>
              <w:spacing w:after="0"/>
              <w:rPr>
                <w:rFonts w:ascii="Gill Sans MT" w:hAnsi="Gill Sans MT"/>
                <w:w w:val="105"/>
              </w:rPr>
            </w:pPr>
            <w:r w:rsidRPr="00BE068B">
              <w:rPr>
                <w:rFonts w:ascii="Gill Sans MT" w:hAnsi="Gill Sans MT" w:cs="Times New Roman"/>
                <w:bCs/>
              </w:rPr>
              <w:t xml:space="preserve">Fodder/feed </w:t>
            </w:r>
          </w:p>
        </w:tc>
        <w:tc>
          <w:tcPr>
            <w:tcW w:w="2244" w:type="dxa"/>
            <w:tcBorders>
              <w:top w:val="single" w:sz="18" w:space="0" w:color="000000"/>
              <w:left w:val="single" w:sz="18" w:space="0" w:color="000000"/>
              <w:bottom w:val="single" w:sz="18" w:space="0" w:color="000000"/>
              <w:right w:val="single" w:sz="18" w:space="0" w:color="000000"/>
            </w:tcBorders>
          </w:tcPr>
          <w:p w14:paraId="7A23B3D1" w14:textId="77777777" w:rsidR="008250E0" w:rsidRPr="00BE068B" w:rsidRDefault="008250E0" w:rsidP="008250E0">
            <w:pPr>
              <w:spacing w:after="0"/>
              <w:rPr>
                <w:rFonts w:ascii="Gill Sans MT" w:hAnsi="Gill Sans MT"/>
                <w:i/>
                <w:color w:val="A6A6A6" w:themeColor="background1" w:themeShade="A6"/>
              </w:rPr>
            </w:pPr>
            <w:r w:rsidRPr="00BE068B">
              <w:rPr>
                <w:rFonts w:ascii="Gill Sans MT" w:hAnsi="Gill Sans MT"/>
                <w:i/>
                <w:color w:val="A6A6A6" w:themeColor="background1" w:themeShade="A6"/>
              </w:rPr>
              <w:t>(Integer)</w:t>
            </w:r>
          </w:p>
        </w:tc>
      </w:tr>
      <w:tr w:rsidR="008250E0" w:rsidRPr="00BE068B" w:rsidDel="002609A2" w14:paraId="0236DD75" w14:textId="29CE922E" w:rsidTr="00DA1429">
        <w:trPr>
          <w:trHeight w:hRule="exact" w:val="367"/>
          <w:del w:id="1091" w:author="Stephanie Fenner" w:date="2014-11-04T13:49:00Z"/>
        </w:trPr>
        <w:tc>
          <w:tcPr>
            <w:tcW w:w="664" w:type="dxa"/>
            <w:tcBorders>
              <w:top w:val="single" w:sz="4" w:space="0" w:color="000000"/>
              <w:left w:val="single" w:sz="4" w:space="0" w:color="000000"/>
              <w:bottom w:val="single" w:sz="4" w:space="0" w:color="000000"/>
              <w:right w:val="single" w:sz="4" w:space="0" w:color="auto"/>
            </w:tcBorders>
          </w:tcPr>
          <w:p w14:paraId="590B00D3" w14:textId="7E126EB5" w:rsidR="008250E0" w:rsidRPr="00BE068B" w:rsidDel="002609A2" w:rsidRDefault="00DA1429" w:rsidP="008250E0">
            <w:pPr>
              <w:rPr>
                <w:del w:id="1092" w:author="Stephanie Fenner" w:date="2014-11-04T13:49:00Z"/>
                <w:rFonts w:ascii="Gill Sans MT" w:hAnsi="Gill Sans MT"/>
                <w:w w:val="105"/>
              </w:rPr>
            </w:pPr>
            <w:del w:id="1093" w:author="Stephanie Fenner" w:date="2014-11-04T13:49:00Z">
              <w:r w:rsidRPr="00BE068B" w:rsidDel="002609A2">
                <w:rPr>
                  <w:rFonts w:ascii="Gill Sans MT" w:hAnsi="Gill Sans MT"/>
                  <w:w w:val="105"/>
                </w:rPr>
                <w:delText>N36</w:delText>
              </w:r>
            </w:del>
          </w:p>
        </w:tc>
        <w:tc>
          <w:tcPr>
            <w:tcW w:w="7206" w:type="dxa"/>
            <w:tcBorders>
              <w:top w:val="single" w:sz="4" w:space="0" w:color="000000"/>
              <w:left w:val="single" w:sz="4" w:space="0" w:color="auto"/>
              <w:bottom w:val="single" w:sz="4" w:space="0" w:color="000000"/>
              <w:right w:val="single" w:sz="18" w:space="0" w:color="000000"/>
            </w:tcBorders>
          </w:tcPr>
          <w:p w14:paraId="162B8A8D" w14:textId="16359361" w:rsidR="008250E0" w:rsidRPr="00BE068B" w:rsidDel="002609A2" w:rsidRDefault="008250E0" w:rsidP="008250E0">
            <w:pPr>
              <w:spacing w:after="0"/>
              <w:rPr>
                <w:del w:id="1094" w:author="Stephanie Fenner" w:date="2014-11-04T13:49:00Z"/>
                <w:rFonts w:ascii="Gill Sans MT" w:hAnsi="Gill Sans MT"/>
                <w:w w:val="105"/>
              </w:rPr>
            </w:pPr>
            <w:del w:id="1095" w:author="Stephanie Fenner" w:date="2014-11-04T13:49:00Z">
              <w:r w:rsidRPr="00BE068B" w:rsidDel="002609A2">
                <w:rPr>
                  <w:rFonts w:ascii="Gill Sans MT" w:hAnsi="Gill Sans MT" w:cs="Times New Roman"/>
                  <w:bCs/>
                </w:rPr>
                <w:delText>Agricultural inputs (fertilizer, pesticides, seeds, irrigation expenses)</w:delText>
              </w:r>
            </w:del>
          </w:p>
        </w:tc>
        <w:tc>
          <w:tcPr>
            <w:tcW w:w="2244" w:type="dxa"/>
            <w:tcBorders>
              <w:top w:val="single" w:sz="18" w:space="0" w:color="000000"/>
              <w:left w:val="single" w:sz="18" w:space="0" w:color="000000"/>
              <w:bottom w:val="single" w:sz="18" w:space="0" w:color="000000"/>
              <w:right w:val="single" w:sz="18" w:space="0" w:color="000000"/>
            </w:tcBorders>
          </w:tcPr>
          <w:p w14:paraId="1F6F0C48" w14:textId="2063A571" w:rsidR="008250E0" w:rsidRPr="00BE068B" w:rsidDel="002609A2" w:rsidRDefault="008250E0" w:rsidP="008250E0">
            <w:pPr>
              <w:spacing w:after="0"/>
              <w:rPr>
                <w:del w:id="1096" w:author="Stephanie Fenner" w:date="2014-11-04T13:49:00Z"/>
                <w:rFonts w:ascii="Gill Sans MT" w:hAnsi="Gill Sans MT"/>
                <w:i/>
                <w:color w:val="A6A6A6" w:themeColor="background1" w:themeShade="A6"/>
              </w:rPr>
            </w:pPr>
            <w:del w:id="1097" w:author="Stephanie Fenner" w:date="2014-11-04T13:49:00Z">
              <w:r w:rsidRPr="00BE068B" w:rsidDel="002609A2">
                <w:rPr>
                  <w:rFonts w:ascii="Gill Sans MT" w:hAnsi="Gill Sans MT"/>
                  <w:i/>
                  <w:color w:val="A6A6A6" w:themeColor="background1" w:themeShade="A6"/>
                </w:rPr>
                <w:delText>(Integer)</w:delText>
              </w:r>
            </w:del>
          </w:p>
        </w:tc>
      </w:tr>
      <w:tr w:rsidR="008250E0" w:rsidRPr="00BE068B" w14:paraId="0B698A13" w14:textId="77777777" w:rsidTr="00DA1429">
        <w:trPr>
          <w:trHeight w:hRule="exact" w:val="367"/>
        </w:trPr>
        <w:tc>
          <w:tcPr>
            <w:tcW w:w="664" w:type="dxa"/>
            <w:tcBorders>
              <w:top w:val="single" w:sz="4" w:space="0" w:color="000000"/>
              <w:left w:val="single" w:sz="4" w:space="0" w:color="000000"/>
              <w:bottom w:val="single" w:sz="4" w:space="0" w:color="000000"/>
              <w:right w:val="single" w:sz="4" w:space="0" w:color="auto"/>
            </w:tcBorders>
          </w:tcPr>
          <w:p w14:paraId="0DDA86EE" w14:textId="19FDFA23" w:rsidR="008250E0" w:rsidRPr="00BE068B" w:rsidRDefault="00DA1429" w:rsidP="008250E0">
            <w:pPr>
              <w:rPr>
                <w:rFonts w:ascii="Gill Sans MT" w:hAnsi="Gill Sans MT"/>
                <w:w w:val="105"/>
              </w:rPr>
            </w:pPr>
            <w:del w:id="1098" w:author="Stephanie Fenner" w:date="2014-11-04T13:51:00Z">
              <w:r w:rsidRPr="00BE068B" w:rsidDel="002609A2">
                <w:rPr>
                  <w:rFonts w:ascii="Gill Sans MT" w:hAnsi="Gill Sans MT"/>
                  <w:w w:val="105"/>
                </w:rPr>
                <w:delText>N37</w:delText>
              </w:r>
            </w:del>
          </w:p>
        </w:tc>
        <w:tc>
          <w:tcPr>
            <w:tcW w:w="7206" w:type="dxa"/>
            <w:tcBorders>
              <w:top w:val="single" w:sz="4" w:space="0" w:color="000000"/>
              <w:left w:val="single" w:sz="4" w:space="0" w:color="auto"/>
              <w:bottom w:val="single" w:sz="4" w:space="0" w:color="000000"/>
              <w:right w:val="single" w:sz="18" w:space="0" w:color="000000"/>
            </w:tcBorders>
          </w:tcPr>
          <w:p w14:paraId="13771F80" w14:textId="71505DB3" w:rsidR="008250E0" w:rsidRPr="00BE068B" w:rsidRDefault="008250E0" w:rsidP="008250E0">
            <w:pPr>
              <w:spacing w:after="0"/>
              <w:rPr>
                <w:rFonts w:ascii="Gill Sans MT" w:hAnsi="Gill Sans MT"/>
                <w:w w:val="105"/>
              </w:rPr>
            </w:pPr>
            <w:r w:rsidRPr="00BE068B">
              <w:rPr>
                <w:rFonts w:ascii="Gill Sans MT" w:hAnsi="Gill Sans MT" w:cs="Times New Roman"/>
                <w:bCs/>
              </w:rPr>
              <w:t xml:space="preserve">Bribes/fines </w:t>
            </w:r>
          </w:p>
        </w:tc>
        <w:tc>
          <w:tcPr>
            <w:tcW w:w="2244" w:type="dxa"/>
            <w:tcBorders>
              <w:top w:val="single" w:sz="18" w:space="0" w:color="000000"/>
              <w:left w:val="single" w:sz="18" w:space="0" w:color="000000"/>
              <w:bottom w:val="single" w:sz="18" w:space="0" w:color="000000"/>
              <w:right w:val="single" w:sz="18" w:space="0" w:color="000000"/>
            </w:tcBorders>
          </w:tcPr>
          <w:p w14:paraId="5C001D1B" w14:textId="77777777" w:rsidR="008250E0" w:rsidRPr="00BE068B" w:rsidRDefault="008250E0" w:rsidP="008250E0">
            <w:pPr>
              <w:spacing w:after="0"/>
              <w:rPr>
                <w:rFonts w:ascii="Gill Sans MT" w:hAnsi="Gill Sans MT"/>
                <w:i/>
                <w:color w:val="A6A6A6" w:themeColor="background1" w:themeShade="A6"/>
              </w:rPr>
            </w:pPr>
            <w:r w:rsidRPr="00BE068B">
              <w:rPr>
                <w:rFonts w:ascii="Gill Sans MT" w:hAnsi="Gill Sans MT"/>
                <w:i/>
                <w:color w:val="A6A6A6" w:themeColor="background1" w:themeShade="A6"/>
              </w:rPr>
              <w:t>(Integer)</w:t>
            </w:r>
          </w:p>
        </w:tc>
      </w:tr>
      <w:tr w:rsidR="008250E0" w:rsidRPr="00BE068B" w14:paraId="0EA33726" w14:textId="77777777" w:rsidTr="00DA1429">
        <w:trPr>
          <w:trHeight w:hRule="exact" w:val="367"/>
        </w:trPr>
        <w:tc>
          <w:tcPr>
            <w:tcW w:w="664" w:type="dxa"/>
            <w:tcBorders>
              <w:top w:val="single" w:sz="4" w:space="0" w:color="000000"/>
              <w:left w:val="single" w:sz="4" w:space="0" w:color="000000"/>
              <w:bottom w:val="single" w:sz="4" w:space="0" w:color="000000"/>
              <w:right w:val="single" w:sz="4" w:space="0" w:color="auto"/>
            </w:tcBorders>
          </w:tcPr>
          <w:p w14:paraId="6AE2B8A4" w14:textId="67233FEF" w:rsidR="008250E0" w:rsidRPr="00BE068B" w:rsidRDefault="008250E0" w:rsidP="008250E0">
            <w:pPr>
              <w:rPr>
                <w:rFonts w:ascii="Gill Sans MT" w:hAnsi="Gill Sans MT"/>
                <w:w w:val="105"/>
              </w:rPr>
            </w:pPr>
          </w:p>
        </w:tc>
        <w:tc>
          <w:tcPr>
            <w:tcW w:w="7206" w:type="dxa"/>
            <w:tcBorders>
              <w:top w:val="single" w:sz="4" w:space="0" w:color="000000"/>
              <w:left w:val="single" w:sz="4" w:space="0" w:color="auto"/>
              <w:bottom w:val="single" w:sz="4" w:space="0" w:color="000000"/>
              <w:right w:val="single" w:sz="18" w:space="0" w:color="000000"/>
            </w:tcBorders>
          </w:tcPr>
          <w:p w14:paraId="16D25F32" w14:textId="33278826" w:rsidR="008250E0" w:rsidRPr="00BE068B" w:rsidRDefault="008250E0" w:rsidP="008250E0">
            <w:pPr>
              <w:spacing w:after="0"/>
              <w:rPr>
                <w:rFonts w:ascii="Gill Sans MT" w:hAnsi="Gill Sans MT"/>
                <w:w w:val="105"/>
              </w:rPr>
            </w:pPr>
            <w:r w:rsidRPr="00BE068B">
              <w:rPr>
                <w:rFonts w:ascii="Gill Sans MT" w:hAnsi="Gill Sans MT" w:cs="Times New Roman"/>
                <w:bCs/>
              </w:rPr>
              <w:t xml:space="preserve">Household durables (ex. </w:t>
            </w:r>
            <w:proofErr w:type="spellStart"/>
            <w:r w:rsidRPr="00BE068B">
              <w:rPr>
                <w:rFonts w:ascii="Gill Sans MT" w:hAnsi="Gill Sans MT" w:cs="Times New Roman"/>
                <w:bCs/>
              </w:rPr>
              <w:t>Tv</w:t>
            </w:r>
            <w:proofErr w:type="spellEnd"/>
            <w:r w:rsidRPr="00BE068B">
              <w:rPr>
                <w:rFonts w:ascii="Gill Sans MT" w:hAnsi="Gill Sans MT" w:cs="Times New Roman"/>
                <w:bCs/>
              </w:rPr>
              <w:t>, phones, furniture, etc.)</w:t>
            </w:r>
          </w:p>
        </w:tc>
        <w:tc>
          <w:tcPr>
            <w:tcW w:w="2244" w:type="dxa"/>
            <w:tcBorders>
              <w:top w:val="single" w:sz="18" w:space="0" w:color="000000"/>
              <w:left w:val="single" w:sz="18" w:space="0" w:color="000000"/>
              <w:bottom w:val="single" w:sz="18" w:space="0" w:color="000000"/>
              <w:right w:val="single" w:sz="18" w:space="0" w:color="000000"/>
            </w:tcBorders>
          </w:tcPr>
          <w:p w14:paraId="1F9ABF22" w14:textId="77777777" w:rsidR="008250E0" w:rsidRPr="00BE068B" w:rsidRDefault="008250E0" w:rsidP="008250E0">
            <w:pPr>
              <w:spacing w:after="0"/>
              <w:rPr>
                <w:rFonts w:ascii="Gill Sans MT" w:hAnsi="Gill Sans MT"/>
                <w:i/>
                <w:color w:val="A6A6A6" w:themeColor="background1" w:themeShade="A6"/>
              </w:rPr>
            </w:pPr>
            <w:r w:rsidRPr="00BE068B">
              <w:rPr>
                <w:rFonts w:ascii="Gill Sans MT" w:hAnsi="Gill Sans MT"/>
                <w:i/>
                <w:color w:val="A6A6A6" w:themeColor="background1" w:themeShade="A6"/>
              </w:rPr>
              <w:t>(Integer)</w:t>
            </w:r>
          </w:p>
        </w:tc>
      </w:tr>
      <w:tr w:rsidR="008250E0" w:rsidRPr="00BE068B" w14:paraId="3FA237BC" w14:textId="77777777" w:rsidTr="00DA1429">
        <w:trPr>
          <w:trHeight w:hRule="exact" w:val="367"/>
        </w:trPr>
        <w:tc>
          <w:tcPr>
            <w:tcW w:w="664" w:type="dxa"/>
            <w:tcBorders>
              <w:top w:val="single" w:sz="4" w:space="0" w:color="000000"/>
              <w:left w:val="single" w:sz="4" w:space="0" w:color="000000"/>
              <w:bottom w:val="single" w:sz="4" w:space="0" w:color="000000"/>
              <w:right w:val="single" w:sz="4" w:space="0" w:color="auto"/>
            </w:tcBorders>
          </w:tcPr>
          <w:p w14:paraId="26875E56" w14:textId="70B83DAE" w:rsidR="008250E0" w:rsidRPr="00BE068B" w:rsidRDefault="008250E0" w:rsidP="008250E0">
            <w:pPr>
              <w:rPr>
                <w:rFonts w:ascii="Gill Sans MT" w:hAnsi="Gill Sans MT"/>
                <w:w w:val="105"/>
              </w:rPr>
            </w:pPr>
          </w:p>
        </w:tc>
        <w:tc>
          <w:tcPr>
            <w:tcW w:w="7206" w:type="dxa"/>
            <w:tcBorders>
              <w:top w:val="single" w:sz="4" w:space="0" w:color="000000"/>
              <w:left w:val="single" w:sz="4" w:space="0" w:color="auto"/>
              <w:bottom w:val="single" w:sz="4" w:space="0" w:color="000000"/>
              <w:right w:val="single" w:sz="18" w:space="0" w:color="000000"/>
            </w:tcBorders>
          </w:tcPr>
          <w:p w14:paraId="323ABF31" w14:textId="0E9EF7D8" w:rsidR="008250E0" w:rsidRPr="00BE068B" w:rsidRDefault="008250E0" w:rsidP="008250E0">
            <w:pPr>
              <w:spacing w:after="0"/>
              <w:rPr>
                <w:rFonts w:ascii="Gill Sans MT" w:hAnsi="Gill Sans MT"/>
                <w:w w:val="105"/>
              </w:rPr>
            </w:pPr>
            <w:r w:rsidRPr="00BE068B">
              <w:rPr>
                <w:rFonts w:ascii="Gill Sans MT" w:hAnsi="Gill Sans MT" w:cs="Times New Roman"/>
                <w:bCs/>
              </w:rPr>
              <w:t xml:space="preserve">Loan repayment/ Interest on loans </w:t>
            </w:r>
          </w:p>
        </w:tc>
        <w:tc>
          <w:tcPr>
            <w:tcW w:w="2244" w:type="dxa"/>
            <w:tcBorders>
              <w:top w:val="single" w:sz="18" w:space="0" w:color="000000"/>
              <w:left w:val="single" w:sz="18" w:space="0" w:color="000000"/>
              <w:bottom w:val="single" w:sz="18" w:space="0" w:color="000000"/>
              <w:right w:val="single" w:sz="18" w:space="0" w:color="000000"/>
            </w:tcBorders>
          </w:tcPr>
          <w:p w14:paraId="12C58C40" w14:textId="77777777" w:rsidR="008250E0" w:rsidRPr="00BE068B" w:rsidRDefault="008250E0" w:rsidP="008250E0">
            <w:pPr>
              <w:spacing w:after="0"/>
              <w:rPr>
                <w:rFonts w:ascii="Gill Sans MT" w:hAnsi="Gill Sans MT"/>
                <w:i/>
                <w:color w:val="A6A6A6" w:themeColor="background1" w:themeShade="A6"/>
              </w:rPr>
            </w:pPr>
            <w:r w:rsidRPr="00BE068B">
              <w:rPr>
                <w:rFonts w:ascii="Gill Sans MT" w:hAnsi="Gill Sans MT"/>
                <w:i/>
                <w:color w:val="A6A6A6" w:themeColor="background1" w:themeShade="A6"/>
              </w:rPr>
              <w:t>(Integer)</w:t>
            </w:r>
          </w:p>
        </w:tc>
      </w:tr>
      <w:tr w:rsidR="008250E0" w:rsidRPr="00BE068B" w14:paraId="5629BB4F" w14:textId="77777777" w:rsidTr="00DA1429">
        <w:trPr>
          <w:trHeight w:hRule="exact" w:val="367"/>
        </w:trPr>
        <w:tc>
          <w:tcPr>
            <w:tcW w:w="664" w:type="dxa"/>
            <w:tcBorders>
              <w:top w:val="single" w:sz="4" w:space="0" w:color="000000"/>
              <w:left w:val="single" w:sz="4" w:space="0" w:color="000000"/>
              <w:bottom w:val="single" w:sz="4" w:space="0" w:color="000000"/>
              <w:right w:val="single" w:sz="4" w:space="0" w:color="auto"/>
            </w:tcBorders>
          </w:tcPr>
          <w:p w14:paraId="4D4101E2" w14:textId="289ED759" w:rsidR="008250E0" w:rsidRPr="00BE068B" w:rsidRDefault="008250E0" w:rsidP="008250E0">
            <w:pPr>
              <w:rPr>
                <w:rFonts w:ascii="Gill Sans MT" w:hAnsi="Gill Sans MT"/>
                <w:w w:val="105"/>
              </w:rPr>
            </w:pPr>
          </w:p>
        </w:tc>
        <w:tc>
          <w:tcPr>
            <w:tcW w:w="7206" w:type="dxa"/>
            <w:tcBorders>
              <w:top w:val="single" w:sz="4" w:space="0" w:color="000000"/>
              <w:left w:val="single" w:sz="4" w:space="0" w:color="auto"/>
              <w:bottom w:val="single" w:sz="4" w:space="0" w:color="000000"/>
              <w:right w:val="single" w:sz="18" w:space="0" w:color="000000"/>
            </w:tcBorders>
          </w:tcPr>
          <w:p w14:paraId="51F22C18" w14:textId="0396CB60" w:rsidR="008250E0" w:rsidRPr="00BE068B" w:rsidRDefault="008250E0" w:rsidP="008250E0">
            <w:pPr>
              <w:spacing w:after="0"/>
              <w:rPr>
                <w:rFonts w:ascii="Gill Sans MT" w:hAnsi="Gill Sans MT"/>
                <w:w w:val="105"/>
              </w:rPr>
            </w:pPr>
            <w:r w:rsidRPr="00BE068B">
              <w:rPr>
                <w:rFonts w:ascii="Gill Sans MT" w:hAnsi="Gill Sans MT" w:cs="Times New Roman"/>
                <w:bCs/>
              </w:rPr>
              <w:t>Clothing</w:t>
            </w:r>
            <w:r w:rsidRPr="00BE068B">
              <w:rPr>
                <w:rFonts w:ascii="Gill Sans MT" w:eastAsia="Times New Roman" w:hAnsi="Gill Sans MT" w:cs="Times New Roman"/>
              </w:rPr>
              <w:t xml:space="preserve"> </w:t>
            </w:r>
          </w:p>
        </w:tc>
        <w:tc>
          <w:tcPr>
            <w:tcW w:w="2244" w:type="dxa"/>
            <w:tcBorders>
              <w:top w:val="single" w:sz="18" w:space="0" w:color="000000"/>
              <w:left w:val="single" w:sz="18" w:space="0" w:color="000000"/>
              <w:bottom w:val="single" w:sz="18" w:space="0" w:color="000000"/>
              <w:right w:val="single" w:sz="18" w:space="0" w:color="000000"/>
            </w:tcBorders>
          </w:tcPr>
          <w:p w14:paraId="52926B43" w14:textId="77777777" w:rsidR="008250E0" w:rsidRPr="00BE068B" w:rsidRDefault="008250E0" w:rsidP="008250E0">
            <w:pPr>
              <w:spacing w:after="0"/>
              <w:rPr>
                <w:rFonts w:ascii="Gill Sans MT" w:hAnsi="Gill Sans MT"/>
                <w:i/>
                <w:color w:val="A6A6A6" w:themeColor="background1" w:themeShade="A6"/>
              </w:rPr>
            </w:pPr>
            <w:r w:rsidRPr="00BE068B">
              <w:rPr>
                <w:rFonts w:ascii="Gill Sans MT" w:hAnsi="Gill Sans MT"/>
                <w:i/>
                <w:color w:val="A6A6A6" w:themeColor="background1" w:themeShade="A6"/>
              </w:rPr>
              <w:t>(Integer)</w:t>
            </w:r>
          </w:p>
        </w:tc>
      </w:tr>
      <w:tr w:rsidR="002609A2" w:rsidRPr="00BE068B" w14:paraId="26A93DBD" w14:textId="77777777" w:rsidTr="00DA1429">
        <w:trPr>
          <w:trHeight w:hRule="exact" w:val="367"/>
          <w:ins w:id="1099" w:author="Stephanie Fenner" w:date="2014-11-04T13:50:00Z"/>
        </w:trPr>
        <w:tc>
          <w:tcPr>
            <w:tcW w:w="664" w:type="dxa"/>
            <w:tcBorders>
              <w:top w:val="single" w:sz="4" w:space="0" w:color="000000"/>
              <w:left w:val="single" w:sz="4" w:space="0" w:color="000000"/>
              <w:bottom w:val="single" w:sz="4" w:space="0" w:color="000000"/>
              <w:right w:val="single" w:sz="4" w:space="0" w:color="auto"/>
            </w:tcBorders>
          </w:tcPr>
          <w:p w14:paraId="6ACDC242" w14:textId="77777777" w:rsidR="002609A2" w:rsidRPr="00BE068B" w:rsidRDefault="002609A2" w:rsidP="008250E0">
            <w:pPr>
              <w:rPr>
                <w:ins w:id="1100" w:author="Stephanie Fenner" w:date="2014-11-04T13:50:00Z"/>
                <w:rFonts w:ascii="Gill Sans MT" w:hAnsi="Gill Sans MT"/>
                <w:w w:val="105"/>
              </w:rPr>
            </w:pPr>
          </w:p>
        </w:tc>
        <w:tc>
          <w:tcPr>
            <w:tcW w:w="7206" w:type="dxa"/>
            <w:tcBorders>
              <w:top w:val="single" w:sz="4" w:space="0" w:color="000000"/>
              <w:left w:val="single" w:sz="4" w:space="0" w:color="auto"/>
              <w:bottom w:val="single" w:sz="4" w:space="0" w:color="000000"/>
              <w:right w:val="single" w:sz="18" w:space="0" w:color="000000"/>
            </w:tcBorders>
          </w:tcPr>
          <w:p w14:paraId="72A247B3" w14:textId="1E31AD3C" w:rsidR="002609A2" w:rsidRPr="00BE068B" w:rsidRDefault="002609A2" w:rsidP="008250E0">
            <w:pPr>
              <w:spacing w:after="0"/>
              <w:rPr>
                <w:ins w:id="1101" w:author="Stephanie Fenner" w:date="2014-11-04T13:50:00Z"/>
                <w:rFonts w:ascii="Gill Sans MT" w:hAnsi="Gill Sans MT" w:cs="Times New Roman"/>
                <w:bCs/>
              </w:rPr>
            </w:pPr>
            <w:r w:rsidRPr="00BE068B">
              <w:rPr>
                <w:rFonts w:ascii="Gill Sans MT" w:hAnsi="Gill Sans MT" w:cs="Times New Roman"/>
                <w:bCs/>
              </w:rPr>
              <w:t xml:space="preserve">Helping dependents </w:t>
            </w:r>
          </w:p>
        </w:tc>
        <w:tc>
          <w:tcPr>
            <w:tcW w:w="2244" w:type="dxa"/>
            <w:tcBorders>
              <w:top w:val="single" w:sz="18" w:space="0" w:color="000000"/>
              <w:left w:val="single" w:sz="18" w:space="0" w:color="000000"/>
              <w:bottom w:val="single" w:sz="18" w:space="0" w:color="000000"/>
              <w:right w:val="single" w:sz="18" w:space="0" w:color="000000"/>
            </w:tcBorders>
          </w:tcPr>
          <w:p w14:paraId="56A58341" w14:textId="77777777" w:rsidR="002609A2" w:rsidRPr="00BE068B" w:rsidRDefault="002609A2" w:rsidP="008250E0">
            <w:pPr>
              <w:spacing w:after="0"/>
              <w:rPr>
                <w:ins w:id="1102" w:author="Stephanie Fenner" w:date="2014-11-04T13:50:00Z"/>
                <w:rFonts w:ascii="Gill Sans MT" w:hAnsi="Gill Sans MT"/>
                <w:i/>
                <w:color w:val="A6A6A6" w:themeColor="background1" w:themeShade="A6"/>
              </w:rPr>
            </w:pPr>
          </w:p>
        </w:tc>
      </w:tr>
      <w:tr w:rsidR="008250E0" w:rsidRPr="00BE068B" w14:paraId="5ABBD382" w14:textId="77777777" w:rsidTr="00DA1429">
        <w:trPr>
          <w:trHeight w:hRule="exact" w:val="367"/>
        </w:trPr>
        <w:tc>
          <w:tcPr>
            <w:tcW w:w="664" w:type="dxa"/>
            <w:tcBorders>
              <w:top w:val="single" w:sz="4" w:space="0" w:color="000000"/>
              <w:left w:val="single" w:sz="4" w:space="0" w:color="000000"/>
              <w:bottom w:val="single" w:sz="4" w:space="0" w:color="000000"/>
              <w:right w:val="single" w:sz="4" w:space="0" w:color="auto"/>
            </w:tcBorders>
          </w:tcPr>
          <w:p w14:paraId="1A03BAF7" w14:textId="39310523" w:rsidR="008250E0" w:rsidRPr="00BE068B" w:rsidRDefault="008250E0" w:rsidP="008250E0">
            <w:pPr>
              <w:rPr>
                <w:rFonts w:ascii="Gill Sans MT" w:hAnsi="Gill Sans MT"/>
                <w:w w:val="105"/>
              </w:rPr>
            </w:pPr>
          </w:p>
        </w:tc>
        <w:tc>
          <w:tcPr>
            <w:tcW w:w="7206" w:type="dxa"/>
            <w:tcBorders>
              <w:top w:val="single" w:sz="4" w:space="0" w:color="000000"/>
              <w:left w:val="single" w:sz="4" w:space="0" w:color="auto"/>
              <w:bottom w:val="single" w:sz="4" w:space="0" w:color="000000"/>
              <w:right w:val="single" w:sz="18" w:space="0" w:color="000000"/>
            </w:tcBorders>
          </w:tcPr>
          <w:p w14:paraId="1C285379" w14:textId="4B04D44D" w:rsidR="008250E0" w:rsidRPr="00BE068B" w:rsidRDefault="008250E0" w:rsidP="008250E0">
            <w:pPr>
              <w:spacing w:after="0"/>
              <w:rPr>
                <w:rFonts w:ascii="Gill Sans MT" w:hAnsi="Gill Sans MT"/>
                <w:w w:val="105"/>
              </w:rPr>
            </w:pPr>
            <w:r w:rsidRPr="00BE068B">
              <w:rPr>
                <w:rFonts w:ascii="Gill Sans MT" w:hAnsi="Gill Sans MT" w:cs="Times New Roman"/>
                <w:bCs/>
              </w:rPr>
              <w:t xml:space="preserve">Festivals or celebrations </w:t>
            </w:r>
          </w:p>
        </w:tc>
        <w:tc>
          <w:tcPr>
            <w:tcW w:w="2244" w:type="dxa"/>
            <w:tcBorders>
              <w:top w:val="single" w:sz="18" w:space="0" w:color="000000"/>
              <w:left w:val="single" w:sz="18" w:space="0" w:color="000000"/>
              <w:bottom w:val="single" w:sz="18" w:space="0" w:color="000000"/>
              <w:right w:val="single" w:sz="18" w:space="0" w:color="000000"/>
            </w:tcBorders>
          </w:tcPr>
          <w:p w14:paraId="52171635" w14:textId="77777777" w:rsidR="008250E0" w:rsidRPr="00BE068B" w:rsidRDefault="008250E0" w:rsidP="008250E0">
            <w:pPr>
              <w:spacing w:after="0"/>
              <w:rPr>
                <w:rFonts w:ascii="Gill Sans MT" w:hAnsi="Gill Sans MT"/>
                <w:i/>
                <w:color w:val="A6A6A6" w:themeColor="background1" w:themeShade="A6"/>
              </w:rPr>
            </w:pPr>
            <w:r w:rsidRPr="00BE068B">
              <w:rPr>
                <w:rFonts w:ascii="Gill Sans MT" w:hAnsi="Gill Sans MT"/>
                <w:i/>
                <w:color w:val="A6A6A6" w:themeColor="background1" w:themeShade="A6"/>
              </w:rPr>
              <w:t>(Integer)</w:t>
            </w:r>
          </w:p>
        </w:tc>
      </w:tr>
    </w:tbl>
    <w:p w14:paraId="04141B3F" w14:textId="77777777" w:rsidR="008250E0" w:rsidDel="00BB3EC7" w:rsidRDefault="008250E0" w:rsidP="001512DD">
      <w:pPr>
        <w:spacing w:after="0" w:line="240" w:lineRule="auto"/>
        <w:contextualSpacing/>
        <w:rPr>
          <w:ins w:id="1103" w:author="Heather Huntington" w:date="2014-11-17T22:52:00Z"/>
          <w:del w:id="1104" w:author="Aleta Haflett" w:date="2014-11-18T13:01:00Z"/>
          <w:rFonts w:ascii="Gill Sans MT" w:hAnsi="Gill Sans MT"/>
        </w:rPr>
      </w:pPr>
    </w:p>
    <w:p w14:paraId="0489D1A5" w14:textId="77777777" w:rsidR="0006615C" w:rsidDel="00BB3EC7" w:rsidRDefault="0006615C" w:rsidP="001512DD">
      <w:pPr>
        <w:spacing w:after="0" w:line="240" w:lineRule="auto"/>
        <w:contextualSpacing/>
        <w:rPr>
          <w:ins w:id="1105" w:author="Heather Huntington" w:date="2014-11-17T22:52:00Z"/>
          <w:del w:id="1106" w:author="Aleta Haflett" w:date="2014-11-18T13:01:00Z"/>
          <w:rFonts w:ascii="Gill Sans MT" w:hAnsi="Gill Sans MT"/>
        </w:rPr>
      </w:pPr>
    </w:p>
    <w:p w14:paraId="363C600A" w14:textId="77777777" w:rsidR="0006615C" w:rsidRDefault="0006615C" w:rsidP="001512DD">
      <w:pPr>
        <w:spacing w:after="0" w:line="240" w:lineRule="auto"/>
        <w:contextualSpacing/>
        <w:rPr>
          <w:ins w:id="1107" w:author="Heather Huntington" w:date="2014-11-17T22:52:00Z"/>
          <w:rFonts w:ascii="Gill Sans MT" w:hAnsi="Gill Sans MT"/>
        </w:rPr>
      </w:pPr>
    </w:p>
    <w:p w14:paraId="204CAF73" w14:textId="77777777" w:rsidR="0006615C" w:rsidRPr="00BE068B" w:rsidRDefault="0006615C" w:rsidP="0006615C">
      <w:pPr>
        <w:spacing w:after="0" w:line="240" w:lineRule="auto"/>
        <w:contextualSpacing/>
        <w:rPr>
          <w:ins w:id="1108" w:author="Heather Huntington" w:date="2014-11-17T22:52:00Z"/>
          <w:rFonts w:ascii="Gill Sans MT" w:hAnsi="Gill Sans MT"/>
        </w:rPr>
      </w:pPr>
    </w:p>
    <w:p w14:paraId="38F3810E" w14:textId="77777777" w:rsidR="0006615C" w:rsidRPr="00BE068B" w:rsidRDefault="0006615C" w:rsidP="0006615C">
      <w:pPr>
        <w:rPr>
          <w:ins w:id="1109" w:author="Heather Huntington" w:date="2014-11-17T22:52:00Z"/>
          <w:rFonts w:ascii="Gill Sans MT" w:hAnsi="Gill Sans MT"/>
          <w:b/>
        </w:rPr>
      </w:pPr>
      <w:ins w:id="1110" w:author="Heather Huntington" w:date="2014-11-17T22:52:00Z">
        <w:r w:rsidRPr="00BE068B">
          <w:rPr>
            <w:rFonts w:ascii="Gill Sans MT" w:hAnsi="Gill Sans MT"/>
            <w:b/>
          </w:rPr>
          <w:t xml:space="preserve">Section O: Energy Sources and Utilization </w:t>
        </w:r>
      </w:ins>
    </w:p>
    <w:p w14:paraId="453D22D8" w14:textId="77777777" w:rsidR="0006615C" w:rsidDel="00BB3EC7" w:rsidRDefault="0006615C" w:rsidP="001512DD">
      <w:pPr>
        <w:spacing w:after="0" w:line="240" w:lineRule="auto"/>
        <w:contextualSpacing/>
        <w:rPr>
          <w:ins w:id="1111" w:author="Heather Huntington" w:date="2014-11-17T22:52:00Z"/>
          <w:del w:id="1112" w:author="Aleta Haflett" w:date="2014-11-18T13:01:00Z"/>
          <w:rFonts w:ascii="Gill Sans MT" w:hAnsi="Gill Sans MT"/>
        </w:rPr>
      </w:pPr>
    </w:p>
    <w:p w14:paraId="556E8FAF" w14:textId="77777777" w:rsidR="0006615C" w:rsidRDefault="0006615C" w:rsidP="001512DD">
      <w:pPr>
        <w:spacing w:after="0" w:line="240" w:lineRule="auto"/>
        <w:contextualSpacing/>
        <w:rPr>
          <w:ins w:id="1113" w:author="Heather Huntington" w:date="2014-11-17T22:52:00Z"/>
          <w:rFonts w:ascii="Gill Sans MT" w:hAnsi="Gill Sans MT"/>
        </w:rPr>
      </w:pPr>
    </w:p>
    <w:p w14:paraId="0D8B16E7" w14:textId="77777777" w:rsidR="0006615C" w:rsidRPr="00BE068B" w:rsidRDefault="0006615C" w:rsidP="001512DD">
      <w:pPr>
        <w:spacing w:after="0" w:line="240" w:lineRule="auto"/>
        <w:contextualSpacing/>
        <w:rPr>
          <w:rFonts w:ascii="Gill Sans MT" w:hAnsi="Gill Sans MT"/>
        </w:rPr>
      </w:pPr>
    </w:p>
    <w:tbl>
      <w:tblPr>
        <w:tblW w:w="10026" w:type="dxa"/>
        <w:tblInd w:w="-5" w:type="dxa"/>
        <w:tblLayout w:type="fixed"/>
        <w:tblCellMar>
          <w:left w:w="29" w:type="dxa"/>
          <w:right w:w="29" w:type="dxa"/>
        </w:tblCellMar>
        <w:tblLook w:val="0000" w:firstRow="0" w:lastRow="0" w:firstColumn="0" w:lastColumn="0" w:noHBand="0" w:noVBand="0"/>
      </w:tblPr>
      <w:tblGrid>
        <w:gridCol w:w="664"/>
        <w:gridCol w:w="4680"/>
        <w:gridCol w:w="3960"/>
        <w:gridCol w:w="722"/>
      </w:tblGrid>
      <w:tr w:rsidR="008250E0" w:rsidRPr="00BE068B" w14:paraId="34BC14AD" w14:textId="77777777" w:rsidTr="00DA1429">
        <w:trPr>
          <w:trHeight w:val="20"/>
        </w:trPr>
        <w:tc>
          <w:tcPr>
            <w:tcW w:w="664" w:type="dxa"/>
            <w:tcBorders>
              <w:top w:val="single" w:sz="4" w:space="0" w:color="000000"/>
              <w:left w:val="single" w:sz="4" w:space="0" w:color="000000"/>
              <w:bottom w:val="single" w:sz="4" w:space="0" w:color="000000"/>
              <w:right w:val="single" w:sz="4" w:space="0" w:color="000000"/>
            </w:tcBorders>
          </w:tcPr>
          <w:p w14:paraId="7CF11DA7" w14:textId="66912479" w:rsidR="008250E0" w:rsidRPr="00BE068B" w:rsidRDefault="00DA1429" w:rsidP="008250E0">
            <w:pPr>
              <w:spacing w:after="0"/>
              <w:rPr>
                <w:rFonts w:ascii="Gill Sans MT" w:eastAsia="Calibri" w:hAnsi="Gill Sans MT" w:cs="Times New Roman"/>
              </w:rPr>
            </w:pPr>
            <w:r w:rsidRPr="00BE068B">
              <w:rPr>
                <w:rFonts w:ascii="Gill Sans MT" w:eastAsia="Calibri" w:hAnsi="Gill Sans MT" w:cs="Times New Roman"/>
              </w:rPr>
              <w:t>N42</w:t>
            </w:r>
          </w:p>
        </w:tc>
        <w:tc>
          <w:tcPr>
            <w:tcW w:w="4680" w:type="dxa"/>
            <w:tcBorders>
              <w:top w:val="single" w:sz="4" w:space="0" w:color="000000"/>
              <w:left w:val="single" w:sz="4" w:space="0" w:color="000000"/>
              <w:bottom w:val="single" w:sz="4" w:space="0" w:color="000000"/>
            </w:tcBorders>
          </w:tcPr>
          <w:p w14:paraId="490B8E39" w14:textId="67B4D7BF" w:rsidR="008250E0" w:rsidRPr="00BE068B" w:rsidRDefault="008250E0" w:rsidP="008250E0">
            <w:pPr>
              <w:spacing w:after="0"/>
              <w:rPr>
                <w:rFonts w:ascii="Gill Sans MT" w:hAnsi="Gill Sans MT"/>
                <w:color w:val="000000"/>
              </w:rPr>
            </w:pPr>
            <w:r w:rsidRPr="00BE068B">
              <w:rPr>
                <w:rFonts w:ascii="Gill Sans MT" w:hAnsi="Gill Sans MT" w:cs="TimesNewRomanPSMT"/>
              </w:rPr>
              <w:t>What is the primary type of fuel that your household utilizes for cooking?</w:t>
            </w:r>
          </w:p>
        </w:tc>
        <w:tc>
          <w:tcPr>
            <w:tcW w:w="3960" w:type="dxa"/>
            <w:tcBorders>
              <w:top w:val="single" w:sz="4" w:space="0" w:color="000000"/>
              <w:bottom w:val="single" w:sz="4" w:space="0" w:color="000000"/>
              <w:right w:val="single" w:sz="18" w:space="0" w:color="000000"/>
            </w:tcBorders>
          </w:tcPr>
          <w:p w14:paraId="5B5BF29A" w14:textId="1FC5A490" w:rsidR="008250E0" w:rsidRPr="00BE068B" w:rsidRDefault="008250E0" w:rsidP="008250E0">
            <w:pPr>
              <w:spacing w:after="0"/>
              <w:rPr>
                <w:rFonts w:ascii="Gill Sans MT" w:hAnsi="Gill Sans MT" w:cs="Times New Roman"/>
                <w:w w:val="105"/>
              </w:rPr>
            </w:pPr>
            <w:r w:rsidRPr="00BE068B">
              <w:rPr>
                <w:rFonts w:ascii="Gill Sans MT" w:hAnsi="Gill Sans MT" w:cs="Times New Roman"/>
                <w:w w:val="105"/>
              </w:rPr>
              <w:t>1=Electricity or gas</w:t>
            </w:r>
          </w:p>
          <w:p w14:paraId="7176EC3D" w14:textId="7C46EA8C" w:rsidR="008250E0" w:rsidRPr="00BE068B" w:rsidRDefault="008250E0" w:rsidP="008250E0">
            <w:pPr>
              <w:spacing w:after="0"/>
              <w:rPr>
                <w:rFonts w:ascii="Gill Sans MT" w:hAnsi="Gill Sans MT" w:cs="Times New Roman"/>
                <w:w w:val="105"/>
              </w:rPr>
            </w:pPr>
            <w:r w:rsidRPr="00BE068B">
              <w:rPr>
                <w:rFonts w:ascii="Gill Sans MT" w:hAnsi="Gill Sans MT" w:cs="Times New Roman"/>
                <w:w w:val="105"/>
              </w:rPr>
              <w:t>2=Oil</w:t>
            </w:r>
          </w:p>
          <w:p w14:paraId="7A51C862" w14:textId="47A0EC94" w:rsidR="008250E0" w:rsidRPr="00BE068B" w:rsidRDefault="008250E0" w:rsidP="008250E0">
            <w:pPr>
              <w:spacing w:after="0"/>
              <w:rPr>
                <w:rFonts w:ascii="Gill Sans MT" w:hAnsi="Gill Sans MT" w:cs="Times New Roman"/>
                <w:w w:val="105"/>
              </w:rPr>
            </w:pPr>
            <w:r w:rsidRPr="00BE068B">
              <w:rPr>
                <w:rFonts w:ascii="Gill Sans MT" w:hAnsi="Gill Sans MT" w:cs="Times New Roman"/>
                <w:w w:val="105"/>
              </w:rPr>
              <w:t>3=Wood</w:t>
            </w:r>
          </w:p>
          <w:p w14:paraId="2E814AEB" w14:textId="03A0BD04" w:rsidR="008250E0" w:rsidRPr="00BE068B" w:rsidRDefault="008250E0" w:rsidP="008250E0">
            <w:pPr>
              <w:spacing w:after="0"/>
              <w:rPr>
                <w:rFonts w:ascii="Gill Sans MT" w:hAnsi="Gill Sans MT" w:cs="Times New Roman"/>
                <w:w w:val="105"/>
              </w:rPr>
            </w:pPr>
            <w:r w:rsidRPr="00BE068B">
              <w:rPr>
                <w:rFonts w:ascii="Gill Sans MT" w:hAnsi="Gill Sans MT" w:cs="Times New Roman"/>
                <w:w w:val="105"/>
              </w:rPr>
              <w:t>4=Charcoal</w:t>
            </w:r>
          </w:p>
          <w:p w14:paraId="3123E1D4" w14:textId="487FEE5C" w:rsidR="008250E0" w:rsidRPr="00BE068B" w:rsidRDefault="008250E0" w:rsidP="008250E0">
            <w:pPr>
              <w:spacing w:after="0"/>
              <w:rPr>
                <w:rFonts w:ascii="Gill Sans MT" w:hAnsi="Gill Sans MT" w:cs="Times New Roman"/>
                <w:w w:val="105"/>
              </w:rPr>
            </w:pPr>
            <w:r w:rsidRPr="00BE068B">
              <w:rPr>
                <w:rFonts w:ascii="Gill Sans MT" w:hAnsi="Gill Sans MT" w:cs="Times New Roman"/>
                <w:w w:val="105"/>
              </w:rPr>
              <w:t>5=small sticks or scrap wood</w:t>
            </w:r>
          </w:p>
          <w:p w14:paraId="091769A4" w14:textId="3409DFBC" w:rsidR="008250E0" w:rsidRPr="00BE068B" w:rsidRDefault="008250E0" w:rsidP="008250E0">
            <w:pPr>
              <w:spacing w:after="0"/>
              <w:rPr>
                <w:rFonts w:ascii="Gill Sans MT" w:hAnsi="Gill Sans MT" w:cs="Times New Roman"/>
                <w:w w:val="105"/>
              </w:rPr>
            </w:pPr>
            <w:r w:rsidRPr="00BE068B">
              <w:rPr>
                <w:rFonts w:ascii="Gill Sans MT" w:hAnsi="Gill Sans MT" w:cs="Times New Roman"/>
                <w:w w:val="105"/>
              </w:rPr>
              <w:t>6=Weeds, leaves, dung</w:t>
            </w:r>
          </w:p>
          <w:p w14:paraId="2A4723B4" w14:textId="6AA10DDE" w:rsidR="008250E0" w:rsidRPr="00BE068B" w:rsidRDefault="008250E0" w:rsidP="008250E0">
            <w:pPr>
              <w:spacing w:after="0"/>
              <w:rPr>
                <w:rFonts w:ascii="Gill Sans MT" w:hAnsi="Gill Sans MT"/>
              </w:rPr>
            </w:pPr>
            <w:r w:rsidRPr="00BE068B">
              <w:rPr>
                <w:rFonts w:ascii="Gill Sans MT" w:hAnsi="Gill Sans MT"/>
              </w:rPr>
              <w:t>97=Other, please specify</w:t>
            </w:r>
          </w:p>
        </w:tc>
        <w:tc>
          <w:tcPr>
            <w:tcW w:w="722" w:type="dxa"/>
            <w:tcBorders>
              <w:top w:val="single" w:sz="18" w:space="0" w:color="000000"/>
              <w:left w:val="single" w:sz="18" w:space="0" w:color="000000"/>
              <w:bottom w:val="single" w:sz="18" w:space="0" w:color="000000"/>
              <w:right w:val="single" w:sz="18" w:space="0" w:color="000000"/>
            </w:tcBorders>
          </w:tcPr>
          <w:p w14:paraId="063184B0" w14:textId="77777777" w:rsidR="008250E0" w:rsidRPr="00BE068B" w:rsidRDefault="008250E0" w:rsidP="008250E0">
            <w:pPr>
              <w:spacing w:after="0"/>
              <w:rPr>
                <w:rFonts w:ascii="Gill Sans MT" w:eastAsia="Calibri" w:hAnsi="Gill Sans MT" w:cs="Times New Roman"/>
                <w:i/>
                <w:color w:val="A6A6A6"/>
              </w:rPr>
            </w:pPr>
            <w:r w:rsidRPr="00BE068B">
              <w:rPr>
                <w:rFonts w:ascii="Gill Sans MT" w:eastAsia="Calibri" w:hAnsi="Gill Sans MT" w:cs="Times New Roman"/>
                <w:i/>
                <w:color w:val="A6A6A6"/>
              </w:rPr>
              <w:t>(Code)</w:t>
            </w:r>
          </w:p>
        </w:tc>
      </w:tr>
      <w:tr w:rsidR="008250E0" w:rsidRPr="00BE068B" w14:paraId="3D2E2587" w14:textId="77777777" w:rsidTr="00DA1429">
        <w:trPr>
          <w:trHeight w:val="20"/>
        </w:trPr>
        <w:tc>
          <w:tcPr>
            <w:tcW w:w="664" w:type="dxa"/>
            <w:tcBorders>
              <w:top w:val="single" w:sz="6" w:space="0" w:color="000000"/>
              <w:left w:val="single" w:sz="6" w:space="0" w:color="000000"/>
              <w:bottom w:val="single" w:sz="6" w:space="0" w:color="000000"/>
              <w:right w:val="single" w:sz="6" w:space="0" w:color="000000"/>
            </w:tcBorders>
          </w:tcPr>
          <w:p w14:paraId="6A7CF8B4" w14:textId="69312E71" w:rsidR="008250E0" w:rsidRPr="00BE068B" w:rsidRDefault="00DA1429" w:rsidP="00DA1429">
            <w:pPr>
              <w:spacing w:afterLines="20" w:after="48" w:line="240" w:lineRule="auto"/>
              <w:ind w:left="119" w:hanging="114"/>
              <w:contextualSpacing/>
              <w:rPr>
                <w:rFonts w:ascii="Gill Sans MT" w:hAnsi="Gill Sans MT"/>
                <w:w w:val="105"/>
              </w:rPr>
            </w:pPr>
            <w:r w:rsidRPr="00BE068B">
              <w:rPr>
                <w:rFonts w:ascii="Gill Sans MT" w:hAnsi="Gill Sans MT"/>
                <w:w w:val="105"/>
              </w:rPr>
              <w:t>N42b</w:t>
            </w:r>
          </w:p>
        </w:tc>
        <w:tc>
          <w:tcPr>
            <w:tcW w:w="4680" w:type="dxa"/>
            <w:tcBorders>
              <w:top w:val="single" w:sz="6" w:space="0" w:color="000000"/>
              <w:left w:val="single" w:sz="6" w:space="0" w:color="000000"/>
              <w:bottom w:val="single" w:sz="6" w:space="0" w:color="000000"/>
            </w:tcBorders>
          </w:tcPr>
          <w:p w14:paraId="575E0BE6" w14:textId="2E628429" w:rsidR="008250E0" w:rsidRPr="00BE068B" w:rsidRDefault="008250E0" w:rsidP="008250E0">
            <w:pPr>
              <w:spacing w:afterLines="20" w:after="48" w:line="240" w:lineRule="auto"/>
              <w:contextualSpacing/>
              <w:rPr>
                <w:rFonts w:ascii="Gill Sans MT" w:hAnsi="Gill Sans MT"/>
                <w:w w:val="105"/>
              </w:rPr>
            </w:pPr>
            <w:r w:rsidRPr="00BE068B">
              <w:rPr>
                <w:rFonts w:ascii="Gill Sans MT" w:hAnsi="Gill Sans MT"/>
                <w:w w:val="105"/>
              </w:rPr>
              <w:t xml:space="preserve">If “Other,” please specify? </w:t>
            </w:r>
          </w:p>
        </w:tc>
        <w:tc>
          <w:tcPr>
            <w:tcW w:w="4682" w:type="dxa"/>
            <w:gridSpan w:val="2"/>
            <w:tcBorders>
              <w:top w:val="single" w:sz="18" w:space="0" w:color="000000"/>
              <w:left w:val="single" w:sz="18" w:space="0" w:color="000000"/>
              <w:bottom w:val="single" w:sz="18" w:space="0" w:color="000000"/>
              <w:right w:val="single" w:sz="18" w:space="0" w:color="000000"/>
            </w:tcBorders>
          </w:tcPr>
          <w:p w14:paraId="4DFB4FB8" w14:textId="77777777" w:rsidR="008250E0" w:rsidRPr="00BE068B" w:rsidRDefault="008250E0" w:rsidP="008250E0">
            <w:pPr>
              <w:spacing w:afterLines="20" w:after="48" w:line="240" w:lineRule="auto"/>
              <w:contextualSpacing/>
              <w:rPr>
                <w:rFonts w:ascii="Gill Sans MT" w:hAnsi="Gill Sans MT"/>
                <w:i/>
              </w:rPr>
            </w:pPr>
            <w:r w:rsidRPr="00BE068B">
              <w:rPr>
                <w:rFonts w:ascii="Gill Sans MT" w:hAnsi="Gill Sans MT"/>
                <w:i/>
              </w:rPr>
              <w:t>(Text)</w:t>
            </w:r>
          </w:p>
        </w:tc>
      </w:tr>
    </w:tbl>
    <w:p w14:paraId="675A28AD" w14:textId="3FFA18D4" w:rsidR="00DA7C5C" w:rsidRPr="00BE068B" w:rsidRDefault="00DA7C5C" w:rsidP="001512DD">
      <w:pPr>
        <w:spacing w:after="0" w:line="240" w:lineRule="auto"/>
        <w:contextualSpacing/>
        <w:rPr>
          <w:rFonts w:ascii="Gill Sans MT" w:hAnsi="Gill Sans MT"/>
        </w:rPr>
      </w:pPr>
    </w:p>
    <w:p w14:paraId="15B4EB08" w14:textId="618CD9FD" w:rsidR="00F05B1A" w:rsidRPr="00BE068B" w:rsidRDefault="00B41661">
      <w:pPr>
        <w:rPr>
          <w:rFonts w:ascii="Gill Sans MT" w:hAnsi="Gill Sans MT"/>
          <w:b/>
        </w:rPr>
      </w:pPr>
      <w:r w:rsidRPr="00BE068B">
        <w:rPr>
          <w:rFonts w:ascii="Gill Sans MT" w:hAnsi="Gill Sans MT"/>
          <w:b/>
        </w:rPr>
        <w:t xml:space="preserve">Section O: </w:t>
      </w:r>
      <w:r w:rsidR="00F05B1A" w:rsidRPr="00BE068B">
        <w:rPr>
          <w:rFonts w:ascii="Gill Sans MT" w:hAnsi="Gill Sans MT"/>
          <w:b/>
        </w:rPr>
        <w:t xml:space="preserve">Energy Sources and Utilization </w:t>
      </w:r>
    </w:p>
    <w:tbl>
      <w:tblPr>
        <w:tblStyle w:val="TableGrid"/>
        <w:tblW w:w="0" w:type="auto"/>
        <w:tblLook w:val="04A0" w:firstRow="1" w:lastRow="0" w:firstColumn="1" w:lastColumn="0" w:noHBand="0" w:noVBand="1"/>
      </w:tblPr>
      <w:tblGrid>
        <w:gridCol w:w="576"/>
        <w:gridCol w:w="4654"/>
        <w:gridCol w:w="3583"/>
        <w:gridCol w:w="1255"/>
      </w:tblGrid>
      <w:tr w:rsidR="00F05B1A" w:rsidRPr="004014D8" w14:paraId="2F05048A" w14:textId="77777777" w:rsidTr="00275BD5">
        <w:tc>
          <w:tcPr>
            <w:tcW w:w="535" w:type="dxa"/>
          </w:tcPr>
          <w:p w14:paraId="0A717D6A" w14:textId="1ECF81E4" w:rsidR="00F05B1A" w:rsidRPr="004014D8" w:rsidRDefault="00DA1429" w:rsidP="00DA1429">
            <w:pPr>
              <w:spacing w:after="200" w:line="276" w:lineRule="auto"/>
              <w:ind w:left="-90"/>
              <w:rPr>
                <w:rFonts w:ascii="Gill Sans MT" w:hAnsi="Gill Sans MT"/>
                <w:rPrChange w:id="1114" w:author="usaiduser" w:date="2014-11-09T11:18:00Z">
                  <w:rPr>
                    <w:rFonts w:ascii="Gill Sans MT" w:hAnsi="Gill Sans MT"/>
                    <w:sz w:val="20"/>
                    <w:szCs w:val="20"/>
                  </w:rPr>
                </w:rPrChange>
              </w:rPr>
            </w:pPr>
            <w:r w:rsidRPr="004014D8">
              <w:rPr>
                <w:rFonts w:ascii="Gill Sans MT" w:hAnsi="Gill Sans MT"/>
                <w:rPrChange w:id="1115" w:author="usaiduser" w:date="2014-11-09T11:18:00Z">
                  <w:rPr>
                    <w:rFonts w:ascii="Gill Sans MT" w:hAnsi="Gill Sans MT"/>
                    <w:sz w:val="20"/>
                    <w:szCs w:val="20"/>
                  </w:rPr>
                </w:rPrChange>
              </w:rPr>
              <w:t>O.1</w:t>
            </w:r>
          </w:p>
        </w:tc>
        <w:tc>
          <w:tcPr>
            <w:tcW w:w="4654" w:type="dxa"/>
          </w:tcPr>
          <w:p w14:paraId="44941FF1" w14:textId="77777777" w:rsidR="00F05B1A" w:rsidRPr="004014D8" w:rsidRDefault="00F05B1A">
            <w:pPr>
              <w:spacing w:after="200" w:line="276" w:lineRule="auto"/>
              <w:rPr>
                <w:rFonts w:ascii="Gill Sans MT" w:hAnsi="Gill Sans MT"/>
                <w:rPrChange w:id="1116" w:author="usaiduser" w:date="2014-11-09T11:18:00Z">
                  <w:rPr>
                    <w:rFonts w:ascii="Gill Sans MT" w:hAnsi="Gill Sans MT"/>
                    <w:sz w:val="20"/>
                    <w:szCs w:val="20"/>
                  </w:rPr>
                </w:rPrChange>
              </w:rPr>
            </w:pPr>
            <w:r w:rsidRPr="004014D8">
              <w:rPr>
                <w:rFonts w:ascii="Gill Sans MT" w:hAnsi="Gill Sans MT"/>
                <w:rPrChange w:id="1117" w:author="usaiduser" w:date="2014-11-09T11:18:00Z">
                  <w:rPr>
                    <w:rFonts w:ascii="Gill Sans MT" w:hAnsi="Gill Sans MT"/>
                    <w:sz w:val="20"/>
                    <w:szCs w:val="20"/>
                  </w:rPr>
                </w:rPrChange>
              </w:rPr>
              <w:t>Does your household use charcoal?</w:t>
            </w:r>
          </w:p>
          <w:p w14:paraId="5C4200E0" w14:textId="159F15EA" w:rsidR="004B4B2A" w:rsidRPr="004014D8" w:rsidRDefault="004B4B2A">
            <w:pPr>
              <w:spacing w:after="200" w:line="276" w:lineRule="auto"/>
              <w:rPr>
                <w:rFonts w:ascii="Gill Sans MT" w:hAnsi="Gill Sans MT"/>
                <w:i/>
                <w:rPrChange w:id="1118" w:author="usaiduser" w:date="2014-11-09T11:18:00Z">
                  <w:rPr>
                    <w:rFonts w:ascii="Gill Sans MT" w:hAnsi="Gill Sans MT"/>
                    <w:i/>
                    <w:sz w:val="20"/>
                    <w:szCs w:val="20"/>
                  </w:rPr>
                </w:rPrChange>
              </w:rPr>
            </w:pPr>
            <w:r w:rsidRPr="004014D8">
              <w:rPr>
                <w:rFonts w:ascii="Gill Sans MT" w:hAnsi="Gill Sans MT"/>
                <w:i/>
                <w:rPrChange w:id="1119" w:author="usaiduser" w:date="2014-11-09T11:18:00Z">
                  <w:rPr>
                    <w:rFonts w:ascii="Gill Sans MT" w:hAnsi="Gill Sans MT"/>
                    <w:i/>
                    <w:sz w:val="20"/>
                    <w:szCs w:val="20"/>
                  </w:rPr>
                </w:rPrChange>
              </w:rPr>
              <w:t>If 0, skip to O.4</w:t>
            </w:r>
          </w:p>
        </w:tc>
        <w:tc>
          <w:tcPr>
            <w:tcW w:w="3583" w:type="dxa"/>
          </w:tcPr>
          <w:p w14:paraId="375D52C3" w14:textId="77777777" w:rsidR="00F05B1A" w:rsidRPr="004014D8" w:rsidRDefault="00F05B1A">
            <w:pPr>
              <w:spacing w:after="200" w:line="276" w:lineRule="auto"/>
              <w:rPr>
                <w:rFonts w:ascii="Gill Sans MT" w:hAnsi="Gill Sans MT"/>
                <w:rPrChange w:id="1120" w:author="usaiduser" w:date="2014-11-09T11:18:00Z">
                  <w:rPr>
                    <w:rFonts w:ascii="Gill Sans MT" w:hAnsi="Gill Sans MT"/>
                    <w:sz w:val="20"/>
                    <w:szCs w:val="20"/>
                  </w:rPr>
                </w:rPrChange>
              </w:rPr>
            </w:pPr>
            <w:r w:rsidRPr="004014D8">
              <w:rPr>
                <w:rFonts w:ascii="Gill Sans MT" w:hAnsi="Gill Sans MT"/>
                <w:rPrChange w:id="1121" w:author="usaiduser" w:date="2014-11-09T11:18:00Z">
                  <w:rPr>
                    <w:rFonts w:ascii="Gill Sans MT" w:hAnsi="Gill Sans MT"/>
                    <w:sz w:val="20"/>
                    <w:szCs w:val="20"/>
                  </w:rPr>
                </w:rPrChange>
              </w:rPr>
              <w:t>0=No</w:t>
            </w:r>
          </w:p>
          <w:p w14:paraId="6B287F71" w14:textId="40B4B5DF" w:rsidR="00F05B1A" w:rsidRPr="004014D8" w:rsidRDefault="00F05B1A">
            <w:pPr>
              <w:spacing w:after="200" w:line="276" w:lineRule="auto"/>
              <w:rPr>
                <w:rFonts w:ascii="Gill Sans MT" w:hAnsi="Gill Sans MT"/>
                <w:rPrChange w:id="1122" w:author="usaiduser" w:date="2014-11-09T11:18:00Z">
                  <w:rPr>
                    <w:rFonts w:ascii="Gill Sans MT" w:hAnsi="Gill Sans MT"/>
                    <w:sz w:val="20"/>
                    <w:szCs w:val="20"/>
                  </w:rPr>
                </w:rPrChange>
              </w:rPr>
            </w:pPr>
            <w:r w:rsidRPr="004014D8">
              <w:rPr>
                <w:rFonts w:ascii="Gill Sans MT" w:hAnsi="Gill Sans MT"/>
                <w:rPrChange w:id="1123" w:author="usaiduser" w:date="2014-11-09T11:18:00Z">
                  <w:rPr>
                    <w:rFonts w:ascii="Gill Sans MT" w:hAnsi="Gill Sans MT"/>
                    <w:sz w:val="20"/>
                    <w:szCs w:val="20"/>
                  </w:rPr>
                </w:rPrChange>
              </w:rPr>
              <w:t>1=Yes</w:t>
            </w:r>
          </w:p>
        </w:tc>
        <w:tc>
          <w:tcPr>
            <w:tcW w:w="1255" w:type="dxa"/>
          </w:tcPr>
          <w:p w14:paraId="0BAE0BBD" w14:textId="77777777" w:rsidR="00F05B1A" w:rsidRPr="004014D8" w:rsidRDefault="00F05B1A">
            <w:pPr>
              <w:spacing w:after="200" w:line="276" w:lineRule="auto"/>
              <w:rPr>
                <w:rFonts w:ascii="Gill Sans MT" w:hAnsi="Gill Sans MT"/>
                <w:b/>
                <w:rPrChange w:id="1124" w:author="usaiduser" w:date="2014-11-09T11:18:00Z">
                  <w:rPr>
                    <w:rFonts w:ascii="Gill Sans MT" w:hAnsi="Gill Sans MT"/>
                    <w:b/>
                    <w:sz w:val="20"/>
                    <w:szCs w:val="20"/>
                  </w:rPr>
                </w:rPrChange>
              </w:rPr>
            </w:pPr>
          </w:p>
        </w:tc>
      </w:tr>
      <w:tr w:rsidR="00F05B1A" w:rsidRPr="004014D8" w14:paraId="515ABA31" w14:textId="77777777" w:rsidTr="00275BD5">
        <w:tc>
          <w:tcPr>
            <w:tcW w:w="535" w:type="dxa"/>
          </w:tcPr>
          <w:p w14:paraId="74BA5CD3" w14:textId="19B6BD54" w:rsidR="00F05B1A" w:rsidRPr="004014D8" w:rsidRDefault="00DA1429" w:rsidP="00DA1429">
            <w:pPr>
              <w:spacing w:after="200" w:line="276" w:lineRule="auto"/>
              <w:ind w:left="-90"/>
              <w:rPr>
                <w:rFonts w:ascii="Gill Sans MT" w:hAnsi="Gill Sans MT"/>
                <w:rPrChange w:id="1125" w:author="usaiduser" w:date="2014-11-09T11:18:00Z">
                  <w:rPr>
                    <w:rFonts w:ascii="Gill Sans MT" w:hAnsi="Gill Sans MT"/>
                    <w:sz w:val="20"/>
                    <w:szCs w:val="20"/>
                  </w:rPr>
                </w:rPrChange>
              </w:rPr>
            </w:pPr>
            <w:r w:rsidRPr="004014D8">
              <w:rPr>
                <w:rFonts w:ascii="Gill Sans MT" w:hAnsi="Gill Sans MT"/>
                <w:rPrChange w:id="1126" w:author="usaiduser" w:date="2014-11-09T11:18:00Z">
                  <w:rPr>
                    <w:rFonts w:ascii="Gill Sans MT" w:hAnsi="Gill Sans MT"/>
                    <w:sz w:val="20"/>
                    <w:szCs w:val="20"/>
                  </w:rPr>
                </w:rPrChange>
              </w:rPr>
              <w:t>O.2</w:t>
            </w:r>
          </w:p>
        </w:tc>
        <w:tc>
          <w:tcPr>
            <w:tcW w:w="4654" w:type="dxa"/>
          </w:tcPr>
          <w:p w14:paraId="6E8BE26B" w14:textId="6D4C9130" w:rsidR="00F05B1A" w:rsidRPr="004014D8" w:rsidRDefault="007A7614">
            <w:pPr>
              <w:spacing w:after="200" w:line="276" w:lineRule="auto"/>
              <w:rPr>
                <w:rFonts w:ascii="Gill Sans MT" w:hAnsi="Gill Sans MT"/>
                <w:rPrChange w:id="1127" w:author="usaiduser" w:date="2014-11-09T11:18:00Z">
                  <w:rPr>
                    <w:rFonts w:ascii="Gill Sans MT" w:hAnsi="Gill Sans MT"/>
                    <w:sz w:val="20"/>
                    <w:szCs w:val="20"/>
                  </w:rPr>
                </w:rPrChange>
              </w:rPr>
            </w:pPr>
            <w:r w:rsidRPr="004014D8">
              <w:rPr>
                <w:rFonts w:ascii="Gill Sans MT" w:hAnsi="Gill Sans MT"/>
                <w:rPrChange w:id="1128" w:author="usaiduser" w:date="2014-11-09T11:18:00Z">
                  <w:rPr>
                    <w:rFonts w:ascii="Gill Sans MT" w:hAnsi="Gill Sans MT"/>
                    <w:sz w:val="20"/>
                    <w:szCs w:val="20"/>
                  </w:rPr>
                </w:rPrChange>
              </w:rPr>
              <w:t>What</w:t>
            </w:r>
            <w:r w:rsidR="00F05B1A" w:rsidRPr="004014D8">
              <w:rPr>
                <w:rFonts w:ascii="Gill Sans MT" w:hAnsi="Gill Sans MT"/>
                <w:rPrChange w:id="1129" w:author="usaiduser" w:date="2014-11-09T11:18:00Z">
                  <w:rPr>
                    <w:rFonts w:ascii="Gill Sans MT" w:hAnsi="Gill Sans MT"/>
                    <w:sz w:val="20"/>
                    <w:szCs w:val="20"/>
                  </w:rPr>
                </w:rPrChange>
              </w:rPr>
              <w:t xml:space="preserve"> is the quantity of charcoal used per month, on average? </w:t>
            </w:r>
          </w:p>
        </w:tc>
        <w:tc>
          <w:tcPr>
            <w:tcW w:w="3583" w:type="dxa"/>
          </w:tcPr>
          <w:p w14:paraId="077A1D3C" w14:textId="77777777" w:rsidR="00F05B1A" w:rsidRPr="004014D8" w:rsidRDefault="00F05B1A">
            <w:pPr>
              <w:spacing w:after="200" w:line="276" w:lineRule="auto"/>
              <w:rPr>
                <w:rFonts w:ascii="Gill Sans MT" w:hAnsi="Gill Sans MT"/>
                <w:b/>
                <w:rPrChange w:id="1130" w:author="usaiduser" w:date="2014-11-09T11:18:00Z">
                  <w:rPr>
                    <w:rFonts w:ascii="Gill Sans MT" w:hAnsi="Gill Sans MT"/>
                    <w:b/>
                    <w:sz w:val="20"/>
                    <w:szCs w:val="20"/>
                  </w:rPr>
                </w:rPrChange>
              </w:rPr>
            </w:pPr>
          </w:p>
        </w:tc>
        <w:tc>
          <w:tcPr>
            <w:tcW w:w="1255" w:type="dxa"/>
          </w:tcPr>
          <w:p w14:paraId="72C02BBC" w14:textId="6FB1FAC2" w:rsidR="00F05B1A" w:rsidRPr="004014D8" w:rsidRDefault="00F05B1A">
            <w:pPr>
              <w:spacing w:after="200" w:line="276" w:lineRule="auto"/>
              <w:rPr>
                <w:rFonts w:ascii="Gill Sans MT" w:hAnsi="Gill Sans MT"/>
                <w:b/>
                <w:rPrChange w:id="1131" w:author="usaiduser" w:date="2014-11-09T11:18:00Z">
                  <w:rPr>
                    <w:rFonts w:ascii="Gill Sans MT" w:hAnsi="Gill Sans MT"/>
                    <w:b/>
                    <w:sz w:val="20"/>
                    <w:szCs w:val="20"/>
                  </w:rPr>
                </w:rPrChange>
              </w:rPr>
            </w:pPr>
            <w:r w:rsidRPr="004014D8">
              <w:rPr>
                <w:rFonts w:ascii="Gill Sans MT" w:hAnsi="Gill Sans MT"/>
                <w:b/>
                <w:rPrChange w:id="1132" w:author="usaiduser" w:date="2014-11-09T11:18:00Z">
                  <w:rPr>
                    <w:rFonts w:ascii="Gill Sans MT" w:hAnsi="Gill Sans MT"/>
                    <w:b/>
                    <w:sz w:val="20"/>
                    <w:szCs w:val="20"/>
                  </w:rPr>
                </w:rPrChange>
              </w:rPr>
              <w:t>(</w:t>
            </w:r>
            <w:proofErr w:type="gramStart"/>
            <w:r w:rsidRPr="004014D8">
              <w:rPr>
                <w:rFonts w:ascii="Gill Sans MT" w:hAnsi="Gill Sans MT"/>
                <w:rPrChange w:id="1133" w:author="usaiduser" w:date="2014-11-09T11:18:00Z">
                  <w:rPr>
                    <w:rFonts w:ascii="Gill Sans MT" w:hAnsi="Gill Sans MT"/>
                    <w:sz w:val="20"/>
                    <w:szCs w:val="20"/>
                  </w:rPr>
                </w:rPrChange>
              </w:rPr>
              <w:t>integer</w:t>
            </w:r>
            <w:proofErr w:type="gramEnd"/>
            <w:r w:rsidRPr="004014D8">
              <w:rPr>
                <w:rFonts w:ascii="Gill Sans MT" w:hAnsi="Gill Sans MT"/>
                <w:rPrChange w:id="1134" w:author="usaiduser" w:date="2014-11-09T11:18:00Z">
                  <w:rPr>
                    <w:rFonts w:ascii="Gill Sans MT" w:hAnsi="Gill Sans MT"/>
                    <w:sz w:val="20"/>
                    <w:szCs w:val="20"/>
                  </w:rPr>
                </w:rPrChange>
              </w:rPr>
              <w:t>)</w:t>
            </w:r>
          </w:p>
        </w:tc>
      </w:tr>
      <w:tr w:rsidR="00F05B1A" w:rsidRPr="004014D8" w14:paraId="48329BF6" w14:textId="77777777" w:rsidTr="00275BD5">
        <w:tc>
          <w:tcPr>
            <w:tcW w:w="535" w:type="dxa"/>
          </w:tcPr>
          <w:p w14:paraId="789CB62B" w14:textId="37965257" w:rsidR="00F05B1A" w:rsidRPr="004014D8" w:rsidRDefault="00DA1429" w:rsidP="00DA1429">
            <w:pPr>
              <w:spacing w:after="200" w:line="276" w:lineRule="auto"/>
              <w:ind w:left="-90"/>
              <w:rPr>
                <w:rFonts w:ascii="Gill Sans MT" w:hAnsi="Gill Sans MT"/>
                <w:rPrChange w:id="1135" w:author="usaiduser" w:date="2014-11-09T11:18:00Z">
                  <w:rPr>
                    <w:rFonts w:ascii="Gill Sans MT" w:hAnsi="Gill Sans MT"/>
                    <w:sz w:val="20"/>
                    <w:szCs w:val="20"/>
                  </w:rPr>
                </w:rPrChange>
              </w:rPr>
            </w:pPr>
            <w:r w:rsidRPr="004014D8">
              <w:rPr>
                <w:rFonts w:ascii="Gill Sans MT" w:hAnsi="Gill Sans MT"/>
                <w:rPrChange w:id="1136" w:author="usaiduser" w:date="2014-11-09T11:18:00Z">
                  <w:rPr>
                    <w:rFonts w:ascii="Gill Sans MT" w:hAnsi="Gill Sans MT"/>
                    <w:sz w:val="20"/>
                    <w:szCs w:val="20"/>
                  </w:rPr>
                </w:rPrChange>
              </w:rPr>
              <w:t>O.2b</w:t>
            </w:r>
          </w:p>
        </w:tc>
        <w:tc>
          <w:tcPr>
            <w:tcW w:w="4654" w:type="dxa"/>
          </w:tcPr>
          <w:p w14:paraId="20A5BD0C" w14:textId="432F68CA" w:rsidR="00F05B1A" w:rsidRPr="004014D8" w:rsidRDefault="00F05B1A">
            <w:pPr>
              <w:spacing w:after="200" w:line="276" w:lineRule="auto"/>
              <w:rPr>
                <w:rFonts w:ascii="Gill Sans MT" w:hAnsi="Gill Sans MT"/>
                <w:rPrChange w:id="1137" w:author="usaiduser" w:date="2014-11-09T11:18:00Z">
                  <w:rPr>
                    <w:rFonts w:ascii="Gill Sans MT" w:hAnsi="Gill Sans MT"/>
                    <w:sz w:val="20"/>
                    <w:szCs w:val="20"/>
                  </w:rPr>
                </w:rPrChange>
              </w:rPr>
            </w:pPr>
            <w:r w:rsidRPr="004014D8">
              <w:rPr>
                <w:rFonts w:ascii="Gill Sans MT" w:hAnsi="Gill Sans MT"/>
                <w:rPrChange w:id="1138" w:author="usaiduser" w:date="2014-11-09T11:18:00Z">
                  <w:rPr>
                    <w:rFonts w:ascii="Gill Sans MT" w:hAnsi="Gill Sans MT"/>
                    <w:sz w:val="20"/>
                    <w:szCs w:val="20"/>
                  </w:rPr>
                </w:rPrChange>
              </w:rPr>
              <w:t>Unit</w:t>
            </w:r>
          </w:p>
        </w:tc>
        <w:tc>
          <w:tcPr>
            <w:tcW w:w="3583" w:type="dxa"/>
          </w:tcPr>
          <w:p w14:paraId="3BCF0A97" w14:textId="312F1439" w:rsidR="00F05B1A" w:rsidRPr="004014D8" w:rsidRDefault="00F05B1A">
            <w:pPr>
              <w:spacing w:after="200" w:line="276" w:lineRule="auto"/>
              <w:rPr>
                <w:rFonts w:ascii="Gill Sans MT" w:hAnsi="Gill Sans MT"/>
                <w:rPrChange w:id="1139" w:author="usaiduser" w:date="2014-11-09T11:18:00Z">
                  <w:rPr>
                    <w:rFonts w:ascii="Gill Sans MT" w:hAnsi="Gill Sans MT"/>
                    <w:sz w:val="20"/>
                    <w:szCs w:val="20"/>
                  </w:rPr>
                </w:rPrChange>
              </w:rPr>
            </w:pPr>
            <w:r w:rsidRPr="004014D8">
              <w:rPr>
                <w:rFonts w:ascii="Gill Sans MT" w:hAnsi="Gill Sans MT"/>
                <w:rPrChange w:id="1140" w:author="usaiduser" w:date="2014-11-09T11:18:00Z">
                  <w:rPr>
                    <w:rFonts w:ascii="Gill Sans MT" w:hAnsi="Gill Sans MT"/>
                    <w:sz w:val="20"/>
                    <w:szCs w:val="20"/>
                  </w:rPr>
                </w:rPrChange>
              </w:rPr>
              <w:t>1=</w:t>
            </w:r>
            <w:r w:rsidR="007A7614" w:rsidRPr="004014D8">
              <w:rPr>
                <w:rFonts w:ascii="Gill Sans MT" w:hAnsi="Gill Sans MT"/>
                <w:rPrChange w:id="1141" w:author="usaiduser" w:date="2014-11-09T11:18:00Z">
                  <w:rPr>
                    <w:rFonts w:ascii="Gill Sans MT" w:hAnsi="Gill Sans MT"/>
                    <w:sz w:val="20"/>
                    <w:szCs w:val="20"/>
                  </w:rPr>
                </w:rPrChange>
              </w:rPr>
              <w:t xml:space="preserve"> packet</w:t>
            </w:r>
          </w:p>
          <w:p w14:paraId="76278FF7" w14:textId="77777777" w:rsidR="007A7614" w:rsidRPr="004014D8" w:rsidRDefault="007A7614">
            <w:pPr>
              <w:spacing w:after="200" w:line="276" w:lineRule="auto"/>
              <w:rPr>
                <w:rFonts w:ascii="Gill Sans MT" w:hAnsi="Gill Sans MT"/>
                <w:rPrChange w:id="1142" w:author="usaiduser" w:date="2014-11-09T11:18:00Z">
                  <w:rPr>
                    <w:rFonts w:ascii="Gill Sans MT" w:hAnsi="Gill Sans MT"/>
                    <w:sz w:val="20"/>
                    <w:szCs w:val="20"/>
                  </w:rPr>
                </w:rPrChange>
              </w:rPr>
            </w:pPr>
            <w:r w:rsidRPr="004014D8">
              <w:rPr>
                <w:rFonts w:ascii="Gill Sans MT" w:hAnsi="Gill Sans MT"/>
                <w:rPrChange w:id="1143" w:author="usaiduser" w:date="2014-11-09T11:18:00Z">
                  <w:rPr>
                    <w:rFonts w:ascii="Gill Sans MT" w:hAnsi="Gill Sans MT"/>
                    <w:sz w:val="20"/>
                    <w:szCs w:val="20"/>
                  </w:rPr>
                </w:rPrChange>
              </w:rPr>
              <w:lastRenderedPageBreak/>
              <w:t>2=10kg bag</w:t>
            </w:r>
          </w:p>
          <w:p w14:paraId="14A392D0" w14:textId="3E94B5B5" w:rsidR="007A7614" w:rsidRPr="004014D8" w:rsidRDefault="007A7614">
            <w:pPr>
              <w:spacing w:after="200" w:line="276" w:lineRule="auto"/>
              <w:rPr>
                <w:rFonts w:ascii="Gill Sans MT" w:hAnsi="Gill Sans MT"/>
                <w:rPrChange w:id="1144" w:author="usaiduser" w:date="2014-11-09T11:18:00Z">
                  <w:rPr>
                    <w:rFonts w:ascii="Gill Sans MT" w:hAnsi="Gill Sans MT"/>
                    <w:sz w:val="20"/>
                    <w:szCs w:val="20"/>
                  </w:rPr>
                </w:rPrChange>
              </w:rPr>
            </w:pPr>
            <w:r w:rsidRPr="004014D8">
              <w:rPr>
                <w:rFonts w:ascii="Gill Sans MT" w:hAnsi="Gill Sans MT"/>
                <w:rPrChange w:id="1145" w:author="usaiduser" w:date="2014-11-09T11:18:00Z">
                  <w:rPr>
                    <w:rFonts w:ascii="Gill Sans MT" w:hAnsi="Gill Sans MT"/>
                    <w:sz w:val="20"/>
                    <w:szCs w:val="20"/>
                  </w:rPr>
                </w:rPrChange>
              </w:rPr>
              <w:t>3=25kg bag</w:t>
            </w:r>
          </w:p>
          <w:p w14:paraId="7F00F717" w14:textId="77777777" w:rsidR="00F05B1A" w:rsidRPr="004014D8" w:rsidRDefault="007A7614">
            <w:pPr>
              <w:spacing w:after="200" w:line="276" w:lineRule="auto"/>
              <w:rPr>
                <w:rFonts w:ascii="Gill Sans MT" w:hAnsi="Gill Sans MT"/>
                <w:rPrChange w:id="1146" w:author="usaiduser" w:date="2014-11-09T11:18:00Z">
                  <w:rPr>
                    <w:rFonts w:ascii="Gill Sans MT" w:hAnsi="Gill Sans MT"/>
                    <w:sz w:val="20"/>
                    <w:szCs w:val="20"/>
                  </w:rPr>
                </w:rPrChange>
              </w:rPr>
            </w:pPr>
            <w:r w:rsidRPr="004014D8">
              <w:rPr>
                <w:rFonts w:ascii="Gill Sans MT" w:hAnsi="Gill Sans MT"/>
                <w:rPrChange w:id="1147" w:author="usaiduser" w:date="2014-11-09T11:18:00Z">
                  <w:rPr>
                    <w:rFonts w:ascii="Gill Sans MT" w:hAnsi="Gill Sans MT"/>
                    <w:sz w:val="20"/>
                    <w:szCs w:val="20"/>
                  </w:rPr>
                </w:rPrChange>
              </w:rPr>
              <w:t>4=50kg bag</w:t>
            </w:r>
          </w:p>
          <w:p w14:paraId="115247A2" w14:textId="63141EF2" w:rsidR="007A7614" w:rsidRPr="004014D8" w:rsidRDefault="007A7614">
            <w:pPr>
              <w:spacing w:after="200" w:line="276" w:lineRule="auto"/>
              <w:rPr>
                <w:rFonts w:ascii="Gill Sans MT" w:hAnsi="Gill Sans MT"/>
                <w:rPrChange w:id="1148" w:author="usaiduser" w:date="2014-11-09T11:18:00Z">
                  <w:rPr>
                    <w:rFonts w:ascii="Gill Sans MT" w:hAnsi="Gill Sans MT"/>
                    <w:sz w:val="20"/>
                    <w:szCs w:val="20"/>
                  </w:rPr>
                </w:rPrChange>
              </w:rPr>
            </w:pPr>
            <w:r w:rsidRPr="004014D8">
              <w:rPr>
                <w:rFonts w:ascii="Gill Sans MT" w:hAnsi="Gill Sans MT"/>
                <w:rPrChange w:id="1149" w:author="usaiduser" w:date="2014-11-09T11:18:00Z">
                  <w:rPr>
                    <w:rFonts w:ascii="Gill Sans MT" w:hAnsi="Gill Sans MT"/>
                    <w:sz w:val="20"/>
                    <w:szCs w:val="20"/>
                  </w:rPr>
                </w:rPrChange>
              </w:rPr>
              <w:t>5=kg only</w:t>
            </w:r>
          </w:p>
        </w:tc>
        <w:tc>
          <w:tcPr>
            <w:tcW w:w="1255" w:type="dxa"/>
          </w:tcPr>
          <w:p w14:paraId="1C92D643" w14:textId="77777777" w:rsidR="00F05B1A" w:rsidRPr="004014D8" w:rsidRDefault="00F05B1A">
            <w:pPr>
              <w:spacing w:after="200" w:line="276" w:lineRule="auto"/>
              <w:rPr>
                <w:rFonts w:ascii="Gill Sans MT" w:hAnsi="Gill Sans MT"/>
                <w:b/>
                <w:rPrChange w:id="1150" w:author="usaiduser" w:date="2014-11-09T11:18:00Z">
                  <w:rPr>
                    <w:rFonts w:ascii="Gill Sans MT" w:hAnsi="Gill Sans MT"/>
                    <w:b/>
                    <w:sz w:val="20"/>
                    <w:szCs w:val="20"/>
                  </w:rPr>
                </w:rPrChange>
              </w:rPr>
            </w:pPr>
          </w:p>
        </w:tc>
      </w:tr>
      <w:tr w:rsidR="00F05B1A" w:rsidRPr="004014D8" w14:paraId="49131536" w14:textId="77777777" w:rsidTr="00275BD5">
        <w:tc>
          <w:tcPr>
            <w:tcW w:w="535" w:type="dxa"/>
          </w:tcPr>
          <w:p w14:paraId="212ED82F" w14:textId="70833D6C" w:rsidR="00F05B1A" w:rsidRPr="004014D8" w:rsidRDefault="00DA1429" w:rsidP="00DA1429">
            <w:pPr>
              <w:spacing w:after="200" w:line="276" w:lineRule="auto"/>
              <w:ind w:left="-90"/>
              <w:rPr>
                <w:rFonts w:ascii="Gill Sans MT" w:hAnsi="Gill Sans MT"/>
                <w:rPrChange w:id="1151" w:author="usaiduser" w:date="2014-11-09T11:18:00Z">
                  <w:rPr>
                    <w:rFonts w:ascii="Gill Sans MT" w:hAnsi="Gill Sans MT"/>
                    <w:sz w:val="20"/>
                    <w:szCs w:val="20"/>
                  </w:rPr>
                </w:rPrChange>
              </w:rPr>
            </w:pPr>
            <w:r w:rsidRPr="004014D8">
              <w:rPr>
                <w:rFonts w:ascii="Gill Sans MT" w:hAnsi="Gill Sans MT"/>
                <w:rPrChange w:id="1152" w:author="usaiduser" w:date="2014-11-09T11:18:00Z">
                  <w:rPr>
                    <w:rFonts w:ascii="Gill Sans MT" w:hAnsi="Gill Sans MT"/>
                    <w:sz w:val="20"/>
                    <w:szCs w:val="20"/>
                  </w:rPr>
                </w:rPrChange>
              </w:rPr>
              <w:lastRenderedPageBreak/>
              <w:t>O.5</w:t>
            </w:r>
          </w:p>
        </w:tc>
        <w:tc>
          <w:tcPr>
            <w:tcW w:w="4654" w:type="dxa"/>
          </w:tcPr>
          <w:p w14:paraId="3AA5D9E2" w14:textId="4BA6EC0B" w:rsidR="00F05B1A" w:rsidRPr="004014D8" w:rsidRDefault="007A7614">
            <w:pPr>
              <w:spacing w:after="200" w:line="276" w:lineRule="auto"/>
              <w:rPr>
                <w:rFonts w:ascii="Gill Sans MT" w:hAnsi="Gill Sans MT"/>
                <w:rPrChange w:id="1153" w:author="usaiduser" w:date="2014-11-09T11:18:00Z">
                  <w:rPr>
                    <w:rFonts w:ascii="Gill Sans MT" w:hAnsi="Gill Sans MT"/>
                    <w:sz w:val="20"/>
                    <w:szCs w:val="20"/>
                  </w:rPr>
                </w:rPrChange>
              </w:rPr>
            </w:pPr>
            <w:r w:rsidRPr="004014D8">
              <w:rPr>
                <w:rFonts w:ascii="Gill Sans MT" w:hAnsi="Gill Sans MT"/>
                <w:rPrChange w:id="1154" w:author="usaiduser" w:date="2014-11-09T11:18:00Z">
                  <w:rPr>
                    <w:rFonts w:ascii="Gill Sans MT" w:hAnsi="Gill Sans MT"/>
                    <w:sz w:val="20"/>
                    <w:szCs w:val="20"/>
                  </w:rPr>
                </w:rPrChange>
              </w:rPr>
              <w:t xml:space="preserve">What is the quantity of fuel wood used per month, on average?  </w:t>
            </w:r>
          </w:p>
        </w:tc>
        <w:tc>
          <w:tcPr>
            <w:tcW w:w="3583" w:type="dxa"/>
          </w:tcPr>
          <w:p w14:paraId="07A47591" w14:textId="77777777" w:rsidR="00F05B1A" w:rsidRPr="004014D8" w:rsidRDefault="00F05B1A">
            <w:pPr>
              <w:spacing w:after="200" w:line="276" w:lineRule="auto"/>
              <w:rPr>
                <w:rFonts w:ascii="Gill Sans MT" w:hAnsi="Gill Sans MT"/>
                <w:rPrChange w:id="1155" w:author="usaiduser" w:date="2014-11-09T11:18:00Z">
                  <w:rPr>
                    <w:rFonts w:ascii="Gill Sans MT" w:hAnsi="Gill Sans MT"/>
                    <w:sz w:val="20"/>
                    <w:szCs w:val="20"/>
                  </w:rPr>
                </w:rPrChange>
              </w:rPr>
            </w:pPr>
          </w:p>
        </w:tc>
        <w:tc>
          <w:tcPr>
            <w:tcW w:w="1255" w:type="dxa"/>
          </w:tcPr>
          <w:p w14:paraId="4B3EF392" w14:textId="5DBA4A85" w:rsidR="00F05B1A" w:rsidRPr="004014D8" w:rsidRDefault="007A7614">
            <w:pPr>
              <w:spacing w:after="200" w:line="276" w:lineRule="auto"/>
              <w:rPr>
                <w:rFonts w:ascii="Gill Sans MT" w:hAnsi="Gill Sans MT"/>
                <w:rPrChange w:id="1156" w:author="usaiduser" w:date="2014-11-09T11:18:00Z">
                  <w:rPr>
                    <w:rFonts w:ascii="Gill Sans MT" w:hAnsi="Gill Sans MT"/>
                    <w:sz w:val="20"/>
                    <w:szCs w:val="20"/>
                  </w:rPr>
                </w:rPrChange>
              </w:rPr>
            </w:pPr>
            <w:r w:rsidRPr="004014D8">
              <w:rPr>
                <w:rFonts w:ascii="Gill Sans MT" w:hAnsi="Gill Sans MT"/>
                <w:rPrChange w:id="1157" w:author="usaiduser" w:date="2014-11-09T11:18:00Z">
                  <w:rPr>
                    <w:rFonts w:ascii="Gill Sans MT" w:hAnsi="Gill Sans MT"/>
                    <w:sz w:val="20"/>
                    <w:szCs w:val="20"/>
                  </w:rPr>
                </w:rPrChange>
              </w:rPr>
              <w:t>(</w:t>
            </w:r>
            <w:proofErr w:type="gramStart"/>
            <w:r w:rsidRPr="004014D8">
              <w:rPr>
                <w:rFonts w:ascii="Gill Sans MT" w:hAnsi="Gill Sans MT"/>
                <w:rPrChange w:id="1158" w:author="usaiduser" w:date="2014-11-09T11:18:00Z">
                  <w:rPr>
                    <w:rFonts w:ascii="Gill Sans MT" w:hAnsi="Gill Sans MT"/>
                    <w:sz w:val="20"/>
                    <w:szCs w:val="20"/>
                  </w:rPr>
                </w:rPrChange>
              </w:rPr>
              <w:t>integer</w:t>
            </w:r>
            <w:proofErr w:type="gramEnd"/>
            <w:r w:rsidRPr="004014D8">
              <w:rPr>
                <w:rFonts w:ascii="Gill Sans MT" w:hAnsi="Gill Sans MT"/>
                <w:rPrChange w:id="1159" w:author="usaiduser" w:date="2014-11-09T11:18:00Z">
                  <w:rPr>
                    <w:rFonts w:ascii="Gill Sans MT" w:hAnsi="Gill Sans MT"/>
                    <w:sz w:val="20"/>
                    <w:szCs w:val="20"/>
                  </w:rPr>
                </w:rPrChange>
              </w:rPr>
              <w:t>)</w:t>
            </w:r>
          </w:p>
        </w:tc>
      </w:tr>
      <w:tr w:rsidR="007B362C" w:rsidRPr="004014D8" w14:paraId="16C92F4C" w14:textId="77777777" w:rsidTr="00275BD5">
        <w:tc>
          <w:tcPr>
            <w:tcW w:w="535" w:type="dxa"/>
          </w:tcPr>
          <w:p w14:paraId="677B16F6" w14:textId="75D85955" w:rsidR="007B362C" w:rsidRPr="004014D8" w:rsidRDefault="00DA1429" w:rsidP="00DA1429">
            <w:pPr>
              <w:spacing w:after="200" w:line="276" w:lineRule="auto"/>
              <w:ind w:left="-90"/>
              <w:rPr>
                <w:rFonts w:ascii="Gill Sans MT" w:hAnsi="Gill Sans MT"/>
                <w:rPrChange w:id="1160" w:author="usaiduser" w:date="2014-11-09T11:18:00Z">
                  <w:rPr>
                    <w:rFonts w:ascii="Gill Sans MT" w:hAnsi="Gill Sans MT"/>
                    <w:sz w:val="20"/>
                    <w:szCs w:val="20"/>
                  </w:rPr>
                </w:rPrChange>
              </w:rPr>
            </w:pPr>
            <w:r w:rsidRPr="004014D8">
              <w:rPr>
                <w:rFonts w:ascii="Gill Sans MT" w:hAnsi="Gill Sans MT"/>
                <w:rPrChange w:id="1161" w:author="usaiduser" w:date="2014-11-09T11:18:00Z">
                  <w:rPr>
                    <w:rFonts w:ascii="Gill Sans MT" w:hAnsi="Gill Sans MT"/>
                    <w:sz w:val="20"/>
                    <w:szCs w:val="20"/>
                  </w:rPr>
                </w:rPrChange>
              </w:rPr>
              <w:t>O.5b</w:t>
            </w:r>
          </w:p>
        </w:tc>
        <w:tc>
          <w:tcPr>
            <w:tcW w:w="4654" w:type="dxa"/>
          </w:tcPr>
          <w:p w14:paraId="782CC1A4" w14:textId="3CEF428D" w:rsidR="007B362C" w:rsidRPr="004014D8" w:rsidRDefault="00BB1C09" w:rsidP="007B362C">
            <w:pPr>
              <w:spacing w:after="200" w:line="276" w:lineRule="auto"/>
              <w:rPr>
                <w:rFonts w:ascii="Gill Sans MT" w:hAnsi="Gill Sans MT"/>
                <w:rPrChange w:id="1162" w:author="usaiduser" w:date="2014-11-09T11:18:00Z">
                  <w:rPr>
                    <w:rFonts w:ascii="Gill Sans MT" w:hAnsi="Gill Sans MT"/>
                    <w:sz w:val="20"/>
                    <w:szCs w:val="20"/>
                  </w:rPr>
                </w:rPrChange>
              </w:rPr>
            </w:pPr>
            <w:r w:rsidRPr="004014D8">
              <w:rPr>
                <w:rFonts w:ascii="Gill Sans MT" w:hAnsi="Gill Sans MT"/>
                <w:rPrChange w:id="1163" w:author="usaiduser" w:date="2014-11-09T11:18:00Z">
                  <w:rPr>
                    <w:rFonts w:ascii="Gill Sans MT" w:hAnsi="Gill Sans MT"/>
                    <w:sz w:val="20"/>
                    <w:szCs w:val="20"/>
                  </w:rPr>
                </w:rPrChange>
              </w:rPr>
              <w:t>Unit</w:t>
            </w:r>
          </w:p>
        </w:tc>
        <w:tc>
          <w:tcPr>
            <w:tcW w:w="3583" w:type="dxa"/>
          </w:tcPr>
          <w:p w14:paraId="3F28395F" w14:textId="77777777" w:rsidR="007B362C" w:rsidRPr="004014D8" w:rsidRDefault="007B362C" w:rsidP="007B362C">
            <w:pPr>
              <w:spacing w:after="200" w:line="276" w:lineRule="auto"/>
              <w:rPr>
                <w:rFonts w:ascii="Gill Sans MT" w:hAnsi="Gill Sans MT"/>
                <w:rPrChange w:id="1164" w:author="usaiduser" w:date="2014-11-09T11:18:00Z">
                  <w:rPr>
                    <w:rFonts w:ascii="Gill Sans MT" w:hAnsi="Gill Sans MT"/>
                    <w:sz w:val="20"/>
                    <w:szCs w:val="20"/>
                  </w:rPr>
                </w:rPrChange>
              </w:rPr>
            </w:pPr>
            <w:r w:rsidRPr="004014D8">
              <w:rPr>
                <w:rFonts w:ascii="Gill Sans MT" w:hAnsi="Gill Sans MT"/>
                <w:rPrChange w:id="1165" w:author="usaiduser" w:date="2014-11-09T11:18:00Z">
                  <w:rPr>
                    <w:rFonts w:ascii="Gill Sans MT" w:hAnsi="Gill Sans MT"/>
                    <w:sz w:val="20"/>
                    <w:szCs w:val="20"/>
                  </w:rPr>
                </w:rPrChange>
              </w:rPr>
              <w:t>1=Bundle</w:t>
            </w:r>
          </w:p>
          <w:p w14:paraId="680DAE75" w14:textId="1D052B03" w:rsidR="007B362C" w:rsidRPr="004014D8" w:rsidRDefault="00072A5F" w:rsidP="007B362C">
            <w:pPr>
              <w:spacing w:after="200" w:line="276" w:lineRule="auto"/>
              <w:rPr>
                <w:rFonts w:ascii="Gill Sans MT" w:hAnsi="Gill Sans MT"/>
                <w:rPrChange w:id="1166" w:author="usaiduser" w:date="2014-11-09T11:18:00Z">
                  <w:rPr>
                    <w:rFonts w:ascii="Gill Sans MT" w:hAnsi="Gill Sans MT"/>
                    <w:sz w:val="20"/>
                    <w:szCs w:val="20"/>
                  </w:rPr>
                </w:rPrChange>
              </w:rPr>
            </w:pPr>
            <w:r w:rsidRPr="004014D8">
              <w:rPr>
                <w:rFonts w:ascii="Gill Sans MT" w:hAnsi="Gill Sans MT"/>
                <w:rPrChange w:id="1167" w:author="usaiduser" w:date="2014-11-09T11:18:00Z">
                  <w:rPr>
                    <w:rFonts w:ascii="Gill Sans MT" w:hAnsi="Gill Sans MT"/>
                    <w:sz w:val="20"/>
                    <w:szCs w:val="20"/>
                  </w:rPr>
                </w:rPrChange>
              </w:rPr>
              <w:t>2=KG only</w:t>
            </w:r>
          </w:p>
        </w:tc>
        <w:tc>
          <w:tcPr>
            <w:tcW w:w="1255" w:type="dxa"/>
          </w:tcPr>
          <w:p w14:paraId="6FEA9E56" w14:textId="77777777" w:rsidR="007B362C" w:rsidRPr="004014D8" w:rsidRDefault="007B362C">
            <w:pPr>
              <w:spacing w:after="200" w:line="276" w:lineRule="auto"/>
              <w:rPr>
                <w:rFonts w:ascii="Gill Sans MT" w:hAnsi="Gill Sans MT"/>
                <w:rPrChange w:id="1168" w:author="usaiduser" w:date="2014-11-09T11:18:00Z">
                  <w:rPr>
                    <w:rFonts w:ascii="Gill Sans MT" w:hAnsi="Gill Sans MT"/>
                    <w:sz w:val="20"/>
                    <w:szCs w:val="20"/>
                  </w:rPr>
                </w:rPrChange>
              </w:rPr>
            </w:pPr>
          </w:p>
        </w:tc>
      </w:tr>
      <w:tr w:rsidR="007B362C" w:rsidRPr="004014D8" w14:paraId="58521B42" w14:textId="77777777" w:rsidTr="00275BD5">
        <w:tc>
          <w:tcPr>
            <w:tcW w:w="535" w:type="dxa"/>
          </w:tcPr>
          <w:p w14:paraId="19321CD1" w14:textId="62AB81FB" w:rsidR="007B362C" w:rsidRPr="004014D8" w:rsidRDefault="00DA1429" w:rsidP="00DA1429">
            <w:pPr>
              <w:spacing w:after="200" w:line="276" w:lineRule="auto"/>
              <w:ind w:left="-90"/>
              <w:rPr>
                <w:rFonts w:ascii="Gill Sans MT" w:hAnsi="Gill Sans MT"/>
                <w:rPrChange w:id="1169" w:author="usaiduser" w:date="2014-11-09T11:18:00Z">
                  <w:rPr>
                    <w:rFonts w:ascii="Gill Sans MT" w:hAnsi="Gill Sans MT"/>
                    <w:sz w:val="20"/>
                    <w:szCs w:val="20"/>
                  </w:rPr>
                </w:rPrChange>
              </w:rPr>
            </w:pPr>
            <w:r w:rsidRPr="004014D8">
              <w:rPr>
                <w:rFonts w:ascii="Gill Sans MT" w:hAnsi="Gill Sans MT"/>
                <w:rPrChange w:id="1170" w:author="usaiduser" w:date="2014-11-09T11:18:00Z">
                  <w:rPr>
                    <w:rFonts w:ascii="Gill Sans MT" w:hAnsi="Gill Sans MT"/>
                    <w:sz w:val="20"/>
                    <w:szCs w:val="20"/>
                  </w:rPr>
                </w:rPrChange>
              </w:rPr>
              <w:t xml:space="preserve">O.8 </w:t>
            </w:r>
          </w:p>
        </w:tc>
        <w:tc>
          <w:tcPr>
            <w:tcW w:w="4654" w:type="dxa"/>
          </w:tcPr>
          <w:p w14:paraId="32883D77" w14:textId="25376B28" w:rsidR="007B362C" w:rsidRPr="004014D8" w:rsidRDefault="00072A5F">
            <w:pPr>
              <w:spacing w:after="200" w:line="276" w:lineRule="auto"/>
              <w:rPr>
                <w:rFonts w:ascii="Gill Sans MT" w:hAnsi="Gill Sans MT"/>
                <w:rPrChange w:id="1171" w:author="usaiduser" w:date="2014-11-09T11:18:00Z">
                  <w:rPr>
                    <w:rFonts w:ascii="Gill Sans MT" w:hAnsi="Gill Sans MT"/>
                    <w:sz w:val="20"/>
                    <w:szCs w:val="20"/>
                  </w:rPr>
                </w:rPrChange>
              </w:rPr>
            </w:pPr>
            <w:r w:rsidRPr="004014D8">
              <w:rPr>
                <w:rFonts w:ascii="Gill Sans MT" w:hAnsi="Gill Sans MT"/>
                <w:rPrChange w:id="1172" w:author="usaiduser" w:date="2014-11-09T11:18:00Z">
                  <w:rPr>
                    <w:rFonts w:ascii="Gill Sans MT" w:hAnsi="Gill Sans MT"/>
                    <w:sz w:val="20"/>
                    <w:szCs w:val="20"/>
                  </w:rPr>
                </w:rPrChange>
              </w:rPr>
              <w:t xml:space="preserve">How much time do household members spend gathering </w:t>
            </w:r>
            <w:proofErr w:type="spellStart"/>
            <w:r w:rsidRPr="004014D8">
              <w:rPr>
                <w:rFonts w:ascii="Gill Sans MT" w:hAnsi="Gill Sans MT"/>
                <w:rPrChange w:id="1173" w:author="usaiduser" w:date="2014-11-09T11:18:00Z">
                  <w:rPr>
                    <w:rFonts w:ascii="Gill Sans MT" w:hAnsi="Gill Sans MT"/>
                    <w:sz w:val="20"/>
                    <w:szCs w:val="20"/>
                  </w:rPr>
                </w:rPrChange>
              </w:rPr>
              <w:t>fuelwood</w:t>
            </w:r>
            <w:proofErr w:type="spellEnd"/>
            <w:r w:rsidRPr="004014D8">
              <w:rPr>
                <w:rFonts w:ascii="Gill Sans MT" w:hAnsi="Gill Sans MT"/>
                <w:rPrChange w:id="1174" w:author="usaiduser" w:date="2014-11-09T11:18:00Z">
                  <w:rPr>
                    <w:rFonts w:ascii="Gill Sans MT" w:hAnsi="Gill Sans MT"/>
                    <w:sz w:val="20"/>
                    <w:szCs w:val="20"/>
                  </w:rPr>
                </w:rPrChange>
              </w:rPr>
              <w:t xml:space="preserve">? </w:t>
            </w:r>
          </w:p>
        </w:tc>
        <w:tc>
          <w:tcPr>
            <w:tcW w:w="3583" w:type="dxa"/>
          </w:tcPr>
          <w:p w14:paraId="143F7724" w14:textId="77777777" w:rsidR="00072A5F" w:rsidRPr="004014D8" w:rsidRDefault="00072A5F">
            <w:pPr>
              <w:spacing w:after="200" w:line="276" w:lineRule="auto"/>
              <w:rPr>
                <w:rFonts w:ascii="Gill Sans MT" w:hAnsi="Gill Sans MT"/>
                <w:rPrChange w:id="1175" w:author="usaiduser" w:date="2014-11-09T11:18:00Z">
                  <w:rPr>
                    <w:rFonts w:ascii="Gill Sans MT" w:hAnsi="Gill Sans MT"/>
                    <w:sz w:val="20"/>
                    <w:szCs w:val="20"/>
                  </w:rPr>
                </w:rPrChange>
              </w:rPr>
            </w:pPr>
            <w:r w:rsidRPr="004014D8">
              <w:rPr>
                <w:rFonts w:ascii="Gill Sans MT" w:hAnsi="Gill Sans MT"/>
                <w:rPrChange w:id="1176" w:author="usaiduser" w:date="2014-11-09T11:18:00Z">
                  <w:rPr>
                    <w:rFonts w:ascii="Gill Sans MT" w:hAnsi="Gill Sans MT"/>
                    <w:sz w:val="20"/>
                    <w:szCs w:val="20"/>
                  </w:rPr>
                </w:rPrChange>
              </w:rPr>
              <w:t xml:space="preserve">Hours: </w:t>
            </w:r>
          </w:p>
          <w:p w14:paraId="2FAAD945" w14:textId="26AE8965" w:rsidR="00072A5F" w:rsidRPr="004014D8" w:rsidRDefault="00072A5F">
            <w:pPr>
              <w:spacing w:after="200" w:line="276" w:lineRule="auto"/>
              <w:rPr>
                <w:rFonts w:ascii="Gill Sans MT" w:hAnsi="Gill Sans MT"/>
                <w:rPrChange w:id="1177" w:author="usaiduser" w:date="2014-11-09T11:18:00Z">
                  <w:rPr>
                    <w:rFonts w:ascii="Gill Sans MT" w:hAnsi="Gill Sans MT"/>
                    <w:sz w:val="20"/>
                    <w:szCs w:val="20"/>
                  </w:rPr>
                </w:rPrChange>
              </w:rPr>
            </w:pPr>
          </w:p>
        </w:tc>
        <w:tc>
          <w:tcPr>
            <w:tcW w:w="1255" w:type="dxa"/>
          </w:tcPr>
          <w:p w14:paraId="485DFA24" w14:textId="77777777" w:rsidR="007B362C" w:rsidRPr="004014D8" w:rsidRDefault="007B362C">
            <w:pPr>
              <w:spacing w:after="200" w:line="276" w:lineRule="auto"/>
              <w:rPr>
                <w:rFonts w:ascii="Gill Sans MT" w:hAnsi="Gill Sans MT"/>
                <w:rPrChange w:id="1178" w:author="usaiduser" w:date="2014-11-09T11:18:00Z">
                  <w:rPr>
                    <w:rFonts w:ascii="Gill Sans MT" w:hAnsi="Gill Sans MT"/>
                    <w:sz w:val="20"/>
                    <w:szCs w:val="20"/>
                  </w:rPr>
                </w:rPrChange>
              </w:rPr>
            </w:pPr>
          </w:p>
        </w:tc>
      </w:tr>
      <w:tr w:rsidR="007B362C" w:rsidRPr="004014D8" w14:paraId="17A20365" w14:textId="77777777" w:rsidTr="00275BD5">
        <w:tc>
          <w:tcPr>
            <w:tcW w:w="535" w:type="dxa"/>
          </w:tcPr>
          <w:p w14:paraId="60EC8732" w14:textId="68A664CE" w:rsidR="007B362C" w:rsidRPr="004014D8" w:rsidRDefault="00DA1429" w:rsidP="00DA1429">
            <w:pPr>
              <w:spacing w:after="200" w:line="276" w:lineRule="auto"/>
              <w:ind w:left="-90"/>
              <w:rPr>
                <w:rFonts w:ascii="Gill Sans MT" w:hAnsi="Gill Sans MT"/>
                <w:rPrChange w:id="1179" w:author="usaiduser" w:date="2014-11-09T11:18:00Z">
                  <w:rPr>
                    <w:rFonts w:ascii="Gill Sans MT" w:hAnsi="Gill Sans MT"/>
                    <w:sz w:val="20"/>
                    <w:szCs w:val="20"/>
                  </w:rPr>
                </w:rPrChange>
              </w:rPr>
            </w:pPr>
            <w:r w:rsidRPr="004014D8">
              <w:rPr>
                <w:rFonts w:ascii="Gill Sans MT" w:hAnsi="Gill Sans MT"/>
                <w:rPrChange w:id="1180" w:author="usaiduser" w:date="2014-11-09T11:18:00Z">
                  <w:rPr>
                    <w:rFonts w:ascii="Gill Sans MT" w:hAnsi="Gill Sans MT"/>
                    <w:sz w:val="20"/>
                    <w:szCs w:val="20"/>
                  </w:rPr>
                </w:rPrChange>
              </w:rPr>
              <w:t>O.8b</w:t>
            </w:r>
          </w:p>
        </w:tc>
        <w:tc>
          <w:tcPr>
            <w:tcW w:w="4654" w:type="dxa"/>
          </w:tcPr>
          <w:p w14:paraId="6D0B694B" w14:textId="7212E175" w:rsidR="007B362C" w:rsidRPr="004014D8" w:rsidRDefault="00072A5F">
            <w:pPr>
              <w:spacing w:after="200" w:line="276" w:lineRule="auto"/>
              <w:rPr>
                <w:rFonts w:ascii="Gill Sans MT" w:hAnsi="Gill Sans MT"/>
                <w:rPrChange w:id="1181" w:author="usaiduser" w:date="2014-11-09T11:18:00Z">
                  <w:rPr>
                    <w:rFonts w:ascii="Gill Sans MT" w:hAnsi="Gill Sans MT"/>
                    <w:sz w:val="20"/>
                    <w:szCs w:val="20"/>
                  </w:rPr>
                </w:rPrChange>
              </w:rPr>
            </w:pPr>
            <w:r w:rsidRPr="004014D8">
              <w:rPr>
                <w:rFonts w:ascii="Gill Sans MT" w:hAnsi="Gill Sans MT"/>
                <w:rPrChange w:id="1182" w:author="usaiduser" w:date="2014-11-09T11:18:00Z">
                  <w:rPr>
                    <w:rFonts w:ascii="Gill Sans MT" w:hAnsi="Gill Sans MT"/>
                    <w:sz w:val="20"/>
                    <w:szCs w:val="20"/>
                  </w:rPr>
                </w:rPrChange>
              </w:rPr>
              <w:t>Unit</w:t>
            </w:r>
          </w:p>
        </w:tc>
        <w:tc>
          <w:tcPr>
            <w:tcW w:w="3583" w:type="dxa"/>
          </w:tcPr>
          <w:p w14:paraId="5CB28A42" w14:textId="77777777" w:rsidR="00072A5F" w:rsidRPr="004014D8" w:rsidRDefault="00072A5F">
            <w:pPr>
              <w:spacing w:after="200" w:line="276" w:lineRule="auto"/>
              <w:rPr>
                <w:rFonts w:ascii="Gill Sans MT" w:hAnsi="Gill Sans MT"/>
                <w:rPrChange w:id="1183" w:author="usaiduser" w:date="2014-11-09T11:18:00Z">
                  <w:rPr>
                    <w:rFonts w:ascii="Gill Sans MT" w:hAnsi="Gill Sans MT"/>
                    <w:sz w:val="20"/>
                    <w:szCs w:val="20"/>
                  </w:rPr>
                </w:rPrChange>
              </w:rPr>
            </w:pPr>
            <w:r w:rsidRPr="004014D8">
              <w:rPr>
                <w:rFonts w:ascii="Gill Sans MT" w:hAnsi="Gill Sans MT"/>
                <w:rPrChange w:id="1184" w:author="usaiduser" w:date="2014-11-09T11:18:00Z">
                  <w:rPr>
                    <w:rFonts w:ascii="Gill Sans MT" w:hAnsi="Gill Sans MT"/>
                    <w:sz w:val="20"/>
                    <w:szCs w:val="20"/>
                  </w:rPr>
                </w:rPrChange>
              </w:rPr>
              <w:t xml:space="preserve">1=day </w:t>
            </w:r>
          </w:p>
          <w:p w14:paraId="64169DDC" w14:textId="77777777" w:rsidR="00072A5F" w:rsidRPr="004014D8" w:rsidRDefault="00072A5F">
            <w:pPr>
              <w:spacing w:after="200" w:line="276" w:lineRule="auto"/>
              <w:rPr>
                <w:rFonts w:ascii="Gill Sans MT" w:hAnsi="Gill Sans MT"/>
                <w:rPrChange w:id="1185" w:author="usaiduser" w:date="2014-11-09T11:18:00Z">
                  <w:rPr>
                    <w:rFonts w:ascii="Gill Sans MT" w:hAnsi="Gill Sans MT"/>
                    <w:sz w:val="20"/>
                    <w:szCs w:val="20"/>
                  </w:rPr>
                </w:rPrChange>
              </w:rPr>
            </w:pPr>
            <w:r w:rsidRPr="004014D8">
              <w:rPr>
                <w:rFonts w:ascii="Gill Sans MT" w:hAnsi="Gill Sans MT"/>
                <w:rPrChange w:id="1186" w:author="usaiduser" w:date="2014-11-09T11:18:00Z">
                  <w:rPr>
                    <w:rFonts w:ascii="Gill Sans MT" w:hAnsi="Gill Sans MT"/>
                    <w:sz w:val="20"/>
                    <w:szCs w:val="20"/>
                  </w:rPr>
                </w:rPrChange>
              </w:rPr>
              <w:t xml:space="preserve">2=week </w:t>
            </w:r>
          </w:p>
          <w:p w14:paraId="69D3642B" w14:textId="52B2E088" w:rsidR="007B362C" w:rsidRPr="004014D8" w:rsidRDefault="00072A5F">
            <w:pPr>
              <w:spacing w:after="200" w:line="276" w:lineRule="auto"/>
              <w:rPr>
                <w:rFonts w:ascii="Gill Sans MT" w:hAnsi="Gill Sans MT"/>
                <w:rPrChange w:id="1187" w:author="usaiduser" w:date="2014-11-09T11:18:00Z">
                  <w:rPr>
                    <w:rFonts w:ascii="Gill Sans MT" w:hAnsi="Gill Sans MT"/>
                    <w:sz w:val="20"/>
                    <w:szCs w:val="20"/>
                  </w:rPr>
                </w:rPrChange>
              </w:rPr>
            </w:pPr>
            <w:r w:rsidRPr="004014D8">
              <w:rPr>
                <w:rFonts w:ascii="Gill Sans MT" w:hAnsi="Gill Sans MT"/>
                <w:rPrChange w:id="1188" w:author="usaiduser" w:date="2014-11-09T11:18:00Z">
                  <w:rPr>
                    <w:rFonts w:ascii="Gill Sans MT" w:hAnsi="Gill Sans MT"/>
                    <w:sz w:val="20"/>
                    <w:szCs w:val="20"/>
                  </w:rPr>
                </w:rPrChange>
              </w:rPr>
              <w:t>3=month</w:t>
            </w:r>
          </w:p>
        </w:tc>
        <w:tc>
          <w:tcPr>
            <w:tcW w:w="1255" w:type="dxa"/>
          </w:tcPr>
          <w:p w14:paraId="6DB6C49F" w14:textId="77777777" w:rsidR="007B362C" w:rsidRPr="004014D8" w:rsidRDefault="007B362C">
            <w:pPr>
              <w:spacing w:after="200" w:line="276" w:lineRule="auto"/>
              <w:rPr>
                <w:rFonts w:ascii="Gill Sans MT" w:hAnsi="Gill Sans MT"/>
                <w:rPrChange w:id="1189" w:author="usaiduser" w:date="2014-11-09T11:18:00Z">
                  <w:rPr>
                    <w:rFonts w:ascii="Gill Sans MT" w:hAnsi="Gill Sans MT"/>
                    <w:sz w:val="20"/>
                    <w:szCs w:val="20"/>
                  </w:rPr>
                </w:rPrChange>
              </w:rPr>
            </w:pPr>
          </w:p>
        </w:tc>
      </w:tr>
      <w:tr w:rsidR="005C016F" w:rsidRPr="004014D8" w14:paraId="067DAF19" w14:textId="77777777" w:rsidTr="00275BD5">
        <w:tc>
          <w:tcPr>
            <w:tcW w:w="535" w:type="dxa"/>
          </w:tcPr>
          <w:p w14:paraId="11BE000E" w14:textId="52761EE2" w:rsidR="005C016F" w:rsidRPr="004014D8" w:rsidRDefault="00DA1429" w:rsidP="00DA1429">
            <w:pPr>
              <w:spacing w:after="200" w:line="276" w:lineRule="auto"/>
              <w:ind w:left="-90"/>
              <w:rPr>
                <w:rFonts w:ascii="Gill Sans MT" w:hAnsi="Gill Sans MT"/>
                <w:rPrChange w:id="1190" w:author="usaiduser" w:date="2014-11-09T11:18:00Z">
                  <w:rPr>
                    <w:rFonts w:ascii="Gill Sans MT" w:hAnsi="Gill Sans MT"/>
                    <w:sz w:val="20"/>
                    <w:szCs w:val="20"/>
                  </w:rPr>
                </w:rPrChange>
              </w:rPr>
            </w:pPr>
            <w:r w:rsidRPr="004014D8">
              <w:rPr>
                <w:rFonts w:ascii="Gill Sans MT" w:hAnsi="Gill Sans MT"/>
                <w:rPrChange w:id="1191" w:author="usaiduser" w:date="2014-11-09T11:18:00Z">
                  <w:rPr>
                    <w:rFonts w:ascii="Gill Sans MT" w:hAnsi="Gill Sans MT"/>
                    <w:sz w:val="20"/>
                    <w:szCs w:val="20"/>
                  </w:rPr>
                </w:rPrChange>
              </w:rPr>
              <w:t>O.9</w:t>
            </w:r>
          </w:p>
        </w:tc>
        <w:tc>
          <w:tcPr>
            <w:tcW w:w="4654" w:type="dxa"/>
          </w:tcPr>
          <w:p w14:paraId="5E84EF38" w14:textId="77777777" w:rsidR="005C016F" w:rsidRPr="004014D8" w:rsidRDefault="005C016F">
            <w:pPr>
              <w:spacing w:after="200" w:line="276" w:lineRule="auto"/>
              <w:rPr>
                <w:rFonts w:ascii="Gill Sans MT" w:hAnsi="Gill Sans MT"/>
                <w:rPrChange w:id="1192" w:author="usaiduser" w:date="2014-11-09T11:18:00Z">
                  <w:rPr>
                    <w:rFonts w:ascii="Gill Sans MT" w:hAnsi="Gill Sans MT"/>
                    <w:sz w:val="20"/>
                    <w:szCs w:val="20"/>
                  </w:rPr>
                </w:rPrChange>
              </w:rPr>
            </w:pPr>
            <w:r w:rsidRPr="004014D8">
              <w:rPr>
                <w:rFonts w:ascii="Gill Sans MT" w:hAnsi="Gill Sans MT"/>
                <w:rPrChange w:id="1193" w:author="usaiduser" w:date="2014-11-09T11:18:00Z">
                  <w:rPr>
                    <w:rFonts w:ascii="Gill Sans MT" w:hAnsi="Gill Sans MT"/>
                    <w:sz w:val="20"/>
                    <w:szCs w:val="20"/>
                  </w:rPr>
                </w:rPrChange>
              </w:rPr>
              <w:t xml:space="preserve">Do you know any alternative energy sources for fuel and charcoal? </w:t>
            </w:r>
          </w:p>
          <w:p w14:paraId="4114D434" w14:textId="299C3F6E" w:rsidR="005C016F" w:rsidRPr="004014D8" w:rsidRDefault="005C016F">
            <w:pPr>
              <w:spacing w:after="200" w:line="276" w:lineRule="auto"/>
              <w:rPr>
                <w:rFonts w:ascii="Gill Sans MT" w:hAnsi="Gill Sans MT"/>
                <w:i/>
                <w:rPrChange w:id="1194" w:author="usaiduser" w:date="2014-11-09T11:18:00Z">
                  <w:rPr>
                    <w:rFonts w:ascii="Gill Sans MT" w:hAnsi="Gill Sans MT"/>
                    <w:i/>
                    <w:sz w:val="20"/>
                    <w:szCs w:val="20"/>
                  </w:rPr>
                </w:rPrChange>
              </w:rPr>
            </w:pPr>
            <w:r w:rsidRPr="004014D8">
              <w:rPr>
                <w:rFonts w:ascii="Gill Sans MT" w:hAnsi="Gill Sans MT"/>
                <w:i/>
                <w:rPrChange w:id="1195" w:author="usaiduser" w:date="2014-11-09T11:18:00Z">
                  <w:rPr>
                    <w:rFonts w:ascii="Gill Sans MT" w:hAnsi="Gill Sans MT"/>
                    <w:i/>
                    <w:sz w:val="20"/>
                    <w:szCs w:val="20"/>
                  </w:rPr>
                </w:rPrChange>
              </w:rPr>
              <w:t xml:space="preserve">If =0, skip to </w:t>
            </w:r>
            <w:r w:rsidR="00DA1429" w:rsidRPr="004014D8">
              <w:rPr>
                <w:rFonts w:ascii="Gill Sans MT" w:hAnsi="Gill Sans MT"/>
                <w:i/>
                <w:rPrChange w:id="1196" w:author="usaiduser" w:date="2014-11-09T11:18:00Z">
                  <w:rPr>
                    <w:rFonts w:ascii="Gill Sans MT" w:hAnsi="Gill Sans MT"/>
                    <w:i/>
                    <w:sz w:val="20"/>
                    <w:szCs w:val="20"/>
                  </w:rPr>
                </w:rPrChange>
              </w:rPr>
              <w:t>O13</w:t>
            </w:r>
          </w:p>
        </w:tc>
        <w:tc>
          <w:tcPr>
            <w:tcW w:w="3583" w:type="dxa"/>
          </w:tcPr>
          <w:p w14:paraId="7E24920F" w14:textId="77777777" w:rsidR="005C016F" w:rsidRPr="004014D8" w:rsidRDefault="005C016F">
            <w:pPr>
              <w:spacing w:after="200" w:line="276" w:lineRule="auto"/>
              <w:rPr>
                <w:rFonts w:ascii="Gill Sans MT" w:hAnsi="Gill Sans MT"/>
                <w:rPrChange w:id="1197" w:author="usaiduser" w:date="2014-11-09T11:18:00Z">
                  <w:rPr>
                    <w:rFonts w:ascii="Gill Sans MT" w:hAnsi="Gill Sans MT"/>
                    <w:sz w:val="20"/>
                    <w:szCs w:val="20"/>
                  </w:rPr>
                </w:rPrChange>
              </w:rPr>
            </w:pPr>
            <w:r w:rsidRPr="004014D8">
              <w:rPr>
                <w:rFonts w:ascii="Gill Sans MT" w:hAnsi="Gill Sans MT"/>
                <w:rPrChange w:id="1198" w:author="usaiduser" w:date="2014-11-09T11:18:00Z">
                  <w:rPr>
                    <w:rFonts w:ascii="Gill Sans MT" w:hAnsi="Gill Sans MT"/>
                    <w:sz w:val="20"/>
                    <w:szCs w:val="20"/>
                  </w:rPr>
                </w:rPrChange>
              </w:rPr>
              <w:t>0=No</w:t>
            </w:r>
          </w:p>
          <w:p w14:paraId="571DB4CB" w14:textId="2BCC7A84" w:rsidR="005C016F" w:rsidRPr="004014D8" w:rsidRDefault="005C016F">
            <w:pPr>
              <w:spacing w:after="200" w:line="276" w:lineRule="auto"/>
              <w:rPr>
                <w:rFonts w:ascii="Gill Sans MT" w:hAnsi="Gill Sans MT"/>
                <w:rPrChange w:id="1199" w:author="usaiduser" w:date="2014-11-09T11:18:00Z">
                  <w:rPr>
                    <w:rFonts w:ascii="Gill Sans MT" w:hAnsi="Gill Sans MT"/>
                    <w:sz w:val="20"/>
                    <w:szCs w:val="20"/>
                  </w:rPr>
                </w:rPrChange>
              </w:rPr>
            </w:pPr>
            <w:r w:rsidRPr="004014D8">
              <w:rPr>
                <w:rFonts w:ascii="Gill Sans MT" w:hAnsi="Gill Sans MT"/>
                <w:rPrChange w:id="1200" w:author="usaiduser" w:date="2014-11-09T11:18:00Z">
                  <w:rPr>
                    <w:rFonts w:ascii="Gill Sans MT" w:hAnsi="Gill Sans MT"/>
                    <w:sz w:val="20"/>
                    <w:szCs w:val="20"/>
                  </w:rPr>
                </w:rPrChange>
              </w:rPr>
              <w:t xml:space="preserve">1=Yes </w:t>
            </w:r>
          </w:p>
        </w:tc>
        <w:tc>
          <w:tcPr>
            <w:tcW w:w="1255" w:type="dxa"/>
          </w:tcPr>
          <w:p w14:paraId="29ADAAC9" w14:textId="77777777" w:rsidR="005C016F" w:rsidRPr="004014D8" w:rsidRDefault="005C016F">
            <w:pPr>
              <w:spacing w:after="200" w:line="276" w:lineRule="auto"/>
              <w:rPr>
                <w:rFonts w:ascii="Gill Sans MT" w:hAnsi="Gill Sans MT"/>
                <w:rPrChange w:id="1201" w:author="usaiduser" w:date="2014-11-09T11:18:00Z">
                  <w:rPr>
                    <w:rFonts w:ascii="Gill Sans MT" w:hAnsi="Gill Sans MT"/>
                    <w:sz w:val="20"/>
                    <w:szCs w:val="20"/>
                  </w:rPr>
                </w:rPrChange>
              </w:rPr>
            </w:pPr>
          </w:p>
        </w:tc>
      </w:tr>
    </w:tbl>
    <w:p w14:paraId="747248C2" w14:textId="5C044B60" w:rsidR="00F05B1A" w:rsidRPr="00BE068B" w:rsidRDefault="00F05B1A">
      <w:pPr>
        <w:rPr>
          <w:rFonts w:ascii="Gill Sans MT" w:hAnsi="Gill Sans MT"/>
          <w:b/>
        </w:rPr>
      </w:pPr>
    </w:p>
    <w:tbl>
      <w:tblPr>
        <w:tblStyle w:val="TableGrid"/>
        <w:tblW w:w="0" w:type="auto"/>
        <w:tblLook w:val="04A0" w:firstRow="1" w:lastRow="0" w:firstColumn="1" w:lastColumn="0" w:noHBand="0" w:noVBand="1"/>
      </w:tblPr>
      <w:tblGrid>
        <w:gridCol w:w="2574"/>
        <w:gridCol w:w="2214"/>
        <w:gridCol w:w="2124"/>
        <w:gridCol w:w="3186"/>
      </w:tblGrid>
      <w:tr w:rsidR="005C016F" w:rsidRPr="00691756" w14:paraId="3D4AA865" w14:textId="77777777" w:rsidTr="008E7E6A">
        <w:tc>
          <w:tcPr>
            <w:tcW w:w="2574" w:type="dxa"/>
          </w:tcPr>
          <w:p w14:paraId="1318EAD4" w14:textId="44DA2D28" w:rsidR="005C016F" w:rsidRPr="00691756" w:rsidRDefault="005C016F">
            <w:pPr>
              <w:spacing w:after="200" w:line="276" w:lineRule="auto"/>
              <w:rPr>
                <w:rFonts w:ascii="Gill Sans MT" w:hAnsi="Gill Sans MT"/>
                <w:rPrChange w:id="1202" w:author="usaiduser" w:date="2014-11-09T11:19:00Z">
                  <w:rPr>
                    <w:rFonts w:ascii="Gill Sans MT" w:hAnsi="Gill Sans MT"/>
                    <w:sz w:val="20"/>
                    <w:szCs w:val="20"/>
                  </w:rPr>
                </w:rPrChange>
              </w:rPr>
            </w:pPr>
            <w:r w:rsidRPr="00691756">
              <w:rPr>
                <w:rFonts w:ascii="Gill Sans MT" w:hAnsi="Gill Sans MT"/>
                <w:rPrChange w:id="1203" w:author="usaiduser" w:date="2014-11-09T11:19:00Z">
                  <w:rPr>
                    <w:rFonts w:ascii="Gill Sans MT" w:hAnsi="Gill Sans MT"/>
                    <w:sz w:val="20"/>
                    <w:szCs w:val="20"/>
                  </w:rPr>
                </w:rPrChange>
              </w:rPr>
              <w:t>Fuel source</w:t>
            </w:r>
          </w:p>
        </w:tc>
        <w:tc>
          <w:tcPr>
            <w:tcW w:w="2214" w:type="dxa"/>
          </w:tcPr>
          <w:p w14:paraId="01032AC8" w14:textId="188B9B19" w:rsidR="005C016F" w:rsidRPr="00691756" w:rsidRDefault="00DA1429">
            <w:pPr>
              <w:spacing w:after="200" w:line="276" w:lineRule="auto"/>
              <w:rPr>
                <w:rFonts w:ascii="Gill Sans MT" w:hAnsi="Gill Sans MT"/>
                <w:rPrChange w:id="1204" w:author="usaiduser" w:date="2014-11-09T11:19:00Z">
                  <w:rPr>
                    <w:rFonts w:ascii="Gill Sans MT" w:hAnsi="Gill Sans MT"/>
                    <w:sz w:val="20"/>
                    <w:szCs w:val="20"/>
                  </w:rPr>
                </w:rPrChange>
              </w:rPr>
            </w:pPr>
            <w:r w:rsidRPr="00691756">
              <w:rPr>
                <w:rFonts w:ascii="Gill Sans MT" w:hAnsi="Gill Sans MT"/>
                <w:rPrChange w:id="1205" w:author="usaiduser" w:date="2014-11-09T11:19:00Z">
                  <w:rPr>
                    <w:rFonts w:ascii="Gill Sans MT" w:hAnsi="Gill Sans MT"/>
                    <w:sz w:val="20"/>
                    <w:szCs w:val="20"/>
                  </w:rPr>
                </w:rPrChange>
              </w:rPr>
              <w:t xml:space="preserve">O.10 </w:t>
            </w:r>
            <w:r w:rsidR="005C016F" w:rsidRPr="00691756">
              <w:rPr>
                <w:rFonts w:ascii="Gill Sans MT" w:hAnsi="Gill Sans MT"/>
                <w:rPrChange w:id="1206" w:author="usaiduser" w:date="2014-11-09T11:19:00Z">
                  <w:rPr>
                    <w:rFonts w:ascii="Gill Sans MT" w:hAnsi="Gill Sans MT"/>
                    <w:sz w:val="20"/>
                    <w:szCs w:val="20"/>
                  </w:rPr>
                </w:rPrChange>
              </w:rPr>
              <w:t xml:space="preserve">Which alternative energy sources do you know? </w:t>
            </w:r>
          </w:p>
          <w:p w14:paraId="45760D16" w14:textId="5CE0E439" w:rsidR="005C016F" w:rsidRPr="00691756" w:rsidRDefault="005C016F">
            <w:pPr>
              <w:spacing w:after="200" w:line="276" w:lineRule="auto"/>
              <w:rPr>
                <w:rFonts w:ascii="Gill Sans MT" w:hAnsi="Gill Sans MT"/>
                <w:rPrChange w:id="1207" w:author="usaiduser" w:date="2014-11-09T11:19:00Z">
                  <w:rPr>
                    <w:rFonts w:ascii="Gill Sans MT" w:hAnsi="Gill Sans MT"/>
                    <w:sz w:val="20"/>
                    <w:szCs w:val="20"/>
                  </w:rPr>
                </w:rPrChange>
              </w:rPr>
            </w:pPr>
            <w:r w:rsidRPr="00691756">
              <w:rPr>
                <w:rFonts w:ascii="Gill Sans MT" w:hAnsi="Gill Sans MT"/>
                <w:rPrChange w:id="1208" w:author="usaiduser" w:date="2014-11-09T11:19:00Z">
                  <w:rPr>
                    <w:rFonts w:ascii="Gill Sans MT" w:hAnsi="Gill Sans MT"/>
                    <w:sz w:val="20"/>
                    <w:szCs w:val="20"/>
                  </w:rPr>
                </w:rPrChange>
              </w:rPr>
              <w:t>For each fuel source: 0=No, 1=Yes</w:t>
            </w:r>
          </w:p>
          <w:p w14:paraId="7EE57C30" w14:textId="718CE690" w:rsidR="005C016F" w:rsidRPr="00691756" w:rsidRDefault="005C016F">
            <w:pPr>
              <w:spacing w:after="200" w:line="276" w:lineRule="auto"/>
              <w:rPr>
                <w:rFonts w:ascii="Gill Sans MT" w:hAnsi="Gill Sans MT"/>
                <w:i/>
                <w:rPrChange w:id="1209" w:author="usaiduser" w:date="2014-11-09T11:19:00Z">
                  <w:rPr>
                    <w:rFonts w:ascii="Gill Sans MT" w:hAnsi="Gill Sans MT"/>
                    <w:i/>
                    <w:sz w:val="20"/>
                    <w:szCs w:val="20"/>
                  </w:rPr>
                </w:rPrChange>
              </w:rPr>
            </w:pPr>
            <w:r w:rsidRPr="00691756">
              <w:rPr>
                <w:rFonts w:ascii="Gill Sans MT" w:hAnsi="Gill Sans MT"/>
                <w:i/>
                <w:rPrChange w:id="1210" w:author="usaiduser" w:date="2014-11-09T11:19:00Z">
                  <w:rPr>
                    <w:rFonts w:ascii="Gill Sans MT" w:hAnsi="Gill Sans MT"/>
                    <w:i/>
                    <w:sz w:val="20"/>
                    <w:szCs w:val="20"/>
                  </w:rPr>
                </w:rPrChange>
              </w:rPr>
              <w:t>Probe and code</w:t>
            </w:r>
          </w:p>
          <w:p w14:paraId="3AA059BD" w14:textId="349F8B3E" w:rsidR="005C016F" w:rsidRPr="00691756" w:rsidRDefault="005C016F">
            <w:pPr>
              <w:spacing w:after="200" w:line="276" w:lineRule="auto"/>
              <w:rPr>
                <w:rFonts w:ascii="Gill Sans MT" w:hAnsi="Gill Sans MT"/>
                <w:i/>
                <w:rPrChange w:id="1211" w:author="usaiduser" w:date="2014-11-09T11:19:00Z">
                  <w:rPr>
                    <w:rFonts w:ascii="Gill Sans MT" w:hAnsi="Gill Sans MT"/>
                    <w:i/>
                    <w:sz w:val="20"/>
                    <w:szCs w:val="20"/>
                  </w:rPr>
                </w:rPrChange>
              </w:rPr>
            </w:pPr>
            <w:r w:rsidRPr="00691756">
              <w:rPr>
                <w:rFonts w:ascii="Gill Sans MT" w:hAnsi="Gill Sans MT"/>
                <w:i/>
                <w:rPrChange w:id="1212" w:author="usaiduser" w:date="2014-11-09T11:19:00Z">
                  <w:rPr>
                    <w:rFonts w:ascii="Gill Sans MT" w:hAnsi="Gill Sans MT"/>
                    <w:i/>
                    <w:sz w:val="20"/>
                    <w:szCs w:val="20"/>
                  </w:rPr>
                </w:rPrChange>
              </w:rPr>
              <w:t>If 0, skip to next fuel source</w:t>
            </w:r>
          </w:p>
          <w:p w14:paraId="3DF5837C" w14:textId="32659A84" w:rsidR="005C016F" w:rsidRPr="00691756" w:rsidRDefault="005C016F">
            <w:pPr>
              <w:rPr>
                <w:rFonts w:ascii="Gill Sans MT" w:hAnsi="Gill Sans MT"/>
                <w:i/>
              </w:rPr>
            </w:pPr>
          </w:p>
        </w:tc>
        <w:tc>
          <w:tcPr>
            <w:tcW w:w="2124" w:type="dxa"/>
          </w:tcPr>
          <w:p w14:paraId="004BF326" w14:textId="3EC9BD23" w:rsidR="005C016F" w:rsidRPr="00691756" w:rsidRDefault="00DA1429">
            <w:pPr>
              <w:spacing w:after="200" w:line="276" w:lineRule="auto"/>
              <w:rPr>
                <w:rFonts w:ascii="Gill Sans MT" w:hAnsi="Gill Sans MT"/>
                <w:rPrChange w:id="1213" w:author="usaiduser" w:date="2014-11-09T11:19:00Z">
                  <w:rPr>
                    <w:rFonts w:ascii="Gill Sans MT" w:hAnsi="Gill Sans MT"/>
                    <w:sz w:val="20"/>
                    <w:szCs w:val="20"/>
                  </w:rPr>
                </w:rPrChange>
              </w:rPr>
            </w:pPr>
            <w:r w:rsidRPr="00691756">
              <w:rPr>
                <w:rFonts w:ascii="Gill Sans MT" w:hAnsi="Gill Sans MT"/>
                <w:rPrChange w:id="1214" w:author="usaiduser" w:date="2014-11-09T11:19:00Z">
                  <w:rPr>
                    <w:rFonts w:ascii="Gill Sans MT" w:hAnsi="Gill Sans MT"/>
                    <w:sz w:val="20"/>
                    <w:szCs w:val="20"/>
                  </w:rPr>
                </w:rPrChange>
              </w:rPr>
              <w:t xml:space="preserve">O.11 </w:t>
            </w:r>
            <w:r w:rsidR="00AC07EE" w:rsidRPr="00691756">
              <w:rPr>
                <w:rFonts w:ascii="Gill Sans MT" w:hAnsi="Gill Sans MT"/>
                <w:rPrChange w:id="1215" w:author="usaiduser" w:date="2014-11-09T11:19:00Z">
                  <w:rPr>
                    <w:rFonts w:ascii="Gill Sans MT" w:hAnsi="Gill Sans MT"/>
                    <w:sz w:val="20"/>
                    <w:szCs w:val="20"/>
                  </w:rPr>
                </w:rPrChange>
              </w:rPr>
              <w:t xml:space="preserve">Are you currently using &lt;fuel&gt; in your household? </w:t>
            </w:r>
          </w:p>
          <w:p w14:paraId="0EC1F5EE" w14:textId="7CBBA229" w:rsidR="00AC07EE" w:rsidRPr="00691756" w:rsidRDefault="00AC07EE">
            <w:pPr>
              <w:spacing w:after="200" w:line="276" w:lineRule="auto"/>
              <w:rPr>
                <w:rFonts w:ascii="Gill Sans MT" w:hAnsi="Gill Sans MT"/>
                <w:rPrChange w:id="1216" w:author="usaiduser" w:date="2014-11-09T11:19:00Z">
                  <w:rPr>
                    <w:rFonts w:ascii="Gill Sans MT" w:hAnsi="Gill Sans MT"/>
                    <w:sz w:val="20"/>
                    <w:szCs w:val="20"/>
                  </w:rPr>
                </w:rPrChange>
              </w:rPr>
            </w:pPr>
            <w:r w:rsidRPr="00691756">
              <w:rPr>
                <w:rFonts w:ascii="Gill Sans MT" w:hAnsi="Gill Sans MT"/>
                <w:rPrChange w:id="1217" w:author="usaiduser" w:date="2014-11-09T11:19:00Z">
                  <w:rPr>
                    <w:rFonts w:ascii="Gill Sans MT" w:hAnsi="Gill Sans MT"/>
                    <w:sz w:val="20"/>
                    <w:szCs w:val="20"/>
                  </w:rPr>
                </w:rPrChange>
              </w:rPr>
              <w:t>If 1, skip x and go to next fuel source</w:t>
            </w:r>
          </w:p>
        </w:tc>
        <w:tc>
          <w:tcPr>
            <w:tcW w:w="3186" w:type="dxa"/>
          </w:tcPr>
          <w:p w14:paraId="4549094A" w14:textId="5C69C440" w:rsidR="005C016F" w:rsidRPr="00691756" w:rsidRDefault="00DA1429">
            <w:pPr>
              <w:spacing w:after="200" w:line="276" w:lineRule="auto"/>
              <w:rPr>
                <w:rFonts w:ascii="Gill Sans MT" w:hAnsi="Gill Sans MT"/>
                <w:rPrChange w:id="1218" w:author="usaiduser" w:date="2014-11-09T11:19:00Z">
                  <w:rPr>
                    <w:rFonts w:ascii="Gill Sans MT" w:hAnsi="Gill Sans MT"/>
                    <w:sz w:val="20"/>
                    <w:szCs w:val="20"/>
                  </w:rPr>
                </w:rPrChange>
              </w:rPr>
            </w:pPr>
            <w:r w:rsidRPr="00691756">
              <w:rPr>
                <w:rFonts w:ascii="Gill Sans MT" w:hAnsi="Gill Sans MT"/>
                <w:rPrChange w:id="1219" w:author="usaiduser" w:date="2014-11-09T11:19:00Z">
                  <w:rPr>
                    <w:rFonts w:ascii="Gill Sans MT" w:hAnsi="Gill Sans MT"/>
                    <w:sz w:val="20"/>
                    <w:szCs w:val="20"/>
                  </w:rPr>
                </w:rPrChange>
              </w:rPr>
              <w:t xml:space="preserve">O.12 </w:t>
            </w:r>
            <w:r w:rsidR="00AC07EE" w:rsidRPr="00691756">
              <w:rPr>
                <w:rFonts w:ascii="Gill Sans MT" w:hAnsi="Gill Sans MT"/>
                <w:rPrChange w:id="1220" w:author="usaiduser" w:date="2014-11-09T11:19:00Z">
                  <w:rPr>
                    <w:rFonts w:ascii="Gill Sans MT" w:hAnsi="Gill Sans MT"/>
                    <w:sz w:val="20"/>
                    <w:szCs w:val="20"/>
                  </w:rPr>
                </w:rPrChange>
              </w:rPr>
              <w:t>What is the main reason you are not currently using &lt;fuel?</w:t>
            </w:r>
          </w:p>
          <w:p w14:paraId="1DF630A1" w14:textId="77777777" w:rsidR="00AC07EE" w:rsidRPr="00691756" w:rsidRDefault="00AC07EE">
            <w:pPr>
              <w:spacing w:after="200" w:line="276" w:lineRule="auto"/>
              <w:rPr>
                <w:rFonts w:ascii="Gill Sans MT" w:hAnsi="Gill Sans MT"/>
                <w:rPrChange w:id="1221" w:author="usaiduser" w:date="2014-11-09T11:19:00Z">
                  <w:rPr>
                    <w:rFonts w:ascii="Gill Sans MT" w:hAnsi="Gill Sans MT"/>
                    <w:sz w:val="20"/>
                    <w:szCs w:val="20"/>
                  </w:rPr>
                </w:rPrChange>
              </w:rPr>
            </w:pPr>
            <w:r w:rsidRPr="00691756">
              <w:rPr>
                <w:rFonts w:ascii="Gill Sans MT" w:hAnsi="Gill Sans MT"/>
                <w:rPrChange w:id="1222" w:author="usaiduser" w:date="2014-11-09T11:19:00Z">
                  <w:rPr>
                    <w:rFonts w:ascii="Gill Sans MT" w:hAnsi="Gill Sans MT"/>
                    <w:sz w:val="20"/>
                    <w:szCs w:val="20"/>
                  </w:rPr>
                </w:rPrChange>
              </w:rPr>
              <w:t>1=Too expensive</w:t>
            </w:r>
          </w:p>
          <w:p w14:paraId="09212F91" w14:textId="77777777" w:rsidR="00AC07EE" w:rsidRPr="00691756" w:rsidRDefault="00AC07EE">
            <w:pPr>
              <w:spacing w:after="200" w:line="276" w:lineRule="auto"/>
              <w:rPr>
                <w:rFonts w:ascii="Gill Sans MT" w:hAnsi="Gill Sans MT"/>
                <w:rPrChange w:id="1223" w:author="usaiduser" w:date="2014-11-09T11:19:00Z">
                  <w:rPr>
                    <w:rFonts w:ascii="Gill Sans MT" w:hAnsi="Gill Sans MT"/>
                    <w:sz w:val="20"/>
                    <w:szCs w:val="20"/>
                  </w:rPr>
                </w:rPrChange>
              </w:rPr>
            </w:pPr>
            <w:r w:rsidRPr="00691756">
              <w:rPr>
                <w:rFonts w:ascii="Gill Sans MT" w:hAnsi="Gill Sans MT"/>
                <w:rPrChange w:id="1224" w:author="usaiduser" w:date="2014-11-09T11:19:00Z">
                  <w:rPr>
                    <w:rFonts w:ascii="Gill Sans MT" w:hAnsi="Gill Sans MT"/>
                    <w:sz w:val="20"/>
                    <w:szCs w:val="20"/>
                  </w:rPr>
                </w:rPrChange>
              </w:rPr>
              <w:t>2=Not available</w:t>
            </w:r>
          </w:p>
          <w:p w14:paraId="1EDA9B86" w14:textId="77777777" w:rsidR="00AC07EE" w:rsidRPr="00691756" w:rsidRDefault="00AC07EE">
            <w:pPr>
              <w:spacing w:after="200" w:line="276" w:lineRule="auto"/>
              <w:rPr>
                <w:rFonts w:ascii="Gill Sans MT" w:hAnsi="Gill Sans MT"/>
                <w:rPrChange w:id="1225" w:author="usaiduser" w:date="2014-11-09T11:19:00Z">
                  <w:rPr>
                    <w:rFonts w:ascii="Gill Sans MT" w:hAnsi="Gill Sans MT"/>
                    <w:sz w:val="20"/>
                    <w:szCs w:val="20"/>
                  </w:rPr>
                </w:rPrChange>
              </w:rPr>
            </w:pPr>
            <w:r w:rsidRPr="00691756">
              <w:rPr>
                <w:rFonts w:ascii="Gill Sans MT" w:hAnsi="Gill Sans MT"/>
                <w:rPrChange w:id="1226" w:author="usaiduser" w:date="2014-11-09T11:19:00Z">
                  <w:rPr>
                    <w:rFonts w:ascii="Gill Sans MT" w:hAnsi="Gill Sans MT"/>
                    <w:sz w:val="20"/>
                    <w:szCs w:val="20"/>
                  </w:rPr>
                </w:rPrChange>
              </w:rPr>
              <w:t>3=Don’t know how to use it</w:t>
            </w:r>
          </w:p>
          <w:p w14:paraId="438D17AE" w14:textId="77777777" w:rsidR="00AC07EE" w:rsidRPr="00691756" w:rsidRDefault="00AC07EE">
            <w:pPr>
              <w:spacing w:after="200" w:line="276" w:lineRule="auto"/>
              <w:rPr>
                <w:rFonts w:ascii="Gill Sans MT" w:hAnsi="Gill Sans MT"/>
                <w:rPrChange w:id="1227" w:author="usaiduser" w:date="2014-11-09T11:19:00Z">
                  <w:rPr>
                    <w:rFonts w:ascii="Gill Sans MT" w:hAnsi="Gill Sans MT"/>
                    <w:sz w:val="20"/>
                    <w:szCs w:val="20"/>
                  </w:rPr>
                </w:rPrChange>
              </w:rPr>
            </w:pPr>
            <w:r w:rsidRPr="00691756">
              <w:rPr>
                <w:rFonts w:ascii="Gill Sans MT" w:hAnsi="Gill Sans MT"/>
                <w:rPrChange w:id="1228" w:author="usaiduser" w:date="2014-11-09T11:19:00Z">
                  <w:rPr>
                    <w:rFonts w:ascii="Gill Sans MT" w:hAnsi="Gill Sans MT"/>
                    <w:sz w:val="20"/>
                    <w:szCs w:val="20"/>
                  </w:rPr>
                </w:rPrChange>
              </w:rPr>
              <w:t>4=More time-consuming</w:t>
            </w:r>
          </w:p>
          <w:p w14:paraId="1C792884" w14:textId="243E24B1" w:rsidR="00AC07EE" w:rsidRPr="00691756" w:rsidRDefault="00AC07EE">
            <w:pPr>
              <w:spacing w:after="200" w:line="276" w:lineRule="auto"/>
              <w:rPr>
                <w:rFonts w:ascii="Gill Sans MT" w:hAnsi="Gill Sans MT"/>
                <w:rPrChange w:id="1229" w:author="usaiduser" w:date="2014-11-09T11:19:00Z">
                  <w:rPr>
                    <w:rFonts w:ascii="Gill Sans MT" w:hAnsi="Gill Sans MT"/>
                    <w:sz w:val="20"/>
                    <w:szCs w:val="20"/>
                  </w:rPr>
                </w:rPrChange>
              </w:rPr>
            </w:pPr>
            <w:r w:rsidRPr="00691756">
              <w:rPr>
                <w:rFonts w:ascii="Gill Sans MT" w:hAnsi="Gill Sans MT"/>
                <w:rPrChange w:id="1230" w:author="usaiduser" w:date="2014-11-09T11:19:00Z">
                  <w:rPr>
                    <w:rFonts w:ascii="Gill Sans MT" w:hAnsi="Gill Sans MT"/>
                    <w:sz w:val="20"/>
                    <w:szCs w:val="20"/>
                  </w:rPr>
                </w:rPrChange>
              </w:rPr>
              <w:t>5=Because of the sm</w:t>
            </w:r>
            <w:ins w:id="1231" w:author="Aleta Haflett" w:date="2014-11-18T13:02:00Z">
              <w:r w:rsidR="00BB3EC7">
                <w:rPr>
                  <w:rFonts w:ascii="Gill Sans MT" w:hAnsi="Gill Sans MT"/>
                </w:rPr>
                <w:t>e</w:t>
              </w:r>
            </w:ins>
            <w:del w:id="1232" w:author="Aleta Haflett" w:date="2014-11-18T13:02:00Z">
              <w:r w:rsidRPr="00691756" w:rsidDel="00BB3EC7">
                <w:rPr>
                  <w:rFonts w:ascii="Gill Sans MT" w:hAnsi="Gill Sans MT"/>
                  <w:rPrChange w:id="1233" w:author="usaiduser" w:date="2014-11-09T11:19:00Z">
                    <w:rPr>
                      <w:rFonts w:ascii="Gill Sans MT" w:hAnsi="Gill Sans MT"/>
                      <w:sz w:val="20"/>
                      <w:szCs w:val="20"/>
                    </w:rPr>
                  </w:rPrChange>
                </w:rPr>
                <w:delText>a</w:delText>
              </w:r>
            </w:del>
            <w:r w:rsidRPr="00691756">
              <w:rPr>
                <w:rFonts w:ascii="Gill Sans MT" w:hAnsi="Gill Sans MT"/>
                <w:rPrChange w:id="1234" w:author="usaiduser" w:date="2014-11-09T11:19:00Z">
                  <w:rPr>
                    <w:rFonts w:ascii="Gill Sans MT" w:hAnsi="Gill Sans MT"/>
                    <w:sz w:val="20"/>
                    <w:szCs w:val="20"/>
                  </w:rPr>
                </w:rPrChange>
              </w:rPr>
              <w:t>ll</w:t>
            </w:r>
          </w:p>
          <w:p w14:paraId="54A5D9CD" w14:textId="77777777" w:rsidR="00AC07EE" w:rsidRPr="00691756" w:rsidRDefault="00AC07EE">
            <w:pPr>
              <w:spacing w:after="200" w:line="276" w:lineRule="auto"/>
              <w:rPr>
                <w:rFonts w:ascii="Gill Sans MT" w:hAnsi="Gill Sans MT"/>
                <w:rPrChange w:id="1235" w:author="usaiduser" w:date="2014-11-09T11:19:00Z">
                  <w:rPr>
                    <w:rFonts w:ascii="Gill Sans MT" w:hAnsi="Gill Sans MT"/>
                    <w:sz w:val="20"/>
                    <w:szCs w:val="20"/>
                  </w:rPr>
                </w:rPrChange>
              </w:rPr>
            </w:pPr>
            <w:r w:rsidRPr="00691756">
              <w:rPr>
                <w:rFonts w:ascii="Gill Sans MT" w:hAnsi="Gill Sans MT"/>
                <w:rPrChange w:id="1236" w:author="usaiduser" w:date="2014-11-09T11:19:00Z">
                  <w:rPr>
                    <w:rFonts w:ascii="Gill Sans MT" w:hAnsi="Gill Sans MT"/>
                    <w:sz w:val="20"/>
                    <w:szCs w:val="20"/>
                  </w:rPr>
                </w:rPrChange>
              </w:rPr>
              <w:t>6=Just don’t want to</w:t>
            </w:r>
          </w:p>
          <w:p w14:paraId="7CEC85BF" w14:textId="7B120799" w:rsidR="00AC07EE" w:rsidRPr="00691756" w:rsidRDefault="00AC07EE">
            <w:pPr>
              <w:spacing w:after="200" w:line="276" w:lineRule="auto"/>
              <w:rPr>
                <w:rFonts w:ascii="Gill Sans MT" w:hAnsi="Gill Sans MT"/>
                <w:rPrChange w:id="1237" w:author="usaiduser" w:date="2014-11-09T11:19:00Z">
                  <w:rPr>
                    <w:rFonts w:ascii="Gill Sans MT" w:hAnsi="Gill Sans MT"/>
                    <w:sz w:val="20"/>
                    <w:szCs w:val="20"/>
                  </w:rPr>
                </w:rPrChange>
              </w:rPr>
            </w:pPr>
            <w:r w:rsidRPr="00691756">
              <w:rPr>
                <w:rFonts w:ascii="Gill Sans MT" w:hAnsi="Gill Sans MT"/>
                <w:rPrChange w:id="1238" w:author="usaiduser" w:date="2014-11-09T11:19:00Z">
                  <w:rPr>
                    <w:rFonts w:ascii="Gill Sans MT" w:hAnsi="Gill Sans MT"/>
                    <w:sz w:val="20"/>
                    <w:szCs w:val="20"/>
                  </w:rPr>
                </w:rPrChange>
              </w:rPr>
              <w:t xml:space="preserve">7=No reason to use an alternative – there is plenty of </w:t>
            </w:r>
            <w:r w:rsidRPr="00691756">
              <w:rPr>
                <w:rFonts w:ascii="Gill Sans MT" w:hAnsi="Gill Sans MT"/>
                <w:rPrChange w:id="1239" w:author="usaiduser" w:date="2014-11-09T11:19:00Z">
                  <w:rPr>
                    <w:rFonts w:ascii="Gill Sans MT" w:hAnsi="Gill Sans MT"/>
                    <w:sz w:val="20"/>
                    <w:szCs w:val="20"/>
                  </w:rPr>
                </w:rPrChange>
              </w:rPr>
              <w:lastRenderedPageBreak/>
              <w:t>wood/charcoal</w:t>
            </w:r>
          </w:p>
          <w:p w14:paraId="285E9D41" w14:textId="77231A74" w:rsidR="00AC07EE" w:rsidRPr="00691756" w:rsidRDefault="00AC07EE">
            <w:pPr>
              <w:spacing w:after="200" w:line="276" w:lineRule="auto"/>
              <w:rPr>
                <w:rFonts w:ascii="Gill Sans MT" w:hAnsi="Gill Sans MT"/>
                <w:rPrChange w:id="1240" w:author="usaiduser" w:date="2014-11-09T11:19:00Z">
                  <w:rPr>
                    <w:rFonts w:ascii="Gill Sans MT" w:hAnsi="Gill Sans MT"/>
                    <w:sz w:val="20"/>
                    <w:szCs w:val="20"/>
                  </w:rPr>
                </w:rPrChange>
              </w:rPr>
            </w:pPr>
            <w:r w:rsidRPr="00691756">
              <w:rPr>
                <w:rFonts w:ascii="Gill Sans MT" w:hAnsi="Gill Sans MT"/>
                <w:rPrChange w:id="1241" w:author="usaiduser" w:date="2014-11-09T11:19:00Z">
                  <w:rPr>
                    <w:rFonts w:ascii="Gill Sans MT" w:hAnsi="Gill Sans MT"/>
                    <w:sz w:val="20"/>
                    <w:szCs w:val="20"/>
                  </w:rPr>
                </w:rPrChange>
              </w:rPr>
              <w:t xml:space="preserve">8=Cultural reasons </w:t>
            </w:r>
          </w:p>
          <w:p w14:paraId="420462AF" w14:textId="78ECF678" w:rsidR="00AC07EE" w:rsidRPr="00691756" w:rsidRDefault="00AC07EE">
            <w:pPr>
              <w:spacing w:after="200" w:line="276" w:lineRule="auto"/>
              <w:rPr>
                <w:rFonts w:ascii="Gill Sans MT" w:hAnsi="Gill Sans MT"/>
                <w:rPrChange w:id="1242" w:author="usaiduser" w:date="2014-11-09T11:19:00Z">
                  <w:rPr>
                    <w:rFonts w:ascii="Gill Sans MT" w:hAnsi="Gill Sans MT"/>
                    <w:sz w:val="20"/>
                    <w:szCs w:val="20"/>
                  </w:rPr>
                </w:rPrChange>
              </w:rPr>
            </w:pPr>
            <w:r w:rsidRPr="00691756">
              <w:rPr>
                <w:rFonts w:ascii="Gill Sans MT" w:hAnsi="Gill Sans MT"/>
                <w:rPrChange w:id="1243" w:author="usaiduser" w:date="2014-11-09T11:19:00Z">
                  <w:rPr>
                    <w:rFonts w:ascii="Gill Sans MT" w:hAnsi="Gill Sans MT"/>
                    <w:sz w:val="20"/>
                    <w:szCs w:val="20"/>
                  </w:rPr>
                </w:rPrChange>
              </w:rPr>
              <w:t xml:space="preserve">97=Other, specify </w:t>
            </w:r>
          </w:p>
        </w:tc>
      </w:tr>
      <w:tr w:rsidR="005C016F" w:rsidRPr="00691756" w14:paraId="24ADA930" w14:textId="77777777" w:rsidTr="008E7E6A">
        <w:tc>
          <w:tcPr>
            <w:tcW w:w="2574" w:type="dxa"/>
          </w:tcPr>
          <w:p w14:paraId="742AF5D7" w14:textId="63DC9F25" w:rsidR="005C016F" w:rsidRPr="00691756" w:rsidRDefault="00F65E5D">
            <w:pPr>
              <w:spacing w:after="200" w:line="276" w:lineRule="auto"/>
              <w:rPr>
                <w:rFonts w:ascii="Gill Sans MT" w:hAnsi="Gill Sans MT"/>
                <w:rPrChange w:id="1244" w:author="usaiduser" w:date="2014-11-09T11:19:00Z">
                  <w:rPr>
                    <w:rFonts w:ascii="Gill Sans MT" w:hAnsi="Gill Sans MT"/>
                    <w:sz w:val="20"/>
                    <w:szCs w:val="20"/>
                  </w:rPr>
                </w:rPrChange>
              </w:rPr>
            </w:pPr>
            <w:r w:rsidRPr="00691756">
              <w:rPr>
                <w:rFonts w:ascii="Gill Sans MT" w:hAnsi="Gill Sans MT"/>
                <w:rPrChange w:id="1245" w:author="usaiduser" w:date="2014-11-09T11:19:00Z">
                  <w:rPr>
                    <w:rFonts w:ascii="Gill Sans MT" w:hAnsi="Gill Sans MT"/>
                    <w:sz w:val="20"/>
                    <w:szCs w:val="20"/>
                  </w:rPr>
                </w:rPrChange>
              </w:rPr>
              <w:lastRenderedPageBreak/>
              <w:t xml:space="preserve">a. </w:t>
            </w:r>
            <w:r w:rsidR="005C016F" w:rsidRPr="00691756">
              <w:rPr>
                <w:rFonts w:ascii="Gill Sans MT" w:hAnsi="Gill Sans MT"/>
                <w:rPrChange w:id="1246" w:author="usaiduser" w:date="2014-11-09T11:19:00Z">
                  <w:rPr>
                    <w:rFonts w:ascii="Gill Sans MT" w:hAnsi="Gill Sans MT"/>
                    <w:sz w:val="20"/>
                    <w:szCs w:val="20"/>
                  </w:rPr>
                </w:rPrChange>
              </w:rPr>
              <w:t>Coal</w:t>
            </w:r>
          </w:p>
        </w:tc>
        <w:tc>
          <w:tcPr>
            <w:tcW w:w="2214" w:type="dxa"/>
          </w:tcPr>
          <w:p w14:paraId="2F26406D" w14:textId="77777777" w:rsidR="005C016F" w:rsidRPr="00691756" w:rsidRDefault="005C016F">
            <w:pPr>
              <w:rPr>
                <w:rFonts w:ascii="Gill Sans MT" w:hAnsi="Gill Sans MT"/>
              </w:rPr>
            </w:pPr>
          </w:p>
        </w:tc>
        <w:tc>
          <w:tcPr>
            <w:tcW w:w="2124" w:type="dxa"/>
          </w:tcPr>
          <w:p w14:paraId="6982713C" w14:textId="77777777" w:rsidR="005C016F" w:rsidRPr="00691756" w:rsidRDefault="005C016F">
            <w:pPr>
              <w:spacing w:after="200" w:line="276" w:lineRule="auto"/>
              <w:rPr>
                <w:rFonts w:ascii="Gill Sans MT" w:hAnsi="Gill Sans MT"/>
              </w:rPr>
            </w:pPr>
          </w:p>
        </w:tc>
        <w:tc>
          <w:tcPr>
            <w:tcW w:w="3186" w:type="dxa"/>
          </w:tcPr>
          <w:p w14:paraId="4C3EEA41" w14:textId="77777777" w:rsidR="005C016F" w:rsidRPr="00691756" w:rsidRDefault="005C016F">
            <w:pPr>
              <w:spacing w:after="200" w:line="276" w:lineRule="auto"/>
              <w:rPr>
                <w:rFonts w:ascii="Gill Sans MT" w:hAnsi="Gill Sans MT"/>
              </w:rPr>
            </w:pPr>
          </w:p>
        </w:tc>
      </w:tr>
      <w:tr w:rsidR="005C016F" w:rsidRPr="00691756" w14:paraId="737F17BF" w14:textId="77777777" w:rsidTr="008E7E6A">
        <w:tc>
          <w:tcPr>
            <w:tcW w:w="2574" w:type="dxa"/>
          </w:tcPr>
          <w:p w14:paraId="35406DA8" w14:textId="087CBE66" w:rsidR="005C016F" w:rsidRPr="00691756" w:rsidRDefault="00F65E5D">
            <w:pPr>
              <w:spacing w:after="200" w:line="276" w:lineRule="auto"/>
              <w:rPr>
                <w:rFonts w:ascii="Gill Sans MT" w:hAnsi="Gill Sans MT"/>
                <w:rPrChange w:id="1247" w:author="usaiduser" w:date="2014-11-09T11:19:00Z">
                  <w:rPr>
                    <w:rFonts w:ascii="Gill Sans MT" w:hAnsi="Gill Sans MT"/>
                    <w:sz w:val="20"/>
                    <w:szCs w:val="20"/>
                  </w:rPr>
                </w:rPrChange>
              </w:rPr>
            </w:pPr>
            <w:r w:rsidRPr="00691756">
              <w:rPr>
                <w:rFonts w:ascii="Gill Sans MT" w:hAnsi="Gill Sans MT"/>
                <w:rPrChange w:id="1248" w:author="usaiduser" w:date="2014-11-09T11:19:00Z">
                  <w:rPr>
                    <w:rFonts w:ascii="Gill Sans MT" w:hAnsi="Gill Sans MT"/>
                    <w:sz w:val="20"/>
                    <w:szCs w:val="20"/>
                  </w:rPr>
                </w:rPrChange>
              </w:rPr>
              <w:t xml:space="preserve">b. </w:t>
            </w:r>
            <w:r w:rsidR="005C016F" w:rsidRPr="00691756">
              <w:rPr>
                <w:rFonts w:ascii="Gill Sans MT" w:hAnsi="Gill Sans MT"/>
                <w:rPrChange w:id="1249" w:author="usaiduser" w:date="2014-11-09T11:19:00Z">
                  <w:rPr>
                    <w:rFonts w:ascii="Gill Sans MT" w:hAnsi="Gill Sans MT"/>
                    <w:sz w:val="20"/>
                    <w:szCs w:val="20"/>
                  </w:rPr>
                </w:rPrChange>
              </w:rPr>
              <w:t>Diesel</w:t>
            </w:r>
          </w:p>
        </w:tc>
        <w:tc>
          <w:tcPr>
            <w:tcW w:w="2214" w:type="dxa"/>
          </w:tcPr>
          <w:p w14:paraId="03BB89FF" w14:textId="77777777" w:rsidR="005C016F" w:rsidRPr="00691756" w:rsidRDefault="005C016F">
            <w:pPr>
              <w:rPr>
                <w:rFonts w:ascii="Gill Sans MT" w:hAnsi="Gill Sans MT"/>
              </w:rPr>
            </w:pPr>
          </w:p>
        </w:tc>
        <w:tc>
          <w:tcPr>
            <w:tcW w:w="2124" w:type="dxa"/>
          </w:tcPr>
          <w:p w14:paraId="4CA9A572" w14:textId="77777777" w:rsidR="005C016F" w:rsidRPr="00691756" w:rsidRDefault="005C016F">
            <w:pPr>
              <w:spacing w:after="200" w:line="276" w:lineRule="auto"/>
              <w:rPr>
                <w:rFonts w:ascii="Gill Sans MT" w:hAnsi="Gill Sans MT"/>
              </w:rPr>
            </w:pPr>
          </w:p>
        </w:tc>
        <w:tc>
          <w:tcPr>
            <w:tcW w:w="3186" w:type="dxa"/>
          </w:tcPr>
          <w:p w14:paraId="233CEDE4" w14:textId="77777777" w:rsidR="005C016F" w:rsidRPr="00691756" w:rsidRDefault="005C016F">
            <w:pPr>
              <w:spacing w:after="200" w:line="276" w:lineRule="auto"/>
              <w:rPr>
                <w:rFonts w:ascii="Gill Sans MT" w:hAnsi="Gill Sans MT"/>
              </w:rPr>
            </w:pPr>
          </w:p>
        </w:tc>
      </w:tr>
      <w:tr w:rsidR="005C016F" w:rsidRPr="00691756" w14:paraId="531214CC" w14:textId="77777777" w:rsidTr="008E7E6A">
        <w:tc>
          <w:tcPr>
            <w:tcW w:w="2574" w:type="dxa"/>
          </w:tcPr>
          <w:p w14:paraId="6DBEE502" w14:textId="34A0FE7C" w:rsidR="005C016F" w:rsidRPr="00691756" w:rsidRDefault="00F65E5D">
            <w:pPr>
              <w:spacing w:after="200" w:line="276" w:lineRule="auto"/>
              <w:rPr>
                <w:rFonts w:ascii="Gill Sans MT" w:hAnsi="Gill Sans MT"/>
                <w:rPrChange w:id="1250" w:author="usaiduser" w:date="2014-11-09T11:19:00Z">
                  <w:rPr>
                    <w:rFonts w:ascii="Gill Sans MT" w:hAnsi="Gill Sans MT"/>
                    <w:sz w:val="20"/>
                    <w:szCs w:val="20"/>
                  </w:rPr>
                </w:rPrChange>
              </w:rPr>
            </w:pPr>
            <w:r w:rsidRPr="00691756">
              <w:rPr>
                <w:rFonts w:ascii="Gill Sans MT" w:hAnsi="Gill Sans MT"/>
                <w:rPrChange w:id="1251" w:author="usaiduser" w:date="2014-11-09T11:19:00Z">
                  <w:rPr>
                    <w:rFonts w:ascii="Gill Sans MT" w:hAnsi="Gill Sans MT"/>
                    <w:sz w:val="20"/>
                    <w:szCs w:val="20"/>
                  </w:rPr>
                </w:rPrChange>
              </w:rPr>
              <w:t xml:space="preserve">c. </w:t>
            </w:r>
            <w:r w:rsidR="005C016F" w:rsidRPr="00691756">
              <w:rPr>
                <w:rFonts w:ascii="Gill Sans MT" w:hAnsi="Gill Sans MT"/>
                <w:rPrChange w:id="1252" w:author="usaiduser" w:date="2014-11-09T11:19:00Z">
                  <w:rPr>
                    <w:rFonts w:ascii="Gill Sans MT" w:hAnsi="Gill Sans MT"/>
                    <w:sz w:val="20"/>
                    <w:szCs w:val="20"/>
                  </w:rPr>
                </w:rPrChange>
              </w:rPr>
              <w:t>Manure</w:t>
            </w:r>
          </w:p>
        </w:tc>
        <w:tc>
          <w:tcPr>
            <w:tcW w:w="2214" w:type="dxa"/>
          </w:tcPr>
          <w:p w14:paraId="4F6469D9" w14:textId="77777777" w:rsidR="005C016F" w:rsidRPr="00691756" w:rsidRDefault="005C016F">
            <w:pPr>
              <w:rPr>
                <w:rFonts w:ascii="Gill Sans MT" w:hAnsi="Gill Sans MT"/>
              </w:rPr>
            </w:pPr>
          </w:p>
        </w:tc>
        <w:tc>
          <w:tcPr>
            <w:tcW w:w="2124" w:type="dxa"/>
          </w:tcPr>
          <w:p w14:paraId="5A3D87DE" w14:textId="77777777" w:rsidR="005C016F" w:rsidRPr="00691756" w:rsidRDefault="005C016F">
            <w:pPr>
              <w:spacing w:after="200" w:line="276" w:lineRule="auto"/>
              <w:rPr>
                <w:rFonts w:ascii="Gill Sans MT" w:hAnsi="Gill Sans MT"/>
              </w:rPr>
            </w:pPr>
          </w:p>
        </w:tc>
        <w:tc>
          <w:tcPr>
            <w:tcW w:w="3186" w:type="dxa"/>
          </w:tcPr>
          <w:p w14:paraId="059227EB" w14:textId="77777777" w:rsidR="005C016F" w:rsidRPr="00691756" w:rsidRDefault="005C016F">
            <w:pPr>
              <w:spacing w:after="200" w:line="276" w:lineRule="auto"/>
              <w:rPr>
                <w:rFonts w:ascii="Gill Sans MT" w:hAnsi="Gill Sans MT"/>
              </w:rPr>
            </w:pPr>
          </w:p>
        </w:tc>
      </w:tr>
      <w:tr w:rsidR="005C016F" w:rsidRPr="00691756" w14:paraId="78552BF8" w14:textId="77777777" w:rsidTr="008E7E6A">
        <w:tc>
          <w:tcPr>
            <w:tcW w:w="2574" w:type="dxa"/>
          </w:tcPr>
          <w:p w14:paraId="77B4B950" w14:textId="1F4FB410" w:rsidR="005C016F" w:rsidRPr="00691756" w:rsidRDefault="00F65E5D">
            <w:pPr>
              <w:spacing w:after="200" w:line="276" w:lineRule="auto"/>
              <w:rPr>
                <w:rFonts w:ascii="Gill Sans MT" w:hAnsi="Gill Sans MT"/>
                <w:rPrChange w:id="1253" w:author="usaiduser" w:date="2014-11-09T11:19:00Z">
                  <w:rPr>
                    <w:rFonts w:ascii="Gill Sans MT" w:hAnsi="Gill Sans MT"/>
                    <w:sz w:val="20"/>
                    <w:szCs w:val="20"/>
                  </w:rPr>
                </w:rPrChange>
              </w:rPr>
            </w:pPr>
            <w:r w:rsidRPr="00691756">
              <w:rPr>
                <w:rFonts w:ascii="Gill Sans MT" w:hAnsi="Gill Sans MT"/>
                <w:rPrChange w:id="1254" w:author="usaiduser" w:date="2014-11-09T11:19:00Z">
                  <w:rPr>
                    <w:rFonts w:ascii="Gill Sans MT" w:hAnsi="Gill Sans MT"/>
                    <w:sz w:val="20"/>
                    <w:szCs w:val="20"/>
                  </w:rPr>
                </w:rPrChange>
              </w:rPr>
              <w:t xml:space="preserve">d. </w:t>
            </w:r>
            <w:r w:rsidR="005C016F" w:rsidRPr="00691756">
              <w:rPr>
                <w:rFonts w:ascii="Gill Sans MT" w:hAnsi="Gill Sans MT"/>
                <w:rPrChange w:id="1255" w:author="usaiduser" w:date="2014-11-09T11:19:00Z">
                  <w:rPr>
                    <w:rFonts w:ascii="Gill Sans MT" w:hAnsi="Gill Sans MT"/>
                    <w:sz w:val="20"/>
                    <w:szCs w:val="20"/>
                  </w:rPr>
                </w:rPrChange>
              </w:rPr>
              <w:t>Electricity</w:t>
            </w:r>
          </w:p>
        </w:tc>
        <w:tc>
          <w:tcPr>
            <w:tcW w:w="2214" w:type="dxa"/>
          </w:tcPr>
          <w:p w14:paraId="6B361EC8" w14:textId="77777777" w:rsidR="005C016F" w:rsidRPr="00691756" w:rsidRDefault="005C016F">
            <w:pPr>
              <w:rPr>
                <w:rFonts w:ascii="Gill Sans MT" w:hAnsi="Gill Sans MT"/>
              </w:rPr>
            </w:pPr>
          </w:p>
        </w:tc>
        <w:tc>
          <w:tcPr>
            <w:tcW w:w="2124" w:type="dxa"/>
          </w:tcPr>
          <w:p w14:paraId="1647CE14" w14:textId="77777777" w:rsidR="005C016F" w:rsidRPr="00691756" w:rsidRDefault="005C016F">
            <w:pPr>
              <w:spacing w:after="200" w:line="276" w:lineRule="auto"/>
              <w:rPr>
                <w:rFonts w:ascii="Gill Sans MT" w:hAnsi="Gill Sans MT"/>
              </w:rPr>
            </w:pPr>
          </w:p>
        </w:tc>
        <w:tc>
          <w:tcPr>
            <w:tcW w:w="3186" w:type="dxa"/>
          </w:tcPr>
          <w:p w14:paraId="5BB98CA3" w14:textId="77777777" w:rsidR="005C016F" w:rsidRPr="00691756" w:rsidRDefault="005C016F">
            <w:pPr>
              <w:spacing w:after="200" w:line="276" w:lineRule="auto"/>
              <w:rPr>
                <w:rFonts w:ascii="Gill Sans MT" w:hAnsi="Gill Sans MT"/>
              </w:rPr>
            </w:pPr>
          </w:p>
        </w:tc>
      </w:tr>
      <w:tr w:rsidR="005C016F" w:rsidRPr="00691756" w14:paraId="448B84ED" w14:textId="77777777" w:rsidTr="008E7E6A">
        <w:tc>
          <w:tcPr>
            <w:tcW w:w="2574" w:type="dxa"/>
          </w:tcPr>
          <w:p w14:paraId="7684B25D" w14:textId="4FBB9B8F" w:rsidR="005C016F" w:rsidRPr="00691756" w:rsidRDefault="00F65E5D">
            <w:pPr>
              <w:spacing w:after="200" w:line="276" w:lineRule="auto"/>
              <w:rPr>
                <w:rFonts w:ascii="Gill Sans MT" w:hAnsi="Gill Sans MT"/>
                <w:rPrChange w:id="1256" w:author="usaiduser" w:date="2014-11-09T11:19:00Z">
                  <w:rPr>
                    <w:rFonts w:ascii="Gill Sans MT" w:hAnsi="Gill Sans MT"/>
                    <w:sz w:val="20"/>
                    <w:szCs w:val="20"/>
                  </w:rPr>
                </w:rPrChange>
              </w:rPr>
            </w:pPr>
            <w:r w:rsidRPr="00691756">
              <w:rPr>
                <w:rFonts w:ascii="Gill Sans MT" w:hAnsi="Gill Sans MT"/>
                <w:rPrChange w:id="1257" w:author="usaiduser" w:date="2014-11-09T11:19:00Z">
                  <w:rPr>
                    <w:rFonts w:ascii="Gill Sans MT" w:hAnsi="Gill Sans MT"/>
                    <w:sz w:val="20"/>
                    <w:szCs w:val="20"/>
                  </w:rPr>
                </w:rPrChange>
              </w:rPr>
              <w:t xml:space="preserve">e. </w:t>
            </w:r>
            <w:r w:rsidR="005C016F" w:rsidRPr="00691756">
              <w:rPr>
                <w:rFonts w:ascii="Gill Sans MT" w:hAnsi="Gill Sans MT"/>
                <w:rPrChange w:id="1258" w:author="usaiduser" w:date="2014-11-09T11:19:00Z">
                  <w:rPr>
                    <w:rFonts w:ascii="Gill Sans MT" w:hAnsi="Gill Sans MT"/>
                    <w:sz w:val="20"/>
                    <w:szCs w:val="20"/>
                  </w:rPr>
                </w:rPrChange>
              </w:rPr>
              <w:t>Gas</w:t>
            </w:r>
          </w:p>
        </w:tc>
        <w:tc>
          <w:tcPr>
            <w:tcW w:w="2214" w:type="dxa"/>
          </w:tcPr>
          <w:p w14:paraId="5BBBA1EE" w14:textId="77777777" w:rsidR="005C016F" w:rsidRPr="00691756" w:rsidRDefault="005C016F">
            <w:pPr>
              <w:rPr>
                <w:rFonts w:ascii="Gill Sans MT" w:hAnsi="Gill Sans MT"/>
              </w:rPr>
            </w:pPr>
          </w:p>
        </w:tc>
        <w:tc>
          <w:tcPr>
            <w:tcW w:w="2124" w:type="dxa"/>
          </w:tcPr>
          <w:p w14:paraId="484002F3" w14:textId="77777777" w:rsidR="005C016F" w:rsidRPr="00691756" w:rsidRDefault="005C016F">
            <w:pPr>
              <w:spacing w:after="200" w:line="276" w:lineRule="auto"/>
              <w:rPr>
                <w:rFonts w:ascii="Gill Sans MT" w:hAnsi="Gill Sans MT"/>
              </w:rPr>
            </w:pPr>
          </w:p>
        </w:tc>
        <w:tc>
          <w:tcPr>
            <w:tcW w:w="3186" w:type="dxa"/>
          </w:tcPr>
          <w:p w14:paraId="5ABDF5CC" w14:textId="77777777" w:rsidR="005C016F" w:rsidRPr="00691756" w:rsidRDefault="005C016F">
            <w:pPr>
              <w:spacing w:after="200" w:line="276" w:lineRule="auto"/>
              <w:rPr>
                <w:rFonts w:ascii="Gill Sans MT" w:hAnsi="Gill Sans MT"/>
              </w:rPr>
            </w:pPr>
          </w:p>
        </w:tc>
      </w:tr>
      <w:tr w:rsidR="005C016F" w:rsidRPr="00691756" w14:paraId="766FE807" w14:textId="77777777" w:rsidTr="008E7E6A">
        <w:tc>
          <w:tcPr>
            <w:tcW w:w="2574" w:type="dxa"/>
          </w:tcPr>
          <w:p w14:paraId="37774E91" w14:textId="6B4B9D4E" w:rsidR="005C016F" w:rsidRPr="00691756" w:rsidRDefault="00F65E5D">
            <w:pPr>
              <w:spacing w:after="200" w:line="276" w:lineRule="auto"/>
              <w:rPr>
                <w:rFonts w:ascii="Gill Sans MT" w:hAnsi="Gill Sans MT"/>
                <w:rPrChange w:id="1259" w:author="usaiduser" w:date="2014-11-09T11:19:00Z">
                  <w:rPr>
                    <w:rFonts w:ascii="Gill Sans MT" w:hAnsi="Gill Sans MT"/>
                    <w:sz w:val="20"/>
                    <w:szCs w:val="20"/>
                  </w:rPr>
                </w:rPrChange>
              </w:rPr>
            </w:pPr>
            <w:r w:rsidRPr="00691756">
              <w:rPr>
                <w:rFonts w:ascii="Gill Sans MT" w:hAnsi="Gill Sans MT"/>
                <w:rPrChange w:id="1260" w:author="usaiduser" w:date="2014-11-09T11:19:00Z">
                  <w:rPr>
                    <w:rFonts w:ascii="Gill Sans MT" w:hAnsi="Gill Sans MT"/>
                    <w:sz w:val="20"/>
                    <w:szCs w:val="20"/>
                  </w:rPr>
                </w:rPrChange>
              </w:rPr>
              <w:t xml:space="preserve">f. </w:t>
            </w:r>
            <w:r w:rsidR="005C016F" w:rsidRPr="00691756">
              <w:rPr>
                <w:rFonts w:ascii="Gill Sans MT" w:hAnsi="Gill Sans MT"/>
                <w:rPrChange w:id="1261" w:author="usaiduser" w:date="2014-11-09T11:19:00Z">
                  <w:rPr>
                    <w:rFonts w:ascii="Gill Sans MT" w:hAnsi="Gill Sans MT"/>
                    <w:sz w:val="20"/>
                    <w:szCs w:val="20"/>
                  </w:rPr>
                </w:rPrChange>
              </w:rPr>
              <w:t>Kerosene/paraffin</w:t>
            </w:r>
          </w:p>
        </w:tc>
        <w:tc>
          <w:tcPr>
            <w:tcW w:w="2214" w:type="dxa"/>
          </w:tcPr>
          <w:p w14:paraId="770DDBAD" w14:textId="77777777" w:rsidR="005C016F" w:rsidRPr="00691756" w:rsidRDefault="005C016F">
            <w:pPr>
              <w:rPr>
                <w:rFonts w:ascii="Gill Sans MT" w:hAnsi="Gill Sans MT"/>
              </w:rPr>
            </w:pPr>
          </w:p>
        </w:tc>
        <w:tc>
          <w:tcPr>
            <w:tcW w:w="2124" w:type="dxa"/>
          </w:tcPr>
          <w:p w14:paraId="69B1753B" w14:textId="77777777" w:rsidR="005C016F" w:rsidRPr="00691756" w:rsidRDefault="005C016F">
            <w:pPr>
              <w:spacing w:after="200" w:line="276" w:lineRule="auto"/>
              <w:rPr>
                <w:rFonts w:ascii="Gill Sans MT" w:hAnsi="Gill Sans MT"/>
              </w:rPr>
            </w:pPr>
          </w:p>
        </w:tc>
        <w:tc>
          <w:tcPr>
            <w:tcW w:w="3186" w:type="dxa"/>
          </w:tcPr>
          <w:p w14:paraId="57EB3C29" w14:textId="77777777" w:rsidR="005C016F" w:rsidRPr="00691756" w:rsidRDefault="005C016F">
            <w:pPr>
              <w:spacing w:after="200" w:line="276" w:lineRule="auto"/>
              <w:rPr>
                <w:rFonts w:ascii="Gill Sans MT" w:hAnsi="Gill Sans MT"/>
              </w:rPr>
            </w:pPr>
          </w:p>
        </w:tc>
      </w:tr>
      <w:tr w:rsidR="005C016F" w:rsidRPr="00691756" w14:paraId="3B0135C0" w14:textId="77777777" w:rsidTr="008E7E6A">
        <w:trPr>
          <w:trHeight w:val="161"/>
        </w:trPr>
        <w:tc>
          <w:tcPr>
            <w:tcW w:w="2574" w:type="dxa"/>
          </w:tcPr>
          <w:p w14:paraId="3E254D67" w14:textId="4EDEA9CD" w:rsidR="005C016F" w:rsidRPr="00691756" w:rsidRDefault="00F65E5D">
            <w:pPr>
              <w:spacing w:after="200" w:line="276" w:lineRule="auto"/>
              <w:rPr>
                <w:rFonts w:ascii="Gill Sans MT" w:hAnsi="Gill Sans MT"/>
                <w:rPrChange w:id="1262" w:author="usaiduser" w:date="2014-11-09T11:19:00Z">
                  <w:rPr>
                    <w:rFonts w:ascii="Gill Sans MT" w:hAnsi="Gill Sans MT"/>
                    <w:sz w:val="20"/>
                    <w:szCs w:val="20"/>
                  </w:rPr>
                </w:rPrChange>
              </w:rPr>
            </w:pPr>
            <w:r w:rsidRPr="00691756">
              <w:rPr>
                <w:rFonts w:ascii="Gill Sans MT" w:hAnsi="Gill Sans MT"/>
                <w:rPrChange w:id="1263" w:author="usaiduser" w:date="2014-11-09T11:19:00Z">
                  <w:rPr>
                    <w:rFonts w:ascii="Gill Sans MT" w:hAnsi="Gill Sans MT"/>
                    <w:sz w:val="20"/>
                    <w:szCs w:val="20"/>
                  </w:rPr>
                </w:rPrChange>
              </w:rPr>
              <w:t xml:space="preserve">g. </w:t>
            </w:r>
            <w:r w:rsidR="005C016F" w:rsidRPr="00691756">
              <w:rPr>
                <w:rFonts w:ascii="Gill Sans MT" w:hAnsi="Gill Sans MT"/>
                <w:rPrChange w:id="1264" w:author="usaiduser" w:date="2014-11-09T11:19:00Z">
                  <w:rPr>
                    <w:rFonts w:ascii="Gill Sans MT" w:hAnsi="Gill Sans MT"/>
                    <w:sz w:val="20"/>
                    <w:szCs w:val="20"/>
                  </w:rPr>
                </w:rPrChange>
              </w:rPr>
              <w:t>Solar</w:t>
            </w:r>
          </w:p>
        </w:tc>
        <w:tc>
          <w:tcPr>
            <w:tcW w:w="2214" w:type="dxa"/>
          </w:tcPr>
          <w:p w14:paraId="381741CF" w14:textId="77777777" w:rsidR="005C016F" w:rsidRPr="00691756" w:rsidRDefault="005C016F">
            <w:pPr>
              <w:rPr>
                <w:rFonts w:ascii="Gill Sans MT" w:hAnsi="Gill Sans MT"/>
              </w:rPr>
            </w:pPr>
          </w:p>
        </w:tc>
        <w:tc>
          <w:tcPr>
            <w:tcW w:w="2124" w:type="dxa"/>
          </w:tcPr>
          <w:p w14:paraId="6F44706C" w14:textId="77777777" w:rsidR="005C016F" w:rsidRPr="00691756" w:rsidRDefault="005C016F">
            <w:pPr>
              <w:spacing w:after="200" w:line="276" w:lineRule="auto"/>
              <w:rPr>
                <w:rFonts w:ascii="Gill Sans MT" w:hAnsi="Gill Sans MT"/>
              </w:rPr>
            </w:pPr>
          </w:p>
        </w:tc>
        <w:tc>
          <w:tcPr>
            <w:tcW w:w="3186" w:type="dxa"/>
          </w:tcPr>
          <w:p w14:paraId="2F99D15A" w14:textId="77777777" w:rsidR="005C016F" w:rsidRPr="00691756" w:rsidRDefault="005C016F">
            <w:pPr>
              <w:spacing w:after="200" w:line="276" w:lineRule="auto"/>
              <w:rPr>
                <w:rFonts w:ascii="Gill Sans MT" w:hAnsi="Gill Sans MT"/>
              </w:rPr>
            </w:pPr>
          </w:p>
        </w:tc>
      </w:tr>
    </w:tbl>
    <w:p w14:paraId="18BAD2D9" w14:textId="77777777" w:rsidR="00AC07EE" w:rsidRPr="00BE068B" w:rsidRDefault="00AC07EE">
      <w:pPr>
        <w:rPr>
          <w:rFonts w:ascii="Gill Sans MT" w:hAnsi="Gill Sans MT"/>
          <w:b/>
        </w:rPr>
      </w:pPr>
    </w:p>
    <w:tbl>
      <w:tblPr>
        <w:tblStyle w:val="TableGrid"/>
        <w:tblW w:w="10098" w:type="dxa"/>
        <w:tblLook w:val="04A0" w:firstRow="1" w:lastRow="0" w:firstColumn="1" w:lastColumn="0" w:noHBand="0" w:noVBand="1"/>
      </w:tblPr>
      <w:tblGrid>
        <w:gridCol w:w="625"/>
        <w:gridCol w:w="4390"/>
        <w:gridCol w:w="4633"/>
        <w:gridCol w:w="450"/>
      </w:tblGrid>
      <w:tr w:rsidR="00275BD5" w:rsidRPr="00BE068B" w14:paraId="6AA8DE30" w14:textId="77777777" w:rsidTr="00275BD5">
        <w:tc>
          <w:tcPr>
            <w:tcW w:w="625" w:type="dxa"/>
          </w:tcPr>
          <w:p w14:paraId="72068F5D" w14:textId="5BE51F0E" w:rsidR="00AC07EE" w:rsidRPr="00BE068B" w:rsidRDefault="00F65E5D">
            <w:pPr>
              <w:rPr>
                <w:rFonts w:ascii="Gill Sans MT" w:hAnsi="Gill Sans MT"/>
                <w:sz w:val="20"/>
                <w:szCs w:val="20"/>
              </w:rPr>
            </w:pPr>
            <w:r w:rsidRPr="00BE068B">
              <w:rPr>
                <w:rFonts w:ascii="Gill Sans MT" w:hAnsi="Gill Sans MT"/>
                <w:sz w:val="20"/>
                <w:szCs w:val="20"/>
              </w:rPr>
              <w:t xml:space="preserve">O.13 </w:t>
            </w:r>
          </w:p>
        </w:tc>
        <w:tc>
          <w:tcPr>
            <w:tcW w:w="4390" w:type="dxa"/>
          </w:tcPr>
          <w:p w14:paraId="1411D852" w14:textId="1C531B5E" w:rsidR="00AC07EE" w:rsidRPr="00BE068B" w:rsidRDefault="00AC07EE">
            <w:pPr>
              <w:rPr>
                <w:rFonts w:ascii="Gill Sans MT" w:hAnsi="Gill Sans MT"/>
                <w:sz w:val="20"/>
                <w:szCs w:val="20"/>
              </w:rPr>
            </w:pPr>
            <w:r w:rsidRPr="00BE068B">
              <w:rPr>
                <w:rFonts w:ascii="Gill Sans MT" w:hAnsi="Gill Sans MT"/>
                <w:sz w:val="20"/>
                <w:szCs w:val="20"/>
              </w:rPr>
              <w:t xml:space="preserve">Are you currently using an energy-efficient </w:t>
            </w:r>
            <w:proofErr w:type="spellStart"/>
            <w:r w:rsidRPr="00BE068B">
              <w:rPr>
                <w:rFonts w:ascii="Gill Sans MT" w:hAnsi="Gill Sans MT"/>
                <w:sz w:val="20"/>
                <w:szCs w:val="20"/>
              </w:rPr>
              <w:t>cookstove</w:t>
            </w:r>
            <w:proofErr w:type="spellEnd"/>
            <w:r w:rsidRPr="00BE068B">
              <w:rPr>
                <w:rFonts w:ascii="Gill Sans MT" w:hAnsi="Gill Sans MT"/>
                <w:sz w:val="20"/>
                <w:szCs w:val="20"/>
              </w:rPr>
              <w:t xml:space="preserve">? </w:t>
            </w:r>
          </w:p>
        </w:tc>
        <w:tc>
          <w:tcPr>
            <w:tcW w:w="4633" w:type="dxa"/>
          </w:tcPr>
          <w:p w14:paraId="0B3E5800" w14:textId="77777777" w:rsidR="00AC07EE" w:rsidRPr="00BE068B" w:rsidRDefault="00AC07EE">
            <w:pPr>
              <w:rPr>
                <w:rFonts w:ascii="Gill Sans MT" w:hAnsi="Gill Sans MT"/>
                <w:sz w:val="20"/>
                <w:szCs w:val="20"/>
              </w:rPr>
            </w:pPr>
            <w:r w:rsidRPr="00BE068B">
              <w:rPr>
                <w:rFonts w:ascii="Gill Sans MT" w:hAnsi="Gill Sans MT"/>
                <w:sz w:val="20"/>
                <w:szCs w:val="20"/>
              </w:rPr>
              <w:t>0=No</w:t>
            </w:r>
          </w:p>
          <w:p w14:paraId="56194365" w14:textId="77777777" w:rsidR="00AC07EE" w:rsidRPr="00BE068B" w:rsidRDefault="00AC07EE">
            <w:pPr>
              <w:rPr>
                <w:rFonts w:ascii="Gill Sans MT" w:hAnsi="Gill Sans MT"/>
                <w:sz w:val="20"/>
                <w:szCs w:val="20"/>
              </w:rPr>
            </w:pPr>
            <w:r w:rsidRPr="00BE068B">
              <w:rPr>
                <w:rFonts w:ascii="Gill Sans MT" w:hAnsi="Gill Sans MT"/>
                <w:sz w:val="20"/>
                <w:szCs w:val="20"/>
              </w:rPr>
              <w:t>1=Yes</w:t>
            </w:r>
          </w:p>
          <w:p w14:paraId="00B6C7B8" w14:textId="12B51853" w:rsidR="00AC07EE" w:rsidRPr="00BE068B" w:rsidRDefault="00AC07EE">
            <w:pPr>
              <w:rPr>
                <w:rFonts w:ascii="Gill Sans MT" w:hAnsi="Gill Sans MT"/>
                <w:b/>
              </w:rPr>
            </w:pPr>
            <w:r w:rsidRPr="00BE068B">
              <w:rPr>
                <w:rFonts w:ascii="Gill Sans MT" w:hAnsi="Gill Sans MT"/>
                <w:sz w:val="20"/>
                <w:szCs w:val="20"/>
              </w:rPr>
              <w:t>888=Don’t know</w:t>
            </w:r>
          </w:p>
        </w:tc>
        <w:tc>
          <w:tcPr>
            <w:tcW w:w="450" w:type="dxa"/>
          </w:tcPr>
          <w:p w14:paraId="7F1884BA" w14:textId="77777777" w:rsidR="00AC07EE" w:rsidRPr="00BE068B" w:rsidRDefault="00AC07EE">
            <w:pPr>
              <w:rPr>
                <w:rFonts w:ascii="Gill Sans MT" w:hAnsi="Gill Sans MT"/>
                <w:b/>
              </w:rPr>
            </w:pPr>
          </w:p>
        </w:tc>
      </w:tr>
      <w:tr w:rsidR="00275BD5" w:rsidRPr="00BE068B" w14:paraId="2260CCAE" w14:textId="77777777" w:rsidTr="00275BD5">
        <w:tc>
          <w:tcPr>
            <w:tcW w:w="625" w:type="dxa"/>
          </w:tcPr>
          <w:p w14:paraId="6B60BE29" w14:textId="7FE54A9A" w:rsidR="00AC07EE" w:rsidRPr="00BE068B" w:rsidRDefault="00F65E5D">
            <w:pPr>
              <w:rPr>
                <w:rFonts w:ascii="Gill Sans MT" w:hAnsi="Gill Sans MT"/>
                <w:sz w:val="20"/>
                <w:szCs w:val="20"/>
              </w:rPr>
            </w:pPr>
            <w:r w:rsidRPr="00BE068B">
              <w:rPr>
                <w:rFonts w:ascii="Gill Sans MT" w:hAnsi="Gill Sans MT"/>
                <w:sz w:val="20"/>
                <w:szCs w:val="20"/>
              </w:rPr>
              <w:t>O.14</w:t>
            </w:r>
          </w:p>
        </w:tc>
        <w:tc>
          <w:tcPr>
            <w:tcW w:w="4390" w:type="dxa"/>
          </w:tcPr>
          <w:p w14:paraId="3B4DAAD5" w14:textId="77777777" w:rsidR="00AC07EE" w:rsidRPr="00BE068B" w:rsidRDefault="00AC07EE">
            <w:pPr>
              <w:rPr>
                <w:rFonts w:ascii="Gill Sans MT" w:hAnsi="Gill Sans MT"/>
                <w:sz w:val="20"/>
                <w:szCs w:val="20"/>
              </w:rPr>
            </w:pPr>
            <w:r w:rsidRPr="00BE068B">
              <w:rPr>
                <w:rFonts w:ascii="Gill Sans MT" w:hAnsi="Gill Sans MT"/>
                <w:sz w:val="20"/>
                <w:szCs w:val="20"/>
              </w:rPr>
              <w:t xml:space="preserve">Why are you not using an energy-efficient </w:t>
            </w:r>
            <w:proofErr w:type="spellStart"/>
            <w:r w:rsidRPr="00BE068B">
              <w:rPr>
                <w:rFonts w:ascii="Gill Sans MT" w:hAnsi="Gill Sans MT"/>
                <w:sz w:val="20"/>
                <w:szCs w:val="20"/>
              </w:rPr>
              <w:t>cookstove</w:t>
            </w:r>
            <w:proofErr w:type="spellEnd"/>
            <w:r w:rsidRPr="00BE068B">
              <w:rPr>
                <w:rFonts w:ascii="Gill Sans MT" w:hAnsi="Gill Sans MT"/>
                <w:sz w:val="20"/>
                <w:szCs w:val="20"/>
              </w:rPr>
              <w:t xml:space="preserve">? </w:t>
            </w:r>
          </w:p>
          <w:p w14:paraId="413EABD7" w14:textId="5BA605EE" w:rsidR="00AC07EE" w:rsidRPr="00BE068B" w:rsidRDefault="00AC07EE">
            <w:pPr>
              <w:rPr>
                <w:rFonts w:ascii="Gill Sans MT" w:hAnsi="Gill Sans MT"/>
                <w:i/>
                <w:sz w:val="20"/>
                <w:szCs w:val="20"/>
              </w:rPr>
            </w:pPr>
            <w:r w:rsidRPr="00BE068B">
              <w:rPr>
                <w:rFonts w:ascii="Gill Sans MT" w:hAnsi="Gill Sans MT"/>
                <w:i/>
                <w:sz w:val="20"/>
                <w:szCs w:val="20"/>
              </w:rPr>
              <w:t>Probe and code. Select all that apply</w:t>
            </w:r>
          </w:p>
        </w:tc>
        <w:tc>
          <w:tcPr>
            <w:tcW w:w="4633" w:type="dxa"/>
          </w:tcPr>
          <w:p w14:paraId="13F005A7" w14:textId="77777777" w:rsidR="00AC07EE" w:rsidRPr="00BE068B" w:rsidRDefault="00AC07EE" w:rsidP="00AC07EE">
            <w:pPr>
              <w:rPr>
                <w:rFonts w:ascii="Gill Sans MT" w:hAnsi="Gill Sans MT"/>
                <w:sz w:val="20"/>
                <w:szCs w:val="20"/>
              </w:rPr>
            </w:pPr>
            <w:r w:rsidRPr="00BE068B">
              <w:rPr>
                <w:rFonts w:ascii="Gill Sans MT" w:hAnsi="Gill Sans MT"/>
                <w:sz w:val="20"/>
                <w:szCs w:val="20"/>
              </w:rPr>
              <w:t>1=Too expensive</w:t>
            </w:r>
          </w:p>
          <w:p w14:paraId="7A1596FB" w14:textId="77777777" w:rsidR="00AC07EE" w:rsidRPr="00BE068B" w:rsidRDefault="00AC07EE" w:rsidP="00AC07EE">
            <w:pPr>
              <w:rPr>
                <w:rFonts w:ascii="Gill Sans MT" w:hAnsi="Gill Sans MT"/>
                <w:sz w:val="20"/>
                <w:szCs w:val="20"/>
              </w:rPr>
            </w:pPr>
            <w:r w:rsidRPr="00BE068B">
              <w:rPr>
                <w:rFonts w:ascii="Gill Sans MT" w:hAnsi="Gill Sans MT"/>
                <w:sz w:val="20"/>
                <w:szCs w:val="20"/>
              </w:rPr>
              <w:t>2=Not available</w:t>
            </w:r>
          </w:p>
          <w:p w14:paraId="294E07AE" w14:textId="77777777" w:rsidR="00AC07EE" w:rsidRPr="00BE068B" w:rsidRDefault="00AC07EE" w:rsidP="00AC07EE">
            <w:pPr>
              <w:rPr>
                <w:rFonts w:ascii="Gill Sans MT" w:hAnsi="Gill Sans MT"/>
                <w:sz w:val="20"/>
                <w:szCs w:val="20"/>
              </w:rPr>
            </w:pPr>
            <w:r w:rsidRPr="00BE068B">
              <w:rPr>
                <w:rFonts w:ascii="Gill Sans MT" w:hAnsi="Gill Sans MT"/>
                <w:sz w:val="20"/>
                <w:szCs w:val="20"/>
              </w:rPr>
              <w:t>3=Don’t know how to use it</w:t>
            </w:r>
          </w:p>
          <w:p w14:paraId="318978A7" w14:textId="77777777" w:rsidR="00AC07EE" w:rsidRPr="00BE068B" w:rsidRDefault="00AC07EE" w:rsidP="00AC07EE">
            <w:pPr>
              <w:rPr>
                <w:rFonts w:ascii="Gill Sans MT" w:hAnsi="Gill Sans MT"/>
                <w:sz w:val="20"/>
                <w:szCs w:val="20"/>
              </w:rPr>
            </w:pPr>
            <w:r w:rsidRPr="00BE068B">
              <w:rPr>
                <w:rFonts w:ascii="Gill Sans MT" w:hAnsi="Gill Sans MT"/>
                <w:sz w:val="20"/>
                <w:szCs w:val="20"/>
              </w:rPr>
              <w:t>4=More time-consuming</w:t>
            </w:r>
          </w:p>
          <w:p w14:paraId="01E65B5D" w14:textId="77777777" w:rsidR="00AC07EE" w:rsidRPr="00BE068B" w:rsidRDefault="00AC07EE" w:rsidP="00AC07EE">
            <w:pPr>
              <w:rPr>
                <w:rFonts w:ascii="Gill Sans MT" w:hAnsi="Gill Sans MT"/>
                <w:sz w:val="20"/>
                <w:szCs w:val="20"/>
              </w:rPr>
            </w:pPr>
            <w:r w:rsidRPr="00BE068B">
              <w:rPr>
                <w:rFonts w:ascii="Gill Sans MT" w:hAnsi="Gill Sans MT"/>
                <w:sz w:val="20"/>
                <w:szCs w:val="20"/>
              </w:rPr>
              <w:t>5=Because of the small</w:t>
            </w:r>
          </w:p>
          <w:p w14:paraId="7D4BB734" w14:textId="77777777" w:rsidR="00AC07EE" w:rsidRPr="00BE068B" w:rsidRDefault="00AC07EE" w:rsidP="00AC07EE">
            <w:pPr>
              <w:rPr>
                <w:rFonts w:ascii="Gill Sans MT" w:hAnsi="Gill Sans MT"/>
                <w:sz w:val="20"/>
                <w:szCs w:val="20"/>
              </w:rPr>
            </w:pPr>
            <w:r w:rsidRPr="00BE068B">
              <w:rPr>
                <w:rFonts w:ascii="Gill Sans MT" w:hAnsi="Gill Sans MT"/>
                <w:sz w:val="20"/>
                <w:szCs w:val="20"/>
              </w:rPr>
              <w:t>6=Just don’t want to</w:t>
            </w:r>
          </w:p>
          <w:p w14:paraId="5CC03D7A" w14:textId="77777777" w:rsidR="00AC07EE" w:rsidRPr="00BE068B" w:rsidRDefault="00AC07EE" w:rsidP="00AC07EE">
            <w:pPr>
              <w:rPr>
                <w:rFonts w:ascii="Gill Sans MT" w:hAnsi="Gill Sans MT"/>
                <w:sz w:val="20"/>
                <w:szCs w:val="20"/>
              </w:rPr>
            </w:pPr>
            <w:r w:rsidRPr="00BE068B">
              <w:rPr>
                <w:rFonts w:ascii="Gill Sans MT" w:hAnsi="Gill Sans MT"/>
                <w:sz w:val="20"/>
                <w:szCs w:val="20"/>
              </w:rPr>
              <w:t>7=No reason to use an alternative – there is plenty of wood/charcoal</w:t>
            </w:r>
          </w:p>
          <w:p w14:paraId="56035E57" w14:textId="77777777" w:rsidR="00AC07EE" w:rsidRPr="00BE068B" w:rsidRDefault="00AC07EE" w:rsidP="00AC07EE">
            <w:pPr>
              <w:rPr>
                <w:rFonts w:ascii="Gill Sans MT" w:hAnsi="Gill Sans MT"/>
                <w:sz w:val="20"/>
                <w:szCs w:val="20"/>
              </w:rPr>
            </w:pPr>
            <w:r w:rsidRPr="00BE068B">
              <w:rPr>
                <w:rFonts w:ascii="Gill Sans MT" w:hAnsi="Gill Sans MT"/>
                <w:sz w:val="20"/>
                <w:szCs w:val="20"/>
              </w:rPr>
              <w:t xml:space="preserve">8=Cultural reasons </w:t>
            </w:r>
          </w:p>
          <w:p w14:paraId="796C2C38" w14:textId="5A471475" w:rsidR="00AC07EE" w:rsidRPr="00BE068B" w:rsidRDefault="00AC07EE" w:rsidP="00AC07EE">
            <w:pPr>
              <w:rPr>
                <w:rFonts w:ascii="Gill Sans MT" w:hAnsi="Gill Sans MT"/>
                <w:sz w:val="20"/>
                <w:szCs w:val="20"/>
              </w:rPr>
            </w:pPr>
            <w:r w:rsidRPr="00BE068B">
              <w:rPr>
                <w:rFonts w:ascii="Gill Sans MT" w:hAnsi="Gill Sans MT"/>
                <w:sz w:val="20"/>
                <w:szCs w:val="20"/>
              </w:rPr>
              <w:t>97=Other, specify</w:t>
            </w:r>
          </w:p>
        </w:tc>
        <w:tc>
          <w:tcPr>
            <w:tcW w:w="450" w:type="dxa"/>
          </w:tcPr>
          <w:p w14:paraId="45E94DF7" w14:textId="77777777" w:rsidR="00AC07EE" w:rsidRPr="00BE068B" w:rsidRDefault="00AC07EE">
            <w:pPr>
              <w:rPr>
                <w:rFonts w:ascii="Gill Sans MT" w:hAnsi="Gill Sans MT"/>
                <w:b/>
              </w:rPr>
            </w:pPr>
          </w:p>
        </w:tc>
      </w:tr>
    </w:tbl>
    <w:p w14:paraId="046BA8F0" w14:textId="77777777" w:rsidR="00F65E5D" w:rsidRPr="00BE068B" w:rsidRDefault="00F65E5D" w:rsidP="00F65E5D">
      <w:pPr>
        <w:rPr>
          <w:rFonts w:ascii="Gill Sans MT" w:hAnsi="Gill Sans MT"/>
          <w:b/>
        </w:rPr>
      </w:pPr>
    </w:p>
    <w:p w14:paraId="1BAB879B" w14:textId="3A5906EE" w:rsidR="00747FDE" w:rsidRPr="00BE068B" w:rsidRDefault="00747FDE" w:rsidP="00F65E5D">
      <w:pPr>
        <w:rPr>
          <w:rFonts w:ascii="Gill Sans MT" w:hAnsi="Gill Sans MT"/>
          <w:b/>
        </w:rPr>
      </w:pPr>
      <w:r w:rsidRPr="00BE068B">
        <w:rPr>
          <w:rFonts w:ascii="Gill Sans MT" w:hAnsi="Gill Sans MT"/>
          <w:b/>
        </w:rPr>
        <w:t>S</w:t>
      </w:r>
      <w:r w:rsidR="00B41661" w:rsidRPr="00BE068B">
        <w:rPr>
          <w:rFonts w:ascii="Gill Sans MT" w:hAnsi="Gill Sans MT"/>
          <w:b/>
        </w:rPr>
        <w:t>ECTION P</w:t>
      </w:r>
      <w:r w:rsidRPr="00BE068B">
        <w:rPr>
          <w:rFonts w:ascii="Gill Sans MT" w:hAnsi="Gill Sans MT"/>
          <w:b/>
        </w:rPr>
        <w:t>. CLIMATE CHANGE ADAPTATION</w:t>
      </w:r>
    </w:p>
    <w:p w14:paraId="1E7DFF28" w14:textId="77777777" w:rsidR="00747FDE" w:rsidRPr="00BE068B" w:rsidRDefault="00747FDE" w:rsidP="00747FDE">
      <w:pPr>
        <w:autoSpaceDE w:val="0"/>
        <w:autoSpaceDN w:val="0"/>
        <w:adjustRightInd w:val="0"/>
        <w:spacing w:after="0" w:line="240" w:lineRule="auto"/>
        <w:contextualSpacing/>
        <w:rPr>
          <w:rFonts w:ascii="Gill Sans MT" w:hAnsi="Gill Sans MT" w:cs="ArialNarrow"/>
        </w:rPr>
      </w:pPr>
      <w:r w:rsidRPr="00BE068B">
        <w:rPr>
          <w:rFonts w:ascii="Gill Sans MT" w:hAnsi="Gill Sans MT"/>
        </w:rPr>
        <w:t xml:space="preserve">We would like to learn about shocks from climate change and weather extremes that affected your household in the past 5 years. </w:t>
      </w:r>
      <w:r w:rsidRPr="00BE068B">
        <w:rPr>
          <w:rFonts w:ascii="Gill Sans MT" w:hAnsi="Gill Sans MT" w:cs="ArialNarrow"/>
        </w:rPr>
        <w:t>Has this household been affected by a serious shock—an event that led to a serious reduction in your asset holdings, caused your household income to fall substantially or resulted in a significant reduction in consumption?</w:t>
      </w:r>
    </w:p>
    <w:tbl>
      <w:tblPr>
        <w:tblW w:w="10028" w:type="dxa"/>
        <w:tblInd w:w="-5" w:type="dxa"/>
        <w:tblLayout w:type="fixed"/>
        <w:tblCellMar>
          <w:left w:w="29" w:type="dxa"/>
          <w:right w:w="29" w:type="dxa"/>
        </w:tblCellMar>
        <w:tblLook w:val="0000" w:firstRow="0" w:lastRow="0" w:firstColumn="0" w:lastColumn="0" w:noHBand="0" w:noVBand="0"/>
      </w:tblPr>
      <w:tblGrid>
        <w:gridCol w:w="572"/>
        <w:gridCol w:w="4682"/>
        <w:gridCol w:w="2513"/>
        <w:gridCol w:w="1536"/>
        <w:gridCol w:w="694"/>
        <w:gridCol w:w="31"/>
      </w:tblGrid>
      <w:tr w:rsidR="00747FDE" w:rsidRPr="00BE068B" w14:paraId="5AD44738" w14:textId="77777777" w:rsidTr="00BE6AEC">
        <w:trPr>
          <w:gridAfter w:val="1"/>
          <w:wAfter w:w="31" w:type="dxa"/>
          <w:trHeight w:val="20"/>
        </w:trPr>
        <w:tc>
          <w:tcPr>
            <w:tcW w:w="573" w:type="dxa"/>
            <w:tcBorders>
              <w:top w:val="single" w:sz="4" w:space="0" w:color="000000"/>
              <w:left w:val="single" w:sz="4" w:space="0" w:color="000000"/>
              <w:bottom w:val="single" w:sz="4" w:space="0" w:color="000000"/>
              <w:right w:val="single" w:sz="4" w:space="0" w:color="auto"/>
            </w:tcBorders>
          </w:tcPr>
          <w:p w14:paraId="62B25DB2" w14:textId="313CB5D0" w:rsidR="00747FDE" w:rsidRPr="00BE068B" w:rsidRDefault="00F65E5D" w:rsidP="00747FDE">
            <w:pPr>
              <w:spacing w:after="0"/>
              <w:rPr>
                <w:rFonts w:ascii="Gill Sans MT" w:eastAsia="Calibri" w:hAnsi="Gill Sans MT" w:cs="Times New Roman"/>
                <w:w w:val="105"/>
              </w:rPr>
            </w:pPr>
            <w:r w:rsidRPr="00BE068B">
              <w:rPr>
                <w:rFonts w:ascii="Gill Sans MT" w:eastAsia="Calibri" w:hAnsi="Gill Sans MT" w:cs="Times New Roman"/>
                <w:w w:val="105"/>
              </w:rPr>
              <w:t>P.1</w:t>
            </w:r>
          </w:p>
        </w:tc>
        <w:tc>
          <w:tcPr>
            <w:tcW w:w="4682" w:type="dxa"/>
            <w:tcBorders>
              <w:top w:val="single" w:sz="4" w:space="0" w:color="000000"/>
              <w:left w:val="single" w:sz="4" w:space="0" w:color="auto"/>
              <w:bottom w:val="single" w:sz="4" w:space="0" w:color="000000"/>
            </w:tcBorders>
          </w:tcPr>
          <w:p w14:paraId="616C4716" w14:textId="77777777" w:rsidR="00747FDE" w:rsidRPr="00BE068B" w:rsidRDefault="00747FDE" w:rsidP="00747FDE">
            <w:pPr>
              <w:spacing w:after="0"/>
              <w:rPr>
                <w:rFonts w:ascii="Gill Sans MT" w:hAnsi="Gill Sans MT" w:cs="ArialNarrow"/>
              </w:rPr>
            </w:pPr>
            <w:r w:rsidRPr="00BE068B">
              <w:rPr>
                <w:rFonts w:ascii="Gill Sans MT" w:hAnsi="Gill Sans MT" w:cs="ArialNarrow"/>
              </w:rPr>
              <w:t xml:space="preserve">In the past 5 years, has your household been affected by a </w:t>
            </w:r>
            <w:r w:rsidRPr="00BE068B">
              <w:rPr>
                <w:rFonts w:ascii="Gill Sans MT" w:hAnsi="Gill Sans MT" w:cs="ArialNarrow"/>
                <w:b/>
              </w:rPr>
              <w:t>DROUGHT</w:t>
            </w:r>
            <w:r w:rsidRPr="00BE068B">
              <w:rPr>
                <w:rFonts w:ascii="Gill Sans MT" w:hAnsi="Gill Sans MT" w:cs="ArialNarrow"/>
              </w:rPr>
              <w:t>?</w:t>
            </w:r>
          </w:p>
          <w:p w14:paraId="6FC17065" w14:textId="41E8628C" w:rsidR="00F65E5D" w:rsidRPr="00BE068B" w:rsidRDefault="00F65E5D" w:rsidP="00747FDE">
            <w:pPr>
              <w:spacing w:after="0"/>
              <w:rPr>
                <w:rFonts w:ascii="Gill Sans MT" w:eastAsia="Calibri" w:hAnsi="Gill Sans MT" w:cs="Times New Roman"/>
                <w:i/>
                <w:w w:val="105"/>
              </w:rPr>
            </w:pPr>
            <w:r w:rsidRPr="00BE068B">
              <w:rPr>
                <w:rFonts w:ascii="Gill Sans MT" w:hAnsi="Gill Sans MT" w:cs="ArialNarrow"/>
                <w:i/>
              </w:rPr>
              <w:t>If 0, skip to P10</w:t>
            </w:r>
          </w:p>
        </w:tc>
        <w:tc>
          <w:tcPr>
            <w:tcW w:w="4049" w:type="dxa"/>
            <w:gridSpan w:val="2"/>
            <w:tcBorders>
              <w:top w:val="single" w:sz="4" w:space="0" w:color="000000"/>
              <w:bottom w:val="single" w:sz="4" w:space="0" w:color="000000"/>
              <w:right w:val="single" w:sz="18" w:space="0" w:color="000000"/>
            </w:tcBorders>
          </w:tcPr>
          <w:p w14:paraId="6B01C0C2" w14:textId="77777777" w:rsidR="00747FDE" w:rsidRPr="00BE068B" w:rsidRDefault="00747FDE" w:rsidP="00747FDE">
            <w:pPr>
              <w:spacing w:after="0"/>
              <w:rPr>
                <w:rFonts w:ascii="Gill Sans MT" w:hAnsi="Gill Sans MT"/>
              </w:rPr>
            </w:pPr>
            <w:r w:rsidRPr="00BE068B">
              <w:rPr>
                <w:rFonts w:ascii="Gill Sans MT" w:hAnsi="Gill Sans MT"/>
              </w:rPr>
              <w:t>1=No</w:t>
            </w:r>
          </w:p>
          <w:p w14:paraId="3D4CCC3C" w14:textId="77777777" w:rsidR="00747FDE" w:rsidRPr="00BE068B" w:rsidRDefault="00747FDE" w:rsidP="00747FDE">
            <w:pPr>
              <w:spacing w:after="0"/>
              <w:rPr>
                <w:rFonts w:ascii="Gill Sans MT" w:hAnsi="Gill Sans MT"/>
              </w:rPr>
            </w:pPr>
            <w:r w:rsidRPr="00BE068B">
              <w:rPr>
                <w:rFonts w:ascii="Gill Sans MT" w:hAnsi="Gill Sans MT"/>
              </w:rPr>
              <w:t>2=Yes</w:t>
            </w:r>
            <w:r w:rsidRPr="00BE068B" w:rsidDel="00226116">
              <w:rPr>
                <w:rFonts w:ascii="Gill Sans MT" w:hAnsi="Gill Sans MT"/>
              </w:rPr>
              <w:t xml:space="preserve"> </w:t>
            </w:r>
          </w:p>
          <w:p w14:paraId="4643FA14" w14:textId="77777777" w:rsidR="00747FDE" w:rsidRPr="00BE068B" w:rsidRDefault="00747FDE" w:rsidP="00747FDE">
            <w:pPr>
              <w:spacing w:after="0"/>
              <w:rPr>
                <w:rFonts w:ascii="Gill Sans MT" w:hAnsi="Gill Sans MT"/>
              </w:rPr>
            </w:pPr>
            <w:r w:rsidRPr="00BE068B">
              <w:rPr>
                <w:rFonts w:ascii="Gill Sans MT" w:hAnsi="Gill Sans MT"/>
              </w:rPr>
              <w:t>888=Don’t know</w:t>
            </w:r>
          </w:p>
          <w:p w14:paraId="38DDBAC4" w14:textId="77777777" w:rsidR="00747FDE" w:rsidRPr="00BE068B" w:rsidRDefault="00747FDE" w:rsidP="00747FDE">
            <w:pPr>
              <w:spacing w:after="0"/>
              <w:rPr>
                <w:rFonts w:ascii="Gill Sans MT" w:hAnsi="Gill Sans MT"/>
              </w:rPr>
            </w:pPr>
            <w:r w:rsidRPr="00BE068B">
              <w:rPr>
                <w:rFonts w:ascii="Gill Sans MT" w:hAnsi="Gill Sans MT"/>
              </w:rPr>
              <w:t>999=Prefer not to respond</w:t>
            </w:r>
          </w:p>
        </w:tc>
        <w:tc>
          <w:tcPr>
            <w:tcW w:w="693" w:type="dxa"/>
            <w:tcBorders>
              <w:top w:val="single" w:sz="18" w:space="0" w:color="000000"/>
              <w:left w:val="single" w:sz="18" w:space="0" w:color="000000"/>
              <w:bottom w:val="single" w:sz="18" w:space="0" w:color="000000"/>
              <w:right w:val="single" w:sz="18" w:space="0" w:color="000000"/>
            </w:tcBorders>
          </w:tcPr>
          <w:p w14:paraId="2D52C174" w14:textId="77777777" w:rsidR="00747FDE" w:rsidRPr="00BE068B" w:rsidRDefault="00747FDE" w:rsidP="00747FDE">
            <w:pPr>
              <w:spacing w:after="0"/>
              <w:rPr>
                <w:rFonts w:ascii="Gill Sans MT" w:eastAsia="Calibri" w:hAnsi="Gill Sans MT" w:cs="Times New Roman"/>
                <w:i/>
                <w:color w:val="A6A6A6"/>
              </w:rPr>
            </w:pPr>
            <w:r w:rsidRPr="00BE068B">
              <w:rPr>
                <w:rFonts w:ascii="Gill Sans MT" w:eastAsia="Calibri" w:hAnsi="Gill Sans MT" w:cs="Times New Roman"/>
                <w:i/>
                <w:color w:val="A6A6A6"/>
              </w:rPr>
              <w:t>(Code)</w:t>
            </w:r>
          </w:p>
        </w:tc>
      </w:tr>
      <w:tr w:rsidR="00F65E5D" w:rsidRPr="00BE068B" w14:paraId="39768E2A" w14:textId="77777777" w:rsidTr="00BE6AEC">
        <w:trPr>
          <w:gridAfter w:val="1"/>
          <w:wAfter w:w="31" w:type="dxa"/>
          <w:trHeight w:val="20"/>
        </w:trPr>
        <w:tc>
          <w:tcPr>
            <w:tcW w:w="573" w:type="dxa"/>
            <w:tcBorders>
              <w:top w:val="single" w:sz="4" w:space="0" w:color="000000"/>
              <w:left w:val="single" w:sz="4" w:space="0" w:color="000000"/>
              <w:bottom w:val="single" w:sz="4" w:space="0" w:color="000000"/>
              <w:right w:val="single" w:sz="4" w:space="0" w:color="auto"/>
            </w:tcBorders>
          </w:tcPr>
          <w:p w14:paraId="1CBD2582" w14:textId="0117B001" w:rsidR="00F65E5D" w:rsidRPr="00BE068B" w:rsidRDefault="00F65E5D" w:rsidP="00747FDE">
            <w:pPr>
              <w:spacing w:after="0"/>
              <w:rPr>
                <w:rFonts w:ascii="Gill Sans MT" w:hAnsi="Gill Sans MT"/>
                <w:w w:val="105"/>
              </w:rPr>
            </w:pPr>
            <w:r w:rsidRPr="00BE068B">
              <w:rPr>
                <w:rFonts w:ascii="Gill Sans MT" w:hAnsi="Gill Sans MT"/>
                <w:w w:val="105"/>
              </w:rPr>
              <w:t>P.2</w:t>
            </w:r>
          </w:p>
        </w:tc>
        <w:tc>
          <w:tcPr>
            <w:tcW w:w="4682" w:type="dxa"/>
            <w:tcBorders>
              <w:top w:val="single" w:sz="4" w:space="0" w:color="000000"/>
              <w:left w:val="single" w:sz="4" w:space="0" w:color="auto"/>
              <w:bottom w:val="single" w:sz="4" w:space="0" w:color="000000"/>
              <w:right w:val="single" w:sz="18" w:space="0" w:color="000000"/>
            </w:tcBorders>
          </w:tcPr>
          <w:p w14:paraId="764E747A" w14:textId="77777777" w:rsidR="00F65E5D" w:rsidRPr="00BE068B" w:rsidRDefault="00F65E5D" w:rsidP="00747FDE">
            <w:pPr>
              <w:spacing w:after="0"/>
              <w:rPr>
                <w:rFonts w:ascii="Gill Sans MT" w:hAnsi="Gill Sans MT" w:cs="ArialNarrow"/>
              </w:rPr>
            </w:pPr>
            <w:r w:rsidRPr="00BE068B">
              <w:rPr>
                <w:rFonts w:ascii="Gill Sans MT" w:hAnsi="Gill Sans MT" w:cs="ArialNarrow"/>
              </w:rPr>
              <w:t>What years was your HH affected by the drought?</w:t>
            </w:r>
          </w:p>
          <w:p w14:paraId="17DC20A6" w14:textId="2452D063" w:rsidR="00F65E5D" w:rsidRPr="00BE068B" w:rsidRDefault="00F65E5D" w:rsidP="00747FDE">
            <w:pPr>
              <w:spacing w:after="0"/>
              <w:rPr>
                <w:rFonts w:ascii="Gill Sans MT" w:hAnsi="Gill Sans MT" w:cs="ArialNarrow"/>
              </w:rPr>
            </w:pPr>
            <w:r w:rsidRPr="00BE068B">
              <w:rPr>
                <w:rFonts w:ascii="Gill Sans MT" w:hAnsi="Gill Sans MT" w:cs="ArialNarrow"/>
                <w:i/>
              </w:rPr>
              <w:t>Select</w:t>
            </w:r>
            <w:del w:id="1265" w:author="usaiduser" w:date="2014-11-09T11:20:00Z">
              <w:r w:rsidRPr="00BE068B" w:rsidDel="00691756">
                <w:rPr>
                  <w:rFonts w:ascii="Gill Sans MT" w:hAnsi="Gill Sans MT" w:cs="ArialNarrow"/>
                  <w:i/>
                </w:rPr>
                <w:delText>a</w:delText>
              </w:r>
            </w:del>
            <w:r w:rsidRPr="00BE068B">
              <w:rPr>
                <w:rFonts w:ascii="Gill Sans MT" w:hAnsi="Gill Sans MT" w:cs="ArialNarrow"/>
                <w:i/>
              </w:rPr>
              <w:t xml:space="preserve"> all that </w:t>
            </w:r>
            <w:proofErr w:type="gramStart"/>
            <w:r w:rsidRPr="00BE068B">
              <w:rPr>
                <w:rFonts w:ascii="Gill Sans MT" w:hAnsi="Gill Sans MT" w:cs="ArialNarrow"/>
                <w:i/>
              </w:rPr>
              <w:t xml:space="preserve">apply </w:t>
            </w:r>
            <w:r w:rsidRPr="00BE068B">
              <w:rPr>
                <w:rFonts w:ascii="Gill Sans MT" w:hAnsi="Gill Sans MT" w:cs="ArialNarrow"/>
              </w:rPr>
              <w:t xml:space="preserve">   </w:t>
            </w:r>
            <w:proofErr w:type="gramEnd"/>
          </w:p>
        </w:tc>
        <w:tc>
          <w:tcPr>
            <w:tcW w:w="2512" w:type="dxa"/>
            <w:tcBorders>
              <w:top w:val="single" w:sz="4" w:space="0" w:color="000000"/>
              <w:left w:val="single" w:sz="4" w:space="0" w:color="auto"/>
              <w:bottom w:val="single" w:sz="4" w:space="0" w:color="000000"/>
              <w:right w:val="single" w:sz="18" w:space="0" w:color="000000"/>
            </w:tcBorders>
          </w:tcPr>
          <w:p w14:paraId="72DD3A26" w14:textId="77777777" w:rsidR="00F65E5D" w:rsidRPr="00BE068B" w:rsidRDefault="00F65E5D" w:rsidP="00747FDE">
            <w:pPr>
              <w:spacing w:after="0"/>
              <w:rPr>
                <w:rFonts w:ascii="Gill Sans MT" w:hAnsi="Gill Sans MT" w:cs="ArialNarrow"/>
              </w:rPr>
            </w:pPr>
            <w:r w:rsidRPr="00BE068B">
              <w:rPr>
                <w:rFonts w:ascii="Gill Sans MT" w:hAnsi="Gill Sans MT" w:cs="ArialNarrow"/>
              </w:rPr>
              <w:t xml:space="preserve"> 2014</w:t>
            </w:r>
          </w:p>
          <w:p w14:paraId="7C5605AF" w14:textId="77777777" w:rsidR="00F65E5D" w:rsidRPr="00BE068B" w:rsidRDefault="00F65E5D" w:rsidP="00747FDE">
            <w:pPr>
              <w:spacing w:after="0"/>
              <w:rPr>
                <w:rFonts w:ascii="Gill Sans MT" w:hAnsi="Gill Sans MT" w:cs="ArialNarrow"/>
              </w:rPr>
            </w:pPr>
            <w:r w:rsidRPr="00BE068B">
              <w:rPr>
                <w:rFonts w:ascii="Gill Sans MT" w:hAnsi="Gill Sans MT" w:cs="ArialNarrow"/>
              </w:rPr>
              <w:t>2013</w:t>
            </w:r>
          </w:p>
          <w:p w14:paraId="256EF963" w14:textId="77777777" w:rsidR="00F65E5D" w:rsidRPr="00BE068B" w:rsidRDefault="00F65E5D" w:rsidP="00747FDE">
            <w:pPr>
              <w:spacing w:after="0"/>
              <w:rPr>
                <w:rFonts w:ascii="Gill Sans MT" w:hAnsi="Gill Sans MT" w:cs="ArialNarrow"/>
              </w:rPr>
            </w:pPr>
            <w:r w:rsidRPr="00BE068B">
              <w:rPr>
                <w:rFonts w:ascii="Gill Sans MT" w:hAnsi="Gill Sans MT" w:cs="ArialNarrow"/>
              </w:rPr>
              <w:t>2012</w:t>
            </w:r>
          </w:p>
          <w:p w14:paraId="25790F0F" w14:textId="77777777" w:rsidR="00F65E5D" w:rsidRPr="00BE068B" w:rsidRDefault="00F65E5D" w:rsidP="00747FDE">
            <w:pPr>
              <w:spacing w:after="0"/>
              <w:rPr>
                <w:rFonts w:ascii="Gill Sans MT" w:hAnsi="Gill Sans MT" w:cs="ArialNarrow"/>
              </w:rPr>
            </w:pPr>
            <w:r w:rsidRPr="00BE068B">
              <w:rPr>
                <w:rFonts w:ascii="Gill Sans MT" w:hAnsi="Gill Sans MT" w:cs="ArialNarrow"/>
              </w:rPr>
              <w:lastRenderedPageBreak/>
              <w:t>2011</w:t>
            </w:r>
          </w:p>
          <w:p w14:paraId="1F54B0DD" w14:textId="268FD0EA" w:rsidR="00F65E5D" w:rsidRPr="00BE068B" w:rsidRDefault="00F65E5D" w:rsidP="00747FDE">
            <w:pPr>
              <w:spacing w:after="0"/>
              <w:rPr>
                <w:rFonts w:ascii="Gill Sans MT" w:hAnsi="Gill Sans MT" w:cs="ArialNarrow"/>
              </w:rPr>
            </w:pPr>
            <w:r w:rsidRPr="00BE068B">
              <w:rPr>
                <w:rFonts w:ascii="Gill Sans MT" w:hAnsi="Gill Sans MT" w:cs="ArialNarrow"/>
              </w:rPr>
              <w:t>2010</w:t>
            </w:r>
          </w:p>
        </w:tc>
        <w:tc>
          <w:tcPr>
            <w:tcW w:w="2230" w:type="dxa"/>
            <w:gridSpan w:val="2"/>
            <w:tcBorders>
              <w:top w:val="single" w:sz="18" w:space="0" w:color="000000"/>
              <w:left w:val="single" w:sz="18" w:space="0" w:color="000000"/>
              <w:bottom w:val="single" w:sz="18" w:space="0" w:color="000000"/>
              <w:right w:val="single" w:sz="18" w:space="0" w:color="000000"/>
            </w:tcBorders>
          </w:tcPr>
          <w:p w14:paraId="0F11D073" w14:textId="77777777" w:rsidR="00F65E5D" w:rsidRPr="00BE068B" w:rsidRDefault="00F65E5D" w:rsidP="00747FDE">
            <w:pPr>
              <w:spacing w:after="0"/>
              <w:rPr>
                <w:rFonts w:ascii="Gill Sans MT" w:hAnsi="Gill Sans MT"/>
                <w:i/>
                <w:color w:val="A6A6A6" w:themeColor="background1" w:themeShade="A6"/>
              </w:rPr>
            </w:pPr>
            <w:r w:rsidRPr="00BE068B">
              <w:rPr>
                <w:rFonts w:ascii="Gill Sans MT" w:hAnsi="Gill Sans MT"/>
                <w:i/>
                <w:color w:val="A6A6A6" w:themeColor="background1" w:themeShade="A6"/>
              </w:rPr>
              <w:lastRenderedPageBreak/>
              <w:t>(Integer)</w:t>
            </w:r>
          </w:p>
        </w:tc>
      </w:tr>
      <w:tr w:rsidR="00BE6AEC" w:rsidRPr="00BE068B" w14:paraId="7EECC431" w14:textId="77777777" w:rsidTr="00BE6AEC">
        <w:trPr>
          <w:gridAfter w:val="1"/>
          <w:wAfter w:w="31" w:type="dxa"/>
          <w:trHeight w:val="20"/>
        </w:trPr>
        <w:tc>
          <w:tcPr>
            <w:tcW w:w="573" w:type="dxa"/>
            <w:tcBorders>
              <w:top w:val="single" w:sz="4" w:space="0" w:color="000000"/>
              <w:left w:val="single" w:sz="4" w:space="0" w:color="000000"/>
              <w:bottom w:val="single" w:sz="4" w:space="0" w:color="000000"/>
              <w:right w:val="single" w:sz="4" w:space="0" w:color="auto"/>
            </w:tcBorders>
          </w:tcPr>
          <w:p w14:paraId="1438B88D" w14:textId="30437297" w:rsidR="00BE6AEC" w:rsidRPr="00BE068B" w:rsidRDefault="00BE6AEC" w:rsidP="00747FDE">
            <w:pPr>
              <w:spacing w:after="0"/>
              <w:rPr>
                <w:rFonts w:ascii="Gill Sans MT" w:hAnsi="Gill Sans MT"/>
                <w:w w:val="105"/>
              </w:rPr>
            </w:pPr>
            <w:r w:rsidRPr="00BE068B">
              <w:rPr>
                <w:rFonts w:ascii="Gill Sans MT" w:hAnsi="Gill Sans MT"/>
                <w:w w:val="105"/>
              </w:rPr>
              <w:lastRenderedPageBreak/>
              <w:t>P.3</w:t>
            </w:r>
          </w:p>
        </w:tc>
        <w:tc>
          <w:tcPr>
            <w:tcW w:w="4681" w:type="dxa"/>
            <w:tcBorders>
              <w:top w:val="single" w:sz="4" w:space="0" w:color="000000"/>
              <w:left w:val="single" w:sz="4" w:space="0" w:color="auto"/>
              <w:bottom w:val="single" w:sz="4" w:space="0" w:color="000000"/>
              <w:right w:val="single" w:sz="18" w:space="0" w:color="000000"/>
            </w:tcBorders>
          </w:tcPr>
          <w:p w14:paraId="3C6BEBC3" w14:textId="77777777" w:rsidR="00BE6AEC" w:rsidRPr="00BE068B" w:rsidRDefault="00BE6AEC" w:rsidP="00747FDE">
            <w:pPr>
              <w:spacing w:after="0"/>
              <w:rPr>
                <w:rFonts w:ascii="Gill Sans MT" w:hAnsi="Gill Sans MT"/>
                <w:w w:val="105"/>
              </w:rPr>
            </w:pPr>
            <w:r w:rsidRPr="00BE068B">
              <w:rPr>
                <w:rFonts w:ascii="Gill Sans MT" w:hAnsi="Gill Sans MT" w:cs="ArialNarrow"/>
              </w:rPr>
              <w:t>If more than one year – what year did your HH experience the worst drought?</w:t>
            </w:r>
          </w:p>
        </w:tc>
        <w:tc>
          <w:tcPr>
            <w:tcW w:w="2513" w:type="dxa"/>
            <w:tcBorders>
              <w:top w:val="single" w:sz="4" w:space="0" w:color="000000"/>
              <w:left w:val="single" w:sz="4" w:space="0" w:color="auto"/>
              <w:bottom w:val="single" w:sz="4" w:space="0" w:color="000000"/>
              <w:right w:val="single" w:sz="18" w:space="0" w:color="000000"/>
            </w:tcBorders>
          </w:tcPr>
          <w:p w14:paraId="13406FA9" w14:textId="77777777" w:rsidR="00BE6AEC" w:rsidRPr="00BE068B" w:rsidRDefault="00BE6AEC" w:rsidP="00BE6AEC">
            <w:pPr>
              <w:spacing w:after="0"/>
              <w:rPr>
                <w:rFonts w:ascii="Gill Sans MT" w:hAnsi="Gill Sans MT" w:cs="ArialNarrow"/>
              </w:rPr>
            </w:pPr>
            <w:r w:rsidRPr="00BE068B">
              <w:rPr>
                <w:rFonts w:ascii="Gill Sans MT" w:hAnsi="Gill Sans MT" w:cs="ArialNarrow"/>
              </w:rPr>
              <w:t>2014</w:t>
            </w:r>
          </w:p>
          <w:p w14:paraId="2A085560" w14:textId="77777777" w:rsidR="00BE6AEC" w:rsidRPr="00BE068B" w:rsidRDefault="00BE6AEC" w:rsidP="00BE6AEC">
            <w:pPr>
              <w:spacing w:after="0"/>
              <w:rPr>
                <w:rFonts w:ascii="Gill Sans MT" w:hAnsi="Gill Sans MT" w:cs="ArialNarrow"/>
              </w:rPr>
            </w:pPr>
            <w:r w:rsidRPr="00BE068B">
              <w:rPr>
                <w:rFonts w:ascii="Gill Sans MT" w:hAnsi="Gill Sans MT" w:cs="ArialNarrow"/>
              </w:rPr>
              <w:t>2013</w:t>
            </w:r>
          </w:p>
          <w:p w14:paraId="1CC01972" w14:textId="77777777" w:rsidR="00BE6AEC" w:rsidRPr="00BE068B" w:rsidRDefault="00BE6AEC" w:rsidP="00BE6AEC">
            <w:pPr>
              <w:spacing w:after="0"/>
              <w:rPr>
                <w:rFonts w:ascii="Gill Sans MT" w:hAnsi="Gill Sans MT" w:cs="ArialNarrow"/>
              </w:rPr>
            </w:pPr>
            <w:r w:rsidRPr="00BE068B">
              <w:rPr>
                <w:rFonts w:ascii="Gill Sans MT" w:hAnsi="Gill Sans MT" w:cs="ArialNarrow"/>
              </w:rPr>
              <w:t>2012</w:t>
            </w:r>
          </w:p>
          <w:p w14:paraId="109CEE87" w14:textId="77777777" w:rsidR="00BE6AEC" w:rsidRPr="00BE068B" w:rsidRDefault="00BE6AEC" w:rsidP="00BE6AEC">
            <w:pPr>
              <w:spacing w:after="0"/>
              <w:rPr>
                <w:rFonts w:ascii="Gill Sans MT" w:hAnsi="Gill Sans MT" w:cs="ArialNarrow"/>
              </w:rPr>
            </w:pPr>
            <w:r w:rsidRPr="00BE068B">
              <w:rPr>
                <w:rFonts w:ascii="Gill Sans MT" w:hAnsi="Gill Sans MT" w:cs="ArialNarrow"/>
              </w:rPr>
              <w:t>2011</w:t>
            </w:r>
          </w:p>
          <w:p w14:paraId="5F0CC426" w14:textId="6F7768C9" w:rsidR="00BE6AEC" w:rsidRPr="00BE068B" w:rsidRDefault="00BE6AEC" w:rsidP="00BE6AEC">
            <w:pPr>
              <w:spacing w:after="0"/>
              <w:rPr>
                <w:rFonts w:ascii="Gill Sans MT" w:hAnsi="Gill Sans MT"/>
                <w:w w:val="105"/>
              </w:rPr>
            </w:pPr>
            <w:r w:rsidRPr="00BE068B">
              <w:rPr>
                <w:rFonts w:ascii="Gill Sans MT" w:hAnsi="Gill Sans MT" w:cs="ArialNarrow"/>
              </w:rPr>
              <w:t>2010</w:t>
            </w:r>
          </w:p>
        </w:tc>
        <w:tc>
          <w:tcPr>
            <w:tcW w:w="2230" w:type="dxa"/>
            <w:gridSpan w:val="2"/>
            <w:tcBorders>
              <w:top w:val="single" w:sz="18" w:space="0" w:color="000000"/>
              <w:left w:val="single" w:sz="18" w:space="0" w:color="000000"/>
              <w:bottom w:val="single" w:sz="18" w:space="0" w:color="000000"/>
              <w:right w:val="single" w:sz="18" w:space="0" w:color="000000"/>
            </w:tcBorders>
          </w:tcPr>
          <w:p w14:paraId="07CDD839" w14:textId="77777777" w:rsidR="00BE6AEC" w:rsidRPr="00BE068B" w:rsidRDefault="00BE6AEC" w:rsidP="00747FDE">
            <w:pPr>
              <w:spacing w:after="0"/>
              <w:rPr>
                <w:rFonts w:ascii="Gill Sans MT" w:hAnsi="Gill Sans MT"/>
                <w:i/>
                <w:color w:val="A6A6A6" w:themeColor="background1" w:themeShade="A6"/>
              </w:rPr>
            </w:pPr>
            <w:r w:rsidRPr="00BE068B">
              <w:rPr>
                <w:rFonts w:ascii="Gill Sans MT" w:hAnsi="Gill Sans MT"/>
                <w:i/>
                <w:color w:val="A6A6A6" w:themeColor="background1" w:themeShade="A6"/>
              </w:rPr>
              <w:t>(Integer)</w:t>
            </w:r>
          </w:p>
        </w:tc>
      </w:tr>
      <w:tr w:rsidR="00747FDE" w:rsidRPr="00BE068B" w14:paraId="7E36A7F2" w14:textId="77777777" w:rsidTr="00BE6AEC">
        <w:trPr>
          <w:trHeight w:val="20"/>
        </w:trPr>
        <w:tc>
          <w:tcPr>
            <w:tcW w:w="573" w:type="dxa"/>
            <w:tcBorders>
              <w:top w:val="single" w:sz="4" w:space="0" w:color="000000"/>
              <w:left w:val="single" w:sz="4" w:space="0" w:color="000000"/>
              <w:bottom w:val="single" w:sz="4" w:space="0" w:color="000000"/>
              <w:right w:val="single" w:sz="4" w:space="0" w:color="000000"/>
            </w:tcBorders>
          </w:tcPr>
          <w:p w14:paraId="5C2F8290" w14:textId="7C94B16F" w:rsidR="00747FDE" w:rsidRPr="00BE068B" w:rsidRDefault="00F65E5D" w:rsidP="00747FDE">
            <w:pPr>
              <w:spacing w:after="0"/>
              <w:rPr>
                <w:rFonts w:ascii="Gill Sans MT" w:eastAsia="Calibri" w:hAnsi="Gill Sans MT" w:cs="Times New Roman"/>
              </w:rPr>
            </w:pPr>
            <w:r w:rsidRPr="00BE068B">
              <w:rPr>
                <w:rFonts w:ascii="Gill Sans MT" w:eastAsia="Calibri" w:hAnsi="Gill Sans MT" w:cs="Times New Roman"/>
              </w:rPr>
              <w:t>P.4</w:t>
            </w:r>
          </w:p>
        </w:tc>
        <w:tc>
          <w:tcPr>
            <w:tcW w:w="4682" w:type="dxa"/>
            <w:tcBorders>
              <w:top w:val="single" w:sz="4" w:space="0" w:color="000000"/>
              <w:left w:val="single" w:sz="4" w:space="0" w:color="000000"/>
              <w:bottom w:val="single" w:sz="4" w:space="0" w:color="000000"/>
            </w:tcBorders>
          </w:tcPr>
          <w:p w14:paraId="25B0A468" w14:textId="77777777" w:rsidR="00747FDE" w:rsidRPr="00BE068B" w:rsidRDefault="00747FDE" w:rsidP="00747FDE">
            <w:pPr>
              <w:spacing w:after="0"/>
              <w:rPr>
                <w:rFonts w:ascii="Gill Sans MT" w:hAnsi="Gill Sans MT"/>
                <w:color w:val="000000"/>
              </w:rPr>
            </w:pPr>
            <w:r w:rsidRPr="00BE068B">
              <w:rPr>
                <w:rFonts w:ascii="Gill Sans MT" w:hAnsi="Gill Sans MT" w:cs="ArialNarrow"/>
              </w:rPr>
              <w:t>Thinking of the worst drought, how well or poorly was your household able to respond to the drought?</w:t>
            </w:r>
          </w:p>
        </w:tc>
        <w:tc>
          <w:tcPr>
            <w:tcW w:w="4049" w:type="dxa"/>
            <w:gridSpan w:val="2"/>
            <w:tcBorders>
              <w:top w:val="single" w:sz="4" w:space="0" w:color="000000"/>
              <w:bottom w:val="single" w:sz="4" w:space="0" w:color="000000"/>
              <w:right w:val="single" w:sz="18" w:space="0" w:color="000000"/>
            </w:tcBorders>
          </w:tcPr>
          <w:p w14:paraId="049FF84F"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1=Very well</w:t>
            </w:r>
          </w:p>
          <w:p w14:paraId="0805AFF7"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2=Somewhat well</w:t>
            </w:r>
          </w:p>
          <w:p w14:paraId="5D3C5239"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3=Neutral response</w:t>
            </w:r>
          </w:p>
          <w:p w14:paraId="6E2B3716"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4=Somewhat poorly</w:t>
            </w:r>
          </w:p>
          <w:p w14:paraId="0AED33CB"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5=Very poorly</w:t>
            </w:r>
          </w:p>
          <w:p w14:paraId="48E89C55"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888=Don't know</w:t>
            </w:r>
          </w:p>
          <w:p w14:paraId="1EC23B74" w14:textId="77777777" w:rsidR="00747FDE" w:rsidRPr="00BE068B" w:rsidRDefault="00747FDE" w:rsidP="00747FDE">
            <w:pPr>
              <w:spacing w:after="0"/>
              <w:rPr>
                <w:rFonts w:ascii="Gill Sans MT" w:hAnsi="Gill Sans MT" w:cs="Times New Roman"/>
                <w:i/>
                <w:w w:val="105"/>
              </w:rPr>
            </w:pPr>
            <w:r w:rsidRPr="00BE068B">
              <w:rPr>
                <w:rFonts w:ascii="Gill Sans MT" w:hAnsi="Gill Sans MT" w:cs="Times New Roman"/>
                <w:w w:val="105"/>
              </w:rPr>
              <w:t>999=Prefer not to respond</w:t>
            </w:r>
          </w:p>
        </w:tc>
        <w:tc>
          <w:tcPr>
            <w:tcW w:w="724" w:type="dxa"/>
            <w:gridSpan w:val="2"/>
            <w:tcBorders>
              <w:top w:val="single" w:sz="18" w:space="0" w:color="000000"/>
              <w:left w:val="single" w:sz="18" w:space="0" w:color="000000"/>
              <w:bottom w:val="single" w:sz="18" w:space="0" w:color="000000"/>
              <w:right w:val="single" w:sz="18" w:space="0" w:color="000000"/>
            </w:tcBorders>
          </w:tcPr>
          <w:p w14:paraId="1C6F8B10" w14:textId="77777777" w:rsidR="00747FDE" w:rsidRPr="00BE068B" w:rsidRDefault="00747FDE" w:rsidP="00747FDE">
            <w:pPr>
              <w:spacing w:after="0"/>
              <w:rPr>
                <w:rFonts w:ascii="Gill Sans MT" w:eastAsia="Calibri" w:hAnsi="Gill Sans MT" w:cs="Times New Roman"/>
                <w:i/>
                <w:color w:val="A6A6A6"/>
              </w:rPr>
            </w:pPr>
            <w:r w:rsidRPr="00BE068B">
              <w:rPr>
                <w:rFonts w:ascii="Gill Sans MT" w:eastAsia="Calibri" w:hAnsi="Gill Sans MT" w:cs="Times New Roman"/>
                <w:i/>
                <w:color w:val="A6A6A6"/>
              </w:rPr>
              <w:t>(Code)</w:t>
            </w:r>
          </w:p>
        </w:tc>
      </w:tr>
      <w:tr w:rsidR="00747FDE" w:rsidRPr="00BE068B" w14:paraId="045E75A4" w14:textId="77777777" w:rsidTr="00BE6AEC">
        <w:trPr>
          <w:trHeight w:val="20"/>
        </w:trPr>
        <w:tc>
          <w:tcPr>
            <w:tcW w:w="573" w:type="dxa"/>
            <w:tcBorders>
              <w:top w:val="single" w:sz="4" w:space="0" w:color="000000"/>
              <w:left w:val="single" w:sz="4" w:space="0" w:color="000000"/>
              <w:bottom w:val="single" w:sz="4" w:space="0" w:color="000000"/>
              <w:right w:val="single" w:sz="4" w:space="0" w:color="000000"/>
            </w:tcBorders>
          </w:tcPr>
          <w:p w14:paraId="11D5E587" w14:textId="6F67F27B" w:rsidR="00747FDE" w:rsidRPr="00BE068B" w:rsidRDefault="00F65E5D" w:rsidP="00747FDE">
            <w:pPr>
              <w:spacing w:after="0"/>
              <w:rPr>
                <w:rFonts w:ascii="Gill Sans MT" w:eastAsia="Calibri" w:hAnsi="Gill Sans MT" w:cs="Times New Roman"/>
              </w:rPr>
            </w:pPr>
            <w:r w:rsidRPr="00BE068B">
              <w:rPr>
                <w:rFonts w:ascii="Gill Sans MT" w:eastAsia="Calibri" w:hAnsi="Gill Sans MT" w:cs="Times New Roman"/>
              </w:rPr>
              <w:t>P.5</w:t>
            </w:r>
          </w:p>
        </w:tc>
        <w:tc>
          <w:tcPr>
            <w:tcW w:w="4682" w:type="dxa"/>
            <w:tcBorders>
              <w:top w:val="single" w:sz="4" w:space="0" w:color="000000"/>
              <w:left w:val="single" w:sz="4" w:space="0" w:color="000000"/>
              <w:bottom w:val="single" w:sz="4" w:space="0" w:color="000000"/>
            </w:tcBorders>
          </w:tcPr>
          <w:p w14:paraId="01CE3CB8" w14:textId="77777777" w:rsidR="00747FDE" w:rsidRPr="00BE068B" w:rsidRDefault="00747FDE" w:rsidP="00747FDE">
            <w:pPr>
              <w:spacing w:after="0"/>
              <w:rPr>
                <w:rFonts w:ascii="Gill Sans MT" w:hAnsi="Gill Sans MT" w:cs="ArialNarrow"/>
              </w:rPr>
            </w:pPr>
            <w:r w:rsidRPr="00BE068B">
              <w:rPr>
                <w:rFonts w:ascii="Gill Sans MT" w:hAnsi="Gill Sans MT" w:cs="ArialNarrow"/>
              </w:rPr>
              <w:t>What was the result of the drought on your HH?</w:t>
            </w:r>
          </w:p>
          <w:p w14:paraId="55D33433" w14:textId="5FFBFED6" w:rsidR="00F65E5D" w:rsidRPr="00BE068B" w:rsidRDefault="00F65E5D" w:rsidP="00747FDE">
            <w:pPr>
              <w:spacing w:after="0"/>
              <w:rPr>
                <w:rFonts w:ascii="Gill Sans MT" w:hAnsi="Gill Sans MT"/>
                <w:i/>
                <w:color w:val="000000"/>
              </w:rPr>
            </w:pPr>
            <w:r w:rsidRPr="00BE068B">
              <w:rPr>
                <w:rFonts w:ascii="Gill Sans MT" w:hAnsi="Gill Sans MT" w:cs="ArialNarrow"/>
                <w:i/>
              </w:rPr>
              <w:t xml:space="preserve">Select all that apply </w:t>
            </w:r>
          </w:p>
        </w:tc>
        <w:tc>
          <w:tcPr>
            <w:tcW w:w="4049" w:type="dxa"/>
            <w:gridSpan w:val="2"/>
            <w:tcBorders>
              <w:top w:val="single" w:sz="4" w:space="0" w:color="000000"/>
              <w:bottom w:val="single" w:sz="4" w:space="0" w:color="000000"/>
              <w:right w:val="single" w:sz="18" w:space="0" w:color="000000"/>
            </w:tcBorders>
          </w:tcPr>
          <w:p w14:paraId="22865F4C"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1=Reduced crop yield</w:t>
            </w:r>
          </w:p>
          <w:p w14:paraId="1802A720"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2=Crop failure</w:t>
            </w:r>
          </w:p>
          <w:p w14:paraId="38D23929"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3=Reduced HH consumption</w:t>
            </w:r>
          </w:p>
          <w:p w14:paraId="73E7BF1F"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4=Loss of assets</w:t>
            </w:r>
          </w:p>
          <w:p w14:paraId="1C9BF150"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5=Loss of income</w:t>
            </w:r>
          </w:p>
          <w:p w14:paraId="25855704"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6=Livestock sickness</w:t>
            </w:r>
          </w:p>
          <w:p w14:paraId="0767FCD6"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7=Livestock death</w:t>
            </w:r>
          </w:p>
          <w:p w14:paraId="3B5B630D"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8=Human sickness</w:t>
            </w:r>
          </w:p>
          <w:p w14:paraId="3BF3C43D"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9=Human death</w:t>
            </w:r>
          </w:p>
          <w:p w14:paraId="11BC1BD3"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10=Pests or diseases that affected the crops before they were harvested</w:t>
            </w:r>
          </w:p>
          <w:p w14:paraId="788421F3"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 xml:space="preserve">11=Pests or diseases </w:t>
            </w:r>
            <w:proofErr w:type="spellStart"/>
            <w:r w:rsidRPr="00BE068B">
              <w:rPr>
                <w:rFonts w:ascii="Gill Sans MT" w:hAnsi="Gill Sans MT" w:cs="Times New Roman"/>
                <w:w w:val="105"/>
              </w:rPr>
              <w:t>tha</w:t>
            </w:r>
            <w:proofErr w:type="spellEnd"/>
            <w:r w:rsidRPr="00BE068B">
              <w:rPr>
                <w:rFonts w:ascii="Gill Sans MT" w:hAnsi="Gill Sans MT" w:cs="Times New Roman"/>
                <w:w w:val="105"/>
              </w:rPr>
              <w:t xml:space="preserve"> led to crop/storage losses</w:t>
            </w:r>
          </w:p>
          <w:p w14:paraId="00175F3E"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12=Pests or diseases that affected livestock</w:t>
            </w:r>
          </w:p>
          <w:p w14:paraId="1BAD79A9"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97=Other, please specify</w:t>
            </w:r>
          </w:p>
          <w:p w14:paraId="6920FB58"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888=Don't know</w:t>
            </w:r>
          </w:p>
          <w:p w14:paraId="31575A3A"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999=Prefer not to respond</w:t>
            </w:r>
          </w:p>
        </w:tc>
        <w:tc>
          <w:tcPr>
            <w:tcW w:w="724" w:type="dxa"/>
            <w:gridSpan w:val="2"/>
            <w:tcBorders>
              <w:top w:val="single" w:sz="18" w:space="0" w:color="000000"/>
              <w:left w:val="single" w:sz="18" w:space="0" w:color="000000"/>
              <w:bottom w:val="single" w:sz="18" w:space="0" w:color="000000"/>
              <w:right w:val="single" w:sz="18" w:space="0" w:color="000000"/>
            </w:tcBorders>
          </w:tcPr>
          <w:p w14:paraId="7F2D3530" w14:textId="77777777" w:rsidR="00747FDE" w:rsidRPr="00BE068B" w:rsidRDefault="00747FDE" w:rsidP="00747FDE">
            <w:pPr>
              <w:spacing w:after="0"/>
              <w:rPr>
                <w:rFonts w:ascii="Gill Sans MT" w:eastAsia="Calibri" w:hAnsi="Gill Sans MT" w:cs="Times New Roman"/>
                <w:i/>
                <w:color w:val="A6A6A6"/>
              </w:rPr>
            </w:pPr>
            <w:r w:rsidRPr="00BE068B">
              <w:rPr>
                <w:rFonts w:ascii="Gill Sans MT" w:eastAsia="Calibri" w:hAnsi="Gill Sans MT" w:cs="Times New Roman"/>
                <w:i/>
                <w:color w:val="A6A6A6"/>
              </w:rPr>
              <w:t>(Code)</w:t>
            </w:r>
          </w:p>
        </w:tc>
      </w:tr>
      <w:tr w:rsidR="00747FDE" w:rsidRPr="00BE068B" w14:paraId="2B12B255" w14:textId="77777777" w:rsidTr="00BE6AEC">
        <w:trPr>
          <w:trHeight w:val="20"/>
        </w:trPr>
        <w:tc>
          <w:tcPr>
            <w:tcW w:w="573" w:type="dxa"/>
            <w:tcBorders>
              <w:top w:val="single" w:sz="4" w:space="0" w:color="000000"/>
              <w:left w:val="single" w:sz="4" w:space="0" w:color="000000"/>
              <w:bottom w:val="single" w:sz="4" w:space="0" w:color="000000"/>
              <w:right w:val="single" w:sz="4" w:space="0" w:color="000000"/>
            </w:tcBorders>
          </w:tcPr>
          <w:p w14:paraId="36D3CA27" w14:textId="1811250F" w:rsidR="00747FDE" w:rsidRPr="00BE068B" w:rsidRDefault="00F65E5D" w:rsidP="00747FDE">
            <w:pPr>
              <w:spacing w:after="0"/>
              <w:rPr>
                <w:rFonts w:ascii="Gill Sans MT" w:eastAsia="Calibri" w:hAnsi="Gill Sans MT" w:cs="Times New Roman"/>
              </w:rPr>
            </w:pPr>
            <w:r w:rsidRPr="00BE068B">
              <w:rPr>
                <w:rFonts w:ascii="Gill Sans MT" w:eastAsia="Calibri" w:hAnsi="Gill Sans MT" w:cs="Times New Roman"/>
              </w:rPr>
              <w:t>P6</w:t>
            </w:r>
          </w:p>
        </w:tc>
        <w:tc>
          <w:tcPr>
            <w:tcW w:w="4682" w:type="dxa"/>
            <w:tcBorders>
              <w:top w:val="single" w:sz="4" w:space="0" w:color="000000"/>
              <w:left w:val="single" w:sz="4" w:space="0" w:color="000000"/>
              <w:bottom w:val="single" w:sz="4" w:space="0" w:color="000000"/>
            </w:tcBorders>
          </w:tcPr>
          <w:p w14:paraId="55CD8B98" w14:textId="77777777" w:rsidR="00747FDE" w:rsidRPr="00BE068B" w:rsidRDefault="00747FDE" w:rsidP="00747FDE">
            <w:pPr>
              <w:spacing w:after="0"/>
              <w:rPr>
                <w:rFonts w:ascii="Gill Sans MT" w:hAnsi="Gill Sans MT" w:cs="ArialNarrow"/>
              </w:rPr>
            </w:pPr>
            <w:r w:rsidRPr="00BE068B">
              <w:rPr>
                <w:rFonts w:ascii="Gill Sans MT" w:hAnsi="Gill Sans MT" w:cs="ArialNarrow"/>
              </w:rPr>
              <w:t xml:space="preserve">Thinking of the worst </w:t>
            </w:r>
            <w:r w:rsidRPr="00BE068B">
              <w:rPr>
                <w:rFonts w:ascii="Gill Sans MT" w:hAnsi="Gill Sans MT" w:cs="ArialNarrow"/>
                <w:b/>
              </w:rPr>
              <w:t>DROUGHT</w:t>
            </w:r>
            <w:r w:rsidRPr="00BE068B">
              <w:rPr>
                <w:rFonts w:ascii="Gill Sans MT" w:hAnsi="Gill Sans MT" w:cs="ArialNarrow"/>
              </w:rPr>
              <w:t xml:space="preserve"> that your household experienced, what adjustments/adaptations did your household make during the drought?</w:t>
            </w:r>
          </w:p>
          <w:p w14:paraId="75FF0F22" w14:textId="49713736" w:rsidR="00F65E5D" w:rsidRPr="00BE068B" w:rsidRDefault="00F65E5D" w:rsidP="00747FDE">
            <w:pPr>
              <w:spacing w:after="0"/>
              <w:rPr>
                <w:rFonts w:ascii="Gill Sans MT" w:hAnsi="Gill Sans MT"/>
                <w:color w:val="000000"/>
              </w:rPr>
            </w:pPr>
            <w:r w:rsidRPr="00BE068B">
              <w:rPr>
                <w:rFonts w:ascii="Gill Sans MT" w:hAnsi="Gill Sans MT"/>
                <w:bCs/>
                <w:i/>
              </w:rPr>
              <w:t>Select all that apply</w:t>
            </w:r>
          </w:p>
        </w:tc>
        <w:tc>
          <w:tcPr>
            <w:tcW w:w="4049" w:type="dxa"/>
            <w:gridSpan w:val="2"/>
            <w:tcBorders>
              <w:top w:val="single" w:sz="4" w:space="0" w:color="000000"/>
              <w:bottom w:val="single" w:sz="4" w:space="0" w:color="000000"/>
              <w:right w:val="single" w:sz="18" w:space="0" w:color="000000"/>
            </w:tcBorders>
          </w:tcPr>
          <w:p w14:paraId="54F48ACE"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(SEE CODES BELOW)</w:t>
            </w:r>
          </w:p>
        </w:tc>
        <w:tc>
          <w:tcPr>
            <w:tcW w:w="724" w:type="dxa"/>
            <w:gridSpan w:val="2"/>
            <w:tcBorders>
              <w:top w:val="single" w:sz="18" w:space="0" w:color="000000"/>
              <w:left w:val="single" w:sz="18" w:space="0" w:color="000000"/>
              <w:bottom w:val="single" w:sz="18" w:space="0" w:color="000000"/>
              <w:right w:val="single" w:sz="18" w:space="0" w:color="000000"/>
            </w:tcBorders>
          </w:tcPr>
          <w:p w14:paraId="447DD9A0" w14:textId="77777777" w:rsidR="00747FDE" w:rsidRPr="00BE068B" w:rsidRDefault="00747FDE" w:rsidP="00747FDE">
            <w:pPr>
              <w:spacing w:after="0"/>
              <w:rPr>
                <w:rFonts w:ascii="Gill Sans MT" w:eastAsia="Calibri" w:hAnsi="Gill Sans MT" w:cs="Times New Roman"/>
                <w:i/>
                <w:color w:val="A6A6A6"/>
              </w:rPr>
            </w:pPr>
            <w:r w:rsidRPr="00BE068B">
              <w:rPr>
                <w:rFonts w:ascii="Gill Sans MT" w:eastAsia="Calibri" w:hAnsi="Gill Sans MT" w:cs="Times New Roman"/>
                <w:i/>
                <w:color w:val="A6A6A6"/>
              </w:rPr>
              <w:t>(Code)</w:t>
            </w:r>
          </w:p>
        </w:tc>
      </w:tr>
      <w:tr w:rsidR="00747FDE" w:rsidRPr="00BE068B" w14:paraId="4B74CA79" w14:textId="77777777" w:rsidTr="00BE6AEC">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gridAfter w:val="1"/>
          <w:wAfter w:w="31" w:type="dxa"/>
          <w:trHeight w:val="20"/>
        </w:trPr>
        <w:tc>
          <w:tcPr>
            <w:tcW w:w="573" w:type="dxa"/>
            <w:tcBorders>
              <w:right w:val="single" w:sz="4" w:space="0" w:color="auto"/>
            </w:tcBorders>
          </w:tcPr>
          <w:p w14:paraId="07502D3E" w14:textId="64C761AD" w:rsidR="00747FDE" w:rsidRPr="00BE068B" w:rsidRDefault="00F65E5D" w:rsidP="00747FDE">
            <w:pPr>
              <w:spacing w:after="0"/>
              <w:rPr>
                <w:rFonts w:ascii="Gill Sans MT" w:hAnsi="Gill Sans MT"/>
              </w:rPr>
            </w:pPr>
            <w:r w:rsidRPr="00BE068B">
              <w:rPr>
                <w:rFonts w:ascii="Gill Sans MT" w:hAnsi="Gill Sans MT"/>
              </w:rPr>
              <w:t>P6b</w:t>
            </w:r>
          </w:p>
        </w:tc>
        <w:tc>
          <w:tcPr>
            <w:tcW w:w="4682" w:type="dxa"/>
            <w:tcBorders>
              <w:left w:val="single" w:sz="4" w:space="0" w:color="auto"/>
              <w:right w:val="single" w:sz="18" w:space="0" w:color="000000"/>
            </w:tcBorders>
          </w:tcPr>
          <w:p w14:paraId="29E44624" w14:textId="77777777" w:rsidR="00747FDE" w:rsidRPr="00BE068B" w:rsidRDefault="00747FDE" w:rsidP="00747FDE">
            <w:pPr>
              <w:spacing w:after="0"/>
              <w:rPr>
                <w:rFonts w:ascii="Gill Sans MT" w:hAnsi="Gill Sans MT"/>
                <w:w w:val="105"/>
              </w:rPr>
            </w:pPr>
            <w:r w:rsidRPr="00BE068B">
              <w:rPr>
                <w:rFonts w:ascii="Gill Sans MT" w:hAnsi="Gill Sans MT"/>
                <w:w w:val="105"/>
              </w:rPr>
              <w:t>If other, please specify</w:t>
            </w:r>
          </w:p>
        </w:tc>
        <w:tc>
          <w:tcPr>
            <w:tcW w:w="4742" w:type="dxa"/>
            <w:gridSpan w:val="3"/>
            <w:tcBorders>
              <w:top w:val="single" w:sz="18" w:space="0" w:color="000000"/>
              <w:left w:val="single" w:sz="18" w:space="0" w:color="000000"/>
              <w:bottom w:val="single" w:sz="18" w:space="0" w:color="000000"/>
              <w:right w:val="single" w:sz="18" w:space="0" w:color="000000"/>
            </w:tcBorders>
          </w:tcPr>
          <w:p w14:paraId="3563A9C5" w14:textId="77777777" w:rsidR="00747FDE" w:rsidRPr="00BE068B" w:rsidRDefault="00747FDE" w:rsidP="00747FDE">
            <w:pPr>
              <w:spacing w:after="0"/>
              <w:rPr>
                <w:rFonts w:ascii="Gill Sans MT" w:hAnsi="Gill Sans MT"/>
                <w:w w:val="105"/>
              </w:rPr>
            </w:pPr>
            <w:r w:rsidRPr="00BE068B">
              <w:rPr>
                <w:rFonts w:ascii="Gill Sans MT" w:hAnsi="Gill Sans MT"/>
                <w:i/>
                <w:color w:val="A6A6A6" w:themeColor="background1" w:themeShade="A6"/>
              </w:rPr>
              <w:t>(Text)</w:t>
            </w:r>
          </w:p>
        </w:tc>
      </w:tr>
      <w:tr w:rsidR="00747FDE" w:rsidRPr="00BE068B" w14:paraId="47BD54B5" w14:textId="77777777" w:rsidTr="00BE6AEC">
        <w:trPr>
          <w:trHeight w:val="20"/>
        </w:trPr>
        <w:tc>
          <w:tcPr>
            <w:tcW w:w="573" w:type="dxa"/>
            <w:tcBorders>
              <w:top w:val="single" w:sz="4" w:space="0" w:color="000000"/>
              <w:left w:val="single" w:sz="4" w:space="0" w:color="000000"/>
              <w:bottom w:val="single" w:sz="4" w:space="0" w:color="000000"/>
              <w:right w:val="single" w:sz="4" w:space="0" w:color="000000"/>
            </w:tcBorders>
          </w:tcPr>
          <w:p w14:paraId="5A8870FA" w14:textId="4FFB10A6" w:rsidR="00747FDE" w:rsidRPr="00BE068B" w:rsidRDefault="00F65E5D" w:rsidP="00747FDE">
            <w:pPr>
              <w:spacing w:after="0"/>
              <w:rPr>
                <w:rFonts w:ascii="Gill Sans MT" w:eastAsia="Calibri" w:hAnsi="Gill Sans MT" w:cs="Times New Roman"/>
              </w:rPr>
            </w:pPr>
            <w:r w:rsidRPr="00BE068B">
              <w:rPr>
                <w:rFonts w:ascii="Gill Sans MT" w:eastAsia="Calibri" w:hAnsi="Gill Sans MT" w:cs="Times New Roman"/>
              </w:rPr>
              <w:t>P7</w:t>
            </w:r>
          </w:p>
        </w:tc>
        <w:tc>
          <w:tcPr>
            <w:tcW w:w="4682" w:type="dxa"/>
            <w:tcBorders>
              <w:top w:val="single" w:sz="4" w:space="0" w:color="000000"/>
              <w:left w:val="single" w:sz="4" w:space="0" w:color="000000"/>
              <w:bottom w:val="single" w:sz="4" w:space="0" w:color="000000"/>
            </w:tcBorders>
          </w:tcPr>
          <w:p w14:paraId="22A26B46" w14:textId="77777777" w:rsidR="00747FDE" w:rsidRPr="00BE068B" w:rsidRDefault="00747FDE" w:rsidP="00747FDE">
            <w:pPr>
              <w:spacing w:after="0"/>
              <w:rPr>
                <w:rFonts w:ascii="Gill Sans MT" w:hAnsi="Gill Sans MT" w:cs="Times New Roman"/>
              </w:rPr>
            </w:pPr>
            <w:r w:rsidRPr="00BE068B">
              <w:rPr>
                <w:rFonts w:ascii="Gill Sans MT" w:hAnsi="Gill Sans MT" w:cs="Times New Roman"/>
              </w:rPr>
              <w:t xml:space="preserve">Are there any changes you wanted to make but were unable to make? </w:t>
            </w:r>
          </w:p>
          <w:p w14:paraId="3F630BAD" w14:textId="4BFA20EA" w:rsidR="00F65E5D" w:rsidRPr="00BE068B" w:rsidRDefault="00F65E5D" w:rsidP="00747FDE">
            <w:pPr>
              <w:spacing w:after="0"/>
              <w:rPr>
                <w:rFonts w:ascii="Gill Sans MT" w:hAnsi="Gill Sans MT"/>
                <w:color w:val="000000"/>
              </w:rPr>
            </w:pPr>
            <w:r w:rsidRPr="00BE068B">
              <w:rPr>
                <w:rFonts w:ascii="Gill Sans MT" w:hAnsi="Gill Sans MT"/>
                <w:bCs/>
                <w:i/>
              </w:rPr>
              <w:t>Select all that apply</w:t>
            </w:r>
          </w:p>
        </w:tc>
        <w:tc>
          <w:tcPr>
            <w:tcW w:w="4049" w:type="dxa"/>
            <w:gridSpan w:val="2"/>
            <w:tcBorders>
              <w:top w:val="single" w:sz="4" w:space="0" w:color="000000"/>
              <w:bottom w:val="single" w:sz="4" w:space="0" w:color="000000"/>
              <w:right w:val="single" w:sz="18" w:space="0" w:color="000000"/>
            </w:tcBorders>
          </w:tcPr>
          <w:p w14:paraId="55C3B20E"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(SEE CODES BELOW)</w:t>
            </w:r>
          </w:p>
        </w:tc>
        <w:tc>
          <w:tcPr>
            <w:tcW w:w="724" w:type="dxa"/>
            <w:gridSpan w:val="2"/>
            <w:tcBorders>
              <w:top w:val="single" w:sz="18" w:space="0" w:color="000000"/>
              <w:left w:val="single" w:sz="18" w:space="0" w:color="000000"/>
              <w:bottom w:val="single" w:sz="18" w:space="0" w:color="000000"/>
              <w:right w:val="single" w:sz="18" w:space="0" w:color="000000"/>
            </w:tcBorders>
          </w:tcPr>
          <w:p w14:paraId="4F92A47E" w14:textId="77777777" w:rsidR="00747FDE" w:rsidRPr="00BE068B" w:rsidRDefault="00747FDE" w:rsidP="00747FDE">
            <w:pPr>
              <w:spacing w:after="0"/>
              <w:rPr>
                <w:rFonts w:ascii="Gill Sans MT" w:eastAsia="Calibri" w:hAnsi="Gill Sans MT" w:cs="Times New Roman"/>
                <w:i/>
                <w:color w:val="A6A6A6"/>
              </w:rPr>
            </w:pPr>
            <w:r w:rsidRPr="00BE068B">
              <w:rPr>
                <w:rFonts w:ascii="Gill Sans MT" w:eastAsia="Calibri" w:hAnsi="Gill Sans MT" w:cs="Times New Roman"/>
                <w:i/>
                <w:color w:val="A6A6A6"/>
              </w:rPr>
              <w:t>(Code)</w:t>
            </w:r>
          </w:p>
        </w:tc>
      </w:tr>
      <w:tr w:rsidR="00747FDE" w:rsidRPr="00BE068B" w14:paraId="19C3ADF8" w14:textId="77777777" w:rsidTr="00BE6AEC">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gridAfter w:val="1"/>
          <w:wAfter w:w="31" w:type="dxa"/>
          <w:trHeight w:val="20"/>
        </w:trPr>
        <w:tc>
          <w:tcPr>
            <w:tcW w:w="573" w:type="dxa"/>
            <w:tcBorders>
              <w:right w:val="single" w:sz="4" w:space="0" w:color="auto"/>
            </w:tcBorders>
          </w:tcPr>
          <w:p w14:paraId="456782EA" w14:textId="6DBA923C" w:rsidR="00747FDE" w:rsidRPr="00BE068B" w:rsidRDefault="00F65E5D" w:rsidP="00747FDE">
            <w:pPr>
              <w:spacing w:after="0"/>
              <w:rPr>
                <w:rFonts w:ascii="Gill Sans MT" w:hAnsi="Gill Sans MT"/>
              </w:rPr>
            </w:pPr>
            <w:r w:rsidRPr="00BE068B">
              <w:rPr>
                <w:rFonts w:ascii="Gill Sans MT" w:hAnsi="Gill Sans MT"/>
              </w:rPr>
              <w:t>P7b</w:t>
            </w:r>
          </w:p>
        </w:tc>
        <w:tc>
          <w:tcPr>
            <w:tcW w:w="4682" w:type="dxa"/>
            <w:tcBorders>
              <w:left w:val="single" w:sz="4" w:space="0" w:color="auto"/>
              <w:right w:val="single" w:sz="18" w:space="0" w:color="000000"/>
            </w:tcBorders>
          </w:tcPr>
          <w:p w14:paraId="2F1618B6" w14:textId="77777777" w:rsidR="00747FDE" w:rsidRPr="00BE068B" w:rsidRDefault="00747FDE" w:rsidP="00747FDE">
            <w:pPr>
              <w:spacing w:after="0"/>
              <w:rPr>
                <w:rFonts w:ascii="Gill Sans MT" w:hAnsi="Gill Sans MT"/>
                <w:w w:val="105"/>
              </w:rPr>
            </w:pPr>
            <w:r w:rsidRPr="00BE068B">
              <w:rPr>
                <w:rFonts w:ascii="Gill Sans MT" w:hAnsi="Gill Sans MT"/>
                <w:w w:val="105"/>
              </w:rPr>
              <w:t>If other, please specify</w:t>
            </w:r>
          </w:p>
        </w:tc>
        <w:tc>
          <w:tcPr>
            <w:tcW w:w="4742" w:type="dxa"/>
            <w:gridSpan w:val="3"/>
            <w:tcBorders>
              <w:top w:val="single" w:sz="18" w:space="0" w:color="000000"/>
              <w:left w:val="single" w:sz="18" w:space="0" w:color="000000"/>
              <w:bottom w:val="single" w:sz="18" w:space="0" w:color="000000"/>
              <w:right w:val="single" w:sz="18" w:space="0" w:color="000000"/>
            </w:tcBorders>
          </w:tcPr>
          <w:p w14:paraId="7DBEBF74" w14:textId="77777777" w:rsidR="00747FDE" w:rsidRPr="00BE068B" w:rsidRDefault="00747FDE" w:rsidP="00747FDE">
            <w:pPr>
              <w:spacing w:after="0"/>
              <w:rPr>
                <w:rFonts w:ascii="Gill Sans MT" w:hAnsi="Gill Sans MT"/>
                <w:w w:val="105"/>
              </w:rPr>
            </w:pPr>
            <w:r w:rsidRPr="00BE068B">
              <w:rPr>
                <w:rFonts w:ascii="Gill Sans MT" w:hAnsi="Gill Sans MT"/>
                <w:i/>
                <w:color w:val="A6A6A6" w:themeColor="background1" w:themeShade="A6"/>
              </w:rPr>
              <w:t>(Text)</w:t>
            </w:r>
          </w:p>
        </w:tc>
      </w:tr>
      <w:tr w:rsidR="00747FDE" w:rsidRPr="00BE068B" w14:paraId="55BAC5B4" w14:textId="77777777" w:rsidTr="00BE6AEC">
        <w:trPr>
          <w:trHeight w:val="20"/>
        </w:trPr>
        <w:tc>
          <w:tcPr>
            <w:tcW w:w="573" w:type="dxa"/>
            <w:tcBorders>
              <w:top w:val="single" w:sz="4" w:space="0" w:color="000000"/>
              <w:left w:val="single" w:sz="4" w:space="0" w:color="000000"/>
              <w:bottom w:val="single" w:sz="4" w:space="0" w:color="000000"/>
              <w:right w:val="single" w:sz="4" w:space="0" w:color="000000"/>
            </w:tcBorders>
          </w:tcPr>
          <w:p w14:paraId="02F5BB12" w14:textId="2988F126" w:rsidR="00747FDE" w:rsidRPr="00BE068B" w:rsidRDefault="00F65E5D" w:rsidP="00747FDE">
            <w:pPr>
              <w:spacing w:after="0"/>
              <w:rPr>
                <w:rFonts w:ascii="Gill Sans MT" w:eastAsia="Calibri" w:hAnsi="Gill Sans MT" w:cs="Times New Roman"/>
              </w:rPr>
            </w:pPr>
            <w:r w:rsidRPr="00BE068B">
              <w:rPr>
                <w:rFonts w:ascii="Gill Sans MT" w:eastAsia="Calibri" w:hAnsi="Gill Sans MT" w:cs="Times New Roman"/>
              </w:rPr>
              <w:t>P8</w:t>
            </w:r>
          </w:p>
        </w:tc>
        <w:tc>
          <w:tcPr>
            <w:tcW w:w="4682" w:type="dxa"/>
            <w:tcBorders>
              <w:top w:val="single" w:sz="4" w:space="0" w:color="000000"/>
              <w:left w:val="single" w:sz="4" w:space="0" w:color="000000"/>
              <w:bottom w:val="single" w:sz="4" w:space="0" w:color="000000"/>
            </w:tcBorders>
          </w:tcPr>
          <w:p w14:paraId="1422502C" w14:textId="77777777" w:rsidR="00747FDE" w:rsidRPr="00BE068B" w:rsidRDefault="00747FDE" w:rsidP="00747FDE">
            <w:pPr>
              <w:spacing w:after="0"/>
              <w:rPr>
                <w:rFonts w:ascii="Gill Sans MT" w:hAnsi="Gill Sans MT" w:cs="Times New Roman"/>
              </w:rPr>
            </w:pPr>
            <w:r w:rsidRPr="00BE068B">
              <w:rPr>
                <w:rFonts w:ascii="Gill Sans MT" w:hAnsi="Gill Sans MT" w:cs="Times New Roman"/>
              </w:rPr>
              <w:t>If so, why did you not make those changes?</w:t>
            </w:r>
          </w:p>
          <w:p w14:paraId="281648F4" w14:textId="036A5DF0" w:rsidR="00F65E5D" w:rsidRPr="00BE068B" w:rsidRDefault="00F65E5D" w:rsidP="00747FDE">
            <w:pPr>
              <w:spacing w:after="0"/>
              <w:rPr>
                <w:rFonts w:ascii="Gill Sans MT" w:hAnsi="Gill Sans MT"/>
                <w:color w:val="000000"/>
              </w:rPr>
            </w:pPr>
            <w:r w:rsidRPr="00BE068B">
              <w:rPr>
                <w:rFonts w:ascii="Gill Sans MT" w:hAnsi="Gill Sans MT"/>
                <w:bCs/>
                <w:i/>
              </w:rPr>
              <w:t>Select all that apply</w:t>
            </w:r>
          </w:p>
        </w:tc>
        <w:tc>
          <w:tcPr>
            <w:tcW w:w="4049" w:type="dxa"/>
            <w:gridSpan w:val="2"/>
            <w:tcBorders>
              <w:top w:val="single" w:sz="4" w:space="0" w:color="000000"/>
              <w:bottom w:val="single" w:sz="4" w:space="0" w:color="000000"/>
              <w:right w:val="single" w:sz="18" w:space="0" w:color="000000"/>
            </w:tcBorders>
          </w:tcPr>
          <w:p w14:paraId="79F980F2"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1=Lack of money</w:t>
            </w:r>
          </w:p>
          <w:p w14:paraId="73D4BF9E"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2=Lack of information</w:t>
            </w:r>
          </w:p>
          <w:p w14:paraId="43C80C68"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3=Shortage of labor</w:t>
            </w:r>
          </w:p>
          <w:p w14:paraId="6C90BCEF"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4=Shortage of Land</w:t>
            </w:r>
          </w:p>
          <w:p w14:paraId="07ACFDC9"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97=Other, please specify</w:t>
            </w:r>
          </w:p>
        </w:tc>
        <w:tc>
          <w:tcPr>
            <w:tcW w:w="724" w:type="dxa"/>
            <w:gridSpan w:val="2"/>
            <w:tcBorders>
              <w:top w:val="single" w:sz="18" w:space="0" w:color="000000"/>
              <w:left w:val="single" w:sz="18" w:space="0" w:color="000000"/>
              <w:bottom w:val="single" w:sz="18" w:space="0" w:color="000000"/>
              <w:right w:val="single" w:sz="18" w:space="0" w:color="000000"/>
            </w:tcBorders>
          </w:tcPr>
          <w:p w14:paraId="1290BD4C" w14:textId="77777777" w:rsidR="00747FDE" w:rsidRPr="00BE068B" w:rsidRDefault="00747FDE" w:rsidP="00747FDE">
            <w:pPr>
              <w:spacing w:after="0"/>
              <w:rPr>
                <w:rFonts w:ascii="Gill Sans MT" w:eastAsia="Calibri" w:hAnsi="Gill Sans MT" w:cs="Times New Roman"/>
                <w:i/>
                <w:color w:val="A6A6A6"/>
              </w:rPr>
            </w:pPr>
            <w:r w:rsidRPr="00BE068B">
              <w:rPr>
                <w:rFonts w:ascii="Gill Sans MT" w:eastAsia="Calibri" w:hAnsi="Gill Sans MT" w:cs="Times New Roman"/>
                <w:i/>
                <w:color w:val="A6A6A6"/>
              </w:rPr>
              <w:t>(Code)</w:t>
            </w:r>
          </w:p>
        </w:tc>
      </w:tr>
      <w:tr w:rsidR="00747FDE" w:rsidRPr="00BE068B" w14:paraId="4FF31355" w14:textId="77777777" w:rsidTr="00BE6AEC">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gridAfter w:val="1"/>
          <w:wAfter w:w="31" w:type="dxa"/>
          <w:trHeight w:val="20"/>
        </w:trPr>
        <w:tc>
          <w:tcPr>
            <w:tcW w:w="573" w:type="dxa"/>
            <w:tcBorders>
              <w:right w:val="single" w:sz="4" w:space="0" w:color="auto"/>
            </w:tcBorders>
          </w:tcPr>
          <w:p w14:paraId="793F73F6" w14:textId="05980145" w:rsidR="00747FDE" w:rsidRPr="00BE068B" w:rsidRDefault="00F65E5D" w:rsidP="00747FDE">
            <w:pPr>
              <w:spacing w:after="0"/>
              <w:rPr>
                <w:rFonts w:ascii="Gill Sans MT" w:hAnsi="Gill Sans MT"/>
              </w:rPr>
            </w:pPr>
            <w:r w:rsidRPr="00BE068B">
              <w:rPr>
                <w:rFonts w:ascii="Gill Sans MT" w:hAnsi="Gill Sans MT"/>
              </w:rPr>
              <w:t>P8b</w:t>
            </w:r>
          </w:p>
        </w:tc>
        <w:tc>
          <w:tcPr>
            <w:tcW w:w="4682" w:type="dxa"/>
            <w:tcBorders>
              <w:left w:val="single" w:sz="4" w:space="0" w:color="auto"/>
              <w:right w:val="single" w:sz="18" w:space="0" w:color="000000"/>
            </w:tcBorders>
          </w:tcPr>
          <w:p w14:paraId="1250A1F3" w14:textId="77777777" w:rsidR="00747FDE" w:rsidRPr="00BE068B" w:rsidRDefault="00747FDE" w:rsidP="00747FDE">
            <w:pPr>
              <w:spacing w:after="0"/>
              <w:rPr>
                <w:rFonts w:ascii="Gill Sans MT" w:hAnsi="Gill Sans MT"/>
                <w:w w:val="105"/>
              </w:rPr>
            </w:pPr>
            <w:r w:rsidRPr="00BE068B">
              <w:rPr>
                <w:rFonts w:ascii="Gill Sans MT" w:hAnsi="Gill Sans MT"/>
                <w:w w:val="105"/>
              </w:rPr>
              <w:t>If other, please specify</w:t>
            </w:r>
          </w:p>
        </w:tc>
        <w:tc>
          <w:tcPr>
            <w:tcW w:w="4742" w:type="dxa"/>
            <w:gridSpan w:val="3"/>
            <w:tcBorders>
              <w:top w:val="single" w:sz="18" w:space="0" w:color="000000"/>
              <w:left w:val="single" w:sz="18" w:space="0" w:color="000000"/>
              <w:bottom w:val="single" w:sz="18" w:space="0" w:color="000000"/>
              <w:right w:val="single" w:sz="18" w:space="0" w:color="000000"/>
            </w:tcBorders>
          </w:tcPr>
          <w:p w14:paraId="3A61AB3D" w14:textId="77777777" w:rsidR="00747FDE" w:rsidRPr="00BE068B" w:rsidRDefault="00747FDE" w:rsidP="00747FDE">
            <w:pPr>
              <w:spacing w:after="0"/>
              <w:rPr>
                <w:rFonts w:ascii="Gill Sans MT" w:hAnsi="Gill Sans MT"/>
                <w:w w:val="105"/>
              </w:rPr>
            </w:pPr>
            <w:r w:rsidRPr="00BE068B">
              <w:rPr>
                <w:rFonts w:ascii="Gill Sans MT" w:hAnsi="Gill Sans MT"/>
                <w:i/>
                <w:color w:val="A6A6A6" w:themeColor="background1" w:themeShade="A6"/>
              </w:rPr>
              <w:t>(Text)</w:t>
            </w:r>
          </w:p>
        </w:tc>
      </w:tr>
      <w:tr w:rsidR="00747FDE" w:rsidRPr="00BE068B" w14:paraId="46D53EC2" w14:textId="77777777" w:rsidTr="00BE6AEC">
        <w:trPr>
          <w:trHeight w:val="20"/>
        </w:trPr>
        <w:tc>
          <w:tcPr>
            <w:tcW w:w="573" w:type="dxa"/>
            <w:tcBorders>
              <w:top w:val="single" w:sz="4" w:space="0" w:color="000000"/>
              <w:left w:val="single" w:sz="4" w:space="0" w:color="000000"/>
              <w:bottom w:val="single" w:sz="4" w:space="0" w:color="000000"/>
              <w:right w:val="single" w:sz="4" w:space="0" w:color="000000"/>
            </w:tcBorders>
          </w:tcPr>
          <w:p w14:paraId="3B398B5B" w14:textId="33756BF7" w:rsidR="00747FDE" w:rsidRPr="00BE068B" w:rsidRDefault="00F65E5D" w:rsidP="00747FDE">
            <w:pPr>
              <w:spacing w:after="0"/>
              <w:rPr>
                <w:rFonts w:ascii="Gill Sans MT" w:eastAsia="Calibri" w:hAnsi="Gill Sans MT" w:cs="Times New Roman"/>
              </w:rPr>
            </w:pPr>
            <w:r w:rsidRPr="00BE068B">
              <w:rPr>
                <w:rFonts w:ascii="Gill Sans MT" w:eastAsia="Calibri" w:hAnsi="Gill Sans MT" w:cs="Times New Roman"/>
              </w:rPr>
              <w:t>P9</w:t>
            </w:r>
          </w:p>
        </w:tc>
        <w:tc>
          <w:tcPr>
            <w:tcW w:w="4682" w:type="dxa"/>
            <w:tcBorders>
              <w:top w:val="single" w:sz="4" w:space="0" w:color="000000"/>
              <w:left w:val="single" w:sz="4" w:space="0" w:color="000000"/>
              <w:bottom w:val="single" w:sz="4" w:space="0" w:color="000000"/>
            </w:tcBorders>
          </w:tcPr>
          <w:p w14:paraId="3ABBA98A" w14:textId="77777777" w:rsidR="00747FDE" w:rsidRPr="00BE068B" w:rsidRDefault="00747FDE" w:rsidP="00747FDE">
            <w:pPr>
              <w:spacing w:after="0"/>
              <w:rPr>
                <w:rFonts w:ascii="Gill Sans MT" w:hAnsi="Gill Sans MT"/>
                <w:bCs/>
              </w:rPr>
            </w:pPr>
            <w:r w:rsidRPr="00BE068B">
              <w:rPr>
                <w:rFonts w:ascii="Gill Sans MT" w:hAnsi="Gill Sans MT"/>
                <w:bCs/>
              </w:rPr>
              <w:t>How did your household cope with this shock?</w:t>
            </w:r>
          </w:p>
          <w:p w14:paraId="29A3F5FB" w14:textId="4C63DF8F" w:rsidR="00F65E5D" w:rsidRPr="00BE068B" w:rsidRDefault="00F65E5D" w:rsidP="00747FDE">
            <w:pPr>
              <w:spacing w:after="0"/>
              <w:rPr>
                <w:rFonts w:ascii="Gill Sans MT" w:hAnsi="Gill Sans MT"/>
                <w:i/>
                <w:color w:val="000000"/>
              </w:rPr>
            </w:pPr>
            <w:r w:rsidRPr="00BE068B">
              <w:rPr>
                <w:rFonts w:ascii="Gill Sans MT" w:hAnsi="Gill Sans MT"/>
                <w:bCs/>
                <w:i/>
              </w:rPr>
              <w:t xml:space="preserve">Select all that apply </w:t>
            </w:r>
          </w:p>
        </w:tc>
        <w:tc>
          <w:tcPr>
            <w:tcW w:w="4049" w:type="dxa"/>
            <w:gridSpan w:val="2"/>
            <w:tcBorders>
              <w:top w:val="single" w:sz="4" w:space="0" w:color="000000"/>
              <w:bottom w:val="single" w:sz="4" w:space="0" w:color="000000"/>
              <w:right w:val="single" w:sz="18" w:space="0" w:color="000000"/>
            </w:tcBorders>
          </w:tcPr>
          <w:p w14:paraId="12206272"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1 = Harvest more forest products</w:t>
            </w:r>
          </w:p>
          <w:p w14:paraId="7F6D7518"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2 = Harvest more wild foods not found in the forest</w:t>
            </w:r>
          </w:p>
          <w:p w14:paraId="25321713"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3 = Harvest more agricultural products</w:t>
            </w:r>
          </w:p>
          <w:p w14:paraId="0DAC0966"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4 = Spend cash savings</w:t>
            </w:r>
          </w:p>
          <w:p w14:paraId="1BF14B33"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5 = Sell assets (Land, livestock, etc.)</w:t>
            </w:r>
          </w:p>
          <w:p w14:paraId="12DE9F66"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6 = Do extra casual labor</w:t>
            </w:r>
          </w:p>
          <w:p w14:paraId="0195C48E"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7 = Assistance from friends or relatives</w:t>
            </w:r>
          </w:p>
          <w:p w14:paraId="69A22D69"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 xml:space="preserve">8 = Assistance from NGO, community organization, religious organization, </w:t>
            </w:r>
            <w:proofErr w:type="spellStart"/>
            <w:r w:rsidRPr="00BE068B">
              <w:rPr>
                <w:rFonts w:ascii="Gill Sans MT" w:hAnsi="Gill Sans MT" w:cs="Times New Roman"/>
                <w:w w:val="105"/>
              </w:rPr>
              <w:t>etc</w:t>
            </w:r>
            <w:proofErr w:type="spellEnd"/>
          </w:p>
          <w:p w14:paraId="0DB50D56"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 xml:space="preserve">9 = Get loan from money lender, </w:t>
            </w:r>
            <w:proofErr w:type="gramStart"/>
            <w:r w:rsidRPr="00BE068B">
              <w:rPr>
                <w:rFonts w:ascii="Gill Sans MT" w:hAnsi="Gill Sans MT" w:cs="Times New Roman"/>
                <w:w w:val="105"/>
              </w:rPr>
              <w:t>credit ,associations</w:t>
            </w:r>
            <w:proofErr w:type="gramEnd"/>
            <w:r w:rsidRPr="00BE068B">
              <w:rPr>
                <w:rFonts w:ascii="Gill Sans MT" w:hAnsi="Gill Sans MT" w:cs="Times New Roman"/>
                <w:w w:val="105"/>
              </w:rPr>
              <w:t xml:space="preserve">, </w:t>
            </w:r>
            <w:proofErr w:type="spellStart"/>
            <w:r w:rsidRPr="00BE068B">
              <w:rPr>
                <w:rFonts w:ascii="Gill Sans MT" w:hAnsi="Gill Sans MT" w:cs="Times New Roman"/>
                <w:w w:val="105"/>
              </w:rPr>
              <w:t>etc</w:t>
            </w:r>
            <w:proofErr w:type="spellEnd"/>
          </w:p>
          <w:p w14:paraId="75CD424E"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10 = Reduce household spending</w:t>
            </w:r>
          </w:p>
          <w:p w14:paraId="5E758EAA"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11 = Did nothing in particular</w:t>
            </w:r>
          </w:p>
          <w:p w14:paraId="5EEEF1FD"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97=Other, please specify</w:t>
            </w:r>
          </w:p>
        </w:tc>
        <w:tc>
          <w:tcPr>
            <w:tcW w:w="724" w:type="dxa"/>
            <w:gridSpan w:val="2"/>
            <w:tcBorders>
              <w:top w:val="single" w:sz="18" w:space="0" w:color="000000"/>
              <w:left w:val="single" w:sz="18" w:space="0" w:color="000000"/>
              <w:bottom w:val="single" w:sz="18" w:space="0" w:color="000000"/>
              <w:right w:val="single" w:sz="18" w:space="0" w:color="000000"/>
            </w:tcBorders>
          </w:tcPr>
          <w:p w14:paraId="0FC655C6" w14:textId="77777777" w:rsidR="00747FDE" w:rsidRPr="00BE068B" w:rsidRDefault="00747FDE" w:rsidP="00747FDE">
            <w:pPr>
              <w:spacing w:after="0"/>
              <w:rPr>
                <w:rFonts w:ascii="Gill Sans MT" w:eastAsia="Calibri" w:hAnsi="Gill Sans MT" w:cs="Times New Roman"/>
                <w:i/>
                <w:color w:val="A6A6A6"/>
              </w:rPr>
            </w:pPr>
            <w:r w:rsidRPr="00BE068B">
              <w:rPr>
                <w:rFonts w:ascii="Gill Sans MT" w:eastAsia="Calibri" w:hAnsi="Gill Sans MT" w:cs="Times New Roman"/>
                <w:i/>
                <w:color w:val="A6A6A6"/>
              </w:rPr>
              <w:t>(Code)</w:t>
            </w:r>
          </w:p>
        </w:tc>
      </w:tr>
      <w:tr w:rsidR="00747FDE" w:rsidRPr="00BE068B" w14:paraId="3088196F" w14:textId="77777777" w:rsidTr="00BE6AEC">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gridAfter w:val="1"/>
          <w:wAfter w:w="31" w:type="dxa"/>
          <w:trHeight w:val="20"/>
        </w:trPr>
        <w:tc>
          <w:tcPr>
            <w:tcW w:w="573" w:type="dxa"/>
            <w:tcBorders>
              <w:right w:val="single" w:sz="4" w:space="0" w:color="auto"/>
            </w:tcBorders>
          </w:tcPr>
          <w:p w14:paraId="7DD56A4B" w14:textId="175FE92A" w:rsidR="00747FDE" w:rsidRPr="00BE068B" w:rsidRDefault="00F65E5D" w:rsidP="00747FDE">
            <w:pPr>
              <w:spacing w:after="0"/>
              <w:rPr>
                <w:rFonts w:ascii="Gill Sans MT" w:hAnsi="Gill Sans MT"/>
              </w:rPr>
            </w:pPr>
            <w:r w:rsidRPr="00BE068B">
              <w:rPr>
                <w:rFonts w:ascii="Gill Sans MT" w:hAnsi="Gill Sans MT"/>
              </w:rPr>
              <w:t>P9b</w:t>
            </w:r>
          </w:p>
        </w:tc>
        <w:tc>
          <w:tcPr>
            <w:tcW w:w="4682" w:type="dxa"/>
            <w:tcBorders>
              <w:left w:val="single" w:sz="4" w:space="0" w:color="auto"/>
              <w:right w:val="single" w:sz="18" w:space="0" w:color="000000"/>
            </w:tcBorders>
          </w:tcPr>
          <w:p w14:paraId="7F5BCCEF" w14:textId="77777777" w:rsidR="00747FDE" w:rsidRPr="00BE068B" w:rsidRDefault="00747FDE" w:rsidP="00747FDE">
            <w:pPr>
              <w:spacing w:after="0"/>
              <w:rPr>
                <w:rFonts w:ascii="Gill Sans MT" w:hAnsi="Gill Sans MT"/>
                <w:w w:val="105"/>
              </w:rPr>
            </w:pPr>
            <w:r w:rsidRPr="00BE068B">
              <w:rPr>
                <w:rFonts w:ascii="Gill Sans MT" w:hAnsi="Gill Sans MT"/>
                <w:w w:val="105"/>
              </w:rPr>
              <w:t>If other, please specify</w:t>
            </w:r>
          </w:p>
        </w:tc>
        <w:tc>
          <w:tcPr>
            <w:tcW w:w="4742" w:type="dxa"/>
            <w:gridSpan w:val="3"/>
            <w:tcBorders>
              <w:top w:val="single" w:sz="18" w:space="0" w:color="000000"/>
              <w:left w:val="single" w:sz="18" w:space="0" w:color="000000"/>
              <w:bottom w:val="single" w:sz="18" w:space="0" w:color="000000"/>
              <w:right w:val="single" w:sz="18" w:space="0" w:color="000000"/>
            </w:tcBorders>
          </w:tcPr>
          <w:p w14:paraId="7FD1D93E" w14:textId="77777777" w:rsidR="00747FDE" w:rsidRPr="00BE068B" w:rsidRDefault="00747FDE" w:rsidP="00747FDE">
            <w:pPr>
              <w:spacing w:after="0"/>
              <w:rPr>
                <w:rFonts w:ascii="Gill Sans MT" w:hAnsi="Gill Sans MT"/>
                <w:w w:val="105"/>
              </w:rPr>
            </w:pPr>
            <w:r w:rsidRPr="00BE068B">
              <w:rPr>
                <w:rFonts w:ascii="Gill Sans MT" w:hAnsi="Gill Sans MT"/>
                <w:i/>
                <w:color w:val="A6A6A6" w:themeColor="background1" w:themeShade="A6"/>
              </w:rPr>
              <w:t>(Text)</w:t>
            </w:r>
          </w:p>
        </w:tc>
      </w:tr>
    </w:tbl>
    <w:p w14:paraId="70447F2E" w14:textId="77777777" w:rsidR="00747FDE" w:rsidRPr="00BE068B" w:rsidRDefault="00747FDE" w:rsidP="00747FDE">
      <w:pPr>
        <w:autoSpaceDE w:val="0"/>
        <w:autoSpaceDN w:val="0"/>
        <w:adjustRightInd w:val="0"/>
        <w:spacing w:after="0" w:line="240" w:lineRule="auto"/>
        <w:contextualSpacing/>
        <w:rPr>
          <w:rFonts w:ascii="Gill Sans MT" w:hAnsi="Gill Sans MT" w:cs="ArialNarrow"/>
        </w:rPr>
      </w:pPr>
    </w:p>
    <w:tbl>
      <w:tblPr>
        <w:tblW w:w="10295" w:type="dxa"/>
        <w:tblInd w:w="-5" w:type="dxa"/>
        <w:tblLayout w:type="fixed"/>
        <w:tblCellMar>
          <w:left w:w="29" w:type="dxa"/>
          <w:right w:w="29" w:type="dxa"/>
        </w:tblCellMar>
        <w:tblLook w:val="0000" w:firstRow="0" w:lastRow="0" w:firstColumn="0" w:lastColumn="0" w:noHBand="0" w:noVBand="0"/>
      </w:tblPr>
      <w:tblGrid>
        <w:gridCol w:w="572"/>
        <w:gridCol w:w="4682"/>
        <w:gridCol w:w="2513"/>
        <w:gridCol w:w="1803"/>
        <w:gridCol w:w="24"/>
        <w:gridCol w:w="701"/>
      </w:tblGrid>
      <w:tr w:rsidR="00747FDE" w:rsidRPr="00BE068B" w14:paraId="105190AC" w14:textId="77777777" w:rsidTr="00BE6AEC">
        <w:trPr>
          <w:trHeight w:val="20"/>
        </w:trPr>
        <w:tc>
          <w:tcPr>
            <w:tcW w:w="573" w:type="dxa"/>
            <w:tcBorders>
              <w:top w:val="single" w:sz="4" w:space="0" w:color="000000"/>
              <w:left w:val="single" w:sz="4" w:space="0" w:color="000000"/>
              <w:bottom w:val="single" w:sz="4" w:space="0" w:color="000000"/>
              <w:right w:val="single" w:sz="4" w:space="0" w:color="auto"/>
            </w:tcBorders>
          </w:tcPr>
          <w:p w14:paraId="0ECFE8F9" w14:textId="55809BDD" w:rsidR="00747FDE" w:rsidRPr="00BE068B" w:rsidRDefault="00F65E5D" w:rsidP="00747FDE">
            <w:pPr>
              <w:spacing w:after="0"/>
              <w:rPr>
                <w:rFonts w:ascii="Gill Sans MT" w:eastAsia="Calibri" w:hAnsi="Gill Sans MT" w:cs="Times New Roman"/>
                <w:w w:val="105"/>
              </w:rPr>
            </w:pPr>
            <w:r w:rsidRPr="00BE068B">
              <w:rPr>
                <w:rFonts w:ascii="Gill Sans MT" w:eastAsia="Calibri" w:hAnsi="Gill Sans MT" w:cs="Times New Roman"/>
                <w:w w:val="105"/>
              </w:rPr>
              <w:t>P10</w:t>
            </w:r>
          </w:p>
        </w:tc>
        <w:tc>
          <w:tcPr>
            <w:tcW w:w="4682" w:type="dxa"/>
            <w:tcBorders>
              <w:top w:val="single" w:sz="4" w:space="0" w:color="000000"/>
              <w:left w:val="single" w:sz="4" w:space="0" w:color="auto"/>
              <w:bottom w:val="single" w:sz="4" w:space="0" w:color="000000"/>
            </w:tcBorders>
          </w:tcPr>
          <w:p w14:paraId="6B4268FB" w14:textId="77777777" w:rsidR="00747FDE" w:rsidRPr="00BE068B" w:rsidRDefault="00747FDE" w:rsidP="00747FDE">
            <w:pPr>
              <w:spacing w:after="0"/>
              <w:rPr>
                <w:rFonts w:ascii="Gill Sans MT" w:hAnsi="Gill Sans MT" w:cs="ArialNarrow"/>
              </w:rPr>
            </w:pPr>
            <w:r w:rsidRPr="00BE068B">
              <w:rPr>
                <w:rFonts w:ascii="Gill Sans MT" w:hAnsi="Gill Sans MT" w:cs="ArialNarrow"/>
              </w:rPr>
              <w:t xml:space="preserve">In the past 5 years, has your household been affected by a </w:t>
            </w:r>
            <w:r w:rsidRPr="00BE068B">
              <w:rPr>
                <w:rFonts w:ascii="Gill Sans MT" w:hAnsi="Gill Sans MT" w:cs="ArialNarrow"/>
                <w:b/>
              </w:rPr>
              <w:t>TOO MUCH RAIN/FLOODS</w:t>
            </w:r>
            <w:r w:rsidRPr="00BE068B">
              <w:rPr>
                <w:rFonts w:ascii="Gill Sans MT" w:hAnsi="Gill Sans MT" w:cs="ArialNarrow"/>
              </w:rPr>
              <w:t>?</w:t>
            </w:r>
          </w:p>
          <w:p w14:paraId="5929433D" w14:textId="0EC8B6B7" w:rsidR="00F65E5D" w:rsidRPr="00BE068B" w:rsidRDefault="00F65E5D" w:rsidP="00747FDE">
            <w:pPr>
              <w:spacing w:after="0"/>
              <w:rPr>
                <w:rFonts w:ascii="Gill Sans MT" w:eastAsia="Calibri" w:hAnsi="Gill Sans MT" w:cs="Times New Roman"/>
                <w:i/>
                <w:w w:val="105"/>
              </w:rPr>
            </w:pPr>
            <w:r w:rsidRPr="00BE068B">
              <w:rPr>
                <w:rFonts w:ascii="Gill Sans MT" w:hAnsi="Gill Sans MT" w:cs="ArialNarrow"/>
                <w:i/>
              </w:rPr>
              <w:t>If 0, skip to</w:t>
            </w:r>
            <w:r w:rsidR="00BE6AEC" w:rsidRPr="00BE068B">
              <w:rPr>
                <w:rFonts w:ascii="Gill Sans MT" w:hAnsi="Gill Sans MT" w:cs="ArialNarrow"/>
                <w:i/>
              </w:rPr>
              <w:t xml:space="preserve"> P19</w:t>
            </w:r>
          </w:p>
        </w:tc>
        <w:tc>
          <w:tcPr>
            <w:tcW w:w="4340" w:type="dxa"/>
            <w:gridSpan w:val="3"/>
            <w:tcBorders>
              <w:top w:val="single" w:sz="4" w:space="0" w:color="000000"/>
              <w:bottom w:val="single" w:sz="4" w:space="0" w:color="000000"/>
              <w:right w:val="single" w:sz="18" w:space="0" w:color="000000"/>
            </w:tcBorders>
          </w:tcPr>
          <w:p w14:paraId="1F057080" w14:textId="6F9AB533" w:rsidR="00747FDE" w:rsidRPr="00BE068B" w:rsidRDefault="00F65E5D" w:rsidP="00747FDE">
            <w:pPr>
              <w:spacing w:after="0"/>
              <w:rPr>
                <w:rFonts w:ascii="Gill Sans MT" w:hAnsi="Gill Sans MT"/>
              </w:rPr>
            </w:pPr>
            <w:r w:rsidRPr="00BE068B">
              <w:rPr>
                <w:rFonts w:ascii="Gill Sans MT" w:hAnsi="Gill Sans MT"/>
              </w:rPr>
              <w:t>0</w:t>
            </w:r>
            <w:r w:rsidR="00747FDE" w:rsidRPr="00BE068B">
              <w:rPr>
                <w:rFonts w:ascii="Gill Sans MT" w:hAnsi="Gill Sans MT"/>
              </w:rPr>
              <w:t>=No</w:t>
            </w:r>
          </w:p>
          <w:p w14:paraId="2EB9A336" w14:textId="65392755" w:rsidR="00747FDE" w:rsidRPr="00BE068B" w:rsidRDefault="00F65E5D" w:rsidP="00747FDE">
            <w:pPr>
              <w:spacing w:after="0"/>
              <w:rPr>
                <w:rFonts w:ascii="Gill Sans MT" w:hAnsi="Gill Sans MT"/>
              </w:rPr>
            </w:pPr>
            <w:r w:rsidRPr="00BE068B">
              <w:rPr>
                <w:rFonts w:ascii="Gill Sans MT" w:hAnsi="Gill Sans MT"/>
              </w:rPr>
              <w:t>1</w:t>
            </w:r>
            <w:r w:rsidR="00747FDE" w:rsidRPr="00BE068B">
              <w:rPr>
                <w:rFonts w:ascii="Gill Sans MT" w:hAnsi="Gill Sans MT"/>
              </w:rPr>
              <w:t>=Yes</w:t>
            </w:r>
            <w:r w:rsidR="00747FDE" w:rsidRPr="00BE068B" w:rsidDel="00226116">
              <w:rPr>
                <w:rFonts w:ascii="Gill Sans MT" w:hAnsi="Gill Sans MT"/>
              </w:rPr>
              <w:t xml:space="preserve"> </w:t>
            </w:r>
          </w:p>
          <w:p w14:paraId="22B717C0" w14:textId="77777777" w:rsidR="00747FDE" w:rsidRPr="00BE068B" w:rsidRDefault="00747FDE" w:rsidP="00747FDE">
            <w:pPr>
              <w:spacing w:after="0"/>
              <w:rPr>
                <w:rFonts w:ascii="Gill Sans MT" w:hAnsi="Gill Sans MT"/>
              </w:rPr>
            </w:pPr>
            <w:r w:rsidRPr="00BE068B">
              <w:rPr>
                <w:rFonts w:ascii="Gill Sans MT" w:hAnsi="Gill Sans MT"/>
              </w:rPr>
              <w:t>888=Don’t know</w:t>
            </w:r>
          </w:p>
          <w:p w14:paraId="6516DF03" w14:textId="77777777" w:rsidR="00747FDE" w:rsidRPr="00BE068B" w:rsidRDefault="00747FDE" w:rsidP="00747FDE">
            <w:pPr>
              <w:spacing w:after="0"/>
              <w:rPr>
                <w:rFonts w:ascii="Gill Sans MT" w:hAnsi="Gill Sans MT"/>
              </w:rPr>
            </w:pPr>
            <w:r w:rsidRPr="00BE068B">
              <w:rPr>
                <w:rFonts w:ascii="Gill Sans MT" w:hAnsi="Gill Sans MT"/>
              </w:rPr>
              <w:t>999=Prefer not to respond</w:t>
            </w:r>
          </w:p>
        </w:tc>
        <w:tc>
          <w:tcPr>
            <w:tcW w:w="700" w:type="dxa"/>
            <w:tcBorders>
              <w:top w:val="single" w:sz="18" w:space="0" w:color="000000"/>
              <w:left w:val="single" w:sz="18" w:space="0" w:color="000000"/>
              <w:bottom w:val="single" w:sz="18" w:space="0" w:color="000000"/>
              <w:right w:val="single" w:sz="18" w:space="0" w:color="000000"/>
            </w:tcBorders>
          </w:tcPr>
          <w:p w14:paraId="3976741F" w14:textId="77777777" w:rsidR="00747FDE" w:rsidRPr="00BE068B" w:rsidRDefault="00747FDE" w:rsidP="00747FDE">
            <w:pPr>
              <w:spacing w:after="0"/>
              <w:rPr>
                <w:rFonts w:ascii="Gill Sans MT" w:eastAsia="Calibri" w:hAnsi="Gill Sans MT" w:cs="Times New Roman"/>
                <w:i/>
                <w:color w:val="A6A6A6"/>
              </w:rPr>
            </w:pPr>
            <w:r w:rsidRPr="00BE068B">
              <w:rPr>
                <w:rFonts w:ascii="Gill Sans MT" w:eastAsia="Calibri" w:hAnsi="Gill Sans MT" w:cs="Times New Roman"/>
                <w:i/>
                <w:color w:val="A6A6A6"/>
              </w:rPr>
              <w:t>(Code)</w:t>
            </w:r>
          </w:p>
        </w:tc>
      </w:tr>
      <w:tr w:rsidR="00BE6AEC" w:rsidRPr="00BE068B" w14:paraId="4D4AF827" w14:textId="77777777" w:rsidTr="00BE6AEC">
        <w:trPr>
          <w:trHeight w:val="20"/>
        </w:trPr>
        <w:tc>
          <w:tcPr>
            <w:tcW w:w="573" w:type="dxa"/>
            <w:tcBorders>
              <w:top w:val="single" w:sz="4" w:space="0" w:color="000000"/>
              <w:left w:val="single" w:sz="4" w:space="0" w:color="000000"/>
              <w:bottom w:val="single" w:sz="4" w:space="0" w:color="000000"/>
              <w:right w:val="single" w:sz="4" w:space="0" w:color="auto"/>
            </w:tcBorders>
          </w:tcPr>
          <w:p w14:paraId="2427CDEF" w14:textId="0B1978F8" w:rsidR="00BE6AEC" w:rsidRPr="00BE068B" w:rsidRDefault="00BE6AEC" w:rsidP="00747FDE">
            <w:pPr>
              <w:spacing w:after="0"/>
              <w:rPr>
                <w:rFonts w:ascii="Gill Sans MT" w:hAnsi="Gill Sans MT"/>
                <w:w w:val="105"/>
              </w:rPr>
            </w:pPr>
            <w:r w:rsidRPr="00BE068B">
              <w:rPr>
                <w:rFonts w:ascii="Gill Sans MT" w:hAnsi="Gill Sans MT"/>
                <w:w w:val="105"/>
              </w:rPr>
              <w:t>P11</w:t>
            </w:r>
          </w:p>
        </w:tc>
        <w:tc>
          <w:tcPr>
            <w:tcW w:w="4681" w:type="dxa"/>
            <w:tcBorders>
              <w:top w:val="single" w:sz="4" w:space="0" w:color="000000"/>
              <w:left w:val="single" w:sz="4" w:space="0" w:color="auto"/>
              <w:bottom w:val="single" w:sz="4" w:space="0" w:color="000000"/>
              <w:right w:val="single" w:sz="18" w:space="0" w:color="000000"/>
            </w:tcBorders>
          </w:tcPr>
          <w:p w14:paraId="6523BE6D" w14:textId="77777777" w:rsidR="00BE6AEC" w:rsidRPr="00BE068B" w:rsidRDefault="00BE6AEC" w:rsidP="00747FDE">
            <w:pPr>
              <w:spacing w:after="0"/>
              <w:rPr>
                <w:rFonts w:ascii="Gill Sans MT" w:hAnsi="Gill Sans MT"/>
                <w:w w:val="105"/>
              </w:rPr>
            </w:pPr>
            <w:r w:rsidRPr="00BE068B">
              <w:rPr>
                <w:rFonts w:ascii="Gill Sans MT" w:hAnsi="Gill Sans MT" w:cs="ArialNarrow"/>
              </w:rPr>
              <w:t xml:space="preserve">If yes, what years was your HH affected by the </w:t>
            </w:r>
            <w:r w:rsidRPr="00BE068B">
              <w:rPr>
                <w:rFonts w:ascii="Gill Sans MT" w:hAnsi="Gill Sans MT" w:cs="ArialNarrow"/>
                <w:b/>
              </w:rPr>
              <w:t>RAIN/FLOODS</w:t>
            </w:r>
            <w:r w:rsidRPr="00BE068B">
              <w:rPr>
                <w:rFonts w:ascii="Gill Sans MT" w:hAnsi="Gill Sans MT" w:cs="ArialNarrow"/>
              </w:rPr>
              <w:t xml:space="preserve">? </w:t>
            </w:r>
          </w:p>
        </w:tc>
        <w:tc>
          <w:tcPr>
            <w:tcW w:w="2513" w:type="dxa"/>
            <w:tcBorders>
              <w:top w:val="single" w:sz="4" w:space="0" w:color="000000"/>
              <w:left w:val="single" w:sz="4" w:space="0" w:color="auto"/>
              <w:bottom w:val="single" w:sz="4" w:space="0" w:color="000000"/>
              <w:right w:val="single" w:sz="18" w:space="0" w:color="000000"/>
            </w:tcBorders>
          </w:tcPr>
          <w:p w14:paraId="0310CE7F" w14:textId="77777777" w:rsidR="00BE6AEC" w:rsidRPr="00BE068B" w:rsidRDefault="00BE6AEC" w:rsidP="00BE6AEC">
            <w:pPr>
              <w:spacing w:after="0"/>
              <w:rPr>
                <w:rFonts w:ascii="Gill Sans MT" w:hAnsi="Gill Sans MT" w:cs="ArialNarrow"/>
              </w:rPr>
            </w:pPr>
            <w:r w:rsidRPr="00BE068B">
              <w:rPr>
                <w:rFonts w:ascii="Gill Sans MT" w:hAnsi="Gill Sans MT" w:cs="ArialNarrow"/>
              </w:rPr>
              <w:t>2014</w:t>
            </w:r>
          </w:p>
          <w:p w14:paraId="36CE979C" w14:textId="77777777" w:rsidR="00BE6AEC" w:rsidRPr="00BE068B" w:rsidRDefault="00BE6AEC" w:rsidP="00BE6AEC">
            <w:pPr>
              <w:spacing w:after="0"/>
              <w:rPr>
                <w:rFonts w:ascii="Gill Sans MT" w:hAnsi="Gill Sans MT" w:cs="ArialNarrow"/>
              </w:rPr>
            </w:pPr>
            <w:r w:rsidRPr="00BE068B">
              <w:rPr>
                <w:rFonts w:ascii="Gill Sans MT" w:hAnsi="Gill Sans MT" w:cs="ArialNarrow"/>
              </w:rPr>
              <w:t>2013</w:t>
            </w:r>
          </w:p>
          <w:p w14:paraId="2E9AFB5D" w14:textId="77777777" w:rsidR="00BE6AEC" w:rsidRPr="00BE068B" w:rsidRDefault="00BE6AEC" w:rsidP="00BE6AEC">
            <w:pPr>
              <w:spacing w:after="0"/>
              <w:rPr>
                <w:rFonts w:ascii="Gill Sans MT" w:hAnsi="Gill Sans MT" w:cs="ArialNarrow"/>
              </w:rPr>
            </w:pPr>
            <w:r w:rsidRPr="00BE068B">
              <w:rPr>
                <w:rFonts w:ascii="Gill Sans MT" w:hAnsi="Gill Sans MT" w:cs="ArialNarrow"/>
              </w:rPr>
              <w:t>2012</w:t>
            </w:r>
          </w:p>
          <w:p w14:paraId="0AA9F867" w14:textId="77777777" w:rsidR="00BE6AEC" w:rsidRPr="00BE068B" w:rsidRDefault="00BE6AEC" w:rsidP="00BE6AEC">
            <w:pPr>
              <w:spacing w:after="0"/>
              <w:rPr>
                <w:rFonts w:ascii="Gill Sans MT" w:hAnsi="Gill Sans MT" w:cs="ArialNarrow"/>
              </w:rPr>
            </w:pPr>
            <w:r w:rsidRPr="00BE068B">
              <w:rPr>
                <w:rFonts w:ascii="Gill Sans MT" w:hAnsi="Gill Sans MT" w:cs="ArialNarrow"/>
              </w:rPr>
              <w:t>2011</w:t>
            </w:r>
          </w:p>
          <w:p w14:paraId="26140D30" w14:textId="35AB4430" w:rsidR="00BE6AEC" w:rsidRPr="00BE068B" w:rsidRDefault="00BE6AEC" w:rsidP="00BE6AEC">
            <w:pPr>
              <w:spacing w:after="0"/>
              <w:rPr>
                <w:rFonts w:ascii="Gill Sans MT" w:hAnsi="Gill Sans MT"/>
                <w:w w:val="105"/>
              </w:rPr>
            </w:pPr>
            <w:r w:rsidRPr="00BE068B">
              <w:rPr>
                <w:rFonts w:ascii="Gill Sans MT" w:hAnsi="Gill Sans MT" w:cs="ArialNarrow"/>
              </w:rPr>
              <w:t>2010</w:t>
            </w:r>
          </w:p>
        </w:tc>
        <w:tc>
          <w:tcPr>
            <w:tcW w:w="2528" w:type="dxa"/>
            <w:gridSpan w:val="3"/>
            <w:tcBorders>
              <w:top w:val="single" w:sz="18" w:space="0" w:color="000000"/>
              <w:left w:val="single" w:sz="18" w:space="0" w:color="000000"/>
              <w:bottom w:val="single" w:sz="18" w:space="0" w:color="000000"/>
              <w:right w:val="single" w:sz="18" w:space="0" w:color="000000"/>
            </w:tcBorders>
          </w:tcPr>
          <w:p w14:paraId="6A4AA93A" w14:textId="77777777" w:rsidR="00BE6AEC" w:rsidRPr="00BE068B" w:rsidRDefault="00BE6AEC" w:rsidP="00747FDE">
            <w:pPr>
              <w:spacing w:after="0"/>
              <w:rPr>
                <w:rFonts w:ascii="Gill Sans MT" w:hAnsi="Gill Sans MT"/>
                <w:i/>
                <w:color w:val="A6A6A6" w:themeColor="background1" w:themeShade="A6"/>
              </w:rPr>
            </w:pPr>
            <w:r w:rsidRPr="00BE068B">
              <w:rPr>
                <w:rFonts w:ascii="Gill Sans MT" w:hAnsi="Gill Sans MT"/>
                <w:i/>
                <w:color w:val="A6A6A6" w:themeColor="background1" w:themeShade="A6"/>
              </w:rPr>
              <w:t>(Integer)</w:t>
            </w:r>
          </w:p>
        </w:tc>
      </w:tr>
      <w:tr w:rsidR="00F65E5D" w:rsidRPr="00BE068B" w14:paraId="03C57584" w14:textId="77777777" w:rsidTr="00BE6AEC">
        <w:trPr>
          <w:trHeight w:val="20"/>
        </w:trPr>
        <w:tc>
          <w:tcPr>
            <w:tcW w:w="573" w:type="dxa"/>
            <w:tcBorders>
              <w:top w:val="single" w:sz="4" w:space="0" w:color="000000"/>
              <w:left w:val="single" w:sz="4" w:space="0" w:color="000000"/>
              <w:bottom w:val="single" w:sz="4" w:space="0" w:color="000000"/>
              <w:right w:val="single" w:sz="4" w:space="0" w:color="auto"/>
            </w:tcBorders>
          </w:tcPr>
          <w:p w14:paraId="501EC117" w14:textId="30068425" w:rsidR="00F65E5D" w:rsidRPr="00BE068B" w:rsidRDefault="00BE6AEC" w:rsidP="00747FDE">
            <w:pPr>
              <w:spacing w:after="0"/>
              <w:rPr>
                <w:rFonts w:ascii="Gill Sans MT" w:hAnsi="Gill Sans MT"/>
                <w:w w:val="105"/>
              </w:rPr>
            </w:pPr>
            <w:r w:rsidRPr="00BE068B">
              <w:rPr>
                <w:rFonts w:ascii="Gill Sans MT" w:hAnsi="Gill Sans MT"/>
                <w:w w:val="105"/>
              </w:rPr>
              <w:t>P12</w:t>
            </w:r>
          </w:p>
        </w:tc>
        <w:tc>
          <w:tcPr>
            <w:tcW w:w="4682" w:type="dxa"/>
            <w:tcBorders>
              <w:top w:val="single" w:sz="4" w:space="0" w:color="000000"/>
              <w:left w:val="single" w:sz="4" w:space="0" w:color="auto"/>
              <w:bottom w:val="single" w:sz="4" w:space="0" w:color="000000"/>
              <w:right w:val="single" w:sz="18" w:space="0" w:color="000000"/>
            </w:tcBorders>
          </w:tcPr>
          <w:p w14:paraId="317CA074" w14:textId="77777777" w:rsidR="00F65E5D" w:rsidRPr="00BE068B" w:rsidRDefault="00F65E5D" w:rsidP="00747FDE">
            <w:pPr>
              <w:spacing w:after="0"/>
              <w:rPr>
                <w:rFonts w:ascii="Gill Sans MT" w:hAnsi="Gill Sans MT"/>
                <w:w w:val="105"/>
              </w:rPr>
            </w:pPr>
            <w:r w:rsidRPr="00BE068B">
              <w:rPr>
                <w:rFonts w:ascii="Gill Sans MT" w:hAnsi="Gill Sans MT" w:cs="ArialNarrow"/>
              </w:rPr>
              <w:t xml:space="preserve">If more than one year – what year did your HH experience the worst </w:t>
            </w:r>
            <w:r w:rsidRPr="00BE068B">
              <w:rPr>
                <w:rFonts w:ascii="Gill Sans MT" w:hAnsi="Gill Sans MT" w:cs="ArialNarrow"/>
                <w:b/>
              </w:rPr>
              <w:t>RAIN/FLOODS</w:t>
            </w:r>
            <w:r w:rsidRPr="00BE068B">
              <w:rPr>
                <w:rFonts w:ascii="Gill Sans MT" w:hAnsi="Gill Sans MT" w:cs="ArialNarrow"/>
              </w:rPr>
              <w:t>?</w:t>
            </w:r>
          </w:p>
        </w:tc>
        <w:tc>
          <w:tcPr>
            <w:tcW w:w="2512" w:type="dxa"/>
            <w:tcBorders>
              <w:top w:val="single" w:sz="4" w:space="0" w:color="000000"/>
              <w:left w:val="single" w:sz="4" w:space="0" w:color="auto"/>
              <w:bottom w:val="single" w:sz="4" w:space="0" w:color="000000"/>
              <w:right w:val="single" w:sz="18" w:space="0" w:color="000000"/>
            </w:tcBorders>
          </w:tcPr>
          <w:p w14:paraId="597BF59C" w14:textId="77777777" w:rsidR="00F65E5D" w:rsidRPr="00BE068B" w:rsidRDefault="00F65E5D" w:rsidP="00F65E5D">
            <w:pPr>
              <w:spacing w:after="0"/>
              <w:rPr>
                <w:rFonts w:ascii="Gill Sans MT" w:hAnsi="Gill Sans MT" w:cs="ArialNarrow"/>
              </w:rPr>
            </w:pPr>
            <w:r w:rsidRPr="00BE068B">
              <w:rPr>
                <w:rFonts w:ascii="Gill Sans MT" w:hAnsi="Gill Sans MT" w:cs="ArialNarrow"/>
              </w:rPr>
              <w:t>2014</w:t>
            </w:r>
          </w:p>
          <w:p w14:paraId="038A4914" w14:textId="77777777" w:rsidR="00F65E5D" w:rsidRPr="00BE068B" w:rsidRDefault="00F65E5D" w:rsidP="00F65E5D">
            <w:pPr>
              <w:spacing w:after="0"/>
              <w:rPr>
                <w:rFonts w:ascii="Gill Sans MT" w:hAnsi="Gill Sans MT" w:cs="ArialNarrow"/>
              </w:rPr>
            </w:pPr>
            <w:r w:rsidRPr="00BE068B">
              <w:rPr>
                <w:rFonts w:ascii="Gill Sans MT" w:hAnsi="Gill Sans MT" w:cs="ArialNarrow"/>
              </w:rPr>
              <w:t>2013</w:t>
            </w:r>
          </w:p>
          <w:p w14:paraId="6B222ADA" w14:textId="77777777" w:rsidR="00F65E5D" w:rsidRPr="00BE068B" w:rsidRDefault="00F65E5D" w:rsidP="00F65E5D">
            <w:pPr>
              <w:spacing w:after="0"/>
              <w:rPr>
                <w:rFonts w:ascii="Gill Sans MT" w:hAnsi="Gill Sans MT" w:cs="ArialNarrow"/>
              </w:rPr>
            </w:pPr>
            <w:r w:rsidRPr="00BE068B">
              <w:rPr>
                <w:rFonts w:ascii="Gill Sans MT" w:hAnsi="Gill Sans MT" w:cs="ArialNarrow"/>
              </w:rPr>
              <w:t>2012</w:t>
            </w:r>
          </w:p>
          <w:p w14:paraId="18D2DBF1" w14:textId="77777777" w:rsidR="00F65E5D" w:rsidRPr="00BE068B" w:rsidRDefault="00F65E5D" w:rsidP="00F65E5D">
            <w:pPr>
              <w:spacing w:after="0"/>
              <w:rPr>
                <w:rFonts w:ascii="Gill Sans MT" w:hAnsi="Gill Sans MT" w:cs="ArialNarrow"/>
              </w:rPr>
            </w:pPr>
            <w:r w:rsidRPr="00BE068B">
              <w:rPr>
                <w:rFonts w:ascii="Gill Sans MT" w:hAnsi="Gill Sans MT" w:cs="ArialNarrow"/>
              </w:rPr>
              <w:t>2011</w:t>
            </w:r>
          </w:p>
          <w:p w14:paraId="46E26FCA" w14:textId="6C4C7202" w:rsidR="00F65E5D" w:rsidRPr="00BE068B" w:rsidRDefault="00F65E5D" w:rsidP="00F65E5D">
            <w:pPr>
              <w:spacing w:after="0"/>
              <w:rPr>
                <w:rFonts w:ascii="Gill Sans MT" w:hAnsi="Gill Sans MT"/>
                <w:w w:val="105"/>
              </w:rPr>
            </w:pPr>
            <w:r w:rsidRPr="00BE068B">
              <w:rPr>
                <w:rFonts w:ascii="Gill Sans MT" w:hAnsi="Gill Sans MT" w:cs="ArialNarrow"/>
              </w:rPr>
              <w:t>2010</w:t>
            </w:r>
          </w:p>
        </w:tc>
        <w:tc>
          <w:tcPr>
            <w:tcW w:w="2528" w:type="dxa"/>
            <w:gridSpan w:val="3"/>
            <w:tcBorders>
              <w:top w:val="single" w:sz="18" w:space="0" w:color="000000"/>
              <w:left w:val="single" w:sz="18" w:space="0" w:color="000000"/>
              <w:bottom w:val="single" w:sz="18" w:space="0" w:color="000000"/>
              <w:right w:val="single" w:sz="18" w:space="0" w:color="000000"/>
            </w:tcBorders>
          </w:tcPr>
          <w:p w14:paraId="77E76974" w14:textId="77777777" w:rsidR="00F65E5D" w:rsidRPr="00BE068B" w:rsidRDefault="00F65E5D" w:rsidP="00747FDE">
            <w:pPr>
              <w:spacing w:after="0"/>
              <w:rPr>
                <w:rFonts w:ascii="Gill Sans MT" w:hAnsi="Gill Sans MT"/>
                <w:i/>
                <w:color w:val="A6A6A6" w:themeColor="background1" w:themeShade="A6"/>
              </w:rPr>
            </w:pPr>
            <w:r w:rsidRPr="00BE068B">
              <w:rPr>
                <w:rFonts w:ascii="Gill Sans MT" w:hAnsi="Gill Sans MT"/>
                <w:i/>
                <w:color w:val="A6A6A6" w:themeColor="background1" w:themeShade="A6"/>
              </w:rPr>
              <w:t>(Integer)</w:t>
            </w:r>
          </w:p>
        </w:tc>
      </w:tr>
      <w:tr w:rsidR="00747FDE" w:rsidRPr="00BE068B" w14:paraId="5803AA91" w14:textId="77777777" w:rsidTr="00BE6AEC">
        <w:trPr>
          <w:trHeight w:val="20"/>
        </w:trPr>
        <w:tc>
          <w:tcPr>
            <w:tcW w:w="573" w:type="dxa"/>
            <w:tcBorders>
              <w:top w:val="single" w:sz="4" w:space="0" w:color="000000"/>
              <w:left w:val="single" w:sz="4" w:space="0" w:color="000000"/>
              <w:bottom w:val="single" w:sz="4" w:space="0" w:color="000000"/>
              <w:right w:val="single" w:sz="4" w:space="0" w:color="000000"/>
            </w:tcBorders>
          </w:tcPr>
          <w:p w14:paraId="4939EB7F" w14:textId="050841E8" w:rsidR="00747FDE" w:rsidRPr="00BE068B" w:rsidRDefault="00BE6AEC" w:rsidP="00747FDE">
            <w:pPr>
              <w:spacing w:after="0"/>
              <w:rPr>
                <w:rFonts w:ascii="Gill Sans MT" w:eastAsia="Calibri" w:hAnsi="Gill Sans MT" w:cs="Times New Roman"/>
              </w:rPr>
            </w:pPr>
            <w:r w:rsidRPr="00BE068B">
              <w:rPr>
                <w:rFonts w:ascii="Gill Sans MT" w:eastAsia="Calibri" w:hAnsi="Gill Sans MT" w:cs="Times New Roman"/>
              </w:rPr>
              <w:t>P13</w:t>
            </w:r>
          </w:p>
        </w:tc>
        <w:tc>
          <w:tcPr>
            <w:tcW w:w="4682" w:type="dxa"/>
            <w:tcBorders>
              <w:top w:val="single" w:sz="4" w:space="0" w:color="000000"/>
              <w:left w:val="single" w:sz="4" w:space="0" w:color="000000"/>
              <w:bottom w:val="single" w:sz="4" w:space="0" w:color="000000"/>
            </w:tcBorders>
          </w:tcPr>
          <w:p w14:paraId="4E0C36DC" w14:textId="77777777" w:rsidR="00747FDE" w:rsidRPr="00BE068B" w:rsidRDefault="00747FDE" w:rsidP="00747FDE">
            <w:pPr>
              <w:spacing w:after="0"/>
              <w:rPr>
                <w:rFonts w:ascii="Gill Sans MT" w:hAnsi="Gill Sans MT"/>
                <w:color w:val="000000"/>
              </w:rPr>
            </w:pPr>
            <w:r w:rsidRPr="00BE068B">
              <w:rPr>
                <w:rFonts w:ascii="Gill Sans MT" w:hAnsi="Gill Sans MT" w:cs="ArialNarrow"/>
              </w:rPr>
              <w:t xml:space="preserve">Thinking of the worst drought, how well or poorly was your household able to respond to the </w:t>
            </w:r>
            <w:r w:rsidRPr="00BE068B">
              <w:rPr>
                <w:rFonts w:ascii="Gill Sans MT" w:hAnsi="Gill Sans MT" w:cs="ArialNarrow"/>
                <w:b/>
              </w:rPr>
              <w:t>RAIN/FLOODS</w:t>
            </w:r>
            <w:r w:rsidRPr="00BE068B">
              <w:rPr>
                <w:rFonts w:ascii="Gill Sans MT" w:hAnsi="Gill Sans MT" w:cs="ArialNarrow"/>
              </w:rPr>
              <w:t>?</w:t>
            </w:r>
          </w:p>
        </w:tc>
        <w:tc>
          <w:tcPr>
            <w:tcW w:w="4316" w:type="dxa"/>
            <w:gridSpan w:val="2"/>
            <w:tcBorders>
              <w:top w:val="single" w:sz="4" w:space="0" w:color="000000"/>
              <w:bottom w:val="single" w:sz="4" w:space="0" w:color="000000"/>
              <w:right w:val="single" w:sz="18" w:space="0" w:color="000000"/>
            </w:tcBorders>
          </w:tcPr>
          <w:p w14:paraId="45A179F3"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1=Very well</w:t>
            </w:r>
          </w:p>
          <w:p w14:paraId="5ED04BEC"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2=Somewhat well</w:t>
            </w:r>
          </w:p>
          <w:p w14:paraId="77FD851B"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3=Neutral response</w:t>
            </w:r>
          </w:p>
          <w:p w14:paraId="53E85DFC"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4=Somewhat poorly</w:t>
            </w:r>
          </w:p>
          <w:p w14:paraId="146A6C15"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5=Very poorly</w:t>
            </w:r>
          </w:p>
          <w:p w14:paraId="51C12BCF"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888=Don't know</w:t>
            </w:r>
          </w:p>
          <w:p w14:paraId="7ABA774B" w14:textId="77777777" w:rsidR="00747FDE" w:rsidRPr="00BE068B" w:rsidRDefault="00747FDE" w:rsidP="00747FDE">
            <w:pPr>
              <w:spacing w:after="0"/>
              <w:rPr>
                <w:rFonts w:ascii="Gill Sans MT" w:hAnsi="Gill Sans MT" w:cs="Times New Roman"/>
                <w:i/>
                <w:w w:val="105"/>
              </w:rPr>
            </w:pPr>
            <w:r w:rsidRPr="00BE068B">
              <w:rPr>
                <w:rFonts w:ascii="Gill Sans MT" w:hAnsi="Gill Sans MT" w:cs="Times New Roman"/>
                <w:w w:val="105"/>
              </w:rPr>
              <w:t>999=Prefer not to respond</w:t>
            </w:r>
          </w:p>
        </w:tc>
        <w:tc>
          <w:tcPr>
            <w:tcW w:w="724" w:type="dxa"/>
            <w:gridSpan w:val="2"/>
            <w:tcBorders>
              <w:top w:val="single" w:sz="18" w:space="0" w:color="000000"/>
              <w:left w:val="single" w:sz="18" w:space="0" w:color="000000"/>
              <w:bottom w:val="single" w:sz="18" w:space="0" w:color="000000"/>
              <w:right w:val="single" w:sz="18" w:space="0" w:color="000000"/>
            </w:tcBorders>
          </w:tcPr>
          <w:p w14:paraId="5E7F62F1" w14:textId="77777777" w:rsidR="00747FDE" w:rsidRPr="00BE068B" w:rsidRDefault="00747FDE" w:rsidP="00747FDE">
            <w:pPr>
              <w:spacing w:after="0"/>
              <w:rPr>
                <w:rFonts w:ascii="Gill Sans MT" w:eastAsia="Calibri" w:hAnsi="Gill Sans MT" w:cs="Times New Roman"/>
                <w:i/>
                <w:color w:val="A6A6A6"/>
              </w:rPr>
            </w:pPr>
            <w:r w:rsidRPr="00BE068B">
              <w:rPr>
                <w:rFonts w:ascii="Gill Sans MT" w:eastAsia="Calibri" w:hAnsi="Gill Sans MT" w:cs="Times New Roman"/>
                <w:i/>
                <w:color w:val="A6A6A6"/>
              </w:rPr>
              <w:t>(Code)</w:t>
            </w:r>
          </w:p>
        </w:tc>
      </w:tr>
      <w:tr w:rsidR="00747FDE" w:rsidRPr="00BE068B" w14:paraId="07F64269" w14:textId="77777777" w:rsidTr="00BE6AEC">
        <w:trPr>
          <w:trHeight w:val="20"/>
        </w:trPr>
        <w:tc>
          <w:tcPr>
            <w:tcW w:w="573" w:type="dxa"/>
            <w:tcBorders>
              <w:top w:val="single" w:sz="4" w:space="0" w:color="000000"/>
              <w:left w:val="single" w:sz="4" w:space="0" w:color="000000"/>
              <w:bottom w:val="single" w:sz="4" w:space="0" w:color="000000"/>
              <w:right w:val="single" w:sz="4" w:space="0" w:color="000000"/>
            </w:tcBorders>
          </w:tcPr>
          <w:p w14:paraId="1FB34F8C" w14:textId="334C1016" w:rsidR="00747FDE" w:rsidRPr="00BE068B" w:rsidRDefault="00BE6AEC" w:rsidP="00747FDE">
            <w:pPr>
              <w:spacing w:after="0"/>
              <w:rPr>
                <w:rFonts w:ascii="Gill Sans MT" w:eastAsia="Calibri" w:hAnsi="Gill Sans MT" w:cs="Times New Roman"/>
              </w:rPr>
            </w:pPr>
            <w:r w:rsidRPr="00BE068B">
              <w:rPr>
                <w:rFonts w:ascii="Gill Sans MT" w:eastAsia="Calibri" w:hAnsi="Gill Sans MT" w:cs="Times New Roman"/>
              </w:rPr>
              <w:t>P14</w:t>
            </w:r>
          </w:p>
        </w:tc>
        <w:tc>
          <w:tcPr>
            <w:tcW w:w="4682" w:type="dxa"/>
            <w:tcBorders>
              <w:top w:val="single" w:sz="4" w:space="0" w:color="000000"/>
              <w:left w:val="single" w:sz="4" w:space="0" w:color="000000"/>
              <w:bottom w:val="single" w:sz="4" w:space="0" w:color="000000"/>
            </w:tcBorders>
          </w:tcPr>
          <w:p w14:paraId="52FBEC9E" w14:textId="77777777" w:rsidR="00747FDE" w:rsidRPr="00BE068B" w:rsidRDefault="00747FDE" w:rsidP="00747FDE">
            <w:pPr>
              <w:spacing w:after="0"/>
              <w:rPr>
                <w:rFonts w:ascii="Gill Sans MT" w:hAnsi="Gill Sans MT" w:cs="ArialNarrow"/>
              </w:rPr>
            </w:pPr>
            <w:r w:rsidRPr="00BE068B">
              <w:rPr>
                <w:rFonts w:ascii="Gill Sans MT" w:hAnsi="Gill Sans MT" w:cs="ArialNarrow"/>
              </w:rPr>
              <w:t xml:space="preserve">What was the result of the </w:t>
            </w:r>
            <w:r w:rsidRPr="00BE068B">
              <w:rPr>
                <w:rFonts w:ascii="Gill Sans MT" w:hAnsi="Gill Sans MT" w:cs="ArialNarrow"/>
                <w:b/>
              </w:rPr>
              <w:t>RAIN/FLOODS</w:t>
            </w:r>
            <w:r w:rsidRPr="00BE068B">
              <w:rPr>
                <w:rFonts w:ascii="Gill Sans MT" w:hAnsi="Gill Sans MT" w:cs="ArialNarrow"/>
              </w:rPr>
              <w:t xml:space="preserve"> on your HH?</w:t>
            </w:r>
          </w:p>
          <w:p w14:paraId="3CFF83A7" w14:textId="25B13E25" w:rsidR="00BE6AEC" w:rsidRPr="00BE068B" w:rsidRDefault="00BE6AEC" w:rsidP="00747FDE">
            <w:pPr>
              <w:spacing w:after="0"/>
              <w:rPr>
                <w:rFonts w:ascii="Gill Sans MT" w:hAnsi="Gill Sans MT"/>
                <w:i/>
                <w:color w:val="000000"/>
              </w:rPr>
            </w:pPr>
            <w:r w:rsidRPr="00BE068B">
              <w:rPr>
                <w:rFonts w:ascii="Gill Sans MT" w:hAnsi="Gill Sans MT" w:cs="ArialNarrow"/>
                <w:i/>
              </w:rPr>
              <w:t xml:space="preserve">Select all that apply </w:t>
            </w:r>
          </w:p>
        </w:tc>
        <w:tc>
          <w:tcPr>
            <w:tcW w:w="4316" w:type="dxa"/>
            <w:gridSpan w:val="2"/>
            <w:tcBorders>
              <w:top w:val="single" w:sz="4" w:space="0" w:color="000000"/>
              <w:bottom w:val="single" w:sz="4" w:space="0" w:color="000000"/>
              <w:right w:val="single" w:sz="18" w:space="0" w:color="000000"/>
            </w:tcBorders>
          </w:tcPr>
          <w:p w14:paraId="316A76AF"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1=Reduced crop yield</w:t>
            </w:r>
          </w:p>
          <w:p w14:paraId="5C57E952"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2=Crop failure</w:t>
            </w:r>
          </w:p>
          <w:p w14:paraId="339ECF26"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3=Reduced HH consumption</w:t>
            </w:r>
          </w:p>
          <w:p w14:paraId="6E7DAEE8"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4=Loss of assets</w:t>
            </w:r>
          </w:p>
          <w:p w14:paraId="66ABECC5"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5=Loss of income</w:t>
            </w:r>
          </w:p>
          <w:p w14:paraId="6CA73062"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6=Livestock sickness</w:t>
            </w:r>
          </w:p>
          <w:p w14:paraId="64F8123D"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7=Livestock death</w:t>
            </w:r>
          </w:p>
          <w:p w14:paraId="1BE0AB11"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8=Human sickness</w:t>
            </w:r>
          </w:p>
          <w:p w14:paraId="150F7D26"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9=Human death</w:t>
            </w:r>
          </w:p>
          <w:p w14:paraId="0E40E9B5"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10=Pests or diseases that affected the crops before they were harvested</w:t>
            </w:r>
          </w:p>
          <w:p w14:paraId="6B52827E"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 xml:space="preserve">11=Pests or diseases </w:t>
            </w:r>
            <w:proofErr w:type="spellStart"/>
            <w:r w:rsidRPr="00BE068B">
              <w:rPr>
                <w:rFonts w:ascii="Gill Sans MT" w:hAnsi="Gill Sans MT" w:cs="Times New Roman"/>
                <w:w w:val="105"/>
              </w:rPr>
              <w:t>tha</w:t>
            </w:r>
            <w:proofErr w:type="spellEnd"/>
            <w:r w:rsidRPr="00BE068B">
              <w:rPr>
                <w:rFonts w:ascii="Gill Sans MT" w:hAnsi="Gill Sans MT" w:cs="Times New Roman"/>
                <w:w w:val="105"/>
              </w:rPr>
              <w:t xml:space="preserve"> led to crop/storage losses</w:t>
            </w:r>
          </w:p>
          <w:p w14:paraId="57650F63"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12=Pests or diseases that affected livestock</w:t>
            </w:r>
          </w:p>
          <w:p w14:paraId="5B0C2D4B"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97=Other, please specify</w:t>
            </w:r>
          </w:p>
          <w:p w14:paraId="7D327866"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888=Don't know</w:t>
            </w:r>
          </w:p>
          <w:p w14:paraId="1441DF50"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999=Prefer not to respond</w:t>
            </w:r>
          </w:p>
        </w:tc>
        <w:tc>
          <w:tcPr>
            <w:tcW w:w="724" w:type="dxa"/>
            <w:gridSpan w:val="2"/>
            <w:tcBorders>
              <w:top w:val="single" w:sz="18" w:space="0" w:color="000000"/>
              <w:left w:val="single" w:sz="18" w:space="0" w:color="000000"/>
              <w:bottom w:val="single" w:sz="18" w:space="0" w:color="000000"/>
              <w:right w:val="single" w:sz="18" w:space="0" w:color="000000"/>
            </w:tcBorders>
          </w:tcPr>
          <w:p w14:paraId="3E20B616" w14:textId="77777777" w:rsidR="00747FDE" w:rsidRPr="00BE068B" w:rsidRDefault="00747FDE" w:rsidP="00747FDE">
            <w:pPr>
              <w:spacing w:after="0"/>
              <w:rPr>
                <w:rFonts w:ascii="Gill Sans MT" w:eastAsia="Calibri" w:hAnsi="Gill Sans MT" w:cs="Times New Roman"/>
                <w:i/>
                <w:color w:val="A6A6A6"/>
              </w:rPr>
            </w:pPr>
            <w:r w:rsidRPr="00BE068B">
              <w:rPr>
                <w:rFonts w:ascii="Gill Sans MT" w:eastAsia="Calibri" w:hAnsi="Gill Sans MT" w:cs="Times New Roman"/>
                <w:i/>
                <w:color w:val="A6A6A6"/>
              </w:rPr>
              <w:t>(Code)</w:t>
            </w:r>
          </w:p>
        </w:tc>
      </w:tr>
      <w:tr w:rsidR="00747FDE" w:rsidRPr="00BE068B" w14:paraId="665B15D8" w14:textId="77777777" w:rsidTr="00BE6AEC">
        <w:trPr>
          <w:trHeight w:val="20"/>
        </w:trPr>
        <w:tc>
          <w:tcPr>
            <w:tcW w:w="573" w:type="dxa"/>
            <w:tcBorders>
              <w:top w:val="single" w:sz="4" w:space="0" w:color="000000"/>
              <w:left w:val="single" w:sz="4" w:space="0" w:color="000000"/>
              <w:bottom w:val="single" w:sz="4" w:space="0" w:color="000000"/>
              <w:right w:val="single" w:sz="4" w:space="0" w:color="000000"/>
            </w:tcBorders>
          </w:tcPr>
          <w:p w14:paraId="0D5E7683" w14:textId="0811F84F" w:rsidR="00747FDE" w:rsidRPr="00BE068B" w:rsidRDefault="00BE6AEC" w:rsidP="00747FDE">
            <w:pPr>
              <w:spacing w:after="0"/>
              <w:rPr>
                <w:rFonts w:ascii="Gill Sans MT" w:eastAsia="Calibri" w:hAnsi="Gill Sans MT" w:cs="Times New Roman"/>
              </w:rPr>
            </w:pPr>
            <w:r w:rsidRPr="00BE068B">
              <w:rPr>
                <w:rFonts w:ascii="Gill Sans MT" w:eastAsia="Calibri" w:hAnsi="Gill Sans MT" w:cs="Times New Roman"/>
              </w:rPr>
              <w:t>P15</w:t>
            </w:r>
          </w:p>
        </w:tc>
        <w:tc>
          <w:tcPr>
            <w:tcW w:w="4682" w:type="dxa"/>
            <w:tcBorders>
              <w:top w:val="single" w:sz="4" w:space="0" w:color="000000"/>
              <w:left w:val="single" w:sz="4" w:space="0" w:color="000000"/>
              <w:bottom w:val="single" w:sz="4" w:space="0" w:color="000000"/>
            </w:tcBorders>
          </w:tcPr>
          <w:p w14:paraId="762CE600" w14:textId="77777777" w:rsidR="00747FDE" w:rsidRPr="00BE068B" w:rsidRDefault="00747FDE" w:rsidP="00747FDE">
            <w:pPr>
              <w:spacing w:after="0"/>
              <w:rPr>
                <w:rFonts w:ascii="Gill Sans MT" w:hAnsi="Gill Sans MT" w:cs="ArialNarrow"/>
              </w:rPr>
            </w:pPr>
            <w:r w:rsidRPr="00BE068B">
              <w:rPr>
                <w:rFonts w:ascii="Gill Sans MT" w:hAnsi="Gill Sans MT" w:cs="ArialNarrow"/>
              </w:rPr>
              <w:t xml:space="preserve">Thinking of the worst </w:t>
            </w:r>
            <w:r w:rsidRPr="00BE068B">
              <w:rPr>
                <w:rFonts w:ascii="Gill Sans MT" w:hAnsi="Gill Sans MT" w:cs="ArialNarrow"/>
                <w:b/>
              </w:rPr>
              <w:t>RAIN/FLOODS</w:t>
            </w:r>
            <w:r w:rsidRPr="00BE068B">
              <w:rPr>
                <w:rFonts w:ascii="Gill Sans MT" w:hAnsi="Gill Sans MT" w:cs="ArialNarrow"/>
              </w:rPr>
              <w:t xml:space="preserve"> that your household experienced, what adjustments/adaptations did your household make during the drought?</w:t>
            </w:r>
          </w:p>
          <w:p w14:paraId="7BF53430" w14:textId="33808968" w:rsidR="00BE6AEC" w:rsidRPr="00BE068B" w:rsidRDefault="00BE6AEC" w:rsidP="00747FDE">
            <w:pPr>
              <w:spacing w:after="0"/>
              <w:rPr>
                <w:rFonts w:ascii="Gill Sans MT" w:hAnsi="Gill Sans MT"/>
                <w:color w:val="000000"/>
              </w:rPr>
            </w:pPr>
            <w:r w:rsidRPr="00BE068B">
              <w:rPr>
                <w:rFonts w:ascii="Gill Sans MT" w:hAnsi="Gill Sans MT" w:cs="ArialNarrow"/>
                <w:i/>
              </w:rPr>
              <w:t>Select all that apply</w:t>
            </w:r>
          </w:p>
        </w:tc>
        <w:tc>
          <w:tcPr>
            <w:tcW w:w="4316" w:type="dxa"/>
            <w:gridSpan w:val="2"/>
            <w:tcBorders>
              <w:top w:val="single" w:sz="4" w:space="0" w:color="000000"/>
              <w:bottom w:val="single" w:sz="4" w:space="0" w:color="000000"/>
              <w:right w:val="single" w:sz="18" w:space="0" w:color="000000"/>
            </w:tcBorders>
          </w:tcPr>
          <w:p w14:paraId="08E002E9"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(SEE CODES BELOW)</w:t>
            </w:r>
          </w:p>
        </w:tc>
        <w:tc>
          <w:tcPr>
            <w:tcW w:w="724" w:type="dxa"/>
            <w:gridSpan w:val="2"/>
            <w:tcBorders>
              <w:top w:val="single" w:sz="18" w:space="0" w:color="000000"/>
              <w:left w:val="single" w:sz="18" w:space="0" w:color="000000"/>
              <w:bottom w:val="single" w:sz="18" w:space="0" w:color="000000"/>
              <w:right w:val="single" w:sz="18" w:space="0" w:color="000000"/>
            </w:tcBorders>
          </w:tcPr>
          <w:p w14:paraId="14DC66A9" w14:textId="77777777" w:rsidR="00747FDE" w:rsidRPr="00BE068B" w:rsidRDefault="00747FDE" w:rsidP="00747FDE">
            <w:pPr>
              <w:spacing w:after="0"/>
              <w:rPr>
                <w:rFonts w:ascii="Gill Sans MT" w:eastAsia="Calibri" w:hAnsi="Gill Sans MT" w:cs="Times New Roman"/>
                <w:i/>
                <w:color w:val="A6A6A6"/>
              </w:rPr>
            </w:pPr>
            <w:r w:rsidRPr="00BE068B">
              <w:rPr>
                <w:rFonts w:ascii="Gill Sans MT" w:eastAsia="Calibri" w:hAnsi="Gill Sans MT" w:cs="Times New Roman"/>
                <w:i/>
                <w:color w:val="A6A6A6"/>
              </w:rPr>
              <w:t>(Code)</w:t>
            </w:r>
          </w:p>
        </w:tc>
      </w:tr>
      <w:tr w:rsidR="00747FDE" w:rsidRPr="00BE068B" w14:paraId="1FA101A1" w14:textId="77777777" w:rsidTr="00BE6AEC">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573" w:type="dxa"/>
            <w:tcBorders>
              <w:right w:val="single" w:sz="4" w:space="0" w:color="auto"/>
            </w:tcBorders>
          </w:tcPr>
          <w:p w14:paraId="4F61DF00" w14:textId="346F99C9" w:rsidR="00747FDE" w:rsidRPr="00BE068B" w:rsidRDefault="00BE6AEC" w:rsidP="00747FDE">
            <w:pPr>
              <w:spacing w:after="0"/>
              <w:rPr>
                <w:rFonts w:ascii="Gill Sans MT" w:hAnsi="Gill Sans MT"/>
              </w:rPr>
            </w:pPr>
            <w:r w:rsidRPr="00BE068B">
              <w:rPr>
                <w:rFonts w:ascii="Gill Sans MT" w:hAnsi="Gill Sans MT"/>
              </w:rPr>
              <w:t>P15b</w:t>
            </w:r>
          </w:p>
        </w:tc>
        <w:tc>
          <w:tcPr>
            <w:tcW w:w="4682" w:type="dxa"/>
            <w:tcBorders>
              <w:left w:val="single" w:sz="4" w:space="0" w:color="auto"/>
              <w:right w:val="single" w:sz="18" w:space="0" w:color="000000"/>
            </w:tcBorders>
          </w:tcPr>
          <w:p w14:paraId="78B4F38A" w14:textId="77777777" w:rsidR="00747FDE" w:rsidRPr="00BE068B" w:rsidRDefault="00747FDE" w:rsidP="00747FDE">
            <w:pPr>
              <w:spacing w:after="0"/>
              <w:rPr>
                <w:rFonts w:ascii="Gill Sans MT" w:hAnsi="Gill Sans MT"/>
                <w:w w:val="105"/>
              </w:rPr>
            </w:pPr>
            <w:r w:rsidRPr="00BE068B">
              <w:rPr>
                <w:rFonts w:ascii="Gill Sans MT" w:hAnsi="Gill Sans MT"/>
                <w:w w:val="105"/>
              </w:rPr>
              <w:t>If other, please specify</w:t>
            </w:r>
          </w:p>
        </w:tc>
        <w:tc>
          <w:tcPr>
            <w:tcW w:w="5040" w:type="dxa"/>
            <w:gridSpan w:val="4"/>
            <w:tcBorders>
              <w:top w:val="single" w:sz="18" w:space="0" w:color="000000"/>
              <w:left w:val="single" w:sz="18" w:space="0" w:color="000000"/>
              <w:bottom w:val="single" w:sz="18" w:space="0" w:color="000000"/>
              <w:right w:val="single" w:sz="18" w:space="0" w:color="000000"/>
            </w:tcBorders>
          </w:tcPr>
          <w:p w14:paraId="50EFEE97" w14:textId="77777777" w:rsidR="00747FDE" w:rsidRPr="00BE068B" w:rsidRDefault="00747FDE" w:rsidP="00747FDE">
            <w:pPr>
              <w:spacing w:after="0"/>
              <w:rPr>
                <w:rFonts w:ascii="Gill Sans MT" w:hAnsi="Gill Sans MT"/>
                <w:w w:val="105"/>
              </w:rPr>
            </w:pPr>
            <w:r w:rsidRPr="00BE068B">
              <w:rPr>
                <w:rFonts w:ascii="Gill Sans MT" w:hAnsi="Gill Sans MT"/>
                <w:i/>
                <w:color w:val="A6A6A6" w:themeColor="background1" w:themeShade="A6"/>
              </w:rPr>
              <w:t>(Text)</w:t>
            </w:r>
          </w:p>
        </w:tc>
      </w:tr>
      <w:tr w:rsidR="00747FDE" w:rsidRPr="00BE068B" w14:paraId="79A6FC89" w14:textId="77777777" w:rsidTr="00BE6AEC">
        <w:trPr>
          <w:trHeight w:val="20"/>
        </w:trPr>
        <w:tc>
          <w:tcPr>
            <w:tcW w:w="573" w:type="dxa"/>
            <w:tcBorders>
              <w:top w:val="single" w:sz="4" w:space="0" w:color="000000"/>
              <w:left w:val="single" w:sz="4" w:space="0" w:color="000000"/>
              <w:bottom w:val="single" w:sz="4" w:space="0" w:color="000000"/>
              <w:right w:val="single" w:sz="4" w:space="0" w:color="000000"/>
            </w:tcBorders>
          </w:tcPr>
          <w:p w14:paraId="7EC8511B" w14:textId="386B7881" w:rsidR="00747FDE" w:rsidRPr="00BE068B" w:rsidRDefault="00BE6AEC" w:rsidP="00747FDE">
            <w:pPr>
              <w:spacing w:after="0"/>
              <w:rPr>
                <w:rFonts w:ascii="Gill Sans MT" w:eastAsia="Calibri" w:hAnsi="Gill Sans MT" w:cs="Times New Roman"/>
              </w:rPr>
            </w:pPr>
            <w:r w:rsidRPr="00BE068B">
              <w:rPr>
                <w:rFonts w:ascii="Gill Sans MT" w:eastAsia="Calibri" w:hAnsi="Gill Sans MT" w:cs="Times New Roman"/>
              </w:rPr>
              <w:t>P16</w:t>
            </w:r>
          </w:p>
        </w:tc>
        <w:tc>
          <w:tcPr>
            <w:tcW w:w="4682" w:type="dxa"/>
            <w:tcBorders>
              <w:top w:val="single" w:sz="4" w:space="0" w:color="000000"/>
              <w:left w:val="single" w:sz="4" w:space="0" w:color="000000"/>
              <w:bottom w:val="single" w:sz="4" w:space="0" w:color="000000"/>
            </w:tcBorders>
          </w:tcPr>
          <w:p w14:paraId="65243AEA" w14:textId="77777777" w:rsidR="00747FDE" w:rsidRPr="00BE068B" w:rsidRDefault="00747FDE" w:rsidP="00747FDE">
            <w:pPr>
              <w:spacing w:after="0"/>
              <w:rPr>
                <w:rFonts w:ascii="Gill Sans MT" w:hAnsi="Gill Sans MT" w:cs="Times New Roman"/>
              </w:rPr>
            </w:pPr>
            <w:r w:rsidRPr="00BE068B">
              <w:rPr>
                <w:rFonts w:ascii="Gill Sans MT" w:hAnsi="Gill Sans MT" w:cs="Times New Roman"/>
              </w:rPr>
              <w:t xml:space="preserve">Are there any changes you wanted to make but were unable to make? </w:t>
            </w:r>
          </w:p>
          <w:p w14:paraId="65DC6DEB" w14:textId="39F4FE92" w:rsidR="00BE6AEC" w:rsidRPr="00BE068B" w:rsidRDefault="00BE6AEC" w:rsidP="00747FDE">
            <w:pPr>
              <w:spacing w:after="0"/>
              <w:rPr>
                <w:rFonts w:ascii="Gill Sans MT" w:hAnsi="Gill Sans MT"/>
                <w:color w:val="000000"/>
              </w:rPr>
            </w:pPr>
            <w:r w:rsidRPr="00BE068B">
              <w:rPr>
                <w:rFonts w:ascii="Gill Sans MT" w:hAnsi="Gill Sans MT" w:cs="ArialNarrow"/>
                <w:i/>
              </w:rPr>
              <w:t>Select all that apply</w:t>
            </w:r>
          </w:p>
        </w:tc>
        <w:tc>
          <w:tcPr>
            <w:tcW w:w="4316" w:type="dxa"/>
            <w:gridSpan w:val="2"/>
            <w:tcBorders>
              <w:top w:val="single" w:sz="4" w:space="0" w:color="000000"/>
              <w:bottom w:val="single" w:sz="4" w:space="0" w:color="000000"/>
              <w:right w:val="single" w:sz="18" w:space="0" w:color="000000"/>
            </w:tcBorders>
          </w:tcPr>
          <w:p w14:paraId="5471CCFA"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(SEE CODES BELOW)</w:t>
            </w:r>
          </w:p>
        </w:tc>
        <w:tc>
          <w:tcPr>
            <w:tcW w:w="724" w:type="dxa"/>
            <w:gridSpan w:val="2"/>
            <w:tcBorders>
              <w:top w:val="single" w:sz="18" w:space="0" w:color="000000"/>
              <w:left w:val="single" w:sz="18" w:space="0" w:color="000000"/>
              <w:bottom w:val="single" w:sz="18" w:space="0" w:color="000000"/>
              <w:right w:val="single" w:sz="18" w:space="0" w:color="000000"/>
            </w:tcBorders>
          </w:tcPr>
          <w:p w14:paraId="2CD16F49" w14:textId="77777777" w:rsidR="00747FDE" w:rsidRPr="00BE068B" w:rsidRDefault="00747FDE" w:rsidP="00747FDE">
            <w:pPr>
              <w:spacing w:after="0"/>
              <w:rPr>
                <w:rFonts w:ascii="Gill Sans MT" w:eastAsia="Calibri" w:hAnsi="Gill Sans MT" w:cs="Times New Roman"/>
                <w:i/>
                <w:color w:val="A6A6A6"/>
              </w:rPr>
            </w:pPr>
            <w:r w:rsidRPr="00BE068B">
              <w:rPr>
                <w:rFonts w:ascii="Gill Sans MT" w:eastAsia="Calibri" w:hAnsi="Gill Sans MT" w:cs="Times New Roman"/>
                <w:i/>
                <w:color w:val="A6A6A6"/>
              </w:rPr>
              <w:t>(Code)</w:t>
            </w:r>
          </w:p>
        </w:tc>
      </w:tr>
      <w:tr w:rsidR="00747FDE" w:rsidRPr="00BE068B" w14:paraId="50E2CF30" w14:textId="77777777" w:rsidTr="00BE6AEC">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573" w:type="dxa"/>
            <w:tcBorders>
              <w:right w:val="single" w:sz="4" w:space="0" w:color="auto"/>
            </w:tcBorders>
          </w:tcPr>
          <w:p w14:paraId="16331CBE" w14:textId="0DFAC774" w:rsidR="00747FDE" w:rsidRPr="00BE068B" w:rsidRDefault="00BE6AEC" w:rsidP="00747FDE">
            <w:pPr>
              <w:spacing w:after="0"/>
              <w:rPr>
                <w:rFonts w:ascii="Gill Sans MT" w:hAnsi="Gill Sans MT"/>
              </w:rPr>
            </w:pPr>
            <w:r w:rsidRPr="00BE068B">
              <w:rPr>
                <w:rFonts w:ascii="Gill Sans MT" w:hAnsi="Gill Sans MT"/>
              </w:rPr>
              <w:t>P16b</w:t>
            </w:r>
          </w:p>
        </w:tc>
        <w:tc>
          <w:tcPr>
            <w:tcW w:w="4682" w:type="dxa"/>
            <w:tcBorders>
              <w:left w:val="single" w:sz="4" w:space="0" w:color="auto"/>
              <w:right w:val="single" w:sz="18" w:space="0" w:color="000000"/>
            </w:tcBorders>
          </w:tcPr>
          <w:p w14:paraId="41E259FF" w14:textId="77777777" w:rsidR="00747FDE" w:rsidRPr="00BE068B" w:rsidRDefault="00747FDE" w:rsidP="00747FDE">
            <w:pPr>
              <w:spacing w:after="0"/>
              <w:rPr>
                <w:rFonts w:ascii="Gill Sans MT" w:hAnsi="Gill Sans MT"/>
                <w:w w:val="105"/>
              </w:rPr>
            </w:pPr>
            <w:r w:rsidRPr="00BE068B">
              <w:rPr>
                <w:rFonts w:ascii="Gill Sans MT" w:hAnsi="Gill Sans MT"/>
                <w:w w:val="105"/>
              </w:rPr>
              <w:t>If other, please specify</w:t>
            </w:r>
          </w:p>
        </w:tc>
        <w:tc>
          <w:tcPr>
            <w:tcW w:w="5040" w:type="dxa"/>
            <w:gridSpan w:val="4"/>
            <w:tcBorders>
              <w:top w:val="single" w:sz="18" w:space="0" w:color="000000"/>
              <w:left w:val="single" w:sz="18" w:space="0" w:color="000000"/>
              <w:bottom w:val="single" w:sz="18" w:space="0" w:color="000000"/>
              <w:right w:val="single" w:sz="18" w:space="0" w:color="000000"/>
            </w:tcBorders>
          </w:tcPr>
          <w:p w14:paraId="23A37596" w14:textId="77777777" w:rsidR="00747FDE" w:rsidRPr="00BE068B" w:rsidRDefault="00747FDE" w:rsidP="00747FDE">
            <w:pPr>
              <w:spacing w:after="0"/>
              <w:rPr>
                <w:rFonts w:ascii="Gill Sans MT" w:hAnsi="Gill Sans MT"/>
                <w:w w:val="105"/>
              </w:rPr>
            </w:pPr>
            <w:r w:rsidRPr="00BE068B">
              <w:rPr>
                <w:rFonts w:ascii="Gill Sans MT" w:hAnsi="Gill Sans MT"/>
                <w:i/>
                <w:color w:val="A6A6A6" w:themeColor="background1" w:themeShade="A6"/>
              </w:rPr>
              <w:t>(Text)</w:t>
            </w:r>
          </w:p>
        </w:tc>
      </w:tr>
      <w:tr w:rsidR="00747FDE" w:rsidRPr="00BE068B" w14:paraId="768A7831" w14:textId="77777777" w:rsidTr="00BE6AEC">
        <w:trPr>
          <w:trHeight w:val="20"/>
        </w:trPr>
        <w:tc>
          <w:tcPr>
            <w:tcW w:w="573" w:type="dxa"/>
            <w:tcBorders>
              <w:top w:val="single" w:sz="4" w:space="0" w:color="000000"/>
              <w:left w:val="single" w:sz="4" w:space="0" w:color="000000"/>
              <w:bottom w:val="single" w:sz="4" w:space="0" w:color="000000"/>
              <w:right w:val="single" w:sz="4" w:space="0" w:color="000000"/>
            </w:tcBorders>
          </w:tcPr>
          <w:p w14:paraId="28333A28" w14:textId="68C277C4" w:rsidR="00747FDE" w:rsidRPr="00BE068B" w:rsidRDefault="00BE6AEC" w:rsidP="00747FDE">
            <w:pPr>
              <w:spacing w:after="0"/>
              <w:rPr>
                <w:rFonts w:ascii="Gill Sans MT" w:eastAsia="Calibri" w:hAnsi="Gill Sans MT" w:cs="Times New Roman"/>
              </w:rPr>
            </w:pPr>
            <w:r w:rsidRPr="00BE068B">
              <w:rPr>
                <w:rFonts w:ascii="Gill Sans MT" w:eastAsia="Calibri" w:hAnsi="Gill Sans MT" w:cs="Times New Roman"/>
              </w:rPr>
              <w:t>P17</w:t>
            </w:r>
          </w:p>
        </w:tc>
        <w:tc>
          <w:tcPr>
            <w:tcW w:w="4682" w:type="dxa"/>
            <w:tcBorders>
              <w:top w:val="single" w:sz="4" w:space="0" w:color="000000"/>
              <w:left w:val="single" w:sz="4" w:space="0" w:color="000000"/>
              <w:bottom w:val="single" w:sz="4" w:space="0" w:color="000000"/>
            </w:tcBorders>
          </w:tcPr>
          <w:p w14:paraId="06D6FF88" w14:textId="77777777" w:rsidR="00747FDE" w:rsidRPr="00BE068B" w:rsidRDefault="00747FDE" w:rsidP="00747FDE">
            <w:pPr>
              <w:spacing w:after="0"/>
              <w:rPr>
                <w:rFonts w:ascii="Gill Sans MT" w:hAnsi="Gill Sans MT" w:cs="Times New Roman"/>
              </w:rPr>
            </w:pPr>
            <w:r w:rsidRPr="00BE068B">
              <w:rPr>
                <w:rFonts w:ascii="Gill Sans MT" w:hAnsi="Gill Sans MT" w:cs="Times New Roman"/>
              </w:rPr>
              <w:t>If so, why did you not make those changes?</w:t>
            </w:r>
          </w:p>
          <w:p w14:paraId="504AE294" w14:textId="0115CBBE" w:rsidR="00BE6AEC" w:rsidRPr="00BE068B" w:rsidRDefault="00BE6AEC" w:rsidP="00747FDE">
            <w:pPr>
              <w:spacing w:after="0"/>
              <w:rPr>
                <w:rFonts w:ascii="Gill Sans MT" w:hAnsi="Gill Sans MT"/>
                <w:color w:val="000000"/>
              </w:rPr>
            </w:pPr>
            <w:r w:rsidRPr="00BE068B">
              <w:rPr>
                <w:rFonts w:ascii="Gill Sans MT" w:hAnsi="Gill Sans MT" w:cs="ArialNarrow"/>
                <w:i/>
              </w:rPr>
              <w:t>Select all that apply</w:t>
            </w:r>
          </w:p>
        </w:tc>
        <w:tc>
          <w:tcPr>
            <w:tcW w:w="4316" w:type="dxa"/>
            <w:gridSpan w:val="2"/>
            <w:tcBorders>
              <w:top w:val="single" w:sz="4" w:space="0" w:color="000000"/>
              <w:bottom w:val="single" w:sz="4" w:space="0" w:color="000000"/>
              <w:right w:val="single" w:sz="18" w:space="0" w:color="000000"/>
            </w:tcBorders>
          </w:tcPr>
          <w:p w14:paraId="63E31DA2"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1=Lack of money</w:t>
            </w:r>
          </w:p>
          <w:p w14:paraId="1AF4AFD6"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2=Lack of information</w:t>
            </w:r>
          </w:p>
          <w:p w14:paraId="380A725E"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3=Shortage of labor</w:t>
            </w:r>
          </w:p>
          <w:p w14:paraId="03D260E3"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4=Shortage of Land</w:t>
            </w:r>
          </w:p>
          <w:p w14:paraId="38DB84AF"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97=Other, please specify</w:t>
            </w:r>
          </w:p>
        </w:tc>
        <w:tc>
          <w:tcPr>
            <w:tcW w:w="724" w:type="dxa"/>
            <w:gridSpan w:val="2"/>
            <w:tcBorders>
              <w:top w:val="single" w:sz="18" w:space="0" w:color="000000"/>
              <w:left w:val="single" w:sz="18" w:space="0" w:color="000000"/>
              <w:bottom w:val="single" w:sz="18" w:space="0" w:color="000000"/>
              <w:right w:val="single" w:sz="18" w:space="0" w:color="000000"/>
            </w:tcBorders>
          </w:tcPr>
          <w:p w14:paraId="587E0B75" w14:textId="77777777" w:rsidR="00747FDE" w:rsidRPr="00BE068B" w:rsidRDefault="00747FDE" w:rsidP="00747FDE">
            <w:pPr>
              <w:spacing w:after="0"/>
              <w:rPr>
                <w:rFonts w:ascii="Gill Sans MT" w:eastAsia="Calibri" w:hAnsi="Gill Sans MT" w:cs="Times New Roman"/>
                <w:i/>
                <w:color w:val="A6A6A6"/>
              </w:rPr>
            </w:pPr>
            <w:r w:rsidRPr="00BE068B">
              <w:rPr>
                <w:rFonts w:ascii="Gill Sans MT" w:eastAsia="Calibri" w:hAnsi="Gill Sans MT" w:cs="Times New Roman"/>
                <w:i/>
                <w:color w:val="A6A6A6"/>
              </w:rPr>
              <w:t>(Code)</w:t>
            </w:r>
          </w:p>
        </w:tc>
      </w:tr>
      <w:tr w:rsidR="00747FDE" w:rsidRPr="00BE068B" w14:paraId="7F5F30F9" w14:textId="77777777" w:rsidTr="00BE6AEC">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573" w:type="dxa"/>
            <w:tcBorders>
              <w:right w:val="single" w:sz="4" w:space="0" w:color="auto"/>
            </w:tcBorders>
          </w:tcPr>
          <w:p w14:paraId="3931F732" w14:textId="0779971D" w:rsidR="00747FDE" w:rsidRPr="00BE068B" w:rsidRDefault="00BE6AEC" w:rsidP="00747FDE">
            <w:pPr>
              <w:spacing w:after="0"/>
              <w:rPr>
                <w:rFonts w:ascii="Gill Sans MT" w:hAnsi="Gill Sans MT"/>
              </w:rPr>
            </w:pPr>
            <w:r w:rsidRPr="00BE068B">
              <w:rPr>
                <w:rFonts w:ascii="Gill Sans MT" w:hAnsi="Gill Sans MT"/>
              </w:rPr>
              <w:t>P17b</w:t>
            </w:r>
          </w:p>
        </w:tc>
        <w:tc>
          <w:tcPr>
            <w:tcW w:w="4682" w:type="dxa"/>
            <w:tcBorders>
              <w:left w:val="single" w:sz="4" w:space="0" w:color="auto"/>
              <w:right w:val="single" w:sz="18" w:space="0" w:color="000000"/>
            </w:tcBorders>
          </w:tcPr>
          <w:p w14:paraId="4CE51BB2" w14:textId="77777777" w:rsidR="00747FDE" w:rsidRPr="00BE068B" w:rsidRDefault="00747FDE" w:rsidP="00747FDE">
            <w:pPr>
              <w:spacing w:after="0"/>
              <w:rPr>
                <w:rFonts w:ascii="Gill Sans MT" w:hAnsi="Gill Sans MT"/>
                <w:w w:val="105"/>
              </w:rPr>
            </w:pPr>
            <w:r w:rsidRPr="00BE068B">
              <w:rPr>
                <w:rFonts w:ascii="Gill Sans MT" w:hAnsi="Gill Sans MT"/>
                <w:w w:val="105"/>
              </w:rPr>
              <w:t>If other, please specify</w:t>
            </w:r>
          </w:p>
        </w:tc>
        <w:tc>
          <w:tcPr>
            <w:tcW w:w="5040" w:type="dxa"/>
            <w:gridSpan w:val="4"/>
            <w:tcBorders>
              <w:top w:val="single" w:sz="18" w:space="0" w:color="000000"/>
              <w:left w:val="single" w:sz="18" w:space="0" w:color="000000"/>
              <w:bottom w:val="single" w:sz="18" w:space="0" w:color="000000"/>
              <w:right w:val="single" w:sz="18" w:space="0" w:color="000000"/>
            </w:tcBorders>
          </w:tcPr>
          <w:p w14:paraId="0C645009" w14:textId="77777777" w:rsidR="00747FDE" w:rsidRPr="00BE068B" w:rsidRDefault="00747FDE" w:rsidP="00747FDE">
            <w:pPr>
              <w:spacing w:after="0"/>
              <w:rPr>
                <w:rFonts w:ascii="Gill Sans MT" w:hAnsi="Gill Sans MT"/>
                <w:w w:val="105"/>
              </w:rPr>
            </w:pPr>
            <w:r w:rsidRPr="00BE068B">
              <w:rPr>
                <w:rFonts w:ascii="Gill Sans MT" w:hAnsi="Gill Sans MT"/>
                <w:i/>
                <w:color w:val="A6A6A6" w:themeColor="background1" w:themeShade="A6"/>
              </w:rPr>
              <w:t>(Text)</w:t>
            </w:r>
          </w:p>
        </w:tc>
      </w:tr>
      <w:tr w:rsidR="00747FDE" w:rsidRPr="00BE068B" w14:paraId="0987A495" w14:textId="77777777" w:rsidTr="00BE6AEC">
        <w:trPr>
          <w:trHeight w:val="20"/>
        </w:trPr>
        <w:tc>
          <w:tcPr>
            <w:tcW w:w="573" w:type="dxa"/>
            <w:tcBorders>
              <w:top w:val="single" w:sz="4" w:space="0" w:color="000000"/>
              <w:left w:val="single" w:sz="4" w:space="0" w:color="000000"/>
              <w:bottom w:val="single" w:sz="4" w:space="0" w:color="000000"/>
              <w:right w:val="single" w:sz="4" w:space="0" w:color="000000"/>
            </w:tcBorders>
          </w:tcPr>
          <w:p w14:paraId="01E6BA25" w14:textId="5EA6DF24" w:rsidR="00747FDE" w:rsidRPr="00BE068B" w:rsidRDefault="00BE6AEC" w:rsidP="00747FDE">
            <w:pPr>
              <w:spacing w:after="0"/>
              <w:rPr>
                <w:rFonts w:ascii="Gill Sans MT" w:eastAsia="Calibri" w:hAnsi="Gill Sans MT" w:cs="Times New Roman"/>
              </w:rPr>
            </w:pPr>
            <w:r w:rsidRPr="00BE068B">
              <w:rPr>
                <w:rFonts w:ascii="Gill Sans MT" w:eastAsia="Calibri" w:hAnsi="Gill Sans MT" w:cs="Times New Roman"/>
              </w:rPr>
              <w:t>P18</w:t>
            </w:r>
          </w:p>
        </w:tc>
        <w:tc>
          <w:tcPr>
            <w:tcW w:w="4682" w:type="dxa"/>
            <w:tcBorders>
              <w:top w:val="single" w:sz="4" w:space="0" w:color="000000"/>
              <w:left w:val="single" w:sz="4" w:space="0" w:color="000000"/>
              <w:bottom w:val="single" w:sz="4" w:space="0" w:color="000000"/>
            </w:tcBorders>
          </w:tcPr>
          <w:p w14:paraId="3C35E881" w14:textId="77777777" w:rsidR="00747FDE" w:rsidRPr="00BE068B" w:rsidRDefault="00747FDE" w:rsidP="00747FDE">
            <w:pPr>
              <w:spacing w:after="0"/>
              <w:rPr>
                <w:rFonts w:ascii="Gill Sans MT" w:hAnsi="Gill Sans MT"/>
                <w:bCs/>
              </w:rPr>
            </w:pPr>
            <w:r w:rsidRPr="00BE068B">
              <w:rPr>
                <w:rFonts w:ascii="Gill Sans MT" w:hAnsi="Gill Sans MT"/>
                <w:bCs/>
              </w:rPr>
              <w:t>How did your household cope with this shock?</w:t>
            </w:r>
          </w:p>
          <w:p w14:paraId="0B7FD052" w14:textId="7B256458" w:rsidR="00BE6AEC" w:rsidRPr="00BE068B" w:rsidRDefault="00BE6AEC" w:rsidP="00747FDE">
            <w:pPr>
              <w:spacing w:after="0"/>
              <w:rPr>
                <w:rFonts w:ascii="Gill Sans MT" w:hAnsi="Gill Sans MT"/>
                <w:color w:val="000000"/>
              </w:rPr>
            </w:pPr>
            <w:r w:rsidRPr="00BE068B">
              <w:rPr>
                <w:rFonts w:ascii="Gill Sans MT" w:hAnsi="Gill Sans MT" w:cs="ArialNarrow"/>
                <w:i/>
              </w:rPr>
              <w:t>Select all that apply</w:t>
            </w:r>
          </w:p>
        </w:tc>
        <w:tc>
          <w:tcPr>
            <w:tcW w:w="4316" w:type="dxa"/>
            <w:gridSpan w:val="2"/>
            <w:tcBorders>
              <w:top w:val="single" w:sz="4" w:space="0" w:color="000000"/>
              <w:bottom w:val="single" w:sz="4" w:space="0" w:color="000000"/>
              <w:right w:val="single" w:sz="18" w:space="0" w:color="000000"/>
            </w:tcBorders>
          </w:tcPr>
          <w:p w14:paraId="41679A15"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1 = Harvest more forest products</w:t>
            </w:r>
          </w:p>
          <w:p w14:paraId="3E8EDC41"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2 = Harvest more wild foods not found in the forest</w:t>
            </w:r>
          </w:p>
          <w:p w14:paraId="09A482DB"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3 = Harvest more agricultural products</w:t>
            </w:r>
          </w:p>
          <w:p w14:paraId="073CCBDA"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4 = Spend cash savings</w:t>
            </w:r>
          </w:p>
          <w:p w14:paraId="426517D4"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5 = Sell assets (Land, livestock, etc.)</w:t>
            </w:r>
          </w:p>
          <w:p w14:paraId="3B4FEB3F"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6 = Do extra casual labor</w:t>
            </w:r>
          </w:p>
          <w:p w14:paraId="04009174"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7 = Assistance from friends or relatives</w:t>
            </w:r>
          </w:p>
          <w:p w14:paraId="24D8C025"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 xml:space="preserve">8 = Assistance from NGO, community organization, religious organization, </w:t>
            </w:r>
            <w:proofErr w:type="spellStart"/>
            <w:r w:rsidRPr="00BE068B">
              <w:rPr>
                <w:rFonts w:ascii="Gill Sans MT" w:hAnsi="Gill Sans MT" w:cs="Times New Roman"/>
                <w:w w:val="105"/>
              </w:rPr>
              <w:t>etc</w:t>
            </w:r>
            <w:proofErr w:type="spellEnd"/>
          </w:p>
          <w:p w14:paraId="2A501D57"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 xml:space="preserve">9 = Get loan from money lender, </w:t>
            </w:r>
            <w:proofErr w:type="gramStart"/>
            <w:r w:rsidRPr="00BE068B">
              <w:rPr>
                <w:rFonts w:ascii="Gill Sans MT" w:hAnsi="Gill Sans MT" w:cs="Times New Roman"/>
                <w:w w:val="105"/>
              </w:rPr>
              <w:t>credit ,associations</w:t>
            </w:r>
            <w:proofErr w:type="gramEnd"/>
            <w:r w:rsidRPr="00BE068B">
              <w:rPr>
                <w:rFonts w:ascii="Gill Sans MT" w:hAnsi="Gill Sans MT" w:cs="Times New Roman"/>
                <w:w w:val="105"/>
              </w:rPr>
              <w:t xml:space="preserve">, </w:t>
            </w:r>
            <w:proofErr w:type="spellStart"/>
            <w:r w:rsidRPr="00BE068B">
              <w:rPr>
                <w:rFonts w:ascii="Gill Sans MT" w:hAnsi="Gill Sans MT" w:cs="Times New Roman"/>
                <w:w w:val="105"/>
              </w:rPr>
              <w:t>etc</w:t>
            </w:r>
            <w:proofErr w:type="spellEnd"/>
          </w:p>
          <w:p w14:paraId="5E825A89"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10 = Reduce household spending</w:t>
            </w:r>
          </w:p>
          <w:p w14:paraId="49D821FF"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11 = Did nothing in particular</w:t>
            </w:r>
          </w:p>
          <w:p w14:paraId="039D0084"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97=Other, please specify</w:t>
            </w:r>
          </w:p>
        </w:tc>
        <w:tc>
          <w:tcPr>
            <w:tcW w:w="724" w:type="dxa"/>
            <w:gridSpan w:val="2"/>
            <w:tcBorders>
              <w:top w:val="single" w:sz="18" w:space="0" w:color="000000"/>
              <w:left w:val="single" w:sz="18" w:space="0" w:color="000000"/>
              <w:bottom w:val="single" w:sz="18" w:space="0" w:color="000000"/>
              <w:right w:val="single" w:sz="18" w:space="0" w:color="000000"/>
            </w:tcBorders>
          </w:tcPr>
          <w:p w14:paraId="3929895E" w14:textId="77777777" w:rsidR="00747FDE" w:rsidRPr="00BE068B" w:rsidRDefault="00747FDE" w:rsidP="00747FDE">
            <w:pPr>
              <w:spacing w:after="0"/>
              <w:rPr>
                <w:rFonts w:ascii="Gill Sans MT" w:eastAsia="Calibri" w:hAnsi="Gill Sans MT" w:cs="Times New Roman"/>
                <w:i/>
                <w:color w:val="A6A6A6"/>
              </w:rPr>
            </w:pPr>
            <w:r w:rsidRPr="00BE068B">
              <w:rPr>
                <w:rFonts w:ascii="Gill Sans MT" w:eastAsia="Calibri" w:hAnsi="Gill Sans MT" w:cs="Times New Roman"/>
                <w:i/>
                <w:color w:val="A6A6A6"/>
              </w:rPr>
              <w:t>(Code)</w:t>
            </w:r>
          </w:p>
        </w:tc>
      </w:tr>
      <w:tr w:rsidR="00747FDE" w:rsidRPr="00BE068B" w14:paraId="2C789E71" w14:textId="77777777" w:rsidTr="00BE6AEC">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573" w:type="dxa"/>
            <w:tcBorders>
              <w:right w:val="single" w:sz="4" w:space="0" w:color="auto"/>
            </w:tcBorders>
          </w:tcPr>
          <w:p w14:paraId="33C19BE8" w14:textId="42CB5D57" w:rsidR="00747FDE" w:rsidRPr="00BE068B" w:rsidRDefault="00BE6AEC" w:rsidP="00747FDE">
            <w:pPr>
              <w:spacing w:after="0"/>
              <w:rPr>
                <w:rFonts w:ascii="Gill Sans MT" w:hAnsi="Gill Sans MT"/>
              </w:rPr>
            </w:pPr>
            <w:r w:rsidRPr="00BE068B">
              <w:rPr>
                <w:rFonts w:ascii="Gill Sans MT" w:hAnsi="Gill Sans MT"/>
              </w:rPr>
              <w:t>P18b</w:t>
            </w:r>
          </w:p>
        </w:tc>
        <w:tc>
          <w:tcPr>
            <w:tcW w:w="4682" w:type="dxa"/>
            <w:tcBorders>
              <w:left w:val="single" w:sz="4" w:space="0" w:color="auto"/>
              <w:right w:val="single" w:sz="18" w:space="0" w:color="000000"/>
            </w:tcBorders>
          </w:tcPr>
          <w:p w14:paraId="2586DA77" w14:textId="77777777" w:rsidR="00747FDE" w:rsidRPr="00BE068B" w:rsidRDefault="00747FDE" w:rsidP="00747FDE">
            <w:pPr>
              <w:spacing w:after="0"/>
              <w:rPr>
                <w:rFonts w:ascii="Gill Sans MT" w:hAnsi="Gill Sans MT"/>
                <w:w w:val="105"/>
              </w:rPr>
            </w:pPr>
            <w:r w:rsidRPr="00BE068B">
              <w:rPr>
                <w:rFonts w:ascii="Gill Sans MT" w:hAnsi="Gill Sans MT"/>
                <w:w w:val="105"/>
              </w:rPr>
              <w:t>If other, please specify</w:t>
            </w:r>
          </w:p>
        </w:tc>
        <w:tc>
          <w:tcPr>
            <w:tcW w:w="5040" w:type="dxa"/>
            <w:gridSpan w:val="4"/>
            <w:tcBorders>
              <w:top w:val="single" w:sz="18" w:space="0" w:color="000000"/>
              <w:left w:val="single" w:sz="18" w:space="0" w:color="000000"/>
              <w:bottom w:val="single" w:sz="18" w:space="0" w:color="000000"/>
              <w:right w:val="single" w:sz="18" w:space="0" w:color="000000"/>
            </w:tcBorders>
          </w:tcPr>
          <w:p w14:paraId="4177D023" w14:textId="77777777" w:rsidR="00747FDE" w:rsidRPr="00BE068B" w:rsidRDefault="00747FDE" w:rsidP="00747FDE">
            <w:pPr>
              <w:spacing w:after="0"/>
              <w:rPr>
                <w:rFonts w:ascii="Gill Sans MT" w:hAnsi="Gill Sans MT"/>
                <w:w w:val="105"/>
              </w:rPr>
            </w:pPr>
            <w:r w:rsidRPr="00BE068B">
              <w:rPr>
                <w:rFonts w:ascii="Gill Sans MT" w:hAnsi="Gill Sans MT"/>
                <w:i/>
                <w:color w:val="A6A6A6" w:themeColor="background1" w:themeShade="A6"/>
              </w:rPr>
              <w:t>(Text)</w:t>
            </w:r>
          </w:p>
        </w:tc>
      </w:tr>
    </w:tbl>
    <w:p w14:paraId="2A6312B8" w14:textId="77777777" w:rsidR="00747FDE" w:rsidRPr="00BE068B" w:rsidRDefault="00747FDE" w:rsidP="00747FDE">
      <w:pPr>
        <w:autoSpaceDE w:val="0"/>
        <w:autoSpaceDN w:val="0"/>
        <w:adjustRightInd w:val="0"/>
        <w:spacing w:after="0" w:line="240" w:lineRule="auto"/>
        <w:contextualSpacing/>
        <w:rPr>
          <w:rFonts w:ascii="Gill Sans MT" w:hAnsi="Gill Sans MT" w:cs="ArialNarrow"/>
        </w:rPr>
      </w:pPr>
    </w:p>
    <w:tbl>
      <w:tblPr>
        <w:tblW w:w="10080" w:type="dxa"/>
        <w:tblInd w:w="-5" w:type="dxa"/>
        <w:tblLayout w:type="fixed"/>
        <w:tblCellMar>
          <w:left w:w="29" w:type="dxa"/>
          <w:right w:w="29" w:type="dxa"/>
        </w:tblCellMar>
        <w:tblLook w:val="0000" w:firstRow="0" w:lastRow="0" w:firstColumn="0" w:lastColumn="0" w:noHBand="0" w:noVBand="0"/>
      </w:tblPr>
      <w:tblGrid>
        <w:gridCol w:w="574"/>
        <w:gridCol w:w="4463"/>
        <w:gridCol w:w="7"/>
        <w:gridCol w:w="30"/>
        <w:gridCol w:w="2479"/>
        <w:gridCol w:w="1803"/>
        <w:gridCol w:w="31"/>
        <w:gridCol w:w="693"/>
      </w:tblGrid>
      <w:tr w:rsidR="00747FDE" w:rsidRPr="00BE068B" w14:paraId="66CE1DD4" w14:textId="77777777" w:rsidTr="00134A66">
        <w:trPr>
          <w:trHeight w:val="20"/>
        </w:trPr>
        <w:tc>
          <w:tcPr>
            <w:tcW w:w="574" w:type="dxa"/>
            <w:tcBorders>
              <w:top w:val="single" w:sz="4" w:space="0" w:color="000000"/>
              <w:left w:val="single" w:sz="4" w:space="0" w:color="000000"/>
              <w:bottom w:val="single" w:sz="4" w:space="0" w:color="000000"/>
              <w:right w:val="single" w:sz="4" w:space="0" w:color="auto"/>
            </w:tcBorders>
          </w:tcPr>
          <w:p w14:paraId="35D1E321" w14:textId="776A596D" w:rsidR="00747FDE" w:rsidRPr="00BE068B" w:rsidRDefault="00134A66" w:rsidP="00747FDE">
            <w:pPr>
              <w:spacing w:after="0"/>
              <w:rPr>
                <w:rFonts w:ascii="Gill Sans MT" w:eastAsia="Calibri" w:hAnsi="Gill Sans MT" w:cs="Times New Roman"/>
                <w:w w:val="105"/>
              </w:rPr>
            </w:pPr>
            <w:r w:rsidRPr="00BE068B">
              <w:rPr>
                <w:rFonts w:ascii="Gill Sans MT" w:eastAsia="Calibri" w:hAnsi="Gill Sans MT" w:cs="Times New Roman"/>
                <w:w w:val="105"/>
              </w:rPr>
              <w:t>P19</w:t>
            </w:r>
          </w:p>
        </w:tc>
        <w:tc>
          <w:tcPr>
            <w:tcW w:w="4470" w:type="dxa"/>
            <w:gridSpan w:val="2"/>
            <w:tcBorders>
              <w:top w:val="single" w:sz="4" w:space="0" w:color="000000"/>
              <w:left w:val="single" w:sz="4" w:space="0" w:color="auto"/>
              <w:bottom w:val="single" w:sz="4" w:space="0" w:color="000000"/>
            </w:tcBorders>
          </w:tcPr>
          <w:p w14:paraId="45F5A568" w14:textId="77777777" w:rsidR="00747FDE" w:rsidRPr="00BE068B" w:rsidRDefault="00747FDE" w:rsidP="00747FDE">
            <w:pPr>
              <w:spacing w:after="0"/>
              <w:rPr>
                <w:rFonts w:ascii="Gill Sans MT" w:hAnsi="Gill Sans MT" w:cs="ArialNarrow"/>
              </w:rPr>
            </w:pPr>
            <w:r w:rsidRPr="00BE068B">
              <w:rPr>
                <w:rFonts w:ascii="Gill Sans MT" w:hAnsi="Gill Sans MT" w:cs="ArialNarrow"/>
              </w:rPr>
              <w:t xml:space="preserve">In the past 5 years, has your household been affected by </w:t>
            </w:r>
            <w:r w:rsidRPr="00BE068B">
              <w:rPr>
                <w:rFonts w:ascii="Gill Sans MT" w:hAnsi="Gill Sans MT" w:cs="ArialNarrow"/>
                <w:b/>
              </w:rPr>
              <w:t>ERRATIC RAINS</w:t>
            </w:r>
            <w:r w:rsidRPr="00BE068B">
              <w:rPr>
                <w:rFonts w:ascii="Gill Sans MT" w:hAnsi="Gill Sans MT" w:cs="ArialNarrow"/>
              </w:rPr>
              <w:t>?</w:t>
            </w:r>
          </w:p>
          <w:p w14:paraId="50032B00" w14:textId="0EF91894" w:rsidR="00134A66" w:rsidRPr="00BE068B" w:rsidRDefault="00134A66" w:rsidP="00747FDE">
            <w:pPr>
              <w:spacing w:after="0"/>
              <w:rPr>
                <w:rFonts w:ascii="Gill Sans MT" w:eastAsia="Calibri" w:hAnsi="Gill Sans MT" w:cs="Times New Roman"/>
                <w:i/>
                <w:w w:val="105"/>
              </w:rPr>
            </w:pPr>
            <w:r w:rsidRPr="00BE068B">
              <w:rPr>
                <w:rFonts w:ascii="Gill Sans MT" w:hAnsi="Gill Sans MT" w:cs="ArialNarrow"/>
                <w:i/>
              </w:rPr>
              <w:t>If 0, skip to Section Q</w:t>
            </w:r>
          </w:p>
        </w:tc>
        <w:tc>
          <w:tcPr>
            <w:tcW w:w="4343" w:type="dxa"/>
            <w:gridSpan w:val="4"/>
            <w:tcBorders>
              <w:top w:val="single" w:sz="4" w:space="0" w:color="000000"/>
              <w:bottom w:val="single" w:sz="4" w:space="0" w:color="000000"/>
              <w:right w:val="single" w:sz="18" w:space="0" w:color="000000"/>
            </w:tcBorders>
          </w:tcPr>
          <w:p w14:paraId="249579D1" w14:textId="33D2B870" w:rsidR="00747FDE" w:rsidRPr="00BE068B" w:rsidRDefault="00134A66" w:rsidP="00747FDE">
            <w:pPr>
              <w:spacing w:after="0"/>
              <w:rPr>
                <w:rFonts w:ascii="Gill Sans MT" w:hAnsi="Gill Sans MT"/>
              </w:rPr>
            </w:pPr>
            <w:r w:rsidRPr="00BE068B">
              <w:rPr>
                <w:rFonts w:ascii="Gill Sans MT" w:hAnsi="Gill Sans MT"/>
              </w:rPr>
              <w:t>0</w:t>
            </w:r>
            <w:r w:rsidR="00747FDE" w:rsidRPr="00BE068B">
              <w:rPr>
                <w:rFonts w:ascii="Gill Sans MT" w:hAnsi="Gill Sans MT"/>
              </w:rPr>
              <w:t>=No</w:t>
            </w:r>
          </w:p>
          <w:p w14:paraId="156F0019" w14:textId="65411E74" w:rsidR="00747FDE" w:rsidRPr="00BE068B" w:rsidRDefault="00134A66" w:rsidP="00747FDE">
            <w:pPr>
              <w:spacing w:after="0"/>
              <w:rPr>
                <w:rFonts w:ascii="Gill Sans MT" w:hAnsi="Gill Sans MT"/>
              </w:rPr>
            </w:pPr>
            <w:r w:rsidRPr="00BE068B">
              <w:rPr>
                <w:rFonts w:ascii="Gill Sans MT" w:hAnsi="Gill Sans MT"/>
              </w:rPr>
              <w:t>1</w:t>
            </w:r>
            <w:r w:rsidR="00747FDE" w:rsidRPr="00BE068B">
              <w:rPr>
                <w:rFonts w:ascii="Gill Sans MT" w:hAnsi="Gill Sans MT"/>
              </w:rPr>
              <w:t>=Yes</w:t>
            </w:r>
            <w:r w:rsidR="00747FDE" w:rsidRPr="00BE068B" w:rsidDel="00226116">
              <w:rPr>
                <w:rFonts w:ascii="Gill Sans MT" w:hAnsi="Gill Sans MT"/>
              </w:rPr>
              <w:t xml:space="preserve"> </w:t>
            </w:r>
          </w:p>
          <w:p w14:paraId="5E638942" w14:textId="77777777" w:rsidR="00747FDE" w:rsidRPr="00BE068B" w:rsidRDefault="00747FDE" w:rsidP="00747FDE">
            <w:pPr>
              <w:spacing w:after="0"/>
              <w:rPr>
                <w:rFonts w:ascii="Gill Sans MT" w:hAnsi="Gill Sans MT"/>
              </w:rPr>
            </w:pPr>
            <w:r w:rsidRPr="00BE068B">
              <w:rPr>
                <w:rFonts w:ascii="Gill Sans MT" w:hAnsi="Gill Sans MT"/>
              </w:rPr>
              <w:t>888=Don’t know</w:t>
            </w:r>
          </w:p>
          <w:p w14:paraId="2B95A270" w14:textId="77777777" w:rsidR="00747FDE" w:rsidRPr="00BE068B" w:rsidRDefault="00747FDE" w:rsidP="00747FDE">
            <w:pPr>
              <w:spacing w:after="0"/>
              <w:rPr>
                <w:rFonts w:ascii="Gill Sans MT" w:hAnsi="Gill Sans MT"/>
              </w:rPr>
            </w:pPr>
            <w:r w:rsidRPr="00BE068B">
              <w:rPr>
                <w:rFonts w:ascii="Gill Sans MT" w:hAnsi="Gill Sans MT"/>
              </w:rPr>
              <w:t>999=Prefer not to respond</w:t>
            </w:r>
          </w:p>
        </w:tc>
        <w:tc>
          <w:tcPr>
            <w:tcW w:w="693" w:type="dxa"/>
            <w:tcBorders>
              <w:top w:val="single" w:sz="18" w:space="0" w:color="000000"/>
              <w:left w:val="single" w:sz="18" w:space="0" w:color="000000"/>
              <w:bottom w:val="single" w:sz="18" w:space="0" w:color="000000"/>
              <w:right w:val="single" w:sz="18" w:space="0" w:color="000000"/>
            </w:tcBorders>
          </w:tcPr>
          <w:p w14:paraId="26856706" w14:textId="77777777" w:rsidR="00747FDE" w:rsidRPr="00BE068B" w:rsidRDefault="00747FDE" w:rsidP="00747FDE">
            <w:pPr>
              <w:spacing w:after="0"/>
              <w:rPr>
                <w:rFonts w:ascii="Gill Sans MT" w:eastAsia="Calibri" w:hAnsi="Gill Sans MT" w:cs="Times New Roman"/>
                <w:i/>
                <w:color w:val="A6A6A6"/>
              </w:rPr>
            </w:pPr>
            <w:r w:rsidRPr="00BE068B">
              <w:rPr>
                <w:rFonts w:ascii="Gill Sans MT" w:eastAsia="Calibri" w:hAnsi="Gill Sans MT" w:cs="Times New Roman"/>
                <w:i/>
                <w:color w:val="A6A6A6"/>
              </w:rPr>
              <w:t>(Code)</w:t>
            </w:r>
          </w:p>
        </w:tc>
      </w:tr>
      <w:tr w:rsidR="00134A66" w:rsidRPr="00BE068B" w14:paraId="4E805FD6" w14:textId="77777777" w:rsidTr="00134A66">
        <w:trPr>
          <w:trHeight w:val="20"/>
        </w:trPr>
        <w:tc>
          <w:tcPr>
            <w:tcW w:w="574" w:type="dxa"/>
            <w:tcBorders>
              <w:top w:val="single" w:sz="4" w:space="0" w:color="000000"/>
              <w:left w:val="single" w:sz="4" w:space="0" w:color="000000"/>
              <w:bottom w:val="single" w:sz="4" w:space="0" w:color="000000"/>
              <w:right w:val="single" w:sz="4" w:space="0" w:color="auto"/>
            </w:tcBorders>
          </w:tcPr>
          <w:p w14:paraId="0C5B4741" w14:textId="0E3A3FA8" w:rsidR="00134A66" w:rsidRPr="00BE068B" w:rsidRDefault="00134A66" w:rsidP="00747FDE">
            <w:pPr>
              <w:spacing w:after="0"/>
              <w:rPr>
                <w:rFonts w:ascii="Gill Sans MT" w:hAnsi="Gill Sans MT"/>
                <w:w w:val="105"/>
              </w:rPr>
            </w:pPr>
            <w:r w:rsidRPr="00BE068B">
              <w:rPr>
                <w:rFonts w:ascii="Gill Sans MT" w:hAnsi="Gill Sans MT"/>
                <w:w w:val="105"/>
              </w:rPr>
              <w:t>P20</w:t>
            </w:r>
          </w:p>
        </w:tc>
        <w:tc>
          <w:tcPr>
            <w:tcW w:w="4500" w:type="dxa"/>
            <w:gridSpan w:val="3"/>
            <w:tcBorders>
              <w:top w:val="single" w:sz="4" w:space="0" w:color="000000"/>
              <w:left w:val="single" w:sz="4" w:space="0" w:color="auto"/>
              <w:bottom w:val="single" w:sz="4" w:space="0" w:color="000000"/>
              <w:right w:val="single" w:sz="18" w:space="0" w:color="000000"/>
            </w:tcBorders>
          </w:tcPr>
          <w:p w14:paraId="7EFAA4E8" w14:textId="77777777" w:rsidR="00134A66" w:rsidRPr="00BE068B" w:rsidRDefault="00134A66" w:rsidP="00747FDE">
            <w:pPr>
              <w:spacing w:after="0"/>
              <w:rPr>
                <w:rFonts w:ascii="Gill Sans MT" w:hAnsi="Gill Sans MT"/>
                <w:w w:val="105"/>
              </w:rPr>
            </w:pPr>
            <w:r w:rsidRPr="00BE068B">
              <w:rPr>
                <w:rFonts w:ascii="Gill Sans MT" w:hAnsi="Gill Sans MT" w:cs="ArialNarrow"/>
              </w:rPr>
              <w:t xml:space="preserve">If yes, what years was your HH affected by the </w:t>
            </w:r>
            <w:r w:rsidRPr="00BE068B">
              <w:rPr>
                <w:rFonts w:ascii="Gill Sans MT" w:hAnsi="Gill Sans MT" w:cs="ArialNarrow"/>
                <w:b/>
              </w:rPr>
              <w:t>ERRATIC RAINS</w:t>
            </w:r>
            <w:r w:rsidRPr="00BE068B">
              <w:rPr>
                <w:rFonts w:ascii="Gill Sans MT" w:hAnsi="Gill Sans MT" w:cs="ArialNarrow"/>
              </w:rPr>
              <w:t xml:space="preserve">? </w:t>
            </w:r>
          </w:p>
        </w:tc>
        <w:tc>
          <w:tcPr>
            <w:tcW w:w="2479" w:type="dxa"/>
            <w:tcBorders>
              <w:top w:val="single" w:sz="4" w:space="0" w:color="000000"/>
              <w:left w:val="single" w:sz="4" w:space="0" w:color="auto"/>
              <w:bottom w:val="single" w:sz="4" w:space="0" w:color="000000"/>
              <w:right w:val="single" w:sz="18" w:space="0" w:color="000000"/>
            </w:tcBorders>
          </w:tcPr>
          <w:p w14:paraId="4AF10516" w14:textId="77777777" w:rsidR="00134A66" w:rsidRPr="00BE068B" w:rsidRDefault="00134A66" w:rsidP="00134A66">
            <w:pPr>
              <w:spacing w:after="0"/>
              <w:rPr>
                <w:rFonts w:ascii="Gill Sans MT" w:hAnsi="Gill Sans MT" w:cs="ArialNarrow"/>
              </w:rPr>
            </w:pPr>
            <w:r w:rsidRPr="00BE068B">
              <w:rPr>
                <w:rFonts w:ascii="Gill Sans MT" w:hAnsi="Gill Sans MT" w:cs="ArialNarrow"/>
              </w:rPr>
              <w:t>2014</w:t>
            </w:r>
          </w:p>
          <w:p w14:paraId="1B5CF569" w14:textId="77777777" w:rsidR="00134A66" w:rsidRPr="00BE068B" w:rsidRDefault="00134A66" w:rsidP="00134A66">
            <w:pPr>
              <w:spacing w:after="0"/>
              <w:rPr>
                <w:rFonts w:ascii="Gill Sans MT" w:hAnsi="Gill Sans MT" w:cs="ArialNarrow"/>
              </w:rPr>
            </w:pPr>
            <w:r w:rsidRPr="00BE068B">
              <w:rPr>
                <w:rFonts w:ascii="Gill Sans MT" w:hAnsi="Gill Sans MT" w:cs="ArialNarrow"/>
              </w:rPr>
              <w:t>2013</w:t>
            </w:r>
          </w:p>
          <w:p w14:paraId="583F7D82" w14:textId="77777777" w:rsidR="00134A66" w:rsidRPr="00BE068B" w:rsidRDefault="00134A66" w:rsidP="00134A66">
            <w:pPr>
              <w:spacing w:after="0"/>
              <w:rPr>
                <w:rFonts w:ascii="Gill Sans MT" w:hAnsi="Gill Sans MT" w:cs="ArialNarrow"/>
              </w:rPr>
            </w:pPr>
            <w:r w:rsidRPr="00BE068B">
              <w:rPr>
                <w:rFonts w:ascii="Gill Sans MT" w:hAnsi="Gill Sans MT" w:cs="ArialNarrow"/>
              </w:rPr>
              <w:t>2012</w:t>
            </w:r>
          </w:p>
          <w:p w14:paraId="16BEBF31" w14:textId="77777777" w:rsidR="00134A66" w:rsidRPr="00BE068B" w:rsidRDefault="00134A66" w:rsidP="00134A66">
            <w:pPr>
              <w:spacing w:after="0"/>
              <w:rPr>
                <w:rFonts w:ascii="Gill Sans MT" w:hAnsi="Gill Sans MT" w:cs="ArialNarrow"/>
              </w:rPr>
            </w:pPr>
            <w:r w:rsidRPr="00BE068B">
              <w:rPr>
                <w:rFonts w:ascii="Gill Sans MT" w:hAnsi="Gill Sans MT" w:cs="ArialNarrow"/>
              </w:rPr>
              <w:t>2011</w:t>
            </w:r>
          </w:p>
          <w:p w14:paraId="24C9380B" w14:textId="2EB981E9" w:rsidR="00134A66" w:rsidRPr="00BE068B" w:rsidRDefault="00134A66" w:rsidP="00134A66">
            <w:pPr>
              <w:spacing w:after="0"/>
              <w:rPr>
                <w:rFonts w:ascii="Gill Sans MT" w:hAnsi="Gill Sans MT"/>
                <w:w w:val="105"/>
              </w:rPr>
            </w:pPr>
            <w:r w:rsidRPr="00BE068B">
              <w:rPr>
                <w:rFonts w:ascii="Gill Sans MT" w:hAnsi="Gill Sans MT" w:cs="ArialNarrow"/>
              </w:rPr>
              <w:t>2010</w:t>
            </w:r>
          </w:p>
        </w:tc>
        <w:tc>
          <w:tcPr>
            <w:tcW w:w="2527" w:type="dxa"/>
            <w:gridSpan w:val="3"/>
            <w:tcBorders>
              <w:top w:val="single" w:sz="18" w:space="0" w:color="000000"/>
              <w:left w:val="single" w:sz="18" w:space="0" w:color="000000"/>
              <w:bottom w:val="single" w:sz="18" w:space="0" w:color="000000"/>
              <w:right w:val="single" w:sz="18" w:space="0" w:color="000000"/>
            </w:tcBorders>
          </w:tcPr>
          <w:p w14:paraId="5677D703" w14:textId="77777777" w:rsidR="00134A66" w:rsidRPr="00BE068B" w:rsidRDefault="00134A66" w:rsidP="00747FDE">
            <w:pPr>
              <w:spacing w:after="0"/>
              <w:rPr>
                <w:rFonts w:ascii="Gill Sans MT" w:hAnsi="Gill Sans MT"/>
                <w:i/>
                <w:color w:val="A6A6A6" w:themeColor="background1" w:themeShade="A6"/>
              </w:rPr>
            </w:pPr>
            <w:r w:rsidRPr="00BE068B">
              <w:rPr>
                <w:rFonts w:ascii="Gill Sans MT" w:hAnsi="Gill Sans MT"/>
                <w:i/>
                <w:color w:val="A6A6A6" w:themeColor="background1" w:themeShade="A6"/>
              </w:rPr>
              <w:t>(Integer)</w:t>
            </w:r>
          </w:p>
        </w:tc>
      </w:tr>
      <w:tr w:rsidR="00134A66" w:rsidRPr="00BE068B" w14:paraId="59DF0E26" w14:textId="77777777" w:rsidTr="00134A66">
        <w:trPr>
          <w:trHeight w:val="20"/>
        </w:trPr>
        <w:tc>
          <w:tcPr>
            <w:tcW w:w="574" w:type="dxa"/>
            <w:tcBorders>
              <w:top w:val="single" w:sz="4" w:space="0" w:color="000000"/>
              <w:left w:val="single" w:sz="4" w:space="0" w:color="000000"/>
              <w:bottom w:val="single" w:sz="4" w:space="0" w:color="000000"/>
              <w:right w:val="single" w:sz="4" w:space="0" w:color="auto"/>
            </w:tcBorders>
          </w:tcPr>
          <w:p w14:paraId="2DE9751A" w14:textId="6BA8B8A4" w:rsidR="00134A66" w:rsidRPr="00BE068B" w:rsidRDefault="00134A66" w:rsidP="00747FDE">
            <w:pPr>
              <w:spacing w:after="0"/>
              <w:rPr>
                <w:rFonts w:ascii="Gill Sans MT" w:hAnsi="Gill Sans MT"/>
                <w:w w:val="105"/>
              </w:rPr>
            </w:pPr>
            <w:r w:rsidRPr="00BE068B">
              <w:rPr>
                <w:rFonts w:ascii="Gill Sans MT" w:hAnsi="Gill Sans MT"/>
                <w:w w:val="105"/>
              </w:rPr>
              <w:t>P21</w:t>
            </w:r>
          </w:p>
        </w:tc>
        <w:tc>
          <w:tcPr>
            <w:tcW w:w="4500" w:type="dxa"/>
            <w:gridSpan w:val="3"/>
            <w:tcBorders>
              <w:top w:val="single" w:sz="4" w:space="0" w:color="000000"/>
              <w:left w:val="single" w:sz="4" w:space="0" w:color="auto"/>
              <w:bottom w:val="single" w:sz="4" w:space="0" w:color="000000"/>
              <w:right w:val="single" w:sz="18" w:space="0" w:color="000000"/>
            </w:tcBorders>
          </w:tcPr>
          <w:p w14:paraId="1AD07A50" w14:textId="77777777" w:rsidR="00134A66" w:rsidRPr="00BE068B" w:rsidRDefault="00134A66" w:rsidP="00747FDE">
            <w:pPr>
              <w:spacing w:after="0"/>
              <w:rPr>
                <w:rFonts w:ascii="Gill Sans MT" w:hAnsi="Gill Sans MT"/>
                <w:w w:val="105"/>
              </w:rPr>
            </w:pPr>
            <w:r w:rsidRPr="00BE068B">
              <w:rPr>
                <w:rFonts w:ascii="Gill Sans MT" w:hAnsi="Gill Sans MT" w:cs="ArialNarrow"/>
              </w:rPr>
              <w:t xml:space="preserve">If more than one year – what year did your HH experience the worst </w:t>
            </w:r>
            <w:r w:rsidRPr="00BE068B">
              <w:rPr>
                <w:rFonts w:ascii="Gill Sans MT" w:hAnsi="Gill Sans MT" w:cs="ArialNarrow"/>
                <w:b/>
              </w:rPr>
              <w:t>ERRATIC RAINS</w:t>
            </w:r>
            <w:r w:rsidRPr="00BE068B">
              <w:rPr>
                <w:rFonts w:ascii="Gill Sans MT" w:hAnsi="Gill Sans MT" w:cs="ArialNarrow"/>
              </w:rPr>
              <w:t>?</w:t>
            </w:r>
          </w:p>
        </w:tc>
        <w:tc>
          <w:tcPr>
            <w:tcW w:w="2479" w:type="dxa"/>
            <w:tcBorders>
              <w:top w:val="single" w:sz="4" w:space="0" w:color="000000"/>
              <w:left w:val="single" w:sz="4" w:space="0" w:color="auto"/>
              <w:bottom w:val="single" w:sz="4" w:space="0" w:color="000000"/>
              <w:right w:val="single" w:sz="18" w:space="0" w:color="000000"/>
            </w:tcBorders>
          </w:tcPr>
          <w:p w14:paraId="1DB98995" w14:textId="77777777" w:rsidR="00134A66" w:rsidRPr="00BE068B" w:rsidRDefault="00134A66" w:rsidP="00134A66">
            <w:pPr>
              <w:spacing w:after="0"/>
              <w:rPr>
                <w:rFonts w:ascii="Gill Sans MT" w:hAnsi="Gill Sans MT" w:cs="ArialNarrow"/>
              </w:rPr>
            </w:pPr>
            <w:r w:rsidRPr="00BE068B">
              <w:rPr>
                <w:rFonts w:ascii="Gill Sans MT" w:hAnsi="Gill Sans MT" w:cs="ArialNarrow"/>
              </w:rPr>
              <w:t>2014</w:t>
            </w:r>
          </w:p>
          <w:p w14:paraId="71DFECF9" w14:textId="77777777" w:rsidR="00134A66" w:rsidRPr="00BE068B" w:rsidRDefault="00134A66" w:rsidP="00134A66">
            <w:pPr>
              <w:spacing w:after="0"/>
              <w:rPr>
                <w:rFonts w:ascii="Gill Sans MT" w:hAnsi="Gill Sans MT" w:cs="ArialNarrow"/>
              </w:rPr>
            </w:pPr>
            <w:r w:rsidRPr="00BE068B">
              <w:rPr>
                <w:rFonts w:ascii="Gill Sans MT" w:hAnsi="Gill Sans MT" w:cs="ArialNarrow"/>
              </w:rPr>
              <w:t>2013</w:t>
            </w:r>
          </w:p>
          <w:p w14:paraId="3692F01D" w14:textId="77777777" w:rsidR="00134A66" w:rsidRPr="00BE068B" w:rsidRDefault="00134A66" w:rsidP="00134A66">
            <w:pPr>
              <w:spacing w:after="0"/>
              <w:rPr>
                <w:rFonts w:ascii="Gill Sans MT" w:hAnsi="Gill Sans MT" w:cs="ArialNarrow"/>
              </w:rPr>
            </w:pPr>
            <w:r w:rsidRPr="00BE068B">
              <w:rPr>
                <w:rFonts w:ascii="Gill Sans MT" w:hAnsi="Gill Sans MT" w:cs="ArialNarrow"/>
              </w:rPr>
              <w:t>2012</w:t>
            </w:r>
          </w:p>
          <w:p w14:paraId="3E12527D" w14:textId="77777777" w:rsidR="00134A66" w:rsidRPr="00BE068B" w:rsidRDefault="00134A66" w:rsidP="00134A66">
            <w:pPr>
              <w:spacing w:after="0"/>
              <w:rPr>
                <w:rFonts w:ascii="Gill Sans MT" w:hAnsi="Gill Sans MT" w:cs="ArialNarrow"/>
              </w:rPr>
            </w:pPr>
            <w:r w:rsidRPr="00BE068B">
              <w:rPr>
                <w:rFonts w:ascii="Gill Sans MT" w:hAnsi="Gill Sans MT" w:cs="ArialNarrow"/>
              </w:rPr>
              <w:t>2011</w:t>
            </w:r>
          </w:p>
          <w:p w14:paraId="703E308C" w14:textId="5FF369F6" w:rsidR="00134A66" w:rsidRPr="00BE068B" w:rsidRDefault="00134A66" w:rsidP="00134A66">
            <w:pPr>
              <w:spacing w:after="0"/>
              <w:rPr>
                <w:rFonts w:ascii="Gill Sans MT" w:hAnsi="Gill Sans MT"/>
                <w:w w:val="105"/>
              </w:rPr>
            </w:pPr>
            <w:r w:rsidRPr="00BE068B">
              <w:rPr>
                <w:rFonts w:ascii="Gill Sans MT" w:hAnsi="Gill Sans MT" w:cs="ArialNarrow"/>
              </w:rPr>
              <w:t>2010</w:t>
            </w:r>
          </w:p>
        </w:tc>
        <w:tc>
          <w:tcPr>
            <w:tcW w:w="2527" w:type="dxa"/>
            <w:gridSpan w:val="3"/>
            <w:tcBorders>
              <w:top w:val="single" w:sz="18" w:space="0" w:color="000000"/>
              <w:left w:val="single" w:sz="18" w:space="0" w:color="000000"/>
              <w:bottom w:val="single" w:sz="18" w:space="0" w:color="000000"/>
              <w:right w:val="single" w:sz="18" w:space="0" w:color="000000"/>
            </w:tcBorders>
          </w:tcPr>
          <w:p w14:paraId="1CD95D5A" w14:textId="77777777" w:rsidR="00134A66" w:rsidRPr="00BE068B" w:rsidRDefault="00134A66" w:rsidP="00747FDE">
            <w:pPr>
              <w:spacing w:after="0"/>
              <w:rPr>
                <w:rFonts w:ascii="Gill Sans MT" w:hAnsi="Gill Sans MT"/>
                <w:i/>
                <w:color w:val="A6A6A6" w:themeColor="background1" w:themeShade="A6"/>
              </w:rPr>
            </w:pPr>
            <w:r w:rsidRPr="00BE068B">
              <w:rPr>
                <w:rFonts w:ascii="Gill Sans MT" w:hAnsi="Gill Sans MT"/>
                <w:i/>
                <w:color w:val="A6A6A6" w:themeColor="background1" w:themeShade="A6"/>
              </w:rPr>
              <w:t>(Integer)</w:t>
            </w:r>
          </w:p>
        </w:tc>
      </w:tr>
      <w:tr w:rsidR="00747FDE" w:rsidRPr="00BE068B" w14:paraId="748F4B8B" w14:textId="77777777" w:rsidTr="00134A66">
        <w:trPr>
          <w:trHeight w:val="20"/>
        </w:trPr>
        <w:tc>
          <w:tcPr>
            <w:tcW w:w="574" w:type="dxa"/>
            <w:tcBorders>
              <w:top w:val="single" w:sz="4" w:space="0" w:color="000000"/>
              <w:left w:val="single" w:sz="4" w:space="0" w:color="000000"/>
              <w:bottom w:val="single" w:sz="4" w:space="0" w:color="000000"/>
              <w:right w:val="single" w:sz="4" w:space="0" w:color="000000"/>
            </w:tcBorders>
          </w:tcPr>
          <w:p w14:paraId="5D2EBA72" w14:textId="42C056A7" w:rsidR="00747FDE" w:rsidRPr="00BE068B" w:rsidRDefault="00134A66" w:rsidP="00747FDE">
            <w:pPr>
              <w:spacing w:after="0"/>
              <w:rPr>
                <w:rFonts w:ascii="Gill Sans MT" w:eastAsia="Calibri" w:hAnsi="Gill Sans MT" w:cs="Times New Roman"/>
              </w:rPr>
            </w:pPr>
            <w:r w:rsidRPr="00BE068B">
              <w:rPr>
                <w:rFonts w:ascii="Gill Sans MT" w:eastAsia="Calibri" w:hAnsi="Gill Sans MT" w:cs="Times New Roman"/>
              </w:rPr>
              <w:t>P22</w:t>
            </w:r>
          </w:p>
        </w:tc>
        <w:tc>
          <w:tcPr>
            <w:tcW w:w="4463" w:type="dxa"/>
            <w:tcBorders>
              <w:top w:val="single" w:sz="4" w:space="0" w:color="000000"/>
              <w:left w:val="single" w:sz="4" w:space="0" w:color="000000"/>
              <w:bottom w:val="single" w:sz="4" w:space="0" w:color="000000"/>
            </w:tcBorders>
          </w:tcPr>
          <w:p w14:paraId="64B37DCE" w14:textId="77777777" w:rsidR="00747FDE" w:rsidRPr="00BE068B" w:rsidRDefault="00747FDE" w:rsidP="00747FDE">
            <w:pPr>
              <w:spacing w:after="0"/>
              <w:rPr>
                <w:rFonts w:ascii="Gill Sans MT" w:hAnsi="Gill Sans MT"/>
                <w:color w:val="000000"/>
              </w:rPr>
            </w:pPr>
            <w:r w:rsidRPr="00BE068B">
              <w:rPr>
                <w:rFonts w:ascii="Gill Sans MT" w:hAnsi="Gill Sans MT" w:cs="ArialNarrow"/>
              </w:rPr>
              <w:t xml:space="preserve">Thinking of the worst drought, how well or poorly was your household able to respond to the </w:t>
            </w:r>
            <w:r w:rsidRPr="00BE068B">
              <w:rPr>
                <w:rFonts w:ascii="Gill Sans MT" w:hAnsi="Gill Sans MT" w:cs="ArialNarrow"/>
                <w:b/>
              </w:rPr>
              <w:t>ERRATIC RAINS</w:t>
            </w:r>
            <w:r w:rsidRPr="00BE068B">
              <w:rPr>
                <w:rFonts w:ascii="Gill Sans MT" w:hAnsi="Gill Sans MT" w:cs="ArialNarrow"/>
              </w:rPr>
              <w:t>?</w:t>
            </w:r>
          </w:p>
        </w:tc>
        <w:tc>
          <w:tcPr>
            <w:tcW w:w="4319" w:type="dxa"/>
            <w:gridSpan w:val="4"/>
            <w:tcBorders>
              <w:top w:val="single" w:sz="4" w:space="0" w:color="000000"/>
              <w:bottom w:val="single" w:sz="4" w:space="0" w:color="000000"/>
              <w:right w:val="single" w:sz="18" w:space="0" w:color="000000"/>
            </w:tcBorders>
          </w:tcPr>
          <w:p w14:paraId="54EE323C"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1=Very well</w:t>
            </w:r>
          </w:p>
          <w:p w14:paraId="5109FEF0"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2=Somewhat well</w:t>
            </w:r>
          </w:p>
          <w:p w14:paraId="0786208C"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3=Neutral response</w:t>
            </w:r>
          </w:p>
          <w:p w14:paraId="3F9B48CA"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4=Somewhat poorly</w:t>
            </w:r>
          </w:p>
          <w:p w14:paraId="4344547C"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5=Very poorly</w:t>
            </w:r>
          </w:p>
          <w:p w14:paraId="2F69F07D"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888=Don't know</w:t>
            </w:r>
          </w:p>
          <w:p w14:paraId="0E3BC447" w14:textId="77777777" w:rsidR="00747FDE" w:rsidRPr="00BE068B" w:rsidRDefault="00747FDE" w:rsidP="00747FDE">
            <w:pPr>
              <w:spacing w:after="0"/>
              <w:rPr>
                <w:rFonts w:ascii="Gill Sans MT" w:hAnsi="Gill Sans MT" w:cs="Times New Roman"/>
                <w:i/>
                <w:w w:val="105"/>
              </w:rPr>
            </w:pPr>
            <w:r w:rsidRPr="00BE068B">
              <w:rPr>
                <w:rFonts w:ascii="Gill Sans MT" w:hAnsi="Gill Sans MT" w:cs="Times New Roman"/>
                <w:w w:val="105"/>
              </w:rPr>
              <w:t>999=Prefer not to respond</w:t>
            </w:r>
          </w:p>
        </w:tc>
        <w:tc>
          <w:tcPr>
            <w:tcW w:w="724" w:type="dxa"/>
            <w:gridSpan w:val="2"/>
            <w:tcBorders>
              <w:top w:val="single" w:sz="18" w:space="0" w:color="000000"/>
              <w:left w:val="single" w:sz="18" w:space="0" w:color="000000"/>
              <w:bottom w:val="single" w:sz="18" w:space="0" w:color="000000"/>
              <w:right w:val="single" w:sz="18" w:space="0" w:color="000000"/>
            </w:tcBorders>
          </w:tcPr>
          <w:p w14:paraId="25E59B9B" w14:textId="77777777" w:rsidR="00747FDE" w:rsidRPr="00BE068B" w:rsidRDefault="00747FDE" w:rsidP="00747FDE">
            <w:pPr>
              <w:spacing w:after="0"/>
              <w:rPr>
                <w:rFonts w:ascii="Gill Sans MT" w:eastAsia="Calibri" w:hAnsi="Gill Sans MT" w:cs="Times New Roman"/>
                <w:i/>
                <w:color w:val="A6A6A6"/>
              </w:rPr>
            </w:pPr>
            <w:r w:rsidRPr="00BE068B">
              <w:rPr>
                <w:rFonts w:ascii="Gill Sans MT" w:eastAsia="Calibri" w:hAnsi="Gill Sans MT" w:cs="Times New Roman"/>
                <w:i/>
                <w:color w:val="A6A6A6"/>
              </w:rPr>
              <w:t>(Code)</w:t>
            </w:r>
          </w:p>
        </w:tc>
      </w:tr>
      <w:tr w:rsidR="00747FDE" w:rsidRPr="00BE068B" w14:paraId="2B5E56D9" w14:textId="77777777" w:rsidTr="00134A66">
        <w:trPr>
          <w:trHeight w:val="20"/>
        </w:trPr>
        <w:tc>
          <w:tcPr>
            <w:tcW w:w="574" w:type="dxa"/>
            <w:tcBorders>
              <w:top w:val="single" w:sz="4" w:space="0" w:color="000000"/>
              <w:left w:val="single" w:sz="4" w:space="0" w:color="000000"/>
              <w:bottom w:val="single" w:sz="4" w:space="0" w:color="000000"/>
              <w:right w:val="single" w:sz="4" w:space="0" w:color="000000"/>
            </w:tcBorders>
          </w:tcPr>
          <w:p w14:paraId="38520337" w14:textId="67C90DDF" w:rsidR="00747FDE" w:rsidRPr="00BE068B" w:rsidRDefault="00134A66" w:rsidP="00747FDE">
            <w:pPr>
              <w:spacing w:after="0"/>
              <w:rPr>
                <w:rFonts w:ascii="Gill Sans MT" w:eastAsia="Calibri" w:hAnsi="Gill Sans MT" w:cs="Times New Roman"/>
              </w:rPr>
            </w:pPr>
            <w:r w:rsidRPr="00BE068B">
              <w:rPr>
                <w:rFonts w:ascii="Gill Sans MT" w:eastAsia="Calibri" w:hAnsi="Gill Sans MT" w:cs="Times New Roman"/>
              </w:rPr>
              <w:t>P23</w:t>
            </w:r>
          </w:p>
        </w:tc>
        <w:tc>
          <w:tcPr>
            <w:tcW w:w="4463" w:type="dxa"/>
            <w:tcBorders>
              <w:top w:val="single" w:sz="4" w:space="0" w:color="000000"/>
              <w:left w:val="single" w:sz="4" w:space="0" w:color="000000"/>
              <w:bottom w:val="single" w:sz="4" w:space="0" w:color="000000"/>
            </w:tcBorders>
          </w:tcPr>
          <w:p w14:paraId="3CE1C3FE" w14:textId="77777777" w:rsidR="00747FDE" w:rsidRPr="00BE068B" w:rsidRDefault="00747FDE" w:rsidP="00747FDE">
            <w:pPr>
              <w:spacing w:after="0"/>
              <w:rPr>
                <w:rFonts w:ascii="Gill Sans MT" w:hAnsi="Gill Sans MT" w:cs="ArialNarrow"/>
              </w:rPr>
            </w:pPr>
            <w:r w:rsidRPr="00BE068B">
              <w:rPr>
                <w:rFonts w:ascii="Gill Sans MT" w:hAnsi="Gill Sans MT" w:cs="ArialNarrow"/>
              </w:rPr>
              <w:t xml:space="preserve">What was the result of the </w:t>
            </w:r>
            <w:r w:rsidRPr="00BE068B">
              <w:rPr>
                <w:rFonts w:ascii="Gill Sans MT" w:hAnsi="Gill Sans MT" w:cs="ArialNarrow"/>
                <w:b/>
              </w:rPr>
              <w:t>ERRATIC RAINS</w:t>
            </w:r>
            <w:r w:rsidRPr="00BE068B">
              <w:rPr>
                <w:rFonts w:ascii="Gill Sans MT" w:hAnsi="Gill Sans MT" w:cs="ArialNarrow"/>
              </w:rPr>
              <w:t xml:space="preserve"> on your HH?</w:t>
            </w:r>
          </w:p>
          <w:p w14:paraId="3D52283A" w14:textId="3C28C47C" w:rsidR="00134A66" w:rsidRPr="00BE068B" w:rsidRDefault="00134A66" w:rsidP="00747FDE">
            <w:pPr>
              <w:spacing w:after="0"/>
              <w:rPr>
                <w:rFonts w:ascii="Gill Sans MT" w:hAnsi="Gill Sans MT"/>
                <w:color w:val="000000"/>
              </w:rPr>
            </w:pPr>
            <w:r w:rsidRPr="00BE068B">
              <w:rPr>
                <w:rFonts w:ascii="Gill Sans MT" w:hAnsi="Gill Sans MT"/>
                <w:bCs/>
                <w:i/>
              </w:rPr>
              <w:t>Select all that apply</w:t>
            </w:r>
          </w:p>
        </w:tc>
        <w:tc>
          <w:tcPr>
            <w:tcW w:w="4319" w:type="dxa"/>
            <w:gridSpan w:val="4"/>
            <w:tcBorders>
              <w:top w:val="single" w:sz="4" w:space="0" w:color="000000"/>
              <w:bottom w:val="single" w:sz="4" w:space="0" w:color="000000"/>
              <w:right w:val="single" w:sz="18" w:space="0" w:color="000000"/>
            </w:tcBorders>
          </w:tcPr>
          <w:p w14:paraId="13DE0B58"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1=Reduced crop yield</w:t>
            </w:r>
          </w:p>
          <w:p w14:paraId="4865F361"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2=Crop failure</w:t>
            </w:r>
          </w:p>
          <w:p w14:paraId="0A36A3DD"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3=Reduced HH consumption</w:t>
            </w:r>
          </w:p>
          <w:p w14:paraId="6D38FDAB"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4=Loss of assets</w:t>
            </w:r>
          </w:p>
          <w:p w14:paraId="3E6885A7"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5=Loss of income</w:t>
            </w:r>
          </w:p>
          <w:p w14:paraId="4ADC2D50"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6=Livestock sickness</w:t>
            </w:r>
          </w:p>
          <w:p w14:paraId="7BC32123"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7=Livestock death</w:t>
            </w:r>
          </w:p>
          <w:p w14:paraId="07DB3C12"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8=Human sickness</w:t>
            </w:r>
          </w:p>
          <w:p w14:paraId="009C37DD"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9=Human death</w:t>
            </w:r>
          </w:p>
          <w:p w14:paraId="0417CB0B"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10=Pests or diseases that affected the crops before they were harvested</w:t>
            </w:r>
          </w:p>
          <w:p w14:paraId="1FD5097D"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 xml:space="preserve">11=Pests or diseases </w:t>
            </w:r>
            <w:proofErr w:type="spellStart"/>
            <w:r w:rsidRPr="00BE068B">
              <w:rPr>
                <w:rFonts w:ascii="Gill Sans MT" w:hAnsi="Gill Sans MT" w:cs="Times New Roman"/>
                <w:w w:val="105"/>
              </w:rPr>
              <w:t>tha</w:t>
            </w:r>
            <w:proofErr w:type="spellEnd"/>
            <w:r w:rsidRPr="00BE068B">
              <w:rPr>
                <w:rFonts w:ascii="Gill Sans MT" w:hAnsi="Gill Sans MT" w:cs="Times New Roman"/>
                <w:w w:val="105"/>
              </w:rPr>
              <w:t xml:space="preserve"> led to crop/storage losses</w:t>
            </w:r>
          </w:p>
          <w:p w14:paraId="4AD9D0FE"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12=Pests or diseases that affected livestock</w:t>
            </w:r>
          </w:p>
          <w:p w14:paraId="21336CE4"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97=Other, please specify</w:t>
            </w:r>
          </w:p>
          <w:p w14:paraId="4CE52312"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888=Don't know</w:t>
            </w:r>
          </w:p>
          <w:p w14:paraId="0D7F44E1"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999=Prefer not to respond</w:t>
            </w:r>
          </w:p>
        </w:tc>
        <w:tc>
          <w:tcPr>
            <w:tcW w:w="724" w:type="dxa"/>
            <w:gridSpan w:val="2"/>
            <w:tcBorders>
              <w:top w:val="single" w:sz="18" w:space="0" w:color="000000"/>
              <w:left w:val="single" w:sz="18" w:space="0" w:color="000000"/>
              <w:bottom w:val="single" w:sz="18" w:space="0" w:color="000000"/>
              <w:right w:val="single" w:sz="18" w:space="0" w:color="000000"/>
            </w:tcBorders>
          </w:tcPr>
          <w:p w14:paraId="66822F52" w14:textId="77777777" w:rsidR="00747FDE" w:rsidRPr="00BE068B" w:rsidRDefault="00747FDE" w:rsidP="00747FDE">
            <w:pPr>
              <w:spacing w:after="0"/>
              <w:rPr>
                <w:rFonts w:ascii="Gill Sans MT" w:eastAsia="Calibri" w:hAnsi="Gill Sans MT" w:cs="Times New Roman"/>
                <w:i/>
                <w:color w:val="A6A6A6"/>
              </w:rPr>
            </w:pPr>
            <w:r w:rsidRPr="00BE068B">
              <w:rPr>
                <w:rFonts w:ascii="Gill Sans MT" w:eastAsia="Calibri" w:hAnsi="Gill Sans MT" w:cs="Times New Roman"/>
                <w:i/>
                <w:color w:val="A6A6A6"/>
              </w:rPr>
              <w:t>(Code)</w:t>
            </w:r>
          </w:p>
        </w:tc>
      </w:tr>
      <w:tr w:rsidR="00747FDE" w:rsidRPr="00BE068B" w14:paraId="51E525D3" w14:textId="77777777" w:rsidTr="00134A66">
        <w:trPr>
          <w:trHeight w:val="20"/>
        </w:trPr>
        <w:tc>
          <w:tcPr>
            <w:tcW w:w="574" w:type="dxa"/>
            <w:tcBorders>
              <w:top w:val="single" w:sz="4" w:space="0" w:color="000000"/>
              <w:left w:val="single" w:sz="4" w:space="0" w:color="000000"/>
              <w:bottom w:val="single" w:sz="4" w:space="0" w:color="000000"/>
              <w:right w:val="single" w:sz="4" w:space="0" w:color="000000"/>
            </w:tcBorders>
          </w:tcPr>
          <w:p w14:paraId="5D36988C" w14:textId="27260F9C" w:rsidR="00747FDE" w:rsidRPr="00BE068B" w:rsidRDefault="00134A66" w:rsidP="00747FDE">
            <w:pPr>
              <w:spacing w:after="0"/>
              <w:rPr>
                <w:rFonts w:ascii="Gill Sans MT" w:eastAsia="Calibri" w:hAnsi="Gill Sans MT" w:cs="Times New Roman"/>
              </w:rPr>
            </w:pPr>
            <w:r w:rsidRPr="00BE068B">
              <w:rPr>
                <w:rFonts w:ascii="Gill Sans MT" w:eastAsia="Calibri" w:hAnsi="Gill Sans MT" w:cs="Times New Roman"/>
              </w:rPr>
              <w:t>P24</w:t>
            </w:r>
          </w:p>
        </w:tc>
        <w:tc>
          <w:tcPr>
            <w:tcW w:w="4463" w:type="dxa"/>
            <w:tcBorders>
              <w:top w:val="single" w:sz="4" w:space="0" w:color="000000"/>
              <w:left w:val="single" w:sz="4" w:space="0" w:color="000000"/>
              <w:bottom w:val="single" w:sz="4" w:space="0" w:color="000000"/>
            </w:tcBorders>
          </w:tcPr>
          <w:p w14:paraId="5F85ABD3" w14:textId="77777777" w:rsidR="00747FDE" w:rsidRPr="00BE068B" w:rsidRDefault="00747FDE" w:rsidP="00747FDE">
            <w:pPr>
              <w:spacing w:after="0"/>
              <w:rPr>
                <w:rFonts w:ascii="Gill Sans MT" w:hAnsi="Gill Sans MT" w:cs="ArialNarrow"/>
              </w:rPr>
            </w:pPr>
            <w:r w:rsidRPr="00BE068B">
              <w:rPr>
                <w:rFonts w:ascii="Gill Sans MT" w:hAnsi="Gill Sans MT" w:cs="ArialNarrow"/>
              </w:rPr>
              <w:t xml:space="preserve">Thinking of the worst </w:t>
            </w:r>
            <w:r w:rsidRPr="00BE068B">
              <w:rPr>
                <w:rFonts w:ascii="Gill Sans MT" w:hAnsi="Gill Sans MT" w:cs="ArialNarrow"/>
                <w:b/>
              </w:rPr>
              <w:t>ERRATIC RAINS</w:t>
            </w:r>
            <w:r w:rsidRPr="00BE068B">
              <w:rPr>
                <w:rFonts w:ascii="Gill Sans MT" w:hAnsi="Gill Sans MT" w:cs="ArialNarrow"/>
              </w:rPr>
              <w:t xml:space="preserve"> that your household experienced, what adjustments/adaptations did your household make during the drought?</w:t>
            </w:r>
          </w:p>
          <w:p w14:paraId="12872B46" w14:textId="261DB624" w:rsidR="00134A66" w:rsidRPr="00BE068B" w:rsidRDefault="00134A66" w:rsidP="00747FDE">
            <w:pPr>
              <w:spacing w:after="0"/>
              <w:rPr>
                <w:rFonts w:ascii="Gill Sans MT" w:hAnsi="Gill Sans MT"/>
                <w:color w:val="000000"/>
              </w:rPr>
            </w:pPr>
            <w:r w:rsidRPr="00BE068B">
              <w:rPr>
                <w:rFonts w:ascii="Gill Sans MT" w:hAnsi="Gill Sans MT"/>
                <w:bCs/>
                <w:i/>
              </w:rPr>
              <w:t>Select all that apply</w:t>
            </w:r>
          </w:p>
        </w:tc>
        <w:tc>
          <w:tcPr>
            <w:tcW w:w="4319" w:type="dxa"/>
            <w:gridSpan w:val="4"/>
            <w:tcBorders>
              <w:top w:val="single" w:sz="4" w:space="0" w:color="000000"/>
              <w:bottom w:val="single" w:sz="4" w:space="0" w:color="000000"/>
              <w:right w:val="single" w:sz="18" w:space="0" w:color="000000"/>
            </w:tcBorders>
          </w:tcPr>
          <w:p w14:paraId="6693CBEF"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(SEE CODES BELOW)</w:t>
            </w:r>
          </w:p>
        </w:tc>
        <w:tc>
          <w:tcPr>
            <w:tcW w:w="724" w:type="dxa"/>
            <w:gridSpan w:val="2"/>
            <w:tcBorders>
              <w:top w:val="single" w:sz="18" w:space="0" w:color="000000"/>
              <w:left w:val="single" w:sz="18" w:space="0" w:color="000000"/>
              <w:bottom w:val="single" w:sz="18" w:space="0" w:color="000000"/>
              <w:right w:val="single" w:sz="18" w:space="0" w:color="000000"/>
            </w:tcBorders>
          </w:tcPr>
          <w:p w14:paraId="4F036FCF" w14:textId="77777777" w:rsidR="00747FDE" w:rsidRPr="00BE068B" w:rsidRDefault="00747FDE" w:rsidP="00747FDE">
            <w:pPr>
              <w:spacing w:after="0"/>
              <w:rPr>
                <w:rFonts w:ascii="Gill Sans MT" w:eastAsia="Calibri" w:hAnsi="Gill Sans MT" w:cs="Times New Roman"/>
                <w:i/>
                <w:color w:val="A6A6A6"/>
              </w:rPr>
            </w:pPr>
            <w:r w:rsidRPr="00BE068B">
              <w:rPr>
                <w:rFonts w:ascii="Gill Sans MT" w:eastAsia="Calibri" w:hAnsi="Gill Sans MT" w:cs="Times New Roman"/>
                <w:i/>
                <w:color w:val="A6A6A6"/>
              </w:rPr>
              <w:t>(Code)</w:t>
            </w:r>
          </w:p>
        </w:tc>
      </w:tr>
      <w:tr w:rsidR="00747FDE" w:rsidRPr="00BE068B" w14:paraId="316B0DB8" w14:textId="77777777" w:rsidTr="00134A66">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574" w:type="dxa"/>
            <w:tcBorders>
              <w:right w:val="single" w:sz="4" w:space="0" w:color="auto"/>
            </w:tcBorders>
          </w:tcPr>
          <w:p w14:paraId="5EE8F062" w14:textId="7A31A737" w:rsidR="00747FDE" w:rsidRPr="00BE068B" w:rsidRDefault="00134A66" w:rsidP="00747FDE">
            <w:pPr>
              <w:spacing w:after="0"/>
              <w:rPr>
                <w:rFonts w:ascii="Gill Sans MT" w:hAnsi="Gill Sans MT"/>
              </w:rPr>
            </w:pPr>
            <w:r w:rsidRPr="00BE068B">
              <w:rPr>
                <w:rFonts w:ascii="Gill Sans MT" w:hAnsi="Gill Sans MT"/>
              </w:rPr>
              <w:t>P24b</w:t>
            </w:r>
          </w:p>
        </w:tc>
        <w:tc>
          <w:tcPr>
            <w:tcW w:w="4463" w:type="dxa"/>
            <w:tcBorders>
              <w:left w:val="single" w:sz="4" w:space="0" w:color="auto"/>
              <w:right w:val="single" w:sz="18" w:space="0" w:color="000000"/>
            </w:tcBorders>
          </w:tcPr>
          <w:p w14:paraId="295ACC8D" w14:textId="77777777" w:rsidR="00747FDE" w:rsidRPr="00BE068B" w:rsidRDefault="00747FDE" w:rsidP="00747FDE">
            <w:pPr>
              <w:spacing w:after="0"/>
              <w:rPr>
                <w:rFonts w:ascii="Gill Sans MT" w:hAnsi="Gill Sans MT"/>
                <w:w w:val="105"/>
              </w:rPr>
            </w:pPr>
            <w:r w:rsidRPr="00BE068B">
              <w:rPr>
                <w:rFonts w:ascii="Gill Sans MT" w:hAnsi="Gill Sans MT"/>
                <w:w w:val="105"/>
              </w:rPr>
              <w:t>If other, please specify</w:t>
            </w:r>
          </w:p>
        </w:tc>
        <w:tc>
          <w:tcPr>
            <w:tcW w:w="5043" w:type="dxa"/>
            <w:gridSpan w:val="6"/>
            <w:tcBorders>
              <w:top w:val="single" w:sz="18" w:space="0" w:color="000000"/>
              <w:left w:val="single" w:sz="18" w:space="0" w:color="000000"/>
              <w:bottom w:val="single" w:sz="18" w:space="0" w:color="000000"/>
              <w:right w:val="single" w:sz="18" w:space="0" w:color="000000"/>
            </w:tcBorders>
          </w:tcPr>
          <w:p w14:paraId="1B65F4BF" w14:textId="77777777" w:rsidR="00747FDE" w:rsidRPr="00BE068B" w:rsidRDefault="00747FDE" w:rsidP="00747FDE">
            <w:pPr>
              <w:spacing w:after="0"/>
              <w:rPr>
                <w:rFonts w:ascii="Gill Sans MT" w:hAnsi="Gill Sans MT"/>
                <w:w w:val="105"/>
              </w:rPr>
            </w:pPr>
            <w:r w:rsidRPr="00BE068B">
              <w:rPr>
                <w:rFonts w:ascii="Gill Sans MT" w:hAnsi="Gill Sans MT"/>
                <w:i/>
                <w:color w:val="A6A6A6" w:themeColor="background1" w:themeShade="A6"/>
              </w:rPr>
              <w:t>(Text)</w:t>
            </w:r>
          </w:p>
        </w:tc>
      </w:tr>
      <w:tr w:rsidR="00747FDE" w:rsidRPr="00BE068B" w14:paraId="304835B8" w14:textId="77777777" w:rsidTr="00134A66">
        <w:trPr>
          <w:trHeight w:val="20"/>
        </w:trPr>
        <w:tc>
          <w:tcPr>
            <w:tcW w:w="574" w:type="dxa"/>
            <w:tcBorders>
              <w:top w:val="single" w:sz="4" w:space="0" w:color="000000"/>
              <w:left w:val="single" w:sz="4" w:space="0" w:color="000000"/>
              <w:bottom w:val="single" w:sz="4" w:space="0" w:color="000000"/>
              <w:right w:val="single" w:sz="4" w:space="0" w:color="000000"/>
            </w:tcBorders>
          </w:tcPr>
          <w:p w14:paraId="72FA0683" w14:textId="5DE8D720" w:rsidR="00747FDE" w:rsidRPr="00BE068B" w:rsidRDefault="00134A66" w:rsidP="00747FDE">
            <w:pPr>
              <w:spacing w:after="0"/>
              <w:rPr>
                <w:rFonts w:ascii="Gill Sans MT" w:eastAsia="Calibri" w:hAnsi="Gill Sans MT" w:cs="Times New Roman"/>
              </w:rPr>
            </w:pPr>
            <w:r w:rsidRPr="00BE068B">
              <w:rPr>
                <w:rFonts w:ascii="Gill Sans MT" w:eastAsia="Calibri" w:hAnsi="Gill Sans MT" w:cs="Times New Roman"/>
              </w:rPr>
              <w:t>P25</w:t>
            </w:r>
          </w:p>
        </w:tc>
        <w:tc>
          <w:tcPr>
            <w:tcW w:w="4463" w:type="dxa"/>
            <w:tcBorders>
              <w:top w:val="single" w:sz="4" w:space="0" w:color="000000"/>
              <w:left w:val="single" w:sz="4" w:space="0" w:color="000000"/>
              <w:bottom w:val="single" w:sz="4" w:space="0" w:color="000000"/>
            </w:tcBorders>
          </w:tcPr>
          <w:p w14:paraId="5CE1398D" w14:textId="77777777" w:rsidR="00747FDE" w:rsidRPr="00BE068B" w:rsidRDefault="00747FDE" w:rsidP="00747FDE">
            <w:pPr>
              <w:spacing w:after="0"/>
              <w:rPr>
                <w:rFonts w:ascii="Gill Sans MT" w:hAnsi="Gill Sans MT" w:cs="Times New Roman"/>
              </w:rPr>
            </w:pPr>
            <w:r w:rsidRPr="00BE068B">
              <w:rPr>
                <w:rFonts w:ascii="Gill Sans MT" w:hAnsi="Gill Sans MT" w:cs="Times New Roman"/>
              </w:rPr>
              <w:t xml:space="preserve">Are there any changes you wanted to make but were unable to make? </w:t>
            </w:r>
          </w:p>
          <w:p w14:paraId="7CD8B20B" w14:textId="4769B216" w:rsidR="00134A66" w:rsidRPr="00BE068B" w:rsidRDefault="00134A66" w:rsidP="00747FDE">
            <w:pPr>
              <w:spacing w:after="0"/>
              <w:rPr>
                <w:rFonts w:ascii="Gill Sans MT" w:hAnsi="Gill Sans MT"/>
                <w:color w:val="000000"/>
              </w:rPr>
            </w:pPr>
            <w:r w:rsidRPr="00BE068B">
              <w:rPr>
                <w:rFonts w:ascii="Gill Sans MT" w:hAnsi="Gill Sans MT"/>
                <w:bCs/>
                <w:i/>
              </w:rPr>
              <w:t>Select all that apply</w:t>
            </w:r>
          </w:p>
        </w:tc>
        <w:tc>
          <w:tcPr>
            <w:tcW w:w="4319" w:type="dxa"/>
            <w:gridSpan w:val="4"/>
            <w:tcBorders>
              <w:top w:val="single" w:sz="4" w:space="0" w:color="000000"/>
              <w:bottom w:val="single" w:sz="4" w:space="0" w:color="000000"/>
              <w:right w:val="single" w:sz="18" w:space="0" w:color="000000"/>
            </w:tcBorders>
          </w:tcPr>
          <w:p w14:paraId="203343EA"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(SEE CODES BELOW)</w:t>
            </w:r>
          </w:p>
        </w:tc>
        <w:tc>
          <w:tcPr>
            <w:tcW w:w="724" w:type="dxa"/>
            <w:gridSpan w:val="2"/>
            <w:tcBorders>
              <w:top w:val="single" w:sz="18" w:space="0" w:color="000000"/>
              <w:left w:val="single" w:sz="18" w:space="0" w:color="000000"/>
              <w:bottom w:val="single" w:sz="18" w:space="0" w:color="000000"/>
              <w:right w:val="single" w:sz="18" w:space="0" w:color="000000"/>
            </w:tcBorders>
          </w:tcPr>
          <w:p w14:paraId="69C11B7B" w14:textId="77777777" w:rsidR="00747FDE" w:rsidRPr="00BE068B" w:rsidRDefault="00747FDE" w:rsidP="00747FDE">
            <w:pPr>
              <w:spacing w:after="0"/>
              <w:rPr>
                <w:rFonts w:ascii="Gill Sans MT" w:eastAsia="Calibri" w:hAnsi="Gill Sans MT" w:cs="Times New Roman"/>
                <w:i/>
                <w:color w:val="A6A6A6"/>
              </w:rPr>
            </w:pPr>
            <w:r w:rsidRPr="00BE068B">
              <w:rPr>
                <w:rFonts w:ascii="Gill Sans MT" w:eastAsia="Calibri" w:hAnsi="Gill Sans MT" w:cs="Times New Roman"/>
                <w:i/>
                <w:color w:val="A6A6A6"/>
              </w:rPr>
              <w:t>(Code)</w:t>
            </w:r>
          </w:p>
        </w:tc>
      </w:tr>
      <w:tr w:rsidR="00747FDE" w:rsidRPr="00BE068B" w14:paraId="3F9976CD" w14:textId="77777777" w:rsidTr="00134A66">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574" w:type="dxa"/>
            <w:tcBorders>
              <w:right w:val="single" w:sz="4" w:space="0" w:color="auto"/>
            </w:tcBorders>
          </w:tcPr>
          <w:p w14:paraId="5D41AD3B" w14:textId="4891C110" w:rsidR="00747FDE" w:rsidRPr="00BE068B" w:rsidRDefault="00134A66" w:rsidP="00747FDE">
            <w:pPr>
              <w:spacing w:after="0"/>
              <w:rPr>
                <w:rFonts w:ascii="Gill Sans MT" w:hAnsi="Gill Sans MT"/>
              </w:rPr>
            </w:pPr>
            <w:r w:rsidRPr="00BE068B">
              <w:rPr>
                <w:rFonts w:ascii="Gill Sans MT" w:hAnsi="Gill Sans MT"/>
              </w:rPr>
              <w:t>P25b</w:t>
            </w:r>
          </w:p>
        </w:tc>
        <w:tc>
          <w:tcPr>
            <w:tcW w:w="4463" w:type="dxa"/>
            <w:tcBorders>
              <w:left w:val="single" w:sz="4" w:space="0" w:color="auto"/>
              <w:right w:val="single" w:sz="18" w:space="0" w:color="000000"/>
            </w:tcBorders>
          </w:tcPr>
          <w:p w14:paraId="3B9FA506" w14:textId="77777777" w:rsidR="00747FDE" w:rsidRPr="00BE068B" w:rsidRDefault="00747FDE" w:rsidP="00747FDE">
            <w:pPr>
              <w:spacing w:after="0"/>
              <w:rPr>
                <w:rFonts w:ascii="Gill Sans MT" w:hAnsi="Gill Sans MT"/>
                <w:w w:val="105"/>
              </w:rPr>
            </w:pPr>
            <w:r w:rsidRPr="00BE068B">
              <w:rPr>
                <w:rFonts w:ascii="Gill Sans MT" w:hAnsi="Gill Sans MT"/>
                <w:w w:val="105"/>
              </w:rPr>
              <w:t>If other, please specify</w:t>
            </w:r>
          </w:p>
        </w:tc>
        <w:tc>
          <w:tcPr>
            <w:tcW w:w="5043" w:type="dxa"/>
            <w:gridSpan w:val="6"/>
            <w:tcBorders>
              <w:top w:val="single" w:sz="18" w:space="0" w:color="000000"/>
              <w:left w:val="single" w:sz="18" w:space="0" w:color="000000"/>
              <w:bottom w:val="single" w:sz="18" w:space="0" w:color="000000"/>
              <w:right w:val="single" w:sz="18" w:space="0" w:color="000000"/>
            </w:tcBorders>
          </w:tcPr>
          <w:p w14:paraId="768AA2EE" w14:textId="77777777" w:rsidR="00747FDE" w:rsidRPr="00BE068B" w:rsidRDefault="00747FDE" w:rsidP="00747FDE">
            <w:pPr>
              <w:spacing w:after="0"/>
              <w:rPr>
                <w:rFonts w:ascii="Gill Sans MT" w:hAnsi="Gill Sans MT"/>
                <w:w w:val="105"/>
              </w:rPr>
            </w:pPr>
            <w:r w:rsidRPr="00BE068B">
              <w:rPr>
                <w:rFonts w:ascii="Gill Sans MT" w:hAnsi="Gill Sans MT"/>
                <w:i/>
                <w:color w:val="A6A6A6" w:themeColor="background1" w:themeShade="A6"/>
              </w:rPr>
              <w:t>(Text)</w:t>
            </w:r>
          </w:p>
        </w:tc>
      </w:tr>
      <w:tr w:rsidR="00747FDE" w:rsidRPr="00BE068B" w14:paraId="2CB393A4" w14:textId="77777777" w:rsidTr="00134A66">
        <w:trPr>
          <w:trHeight w:val="20"/>
        </w:trPr>
        <w:tc>
          <w:tcPr>
            <w:tcW w:w="574" w:type="dxa"/>
            <w:tcBorders>
              <w:top w:val="single" w:sz="4" w:space="0" w:color="000000"/>
              <w:left w:val="single" w:sz="4" w:space="0" w:color="000000"/>
              <w:bottom w:val="single" w:sz="4" w:space="0" w:color="000000"/>
              <w:right w:val="single" w:sz="4" w:space="0" w:color="000000"/>
            </w:tcBorders>
          </w:tcPr>
          <w:p w14:paraId="7D6F7780" w14:textId="1AA865DF" w:rsidR="00747FDE" w:rsidRPr="00BE068B" w:rsidRDefault="00134A66" w:rsidP="00747FDE">
            <w:pPr>
              <w:spacing w:after="0"/>
              <w:rPr>
                <w:rFonts w:ascii="Gill Sans MT" w:eastAsia="Calibri" w:hAnsi="Gill Sans MT" w:cs="Times New Roman"/>
              </w:rPr>
            </w:pPr>
            <w:r w:rsidRPr="00BE068B">
              <w:rPr>
                <w:rFonts w:ascii="Gill Sans MT" w:eastAsia="Calibri" w:hAnsi="Gill Sans MT" w:cs="Times New Roman"/>
              </w:rPr>
              <w:t>P26</w:t>
            </w:r>
          </w:p>
        </w:tc>
        <w:tc>
          <w:tcPr>
            <w:tcW w:w="4463" w:type="dxa"/>
            <w:tcBorders>
              <w:top w:val="single" w:sz="4" w:space="0" w:color="000000"/>
              <w:left w:val="single" w:sz="4" w:space="0" w:color="000000"/>
              <w:bottom w:val="single" w:sz="4" w:space="0" w:color="000000"/>
            </w:tcBorders>
          </w:tcPr>
          <w:p w14:paraId="7F175C68" w14:textId="77777777" w:rsidR="00747FDE" w:rsidRPr="00BE068B" w:rsidRDefault="00747FDE" w:rsidP="00747FDE">
            <w:pPr>
              <w:spacing w:after="0"/>
              <w:rPr>
                <w:rFonts w:ascii="Gill Sans MT" w:hAnsi="Gill Sans MT" w:cs="Times New Roman"/>
              </w:rPr>
            </w:pPr>
            <w:r w:rsidRPr="00BE068B">
              <w:rPr>
                <w:rFonts w:ascii="Gill Sans MT" w:hAnsi="Gill Sans MT" w:cs="Times New Roman"/>
              </w:rPr>
              <w:t>If so, why did you not make those changes?</w:t>
            </w:r>
          </w:p>
          <w:p w14:paraId="38487252" w14:textId="3E4105BB" w:rsidR="00134A66" w:rsidRPr="00BE068B" w:rsidRDefault="00134A66" w:rsidP="00747FDE">
            <w:pPr>
              <w:spacing w:after="0"/>
              <w:rPr>
                <w:rFonts w:ascii="Gill Sans MT" w:hAnsi="Gill Sans MT"/>
                <w:color w:val="000000"/>
              </w:rPr>
            </w:pPr>
            <w:r w:rsidRPr="00BE068B">
              <w:rPr>
                <w:rFonts w:ascii="Gill Sans MT" w:hAnsi="Gill Sans MT"/>
                <w:bCs/>
                <w:i/>
              </w:rPr>
              <w:t>Select all that apply</w:t>
            </w:r>
          </w:p>
        </w:tc>
        <w:tc>
          <w:tcPr>
            <w:tcW w:w="4319" w:type="dxa"/>
            <w:gridSpan w:val="4"/>
            <w:tcBorders>
              <w:top w:val="single" w:sz="4" w:space="0" w:color="000000"/>
              <w:bottom w:val="single" w:sz="4" w:space="0" w:color="000000"/>
              <w:right w:val="single" w:sz="18" w:space="0" w:color="000000"/>
            </w:tcBorders>
          </w:tcPr>
          <w:p w14:paraId="4E568157"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1=Lack of money</w:t>
            </w:r>
          </w:p>
          <w:p w14:paraId="67ACC05E"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2=Lack of information</w:t>
            </w:r>
          </w:p>
          <w:p w14:paraId="695CC737"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3=Shortage of labor</w:t>
            </w:r>
          </w:p>
          <w:p w14:paraId="2753667E"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4=Shortage of Land</w:t>
            </w:r>
          </w:p>
          <w:p w14:paraId="458FBDA0"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97=Other, please specify</w:t>
            </w:r>
          </w:p>
        </w:tc>
        <w:tc>
          <w:tcPr>
            <w:tcW w:w="724" w:type="dxa"/>
            <w:gridSpan w:val="2"/>
            <w:tcBorders>
              <w:top w:val="single" w:sz="18" w:space="0" w:color="000000"/>
              <w:left w:val="single" w:sz="18" w:space="0" w:color="000000"/>
              <w:bottom w:val="single" w:sz="18" w:space="0" w:color="000000"/>
              <w:right w:val="single" w:sz="18" w:space="0" w:color="000000"/>
            </w:tcBorders>
          </w:tcPr>
          <w:p w14:paraId="366A7266" w14:textId="77777777" w:rsidR="00747FDE" w:rsidRPr="00BE068B" w:rsidRDefault="00747FDE" w:rsidP="00747FDE">
            <w:pPr>
              <w:spacing w:after="0"/>
              <w:rPr>
                <w:rFonts w:ascii="Gill Sans MT" w:eastAsia="Calibri" w:hAnsi="Gill Sans MT" w:cs="Times New Roman"/>
                <w:i/>
                <w:color w:val="A6A6A6"/>
              </w:rPr>
            </w:pPr>
            <w:r w:rsidRPr="00BE068B">
              <w:rPr>
                <w:rFonts w:ascii="Gill Sans MT" w:eastAsia="Calibri" w:hAnsi="Gill Sans MT" w:cs="Times New Roman"/>
                <w:i/>
                <w:color w:val="A6A6A6"/>
              </w:rPr>
              <w:t>(Code)</w:t>
            </w:r>
          </w:p>
        </w:tc>
      </w:tr>
      <w:tr w:rsidR="00747FDE" w:rsidRPr="00BE068B" w14:paraId="38463E40" w14:textId="77777777" w:rsidTr="00134A66">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574" w:type="dxa"/>
            <w:tcBorders>
              <w:right w:val="single" w:sz="4" w:space="0" w:color="auto"/>
            </w:tcBorders>
          </w:tcPr>
          <w:p w14:paraId="0033B33A" w14:textId="4958D46F" w:rsidR="00747FDE" w:rsidRPr="00BE068B" w:rsidRDefault="00134A66" w:rsidP="00747FDE">
            <w:pPr>
              <w:spacing w:after="0"/>
              <w:rPr>
                <w:rFonts w:ascii="Gill Sans MT" w:hAnsi="Gill Sans MT"/>
              </w:rPr>
            </w:pPr>
            <w:r w:rsidRPr="00BE068B">
              <w:rPr>
                <w:rFonts w:ascii="Gill Sans MT" w:hAnsi="Gill Sans MT"/>
              </w:rPr>
              <w:t>P26b</w:t>
            </w:r>
          </w:p>
        </w:tc>
        <w:tc>
          <w:tcPr>
            <w:tcW w:w="4463" w:type="dxa"/>
            <w:tcBorders>
              <w:left w:val="single" w:sz="4" w:space="0" w:color="auto"/>
              <w:right w:val="single" w:sz="18" w:space="0" w:color="000000"/>
            </w:tcBorders>
          </w:tcPr>
          <w:p w14:paraId="5A6F77D5" w14:textId="77777777" w:rsidR="00747FDE" w:rsidRPr="00BE068B" w:rsidRDefault="00747FDE" w:rsidP="00747FDE">
            <w:pPr>
              <w:spacing w:after="0"/>
              <w:rPr>
                <w:rFonts w:ascii="Gill Sans MT" w:hAnsi="Gill Sans MT"/>
                <w:w w:val="105"/>
              </w:rPr>
            </w:pPr>
            <w:r w:rsidRPr="00BE068B">
              <w:rPr>
                <w:rFonts w:ascii="Gill Sans MT" w:hAnsi="Gill Sans MT"/>
                <w:w w:val="105"/>
              </w:rPr>
              <w:t>If other, please specify</w:t>
            </w:r>
          </w:p>
        </w:tc>
        <w:tc>
          <w:tcPr>
            <w:tcW w:w="5043" w:type="dxa"/>
            <w:gridSpan w:val="6"/>
            <w:tcBorders>
              <w:top w:val="single" w:sz="18" w:space="0" w:color="000000"/>
              <w:left w:val="single" w:sz="18" w:space="0" w:color="000000"/>
              <w:bottom w:val="single" w:sz="18" w:space="0" w:color="000000"/>
              <w:right w:val="single" w:sz="18" w:space="0" w:color="000000"/>
            </w:tcBorders>
          </w:tcPr>
          <w:p w14:paraId="01551654" w14:textId="77777777" w:rsidR="00747FDE" w:rsidRPr="00BE068B" w:rsidRDefault="00747FDE" w:rsidP="00747FDE">
            <w:pPr>
              <w:spacing w:after="0"/>
              <w:rPr>
                <w:rFonts w:ascii="Gill Sans MT" w:hAnsi="Gill Sans MT"/>
                <w:w w:val="105"/>
              </w:rPr>
            </w:pPr>
            <w:r w:rsidRPr="00BE068B">
              <w:rPr>
                <w:rFonts w:ascii="Gill Sans MT" w:hAnsi="Gill Sans MT"/>
                <w:i/>
                <w:color w:val="A6A6A6" w:themeColor="background1" w:themeShade="A6"/>
              </w:rPr>
              <w:t>(Text)</w:t>
            </w:r>
          </w:p>
        </w:tc>
      </w:tr>
      <w:tr w:rsidR="00747FDE" w:rsidRPr="00BE068B" w14:paraId="10183193" w14:textId="77777777" w:rsidTr="00134A66">
        <w:trPr>
          <w:trHeight w:val="20"/>
        </w:trPr>
        <w:tc>
          <w:tcPr>
            <w:tcW w:w="574" w:type="dxa"/>
            <w:tcBorders>
              <w:top w:val="single" w:sz="4" w:space="0" w:color="000000"/>
              <w:left w:val="single" w:sz="4" w:space="0" w:color="000000"/>
              <w:bottom w:val="single" w:sz="4" w:space="0" w:color="000000"/>
              <w:right w:val="single" w:sz="4" w:space="0" w:color="000000"/>
            </w:tcBorders>
          </w:tcPr>
          <w:p w14:paraId="79CEFDC1" w14:textId="6FDA778B" w:rsidR="00747FDE" w:rsidRPr="00BE068B" w:rsidRDefault="00134A66" w:rsidP="00747FDE">
            <w:pPr>
              <w:spacing w:after="0"/>
              <w:rPr>
                <w:rFonts w:ascii="Gill Sans MT" w:eastAsia="Calibri" w:hAnsi="Gill Sans MT" w:cs="Times New Roman"/>
              </w:rPr>
            </w:pPr>
            <w:r w:rsidRPr="00BE068B">
              <w:rPr>
                <w:rFonts w:ascii="Gill Sans MT" w:eastAsia="Calibri" w:hAnsi="Gill Sans MT" w:cs="Times New Roman"/>
              </w:rPr>
              <w:t>P27</w:t>
            </w:r>
          </w:p>
        </w:tc>
        <w:tc>
          <w:tcPr>
            <w:tcW w:w="4463" w:type="dxa"/>
            <w:tcBorders>
              <w:top w:val="single" w:sz="4" w:space="0" w:color="000000"/>
              <w:left w:val="single" w:sz="4" w:space="0" w:color="000000"/>
              <w:bottom w:val="single" w:sz="4" w:space="0" w:color="000000"/>
            </w:tcBorders>
          </w:tcPr>
          <w:p w14:paraId="53C53B9A" w14:textId="77777777" w:rsidR="00747FDE" w:rsidRPr="00BE068B" w:rsidRDefault="00747FDE" w:rsidP="00747FDE">
            <w:pPr>
              <w:spacing w:after="0"/>
              <w:rPr>
                <w:rFonts w:ascii="Gill Sans MT" w:hAnsi="Gill Sans MT"/>
                <w:bCs/>
              </w:rPr>
            </w:pPr>
            <w:r w:rsidRPr="00BE068B">
              <w:rPr>
                <w:rFonts w:ascii="Gill Sans MT" w:hAnsi="Gill Sans MT"/>
                <w:bCs/>
              </w:rPr>
              <w:t>How did your household cope with this shock?</w:t>
            </w:r>
          </w:p>
          <w:p w14:paraId="14E9DEFC" w14:textId="508C543E" w:rsidR="00134A66" w:rsidRPr="00BE068B" w:rsidRDefault="00134A66" w:rsidP="00747FDE">
            <w:pPr>
              <w:spacing w:after="0"/>
              <w:rPr>
                <w:rFonts w:ascii="Gill Sans MT" w:hAnsi="Gill Sans MT"/>
                <w:i/>
                <w:color w:val="000000"/>
              </w:rPr>
            </w:pPr>
            <w:r w:rsidRPr="00BE068B">
              <w:rPr>
                <w:rFonts w:ascii="Gill Sans MT" w:hAnsi="Gill Sans MT"/>
                <w:bCs/>
                <w:i/>
              </w:rPr>
              <w:t xml:space="preserve">Select all that apply </w:t>
            </w:r>
          </w:p>
        </w:tc>
        <w:tc>
          <w:tcPr>
            <w:tcW w:w="4319" w:type="dxa"/>
            <w:gridSpan w:val="4"/>
            <w:tcBorders>
              <w:top w:val="single" w:sz="4" w:space="0" w:color="000000"/>
              <w:bottom w:val="single" w:sz="4" w:space="0" w:color="000000"/>
              <w:right w:val="single" w:sz="18" w:space="0" w:color="000000"/>
            </w:tcBorders>
          </w:tcPr>
          <w:p w14:paraId="6B1C256A"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1 = Harvest more forest products</w:t>
            </w:r>
          </w:p>
          <w:p w14:paraId="31D4325E"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2 = Harvest more wild foods not found in the forest</w:t>
            </w:r>
          </w:p>
          <w:p w14:paraId="349D187D"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3 = Harvest more agricultural products</w:t>
            </w:r>
          </w:p>
          <w:p w14:paraId="09C1532C"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4 = Spend cash savings</w:t>
            </w:r>
          </w:p>
          <w:p w14:paraId="58A077B4"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5 = Sell assets (Land, livestock, etc.)</w:t>
            </w:r>
          </w:p>
          <w:p w14:paraId="1F1D217D"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6 = Do extra casual labor</w:t>
            </w:r>
          </w:p>
          <w:p w14:paraId="3B9A7DDF"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7 = Assistance from friends or relatives</w:t>
            </w:r>
          </w:p>
          <w:p w14:paraId="30DB961A"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 xml:space="preserve">8 = Assistance from NGO, community organization, religious organization, </w:t>
            </w:r>
            <w:proofErr w:type="spellStart"/>
            <w:r w:rsidRPr="00BE068B">
              <w:rPr>
                <w:rFonts w:ascii="Gill Sans MT" w:hAnsi="Gill Sans MT" w:cs="Times New Roman"/>
                <w:w w:val="105"/>
              </w:rPr>
              <w:t>etc</w:t>
            </w:r>
            <w:proofErr w:type="spellEnd"/>
          </w:p>
          <w:p w14:paraId="731A1EDC"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 xml:space="preserve">9 = Get loan from money lender, </w:t>
            </w:r>
            <w:proofErr w:type="gramStart"/>
            <w:r w:rsidRPr="00BE068B">
              <w:rPr>
                <w:rFonts w:ascii="Gill Sans MT" w:hAnsi="Gill Sans MT" w:cs="Times New Roman"/>
                <w:w w:val="105"/>
              </w:rPr>
              <w:t>credit ,associations</w:t>
            </w:r>
            <w:proofErr w:type="gramEnd"/>
            <w:r w:rsidRPr="00BE068B">
              <w:rPr>
                <w:rFonts w:ascii="Gill Sans MT" w:hAnsi="Gill Sans MT" w:cs="Times New Roman"/>
                <w:w w:val="105"/>
              </w:rPr>
              <w:t xml:space="preserve">, </w:t>
            </w:r>
            <w:proofErr w:type="spellStart"/>
            <w:r w:rsidRPr="00BE068B">
              <w:rPr>
                <w:rFonts w:ascii="Gill Sans MT" w:hAnsi="Gill Sans MT" w:cs="Times New Roman"/>
                <w:w w:val="105"/>
              </w:rPr>
              <w:t>etc</w:t>
            </w:r>
            <w:proofErr w:type="spellEnd"/>
          </w:p>
          <w:p w14:paraId="4C1EDFB2"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10 = Reduce household spending</w:t>
            </w:r>
          </w:p>
          <w:p w14:paraId="5778A094"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11 = Did nothing in particular</w:t>
            </w:r>
          </w:p>
          <w:p w14:paraId="49B543B4"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97=Other, please specify</w:t>
            </w:r>
          </w:p>
        </w:tc>
        <w:tc>
          <w:tcPr>
            <w:tcW w:w="724" w:type="dxa"/>
            <w:gridSpan w:val="2"/>
            <w:tcBorders>
              <w:top w:val="single" w:sz="18" w:space="0" w:color="000000"/>
              <w:left w:val="single" w:sz="18" w:space="0" w:color="000000"/>
              <w:bottom w:val="single" w:sz="18" w:space="0" w:color="000000"/>
              <w:right w:val="single" w:sz="18" w:space="0" w:color="000000"/>
            </w:tcBorders>
          </w:tcPr>
          <w:p w14:paraId="49F3267C" w14:textId="77777777" w:rsidR="00747FDE" w:rsidRPr="00BE068B" w:rsidRDefault="00747FDE" w:rsidP="00747FDE">
            <w:pPr>
              <w:spacing w:after="0"/>
              <w:rPr>
                <w:rFonts w:ascii="Gill Sans MT" w:eastAsia="Calibri" w:hAnsi="Gill Sans MT" w:cs="Times New Roman"/>
                <w:i/>
                <w:color w:val="A6A6A6"/>
              </w:rPr>
            </w:pPr>
            <w:r w:rsidRPr="00BE068B">
              <w:rPr>
                <w:rFonts w:ascii="Gill Sans MT" w:eastAsia="Calibri" w:hAnsi="Gill Sans MT" w:cs="Times New Roman"/>
                <w:i/>
                <w:color w:val="A6A6A6"/>
              </w:rPr>
              <w:t>(Code)</w:t>
            </w:r>
          </w:p>
        </w:tc>
      </w:tr>
      <w:tr w:rsidR="00747FDE" w:rsidRPr="00BE068B" w14:paraId="719E504D" w14:textId="77777777" w:rsidTr="00134A66">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574" w:type="dxa"/>
            <w:tcBorders>
              <w:right w:val="single" w:sz="4" w:space="0" w:color="auto"/>
            </w:tcBorders>
          </w:tcPr>
          <w:p w14:paraId="0B3295AB" w14:textId="2B290BCE" w:rsidR="00747FDE" w:rsidRPr="00BE068B" w:rsidRDefault="00134A66" w:rsidP="00747FDE">
            <w:pPr>
              <w:spacing w:after="0"/>
              <w:rPr>
                <w:rFonts w:ascii="Gill Sans MT" w:hAnsi="Gill Sans MT"/>
              </w:rPr>
            </w:pPr>
            <w:r w:rsidRPr="00BE068B">
              <w:rPr>
                <w:rFonts w:ascii="Gill Sans MT" w:hAnsi="Gill Sans MT"/>
              </w:rPr>
              <w:t>P27b</w:t>
            </w:r>
          </w:p>
        </w:tc>
        <w:tc>
          <w:tcPr>
            <w:tcW w:w="4463" w:type="dxa"/>
            <w:tcBorders>
              <w:left w:val="single" w:sz="4" w:space="0" w:color="auto"/>
              <w:right w:val="single" w:sz="18" w:space="0" w:color="000000"/>
            </w:tcBorders>
          </w:tcPr>
          <w:p w14:paraId="2EA47C9E" w14:textId="77777777" w:rsidR="00747FDE" w:rsidRPr="00BE068B" w:rsidRDefault="00747FDE" w:rsidP="00747FDE">
            <w:pPr>
              <w:spacing w:after="0"/>
              <w:rPr>
                <w:rFonts w:ascii="Gill Sans MT" w:hAnsi="Gill Sans MT"/>
                <w:w w:val="105"/>
              </w:rPr>
            </w:pPr>
            <w:r w:rsidRPr="00BE068B">
              <w:rPr>
                <w:rFonts w:ascii="Gill Sans MT" w:hAnsi="Gill Sans MT"/>
                <w:w w:val="105"/>
              </w:rPr>
              <w:t>If other, please specify</w:t>
            </w:r>
          </w:p>
        </w:tc>
        <w:tc>
          <w:tcPr>
            <w:tcW w:w="5043" w:type="dxa"/>
            <w:gridSpan w:val="6"/>
            <w:tcBorders>
              <w:top w:val="single" w:sz="18" w:space="0" w:color="000000"/>
              <w:left w:val="single" w:sz="18" w:space="0" w:color="000000"/>
              <w:bottom w:val="single" w:sz="18" w:space="0" w:color="000000"/>
              <w:right w:val="single" w:sz="18" w:space="0" w:color="000000"/>
            </w:tcBorders>
          </w:tcPr>
          <w:p w14:paraId="774D756A" w14:textId="77777777" w:rsidR="00747FDE" w:rsidRPr="00BE068B" w:rsidRDefault="00747FDE" w:rsidP="00747FDE">
            <w:pPr>
              <w:spacing w:after="0"/>
              <w:rPr>
                <w:rFonts w:ascii="Gill Sans MT" w:hAnsi="Gill Sans MT"/>
                <w:w w:val="105"/>
              </w:rPr>
            </w:pPr>
            <w:r w:rsidRPr="00BE068B">
              <w:rPr>
                <w:rFonts w:ascii="Gill Sans MT" w:hAnsi="Gill Sans MT"/>
                <w:i/>
                <w:color w:val="A6A6A6" w:themeColor="background1" w:themeShade="A6"/>
              </w:rPr>
              <w:t>(Text)</w:t>
            </w:r>
          </w:p>
        </w:tc>
      </w:tr>
    </w:tbl>
    <w:p w14:paraId="617B9048" w14:textId="77777777" w:rsidR="00747FDE" w:rsidRPr="00BE068B" w:rsidRDefault="00747FDE" w:rsidP="00747FDE">
      <w:pPr>
        <w:autoSpaceDE w:val="0"/>
        <w:autoSpaceDN w:val="0"/>
        <w:adjustRightInd w:val="0"/>
        <w:spacing w:after="0" w:line="240" w:lineRule="auto"/>
        <w:contextualSpacing/>
        <w:rPr>
          <w:rFonts w:ascii="Gill Sans MT" w:hAnsi="Gill Sans MT" w:cs="ArialNarrow"/>
        </w:rPr>
      </w:pPr>
    </w:p>
    <w:tbl>
      <w:tblPr>
        <w:tblStyle w:val="TableGrid"/>
        <w:tblW w:w="9808" w:type="dxa"/>
        <w:jc w:val="center"/>
        <w:tblCellMar>
          <w:left w:w="29" w:type="dxa"/>
          <w:right w:w="29" w:type="dxa"/>
        </w:tblCellMar>
        <w:tblLook w:val="04A0" w:firstRow="1" w:lastRow="0" w:firstColumn="1" w:lastColumn="0" w:noHBand="0" w:noVBand="1"/>
      </w:tblPr>
      <w:tblGrid>
        <w:gridCol w:w="5395"/>
        <w:gridCol w:w="4413"/>
      </w:tblGrid>
      <w:tr w:rsidR="00747FDE" w:rsidRPr="00BE068B" w14:paraId="2CFB1983" w14:textId="77777777" w:rsidTr="00134A66">
        <w:trPr>
          <w:jc w:val="center"/>
        </w:trPr>
        <w:tc>
          <w:tcPr>
            <w:tcW w:w="9808" w:type="dxa"/>
            <w:gridSpan w:val="2"/>
          </w:tcPr>
          <w:p w14:paraId="5C5B132A" w14:textId="77777777" w:rsidR="00747FDE" w:rsidRPr="00BE068B" w:rsidRDefault="00747FDE" w:rsidP="00747FDE">
            <w:pPr>
              <w:contextualSpacing/>
              <w:rPr>
                <w:rFonts w:ascii="Gill Sans MT" w:hAnsi="Gill Sans MT"/>
                <w:b/>
                <w:sz w:val="20"/>
              </w:rPr>
            </w:pPr>
            <w:r w:rsidRPr="00BE068B">
              <w:rPr>
                <w:rFonts w:ascii="Gill Sans MT" w:hAnsi="Gill Sans MT"/>
                <w:b/>
                <w:sz w:val="20"/>
              </w:rPr>
              <w:t>Adjustments/adaptations made</w:t>
            </w:r>
          </w:p>
        </w:tc>
      </w:tr>
      <w:tr w:rsidR="00747FDE" w:rsidRPr="00BE068B" w14:paraId="6A854CCA" w14:textId="77777777" w:rsidTr="00134A66">
        <w:trPr>
          <w:jc w:val="center"/>
        </w:trPr>
        <w:tc>
          <w:tcPr>
            <w:tcW w:w="5395" w:type="dxa"/>
          </w:tcPr>
          <w:p w14:paraId="380E759B" w14:textId="77777777" w:rsidR="00747FDE" w:rsidRPr="00BE068B" w:rsidRDefault="00747FDE" w:rsidP="00747FDE">
            <w:pPr>
              <w:contextualSpacing/>
              <w:rPr>
                <w:rFonts w:ascii="Gill Sans MT" w:hAnsi="Gill Sans MT"/>
                <w:sz w:val="18"/>
              </w:rPr>
            </w:pPr>
            <w:r w:rsidRPr="00BE068B">
              <w:rPr>
                <w:rFonts w:ascii="Gill Sans MT" w:hAnsi="Gill Sans MT"/>
                <w:sz w:val="18"/>
              </w:rPr>
              <w:t>1=Construction of wells/</w:t>
            </w:r>
            <w:proofErr w:type="spellStart"/>
            <w:r w:rsidRPr="00BE068B">
              <w:rPr>
                <w:rFonts w:ascii="Gill Sans MT" w:hAnsi="Gill Sans MT"/>
                <w:sz w:val="18"/>
              </w:rPr>
              <w:t>borewells</w:t>
            </w:r>
            <w:proofErr w:type="spellEnd"/>
            <w:r w:rsidRPr="00BE068B">
              <w:rPr>
                <w:rFonts w:ascii="Gill Sans MT" w:hAnsi="Gill Sans MT"/>
                <w:sz w:val="18"/>
              </w:rPr>
              <w:t xml:space="preserve">/deepening of wells </w:t>
            </w:r>
          </w:p>
          <w:p w14:paraId="1DC28BEF" w14:textId="77777777" w:rsidR="00747FDE" w:rsidRPr="00BE068B" w:rsidRDefault="00747FDE" w:rsidP="00747FDE">
            <w:pPr>
              <w:contextualSpacing/>
              <w:rPr>
                <w:rFonts w:ascii="Gill Sans MT" w:hAnsi="Gill Sans MT"/>
                <w:sz w:val="18"/>
              </w:rPr>
            </w:pPr>
            <w:r w:rsidRPr="00BE068B">
              <w:rPr>
                <w:rFonts w:ascii="Gill Sans MT" w:hAnsi="Gill Sans MT"/>
                <w:sz w:val="18"/>
              </w:rPr>
              <w:t>2=Invest in irrigation practices that reduce water use (drip irrigation/sprinklers)</w:t>
            </w:r>
          </w:p>
          <w:p w14:paraId="4B7F1462" w14:textId="77777777" w:rsidR="00747FDE" w:rsidRPr="00BE068B" w:rsidRDefault="00747FDE" w:rsidP="00747FDE">
            <w:pPr>
              <w:contextualSpacing/>
              <w:rPr>
                <w:rFonts w:ascii="Gill Sans MT" w:hAnsi="Gill Sans MT"/>
                <w:sz w:val="18"/>
              </w:rPr>
            </w:pPr>
            <w:r w:rsidRPr="00BE068B">
              <w:rPr>
                <w:rFonts w:ascii="Gill Sans MT" w:hAnsi="Gill Sans MT"/>
                <w:sz w:val="18"/>
              </w:rPr>
              <w:t xml:space="preserve">3=Build a water harvesting scheme </w:t>
            </w:r>
          </w:p>
          <w:p w14:paraId="653DD528" w14:textId="77777777" w:rsidR="00747FDE" w:rsidRPr="00BE068B" w:rsidRDefault="00747FDE" w:rsidP="00747FDE">
            <w:pPr>
              <w:contextualSpacing/>
              <w:rPr>
                <w:rFonts w:ascii="Gill Sans MT" w:hAnsi="Gill Sans MT"/>
                <w:sz w:val="18"/>
              </w:rPr>
            </w:pPr>
            <w:r w:rsidRPr="00BE068B">
              <w:rPr>
                <w:rFonts w:ascii="Gill Sans MT" w:hAnsi="Gill Sans MT"/>
                <w:sz w:val="18"/>
              </w:rPr>
              <w:t>4=Soil conservation techniques (farm bunds, farm ponds</w:t>
            </w:r>
          </w:p>
          <w:p w14:paraId="10274C68" w14:textId="77777777" w:rsidR="00747FDE" w:rsidRPr="00BE068B" w:rsidRDefault="00747FDE" w:rsidP="00747FDE">
            <w:pPr>
              <w:contextualSpacing/>
              <w:rPr>
                <w:rFonts w:ascii="Gill Sans MT" w:hAnsi="Gill Sans MT"/>
                <w:sz w:val="18"/>
              </w:rPr>
            </w:pPr>
            <w:r w:rsidRPr="00BE068B">
              <w:rPr>
                <w:rFonts w:ascii="Gill Sans MT" w:hAnsi="Gill Sans MT"/>
                <w:sz w:val="18"/>
              </w:rPr>
              <w:t xml:space="preserve">5=Add manure or mulch to increase soil moisture </w:t>
            </w:r>
          </w:p>
          <w:p w14:paraId="4EAAE256" w14:textId="77777777" w:rsidR="00747FDE" w:rsidRPr="00BE068B" w:rsidRDefault="00747FDE" w:rsidP="00747FDE">
            <w:pPr>
              <w:contextualSpacing/>
              <w:rPr>
                <w:rFonts w:ascii="Gill Sans MT" w:hAnsi="Gill Sans MT"/>
                <w:sz w:val="18"/>
              </w:rPr>
            </w:pPr>
            <w:r w:rsidRPr="00BE068B">
              <w:rPr>
                <w:rFonts w:ascii="Gill Sans MT" w:hAnsi="Gill Sans MT"/>
                <w:sz w:val="18"/>
              </w:rPr>
              <w:t xml:space="preserve">6=Crop water budgeting  </w:t>
            </w:r>
          </w:p>
          <w:p w14:paraId="0CB9CBB2" w14:textId="77777777" w:rsidR="00747FDE" w:rsidRPr="00BE068B" w:rsidRDefault="00747FDE" w:rsidP="00747FDE">
            <w:pPr>
              <w:contextualSpacing/>
              <w:rPr>
                <w:rFonts w:ascii="Gill Sans MT" w:hAnsi="Gill Sans MT"/>
                <w:sz w:val="18"/>
              </w:rPr>
            </w:pPr>
            <w:r w:rsidRPr="00BE068B">
              <w:rPr>
                <w:rFonts w:ascii="Gill Sans MT" w:hAnsi="Gill Sans MT"/>
                <w:sz w:val="18"/>
              </w:rPr>
              <w:t xml:space="preserve">7=Change crop variety/diversification  </w:t>
            </w:r>
          </w:p>
          <w:p w14:paraId="4EC825F5" w14:textId="77777777" w:rsidR="00747FDE" w:rsidRPr="00BE068B" w:rsidRDefault="00747FDE" w:rsidP="00747FDE">
            <w:pPr>
              <w:contextualSpacing/>
              <w:rPr>
                <w:rFonts w:ascii="Gill Sans MT" w:hAnsi="Gill Sans MT"/>
                <w:sz w:val="18"/>
              </w:rPr>
            </w:pPr>
            <w:r w:rsidRPr="00BE068B">
              <w:rPr>
                <w:rFonts w:ascii="Gill Sans MT" w:hAnsi="Gill Sans MT"/>
                <w:sz w:val="18"/>
              </w:rPr>
              <w:t xml:space="preserve">8=Shift to market or cash crops </w:t>
            </w:r>
          </w:p>
          <w:p w14:paraId="6F650DFB" w14:textId="77777777" w:rsidR="00747FDE" w:rsidRPr="00BE068B" w:rsidRDefault="00747FDE" w:rsidP="00747FDE">
            <w:pPr>
              <w:contextualSpacing/>
              <w:rPr>
                <w:rFonts w:ascii="Gill Sans MT" w:hAnsi="Gill Sans MT"/>
                <w:sz w:val="18"/>
              </w:rPr>
            </w:pPr>
            <w:r w:rsidRPr="00BE068B">
              <w:rPr>
                <w:rFonts w:ascii="Gill Sans MT" w:hAnsi="Gill Sans MT"/>
                <w:sz w:val="18"/>
              </w:rPr>
              <w:t xml:space="preserve">9=Plant drought resistant crops </w:t>
            </w:r>
          </w:p>
          <w:p w14:paraId="12D63831" w14:textId="77777777" w:rsidR="00747FDE" w:rsidRPr="00BE068B" w:rsidRDefault="00747FDE" w:rsidP="00747FDE">
            <w:pPr>
              <w:contextualSpacing/>
              <w:rPr>
                <w:rFonts w:ascii="Gill Sans MT" w:hAnsi="Gill Sans MT"/>
                <w:sz w:val="18"/>
              </w:rPr>
            </w:pPr>
            <w:r w:rsidRPr="00BE068B">
              <w:rPr>
                <w:rFonts w:ascii="Gill Sans MT" w:hAnsi="Gill Sans MT"/>
                <w:sz w:val="18"/>
              </w:rPr>
              <w:t xml:space="preserve">10=Plant earlier/later </w:t>
            </w:r>
          </w:p>
        </w:tc>
        <w:tc>
          <w:tcPr>
            <w:tcW w:w="4413" w:type="dxa"/>
          </w:tcPr>
          <w:p w14:paraId="3F3679C1" w14:textId="77777777" w:rsidR="00747FDE" w:rsidRPr="00BE068B" w:rsidRDefault="00747FDE" w:rsidP="00747FDE">
            <w:pPr>
              <w:contextualSpacing/>
              <w:rPr>
                <w:rFonts w:ascii="Gill Sans MT" w:hAnsi="Gill Sans MT"/>
                <w:sz w:val="18"/>
              </w:rPr>
            </w:pPr>
            <w:r w:rsidRPr="00BE068B">
              <w:rPr>
                <w:rFonts w:ascii="Gill Sans MT" w:hAnsi="Gill Sans MT"/>
                <w:sz w:val="18"/>
              </w:rPr>
              <w:t xml:space="preserve">11=Agroforestry  </w:t>
            </w:r>
          </w:p>
          <w:p w14:paraId="27E9C5AB" w14:textId="77777777" w:rsidR="00747FDE" w:rsidRPr="00BE068B" w:rsidRDefault="00747FDE" w:rsidP="00747FDE">
            <w:pPr>
              <w:contextualSpacing/>
              <w:rPr>
                <w:rFonts w:ascii="Gill Sans MT" w:hAnsi="Gill Sans MT"/>
                <w:sz w:val="18"/>
              </w:rPr>
            </w:pPr>
            <w:r w:rsidRPr="00BE068B">
              <w:rPr>
                <w:rFonts w:ascii="Gill Sans MT" w:hAnsi="Gill Sans MT"/>
                <w:sz w:val="18"/>
              </w:rPr>
              <w:t xml:space="preserve">12=Consult weather forecasts  </w:t>
            </w:r>
          </w:p>
          <w:p w14:paraId="4E5101D1" w14:textId="77777777" w:rsidR="00747FDE" w:rsidRPr="00BE068B" w:rsidRDefault="00747FDE" w:rsidP="00747FDE">
            <w:pPr>
              <w:contextualSpacing/>
              <w:rPr>
                <w:rFonts w:ascii="Gill Sans MT" w:hAnsi="Gill Sans MT"/>
                <w:sz w:val="18"/>
              </w:rPr>
            </w:pPr>
            <w:r w:rsidRPr="00BE068B">
              <w:rPr>
                <w:rFonts w:ascii="Gill Sans MT" w:hAnsi="Gill Sans MT"/>
                <w:sz w:val="18"/>
              </w:rPr>
              <w:t xml:space="preserve">13=Change from crop to livestock/mixed farming  </w:t>
            </w:r>
          </w:p>
          <w:p w14:paraId="14BFA0D2" w14:textId="77777777" w:rsidR="00747FDE" w:rsidRPr="00BE068B" w:rsidRDefault="00747FDE" w:rsidP="00747FDE">
            <w:pPr>
              <w:contextualSpacing/>
              <w:rPr>
                <w:rFonts w:ascii="Gill Sans MT" w:hAnsi="Gill Sans MT"/>
                <w:sz w:val="18"/>
              </w:rPr>
            </w:pPr>
            <w:r w:rsidRPr="00BE068B">
              <w:rPr>
                <w:rFonts w:ascii="Gill Sans MT" w:hAnsi="Gill Sans MT"/>
                <w:sz w:val="18"/>
              </w:rPr>
              <w:t xml:space="preserve">14=Reduce number of livestock  </w:t>
            </w:r>
          </w:p>
          <w:p w14:paraId="16894F5D" w14:textId="77777777" w:rsidR="00747FDE" w:rsidRPr="00BE068B" w:rsidRDefault="00747FDE" w:rsidP="00747FDE">
            <w:pPr>
              <w:contextualSpacing/>
              <w:rPr>
                <w:rFonts w:ascii="Gill Sans MT" w:hAnsi="Gill Sans MT"/>
                <w:sz w:val="18"/>
              </w:rPr>
            </w:pPr>
            <w:r w:rsidRPr="00BE068B">
              <w:rPr>
                <w:rFonts w:ascii="Gill Sans MT" w:hAnsi="Gill Sans MT"/>
                <w:sz w:val="18"/>
              </w:rPr>
              <w:t xml:space="preserve">15=Buy crop insurance </w:t>
            </w:r>
          </w:p>
          <w:p w14:paraId="2CB669AB" w14:textId="77777777" w:rsidR="00747FDE" w:rsidRPr="00BE068B" w:rsidRDefault="00747FDE" w:rsidP="00747FDE">
            <w:pPr>
              <w:contextualSpacing/>
              <w:rPr>
                <w:rFonts w:ascii="Gill Sans MT" w:hAnsi="Gill Sans MT"/>
                <w:sz w:val="18"/>
              </w:rPr>
            </w:pPr>
            <w:r w:rsidRPr="00BE068B">
              <w:rPr>
                <w:rFonts w:ascii="Gill Sans MT" w:hAnsi="Gill Sans MT"/>
                <w:sz w:val="18"/>
              </w:rPr>
              <w:t xml:space="preserve">16=Borrow money (e.g. from bank or family)   </w:t>
            </w:r>
          </w:p>
          <w:p w14:paraId="6D009884" w14:textId="77777777" w:rsidR="00747FDE" w:rsidRPr="00BE068B" w:rsidRDefault="00747FDE" w:rsidP="00747FDE">
            <w:pPr>
              <w:contextualSpacing/>
              <w:rPr>
                <w:rFonts w:ascii="Gill Sans MT" w:hAnsi="Gill Sans MT"/>
                <w:sz w:val="18"/>
              </w:rPr>
            </w:pPr>
            <w:r w:rsidRPr="00BE068B">
              <w:rPr>
                <w:rFonts w:ascii="Gill Sans MT" w:hAnsi="Gill Sans MT"/>
                <w:sz w:val="18"/>
              </w:rPr>
              <w:t xml:space="preserve">17=Invest in bank seed/grain bank at community level  </w:t>
            </w:r>
          </w:p>
          <w:p w14:paraId="4AE7E029" w14:textId="77777777" w:rsidR="00747FDE" w:rsidRPr="00BE068B" w:rsidRDefault="00747FDE" w:rsidP="00747FDE">
            <w:pPr>
              <w:contextualSpacing/>
              <w:rPr>
                <w:rFonts w:ascii="Gill Sans MT" w:hAnsi="Gill Sans MT"/>
                <w:sz w:val="18"/>
              </w:rPr>
            </w:pPr>
            <w:r w:rsidRPr="00BE068B">
              <w:rPr>
                <w:rFonts w:ascii="Gill Sans MT" w:hAnsi="Gill Sans MT"/>
                <w:sz w:val="18"/>
              </w:rPr>
              <w:t xml:space="preserve">18=Migrate to urban area/find off farm job  </w:t>
            </w:r>
          </w:p>
          <w:p w14:paraId="3C8F676D" w14:textId="77777777" w:rsidR="00747FDE" w:rsidRPr="00BE068B" w:rsidRDefault="00747FDE" w:rsidP="00747FDE">
            <w:pPr>
              <w:contextualSpacing/>
              <w:rPr>
                <w:rFonts w:ascii="Gill Sans MT" w:hAnsi="Gill Sans MT"/>
                <w:sz w:val="18"/>
              </w:rPr>
            </w:pPr>
            <w:r w:rsidRPr="00BE068B">
              <w:rPr>
                <w:rFonts w:ascii="Gill Sans MT" w:hAnsi="Gill Sans MT"/>
                <w:sz w:val="18"/>
              </w:rPr>
              <w:t xml:space="preserve">19=Lease your land  </w:t>
            </w:r>
          </w:p>
          <w:p w14:paraId="647F94F7" w14:textId="77777777" w:rsidR="00747FDE" w:rsidRPr="00BE068B" w:rsidRDefault="00747FDE" w:rsidP="00747FDE">
            <w:pPr>
              <w:contextualSpacing/>
              <w:rPr>
                <w:rFonts w:ascii="Gill Sans MT" w:hAnsi="Gill Sans MT"/>
                <w:sz w:val="18"/>
              </w:rPr>
            </w:pPr>
            <w:r w:rsidRPr="00BE068B">
              <w:rPr>
                <w:rFonts w:ascii="Gill Sans MT" w:hAnsi="Gill Sans MT"/>
                <w:sz w:val="18"/>
              </w:rPr>
              <w:t xml:space="preserve">20=Spend more money on children’s education </w:t>
            </w:r>
          </w:p>
          <w:p w14:paraId="0D82B5CE" w14:textId="77777777" w:rsidR="00747FDE" w:rsidRPr="00BE068B" w:rsidRDefault="00747FDE" w:rsidP="00747FDE">
            <w:pPr>
              <w:contextualSpacing/>
              <w:rPr>
                <w:rFonts w:ascii="Gill Sans MT" w:hAnsi="Gill Sans MT" w:cs="ArialNarrow"/>
                <w:sz w:val="18"/>
              </w:rPr>
            </w:pPr>
            <w:r w:rsidRPr="00BE068B">
              <w:rPr>
                <w:rFonts w:ascii="Gill Sans MT" w:hAnsi="Gill Sans MT"/>
                <w:sz w:val="18"/>
              </w:rPr>
              <w:t>97=Other, please</w:t>
            </w:r>
          </w:p>
        </w:tc>
      </w:tr>
    </w:tbl>
    <w:p w14:paraId="16DFE0FD" w14:textId="77777777" w:rsidR="00747FDE" w:rsidRPr="00BE068B" w:rsidRDefault="00747FDE" w:rsidP="00747FDE">
      <w:pPr>
        <w:spacing w:after="0" w:line="240" w:lineRule="auto"/>
        <w:contextualSpacing/>
        <w:rPr>
          <w:rFonts w:ascii="Gill Sans MT" w:hAnsi="Gill Sans MT"/>
        </w:rPr>
      </w:pPr>
    </w:p>
    <w:p w14:paraId="78CEA7D3" w14:textId="6A6C31F4" w:rsidR="00747FDE" w:rsidRPr="00BE068B" w:rsidRDefault="00134A66" w:rsidP="001512DD">
      <w:pPr>
        <w:spacing w:after="0" w:line="240" w:lineRule="auto"/>
        <w:contextualSpacing/>
        <w:rPr>
          <w:rFonts w:ascii="Gill Sans MT" w:hAnsi="Gill Sans MT"/>
          <w:b/>
        </w:rPr>
      </w:pPr>
      <w:r w:rsidRPr="00BE068B">
        <w:rPr>
          <w:rFonts w:ascii="Gill Sans MT" w:hAnsi="Gill Sans MT"/>
          <w:b/>
        </w:rPr>
        <w:t xml:space="preserve">Section Q: </w:t>
      </w:r>
      <w:commentRangeStart w:id="1266"/>
      <w:r w:rsidRPr="00BE068B">
        <w:rPr>
          <w:rFonts w:ascii="Gill Sans MT" w:hAnsi="Gill Sans MT"/>
          <w:b/>
        </w:rPr>
        <w:t>Relationships</w:t>
      </w:r>
      <w:commentRangeEnd w:id="1266"/>
      <w:r w:rsidR="0029538B" w:rsidRPr="00BE068B">
        <w:rPr>
          <w:rStyle w:val="CommentReference"/>
          <w:rFonts w:ascii="Gill Sans MT" w:hAnsi="Gill Sans MT"/>
        </w:rPr>
        <w:commentReference w:id="1266"/>
      </w:r>
      <w:r w:rsidRPr="00BE068B">
        <w:rPr>
          <w:rFonts w:ascii="Gill Sans MT" w:hAnsi="Gill Sans MT"/>
          <w:b/>
        </w:rPr>
        <w:t xml:space="preserve"> </w:t>
      </w:r>
    </w:p>
    <w:p w14:paraId="2B0937B9" w14:textId="77777777" w:rsidR="00747FDE" w:rsidRPr="00BE068B" w:rsidRDefault="00747FDE" w:rsidP="001512DD">
      <w:pPr>
        <w:spacing w:after="0" w:line="240" w:lineRule="auto"/>
        <w:contextualSpacing/>
        <w:rPr>
          <w:rFonts w:ascii="Gill Sans MT" w:hAnsi="Gill Sans MT"/>
        </w:rPr>
      </w:pPr>
    </w:p>
    <w:tbl>
      <w:tblPr>
        <w:tblW w:w="10305" w:type="dxa"/>
        <w:tblInd w:w="-5" w:type="dxa"/>
        <w:tblLayout w:type="fixed"/>
        <w:tblCellMar>
          <w:left w:w="29" w:type="dxa"/>
          <w:right w:w="29" w:type="dxa"/>
        </w:tblCellMar>
        <w:tblLook w:val="0000" w:firstRow="0" w:lastRow="0" w:firstColumn="0" w:lastColumn="0" w:noHBand="0" w:noVBand="0"/>
      </w:tblPr>
      <w:tblGrid>
        <w:gridCol w:w="574"/>
        <w:gridCol w:w="4686"/>
        <w:gridCol w:w="4344"/>
        <w:gridCol w:w="701"/>
      </w:tblGrid>
      <w:tr w:rsidR="008250E0" w:rsidRPr="00BE068B" w14:paraId="6F48D000" w14:textId="77777777" w:rsidTr="00134A66">
        <w:trPr>
          <w:trHeight w:val="20"/>
        </w:trPr>
        <w:tc>
          <w:tcPr>
            <w:tcW w:w="574" w:type="dxa"/>
            <w:tcBorders>
              <w:top w:val="single" w:sz="4" w:space="0" w:color="000000"/>
              <w:left w:val="single" w:sz="4" w:space="0" w:color="000000"/>
              <w:bottom w:val="single" w:sz="4" w:space="0" w:color="000000"/>
              <w:right w:val="single" w:sz="4" w:space="0" w:color="auto"/>
            </w:tcBorders>
          </w:tcPr>
          <w:p w14:paraId="631EFF1C" w14:textId="2F5BF120" w:rsidR="008250E0" w:rsidRPr="00BE068B" w:rsidRDefault="00134A66" w:rsidP="008250E0">
            <w:pPr>
              <w:spacing w:after="0"/>
              <w:rPr>
                <w:rFonts w:ascii="Gill Sans MT" w:eastAsia="Calibri" w:hAnsi="Gill Sans MT" w:cs="Times New Roman"/>
                <w:w w:val="105"/>
              </w:rPr>
            </w:pPr>
            <w:r w:rsidRPr="00BE068B">
              <w:rPr>
                <w:rFonts w:ascii="Gill Sans MT" w:eastAsia="Calibri" w:hAnsi="Gill Sans MT" w:cs="Times New Roman"/>
                <w:w w:val="105"/>
              </w:rPr>
              <w:t>Q.1</w:t>
            </w:r>
          </w:p>
        </w:tc>
        <w:tc>
          <w:tcPr>
            <w:tcW w:w="4686" w:type="dxa"/>
            <w:tcBorders>
              <w:top w:val="single" w:sz="4" w:space="0" w:color="000000"/>
              <w:left w:val="single" w:sz="4" w:space="0" w:color="auto"/>
              <w:bottom w:val="single" w:sz="4" w:space="0" w:color="000000"/>
            </w:tcBorders>
          </w:tcPr>
          <w:p w14:paraId="47675342" w14:textId="0872801B" w:rsidR="008250E0" w:rsidRPr="00BE068B" w:rsidRDefault="00205402" w:rsidP="008250E0">
            <w:pPr>
              <w:spacing w:afterLines="20" w:after="48" w:line="240" w:lineRule="auto"/>
              <w:ind w:left="8"/>
              <w:contextualSpacing/>
              <w:rPr>
                <w:rFonts w:ascii="Gill Sans MT" w:hAnsi="Gill Sans MT" w:cs="Times New Roman"/>
                <w:w w:val="105"/>
              </w:rPr>
            </w:pPr>
            <w:r w:rsidRPr="00BE068B">
              <w:rPr>
                <w:rFonts w:ascii="Gill Sans MT" w:hAnsi="Gill Sans MT" w:cs="Times New Roman"/>
                <w:w w:val="105"/>
              </w:rPr>
              <w:t>Is</w:t>
            </w:r>
            <w:commentRangeStart w:id="1267"/>
            <w:r w:rsidR="008250E0" w:rsidRPr="00BE068B">
              <w:rPr>
                <w:rFonts w:ascii="Gill Sans MT" w:hAnsi="Gill Sans MT" w:cs="Times New Roman"/>
                <w:w w:val="105"/>
              </w:rPr>
              <w:t xml:space="preserve"> the headman in this village related to you or your spouse? (</w:t>
            </w:r>
            <w:proofErr w:type="spellStart"/>
            <w:proofErr w:type="gramStart"/>
            <w:r w:rsidR="008250E0" w:rsidRPr="00BE068B">
              <w:rPr>
                <w:rFonts w:ascii="Gill Sans MT" w:hAnsi="Gill Sans MT" w:cs="Times New Roman"/>
                <w:b/>
                <w:w w:val="105"/>
              </w:rPr>
              <w:t>headmanrelate</w:t>
            </w:r>
            <w:proofErr w:type="spellEnd"/>
            <w:proofErr w:type="gramEnd"/>
            <w:r w:rsidR="008250E0" w:rsidRPr="00BE068B">
              <w:rPr>
                <w:rFonts w:ascii="Gill Sans MT" w:hAnsi="Gill Sans MT" w:cs="Times New Roman"/>
                <w:w w:val="105"/>
              </w:rPr>
              <w:t>)</w:t>
            </w:r>
            <w:commentRangeEnd w:id="1267"/>
            <w:r w:rsidR="00C3665F" w:rsidRPr="00BE068B">
              <w:rPr>
                <w:rStyle w:val="CommentReference"/>
                <w:rFonts w:ascii="Gill Sans MT" w:hAnsi="Gill Sans MT"/>
              </w:rPr>
              <w:commentReference w:id="1267"/>
            </w:r>
          </w:p>
          <w:p w14:paraId="15730DF5" w14:textId="77777777" w:rsidR="008250E0" w:rsidRPr="00BE068B" w:rsidRDefault="008250E0" w:rsidP="008250E0">
            <w:pPr>
              <w:spacing w:after="0"/>
              <w:rPr>
                <w:rFonts w:ascii="Gill Sans MT" w:hAnsi="Gill Sans MT" w:cs="Times New Roman"/>
                <w:w w:val="105"/>
              </w:rPr>
            </w:pPr>
            <w:r w:rsidRPr="00BE068B">
              <w:rPr>
                <w:rFonts w:ascii="Gill Sans MT" w:hAnsi="Gill Sans MT" w:cs="Times New Roman"/>
                <w:w w:val="105"/>
              </w:rPr>
              <w:t>Ask only if A11=1,2</w:t>
            </w:r>
          </w:p>
          <w:p w14:paraId="372DAF3D" w14:textId="79EB2666" w:rsidR="00205402" w:rsidRPr="00BE068B" w:rsidRDefault="00205402" w:rsidP="008250E0">
            <w:pPr>
              <w:spacing w:after="0"/>
              <w:rPr>
                <w:rFonts w:ascii="Gill Sans MT" w:eastAsia="Calibri" w:hAnsi="Gill Sans MT" w:cs="Times New Roman"/>
                <w:i/>
                <w:w w:val="105"/>
              </w:rPr>
            </w:pPr>
            <w:r w:rsidRPr="00BE068B">
              <w:rPr>
                <w:rFonts w:ascii="Gill Sans MT" w:hAnsi="Gill Sans MT" w:cs="Times New Roman"/>
                <w:i/>
                <w:w w:val="105"/>
              </w:rPr>
              <w:t>If 0, skip to Q5</w:t>
            </w:r>
          </w:p>
        </w:tc>
        <w:tc>
          <w:tcPr>
            <w:tcW w:w="4344" w:type="dxa"/>
            <w:tcBorders>
              <w:top w:val="single" w:sz="4" w:space="0" w:color="000000"/>
              <w:bottom w:val="single" w:sz="4" w:space="0" w:color="000000"/>
              <w:right w:val="single" w:sz="18" w:space="0" w:color="000000"/>
            </w:tcBorders>
          </w:tcPr>
          <w:p w14:paraId="6EA8775F" w14:textId="210D55A9" w:rsidR="008250E0" w:rsidRPr="00BE068B" w:rsidRDefault="00134A66" w:rsidP="008250E0">
            <w:pPr>
              <w:spacing w:after="0"/>
              <w:rPr>
                <w:rFonts w:ascii="Gill Sans MT" w:hAnsi="Gill Sans MT"/>
              </w:rPr>
            </w:pPr>
            <w:r w:rsidRPr="00BE068B">
              <w:rPr>
                <w:rFonts w:ascii="Gill Sans MT" w:hAnsi="Gill Sans MT"/>
              </w:rPr>
              <w:t>0</w:t>
            </w:r>
            <w:r w:rsidR="008250E0" w:rsidRPr="00BE068B">
              <w:rPr>
                <w:rFonts w:ascii="Gill Sans MT" w:hAnsi="Gill Sans MT"/>
              </w:rPr>
              <w:t>=No</w:t>
            </w:r>
          </w:p>
          <w:p w14:paraId="4FF86AE7" w14:textId="58090EE9" w:rsidR="008250E0" w:rsidRPr="00BE068B" w:rsidRDefault="00134A66" w:rsidP="008250E0">
            <w:pPr>
              <w:spacing w:after="0"/>
              <w:rPr>
                <w:rFonts w:ascii="Gill Sans MT" w:hAnsi="Gill Sans MT"/>
              </w:rPr>
            </w:pPr>
            <w:r w:rsidRPr="00BE068B">
              <w:rPr>
                <w:rFonts w:ascii="Gill Sans MT" w:hAnsi="Gill Sans MT"/>
              </w:rPr>
              <w:t>1</w:t>
            </w:r>
            <w:r w:rsidR="008250E0" w:rsidRPr="00BE068B">
              <w:rPr>
                <w:rFonts w:ascii="Gill Sans MT" w:hAnsi="Gill Sans MT"/>
              </w:rPr>
              <w:t>=Yes</w:t>
            </w:r>
            <w:r w:rsidR="008250E0" w:rsidRPr="00BE068B" w:rsidDel="00226116">
              <w:rPr>
                <w:rFonts w:ascii="Gill Sans MT" w:hAnsi="Gill Sans MT"/>
              </w:rPr>
              <w:t xml:space="preserve"> </w:t>
            </w:r>
          </w:p>
          <w:p w14:paraId="0829EF45" w14:textId="77777777" w:rsidR="008250E0" w:rsidRPr="00BE068B" w:rsidRDefault="008250E0" w:rsidP="008250E0">
            <w:pPr>
              <w:spacing w:after="0"/>
              <w:rPr>
                <w:rFonts w:ascii="Gill Sans MT" w:hAnsi="Gill Sans MT"/>
              </w:rPr>
            </w:pPr>
            <w:r w:rsidRPr="00BE068B">
              <w:rPr>
                <w:rFonts w:ascii="Gill Sans MT" w:hAnsi="Gill Sans MT"/>
              </w:rPr>
              <w:t>888=Don’t know</w:t>
            </w:r>
          </w:p>
          <w:p w14:paraId="4BCCEB41" w14:textId="77777777" w:rsidR="008250E0" w:rsidRPr="00BE068B" w:rsidRDefault="008250E0" w:rsidP="008250E0">
            <w:pPr>
              <w:spacing w:after="0"/>
              <w:rPr>
                <w:rFonts w:ascii="Gill Sans MT" w:hAnsi="Gill Sans MT"/>
              </w:rPr>
            </w:pPr>
            <w:r w:rsidRPr="00BE068B">
              <w:rPr>
                <w:rFonts w:ascii="Gill Sans MT" w:hAnsi="Gill Sans MT"/>
              </w:rPr>
              <w:t>999=Prefer not to respond</w:t>
            </w:r>
          </w:p>
        </w:tc>
        <w:tc>
          <w:tcPr>
            <w:tcW w:w="701" w:type="dxa"/>
            <w:tcBorders>
              <w:top w:val="single" w:sz="18" w:space="0" w:color="000000"/>
              <w:left w:val="single" w:sz="18" w:space="0" w:color="000000"/>
              <w:bottom w:val="single" w:sz="18" w:space="0" w:color="000000"/>
              <w:right w:val="single" w:sz="18" w:space="0" w:color="000000"/>
            </w:tcBorders>
          </w:tcPr>
          <w:p w14:paraId="0F69F781" w14:textId="77777777" w:rsidR="008250E0" w:rsidRPr="00BE068B" w:rsidRDefault="008250E0" w:rsidP="008250E0">
            <w:pPr>
              <w:spacing w:after="0"/>
              <w:rPr>
                <w:rFonts w:ascii="Gill Sans MT" w:eastAsia="Calibri" w:hAnsi="Gill Sans MT" w:cs="Times New Roman"/>
                <w:i/>
                <w:color w:val="A6A6A6"/>
              </w:rPr>
            </w:pPr>
            <w:r w:rsidRPr="00BE068B">
              <w:rPr>
                <w:rFonts w:ascii="Gill Sans MT" w:eastAsia="Calibri" w:hAnsi="Gill Sans MT" w:cs="Times New Roman"/>
                <w:i/>
                <w:color w:val="A6A6A6"/>
              </w:rPr>
              <w:t>(Code)</w:t>
            </w:r>
          </w:p>
        </w:tc>
      </w:tr>
      <w:tr w:rsidR="008250E0" w:rsidRPr="00BE068B" w14:paraId="524959FF" w14:textId="77777777" w:rsidTr="00134A66">
        <w:trPr>
          <w:trHeight w:val="20"/>
        </w:trPr>
        <w:tc>
          <w:tcPr>
            <w:tcW w:w="574" w:type="dxa"/>
            <w:tcBorders>
              <w:top w:val="single" w:sz="4" w:space="0" w:color="000000"/>
              <w:left w:val="single" w:sz="4" w:space="0" w:color="000000"/>
              <w:bottom w:val="single" w:sz="4" w:space="0" w:color="000000"/>
              <w:right w:val="single" w:sz="4" w:space="0" w:color="auto"/>
            </w:tcBorders>
          </w:tcPr>
          <w:p w14:paraId="57607C6C" w14:textId="753E336F" w:rsidR="008250E0" w:rsidRPr="00BE068B" w:rsidRDefault="00134A66" w:rsidP="008250E0">
            <w:pPr>
              <w:spacing w:after="0"/>
              <w:rPr>
                <w:rFonts w:ascii="Gill Sans MT" w:eastAsia="Calibri" w:hAnsi="Gill Sans MT" w:cs="Times New Roman"/>
                <w:w w:val="105"/>
              </w:rPr>
            </w:pPr>
            <w:r w:rsidRPr="00BE068B">
              <w:rPr>
                <w:rFonts w:ascii="Gill Sans MT" w:eastAsia="Calibri" w:hAnsi="Gill Sans MT" w:cs="Times New Roman"/>
                <w:w w:val="105"/>
              </w:rPr>
              <w:t>Q.2</w:t>
            </w:r>
          </w:p>
        </w:tc>
        <w:tc>
          <w:tcPr>
            <w:tcW w:w="4686" w:type="dxa"/>
            <w:tcBorders>
              <w:top w:val="single" w:sz="4" w:space="0" w:color="000000"/>
              <w:left w:val="single" w:sz="4" w:space="0" w:color="auto"/>
              <w:bottom w:val="single" w:sz="4" w:space="0" w:color="000000"/>
            </w:tcBorders>
          </w:tcPr>
          <w:p w14:paraId="1606CD12" w14:textId="149A9FF7" w:rsidR="008250E0" w:rsidRPr="00BE068B" w:rsidRDefault="008250E0" w:rsidP="00205402">
            <w:pPr>
              <w:spacing w:afterLines="20" w:after="48" w:line="240" w:lineRule="auto"/>
              <w:contextualSpacing/>
              <w:rPr>
                <w:rFonts w:ascii="Gill Sans MT" w:hAnsi="Gill Sans MT" w:cs="Times New Roman"/>
                <w:w w:val="105"/>
              </w:rPr>
            </w:pPr>
            <w:r w:rsidRPr="00BE068B">
              <w:rPr>
                <w:rFonts w:ascii="Gill Sans MT" w:hAnsi="Gill Sans MT" w:cs="Times New Roman"/>
                <w:w w:val="105"/>
              </w:rPr>
              <w:t>Is the headman in this village related to either the head of household or the spouse of the head of household? (</w:t>
            </w:r>
            <w:proofErr w:type="gramStart"/>
            <w:r w:rsidRPr="00BE068B">
              <w:rPr>
                <w:rFonts w:ascii="Gill Sans MT" w:hAnsi="Gill Sans MT" w:cs="Times New Roman"/>
                <w:b/>
                <w:w w:val="105"/>
              </w:rPr>
              <w:t>headmanrelate1</w:t>
            </w:r>
            <w:proofErr w:type="gramEnd"/>
            <w:r w:rsidRPr="00BE068B">
              <w:rPr>
                <w:rFonts w:ascii="Gill Sans MT" w:hAnsi="Gill Sans MT" w:cs="Times New Roman"/>
                <w:w w:val="105"/>
              </w:rPr>
              <w:t>)</w:t>
            </w:r>
          </w:p>
          <w:p w14:paraId="0AF782D4" w14:textId="77777777" w:rsidR="008250E0" w:rsidRPr="00BE068B" w:rsidRDefault="008250E0" w:rsidP="008250E0">
            <w:pPr>
              <w:spacing w:after="0"/>
              <w:rPr>
                <w:rFonts w:ascii="Gill Sans MT" w:hAnsi="Gill Sans MT" w:cs="Times New Roman"/>
                <w:w w:val="105"/>
              </w:rPr>
            </w:pPr>
            <w:r w:rsidRPr="00BE068B">
              <w:rPr>
                <w:rFonts w:ascii="Gill Sans MT" w:hAnsi="Gill Sans MT" w:cs="Times New Roman"/>
                <w:w w:val="105"/>
              </w:rPr>
              <w:t>Ask only if A11=3</w:t>
            </w:r>
          </w:p>
          <w:p w14:paraId="2B920EC8" w14:textId="55245942" w:rsidR="00205402" w:rsidRPr="00BE068B" w:rsidRDefault="00205402" w:rsidP="008250E0">
            <w:pPr>
              <w:spacing w:after="0"/>
              <w:rPr>
                <w:rFonts w:ascii="Gill Sans MT" w:eastAsia="Calibri" w:hAnsi="Gill Sans MT" w:cs="Times New Roman"/>
                <w:i/>
                <w:w w:val="105"/>
              </w:rPr>
            </w:pPr>
            <w:r w:rsidRPr="00BE068B">
              <w:rPr>
                <w:rFonts w:ascii="Gill Sans MT" w:hAnsi="Gill Sans MT" w:cs="Times New Roman"/>
                <w:i/>
                <w:w w:val="105"/>
              </w:rPr>
              <w:t>If 0, skip to Q6</w:t>
            </w:r>
          </w:p>
        </w:tc>
        <w:tc>
          <w:tcPr>
            <w:tcW w:w="4344" w:type="dxa"/>
            <w:tcBorders>
              <w:top w:val="single" w:sz="4" w:space="0" w:color="000000"/>
              <w:bottom w:val="single" w:sz="4" w:space="0" w:color="000000"/>
              <w:right w:val="single" w:sz="18" w:space="0" w:color="000000"/>
            </w:tcBorders>
          </w:tcPr>
          <w:p w14:paraId="63CDD923" w14:textId="77777777" w:rsidR="00134A66" w:rsidRPr="00BE068B" w:rsidRDefault="00134A66" w:rsidP="00134A66">
            <w:pPr>
              <w:spacing w:after="0"/>
              <w:rPr>
                <w:rFonts w:ascii="Gill Sans MT" w:hAnsi="Gill Sans MT"/>
              </w:rPr>
            </w:pPr>
            <w:r w:rsidRPr="00BE068B">
              <w:rPr>
                <w:rFonts w:ascii="Gill Sans MT" w:hAnsi="Gill Sans MT"/>
              </w:rPr>
              <w:t>0=No</w:t>
            </w:r>
          </w:p>
          <w:p w14:paraId="4E2860FA" w14:textId="5F2FDA34" w:rsidR="008250E0" w:rsidRPr="00BE068B" w:rsidRDefault="00134A66" w:rsidP="008250E0">
            <w:pPr>
              <w:spacing w:after="0"/>
              <w:rPr>
                <w:rFonts w:ascii="Gill Sans MT" w:hAnsi="Gill Sans MT"/>
              </w:rPr>
            </w:pPr>
            <w:r w:rsidRPr="00BE068B">
              <w:rPr>
                <w:rFonts w:ascii="Gill Sans MT" w:hAnsi="Gill Sans MT"/>
              </w:rPr>
              <w:t>1=Yes</w:t>
            </w:r>
            <w:r w:rsidRPr="00BE068B" w:rsidDel="00226116">
              <w:rPr>
                <w:rFonts w:ascii="Gill Sans MT" w:hAnsi="Gill Sans MT"/>
              </w:rPr>
              <w:t xml:space="preserve"> </w:t>
            </w:r>
          </w:p>
          <w:p w14:paraId="7E1D2BEF" w14:textId="77777777" w:rsidR="008250E0" w:rsidRPr="00BE068B" w:rsidRDefault="008250E0" w:rsidP="008250E0">
            <w:pPr>
              <w:spacing w:after="0"/>
              <w:rPr>
                <w:rFonts w:ascii="Gill Sans MT" w:hAnsi="Gill Sans MT"/>
              </w:rPr>
            </w:pPr>
            <w:r w:rsidRPr="00BE068B">
              <w:rPr>
                <w:rFonts w:ascii="Gill Sans MT" w:hAnsi="Gill Sans MT"/>
              </w:rPr>
              <w:t>888=Don’t know</w:t>
            </w:r>
          </w:p>
          <w:p w14:paraId="402B7D37" w14:textId="77777777" w:rsidR="008250E0" w:rsidRPr="00BE068B" w:rsidRDefault="008250E0" w:rsidP="008250E0">
            <w:pPr>
              <w:spacing w:after="0"/>
              <w:rPr>
                <w:rFonts w:ascii="Gill Sans MT" w:hAnsi="Gill Sans MT"/>
              </w:rPr>
            </w:pPr>
            <w:r w:rsidRPr="00BE068B">
              <w:rPr>
                <w:rFonts w:ascii="Gill Sans MT" w:hAnsi="Gill Sans MT"/>
              </w:rPr>
              <w:t>999=Prefer not to respond</w:t>
            </w:r>
          </w:p>
        </w:tc>
        <w:tc>
          <w:tcPr>
            <w:tcW w:w="701" w:type="dxa"/>
            <w:tcBorders>
              <w:top w:val="single" w:sz="18" w:space="0" w:color="000000"/>
              <w:left w:val="single" w:sz="18" w:space="0" w:color="000000"/>
              <w:bottom w:val="single" w:sz="18" w:space="0" w:color="000000"/>
              <w:right w:val="single" w:sz="18" w:space="0" w:color="000000"/>
            </w:tcBorders>
          </w:tcPr>
          <w:p w14:paraId="5F6F7787" w14:textId="77777777" w:rsidR="008250E0" w:rsidRPr="00BE068B" w:rsidRDefault="008250E0" w:rsidP="008250E0">
            <w:pPr>
              <w:spacing w:after="0"/>
              <w:rPr>
                <w:rFonts w:ascii="Gill Sans MT" w:eastAsia="Calibri" w:hAnsi="Gill Sans MT" w:cs="Times New Roman"/>
                <w:i/>
                <w:color w:val="A6A6A6"/>
              </w:rPr>
            </w:pPr>
            <w:r w:rsidRPr="00BE068B">
              <w:rPr>
                <w:rFonts w:ascii="Gill Sans MT" w:eastAsia="Calibri" w:hAnsi="Gill Sans MT" w:cs="Times New Roman"/>
                <w:i/>
                <w:color w:val="A6A6A6"/>
              </w:rPr>
              <w:t>(Code)</w:t>
            </w:r>
          </w:p>
        </w:tc>
      </w:tr>
      <w:tr w:rsidR="008250E0" w:rsidRPr="00BE068B" w14:paraId="4EA7A6CF" w14:textId="77777777" w:rsidTr="00134A66">
        <w:trPr>
          <w:trHeight w:val="20"/>
        </w:trPr>
        <w:tc>
          <w:tcPr>
            <w:tcW w:w="574" w:type="dxa"/>
            <w:tcBorders>
              <w:top w:val="single" w:sz="4" w:space="0" w:color="000000"/>
              <w:left w:val="single" w:sz="4" w:space="0" w:color="000000"/>
              <w:bottom w:val="single" w:sz="4" w:space="0" w:color="000000"/>
              <w:right w:val="single" w:sz="4" w:space="0" w:color="auto"/>
            </w:tcBorders>
          </w:tcPr>
          <w:p w14:paraId="7309BBB2" w14:textId="6E482F38" w:rsidR="008250E0" w:rsidRPr="00BE068B" w:rsidRDefault="00134A66" w:rsidP="008250E0">
            <w:pPr>
              <w:spacing w:after="0"/>
              <w:rPr>
                <w:rFonts w:ascii="Gill Sans MT" w:eastAsia="Calibri" w:hAnsi="Gill Sans MT" w:cs="Times New Roman"/>
                <w:w w:val="105"/>
              </w:rPr>
            </w:pPr>
            <w:r w:rsidRPr="00BE068B">
              <w:rPr>
                <w:rFonts w:ascii="Gill Sans MT" w:eastAsia="Calibri" w:hAnsi="Gill Sans MT" w:cs="Times New Roman"/>
                <w:w w:val="105"/>
              </w:rPr>
              <w:t>Q.3</w:t>
            </w:r>
          </w:p>
        </w:tc>
        <w:tc>
          <w:tcPr>
            <w:tcW w:w="4686" w:type="dxa"/>
            <w:tcBorders>
              <w:top w:val="single" w:sz="4" w:space="0" w:color="000000"/>
              <w:left w:val="single" w:sz="4" w:space="0" w:color="auto"/>
              <w:bottom w:val="single" w:sz="4" w:space="0" w:color="000000"/>
            </w:tcBorders>
          </w:tcPr>
          <w:p w14:paraId="25B2E9D4" w14:textId="77777777" w:rsidR="008250E0" w:rsidRPr="00BE068B" w:rsidRDefault="008250E0" w:rsidP="008250E0">
            <w:pPr>
              <w:spacing w:afterLines="20" w:after="48" w:line="240" w:lineRule="auto"/>
              <w:ind w:left="8"/>
              <w:contextualSpacing/>
              <w:rPr>
                <w:rFonts w:ascii="Gill Sans MT" w:hAnsi="Gill Sans MT" w:cs="Times New Roman"/>
              </w:rPr>
            </w:pPr>
            <w:r w:rsidRPr="00BE068B">
              <w:rPr>
                <w:rFonts w:ascii="Gill Sans MT" w:hAnsi="Gill Sans MT" w:cs="Times New Roman"/>
              </w:rPr>
              <w:t>Q6. What is the relationship of the headman to you and/or your spouse? (</w:t>
            </w:r>
            <w:proofErr w:type="spellStart"/>
            <w:proofErr w:type="gramStart"/>
            <w:r w:rsidRPr="00BE068B">
              <w:rPr>
                <w:rFonts w:ascii="Gill Sans MT" w:hAnsi="Gill Sans MT" w:cs="Times New Roman"/>
                <w:b/>
              </w:rPr>
              <w:t>headmanrelatespec</w:t>
            </w:r>
            <w:proofErr w:type="spellEnd"/>
            <w:proofErr w:type="gramEnd"/>
            <w:r w:rsidRPr="00BE068B">
              <w:rPr>
                <w:rFonts w:ascii="Gill Sans MT" w:hAnsi="Gill Sans MT" w:cs="Times New Roman"/>
              </w:rPr>
              <w:t>)</w:t>
            </w:r>
          </w:p>
          <w:p w14:paraId="3CC7189A" w14:textId="77777777" w:rsidR="008250E0" w:rsidRPr="00BE068B" w:rsidRDefault="008250E0" w:rsidP="008250E0">
            <w:pPr>
              <w:spacing w:afterLines="20" w:after="48" w:line="240" w:lineRule="auto"/>
              <w:ind w:left="8"/>
              <w:contextualSpacing/>
              <w:rPr>
                <w:rFonts w:ascii="Gill Sans MT" w:hAnsi="Gill Sans MT" w:cs="Times New Roman"/>
                <w:w w:val="105"/>
              </w:rPr>
            </w:pPr>
            <w:r w:rsidRPr="00BE068B">
              <w:rPr>
                <w:rFonts w:ascii="Gill Sans MT" w:hAnsi="Gill Sans MT" w:cs="Times New Roman"/>
                <w:w w:val="105"/>
              </w:rPr>
              <w:t>Ask only if A11=1</w:t>
            </w:r>
          </w:p>
          <w:p w14:paraId="57728084" w14:textId="3D07B093" w:rsidR="00205402" w:rsidRPr="00BE068B" w:rsidRDefault="00205402" w:rsidP="008250E0">
            <w:pPr>
              <w:spacing w:afterLines="20" w:after="48" w:line="240" w:lineRule="auto"/>
              <w:ind w:left="8"/>
              <w:contextualSpacing/>
              <w:rPr>
                <w:rFonts w:ascii="Gill Sans MT" w:hAnsi="Gill Sans MT" w:cs="Times New Roman"/>
                <w:i/>
                <w:w w:val="105"/>
              </w:rPr>
            </w:pPr>
            <w:r w:rsidRPr="00BE068B">
              <w:rPr>
                <w:rFonts w:ascii="Gill Sans MT" w:hAnsi="Gill Sans MT" w:cs="Times New Roman"/>
                <w:i/>
                <w:w w:val="105"/>
              </w:rPr>
              <w:t>Skip to Q5</w:t>
            </w:r>
          </w:p>
        </w:tc>
        <w:tc>
          <w:tcPr>
            <w:tcW w:w="4344" w:type="dxa"/>
            <w:tcBorders>
              <w:top w:val="single" w:sz="4" w:space="0" w:color="000000"/>
              <w:bottom w:val="single" w:sz="4" w:space="0" w:color="000000"/>
              <w:right w:val="single" w:sz="18" w:space="0" w:color="000000"/>
            </w:tcBorders>
          </w:tcPr>
          <w:p w14:paraId="5EB934AC" w14:textId="133D3B1A" w:rsidR="008250E0" w:rsidRPr="00BE068B" w:rsidRDefault="008250E0" w:rsidP="008250E0">
            <w:pPr>
              <w:spacing w:after="0"/>
              <w:rPr>
                <w:rFonts w:ascii="Gill Sans MT" w:hAnsi="Gill Sans MT"/>
              </w:rPr>
            </w:pPr>
            <w:r w:rsidRPr="00BE068B">
              <w:rPr>
                <w:rFonts w:ascii="Gill Sans MT" w:hAnsi="Gill Sans MT"/>
              </w:rPr>
              <w:t>1=Immediate family</w:t>
            </w:r>
          </w:p>
          <w:p w14:paraId="022699D5" w14:textId="0944DFE7" w:rsidR="008250E0" w:rsidRPr="00BE068B" w:rsidRDefault="008250E0" w:rsidP="008250E0">
            <w:pPr>
              <w:spacing w:after="0"/>
              <w:rPr>
                <w:rFonts w:ascii="Gill Sans MT" w:hAnsi="Gill Sans MT"/>
              </w:rPr>
            </w:pPr>
            <w:r w:rsidRPr="00BE068B">
              <w:rPr>
                <w:rFonts w:ascii="Gill Sans MT" w:hAnsi="Gill Sans MT"/>
              </w:rPr>
              <w:t>2=Extended family</w:t>
            </w:r>
            <w:r w:rsidRPr="00BE068B" w:rsidDel="00226116">
              <w:rPr>
                <w:rFonts w:ascii="Gill Sans MT" w:hAnsi="Gill Sans MT"/>
              </w:rPr>
              <w:t xml:space="preserve"> </w:t>
            </w:r>
          </w:p>
          <w:p w14:paraId="1DE830B6" w14:textId="77777777" w:rsidR="008250E0" w:rsidRPr="00BE068B" w:rsidRDefault="008250E0" w:rsidP="008250E0">
            <w:pPr>
              <w:spacing w:after="0"/>
              <w:rPr>
                <w:rFonts w:ascii="Gill Sans MT" w:hAnsi="Gill Sans MT"/>
              </w:rPr>
            </w:pPr>
            <w:r w:rsidRPr="00BE068B">
              <w:rPr>
                <w:rFonts w:ascii="Gill Sans MT" w:hAnsi="Gill Sans MT"/>
              </w:rPr>
              <w:t>888=Don’t know</w:t>
            </w:r>
          </w:p>
          <w:p w14:paraId="6FA16FA9" w14:textId="77777777" w:rsidR="008250E0" w:rsidRPr="00BE068B" w:rsidRDefault="008250E0" w:rsidP="008250E0">
            <w:pPr>
              <w:spacing w:after="0"/>
              <w:rPr>
                <w:rFonts w:ascii="Gill Sans MT" w:hAnsi="Gill Sans MT"/>
              </w:rPr>
            </w:pPr>
            <w:r w:rsidRPr="00BE068B">
              <w:rPr>
                <w:rFonts w:ascii="Gill Sans MT" w:hAnsi="Gill Sans MT"/>
              </w:rPr>
              <w:t>999=Prefer not to respond</w:t>
            </w:r>
          </w:p>
        </w:tc>
        <w:tc>
          <w:tcPr>
            <w:tcW w:w="701" w:type="dxa"/>
            <w:tcBorders>
              <w:top w:val="single" w:sz="18" w:space="0" w:color="000000"/>
              <w:left w:val="single" w:sz="18" w:space="0" w:color="000000"/>
              <w:bottom w:val="single" w:sz="18" w:space="0" w:color="000000"/>
              <w:right w:val="single" w:sz="18" w:space="0" w:color="000000"/>
            </w:tcBorders>
          </w:tcPr>
          <w:p w14:paraId="1F45AA6C" w14:textId="77777777" w:rsidR="008250E0" w:rsidRPr="00BE068B" w:rsidRDefault="008250E0" w:rsidP="008250E0">
            <w:pPr>
              <w:spacing w:after="0"/>
              <w:rPr>
                <w:rFonts w:ascii="Gill Sans MT" w:eastAsia="Calibri" w:hAnsi="Gill Sans MT" w:cs="Times New Roman"/>
                <w:i/>
                <w:color w:val="A6A6A6"/>
              </w:rPr>
            </w:pPr>
            <w:r w:rsidRPr="00BE068B">
              <w:rPr>
                <w:rFonts w:ascii="Gill Sans MT" w:eastAsia="Calibri" w:hAnsi="Gill Sans MT" w:cs="Times New Roman"/>
                <w:i/>
                <w:color w:val="A6A6A6"/>
              </w:rPr>
              <w:t>(Code)</w:t>
            </w:r>
          </w:p>
        </w:tc>
      </w:tr>
      <w:tr w:rsidR="008250E0" w:rsidRPr="00BE068B" w14:paraId="532E5D6D" w14:textId="77777777" w:rsidTr="00134A66">
        <w:trPr>
          <w:trHeight w:val="20"/>
        </w:trPr>
        <w:tc>
          <w:tcPr>
            <w:tcW w:w="574" w:type="dxa"/>
            <w:tcBorders>
              <w:top w:val="single" w:sz="4" w:space="0" w:color="000000"/>
              <w:left w:val="single" w:sz="4" w:space="0" w:color="000000"/>
              <w:bottom w:val="single" w:sz="4" w:space="0" w:color="000000"/>
              <w:right w:val="single" w:sz="4" w:space="0" w:color="auto"/>
            </w:tcBorders>
          </w:tcPr>
          <w:p w14:paraId="10B7282C" w14:textId="624867F6" w:rsidR="008250E0" w:rsidRPr="00BE068B" w:rsidRDefault="00134A66" w:rsidP="008250E0">
            <w:pPr>
              <w:spacing w:after="0"/>
              <w:rPr>
                <w:rFonts w:ascii="Gill Sans MT" w:eastAsia="Calibri" w:hAnsi="Gill Sans MT" w:cs="Times New Roman"/>
                <w:w w:val="105"/>
              </w:rPr>
            </w:pPr>
            <w:r w:rsidRPr="00BE068B">
              <w:rPr>
                <w:rFonts w:ascii="Gill Sans MT" w:eastAsia="Calibri" w:hAnsi="Gill Sans MT" w:cs="Times New Roman"/>
                <w:w w:val="105"/>
              </w:rPr>
              <w:t>Q.4</w:t>
            </w:r>
          </w:p>
        </w:tc>
        <w:tc>
          <w:tcPr>
            <w:tcW w:w="4686" w:type="dxa"/>
            <w:tcBorders>
              <w:top w:val="single" w:sz="4" w:space="0" w:color="000000"/>
              <w:left w:val="single" w:sz="4" w:space="0" w:color="auto"/>
              <w:bottom w:val="single" w:sz="4" w:space="0" w:color="000000"/>
            </w:tcBorders>
          </w:tcPr>
          <w:p w14:paraId="1E0D747C" w14:textId="6BEEA1EE" w:rsidR="008250E0" w:rsidRPr="00BE068B" w:rsidRDefault="008250E0" w:rsidP="008250E0">
            <w:pPr>
              <w:spacing w:afterLines="20" w:after="48" w:line="240" w:lineRule="auto"/>
              <w:ind w:left="8"/>
              <w:contextualSpacing/>
              <w:rPr>
                <w:rFonts w:ascii="Gill Sans MT" w:hAnsi="Gill Sans MT" w:cs="Times New Roman"/>
              </w:rPr>
            </w:pPr>
            <w:r w:rsidRPr="00BE068B">
              <w:rPr>
                <w:rFonts w:ascii="Gill Sans MT" w:hAnsi="Gill Sans MT" w:cs="Times New Roman"/>
              </w:rPr>
              <w:t>What is the relationship of the headman to the head of household or the spouse of the head of household? (</w:t>
            </w:r>
            <w:proofErr w:type="gramStart"/>
            <w:r w:rsidRPr="00BE068B">
              <w:rPr>
                <w:rFonts w:ascii="Gill Sans MT" w:hAnsi="Gill Sans MT" w:cs="Times New Roman"/>
                <w:b/>
              </w:rPr>
              <w:t>headmanrelatespec1</w:t>
            </w:r>
            <w:proofErr w:type="gramEnd"/>
            <w:r w:rsidRPr="00BE068B">
              <w:rPr>
                <w:rFonts w:ascii="Gill Sans MT" w:hAnsi="Gill Sans MT" w:cs="Times New Roman"/>
              </w:rPr>
              <w:t>)</w:t>
            </w:r>
          </w:p>
          <w:p w14:paraId="7026EF40" w14:textId="77777777" w:rsidR="008250E0" w:rsidRPr="00BE068B" w:rsidRDefault="008250E0" w:rsidP="008250E0">
            <w:pPr>
              <w:spacing w:afterLines="20" w:after="48" w:line="240" w:lineRule="auto"/>
              <w:ind w:left="8"/>
              <w:contextualSpacing/>
              <w:rPr>
                <w:rFonts w:ascii="Gill Sans MT" w:hAnsi="Gill Sans MT" w:cs="Times New Roman"/>
                <w:w w:val="105"/>
              </w:rPr>
            </w:pPr>
            <w:r w:rsidRPr="00BE068B">
              <w:rPr>
                <w:rFonts w:ascii="Gill Sans MT" w:hAnsi="Gill Sans MT" w:cs="Times New Roman"/>
                <w:w w:val="105"/>
              </w:rPr>
              <w:t>Ask only if A11=1</w:t>
            </w:r>
          </w:p>
          <w:p w14:paraId="5D8CD2B6" w14:textId="20B55A92" w:rsidR="00205402" w:rsidRPr="00BE068B" w:rsidRDefault="00205402" w:rsidP="008250E0">
            <w:pPr>
              <w:spacing w:afterLines="20" w:after="48" w:line="240" w:lineRule="auto"/>
              <w:ind w:left="8"/>
              <w:contextualSpacing/>
              <w:rPr>
                <w:rFonts w:ascii="Gill Sans MT" w:hAnsi="Gill Sans MT" w:cs="Times New Roman"/>
                <w:i/>
                <w:w w:val="105"/>
              </w:rPr>
            </w:pPr>
            <w:r w:rsidRPr="00BE068B">
              <w:rPr>
                <w:rFonts w:ascii="Gill Sans MT" w:hAnsi="Gill Sans MT" w:cs="Times New Roman"/>
                <w:i/>
                <w:w w:val="105"/>
              </w:rPr>
              <w:t>Skip to Q6</w:t>
            </w:r>
          </w:p>
        </w:tc>
        <w:tc>
          <w:tcPr>
            <w:tcW w:w="4344" w:type="dxa"/>
            <w:tcBorders>
              <w:top w:val="single" w:sz="4" w:space="0" w:color="000000"/>
              <w:bottom w:val="single" w:sz="4" w:space="0" w:color="000000"/>
              <w:right w:val="single" w:sz="18" w:space="0" w:color="000000"/>
            </w:tcBorders>
          </w:tcPr>
          <w:p w14:paraId="731B1FC5" w14:textId="77777777" w:rsidR="008250E0" w:rsidRPr="00BE068B" w:rsidRDefault="008250E0" w:rsidP="008250E0">
            <w:pPr>
              <w:spacing w:after="0"/>
              <w:rPr>
                <w:rFonts w:ascii="Gill Sans MT" w:hAnsi="Gill Sans MT"/>
              </w:rPr>
            </w:pPr>
            <w:r w:rsidRPr="00BE068B">
              <w:rPr>
                <w:rFonts w:ascii="Gill Sans MT" w:hAnsi="Gill Sans MT"/>
              </w:rPr>
              <w:t>1=Immediate family</w:t>
            </w:r>
          </w:p>
          <w:p w14:paraId="729EBF66" w14:textId="77777777" w:rsidR="008250E0" w:rsidRPr="00BE068B" w:rsidRDefault="008250E0" w:rsidP="008250E0">
            <w:pPr>
              <w:spacing w:after="0"/>
              <w:rPr>
                <w:rFonts w:ascii="Gill Sans MT" w:hAnsi="Gill Sans MT"/>
              </w:rPr>
            </w:pPr>
            <w:r w:rsidRPr="00BE068B">
              <w:rPr>
                <w:rFonts w:ascii="Gill Sans MT" w:hAnsi="Gill Sans MT"/>
              </w:rPr>
              <w:t>2=Extended family</w:t>
            </w:r>
            <w:r w:rsidRPr="00BE068B" w:rsidDel="00226116">
              <w:rPr>
                <w:rFonts w:ascii="Gill Sans MT" w:hAnsi="Gill Sans MT"/>
              </w:rPr>
              <w:t xml:space="preserve"> </w:t>
            </w:r>
          </w:p>
          <w:p w14:paraId="4F21AF8E" w14:textId="77777777" w:rsidR="008250E0" w:rsidRPr="00BE068B" w:rsidRDefault="008250E0" w:rsidP="008250E0">
            <w:pPr>
              <w:spacing w:after="0"/>
              <w:rPr>
                <w:rFonts w:ascii="Gill Sans MT" w:hAnsi="Gill Sans MT"/>
              </w:rPr>
            </w:pPr>
            <w:r w:rsidRPr="00BE068B">
              <w:rPr>
                <w:rFonts w:ascii="Gill Sans MT" w:hAnsi="Gill Sans MT"/>
              </w:rPr>
              <w:t>888=Don’t know</w:t>
            </w:r>
          </w:p>
          <w:p w14:paraId="20DBE237" w14:textId="5A58AC08" w:rsidR="008250E0" w:rsidRPr="00BE068B" w:rsidRDefault="008250E0" w:rsidP="008250E0">
            <w:pPr>
              <w:spacing w:after="0"/>
              <w:rPr>
                <w:rFonts w:ascii="Gill Sans MT" w:hAnsi="Gill Sans MT"/>
              </w:rPr>
            </w:pPr>
            <w:r w:rsidRPr="00BE068B">
              <w:rPr>
                <w:rFonts w:ascii="Gill Sans MT" w:hAnsi="Gill Sans MT"/>
              </w:rPr>
              <w:t>999=Prefer not to respond</w:t>
            </w:r>
          </w:p>
        </w:tc>
        <w:tc>
          <w:tcPr>
            <w:tcW w:w="701" w:type="dxa"/>
            <w:tcBorders>
              <w:top w:val="single" w:sz="18" w:space="0" w:color="000000"/>
              <w:left w:val="single" w:sz="18" w:space="0" w:color="000000"/>
              <w:bottom w:val="single" w:sz="18" w:space="0" w:color="000000"/>
              <w:right w:val="single" w:sz="18" w:space="0" w:color="000000"/>
            </w:tcBorders>
          </w:tcPr>
          <w:p w14:paraId="2E822E13" w14:textId="42335BB4" w:rsidR="008250E0" w:rsidRPr="00BE068B" w:rsidRDefault="008250E0" w:rsidP="008250E0">
            <w:pPr>
              <w:spacing w:after="0"/>
              <w:rPr>
                <w:rFonts w:ascii="Gill Sans MT" w:eastAsia="Calibri" w:hAnsi="Gill Sans MT" w:cs="Times New Roman"/>
                <w:i/>
                <w:color w:val="A6A6A6"/>
              </w:rPr>
            </w:pPr>
            <w:r w:rsidRPr="00BE068B">
              <w:rPr>
                <w:rFonts w:ascii="Gill Sans MT" w:eastAsia="Calibri" w:hAnsi="Gill Sans MT" w:cs="Times New Roman"/>
                <w:i/>
                <w:color w:val="A6A6A6"/>
              </w:rPr>
              <w:t>(Code)</w:t>
            </w:r>
          </w:p>
        </w:tc>
      </w:tr>
      <w:tr w:rsidR="008250E0" w:rsidRPr="00BE068B" w14:paraId="42CB60DA" w14:textId="77777777" w:rsidTr="00134A66">
        <w:trPr>
          <w:trHeight w:val="20"/>
        </w:trPr>
        <w:tc>
          <w:tcPr>
            <w:tcW w:w="574" w:type="dxa"/>
            <w:tcBorders>
              <w:top w:val="single" w:sz="4" w:space="0" w:color="000000"/>
              <w:left w:val="single" w:sz="4" w:space="0" w:color="000000"/>
              <w:bottom w:val="single" w:sz="4" w:space="0" w:color="000000"/>
              <w:right w:val="single" w:sz="4" w:space="0" w:color="auto"/>
            </w:tcBorders>
          </w:tcPr>
          <w:p w14:paraId="5257180F" w14:textId="0EC92282" w:rsidR="008250E0" w:rsidRPr="00BE068B" w:rsidRDefault="00134A66" w:rsidP="008250E0">
            <w:pPr>
              <w:spacing w:after="0"/>
              <w:rPr>
                <w:rFonts w:ascii="Gill Sans MT" w:eastAsia="Calibri" w:hAnsi="Gill Sans MT" w:cs="Times New Roman"/>
                <w:w w:val="105"/>
              </w:rPr>
            </w:pPr>
            <w:r w:rsidRPr="00BE068B">
              <w:rPr>
                <w:rFonts w:ascii="Gill Sans MT" w:eastAsia="Calibri" w:hAnsi="Gill Sans MT" w:cs="Times New Roman"/>
                <w:w w:val="105"/>
              </w:rPr>
              <w:t>Q.5</w:t>
            </w:r>
          </w:p>
        </w:tc>
        <w:tc>
          <w:tcPr>
            <w:tcW w:w="4686" w:type="dxa"/>
            <w:tcBorders>
              <w:top w:val="single" w:sz="4" w:space="0" w:color="000000"/>
              <w:left w:val="single" w:sz="4" w:space="0" w:color="auto"/>
              <w:bottom w:val="single" w:sz="4" w:space="0" w:color="000000"/>
            </w:tcBorders>
          </w:tcPr>
          <w:p w14:paraId="289035D5" w14:textId="53D6A116" w:rsidR="008250E0" w:rsidRPr="00BE068B" w:rsidRDefault="008250E0" w:rsidP="008250E0">
            <w:pPr>
              <w:spacing w:afterLines="20" w:after="48" w:line="240" w:lineRule="auto"/>
              <w:ind w:left="8"/>
              <w:contextualSpacing/>
              <w:rPr>
                <w:rFonts w:ascii="Gill Sans MT" w:hAnsi="Gill Sans MT" w:cs="Times New Roman"/>
              </w:rPr>
            </w:pPr>
            <w:r w:rsidRPr="00BE068B">
              <w:rPr>
                <w:rFonts w:ascii="Gill Sans MT" w:hAnsi="Gill Sans MT" w:cs="Times New Roman"/>
              </w:rPr>
              <w:t>Is the chief of this village related to either you or your spouse? (</w:t>
            </w:r>
            <w:proofErr w:type="spellStart"/>
            <w:proofErr w:type="gramStart"/>
            <w:r w:rsidRPr="00BE068B">
              <w:rPr>
                <w:rFonts w:ascii="Gill Sans MT" w:hAnsi="Gill Sans MT" w:cs="Times New Roman"/>
                <w:b/>
              </w:rPr>
              <w:t>chiefrelate</w:t>
            </w:r>
            <w:proofErr w:type="spellEnd"/>
            <w:proofErr w:type="gramEnd"/>
            <w:r w:rsidRPr="00BE068B">
              <w:rPr>
                <w:rFonts w:ascii="Gill Sans MT" w:hAnsi="Gill Sans MT" w:cs="Times New Roman"/>
              </w:rPr>
              <w:t>)</w:t>
            </w:r>
          </w:p>
          <w:p w14:paraId="6E811CC7" w14:textId="77777777" w:rsidR="008250E0" w:rsidRPr="00BE068B" w:rsidRDefault="008250E0" w:rsidP="008250E0">
            <w:pPr>
              <w:spacing w:afterLines="20" w:after="48" w:line="240" w:lineRule="auto"/>
              <w:ind w:left="8"/>
              <w:contextualSpacing/>
              <w:rPr>
                <w:rFonts w:ascii="Gill Sans MT" w:hAnsi="Gill Sans MT" w:cs="Times New Roman"/>
                <w:w w:val="105"/>
              </w:rPr>
            </w:pPr>
            <w:r w:rsidRPr="00BE068B">
              <w:rPr>
                <w:rFonts w:ascii="Gill Sans MT" w:hAnsi="Gill Sans MT" w:cs="Times New Roman"/>
                <w:w w:val="105"/>
              </w:rPr>
              <w:t>Ask only if A11=1,2</w:t>
            </w:r>
          </w:p>
          <w:p w14:paraId="6A39FC65" w14:textId="77777777" w:rsidR="00205402" w:rsidRPr="00BE068B" w:rsidRDefault="00205402" w:rsidP="008250E0">
            <w:pPr>
              <w:spacing w:afterLines="20" w:after="48" w:line="240" w:lineRule="auto"/>
              <w:ind w:left="8"/>
              <w:contextualSpacing/>
              <w:rPr>
                <w:rFonts w:ascii="Gill Sans MT" w:hAnsi="Gill Sans MT" w:cs="Times New Roman"/>
                <w:i/>
                <w:w w:val="105"/>
              </w:rPr>
            </w:pPr>
            <w:r w:rsidRPr="00BE068B">
              <w:rPr>
                <w:rFonts w:ascii="Gill Sans MT" w:hAnsi="Gill Sans MT" w:cs="Times New Roman"/>
                <w:i/>
                <w:w w:val="105"/>
              </w:rPr>
              <w:t>If 0, skip to Section R</w:t>
            </w:r>
          </w:p>
          <w:p w14:paraId="0C210A7E" w14:textId="5A516C85" w:rsidR="00205402" w:rsidRPr="00BE068B" w:rsidRDefault="00205402" w:rsidP="008250E0">
            <w:pPr>
              <w:spacing w:afterLines="20" w:after="48" w:line="240" w:lineRule="auto"/>
              <w:ind w:left="8"/>
              <w:contextualSpacing/>
              <w:rPr>
                <w:rFonts w:ascii="Gill Sans MT" w:hAnsi="Gill Sans MT" w:cs="Times New Roman"/>
                <w:i/>
              </w:rPr>
            </w:pPr>
            <w:r w:rsidRPr="00BE068B">
              <w:rPr>
                <w:rFonts w:ascii="Gill Sans MT" w:hAnsi="Gill Sans MT" w:cs="Times New Roman"/>
                <w:i/>
                <w:w w:val="105"/>
              </w:rPr>
              <w:t>If 1, skip to Q7</w:t>
            </w:r>
          </w:p>
        </w:tc>
        <w:tc>
          <w:tcPr>
            <w:tcW w:w="4344" w:type="dxa"/>
            <w:tcBorders>
              <w:top w:val="single" w:sz="4" w:space="0" w:color="000000"/>
              <w:bottom w:val="single" w:sz="4" w:space="0" w:color="000000"/>
              <w:right w:val="single" w:sz="18" w:space="0" w:color="000000"/>
            </w:tcBorders>
          </w:tcPr>
          <w:p w14:paraId="38901517" w14:textId="77777777" w:rsidR="00134A66" w:rsidRPr="00BE068B" w:rsidRDefault="00134A66" w:rsidP="00134A66">
            <w:pPr>
              <w:spacing w:after="0"/>
              <w:rPr>
                <w:rFonts w:ascii="Gill Sans MT" w:hAnsi="Gill Sans MT"/>
              </w:rPr>
            </w:pPr>
            <w:r w:rsidRPr="00BE068B">
              <w:rPr>
                <w:rFonts w:ascii="Gill Sans MT" w:hAnsi="Gill Sans MT"/>
              </w:rPr>
              <w:t>0=No</w:t>
            </w:r>
          </w:p>
          <w:p w14:paraId="07425571" w14:textId="4C5FC610" w:rsidR="008250E0" w:rsidRPr="00BE068B" w:rsidRDefault="00134A66" w:rsidP="008250E0">
            <w:pPr>
              <w:spacing w:after="0"/>
              <w:rPr>
                <w:rFonts w:ascii="Gill Sans MT" w:hAnsi="Gill Sans MT"/>
              </w:rPr>
            </w:pPr>
            <w:r w:rsidRPr="00BE068B">
              <w:rPr>
                <w:rFonts w:ascii="Gill Sans MT" w:hAnsi="Gill Sans MT"/>
              </w:rPr>
              <w:t>1=Yes</w:t>
            </w:r>
            <w:r w:rsidRPr="00BE068B" w:rsidDel="00226116">
              <w:rPr>
                <w:rFonts w:ascii="Gill Sans MT" w:hAnsi="Gill Sans MT"/>
              </w:rPr>
              <w:t xml:space="preserve"> </w:t>
            </w:r>
          </w:p>
          <w:p w14:paraId="16D481E2" w14:textId="77777777" w:rsidR="008250E0" w:rsidRPr="00BE068B" w:rsidRDefault="008250E0" w:rsidP="008250E0">
            <w:pPr>
              <w:spacing w:after="0"/>
              <w:rPr>
                <w:rFonts w:ascii="Gill Sans MT" w:hAnsi="Gill Sans MT"/>
              </w:rPr>
            </w:pPr>
            <w:r w:rsidRPr="00BE068B">
              <w:rPr>
                <w:rFonts w:ascii="Gill Sans MT" w:hAnsi="Gill Sans MT"/>
              </w:rPr>
              <w:t>888=Don’t know</w:t>
            </w:r>
          </w:p>
          <w:p w14:paraId="7187668F" w14:textId="77777777" w:rsidR="008250E0" w:rsidRPr="00BE068B" w:rsidRDefault="008250E0" w:rsidP="008250E0">
            <w:pPr>
              <w:spacing w:after="0"/>
              <w:rPr>
                <w:rFonts w:ascii="Gill Sans MT" w:hAnsi="Gill Sans MT"/>
              </w:rPr>
            </w:pPr>
            <w:r w:rsidRPr="00BE068B">
              <w:rPr>
                <w:rFonts w:ascii="Gill Sans MT" w:hAnsi="Gill Sans MT"/>
              </w:rPr>
              <w:t>999=Prefer not to respond</w:t>
            </w:r>
          </w:p>
        </w:tc>
        <w:tc>
          <w:tcPr>
            <w:tcW w:w="701" w:type="dxa"/>
            <w:tcBorders>
              <w:top w:val="single" w:sz="18" w:space="0" w:color="000000"/>
              <w:left w:val="single" w:sz="18" w:space="0" w:color="000000"/>
              <w:bottom w:val="single" w:sz="18" w:space="0" w:color="000000"/>
              <w:right w:val="single" w:sz="18" w:space="0" w:color="000000"/>
            </w:tcBorders>
          </w:tcPr>
          <w:p w14:paraId="72766346" w14:textId="77777777" w:rsidR="008250E0" w:rsidRPr="00BE068B" w:rsidRDefault="008250E0" w:rsidP="008250E0">
            <w:pPr>
              <w:spacing w:after="0"/>
              <w:rPr>
                <w:rFonts w:ascii="Gill Sans MT" w:eastAsia="Calibri" w:hAnsi="Gill Sans MT" w:cs="Times New Roman"/>
                <w:i/>
                <w:color w:val="A6A6A6"/>
              </w:rPr>
            </w:pPr>
            <w:r w:rsidRPr="00BE068B">
              <w:rPr>
                <w:rFonts w:ascii="Gill Sans MT" w:eastAsia="Calibri" w:hAnsi="Gill Sans MT" w:cs="Times New Roman"/>
                <w:i/>
                <w:color w:val="A6A6A6"/>
              </w:rPr>
              <w:t>(Code)</w:t>
            </w:r>
          </w:p>
        </w:tc>
      </w:tr>
      <w:tr w:rsidR="008250E0" w:rsidRPr="00BE068B" w14:paraId="0D4A82CB" w14:textId="77777777" w:rsidTr="00134A66">
        <w:trPr>
          <w:trHeight w:val="20"/>
        </w:trPr>
        <w:tc>
          <w:tcPr>
            <w:tcW w:w="574" w:type="dxa"/>
            <w:tcBorders>
              <w:top w:val="single" w:sz="4" w:space="0" w:color="000000"/>
              <w:left w:val="single" w:sz="4" w:space="0" w:color="000000"/>
              <w:bottom w:val="single" w:sz="4" w:space="0" w:color="000000"/>
              <w:right w:val="single" w:sz="4" w:space="0" w:color="auto"/>
            </w:tcBorders>
          </w:tcPr>
          <w:p w14:paraId="0F4F5EBE" w14:textId="4D94A381" w:rsidR="008250E0" w:rsidRPr="00BE068B" w:rsidRDefault="00134A66" w:rsidP="008250E0">
            <w:pPr>
              <w:spacing w:after="0"/>
              <w:rPr>
                <w:rFonts w:ascii="Gill Sans MT" w:eastAsia="Calibri" w:hAnsi="Gill Sans MT" w:cs="Times New Roman"/>
                <w:w w:val="105"/>
              </w:rPr>
            </w:pPr>
            <w:r w:rsidRPr="00BE068B">
              <w:rPr>
                <w:rFonts w:ascii="Gill Sans MT" w:eastAsia="Calibri" w:hAnsi="Gill Sans MT" w:cs="Times New Roman"/>
                <w:w w:val="105"/>
              </w:rPr>
              <w:t>Q.6</w:t>
            </w:r>
          </w:p>
        </w:tc>
        <w:tc>
          <w:tcPr>
            <w:tcW w:w="4686" w:type="dxa"/>
            <w:tcBorders>
              <w:top w:val="single" w:sz="4" w:space="0" w:color="000000"/>
              <w:left w:val="single" w:sz="4" w:space="0" w:color="auto"/>
              <w:bottom w:val="single" w:sz="4" w:space="0" w:color="000000"/>
            </w:tcBorders>
          </w:tcPr>
          <w:p w14:paraId="042E85B7" w14:textId="68605CD7" w:rsidR="008250E0" w:rsidRPr="00BE068B" w:rsidRDefault="008250E0" w:rsidP="008250E0">
            <w:pPr>
              <w:spacing w:afterLines="20" w:after="48" w:line="240" w:lineRule="auto"/>
              <w:ind w:left="8"/>
              <w:contextualSpacing/>
              <w:rPr>
                <w:rFonts w:ascii="Gill Sans MT" w:hAnsi="Gill Sans MT" w:cs="Times New Roman"/>
              </w:rPr>
            </w:pPr>
            <w:r w:rsidRPr="00BE068B">
              <w:rPr>
                <w:rFonts w:ascii="Gill Sans MT" w:hAnsi="Gill Sans MT" w:cs="Times New Roman"/>
              </w:rPr>
              <w:t>Is the chief of this village related to either the head of household or the spouse of the head of household? (</w:t>
            </w:r>
            <w:proofErr w:type="gramStart"/>
            <w:r w:rsidRPr="00BE068B">
              <w:rPr>
                <w:rFonts w:ascii="Gill Sans MT" w:hAnsi="Gill Sans MT" w:cs="Times New Roman"/>
                <w:b/>
              </w:rPr>
              <w:t>chiefrelate1</w:t>
            </w:r>
            <w:proofErr w:type="gramEnd"/>
            <w:r w:rsidRPr="00BE068B">
              <w:rPr>
                <w:rFonts w:ascii="Gill Sans MT" w:hAnsi="Gill Sans MT" w:cs="Times New Roman"/>
              </w:rPr>
              <w:t>)</w:t>
            </w:r>
          </w:p>
          <w:p w14:paraId="55BD69B2" w14:textId="77777777" w:rsidR="008250E0" w:rsidRPr="00BE068B" w:rsidRDefault="008250E0" w:rsidP="008250E0">
            <w:pPr>
              <w:spacing w:afterLines="20" w:after="48" w:line="240" w:lineRule="auto"/>
              <w:ind w:left="8"/>
              <w:contextualSpacing/>
              <w:rPr>
                <w:rFonts w:ascii="Gill Sans MT" w:hAnsi="Gill Sans MT" w:cs="Times New Roman"/>
                <w:w w:val="105"/>
              </w:rPr>
            </w:pPr>
            <w:r w:rsidRPr="00BE068B">
              <w:rPr>
                <w:rFonts w:ascii="Gill Sans MT" w:hAnsi="Gill Sans MT" w:cs="Times New Roman"/>
                <w:w w:val="105"/>
              </w:rPr>
              <w:t>Ask only if A11=3</w:t>
            </w:r>
          </w:p>
          <w:p w14:paraId="6B0DCF11" w14:textId="77777777" w:rsidR="00205402" w:rsidRPr="00BE068B" w:rsidRDefault="00205402" w:rsidP="008250E0">
            <w:pPr>
              <w:spacing w:afterLines="20" w:after="48" w:line="240" w:lineRule="auto"/>
              <w:ind w:left="8"/>
              <w:contextualSpacing/>
              <w:rPr>
                <w:rFonts w:ascii="Gill Sans MT" w:hAnsi="Gill Sans MT" w:cs="Times New Roman"/>
                <w:i/>
                <w:w w:val="105"/>
              </w:rPr>
            </w:pPr>
            <w:r w:rsidRPr="00BE068B">
              <w:rPr>
                <w:rFonts w:ascii="Gill Sans MT" w:hAnsi="Gill Sans MT" w:cs="Times New Roman"/>
                <w:i/>
                <w:w w:val="105"/>
              </w:rPr>
              <w:t xml:space="preserve">If 0, skip to Section R </w:t>
            </w:r>
          </w:p>
          <w:p w14:paraId="585EC720" w14:textId="0BCDACF3" w:rsidR="00205402" w:rsidRPr="00BE068B" w:rsidRDefault="00205402" w:rsidP="008250E0">
            <w:pPr>
              <w:spacing w:afterLines="20" w:after="48" w:line="240" w:lineRule="auto"/>
              <w:ind w:left="8"/>
              <w:contextualSpacing/>
              <w:rPr>
                <w:rFonts w:ascii="Gill Sans MT" w:hAnsi="Gill Sans MT" w:cs="Times New Roman"/>
                <w:i/>
              </w:rPr>
            </w:pPr>
            <w:r w:rsidRPr="00BE068B">
              <w:rPr>
                <w:rFonts w:ascii="Gill Sans MT" w:hAnsi="Gill Sans MT" w:cs="Times New Roman"/>
                <w:i/>
                <w:w w:val="105"/>
              </w:rPr>
              <w:t>If 1, skip to Q8</w:t>
            </w:r>
          </w:p>
        </w:tc>
        <w:tc>
          <w:tcPr>
            <w:tcW w:w="4344" w:type="dxa"/>
            <w:tcBorders>
              <w:top w:val="single" w:sz="4" w:space="0" w:color="000000"/>
              <w:bottom w:val="single" w:sz="4" w:space="0" w:color="000000"/>
              <w:right w:val="single" w:sz="18" w:space="0" w:color="000000"/>
            </w:tcBorders>
          </w:tcPr>
          <w:p w14:paraId="113E37D8" w14:textId="77777777" w:rsidR="00134A66" w:rsidRPr="00BE068B" w:rsidRDefault="00134A66" w:rsidP="00134A66">
            <w:pPr>
              <w:spacing w:after="0"/>
              <w:rPr>
                <w:rFonts w:ascii="Gill Sans MT" w:hAnsi="Gill Sans MT"/>
              </w:rPr>
            </w:pPr>
            <w:r w:rsidRPr="00BE068B">
              <w:rPr>
                <w:rFonts w:ascii="Gill Sans MT" w:hAnsi="Gill Sans MT"/>
              </w:rPr>
              <w:t>0=No</w:t>
            </w:r>
          </w:p>
          <w:p w14:paraId="1AF11FC1" w14:textId="77777777" w:rsidR="00134A66" w:rsidRPr="00BE068B" w:rsidRDefault="00134A66" w:rsidP="00134A66">
            <w:pPr>
              <w:spacing w:after="0"/>
              <w:rPr>
                <w:rFonts w:ascii="Gill Sans MT" w:hAnsi="Gill Sans MT"/>
              </w:rPr>
            </w:pPr>
            <w:r w:rsidRPr="00BE068B">
              <w:rPr>
                <w:rFonts w:ascii="Gill Sans MT" w:hAnsi="Gill Sans MT"/>
              </w:rPr>
              <w:t>1=Yes</w:t>
            </w:r>
            <w:r w:rsidRPr="00BE068B" w:rsidDel="00226116">
              <w:rPr>
                <w:rFonts w:ascii="Gill Sans MT" w:hAnsi="Gill Sans MT"/>
              </w:rPr>
              <w:t xml:space="preserve"> </w:t>
            </w:r>
          </w:p>
          <w:p w14:paraId="79E59015" w14:textId="77777777" w:rsidR="008250E0" w:rsidRPr="00BE068B" w:rsidRDefault="008250E0" w:rsidP="008250E0">
            <w:pPr>
              <w:spacing w:after="0"/>
              <w:rPr>
                <w:rFonts w:ascii="Gill Sans MT" w:hAnsi="Gill Sans MT"/>
              </w:rPr>
            </w:pPr>
            <w:r w:rsidRPr="00BE068B">
              <w:rPr>
                <w:rFonts w:ascii="Gill Sans MT" w:hAnsi="Gill Sans MT"/>
              </w:rPr>
              <w:t>888=Don’t know</w:t>
            </w:r>
          </w:p>
          <w:p w14:paraId="76D5795A" w14:textId="77777777" w:rsidR="008250E0" w:rsidRPr="00BE068B" w:rsidRDefault="008250E0" w:rsidP="008250E0">
            <w:pPr>
              <w:spacing w:after="0"/>
              <w:rPr>
                <w:rFonts w:ascii="Gill Sans MT" w:hAnsi="Gill Sans MT"/>
              </w:rPr>
            </w:pPr>
            <w:r w:rsidRPr="00BE068B">
              <w:rPr>
                <w:rFonts w:ascii="Gill Sans MT" w:hAnsi="Gill Sans MT"/>
              </w:rPr>
              <w:t>999=Prefer not to respond</w:t>
            </w:r>
          </w:p>
        </w:tc>
        <w:tc>
          <w:tcPr>
            <w:tcW w:w="701" w:type="dxa"/>
            <w:tcBorders>
              <w:top w:val="single" w:sz="18" w:space="0" w:color="000000"/>
              <w:left w:val="single" w:sz="18" w:space="0" w:color="000000"/>
              <w:bottom w:val="single" w:sz="18" w:space="0" w:color="000000"/>
              <w:right w:val="single" w:sz="18" w:space="0" w:color="000000"/>
            </w:tcBorders>
          </w:tcPr>
          <w:p w14:paraId="769D581F" w14:textId="77777777" w:rsidR="008250E0" w:rsidRPr="00BE068B" w:rsidRDefault="008250E0" w:rsidP="008250E0">
            <w:pPr>
              <w:spacing w:after="0"/>
              <w:rPr>
                <w:rFonts w:ascii="Gill Sans MT" w:eastAsia="Calibri" w:hAnsi="Gill Sans MT" w:cs="Times New Roman"/>
                <w:i/>
                <w:color w:val="A6A6A6"/>
              </w:rPr>
            </w:pPr>
            <w:r w:rsidRPr="00BE068B">
              <w:rPr>
                <w:rFonts w:ascii="Gill Sans MT" w:eastAsia="Calibri" w:hAnsi="Gill Sans MT" w:cs="Times New Roman"/>
                <w:i/>
                <w:color w:val="A6A6A6"/>
              </w:rPr>
              <w:t>(Code)</w:t>
            </w:r>
          </w:p>
        </w:tc>
      </w:tr>
      <w:tr w:rsidR="008250E0" w:rsidRPr="00BE068B" w14:paraId="0646ECA5" w14:textId="77777777" w:rsidTr="00134A66">
        <w:trPr>
          <w:trHeight w:val="20"/>
        </w:trPr>
        <w:tc>
          <w:tcPr>
            <w:tcW w:w="574" w:type="dxa"/>
            <w:tcBorders>
              <w:top w:val="single" w:sz="4" w:space="0" w:color="000000"/>
              <w:left w:val="single" w:sz="4" w:space="0" w:color="000000"/>
              <w:bottom w:val="single" w:sz="4" w:space="0" w:color="000000"/>
              <w:right w:val="single" w:sz="4" w:space="0" w:color="auto"/>
            </w:tcBorders>
          </w:tcPr>
          <w:p w14:paraId="7E885E04" w14:textId="37A6310D" w:rsidR="008250E0" w:rsidRPr="00BE068B" w:rsidRDefault="00134A66" w:rsidP="008250E0">
            <w:pPr>
              <w:spacing w:after="0"/>
              <w:rPr>
                <w:rFonts w:ascii="Gill Sans MT" w:eastAsia="Calibri" w:hAnsi="Gill Sans MT" w:cs="Times New Roman"/>
                <w:w w:val="105"/>
              </w:rPr>
            </w:pPr>
            <w:r w:rsidRPr="00BE068B">
              <w:rPr>
                <w:rFonts w:ascii="Gill Sans MT" w:eastAsia="Calibri" w:hAnsi="Gill Sans MT" w:cs="Times New Roman"/>
                <w:w w:val="105"/>
              </w:rPr>
              <w:t>Q.7</w:t>
            </w:r>
          </w:p>
        </w:tc>
        <w:tc>
          <w:tcPr>
            <w:tcW w:w="4686" w:type="dxa"/>
            <w:tcBorders>
              <w:top w:val="single" w:sz="4" w:space="0" w:color="000000"/>
              <w:left w:val="single" w:sz="4" w:space="0" w:color="auto"/>
              <w:bottom w:val="single" w:sz="4" w:space="0" w:color="000000"/>
            </w:tcBorders>
          </w:tcPr>
          <w:p w14:paraId="4CCBB576" w14:textId="194E97C6" w:rsidR="008250E0" w:rsidRPr="00BE068B" w:rsidRDefault="008250E0" w:rsidP="008250E0">
            <w:pPr>
              <w:spacing w:afterLines="20" w:after="48" w:line="240" w:lineRule="auto"/>
              <w:ind w:left="8"/>
              <w:contextualSpacing/>
              <w:rPr>
                <w:rFonts w:ascii="Gill Sans MT" w:hAnsi="Gill Sans MT" w:cs="Times New Roman"/>
              </w:rPr>
            </w:pPr>
            <w:r w:rsidRPr="00BE068B">
              <w:rPr>
                <w:rFonts w:ascii="Gill Sans MT" w:hAnsi="Gill Sans MT" w:cs="Times New Roman"/>
              </w:rPr>
              <w:t>What is the relationship of the chief to you and/or your spouse? (</w:t>
            </w:r>
            <w:proofErr w:type="spellStart"/>
            <w:proofErr w:type="gramStart"/>
            <w:r w:rsidRPr="00BE068B">
              <w:rPr>
                <w:rFonts w:ascii="Gill Sans MT" w:hAnsi="Gill Sans MT" w:cs="Times New Roman"/>
                <w:b/>
              </w:rPr>
              <w:t>chiefrelatespec</w:t>
            </w:r>
            <w:proofErr w:type="spellEnd"/>
            <w:proofErr w:type="gramEnd"/>
            <w:r w:rsidRPr="00BE068B">
              <w:rPr>
                <w:rFonts w:ascii="Gill Sans MT" w:hAnsi="Gill Sans MT" w:cs="Times New Roman"/>
              </w:rPr>
              <w:t>)</w:t>
            </w:r>
          </w:p>
          <w:p w14:paraId="18E328C8" w14:textId="00BD104C" w:rsidR="008250E0" w:rsidRPr="00BE068B" w:rsidRDefault="00205402" w:rsidP="008250E0">
            <w:pPr>
              <w:spacing w:afterLines="20" w:after="48" w:line="240" w:lineRule="auto"/>
              <w:ind w:left="8"/>
              <w:contextualSpacing/>
              <w:rPr>
                <w:rFonts w:ascii="Gill Sans MT" w:hAnsi="Gill Sans MT" w:cs="Times New Roman"/>
                <w:i/>
              </w:rPr>
            </w:pPr>
            <w:r w:rsidRPr="00BE068B">
              <w:rPr>
                <w:rFonts w:ascii="Gill Sans MT" w:hAnsi="Gill Sans MT" w:cs="Times New Roman"/>
                <w:i/>
              </w:rPr>
              <w:t>Skip to Section R</w:t>
            </w:r>
          </w:p>
        </w:tc>
        <w:tc>
          <w:tcPr>
            <w:tcW w:w="4344" w:type="dxa"/>
            <w:tcBorders>
              <w:top w:val="single" w:sz="4" w:space="0" w:color="000000"/>
              <w:bottom w:val="single" w:sz="4" w:space="0" w:color="000000"/>
              <w:right w:val="single" w:sz="18" w:space="0" w:color="000000"/>
            </w:tcBorders>
          </w:tcPr>
          <w:p w14:paraId="5DA04E6E" w14:textId="77777777" w:rsidR="008250E0" w:rsidRPr="00BE068B" w:rsidRDefault="008250E0" w:rsidP="008250E0">
            <w:pPr>
              <w:spacing w:after="0"/>
              <w:rPr>
                <w:rFonts w:ascii="Gill Sans MT" w:hAnsi="Gill Sans MT"/>
              </w:rPr>
            </w:pPr>
            <w:r w:rsidRPr="00BE068B">
              <w:rPr>
                <w:rFonts w:ascii="Gill Sans MT" w:hAnsi="Gill Sans MT"/>
              </w:rPr>
              <w:t>1=Immediate family</w:t>
            </w:r>
          </w:p>
          <w:p w14:paraId="69EDC0A1" w14:textId="77777777" w:rsidR="008250E0" w:rsidRPr="00BE068B" w:rsidRDefault="008250E0" w:rsidP="008250E0">
            <w:pPr>
              <w:spacing w:after="0"/>
              <w:rPr>
                <w:rFonts w:ascii="Gill Sans MT" w:hAnsi="Gill Sans MT"/>
              </w:rPr>
            </w:pPr>
            <w:r w:rsidRPr="00BE068B">
              <w:rPr>
                <w:rFonts w:ascii="Gill Sans MT" w:hAnsi="Gill Sans MT"/>
              </w:rPr>
              <w:t>2=Extended family</w:t>
            </w:r>
            <w:r w:rsidRPr="00BE068B" w:rsidDel="00226116">
              <w:rPr>
                <w:rFonts w:ascii="Gill Sans MT" w:hAnsi="Gill Sans MT"/>
              </w:rPr>
              <w:t xml:space="preserve"> </w:t>
            </w:r>
          </w:p>
          <w:p w14:paraId="6103C531" w14:textId="77777777" w:rsidR="008250E0" w:rsidRPr="00BE068B" w:rsidRDefault="008250E0" w:rsidP="008250E0">
            <w:pPr>
              <w:spacing w:after="0"/>
              <w:rPr>
                <w:rFonts w:ascii="Gill Sans MT" w:hAnsi="Gill Sans MT"/>
              </w:rPr>
            </w:pPr>
            <w:r w:rsidRPr="00BE068B">
              <w:rPr>
                <w:rFonts w:ascii="Gill Sans MT" w:hAnsi="Gill Sans MT"/>
              </w:rPr>
              <w:t>888=Don’t know</w:t>
            </w:r>
          </w:p>
          <w:p w14:paraId="68B0C76F" w14:textId="77777777" w:rsidR="008250E0" w:rsidRPr="00BE068B" w:rsidRDefault="008250E0" w:rsidP="008250E0">
            <w:pPr>
              <w:spacing w:after="0"/>
              <w:rPr>
                <w:rFonts w:ascii="Gill Sans MT" w:hAnsi="Gill Sans MT"/>
              </w:rPr>
            </w:pPr>
            <w:r w:rsidRPr="00BE068B">
              <w:rPr>
                <w:rFonts w:ascii="Gill Sans MT" w:hAnsi="Gill Sans MT"/>
              </w:rPr>
              <w:t>999=Prefer not to respond</w:t>
            </w:r>
          </w:p>
        </w:tc>
        <w:tc>
          <w:tcPr>
            <w:tcW w:w="701" w:type="dxa"/>
            <w:tcBorders>
              <w:top w:val="single" w:sz="18" w:space="0" w:color="000000"/>
              <w:left w:val="single" w:sz="18" w:space="0" w:color="000000"/>
              <w:bottom w:val="single" w:sz="18" w:space="0" w:color="000000"/>
              <w:right w:val="single" w:sz="18" w:space="0" w:color="000000"/>
            </w:tcBorders>
          </w:tcPr>
          <w:p w14:paraId="60DFD6F9" w14:textId="77777777" w:rsidR="008250E0" w:rsidRPr="00BE068B" w:rsidRDefault="008250E0" w:rsidP="008250E0">
            <w:pPr>
              <w:spacing w:after="0"/>
              <w:rPr>
                <w:rFonts w:ascii="Gill Sans MT" w:eastAsia="Calibri" w:hAnsi="Gill Sans MT" w:cs="Times New Roman"/>
                <w:i/>
                <w:color w:val="A6A6A6"/>
              </w:rPr>
            </w:pPr>
            <w:r w:rsidRPr="00BE068B">
              <w:rPr>
                <w:rFonts w:ascii="Gill Sans MT" w:eastAsia="Calibri" w:hAnsi="Gill Sans MT" w:cs="Times New Roman"/>
                <w:i/>
                <w:color w:val="A6A6A6"/>
              </w:rPr>
              <w:t>(Code)</w:t>
            </w:r>
          </w:p>
        </w:tc>
      </w:tr>
      <w:tr w:rsidR="008250E0" w:rsidRPr="00BE068B" w14:paraId="18BB355D" w14:textId="77777777" w:rsidTr="00134A66">
        <w:trPr>
          <w:trHeight w:val="20"/>
        </w:trPr>
        <w:tc>
          <w:tcPr>
            <w:tcW w:w="574" w:type="dxa"/>
            <w:tcBorders>
              <w:top w:val="single" w:sz="4" w:space="0" w:color="000000"/>
              <w:left w:val="single" w:sz="4" w:space="0" w:color="000000"/>
              <w:bottom w:val="single" w:sz="4" w:space="0" w:color="000000"/>
              <w:right w:val="single" w:sz="4" w:space="0" w:color="auto"/>
            </w:tcBorders>
          </w:tcPr>
          <w:p w14:paraId="69F135C7" w14:textId="7DB48F71" w:rsidR="008250E0" w:rsidRPr="00BE068B" w:rsidRDefault="00134A66" w:rsidP="008250E0">
            <w:pPr>
              <w:spacing w:after="0"/>
              <w:rPr>
                <w:rFonts w:ascii="Gill Sans MT" w:eastAsia="Calibri" w:hAnsi="Gill Sans MT" w:cs="Times New Roman"/>
                <w:w w:val="105"/>
              </w:rPr>
            </w:pPr>
            <w:r w:rsidRPr="00BE068B">
              <w:rPr>
                <w:rFonts w:ascii="Gill Sans MT" w:eastAsia="Calibri" w:hAnsi="Gill Sans MT" w:cs="Times New Roman"/>
                <w:w w:val="105"/>
              </w:rPr>
              <w:t>Q.8</w:t>
            </w:r>
          </w:p>
        </w:tc>
        <w:tc>
          <w:tcPr>
            <w:tcW w:w="4686" w:type="dxa"/>
            <w:tcBorders>
              <w:top w:val="single" w:sz="4" w:space="0" w:color="000000"/>
              <w:left w:val="single" w:sz="4" w:space="0" w:color="auto"/>
              <w:bottom w:val="single" w:sz="4" w:space="0" w:color="000000"/>
            </w:tcBorders>
          </w:tcPr>
          <w:p w14:paraId="70001C0B" w14:textId="12EFEC72" w:rsidR="008250E0" w:rsidRPr="00BE068B" w:rsidRDefault="008250E0" w:rsidP="008250E0">
            <w:pPr>
              <w:spacing w:afterLines="20" w:after="48" w:line="240" w:lineRule="auto"/>
              <w:ind w:left="8"/>
              <w:contextualSpacing/>
              <w:rPr>
                <w:rFonts w:ascii="Gill Sans MT" w:hAnsi="Gill Sans MT" w:cs="Times New Roman"/>
              </w:rPr>
            </w:pPr>
            <w:r w:rsidRPr="00BE068B">
              <w:rPr>
                <w:rFonts w:ascii="Gill Sans MT" w:hAnsi="Gill Sans MT" w:cs="Times New Roman"/>
              </w:rPr>
              <w:t>What is the relationship of the chief to the head of household or the spouse of the head of household? (</w:t>
            </w:r>
            <w:proofErr w:type="gramStart"/>
            <w:r w:rsidRPr="00BE068B">
              <w:rPr>
                <w:rFonts w:ascii="Gill Sans MT" w:hAnsi="Gill Sans MT" w:cs="Times New Roman"/>
                <w:b/>
              </w:rPr>
              <w:t>chiefrelatespec1</w:t>
            </w:r>
            <w:proofErr w:type="gramEnd"/>
            <w:r w:rsidRPr="00BE068B">
              <w:rPr>
                <w:rFonts w:ascii="Gill Sans MT" w:hAnsi="Gill Sans MT" w:cs="Times New Roman"/>
              </w:rPr>
              <w:t>)</w:t>
            </w:r>
          </w:p>
          <w:p w14:paraId="20F950D9" w14:textId="4F40BD85" w:rsidR="008250E0" w:rsidRPr="00BE068B" w:rsidRDefault="008250E0" w:rsidP="008250E0">
            <w:pPr>
              <w:spacing w:afterLines="20" w:after="48" w:line="240" w:lineRule="auto"/>
              <w:ind w:left="8"/>
              <w:contextualSpacing/>
              <w:rPr>
                <w:rFonts w:ascii="Gill Sans MT" w:hAnsi="Gill Sans MT" w:cs="Times New Roman"/>
              </w:rPr>
            </w:pPr>
            <w:r w:rsidRPr="00BE068B">
              <w:rPr>
                <w:rFonts w:ascii="Gill Sans MT" w:hAnsi="Gill Sans MT" w:cs="Times New Roman"/>
                <w:w w:val="105"/>
              </w:rPr>
              <w:t>Ask only if A11=1</w:t>
            </w:r>
          </w:p>
        </w:tc>
        <w:tc>
          <w:tcPr>
            <w:tcW w:w="4344" w:type="dxa"/>
            <w:tcBorders>
              <w:top w:val="single" w:sz="4" w:space="0" w:color="000000"/>
              <w:bottom w:val="single" w:sz="4" w:space="0" w:color="000000"/>
              <w:right w:val="single" w:sz="18" w:space="0" w:color="000000"/>
            </w:tcBorders>
          </w:tcPr>
          <w:p w14:paraId="179F5426" w14:textId="77777777" w:rsidR="008250E0" w:rsidRPr="00BE068B" w:rsidRDefault="008250E0" w:rsidP="008250E0">
            <w:pPr>
              <w:spacing w:after="0"/>
              <w:rPr>
                <w:rFonts w:ascii="Gill Sans MT" w:hAnsi="Gill Sans MT"/>
              </w:rPr>
            </w:pPr>
            <w:r w:rsidRPr="00BE068B">
              <w:rPr>
                <w:rFonts w:ascii="Gill Sans MT" w:hAnsi="Gill Sans MT"/>
              </w:rPr>
              <w:t>1=Immediate family</w:t>
            </w:r>
          </w:p>
          <w:p w14:paraId="566BFBF0" w14:textId="77777777" w:rsidR="008250E0" w:rsidRPr="00BE068B" w:rsidRDefault="008250E0" w:rsidP="008250E0">
            <w:pPr>
              <w:spacing w:after="0"/>
              <w:rPr>
                <w:rFonts w:ascii="Gill Sans MT" w:hAnsi="Gill Sans MT"/>
              </w:rPr>
            </w:pPr>
            <w:r w:rsidRPr="00BE068B">
              <w:rPr>
                <w:rFonts w:ascii="Gill Sans MT" w:hAnsi="Gill Sans MT"/>
              </w:rPr>
              <w:t>2=Extended family</w:t>
            </w:r>
            <w:r w:rsidRPr="00BE068B" w:rsidDel="00226116">
              <w:rPr>
                <w:rFonts w:ascii="Gill Sans MT" w:hAnsi="Gill Sans MT"/>
              </w:rPr>
              <w:t xml:space="preserve"> </w:t>
            </w:r>
          </w:p>
          <w:p w14:paraId="07AD00A1" w14:textId="77777777" w:rsidR="008250E0" w:rsidRPr="00BE068B" w:rsidRDefault="008250E0" w:rsidP="008250E0">
            <w:pPr>
              <w:spacing w:after="0"/>
              <w:rPr>
                <w:rFonts w:ascii="Gill Sans MT" w:hAnsi="Gill Sans MT"/>
              </w:rPr>
            </w:pPr>
            <w:r w:rsidRPr="00BE068B">
              <w:rPr>
                <w:rFonts w:ascii="Gill Sans MT" w:hAnsi="Gill Sans MT"/>
              </w:rPr>
              <w:t>888=Don’t know</w:t>
            </w:r>
          </w:p>
          <w:p w14:paraId="12FDDD2F" w14:textId="77777777" w:rsidR="008250E0" w:rsidRPr="00BE068B" w:rsidRDefault="008250E0" w:rsidP="008250E0">
            <w:pPr>
              <w:spacing w:after="0"/>
              <w:rPr>
                <w:rFonts w:ascii="Gill Sans MT" w:hAnsi="Gill Sans MT"/>
              </w:rPr>
            </w:pPr>
            <w:r w:rsidRPr="00BE068B">
              <w:rPr>
                <w:rFonts w:ascii="Gill Sans MT" w:hAnsi="Gill Sans MT"/>
              </w:rPr>
              <w:t>999=Prefer not to respond</w:t>
            </w:r>
          </w:p>
        </w:tc>
        <w:tc>
          <w:tcPr>
            <w:tcW w:w="701" w:type="dxa"/>
            <w:tcBorders>
              <w:top w:val="single" w:sz="18" w:space="0" w:color="000000"/>
              <w:left w:val="single" w:sz="18" w:space="0" w:color="000000"/>
              <w:bottom w:val="single" w:sz="18" w:space="0" w:color="000000"/>
              <w:right w:val="single" w:sz="18" w:space="0" w:color="000000"/>
            </w:tcBorders>
          </w:tcPr>
          <w:p w14:paraId="301B0C7F" w14:textId="77777777" w:rsidR="008250E0" w:rsidRPr="00BE068B" w:rsidRDefault="008250E0" w:rsidP="008250E0">
            <w:pPr>
              <w:spacing w:after="0"/>
              <w:rPr>
                <w:rFonts w:ascii="Gill Sans MT" w:eastAsia="Calibri" w:hAnsi="Gill Sans MT" w:cs="Times New Roman"/>
                <w:i/>
                <w:color w:val="A6A6A6"/>
              </w:rPr>
            </w:pPr>
            <w:r w:rsidRPr="00BE068B">
              <w:rPr>
                <w:rFonts w:ascii="Gill Sans MT" w:eastAsia="Calibri" w:hAnsi="Gill Sans MT" w:cs="Times New Roman"/>
                <w:i/>
                <w:color w:val="A6A6A6"/>
              </w:rPr>
              <w:t>(Code)</w:t>
            </w:r>
          </w:p>
        </w:tc>
      </w:tr>
    </w:tbl>
    <w:p w14:paraId="16748319" w14:textId="77777777" w:rsidR="00E34508" w:rsidRPr="00BE068B" w:rsidRDefault="00E34508" w:rsidP="001512DD">
      <w:pPr>
        <w:spacing w:after="0" w:line="240" w:lineRule="auto"/>
        <w:contextualSpacing/>
        <w:rPr>
          <w:ins w:id="1268" w:author="Aleta Haflett" w:date="2014-11-03T16:20:00Z"/>
          <w:rFonts w:ascii="Gill Sans MT" w:hAnsi="Gill Sans MT"/>
        </w:rPr>
      </w:pPr>
    </w:p>
    <w:p w14:paraId="26D44B06" w14:textId="58EB64F9" w:rsidR="00DA7C5C" w:rsidRPr="00BE068B" w:rsidRDefault="00134A66" w:rsidP="008E7E6A">
      <w:pPr>
        <w:rPr>
          <w:rFonts w:ascii="Gill Sans MT" w:eastAsia="Times New Roman" w:hAnsi="Gill Sans MT" w:cs="Times New Roman"/>
          <w:b/>
          <w:bCs/>
        </w:rPr>
      </w:pPr>
      <w:r w:rsidRPr="00BE068B">
        <w:rPr>
          <w:rFonts w:ascii="Gill Sans MT" w:eastAsia="Times New Roman" w:hAnsi="Gill Sans MT" w:cs="Times New Roman"/>
          <w:b/>
          <w:bCs/>
        </w:rPr>
        <w:t>R</w:t>
      </w:r>
      <w:r w:rsidR="00DA7C5C" w:rsidRPr="00BE068B">
        <w:rPr>
          <w:rFonts w:ascii="Gill Sans MT" w:eastAsia="Times New Roman" w:hAnsi="Gill Sans MT" w:cs="Times New Roman"/>
          <w:b/>
          <w:bCs/>
        </w:rPr>
        <w:t>. GEOPOINT AND LANDMARKS</w:t>
      </w:r>
    </w:p>
    <w:tbl>
      <w:tblPr>
        <w:tblW w:w="10117" w:type="dxa"/>
        <w:tblInd w:w="-8" w:type="dxa"/>
        <w:tblCellMar>
          <w:left w:w="29" w:type="dxa"/>
          <w:right w:w="29" w:type="dxa"/>
        </w:tblCellMar>
        <w:tblLook w:val="0000" w:firstRow="0" w:lastRow="0" w:firstColumn="0" w:lastColumn="0" w:noHBand="0" w:noVBand="0"/>
      </w:tblPr>
      <w:tblGrid>
        <w:gridCol w:w="8"/>
        <w:gridCol w:w="432"/>
        <w:gridCol w:w="317"/>
        <w:gridCol w:w="4325"/>
        <w:gridCol w:w="353"/>
        <w:gridCol w:w="15"/>
        <w:gridCol w:w="2146"/>
        <w:gridCol w:w="1798"/>
        <w:gridCol w:w="695"/>
        <w:gridCol w:w="28"/>
      </w:tblGrid>
      <w:tr w:rsidR="00B71EAD" w:rsidRPr="00BE068B" w14:paraId="310E93FF" w14:textId="77777777" w:rsidTr="00BB3EC7">
        <w:trPr>
          <w:gridBefore w:val="1"/>
          <w:gridAfter w:val="1"/>
          <w:wBefore w:w="8" w:type="dxa"/>
          <w:wAfter w:w="28" w:type="dxa"/>
          <w:trHeight w:val="20"/>
        </w:trPr>
        <w:tc>
          <w:tcPr>
            <w:tcW w:w="432" w:type="dxa"/>
            <w:vMerge w:val="restart"/>
            <w:tcBorders>
              <w:top w:val="single" w:sz="6" w:space="0" w:color="000000"/>
              <w:left w:val="single" w:sz="6" w:space="0" w:color="000000"/>
              <w:bottom w:val="single" w:sz="18" w:space="0" w:color="000000"/>
              <w:right w:val="single" w:sz="6" w:space="0" w:color="000000"/>
            </w:tcBorders>
          </w:tcPr>
          <w:p w14:paraId="394EEB2A" w14:textId="5A9A1881" w:rsidR="00DA7C5C" w:rsidRPr="00BE068B" w:rsidRDefault="00205402" w:rsidP="001512DD">
            <w:pPr>
              <w:spacing w:afterLines="20" w:after="48" w:line="240" w:lineRule="auto"/>
              <w:ind w:left="119"/>
              <w:contextualSpacing/>
              <w:rPr>
                <w:rFonts w:ascii="Gill Sans MT" w:hAnsi="Gill Sans MT"/>
                <w:w w:val="105"/>
              </w:rPr>
            </w:pPr>
            <w:r w:rsidRPr="00BE068B">
              <w:rPr>
                <w:rFonts w:ascii="Gill Sans MT" w:hAnsi="Gill Sans MT"/>
                <w:w w:val="105"/>
              </w:rPr>
              <w:t>R1</w:t>
            </w:r>
          </w:p>
        </w:tc>
        <w:tc>
          <w:tcPr>
            <w:tcW w:w="4644" w:type="dxa"/>
            <w:gridSpan w:val="2"/>
            <w:vMerge w:val="restart"/>
            <w:tcBorders>
              <w:top w:val="single" w:sz="6" w:space="0" w:color="000000"/>
              <w:left w:val="single" w:sz="6" w:space="0" w:color="000000"/>
              <w:bottom w:val="single" w:sz="6" w:space="0" w:color="000000"/>
            </w:tcBorders>
          </w:tcPr>
          <w:p w14:paraId="23A076C3" w14:textId="3A4425A1" w:rsidR="00DA7C5C" w:rsidRPr="00BE068B" w:rsidRDefault="00DA7C5C" w:rsidP="00205402">
            <w:pPr>
              <w:spacing w:afterLines="20" w:after="48" w:line="240" w:lineRule="auto"/>
              <w:contextualSpacing/>
              <w:rPr>
                <w:rFonts w:ascii="Gill Sans MT" w:hAnsi="Gill Sans MT"/>
                <w:w w:val="105"/>
              </w:rPr>
            </w:pPr>
            <w:proofErr w:type="spellStart"/>
            <w:r w:rsidRPr="00BE068B">
              <w:rPr>
                <w:rFonts w:ascii="Gill Sans MT" w:hAnsi="Gill Sans MT"/>
                <w:w w:val="105"/>
              </w:rPr>
              <w:t>Geopoint</w:t>
            </w:r>
            <w:proofErr w:type="spellEnd"/>
            <w:r w:rsidRPr="00BE068B">
              <w:rPr>
                <w:rFonts w:ascii="Gill Sans MT" w:hAnsi="Gill Sans MT"/>
                <w:w w:val="105"/>
              </w:rPr>
              <w:t xml:space="preserve"> (</w:t>
            </w:r>
            <w:proofErr w:type="spellStart"/>
            <w:r w:rsidRPr="00BE068B">
              <w:rPr>
                <w:rFonts w:ascii="Gill Sans MT" w:hAnsi="Gill Sans MT"/>
                <w:w w:val="105"/>
              </w:rPr>
              <w:t>gps</w:t>
            </w:r>
            <w:proofErr w:type="spellEnd"/>
            <w:r w:rsidRPr="00BE068B">
              <w:rPr>
                <w:rFonts w:ascii="Gill Sans MT" w:hAnsi="Gill Sans MT"/>
                <w:w w:val="105"/>
              </w:rPr>
              <w:t>)</w:t>
            </w:r>
          </w:p>
        </w:tc>
        <w:tc>
          <w:tcPr>
            <w:tcW w:w="2512" w:type="dxa"/>
            <w:gridSpan w:val="3"/>
            <w:tcBorders>
              <w:top w:val="single" w:sz="6" w:space="0" w:color="000000"/>
              <w:left w:val="single" w:sz="6" w:space="0" w:color="000000"/>
              <w:bottom w:val="single" w:sz="4" w:space="0" w:color="auto"/>
            </w:tcBorders>
          </w:tcPr>
          <w:p w14:paraId="5DF8DBC6" w14:textId="6364646F" w:rsidR="00DA7C5C" w:rsidRPr="00BE068B" w:rsidRDefault="00205402" w:rsidP="001512DD">
            <w:pPr>
              <w:pStyle w:val="Heading9"/>
              <w:kinsoku/>
              <w:overflowPunct/>
              <w:spacing w:line="240" w:lineRule="auto"/>
              <w:contextualSpacing/>
              <w:rPr>
                <w:rFonts w:ascii="Gill Sans MT" w:hAnsi="Gill Sans MT"/>
                <w:sz w:val="22"/>
                <w:szCs w:val="22"/>
              </w:rPr>
            </w:pPr>
            <w:r w:rsidRPr="00BE068B">
              <w:rPr>
                <w:rFonts w:ascii="Gill Sans MT" w:hAnsi="Gill Sans MT"/>
                <w:sz w:val="22"/>
                <w:szCs w:val="22"/>
              </w:rPr>
              <w:t xml:space="preserve">a. </w:t>
            </w:r>
            <w:r w:rsidR="00DA7C5C" w:rsidRPr="00BE068B">
              <w:rPr>
                <w:rFonts w:ascii="Gill Sans MT" w:hAnsi="Gill Sans MT"/>
                <w:sz w:val="22"/>
                <w:szCs w:val="22"/>
              </w:rPr>
              <w:t>Latitude</w:t>
            </w:r>
          </w:p>
        </w:tc>
        <w:tc>
          <w:tcPr>
            <w:tcW w:w="2493" w:type="dxa"/>
            <w:gridSpan w:val="2"/>
            <w:tcBorders>
              <w:top w:val="single" w:sz="18" w:space="0" w:color="000000"/>
              <w:left w:val="single" w:sz="18" w:space="0" w:color="000000"/>
              <w:bottom w:val="single" w:sz="18" w:space="0" w:color="000000"/>
              <w:right w:val="single" w:sz="18" w:space="0" w:color="000000"/>
            </w:tcBorders>
          </w:tcPr>
          <w:p w14:paraId="2F1418F7" w14:textId="77777777" w:rsidR="00DA7C5C" w:rsidRPr="00BE068B" w:rsidRDefault="00DA7C5C" w:rsidP="001512DD">
            <w:pPr>
              <w:pStyle w:val="codes"/>
              <w:spacing w:afterLines="20" w:after="48" w:line="240" w:lineRule="auto"/>
              <w:contextualSpacing/>
              <w:rPr>
                <w:rFonts w:ascii="Gill Sans MT" w:hAnsi="Gill Sans MT" w:cstheme="minorBidi"/>
                <w:color w:val="auto"/>
                <w:w w:val="100"/>
                <w:sz w:val="22"/>
                <w:szCs w:val="22"/>
              </w:rPr>
            </w:pPr>
            <w:r w:rsidRPr="00BE068B">
              <w:rPr>
                <w:rFonts w:ascii="Gill Sans MT" w:hAnsi="Gill Sans MT" w:cstheme="minorBidi"/>
                <w:color w:val="auto"/>
                <w:w w:val="100"/>
                <w:sz w:val="22"/>
                <w:szCs w:val="22"/>
              </w:rPr>
              <w:t>(Numeric: ##. ####)</w:t>
            </w:r>
          </w:p>
        </w:tc>
      </w:tr>
      <w:tr w:rsidR="00B71EAD" w:rsidRPr="00BE068B" w14:paraId="488C2822" w14:textId="77777777" w:rsidTr="00BB3EC7">
        <w:trPr>
          <w:gridBefore w:val="1"/>
          <w:gridAfter w:val="1"/>
          <w:wBefore w:w="8" w:type="dxa"/>
          <w:wAfter w:w="28" w:type="dxa"/>
          <w:trHeight w:val="20"/>
        </w:trPr>
        <w:tc>
          <w:tcPr>
            <w:tcW w:w="432" w:type="dxa"/>
            <w:vMerge/>
            <w:tcBorders>
              <w:top w:val="single" w:sz="18" w:space="0" w:color="000000"/>
              <w:left w:val="single" w:sz="6" w:space="0" w:color="000000"/>
              <w:bottom w:val="single" w:sz="4" w:space="0" w:color="auto"/>
              <w:right w:val="single" w:sz="6" w:space="0" w:color="000000"/>
            </w:tcBorders>
          </w:tcPr>
          <w:p w14:paraId="1750766E" w14:textId="77777777" w:rsidR="00DA7C5C" w:rsidRPr="00BE068B" w:rsidRDefault="00DA7C5C" w:rsidP="001512DD">
            <w:pPr>
              <w:spacing w:afterLines="20" w:after="48" w:line="240" w:lineRule="auto"/>
              <w:ind w:left="119"/>
              <w:contextualSpacing/>
              <w:rPr>
                <w:rFonts w:ascii="Gill Sans MT" w:hAnsi="Gill Sans MT"/>
                <w:w w:val="105"/>
              </w:rPr>
            </w:pPr>
          </w:p>
        </w:tc>
        <w:tc>
          <w:tcPr>
            <w:tcW w:w="4644" w:type="dxa"/>
            <w:gridSpan w:val="2"/>
            <w:vMerge/>
            <w:tcBorders>
              <w:top w:val="single" w:sz="6" w:space="0" w:color="000000"/>
              <w:left w:val="single" w:sz="6" w:space="0" w:color="000000"/>
              <w:bottom w:val="single" w:sz="6" w:space="0" w:color="000000"/>
            </w:tcBorders>
          </w:tcPr>
          <w:p w14:paraId="04DC16CF" w14:textId="77777777" w:rsidR="00DA7C5C" w:rsidRPr="00BE068B" w:rsidRDefault="00DA7C5C" w:rsidP="001512DD">
            <w:pPr>
              <w:spacing w:afterLines="20" w:after="48" w:line="240" w:lineRule="auto"/>
              <w:ind w:left="119"/>
              <w:contextualSpacing/>
              <w:rPr>
                <w:rFonts w:ascii="Gill Sans MT" w:hAnsi="Gill Sans MT"/>
                <w:w w:val="105"/>
              </w:rPr>
            </w:pPr>
          </w:p>
        </w:tc>
        <w:tc>
          <w:tcPr>
            <w:tcW w:w="2512" w:type="dxa"/>
            <w:gridSpan w:val="3"/>
            <w:tcBorders>
              <w:top w:val="single" w:sz="4" w:space="0" w:color="auto"/>
              <w:left w:val="single" w:sz="6" w:space="0" w:color="000000"/>
              <w:bottom w:val="single" w:sz="18" w:space="0" w:color="000000"/>
            </w:tcBorders>
          </w:tcPr>
          <w:p w14:paraId="0A63A332" w14:textId="1D6DD316" w:rsidR="00DA7C5C" w:rsidRPr="00BE068B" w:rsidRDefault="00205402" w:rsidP="001512DD">
            <w:pPr>
              <w:pStyle w:val="Heading9"/>
              <w:kinsoku/>
              <w:overflowPunct/>
              <w:spacing w:line="240" w:lineRule="auto"/>
              <w:contextualSpacing/>
              <w:rPr>
                <w:rFonts w:ascii="Gill Sans MT" w:hAnsi="Gill Sans MT"/>
                <w:sz w:val="22"/>
                <w:szCs w:val="22"/>
              </w:rPr>
            </w:pPr>
            <w:r w:rsidRPr="00BE068B">
              <w:rPr>
                <w:rFonts w:ascii="Gill Sans MT" w:hAnsi="Gill Sans MT"/>
                <w:sz w:val="22"/>
                <w:szCs w:val="22"/>
              </w:rPr>
              <w:t xml:space="preserve">b. </w:t>
            </w:r>
            <w:r w:rsidR="00DA7C5C" w:rsidRPr="00BE068B">
              <w:rPr>
                <w:rFonts w:ascii="Gill Sans MT" w:hAnsi="Gill Sans MT"/>
                <w:sz w:val="22"/>
                <w:szCs w:val="22"/>
              </w:rPr>
              <w:t>Longitude</w:t>
            </w:r>
          </w:p>
        </w:tc>
        <w:tc>
          <w:tcPr>
            <w:tcW w:w="2493" w:type="dxa"/>
            <w:gridSpan w:val="2"/>
            <w:tcBorders>
              <w:top w:val="single" w:sz="18" w:space="0" w:color="000000"/>
              <w:left w:val="single" w:sz="18" w:space="0" w:color="000000"/>
              <w:bottom w:val="single" w:sz="18" w:space="0" w:color="000000"/>
              <w:right w:val="single" w:sz="18" w:space="0" w:color="000000"/>
            </w:tcBorders>
          </w:tcPr>
          <w:p w14:paraId="2B787E25" w14:textId="77777777" w:rsidR="00DA7C5C" w:rsidRPr="00BE068B" w:rsidRDefault="00DA7C5C" w:rsidP="001512DD">
            <w:pPr>
              <w:pStyle w:val="codes"/>
              <w:spacing w:afterLines="20" w:after="48" w:line="240" w:lineRule="auto"/>
              <w:contextualSpacing/>
              <w:rPr>
                <w:rFonts w:ascii="Gill Sans MT" w:hAnsi="Gill Sans MT" w:cstheme="minorBidi"/>
                <w:color w:val="auto"/>
                <w:w w:val="100"/>
                <w:sz w:val="22"/>
                <w:szCs w:val="22"/>
              </w:rPr>
            </w:pPr>
            <w:r w:rsidRPr="00BE068B">
              <w:rPr>
                <w:rFonts w:ascii="Gill Sans MT" w:hAnsi="Gill Sans MT" w:cstheme="minorBidi"/>
                <w:color w:val="auto"/>
                <w:w w:val="100"/>
                <w:sz w:val="22"/>
                <w:szCs w:val="22"/>
              </w:rPr>
              <w:t>(Numeric: ##. ####)</w:t>
            </w:r>
          </w:p>
        </w:tc>
      </w:tr>
      <w:tr w:rsidR="00B71EAD" w:rsidRPr="00BE068B" w14:paraId="76CA46FA" w14:textId="77777777" w:rsidTr="00BB3EC7">
        <w:trPr>
          <w:gridBefore w:val="1"/>
          <w:gridAfter w:val="1"/>
          <w:wBefore w:w="8" w:type="dxa"/>
          <w:wAfter w:w="28" w:type="dxa"/>
          <w:trHeight w:val="20"/>
        </w:trPr>
        <w:tc>
          <w:tcPr>
            <w:tcW w:w="432" w:type="dxa"/>
            <w:tcBorders>
              <w:top w:val="single" w:sz="4" w:space="0" w:color="auto"/>
              <w:left w:val="single" w:sz="6" w:space="0" w:color="000000"/>
              <w:bottom w:val="single" w:sz="6" w:space="0" w:color="000000"/>
              <w:right w:val="single" w:sz="4" w:space="0" w:color="auto"/>
            </w:tcBorders>
          </w:tcPr>
          <w:p w14:paraId="43EC8043" w14:textId="64AAEF51" w:rsidR="00DA7C5C" w:rsidRPr="00BE068B" w:rsidRDefault="00205402" w:rsidP="001512DD">
            <w:pPr>
              <w:spacing w:afterLines="20" w:after="48" w:line="240" w:lineRule="auto"/>
              <w:ind w:left="119"/>
              <w:contextualSpacing/>
              <w:rPr>
                <w:rFonts w:ascii="Gill Sans MT" w:hAnsi="Gill Sans MT"/>
                <w:w w:val="105"/>
              </w:rPr>
            </w:pPr>
            <w:r w:rsidRPr="00BE068B">
              <w:rPr>
                <w:rFonts w:ascii="Gill Sans MT" w:hAnsi="Gill Sans MT"/>
                <w:w w:val="105"/>
              </w:rPr>
              <w:t>R2</w:t>
            </w:r>
          </w:p>
        </w:tc>
        <w:tc>
          <w:tcPr>
            <w:tcW w:w="4644" w:type="dxa"/>
            <w:gridSpan w:val="2"/>
            <w:tcBorders>
              <w:top w:val="single" w:sz="6" w:space="0" w:color="000000"/>
              <w:left w:val="single" w:sz="4" w:space="0" w:color="auto"/>
              <w:bottom w:val="single" w:sz="6" w:space="0" w:color="000000"/>
              <w:right w:val="single" w:sz="18" w:space="0" w:color="000000"/>
            </w:tcBorders>
          </w:tcPr>
          <w:p w14:paraId="630150FF" w14:textId="71CC2195" w:rsidR="00DA7C5C" w:rsidRPr="00BE068B" w:rsidRDefault="00DA7C5C" w:rsidP="00205402">
            <w:pPr>
              <w:spacing w:afterLines="20" w:after="48" w:line="240" w:lineRule="auto"/>
              <w:contextualSpacing/>
              <w:rPr>
                <w:rFonts w:ascii="Gill Sans MT" w:hAnsi="Gill Sans MT"/>
                <w:w w:val="105"/>
              </w:rPr>
            </w:pPr>
            <w:r w:rsidRPr="00BE068B">
              <w:rPr>
                <w:rFonts w:ascii="Gill Sans MT" w:hAnsi="Gill Sans MT"/>
                <w:w w:val="105"/>
              </w:rPr>
              <w:t>Please record some basic identifying landmarks for the household (landmark)</w:t>
            </w:r>
          </w:p>
        </w:tc>
        <w:tc>
          <w:tcPr>
            <w:tcW w:w="5005" w:type="dxa"/>
            <w:gridSpan w:val="5"/>
            <w:tcBorders>
              <w:top w:val="single" w:sz="18" w:space="0" w:color="auto"/>
              <w:left w:val="single" w:sz="18" w:space="0" w:color="000000"/>
              <w:bottom w:val="single" w:sz="18" w:space="0" w:color="000000"/>
              <w:right w:val="single" w:sz="18" w:space="0" w:color="000000"/>
            </w:tcBorders>
          </w:tcPr>
          <w:p w14:paraId="448D2B7E" w14:textId="77777777" w:rsidR="00DA7C5C" w:rsidRPr="00BE068B" w:rsidRDefault="00DA7C5C" w:rsidP="001512DD">
            <w:pPr>
              <w:pStyle w:val="codes"/>
              <w:tabs>
                <w:tab w:val="left" w:pos="904"/>
              </w:tabs>
              <w:spacing w:afterLines="20" w:after="48" w:line="240" w:lineRule="auto"/>
              <w:contextualSpacing/>
              <w:rPr>
                <w:rFonts w:ascii="Gill Sans MT" w:hAnsi="Gill Sans MT" w:cstheme="minorBidi"/>
                <w:color w:val="auto"/>
                <w:w w:val="100"/>
                <w:sz w:val="22"/>
                <w:szCs w:val="22"/>
              </w:rPr>
            </w:pPr>
            <w:r w:rsidRPr="00BE068B">
              <w:rPr>
                <w:rFonts w:ascii="Gill Sans MT" w:hAnsi="Gill Sans MT" w:cstheme="minorBidi"/>
                <w:color w:val="auto"/>
                <w:w w:val="100"/>
                <w:sz w:val="22"/>
                <w:szCs w:val="22"/>
              </w:rPr>
              <w:t>(Text)</w:t>
            </w:r>
          </w:p>
        </w:tc>
      </w:tr>
      <w:tr w:rsidR="00BB3EC7" w:rsidRPr="00BE068B" w14:paraId="6E959E02" w14:textId="77777777" w:rsidTr="00BB3EC7">
        <w:trPr>
          <w:trHeight w:val="20"/>
          <w:ins w:id="1269" w:author="Aleta Haflett" w:date="2014-11-18T12:56:00Z"/>
        </w:trPr>
        <w:tc>
          <w:tcPr>
            <w:tcW w:w="757" w:type="dxa"/>
            <w:gridSpan w:val="3"/>
            <w:tcBorders>
              <w:top w:val="single" w:sz="4" w:space="0" w:color="000000"/>
              <w:left w:val="single" w:sz="4" w:space="0" w:color="000000"/>
              <w:bottom w:val="single" w:sz="4" w:space="0" w:color="000000"/>
              <w:right w:val="single" w:sz="4" w:space="0" w:color="000000"/>
            </w:tcBorders>
          </w:tcPr>
          <w:p w14:paraId="1D433811" w14:textId="77777777" w:rsidR="00BB3EC7" w:rsidRPr="00BE068B" w:rsidRDefault="00BB3EC7" w:rsidP="00BB3EC7">
            <w:pPr>
              <w:spacing w:after="0"/>
              <w:rPr>
                <w:ins w:id="1270" w:author="Aleta Haflett" w:date="2014-11-18T12:56:00Z"/>
                <w:rFonts w:ascii="Gill Sans MT" w:eastAsia="Calibri" w:hAnsi="Gill Sans MT" w:cs="Times New Roman"/>
              </w:rPr>
            </w:pPr>
            <w:ins w:id="1271" w:author="Aleta Haflett" w:date="2014-11-18T12:56:00Z">
              <w:r w:rsidRPr="00BE068B">
                <w:rPr>
                  <w:rFonts w:ascii="Gill Sans MT" w:eastAsia="Calibri" w:hAnsi="Gill Sans MT" w:cs="Times New Roman"/>
                </w:rPr>
                <w:t>N27</w:t>
              </w:r>
            </w:ins>
          </w:p>
        </w:tc>
        <w:tc>
          <w:tcPr>
            <w:tcW w:w="4680" w:type="dxa"/>
            <w:gridSpan w:val="2"/>
            <w:tcBorders>
              <w:top w:val="single" w:sz="4" w:space="0" w:color="000000"/>
              <w:left w:val="single" w:sz="4" w:space="0" w:color="000000"/>
              <w:bottom w:val="single" w:sz="4" w:space="0" w:color="000000"/>
            </w:tcBorders>
          </w:tcPr>
          <w:p w14:paraId="36CAA9C9" w14:textId="77777777" w:rsidR="00BB3EC7" w:rsidRPr="00BE068B" w:rsidRDefault="00BB3EC7" w:rsidP="00BB3EC7">
            <w:pPr>
              <w:spacing w:after="0"/>
              <w:rPr>
                <w:ins w:id="1272" w:author="Aleta Haflett" w:date="2014-11-18T12:56:00Z"/>
                <w:rFonts w:ascii="Gill Sans MT" w:hAnsi="Gill Sans MT"/>
                <w:color w:val="000000"/>
              </w:rPr>
            </w:pPr>
            <w:commentRangeStart w:id="1273"/>
            <w:ins w:id="1274" w:author="Aleta Haflett" w:date="2014-11-18T12:56:00Z">
              <w:r w:rsidRPr="00BE068B">
                <w:rPr>
                  <w:rFonts w:ascii="Gill Sans MT" w:hAnsi="Gill Sans MT"/>
                  <w:w w:val="105"/>
                </w:rPr>
                <w:t>What is the roof of the household's house made of? (</w:t>
              </w:r>
              <w:proofErr w:type="gramStart"/>
              <w:r w:rsidRPr="00BE068B">
                <w:rPr>
                  <w:rFonts w:ascii="Gill Sans MT" w:hAnsi="Gill Sans MT"/>
                  <w:b/>
                  <w:w w:val="105"/>
                </w:rPr>
                <w:t>roof</w:t>
              </w:r>
              <w:proofErr w:type="gramEnd"/>
              <w:r w:rsidRPr="00BE068B">
                <w:rPr>
                  <w:rFonts w:ascii="Gill Sans MT" w:hAnsi="Gill Sans MT"/>
                  <w:w w:val="105"/>
                </w:rPr>
                <w:t>)</w:t>
              </w:r>
              <w:commentRangeEnd w:id="1273"/>
              <w:r>
                <w:rPr>
                  <w:rStyle w:val="CommentReference"/>
                </w:rPr>
                <w:commentReference w:id="1273"/>
              </w:r>
            </w:ins>
          </w:p>
        </w:tc>
        <w:tc>
          <w:tcPr>
            <w:tcW w:w="2162" w:type="dxa"/>
            <w:gridSpan w:val="2"/>
            <w:tcBorders>
              <w:top w:val="single" w:sz="4" w:space="0" w:color="000000"/>
              <w:bottom w:val="single" w:sz="4" w:space="0" w:color="000000"/>
            </w:tcBorders>
          </w:tcPr>
          <w:p w14:paraId="17E0540C" w14:textId="77777777" w:rsidR="00BB3EC7" w:rsidRPr="00BE068B" w:rsidRDefault="00BB3EC7" w:rsidP="00BB3EC7">
            <w:pPr>
              <w:spacing w:after="0"/>
              <w:rPr>
                <w:ins w:id="1275" w:author="Aleta Haflett" w:date="2014-11-18T12:56:00Z"/>
                <w:rFonts w:ascii="Gill Sans MT" w:hAnsi="Gill Sans MT" w:cs="Times New Roman"/>
                <w:w w:val="105"/>
              </w:rPr>
            </w:pPr>
            <w:ins w:id="1276" w:author="Aleta Haflett" w:date="2014-11-18T12:56:00Z">
              <w:r w:rsidRPr="00BE068B">
                <w:rPr>
                  <w:rFonts w:ascii="Gill Sans MT" w:hAnsi="Gill Sans MT" w:cs="Times New Roman"/>
                  <w:w w:val="105"/>
                </w:rPr>
                <w:t>1=Grass thatched</w:t>
              </w:r>
            </w:ins>
          </w:p>
          <w:p w14:paraId="1405038A" w14:textId="77777777" w:rsidR="00BB3EC7" w:rsidRPr="00BE068B" w:rsidRDefault="00BB3EC7" w:rsidP="00BB3EC7">
            <w:pPr>
              <w:spacing w:after="0"/>
              <w:rPr>
                <w:ins w:id="1277" w:author="Aleta Haflett" w:date="2014-11-18T12:56:00Z"/>
                <w:rFonts w:ascii="Gill Sans MT" w:hAnsi="Gill Sans MT" w:cs="Times New Roman"/>
                <w:w w:val="105"/>
              </w:rPr>
            </w:pPr>
            <w:ins w:id="1278" w:author="Aleta Haflett" w:date="2014-11-18T12:56:00Z">
              <w:r w:rsidRPr="00BE068B">
                <w:rPr>
                  <w:rFonts w:ascii="Gill Sans MT" w:hAnsi="Gill Sans MT" w:cs="Times New Roman"/>
                  <w:w w:val="105"/>
                </w:rPr>
                <w:t>2=Iron sheets</w:t>
              </w:r>
            </w:ins>
          </w:p>
          <w:p w14:paraId="1F657AEF" w14:textId="77777777" w:rsidR="00BB3EC7" w:rsidRPr="00BE068B" w:rsidRDefault="00BB3EC7" w:rsidP="00BB3EC7">
            <w:pPr>
              <w:spacing w:after="0"/>
              <w:rPr>
                <w:ins w:id="1279" w:author="Aleta Haflett" w:date="2014-11-18T12:56:00Z"/>
                <w:rFonts w:ascii="Gill Sans MT" w:hAnsi="Gill Sans MT" w:cs="Times New Roman"/>
                <w:w w:val="105"/>
              </w:rPr>
            </w:pPr>
            <w:ins w:id="1280" w:author="Aleta Haflett" w:date="2014-11-18T12:56:00Z">
              <w:r w:rsidRPr="00BE068B">
                <w:rPr>
                  <w:rFonts w:ascii="Gill Sans MT" w:hAnsi="Gill Sans MT" w:cs="Times New Roman"/>
                  <w:w w:val="105"/>
                </w:rPr>
                <w:t>3=Tin</w:t>
              </w:r>
            </w:ins>
          </w:p>
          <w:p w14:paraId="1329E656" w14:textId="77777777" w:rsidR="00BB3EC7" w:rsidRPr="00BE068B" w:rsidRDefault="00BB3EC7" w:rsidP="00BB3EC7">
            <w:pPr>
              <w:spacing w:after="0"/>
              <w:rPr>
                <w:ins w:id="1281" w:author="Aleta Haflett" w:date="2014-11-18T12:56:00Z"/>
                <w:rFonts w:ascii="Gill Sans MT" w:hAnsi="Gill Sans MT" w:cs="Times New Roman"/>
                <w:w w:val="105"/>
              </w:rPr>
            </w:pPr>
            <w:ins w:id="1282" w:author="Aleta Haflett" w:date="2014-11-18T12:56:00Z">
              <w:r w:rsidRPr="00BE068B">
                <w:rPr>
                  <w:rFonts w:ascii="Gill Sans MT" w:hAnsi="Gill Sans MT" w:cs="Times New Roman"/>
                  <w:w w:val="105"/>
                </w:rPr>
                <w:t>4=Zinc</w:t>
              </w:r>
            </w:ins>
          </w:p>
          <w:p w14:paraId="49763DF8" w14:textId="77777777" w:rsidR="00BB3EC7" w:rsidRPr="00BE068B" w:rsidRDefault="00BB3EC7" w:rsidP="00BB3EC7">
            <w:pPr>
              <w:spacing w:after="0"/>
              <w:rPr>
                <w:ins w:id="1283" w:author="Aleta Haflett" w:date="2014-11-18T12:56:00Z"/>
                <w:rFonts w:ascii="Gill Sans MT" w:hAnsi="Gill Sans MT" w:cs="Times New Roman"/>
                <w:w w:val="105"/>
              </w:rPr>
            </w:pPr>
            <w:ins w:id="1284" w:author="Aleta Haflett" w:date="2014-11-18T12:56:00Z">
              <w:r w:rsidRPr="00BE068B">
                <w:rPr>
                  <w:rFonts w:ascii="Gill Sans MT" w:hAnsi="Gill Sans MT" w:cs="Times New Roman"/>
                  <w:w w:val="105"/>
                </w:rPr>
                <w:t>5=Roofing Tile</w:t>
              </w:r>
            </w:ins>
          </w:p>
          <w:p w14:paraId="58342CEE" w14:textId="77777777" w:rsidR="00BB3EC7" w:rsidRPr="00BE068B" w:rsidRDefault="00BB3EC7" w:rsidP="00BB3EC7">
            <w:pPr>
              <w:spacing w:after="0"/>
              <w:rPr>
                <w:ins w:id="1285" w:author="Aleta Haflett" w:date="2014-11-18T12:56:00Z"/>
                <w:rFonts w:ascii="Gill Sans MT" w:hAnsi="Gill Sans MT" w:cs="Times New Roman"/>
                <w:w w:val="105"/>
              </w:rPr>
            </w:pPr>
            <w:ins w:id="1286" w:author="Aleta Haflett" w:date="2014-11-18T12:56:00Z">
              <w:r w:rsidRPr="00BE068B">
                <w:rPr>
                  <w:rFonts w:ascii="Gill Sans MT" w:hAnsi="Gill Sans MT" w:cs="Times New Roman"/>
                  <w:w w:val="105"/>
                </w:rPr>
                <w:t>6=Concrete</w:t>
              </w:r>
            </w:ins>
          </w:p>
        </w:tc>
        <w:tc>
          <w:tcPr>
            <w:tcW w:w="1798" w:type="dxa"/>
            <w:tcBorders>
              <w:top w:val="single" w:sz="4" w:space="0" w:color="000000"/>
              <w:bottom w:val="single" w:sz="4" w:space="0" w:color="000000"/>
              <w:right w:val="single" w:sz="18" w:space="0" w:color="000000"/>
            </w:tcBorders>
          </w:tcPr>
          <w:p w14:paraId="64AC9E7F" w14:textId="77777777" w:rsidR="00BB3EC7" w:rsidRPr="00BE068B" w:rsidRDefault="00BB3EC7" w:rsidP="00BB3EC7">
            <w:pPr>
              <w:spacing w:after="0"/>
              <w:rPr>
                <w:ins w:id="1287" w:author="Aleta Haflett" w:date="2014-11-18T12:56:00Z"/>
                <w:rFonts w:ascii="Gill Sans MT" w:hAnsi="Gill Sans MT" w:cs="Times New Roman"/>
                <w:w w:val="105"/>
              </w:rPr>
            </w:pPr>
            <w:ins w:id="1288" w:author="Aleta Haflett" w:date="2014-11-18T12:56:00Z">
              <w:r w:rsidRPr="00BE068B">
                <w:rPr>
                  <w:rFonts w:ascii="Gill Sans MT" w:hAnsi="Gill Sans MT" w:cs="Times New Roman"/>
                  <w:w w:val="105"/>
                </w:rPr>
                <w:t>7=Cardboard</w:t>
              </w:r>
            </w:ins>
          </w:p>
          <w:p w14:paraId="4D494787" w14:textId="77777777" w:rsidR="00BB3EC7" w:rsidRPr="00BE068B" w:rsidRDefault="00BB3EC7" w:rsidP="00BB3EC7">
            <w:pPr>
              <w:spacing w:after="0"/>
              <w:rPr>
                <w:ins w:id="1289" w:author="Aleta Haflett" w:date="2014-11-18T12:56:00Z"/>
                <w:rFonts w:ascii="Gill Sans MT" w:hAnsi="Gill Sans MT" w:cs="Times New Roman"/>
                <w:w w:val="105"/>
              </w:rPr>
            </w:pPr>
            <w:ins w:id="1290" w:author="Aleta Haflett" w:date="2014-11-18T12:56:00Z">
              <w:r w:rsidRPr="00BE068B">
                <w:rPr>
                  <w:rFonts w:ascii="Gill Sans MT" w:hAnsi="Gill Sans MT" w:cs="Times New Roman"/>
                  <w:w w:val="105"/>
                </w:rPr>
                <w:t>8=Asbestos</w:t>
              </w:r>
            </w:ins>
          </w:p>
          <w:p w14:paraId="0F49D445" w14:textId="77777777" w:rsidR="00BB3EC7" w:rsidRPr="00BE068B" w:rsidRDefault="00BB3EC7" w:rsidP="00BB3EC7">
            <w:pPr>
              <w:spacing w:after="0"/>
              <w:rPr>
                <w:ins w:id="1291" w:author="Aleta Haflett" w:date="2014-11-18T12:56:00Z"/>
                <w:rFonts w:ascii="Gill Sans MT" w:hAnsi="Gill Sans MT" w:cs="Times New Roman"/>
                <w:w w:val="105"/>
              </w:rPr>
            </w:pPr>
            <w:ins w:id="1292" w:author="Aleta Haflett" w:date="2014-11-18T12:56:00Z">
              <w:r w:rsidRPr="00BE068B">
                <w:rPr>
                  <w:rFonts w:ascii="Gill Sans MT" w:hAnsi="Gill Sans MT" w:cs="Times New Roman"/>
                  <w:w w:val="105"/>
                </w:rPr>
                <w:t>9=Shingles</w:t>
              </w:r>
            </w:ins>
          </w:p>
          <w:p w14:paraId="1E6126D2" w14:textId="77777777" w:rsidR="00BB3EC7" w:rsidRPr="00BE068B" w:rsidRDefault="00BB3EC7" w:rsidP="00BB3EC7">
            <w:pPr>
              <w:spacing w:after="0"/>
              <w:rPr>
                <w:ins w:id="1293" w:author="Aleta Haflett" w:date="2014-11-18T12:56:00Z"/>
                <w:rFonts w:ascii="Gill Sans MT" w:hAnsi="Gill Sans MT" w:cs="Times New Roman"/>
                <w:w w:val="105"/>
              </w:rPr>
            </w:pPr>
            <w:ins w:id="1294" w:author="Aleta Haflett" w:date="2014-11-18T12:56:00Z">
              <w:r w:rsidRPr="00BE068B">
                <w:rPr>
                  <w:rFonts w:ascii="Gill Sans MT" w:hAnsi="Gill Sans MT" w:cs="Times New Roman"/>
                  <w:w w:val="105"/>
                </w:rPr>
                <w:t>10=Plastic sheets</w:t>
              </w:r>
            </w:ins>
          </w:p>
          <w:p w14:paraId="101B1245" w14:textId="77777777" w:rsidR="00BB3EC7" w:rsidRPr="00BE068B" w:rsidRDefault="00BB3EC7" w:rsidP="00BB3EC7">
            <w:pPr>
              <w:spacing w:after="0"/>
              <w:rPr>
                <w:ins w:id="1295" w:author="Aleta Haflett" w:date="2014-11-18T12:56:00Z"/>
                <w:rFonts w:ascii="Gill Sans MT" w:hAnsi="Gill Sans MT" w:cs="Times New Roman"/>
                <w:i/>
                <w:w w:val="105"/>
              </w:rPr>
            </w:pPr>
            <w:ins w:id="1296" w:author="Aleta Haflett" w:date="2014-11-18T12:56:00Z">
              <w:r w:rsidRPr="00BE068B">
                <w:rPr>
                  <w:rFonts w:ascii="Gill Sans MT" w:hAnsi="Gill Sans MT"/>
                </w:rPr>
                <w:t>97=Other, please specify</w:t>
              </w:r>
            </w:ins>
          </w:p>
        </w:tc>
        <w:tc>
          <w:tcPr>
            <w:tcW w:w="720" w:type="dxa"/>
            <w:gridSpan w:val="2"/>
            <w:tcBorders>
              <w:top w:val="single" w:sz="18" w:space="0" w:color="000000"/>
              <w:left w:val="single" w:sz="18" w:space="0" w:color="000000"/>
              <w:bottom w:val="single" w:sz="18" w:space="0" w:color="000000"/>
              <w:right w:val="single" w:sz="18" w:space="0" w:color="000000"/>
            </w:tcBorders>
          </w:tcPr>
          <w:p w14:paraId="79989B95" w14:textId="77777777" w:rsidR="00BB3EC7" w:rsidRPr="00BE068B" w:rsidRDefault="00BB3EC7" w:rsidP="00BB3EC7">
            <w:pPr>
              <w:spacing w:after="0"/>
              <w:rPr>
                <w:ins w:id="1297" w:author="Aleta Haflett" w:date="2014-11-18T12:56:00Z"/>
                <w:rFonts w:ascii="Gill Sans MT" w:eastAsia="Calibri" w:hAnsi="Gill Sans MT" w:cs="Times New Roman"/>
                <w:i/>
                <w:color w:val="A6A6A6"/>
              </w:rPr>
            </w:pPr>
            <w:ins w:id="1298" w:author="Aleta Haflett" w:date="2014-11-18T12:56:00Z">
              <w:r w:rsidRPr="00BE068B">
                <w:rPr>
                  <w:rFonts w:ascii="Gill Sans MT" w:eastAsia="Calibri" w:hAnsi="Gill Sans MT" w:cs="Times New Roman"/>
                  <w:i/>
                  <w:color w:val="A6A6A6"/>
                </w:rPr>
                <w:t>(Code)</w:t>
              </w:r>
            </w:ins>
          </w:p>
        </w:tc>
      </w:tr>
      <w:tr w:rsidR="00BB3EC7" w:rsidRPr="00BE068B" w14:paraId="420368A8" w14:textId="77777777" w:rsidTr="00BB3EC7">
        <w:trPr>
          <w:trHeight w:val="20"/>
          <w:ins w:id="1299" w:author="Aleta Haflett" w:date="2014-11-18T12:56:00Z"/>
        </w:trPr>
        <w:tc>
          <w:tcPr>
            <w:tcW w:w="757" w:type="dxa"/>
            <w:gridSpan w:val="3"/>
            <w:tcBorders>
              <w:top w:val="single" w:sz="6" w:space="0" w:color="000000"/>
              <w:left w:val="single" w:sz="6" w:space="0" w:color="000000"/>
              <w:bottom w:val="single" w:sz="6" w:space="0" w:color="000000"/>
              <w:right w:val="single" w:sz="6" w:space="0" w:color="000000"/>
            </w:tcBorders>
          </w:tcPr>
          <w:p w14:paraId="7CDBAEBB" w14:textId="77777777" w:rsidR="00BB3EC7" w:rsidRPr="00BE068B" w:rsidRDefault="00BB3EC7" w:rsidP="00BB3EC7">
            <w:pPr>
              <w:spacing w:afterLines="20" w:after="48" w:line="240" w:lineRule="auto"/>
              <w:ind w:left="119"/>
              <w:contextualSpacing/>
              <w:rPr>
                <w:ins w:id="1300" w:author="Aleta Haflett" w:date="2014-11-18T12:56:00Z"/>
                <w:rFonts w:ascii="Gill Sans MT" w:hAnsi="Gill Sans MT"/>
                <w:w w:val="105"/>
              </w:rPr>
            </w:pPr>
            <w:ins w:id="1301" w:author="Aleta Haflett" w:date="2014-11-18T12:56:00Z">
              <w:r w:rsidRPr="00BE068B">
                <w:rPr>
                  <w:rFonts w:ascii="Gill Sans MT" w:hAnsi="Gill Sans MT"/>
                  <w:w w:val="105"/>
                </w:rPr>
                <w:t>N27b</w:t>
              </w:r>
            </w:ins>
          </w:p>
        </w:tc>
        <w:tc>
          <w:tcPr>
            <w:tcW w:w="4695" w:type="dxa"/>
            <w:gridSpan w:val="3"/>
            <w:tcBorders>
              <w:top w:val="single" w:sz="6" w:space="0" w:color="000000"/>
              <w:left w:val="single" w:sz="6" w:space="0" w:color="000000"/>
              <w:bottom w:val="single" w:sz="6" w:space="0" w:color="000000"/>
            </w:tcBorders>
          </w:tcPr>
          <w:p w14:paraId="12CB2D74" w14:textId="77777777" w:rsidR="00BB3EC7" w:rsidRPr="00BE068B" w:rsidRDefault="00BB3EC7" w:rsidP="00BB3EC7">
            <w:pPr>
              <w:spacing w:afterLines="20" w:after="48" w:line="240" w:lineRule="auto"/>
              <w:contextualSpacing/>
              <w:rPr>
                <w:ins w:id="1302" w:author="Aleta Haflett" w:date="2014-11-18T12:56:00Z"/>
                <w:rFonts w:ascii="Gill Sans MT" w:hAnsi="Gill Sans MT"/>
                <w:w w:val="105"/>
              </w:rPr>
            </w:pPr>
            <w:ins w:id="1303" w:author="Aleta Haflett" w:date="2014-11-18T12:56:00Z">
              <w:r w:rsidRPr="00BE068B">
                <w:rPr>
                  <w:rFonts w:ascii="Gill Sans MT" w:hAnsi="Gill Sans MT"/>
                  <w:w w:val="105"/>
                </w:rPr>
                <w:t xml:space="preserve">If “Other,” please specify? </w:t>
              </w:r>
            </w:ins>
          </w:p>
        </w:tc>
        <w:tc>
          <w:tcPr>
            <w:tcW w:w="4665" w:type="dxa"/>
            <w:gridSpan w:val="4"/>
            <w:tcBorders>
              <w:top w:val="single" w:sz="18" w:space="0" w:color="000000"/>
              <w:left w:val="single" w:sz="18" w:space="0" w:color="000000"/>
              <w:bottom w:val="single" w:sz="18" w:space="0" w:color="000000"/>
              <w:right w:val="single" w:sz="18" w:space="0" w:color="000000"/>
            </w:tcBorders>
          </w:tcPr>
          <w:p w14:paraId="179B75D0" w14:textId="77777777" w:rsidR="00BB3EC7" w:rsidRPr="00BE068B" w:rsidRDefault="00BB3EC7" w:rsidP="00BB3EC7">
            <w:pPr>
              <w:spacing w:afterLines="20" w:after="48" w:line="240" w:lineRule="auto"/>
              <w:contextualSpacing/>
              <w:rPr>
                <w:ins w:id="1304" w:author="Aleta Haflett" w:date="2014-11-18T12:56:00Z"/>
                <w:rFonts w:ascii="Gill Sans MT" w:hAnsi="Gill Sans MT"/>
                <w:i/>
              </w:rPr>
            </w:pPr>
            <w:ins w:id="1305" w:author="Aleta Haflett" w:date="2014-11-18T12:56:00Z">
              <w:r w:rsidRPr="00BE068B">
                <w:rPr>
                  <w:rFonts w:ascii="Gill Sans MT" w:hAnsi="Gill Sans MT"/>
                  <w:i/>
                </w:rPr>
                <w:t>(Text)</w:t>
              </w:r>
            </w:ins>
          </w:p>
        </w:tc>
      </w:tr>
      <w:tr w:rsidR="00BB3EC7" w:rsidRPr="00BE068B" w14:paraId="5667D576" w14:textId="77777777" w:rsidTr="00BB3EC7">
        <w:trPr>
          <w:trHeight w:val="20"/>
          <w:ins w:id="1306" w:author="Aleta Haflett" w:date="2014-11-18T12:56:00Z"/>
        </w:trPr>
        <w:tc>
          <w:tcPr>
            <w:tcW w:w="757" w:type="dxa"/>
            <w:gridSpan w:val="3"/>
            <w:tcBorders>
              <w:top w:val="single" w:sz="4" w:space="0" w:color="000000"/>
              <w:left w:val="single" w:sz="4" w:space="0" w:color="000000"/>
              <w:bottom w:val="single" w:sz="4" w:space="0" w:color="000000"/>
              <w:right w:val="single" w:sz="4" w:space="0" w:color="auto"/>
            </w:tcBorders>
          </w:tcPr>
          <w:p w14:paraId="17D2C26F" w14:textId="77777777" w:rsidR="00BB3EC7" w:rsidRPr="00BE068B" w:rsidRDefault="00BB3EC7" w:rsidP="00BB3EC7">
            <w:pPr>
              <w:spacing w:after="0"/>
              <w:rPr>
                <w:ins w:id="1307" w:author="Aleta Haflett" w:date="2014-11-18T12:56:00Z"/>
                <w:rFonts w:ascii="Gill Sans MT" w:eastAsia="Calibri" w:hAnsi="Gill Sans MT" w:cs="Times New Roman"/>
                <w:w w:val="105"/>
              </w:rPr>
            </w:pPr>
            <w:ins w:id="1308" w:author="Aleta Haflett" w:date="2014-11-18T12:56:00Z">
              <w:r w:rsidRPr="00BE068B">
                <w:rPr>
                  <w:rFonts w:ascii="Gill Sans MT" w:eastAsia="Calibri" w:hAnsi="Gill Sans MT" w:cs="Times New Roman"/>
                  <w:w w:val="105"/>
                </w:rPr>
                <w:t>N28</w:t>
              </w:r>
            </w:ins>
          </w:p>
        </w:tc>
        <w:tc>
          <w:tcPr>
            <w:tcW w:w="4680" w:type="dxa"/>
            <w:gridSpan w:val="2"/>
            <w:tcBorders>
              <w:top w:val="single" w:sz="4" w:space="0" w:color="000000"/>
              <w:left w:val="single" w:sz="4" w:space="0" w:color="auto"/>
              <w:bottom w:val="single" w:sz="4" w:space="0" w:color="000000"/>
            </w:tcBorders>
          </w:tcPr>
          <w:p w14:paraId="0B79E828" w14:textId="77777777" w:rsidR="00BB3EC7" w:rsidRPr="00BE068B" w:rsidRDefault="00BB3EC7" w:rsidP="00BB3EC7">
            <w:pPr>
              <w:spacing w:after="0"/>
              <w:rPr>
                <w:ins w:id="1309" w:author="Aleta Haflett" w:date="2014-11-18T12:56:00Z"/>
                <w:rFonts w:ascii="Gill Sans MT" w:eastAsia="Calibri" w:hAnsi="Gill Sans MT" w:cs="Times New Roman"/>
                <w:w w:val="105"/>
              </w:rPr>
            </w:pPr>
            <w:ins w:id="1310" w:author="Aleta Haflett" w:date="2014-11-18T12:56:00Z">
              <w:r w:rsidRPr="00BE068B">
                <w:rPr>
                  <w:rFonts w:ascii="Gill Sans MT" w:hAnsi="Gill Sans MT"/>
                  <w:w w:val="105"/>
                </w:rPr>
                <w:t>Is the respondent’s house painted? (</w:t>
              </w:r>
              <w:proofErr w:type="spellStart"/>
              <w:proofErr w:type="gramStart"/>
              <w:r w:rsidRPr="00BE068B">
                <w:rPr>
                  <w:rFonts w:ascii="Gill Sans MT" w:hAnsi="Gill Sans MT"/>
                  <w:b/>
                  <w:w w:val="105"/>
                </w:rPr>
                <w:t>housepaint</w:t>
              </w:r>
              <w:proofErr w:type="spellEnd"/>
              <w:proofErr w:type="gramEnd"/>
              <w:r w:rsidRPr="00BE068B">
                <w:rPr>
                  <w:rFonts w:ascii="Gill Sans MT" w:hAnsi="Gill Sans MT"/>
                  <w:w w:val="105"/>
                </w:rPr>
                <w:t>)</w:t>
              </w:r>
            </w:ins>
          </w:p>
        </w:tc>
        <w:tc>
          <w:tcPr>
            <w:tcW w:w="3960" w:type="dxa"/>
            <w:gridSpan w:val="3"/>
            <w:tcBorders>
              <w:top w:val="single" w:sz="4" w:space="0" w:color="000000"/>
              <w:bottom w:val="single" w:sz="4" w:space="0" w:color="000000"/>
              <w:right w:val="single" w:sz="18" w:space="0" w:color="000000"/>
            </w:tcBorders>
          </w:tcPr>
          <w:p w14:paraId="5ECBF31D" w14:textId="77777777" w:rsidR="00BB3EC7" w:rsidRPr="00BE068B" w:rsidRDefault="00BB3EC7" w:rsidP="00BB3EC7">
            <w:pPr>
              <w:spacing w:after="0"/>
              <w:rPr>
                <w:ins w:id="1311" w:author="Aleta Haflett" w:date="2014-11-18T12:56:00Z"/>
                <w:rFonts w:ascii="Gill Sans MT" w:hAnsi="Gill Sans MT"/>
              </w:rPr>
            </w:pPr>
            <w:ins w:id="1312" w:author="Aleta Haflett" w:date="2014-11-18T12:56:00Z">
              <w:r>
                <w:rPr>
                  <w:rFonts w:ascii="Gill Sans MT" w:hAnsi="Gill Sans MT"/>
                </w:rPr>
                <w:t>0</w:t>
              </w:r>
              <w:r w:rsidRPr="00BE068B">
                <w:rPr>
                  <w:rFonts w:ascii="Gill Sans MT" w:hAnsi="Gill Sans MT"/>
                </w:rPr>
                <w:t>=No</w:t>
              </w:r>
            </w:ins>
          </w:p>
          <w:p w14:paraId="513A7C4C" w14:textId="77777777" w:rsidR="00BB3EC7" w:rsidRPr="00BE068B" w:rsidRDefault="00BB3EC7" w:rsidP="00BB3EC7">
            <w:pPr>
              <w:spacing w:after="0"/>
              <w:rPr>
                <w:ins w:id="1313" w:author="Aleta Haflett" w:date="2014-11-18T12:56:00Z"/>
                <w:rFonts w:ascii="Gill Sans MT" w:hAnsi="Gill Sans MT"/>
              </w:rPr>
            </w:pPr>
            <w:ins w:id="1314" w:author="Aleta Haflett" w:date="2014-11-18T12:56:00Z">
              <w:r>
                <w:rPr>
                  <w:rFonts w:ascii="Gill Sans MT" w:hAnsi="Gill Sans MT"/>
                </w:rPr>
                <w:t>1</w:t>
              </w:r>
              <w:r w:rsidRPr="00BE068B">
                <w:rPr>
                  <w:rFonts w:ascii="Gill Sans MT" w:hAnsi="Gill Sans MT"/>
                </w:rPr>
                <w:t>=Yes</w:t>
              </w:r>
              <w:r w:rsidRPr="00BE068B" w:rsidDel="00226116">
                <w:rPr>
                  <w:rFonts w:ascii="Gill Sans MT" w:hAnsi="Gill Sans MT"/>
                </w:rPr>
                <w:t xml:space="preserve"> </w:t>
              </w:r>
            </w:ins>
          </w:p>
          <w:p w14:paraId="4BBF4481" w14:textId="77777777" w:rsidR="00BB3EC7" w:rsidRPr="00BE068B" w:rsidRDefault="00BB3EC7" w:rsidP="00BB3EC7">
            <w:pPr>
              <w:spacing w:after="0"/>
              <w:rPr>
                <w:ins w:id="1315" w:author="Aleta Haflett" w:date="2014-11-18T12:56:00Z"/>
                <w:rFonts w:ascii="Gill Sans MT" w:hAnsi="Gill Sans MT"/>
              </w:rPr>
            </w:pPr>
            <w:ins w:id="1316" w:author="Aleta Haflett" w:date="2014-11-18T12:56:00Z">
              <w:r w:rsidRPr="00BE068B">
                <w:rPr>
                  <w:rFonts w:ascii="Gill Sans MT" w:hAnsi="Gill Sans MT"/>
                </w:rPr>
                <w:t>888=Don’t know</w:t>
              </w:r>
            </w:ins>
          </w:p>
          <w:p w14:paraId="03B3DAFD" w14:textId="77777777" w:rsidR="00BB3EC7" w:rsidRPr="00BE068B" w:rsidRDefault="00BB3EC7" w:rsidP="00BB3EC7">
            <w:pPr>
              <w:spacing w:after="0"/>
              <w:rPr>
                <w:ins w:id="1317" w:author="Aleta Haflett" w:date="2014-11-18T12:56:00Z"/>
                <w:rFonts w:ascii="Gill Sans MT" w:hAnsi="Gill Sans MT"/>
              </w:rPr>
            </w:pPr>
            <w:ins w:id="1318" w:author="Aleta Haflett" w:date="2014-11-18T12:56:00Z">
              <w:r w:rsidRPr="00BE068B">
                <w:rPr>
                  <w:rFonts w:ascii="Gill Sans MT" w:hAnsi="Gill Sans MT"/>
                </w:rPr>
                <w:t>999=Prefer not to respond</w:t>
              </w:r>
            </w:ins>
          </w:p>
        </w:tc>
        <w:tc>
          <w:tcPr>
            <w:tcW w:w="720" w:type="dxa"/>
            <w:gridSpan w:val="2"/>
            <w:tcBorders>
              <w:top w:val="single" w:sz="18" w:space="0" w:color="000000"/>
              <w:left w:val="single" w:sz="18" w:space="0" w:color="000000"/>
              <w:bottom w:val="single" w:sz="18" w:space="0" w:color="000000"/>
              <w:right w:val="single" w:sz="18" w:space="0" w:color="000000"/>
            </w:tcBorders>
          </w:tcPr>
          <w:p w14:paraId="25E4D263" w14:textId="77777777" w:rsidR="00BB3EC7" w:rsidRPr="00BE068B" w:rsidRDefault="00BB3EC7" w:rsidP="00BB3EC7">
            <w:pPr>
              <w:spacing w:after="0"/>
              <w:rPr>
                <w:ins w:id="1319" w:author="Aleta Haflett" w:date="2014-11-18T12:56:00Z"/>
                <w:rFonts w:ascii="Gill Sans MT" w:eastAsia="Calibri" w:hAnsi="Gill Sans MT" w:cs="Times New Roman"/>
                <w:i/>
                <w:color w:val="A6A6A6"/>
              </w:rPr>
            </w:pPr>
            <w:ins w:id="1320" w:author="Aleta Haflett" w:date="2014-11-18T12:56:00Z">
              <w:r w:rsidRPr="00BE068B">
                <w:rPr>
                  <w:rFonts w:ascii="Gill Sans MT" w:eastAsia="Calibri" w:hAnsi="Gill Sans MT" w:cs="Times New Roman"/>
                  <w:i/>
                  <w:color w:val="A6A6A6"/>
                </w:rPr>
                <w:t>(Code)</w:t>
              </w:r>
            </w:ins>
          </w:p>
        </w:tc>
      </w:tr>
    </w:tbl>
    <w:p w14:paraId="24392FB6" w14:textId="77777777" w:rsidR="00B26E95" w:rsidRPr="00BE068B" w:rsidRDefault="00B26E95" w:rsidP="001512DD">
      <w:pPr>
        <w:spacing w:afterLines="20" w:after="48" w:line="240" w:lineRule="auto"/>
        <w:contextualSpacing/>
        <w:rPr>
          <w:rFonts w:ascii="Gill Sans MT" w:eastAsia="Times New Roman" w:hAnsi="Gill Sans MT" w:cs="Times New Roman"/>
          <w:b/>
          <w:bCs/>
        </w:rPr>
      </w:pPr>
    </w:p>
    <w:p w14:paraId="6A38938A" w14:textId="24ABB5DA" w:rsidR="00DA7C5C" w:rsidRPr="00BE068B" w:rsidRDefault="00134A66" w:rsidP="001512DD">
      <w:pPr>
        <w:spacing w:afterLines="20" w:after="48" w:line="240" w:lineRule="auto"/>
        <w:contextualSpacing/>
        <w:rPr>
          <w:rFonts w:ascii="Gill Sans MT" w:eastAsia="Times New Roman" w:hAnsi="Gill Sans MT" w:cs="Times New Roman"/>
          <w:b/>
          <w:bCs/>
        </w:rPr>
      </w:pPr>
      <w:r w:rsidRPr="00BE068B">
        <w:rPr>
          <w:rFonts w:ascii="Gill Sans MT" w:eastAsia="Times New Roman" w:hAnsi="Gill Sans MT" w:cs="Times New Roman"/>
          <w:b/>
          <w:bCs/>
        </w:rPr>
        <w:t>S</w:t>
      </w:r>
      <w:r w:rsidR="00DA7C5C" w:rsidRPr="00BE068B">
        <w:rPr>
          <w:rFonts w:ascii="Gill Sans MT" w:eastAsia="Times New Roman" w:hAnsi="Gill Sans MT" w:cs="Times New Roman"/>
          <w:b/>
          <w:bCs/>
        </w:rPr>
        <w:t>. CONCLUSION</w:t>
      </w:r>
    </w:p>
    <w:p w14:paraId="17810933" w14:textId="77777777" w:rsidR="00DA7C5C" w:rsidRPr="00BE068B" w:rsidRDefault="00DA7C5C" w:rsidP="001512DD">
      <w:pPr>
        <w:spacing w:afterLines="20" w:after="48" w:line="240" w:lineRule="auto"/>
        <w:contextualSpacing/>
        <w:rPr>
          <w:rFonts w:ascii="Gill Sans MT" w:eastAsia="Times New Roman" w:hAnsi="Gill Sans MT" w:cs="Times New Roman"/>
          <w:lang w:eastAsia="zh-CN"/>
        </w:rPr>
      </w:pPr>
      <w:r w:rsidRPr="00BE068B">
        <w:rPr>
          <w:rFonts w:ascii="Gill Sans MT" w:eastAsia="Times New Roman" w:hAnsi="Gill Sans MT" w:cs="Times New Roman"/>
          <w:lang w:eastAsia="zh-CN"/>
        </w:rPr>
        <w:t>Thank you for your participation in this survey.</w:t>
      </w:r>
    </w:p>
    <w:tbl>
      <w:tblPr>
        <w:tblW w:w="10080" w:type="dxa"/>
        <w:tblInd w:w="-5" w:type="dxa"/>
        <w:tblLayout w:type="fixed"/>
        <w:tblCellMar>
          <w:left w:w="29" w:type="dxa"/>
          <w:right w:w="29" w:type="dxa"/>
        </w:tblCellMar>
        <w:tblLook w:val="0000" w:firstRow="0" w:lastRow="0" w:firstColumn="0" w:lastColumn="0" w:noHBand="0" w:noVBand="0"/>
      </w:tblPr>
      <w:tblGrid>
        <w:gridCol w:w="359"/>
        <w:gridCol w:w="4680"/>
        <w:gridCol w:w="2514"/>
        <w:gridCol w:w="1805"/>
        <w:gridCol w:w="722"/>
      </w:tblGrid>
      <w:tr w:rsidR="00B26E95" w:rsidRPr="00BE068B" w14:paraId="49B75BC1" w14:textId="77777777" w:rsidTr="00E3458F">
        <w:trPr>
          <w:trHeight w:val="20"/>
        </w:trPr>
        <w:tc>
          <w:tcPr>
            <w:tcW w:w="359" w:type="dxa"/>
            <w:tcBorders>
              <w:top w:val="single" w:sz="4" w:space="0" w:color="000000"/>
              <w:left w:val="single" w:sz="4" w:space="0" w:color="000000"/>
              <w:bottom w:val="single" w:sz="4" w:space="0" w:color="000000"/>
              <w:right w:val="single" w:sz="4" w:space="0" w:color="000000"/>
            </w:tcBorders>
          </w:tcPr>
          <w:p w14:paraId="70C67360" w14:textId="6F07951B" w:rsidR="00B26E95" w:rsidRPr="00BE068B" w:rsidRDefault="00205402" w:rsidP="00FC1FE3">
            <w:pPr>
              <w:spacing w:after="0"/>
              <w:rPr>
                <w:rFonts w:ascii="Gill Sans MT" w:eastAsia="Calibri" w:hAnsi="Gill Sans MT" w:cs="Times New Roman"/>
              </w:rPr>
            </w:pPr>
            <w:r w:rsidRPr="00BE068B">
              <w:rPr>
                <w:rFonts w:ascii="Gill Sans MT" w:eastAsia="Calibri" w:hAnsi="Gill Sans MT" w:cs="Times New Roman"/>
              </w:rPr>
              <w:t>S1</w:t>
            </w:r>
          </w:p>
        </w:tc>
        <w:tc>
          <w:tcPr>
            <w:tcW w:w="4680" w:type="dxa"/>
            <w:tcBorders>
              <w:top w:val="single" w:sz="4" w:space="0" w:color="000000"/>
              <w:left w:val="single" w:sz="4" w:space="0" w:color="000000"/>
              <w:bottom w:val="single" w:sz="4" w:space="0" w:color="000000"/>
            </w:tcBorders>
          </w:tcPr>
          <w:p w14:paraId="08451207" w14:textId="627CF673" w:rsidR="00B26E95" w:rsidRPr="00BE068B" w:rsidRDefault="00B26E95" w:rsidP="00FC1FE3">
            <w:pPr>
              <w:spacing w:after="0"/>
              <w:rPr>
                <w:rFonts w:ascii="Gill Sans MT" w:hAnsi="Gill Sans MT"/>
                <w:color w:val="000000"/>
              </w:rPr>
            </w:pPr>
            <w:r w:rsidRPr="00BE068B">
              <w:rPr>
                <w:rFonts w:ascii="Gill Sans MT" w:hAnsi="Gill Sans MT"/>
                <w:w w:val="105"/>
              </w:rPr>
              <w:t>Enumerator: Please select the correct survey status from the list (</w:t>
            </w:r>
            <w:proofErr w:type="spellStart"/>
            <w:r w:rsidRPr="00BE068B">
              <w:rPr>
                <w:rFonts w:ascii="Gill Sans MT" w:hAnsi="Gill Sans MT"/>
                <w:b/>
                <w:w w:val="105"/>
              </w:rPr>
              <w:t>s_status</w:t>
            </w:r>
            <w:proofErr w:type="spellEnd"/>
            <w:r w:rsidRPr="00BE068B">
              <w:rPr>
                <w:rFonts w:ascii="Gill Sans MT" w:hAnsi="Gill Sans MT"/>
                <w:w w:val="105"/>
              </w:rPr>
              <w:t>)</w:t>
            </w:r>
          </w:p>
        </w:tc>
        <w:tc>
          <w:tcPr>
            <w:tcW w:w="4319" w:type="dxa"/>
            <w:gridSpan w:val="2"/>
            <w:tcBorders>
              <w:top w:val="single" w:sz="4" w:space="0" w:color="000000"/>
              <w:bottom w:val="single" w:sz="4" w:space="0" w:color="000000"/>
              <w:right w:val="single" w:sz="18" w:space="0" w:color="000000"/>
            </w:tcBorders>
          </w:tcPr>
          <w:p w14:paraId="46907916" w14:textId="2DB43C3C" w:rsidR="00B26E95" w:rsidRPr="00BE068B" w:rsidRDefault="00B26E95" w:rsidP="00FC1FE3">
            <w:pPr>
              <w:spacing w:after="0"/>
              <w:rPr>
                <w:rFonts w:ascii="Gill Sans MT" w:hAnsi="Gill Sans MT" w:cs="Times New Roman"/>
                <w:w w:val="105"/>
              </w:rPr>
            </w:pPr>
            <w:r w:rsidRPr="00BE068B">
              <w:rPr>
                <w:rFonts w:ascii="Gill Sans MT" w:hAnsi="Gill Sans MT" w:cs="Times New Roman"/>
                <w:w w:val="105"/>
              </w:rPr>
              <w:t>1=Complete</w:t>
            </w:r>
          </w:p>
          <w:p w14:paraId="66DA536A" w14:textId="7677916D" w:rsidR="00B26E95" w:rsidRPr="00BE068B" w:rsidRDefault="00B26E95" w:rsidP="00FC1FE3">
            <w:pPr>
              <w:spacing w:after="0"/>
              <w:rPr>
                <w:rFonts w:ascii="Gill Sans MT" w:hAnsi="Gill Sans MT" w:cs="Times New Roman"/>
                <w:w w:val="105"/>
              </w:rPr>
            </w:pPr>
            <w:r w:rsidRPr="00BE068B">
              <w:rPr>
                <w:rFonts w:ascii="Gill Sans MT" w:hAnsi="Gill Sans MT" w:cs="Times New Roman"/>
                <w:w w:val="105"/>
              </w:rPr>
              <w:t>2=Incomplete, come back</w:t>
            </w:r>
          </w:p>
          <w:p w14:paraId="60BEF0AF" w14:textId="6412F550" w:rsidR="00B26E95" w:rsidRPr="00BE068B" w:rsidRDefault="00B26E95" w:rsidP="00FC1FE3">
            <w:pPr>
              <w:spacing w:after="0"/>
              <w:rPr>
                <w:rFonts w:ascii="Gill Sans MT" w:hAnsi="Gill Sans MT" w:cs="Times New Roman"/>
                <w:w w:val="105"/>
              </w:rPr>
            </w:pPr>
            <w:r w:rsidRPr="00BE068B">
              <w:rPr>
                <w:rFonts w:ascii="Gill Sans MT" w:hAnsi="Gill Sans MT" w:cs="Times New Roman"/>
                <w:w w:val="105"/>
              </w:rPr>
              <w:t>3=Incomplete, cannot finish</w:t>
            </w:r>
          </w:p>
          <w:p w14:paraId="182447FD" w14:textId="4D7201B2" w:rsidR="00B26E95" w:rsidRPr="00BE068B" w:rsidRDefault="00B26E95" w:rsidP="00FC1FE3">
            <w:pPr>
              <w:spacing w:after="0"/>
              <w:rPr>
                <w:rFonts w:ascii="Gill Sans MT" w:hAnsi="Gill Sans MT" w:cs="Times New Roman"/>
                <w:w w:val="105"/>
              </w:rPr>
            </w:pPr>
            <w:r w:rsidRPr="00BE068B">
              <w:rPr>
                <w:rFonts w:ascii="Gill Sans MT" w:hAnsi="Gill Sans MT" w:cs="Times New Roman"/>
                <w:w w:val="105"/>
              </w:rPr>
              <w:t>4=</w:t>
            </w:r>
            <w:r w:rsidR="00296E2F" w:rsidRPr="00BE068B">
              <w:rPr>
                <w:rFonts w:ascii="Gill Sans MT" w:hAnsi="Gill Sans MT" w:cs="Times New Roman"/>
                <w:w w:val="105"/>
              </w:rPr>
              <w:t>Prefer not</w:t>
            </w:r>
            <w:r w:rsidRPr="00BE068B">
              <w:rPr>
                <w:rFonts w:ascii="Gill Sans MT" w:hAnsi="Gill Sans MT" w:cs="Times New Roman"/>
                <w:w w:val="105"/>
              </w:rPr>
              <w:t xml:space="preserve"> to participate</w:t>
            </w:r>
          </w:p>
          <w:p w14:paraId="50278705" w14:textId="0C13F364" w:rsidR="00B26E95" w:rsidRPr="00BE068B" w:rsidRDefault="00B26E95" w:rsidP="00FC1FE3">
            <w:pPr>
              <w:spacing w:after="0"/>
              <w:rPr>
                <w:rFonts w:ascii="Gill Sans MT" w:hAnsi="Gill Sans MT"/>
              </w:rPr>
            </w:pPr>
            <w:r w:rsidRPr="00BE068B">
              <w:rPr>
                <w:rFonts w:ascii="Gill Sans MT" w:hAnsi="Gill Sans MT"/>
              </w:rPr>
              <w:t>97=Other, please specify</w:t>
            </w:r>
          </w:p>
        </w:tc>
        <w:tc>
          <w:tcPr>
            <w:tcW w:w="722" w:type="dxa"/>
            <w:tcBorders>
              <w:top w:val="single" w:sz="18" w:space="0" w:color="000000"/>
              <w:left w:val="single" w:sz="18" w:space="0" w:color="000000"/>
              <w:bottom w:val="single" w:sz="18" w:space="0" w:color="000000"/>
              <w:right w:val="single" w:sz="18" w:space="0" w:color="000000"/>
            </w:tcBorders>
          </w:tcPr>
          <w:p w14:paraId="17739F6A" w14:textId="77777777" w:rsidR="00B26E95" w:rsidRPr="00BE068B" w:rsidRDefault="00B26E95" w:rsidP="00FC1FE3">
            <w:pPr>
              <w:spacing w:after="0"/>
              <w:rPr>
                <w:rFonts w:ascii="Gill Sans MT" w:eastAsia="Calibri" w:hAnsi="Gill Sans MT" w:cs="Times New Roman"/>
                <w:i/>
                <w:color w:val="A6A6A6"/>
              </w:rPr>
            </w:pPr>
            <w:r w:rsidRPr="00BE068B">
              <w:rPr>
                <w:rFonts w:ascii="Gill Sans MT" w:eastAsia="Calibri" w:hAnsi="Gill Sans MT" w:cs="Times New Roman"/>
                <w:i/>
                <w:color w:val="A6A6A6"/>
              </w:rPr>
              <w:t>(Code)</w:t>
            </w:r>
          </w:p>
        </w:tc>
      </w:tr>
      <w:tr w:rsidR="00B26E95" w:rsidRPr="00BE068B" w14:paraId="245B457C" w14:textId="77777777" w:rsidTr="00E3458F">
        <w:trPr>
          <w:trHeight w:val="20"/>
        </w:trPr>
        <w:tc>
          <w:tcPr>
            <w:tcW w:w="359" w:type="dxa"/>
            <w:tcBorders>
              <w:top w:val="single" w:sz="4" w:space="0" w:color="000000"/>
              <w:left w:val="single" w:sz="4" w:space="0" w:color="000000"/>
              <w:bottom w:val="single" w:sz="4" w:space="0" w:color="000000"/>
              <w:right w:val="single" w:sz="4" w:space="0" w:color="auto"/>
            </w:tcBorders>
          </w:tcPr>
          <w:p w14:paraId="7E123BBC" w14:textId="10F02C44" w:rsidR="00B26E95" w:rsidRPr="00BE068B" w:rsidRDefault="00205402" w:rsidP="00B26E95">
            <w:pPr>
              <w:rPr>
                <w:rFonts w:ascii="Gill Sans MT" w:hAnsi="Gill Sans MT"/>
                <w:w w:val="105"/>
              </w:rPr>
            </w:pPr>
            <w:r w:rsidRPr="00BE068B">
              <w:rPr>
                <w:rFonts w:ascii="Gill Sans MT" w:hAnsi="Gill Sans MT"/>
                <w:w w:val="105"/>
              </w:rPr>
              <w:t>S2</w:t>
            </w:r>
          </w:p>
        </w:tc>
        <w:tc>
          <w:tcPr>
            <w:tcW w:w="7194" w:type="dxa"/>
            <w:gridSpan w:val="2"/>
            <w:tcBorders>
              <w:top w:val="single" w:sz="4" w:space="0" w:color="000000"/>
              <w:left w:val="single" w:sz="4" w:space="0" w:color="auto"/>
              <w:bottom w:val="single" w:sz="4" w:space="0" w:color="000000"/>
              <w:right w:val="single" w:sz="18" w:space="0" w:color="000000"/>
            </w:tcBorders>
          </w:tcPr>
          <w:p w14:paraId="1C8A84B9" w14:textId="05D601E5" w:rsidR="00B26E95" w:rsidRPr="00BE068B" w:rsidRDefault="00B26E95" w:rsidP="00B26E95">
            <w:pPr>
              <w:spacing w:after="0"/>
              <w:rPr>
                <w:rFonts w:ascii="Gill Sans MT" w:hAnsi="Gill Sans MT"/>
                <w:w w:val="105"/>
              </w:rPr>
            </w:pPr>
            <w:r w:rsidRPr="00BE068B">
              <w:rPr>
                <w:rFonts w:ascii="Gill Sans MT" w:hAnsi="Gill Sans MT"/>
                <w:w w:val="105"/>
              </w:rPr>
              <w:t>On a scale of 1 to 5, 5 being very reliable, how reliable was the respondent? (</w:t>
            </w:r>
            <w:proofErr w:type="spellStart"/>
            <w:proofErr w:type="gramStart"/>
            <w:r w:rsidRPr="00BE068B">
              <w:rPr>
                <w:rFonts w:ascii="Gill Sans MT" w:hAnsi="Gill Sans MT"/>
                <w:b/>
                <w:w w:val="105"/>
              </w:rPr>
              <w:t>s</w:t>
            </w:r>
            <w:proofErr w:type="gramEnd"/>
            <w:r w:rsidRPr="00BE068B">
              <w:rPr>
                <w:rFonts w:ascii="Gill Sans MT" w:hAnsi="Gill Sans MT"/>
                <w:b/>
                <w:w w:val="105"/>
              </w:rPr>
              <w:t>_reliable</w:t>
            </w:r>
            <w:proofErr w:type="spellEnd"/>
            <w:r w:rsidRPr="00BE068B">
              <w:rPr>
                <w:rFonts w:ascii="Gill Sans MT" w:hAnsi="Gill Sans MT"/>
                <w:w w:val="105"/>
              </w:rPr>
              <w:t>)</w:t>
            </w:r>
          </w:p>
        </w:tc>
        <w:tc>
          <w:tcPr>
            <w:tcW w:w="2527" w:type="dxa"/>
            <w:gridSpan w:val="2"/>
            <w:tcBorders>
              <w:top w:val="single" w:sz="18" w:space="0" w:color="000000"/>
              <w:left w:val="single" w:sz="18" w:space="0" w:color="000000"/>
              <w:bottom w:val="single" w:sz="18" w:space="0" w:color="000000"/>
              <w:right w:val="single" w:sz="18" w:space="0" w:color="000000"/>
            </w:tcBorders>
          </w:tcPr>
          <w:p w14:paraId="09127691" w14:textId="77777777" w:rsidR="00B26E95" w:rsidRPr="00BE068B" w:rsidRDefault="00B26E95" w:rsidP="00B26E95">
            <w:pPr>
              <w:spacing w:after="0"/>
              <w:rPr>
                <w:rFonts w:ascii="Gill Sans MT" w:hAnsi="Gill Sans MT"/>
                <w:i/>
                <w:color w:val="A6A6A6" w:themeColor="background1" w:themeShade="A6"/>
              </w:rPr>
            </w:pPr>
            <w:r w:rsidRPr="00BE068B">
              <w:rPr>
                <w:rFonts w:ascii="Gill Sans MT" w:hAnsi="Gill Sans MT"/>
                <w:i/>
                <w:color w:val="A6A6A6" w:themeColor="background1" w:themeShade="A6"/>
              </w:rPr>
              <w:t>(Integer)</w:t>
            </w:r>
          </w:p>
        </w:tc>
      </w:tr>
      <w:tr w:rsidR="00B26E95" w:rsidRPr="00BE068B" w14:paraId="7C4016D5" w14:textId="77777777" w:rsidTr="00E3458F">
        <w:trPr>
          <w:trHeight w:val="20"/>
        </w:trPr>
        <w:tc>
          <w:tcPr>
            <w:tcW w:w="359" w:type="dxa"/>
            <w:tcBorders>
              <w:top w:val="single" w:sz="4" w:space="0" w:color="000000"/>
              <w:left w:val="single" w:sz="4" w:space="0" w:color="000000"/>
              <w:bottom w:val="single" w:sz="4" w:space="0" w:color="000000"/>
              <w:right w:val="single" w:sz="4" w:space="0" w:color="auto"/>
            </w:tcBorders>
          </w:tcPr>
          <w:p w14:paraId="0FC2D671" w14:textId="68DEDF21" w:rsidR="00B26E95" w:rsidRPr="00BE068B" w:rsidRDefault="00205402" w:rsidP="00B26E95">
            <w:pPr>
              <w:rPr>
                <w:rFonts w:ascii="Gill Sans MT" w:hAnsi="Gill Sans MT"/>
                <w:w w:val="105"/>
              </w:rPr>
            </w:pPr>
            <w:r w:rsidRPr="00BE068B">
              <w:rPr>
                <w:rFonts w:ascii="Gill Sans MT" w:hAnsi="Gill Sans MT"/>
                <w:w w:val="105"/>
              </w:rPr>
              <w:t>S3</w:t>
            </w:r>
          </w:p>
        </w:tc>
        <w:tc>
          <w:tcPr>
            <w:tcW w:w="4680" w:type="dxa"/>
            <w:tcBorders>
              <w:top w:val="single" w:sz="4" w:space="0" w:color="000000"/>
              <w:left w:val="single" w:sz="4" w:space="0" w:color="auto"/>
              <w:bottom w:val="single" w:sz="4" w:space="0" w:color="000000"/>
              <w:right w:val="single" w:sz="18" w:space="0" w:color="000000"/>
            </w:tcBorders>
          </w:tcPr>
          <w:p w14:paraId="40A95A62" w14:textId="7E137465" w:rsidR="00B26E95" w:rsidRPr="00BE068B" w:rsidRDefault="00B26E95" w:rsidP="00B26E95">
            <w:pPr>
              <w:spacing w:after="0"/>
              <w:rPr>
                <w:rFonts w:ascii="Gill Sans MT" w:hAnsi="Gill Sans MT"/>
                <w:w w:val="105"/>
              </w:rPr>
            </w:pPr>
            <w:r w:rsidRPr="00BE068B">
              <w:rPr>
                <w:rFonts w:ascii="Gill Sans MT" w:hAnsi="Gill Sans MT"/>
                <w:w w:val="105"/>
              </w:rPr>
              <w:t>Any additional comments?  (</w:t>
            </w:r>
            <w:proofErr w:type="spellStart"/>
            <w:proofErr w:type="gramStart"/>
            <w:r w:rsidRPr="00BE068B">
              <w:rPr>
                <w:rFonts w:ascii="Gill Sans MT" w:hAnsi="Gill Sans MT"/>
                <w:b/>
                <w:w w:val="105"/>
              </w:rPr>
              <w:t>s</w:t>
            </w:r>
            <w:proofErr w:type="gramEnd"/>
            <w:r w:rsidRPr="00BE068B">
              <w:rPr>
                <w:rFonts w:ascii="Gill Sans MT" w:hAnsi="Gill Sans MT"/>
                <w:b/>
                <w:w w:val="105"/>
              </w:rPr>
              <w:t>_notes</w:t>
            </w:r>
            <w:proofErr w:type="spellEnd"/>
            <w:r w:rsidRPr="00BE068B">
              <w:rPr>
                <w:rFonts w:ascii="Gill Sans MT" w:hAnsi="Gill Sans MT"/>
                <w:w w:val="105"/>
              </w:rPr>
              <w:t>)</w:t>
            </w:r>
          </w:p>
        </w:tc>
        <w:tc>
          <w:tcPr>
            <w:tcW w:w="5041" w:type="dxa"/>
            <w:gridSpan w:val="3"/>
            <w:tcBorders>
              <w:top w:val="single" w:sz="18" w:space="0" w:color="000000"/>
              <w:left w:val="single" w:sz="18" w:space="0" w:color="000000"/>
              <w:bottom w:val="single" w:sz="18" w:space="0" w:color="000000"/>
              <w:right w:val="single" w:sz="18" w:space="0" w:color="000000"/>
            </w:tcBorders>
          </w:tcPr>
          <w:p w14:paraId="3BFD3752" w14:textId="77777777" w:rsidR="00B26E95" w:rsidRPr="00BE068B" w:rsidRDefault="00B26E95" w:rsidP="00B26E95">
            <w:pPr>
              <w:spacing w:after="0"/>
              <w:rPr>
                <w:rFonts w:ascii="Gill Sans MT" w:hAnsi="Gill Sans MT"/>
                <w:i/>
                <w:color w:val="A6A6A6" w:themeColor="background1" w:themeShade="A6"/>
              </w:rPr>
            </w:pPr>
            <w:r w:rsidRPr="00BE068B">
              <w:rPr>
                <w:rFonts w:ascii="Gill Sans MT" w:hAnsi="Gill Sans MT"/>
                <w:i/>
                <w:color w:val="A6A6A6" w:themeColor="background1" w:themeShade="A6"/>
              </w:rPr>
              <w:t>(Text)</w:t>
            </w:r>
          </w:p>
        </w:tc>
      </w:tr>
    </w:tbl>
    <w:p w14:paraId="321381CC" w14:textId="2F8211D7" w:rsidR="00B26E95" w:rsidRPr="00BE068B" w:rsidRDefault="00B26E95" w:rsidP="001512DD">
      <w:pPr>
        <w:spacing w:afterLines="20" w:after="48" w:line="240" w:lineRule="auto"/>
        <w:contextualSpacing/>
        <w:rPr>
          <w:rFonts w:ascii="Gill Sans MT" w:eastAsia="Times New Roman" w:hAnsi="Gill Sans MT" w:cs="Times New Roman"/>
          <w:lang w:eastAsia="zh-CN"/>
        </w:rPr>
      </w:pPr>
    </w:p>
    <w:sectPr w:rsidR="00B26E95" w:rsidRPr="00BE068B" w:rsidSect="00512DC2">
      <w:pgSz w:w="12240" w:h="15840"/>
      <w:pgMar w:top="1440" w:right="1080" w:bottom="1440" w:left="1080" w:header="720" w:footer="720" w:gutter="0"/>
      <w:cols w:space="720"/>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0" w:author="Aleta Haflett" w:date="2014-11-18T11:49:00Z" w:initials="AH">
    <w:p w14:paraId="251515CA" w14:textId="485B6445" w:rsidR="009271E5" w:rsidRDefault="009271E5">
      <w:pPr>
        <w:pStyle w:val="CommentText"/>
      </w:pPr>
      <w:r>
        <w:rPr>
          <w:rStyle w:val="CommentReference"/>
        </w:rPr>
        <w:annotationRef/>
      </w:r>
      <w:r>
        <w:t>How long is temporary?</w:t>
      </w:r>
    </w:p>
  </w:comment>
  <w:comment w:id="13" w:author="Rebecca Nicodemus" w:date="2014-11-17T19:01:00Z" w:initials="RAN">
    <w:p w14:paraId="463BCAB8" w14:textId="77777777" w:rsidR="009271E5" w:rsidRDefault="009271E5">
      <w:pPr>
        <w:pStyle w:val="CommentText"/>
      </w:pPr>
      <w:r>
        <w:rPr>
          <w:rStyle w:val="CommentReference"/>
        </w:rPr>
        <w:annotationRef/>
      </w:r>
      <w:r>
        <w:t xml:space="preserve">Would it be worthwhile to add a question on </w:t>
      </w:r>
    </w:p>
    <w:p w14:paraId="787BDB09" w14:textId="77777777" w:rsidR="009271E5" w:rsidRDefault="009271E5">
      <w:pPr>
        <w:pStyle w:val="CommentText"/>
      </w:pPr>
      <w:r>
        <w:t xml:space="preserve">“In the recent past, have you considered moving to another village? </w:t>
      </w:r>
    </w:p>
    <w:p w14:paraId="7E87C690" w14:textId="77777777" w:rsidR="009271E5" w:rsidRDefault="009271E5">
      <w:pPr>
        <w:pStyle w:val="CommentText"/>
      </w:pPr>
      <w:r>
        <w:t xml:space="preserve">If so, for which reason? </w:t>
      </w:r>
    </w:p>
    <w:p w14:paraId="0A87E97C" w14:textId="39D989EF" w:rsidR="009271E5" w:rsidRDefault="009271E5">
      <w:pPr>
        <w:pStyle w:val="CommentText"/>
      </w:pPr>
      <w:r>
        <w:t>Why did you not?”</w:t>
      </w:r>
    </w:p>
  </w:comment>
  <w:comment w:id="11" w:author="Heather Huntington" w:date="2014-11-17T19:03:00Z" w:initials="HH">
    <w:p w14:paraId="415CE34F" w14:textId="4A848F22" w:rsidR="009271E5" w:rsidRDefault="009271E5">
      <w:pPr>
        <w:pStyle w:val="CommentText"/>
      </w:pPr>
      <w:r>
        <w:rPr>
          <w:rStyle w:val="CommentReference"/>
        </w:rPr>
        <w:annotationRef/>
      </w:r>
      <w:r>
        <w:t xml:space="preserve">Aleta – please add these questions. Use this set of categories </w:t>
      </w:r>
      <w:proofErr w:type="gramStart"/>
      <w:r>
        <w:t>for  the</w:t>
      </w:r>
      <w:proofErr w:type="gramEnd"/>
      <w:r>
        <w:t xml:space="preserve"> second question. For the third question, just put some general categories for the short term like – “not enough money to move”, “didn’t have any friends/family in other areas”…</w:t>
      </w:r>
      <w:proofErr w:type="gramStart"/>
      <w:r>
        <w:t>and  anything</w:t>
      </w:r>
      <w:proofErr w:type="gramEnd"/>
      <w:r>
        <w:t xml:space="preserve"> else you can think of that might make sense. </w:t>
      </w:r>
    </w:p>
  </w:comment>
  <w:comment w:id="111" w:author="usaiduser" w:date="2014-11-09T10:40:00Z" w:initials="u">
    <w:p w14:paraId="36F45BCC" w14:textId="5B4E6BB1" w:rsidR="009271E5" w:rsidRDefault="009271E5">
      <w:pPr>
        <w:pStyle w:val="CommentText"/>
      </w:pPr>
      <w:r>
        <w:rPr>
          <w:rStyle w:val="CommentReference"/>
        </w:rPr>
        <w:annotationRef/>
      </w:r>
      <w:r>
        <w:t>Ok lets leave this in given the below and discuss resources for remote sensing analysis at a later date.</w:t>
      </w:r>
    </w:p>
  </w:comment>
  <w:comment w:id="112" w:author="Heather Huntington" w:date="2014-11-17T19:07:00Z" w:initials="HH">
    <w:p w14:paraId="64081BB7" w14:textId="5F7E619E" w:rsidR="009271E5" w:rsidRDefault="009271E5">
      <w:pPr>
        <w:pStyle w:val="CommentText"/>
      </w:pPr>
      <w:r>
        <w:rPr>
          <w:rStyle w:val="CommentReference"/>
        </w:rPr>
        <w:annotationRef/>
      </w:r>
      <w:r>
        <w:t xml:space="preserve">Aleta – we will keep this section. Please just add all of these comments to our comment matrix. </w:t>
      </w:r>
    </w:p>
  </w:comment>
  <w:comment w:id="115" w:author="Stickler, Mercedes M. (E3/LTRM)" w:date="2014-11-04T15:38:00Z" w:initials="MMS">
    <w:p w14:paraId="2828D3E8" w14:textId="77777777" w:rsidR="009271E5" w:rsidRDefault="009271E5" w:rsidP="00BE5610">
      <w:pPr>
        <w:pStyle w:val="CommentText"/>
        <w:rPr>
          <w:b/>
        </w:rPr>
      </w:pPr>
      <w:r w:rsidRPr="00AC039B">
        <w:rPr>
          <w:rStyle w:val="CommentReference"/>
          <w:b/>
        </w:rPr>
        <w:annotationRef/>
      </w:r>
      <w:r w:rsidRPr="00AC039B">
        <w:t xml:space="preserve">Per the recent TGCC </w:t>
      </w:r>
      <w:hyperlink r:id="rId1" w:history="1">
        <w:r w:rsidRPr="00AC039B">
          <w:rPr>
            <w:rStyle w:val="Hyperlink"/>
          </w:rPr>
          <w:t>lit review</w:t>
        </w:r>
      </w:hyperlink>
      <w:r w:rsidRPr="00AC039B">
        <w:t xml:space="preserve">, </w:t>
      </w:r>
      <w:r>
        <w:t xml:space="preserve">subjective questions related to forest condition are unlikely to yield sufficiently rigorous results (unless otherwise noted, please delete the questions in this section). Instead, </w:t>
      </w:r>
      <w:r w:rsidRPr="00AC039B">
        <w:rPr>
          <w:b/>
        </w:rPr>
        <w:t>I think we should consider adding a geospatial analysis component to the design</w:t>
      </w:r>
      <w:r>
        <w:rPr>
          <w:b/>
        </w:rPr>
        <w:t xml:space="preserve"> – let’s discuss, but I think as long as we rely on remotely sensed images (which we can get from the Lab) is something this could be added to the analysis after baseline data collection</w:t>
      </w:r>
      <w:r w:rsidRPr="00AC039B">
        <w:rPr>
          <w:b/>
        </w:rPr>
        <w:t xml:space="preserve">. </w:t>
      </w:r>
    </w:p>
    <w:p w14:paraId="41562C18" w14:textId="77777777" w:rsidR="009271E5" w:rsidRDefault="009271E5" w:rsidP="00BE5610">
      <w:pPr>
        <w:pStyle w:val="CommentText"/>
        <w:rPr>
          <w:b/>
        </w:rPr>
      </w:pPr>
    </w:p>
    <w:p w14:paraId="21E67321" w14:textId="77777777" w:rsidR="009271E5" w:rsidRPr="0070348B" w:rsidRDefault="009271E5" w:rsidP="00BE5610">
      <w:pPr>
        <w:pStyle w:val="CommentText"/>
      </w:pPr>
      <w:r>
        <w:t>The only reason I would think we should consider leaving these questions in the survey is to measure community perceptions of the drivers of deforestation/afforestation – but not to measure actual forest conditions. Consider re-orienting around the CFP package of interventions (see GCC Evaluation Question #5).</w:t>
      </w:r>
    </w:p>
  </w:comment>
  <w:comment w:id="116" w:author="Vanessa Retana" w:date="2014-11-05T17:08:00Z" w:initials="VR">
    <w:p w14:paraId="5BDFC40E" w14:textId="5B09BBFD" w:rsidR="009271E5" w:rsidRDefault="009271E5">
      <w:pPr>
        <w:pStyle w:val="CommentText"/>
      </w:pPr>
      <w:r>
        <w:rPr>
          <w:rStyle w:val="CommentReference"/>
        </w:rPr>
        <w:annotationRef/>
      </w:r>
      <w:r>
        <w:t xml:space="preserve">Yet another input… I think it’s important to document communities’ feedback on forest conditions. If not, we may be implying that they know little about the forests they manage daily, one of the paradigms the CBD and the Cancun Agreements have tried to </w:t>
      </w:r>
    </w:p>
    <w:p w14:paraId="64BD4136" w14:textId="5B342D5C" w:rsidR="009271E5" w:rsidRDefault="009271E5">
      <w:pPr>
        <w:pStyle w:val="CommentText"/>
      </w:pPr>
      <w:r>
        <w:t>This type of knowledge (forest conditions) may part of indigenous and local communities’ traditional knowledge and, if so, should be portrayed as such. If presented according to science standards, the results will certainly not be rigorous: TK does not correspond to western science principles and methods.</w:t>
      </w:r>
      <w:r w:rsidRPr="005E40F8">
        <w:t xml:space="preserve"> </w:t>
      </w:r>
      <w:r>
        <w:t xml:space="preserve">TK systems, for instance, frequently have recourse to </w:t>
      </w:r>
      <w:r w:rsidRPr="005E40F8">
        <w:t>spiritual</w:t>
      </w:r>
      <w:r>
        <w:t xml:space="preserve"> beliefs and sacred sites to manage natural resources.  </w:t>
      </w:r>
    </w:p>
  </w:comment>
  <w:comment w:id="113" w:author="Heather Huntington" w:date="2014-11-04T15:38:00Z" w:initials="HH">
    <w:p w14:paraId="4C197FA3" w14:textId="34600094" w:rsidR="009271E5" w:rsidRDefault="009271E5">
      <w:pPr>
        <w:pStyle w:val="CommentText"/>
      </w:pPr>
      <w:r>
        <w:rPr>
          <w:rStyle w:val="CommentReference"/>
        </w:rPr>
        <w:annotationRef/>
      </w:r>
      <w:r>
        <w:t xml:space="preserve">I think we have to keep this section to address GCC questions, </w:t>
      </w:r>
      <w:proofErr w:type="gramStart"/>
      <w:r>
        <w:t>especially  RQ</w:t>
      </w:r>
      <w:proofErr w:type="gramEnd"/>
      <w:r>
        <w:t xml:space="preserve"> #1 since there is still a lot of uncertainty about using resources for remote sensing. I totally agree that this is not the best way to measure this, but we need this as a back-up if we aren’t going to use remote sensing. </w:t>
      </w:r>
    </w:p>
  </w:comment>
  <w:comment w:id="114" w:author="Rebecca Nicodemus" w:date="2014-11-12T15:50:00Z" w:initials="RAN">
    <w:p w14:paraId="7A2CFBAD" w14:textId="6BE919CD" w:rsidR="009271E5" w:rsidRDefault="009271E5">
      <w:pPr>
        <w:pStyle w:val="CommentText"/>
      </w:pPr>
      <w:r>
        <w:rPr>
          <w:rStyle w:val="CommentReference"/>
        </w:rPr>
        <w:annotationRef/>
      </w:r>
      <w:r>
        <w:t>I agree with Heather’s last comment (HH8). Best case scenario – we could triangulate.</w:t>
      </w:r>
    </w:p>
  </w:comment>
  <w:comment w:id="117" w:author="Stickler, Mercedes M. (E3/LTRM)" w:date="2014-11-07T20:45:00Z" w:initials="MMS">
    <w:p w14:paraId="7282EA0D" w14:textId="77777777" w:rsidR="009271E5" w:rsidRDefault="009271E5" w:rsidP="00BE068B">
      <w:pPr>
        <w:pStyle w:val="CommentText"/>
      </w:pPr>
      <w:r>
        <w:rPr>
          <w:rStyle w:val="CommentReference"/>
        </w:rPr>
        <w:annotationRef/>
      </w:r>
      <w:r>
        <w:t>Again, let’s leave out the forest condition questions from surveys</w:t>
      </w:r>
    </w:p>
  </w:comment>
  <w:comment w:id="118" w:author="Heather Huntington" w:date="2014-11-07T20:45:00Z" w:initials="HH">
    <w:p w14:paraId="2359DFB9" w14:textId="77777777" w:rsidR="009271E5" w:rsidRDefault="009271E5" w:rsidP="00BE068B">
      <w:pPr>
        <w:pStyle w:val="CommentText"/>
      </w:pPr>
      <w:r>
        <w:rPr>
          <w:rStyle w:val="CommentReference"/>
        </w:rPr>
        <w:annotationRef/>
      </w:r>
      <w:r>
        <w:t xml:space="preserve">Unless we are definitely going with the remote sensing data, I suggest we keep this series. Also, we need this perception data to get at degradation because the remote sensing isn’t going to pick up on degradation under the canopy. </w:t>
      </w:r>
    </w:p>
  </w:comment>
  <w:comment w:id="119" w:author="usaiduser" w:date="2014-11-09T10:41:00Z" w:initials="u">
    <w:p w14:paraId="2980D674" w14:textId="386A22CA" w:rsidR="009271E5" w:rsidRDefault="009271E5">
      <w:pPr>
        <w:pStyle w:val="CommentText"/>
      </w:pPr>
      <w:r>
        <w:rPr>
          <w:rStyle w:val="CommentReference"/>
        </w:rPr>
        <w:annotationRef/>
      </w:r>
      <w:r>
        <w:t>Code if possible</w:t>
      </w:r>
    </w:p>
  </w:comment>
  <w:comment w:id="120" w:author="Heather Huntington" w:date="2014-11-18T11:59:00Z" w:initials="HH">
    <w:p w14:paraId="40BDC47A" w14:textId="38666CA2" w:rsidR="009271E5" w:rsidRDefault="009271E5">
      <w:pPr>
        <w:pStyle w:val="CommentText"/>
      </w:pPr>
      <w:r>
        <w:rPr>
          <w:rStyle w:val="CommentReference"/>
        </w:rPr>
        <w:annotationRef/>
      </w:r>
      <w:r>
        <w:t xml:space="preserve">The FLES and IFRI surveys have these as open-ended. </w:t>
      </w:r>
    </w:p>
    <w:p w14:paraId="6B297302" w14:textId="77777777" w:rsidR="009271E5" w:rsidRDefault="009271E5">
      <w:pPr>
        <w:pStyle w:val="CommentText"/>
      </w:pPr>
    </w:p>
    <w:p w14:paraId="302E0219" w14:textId="1B7A3BB6" w:rsidR="009271E5" w:rsidRDefault="009271E5">
      <w:pPr>
        <w:pStyle w:val="CommentText"/>
      </w:pPr>
      <w:r>
        <w:t xml:space="preserve">Aleta – can you </w:t>
      </w:r>
      <w:proofErr w:type="spellStart"/>
      <w:r>
        <w:t>google</w:t>
      </w:r>
      <w:proofErr w:type="spellEnd"/>
      <w:r>
        <w:t xml:space="preserve"> around and find some typical species that grow in Eastern? </w:t>
      </w:r>
    </w:p>
    <w:p w14:paraId="534D859D" w14:textId="77777777" w:rsidR="009271E5" w:rsidRDefault="009271E5">
      <w:pPr>
        <w:pStyle w:val="CommentText"/>
      </w:pPr>
    </w:p>
    <w:p w14:paraId="600BBED6" w14:textId="3DACB4DE" w:rsidR="009271E5" w:rsidRDefault="009271E5">
      <w:pPr>
        <w:pStyle w:val="CommentText"/>
      </w:pPr>
      <w:r>
        <w:t>Heather – I just emailed a guy at Conservation Farming Unit, when he gets back to me I’ll plug it in</w:t>
      </w:r>
    </w:p>
  </w:comment>
  <w:comment w:id="121" w:author="usaiduser" w:date="2014-11-09T10:41:00Z" w:initials="u">
    <w:p w14:paraId="64133986" w14:textId="28F064F1" w:rsidR="009271E5" w:rsidRDefault="009271E5">
      <w:pPr>
        <w:pStyle w:val="CommentText"/>
      </w:pPr>
      <w:r>
        <w:rPr>
          <w:rStyle w:val="CommentReference"/>
        </w:rPr>
        <w:annotationRef/>
      </w:r>
      <w:r>
        <w:t>Code if possible</w:t>
      </w:r>
    </w:p>
  </w:comment>
  <w:comment w:id="142" w:author="usaiduser" w:date="2014-11-09T10:41:00Z" w:initials="u">
    <w:p w14:paraId="2F7E4BC0" w14:textId="2380E2BD" w:rsidR="009271E5" w:rsidRDefault="009271E5">
      <w:pPr>
        <w:pStyle w:val="CommentText"/>
      </w:pPr>
      <w:r>
        <w:rPr>
          <w:rStyle w:val="CommentReference"/>
        </w:rPr>
        <w:annotationRef/>
      </w:r>
      <w:r>
        <w:t>Code if possible</w:t>
      </w:r>
    </w:p>
  </w:comment>
  <w:comment w:id="141" w:author="Heather Huntington" w:date="2014-11-18T12:00:00Z" w:initials="HH">
    <w:p w14:paraId="3F5C74A9" w14:textId="76810DF9" w:rsidR="009271E5" w:rsidRDefault="009271E5">
      <w:pPr>
        <w:pStyle w:val="CommentText"/>
      </w:pPr>
      <w:r>
        <w:rPr>
          <w:rStyle w:val="CommentReference"/>
        </w:rPr>
        <w:annotationRef/>
      </w:r>
      <w:r>
        <w:t xml:space="preserve">Aleta – How should we handle this? A really long probe and code? Or open text? </w:t>
      </w:r>
    </w:p>
    <w:p w14:paraId="6D2580E5" w14:textId="768DDB82" w:rsidR="009271E5" w:rsidRDefault="009271E5">
      <w:pPr>
        <w:pStyle w:val="CommentText"/>
      </w:pPr>
      <w:r>
        <w:t xml:space="preserve">AH: I think a long probe and code… I’ll ask </w:t>
      </w:r>
    </w:p>
  </w:comment>
  <w:comment w:id="145" w:author="Rebecca Nicodemus" w:date="2014-11-12T15:29:00Z" w:initials="RAN">
    <w:p w14:paraId="4CE60134" w14:textId="0A2F68CE" w:rsidR="009271E5" w:rsidRDefault="009271E5">
      <w:pPr>
        <w:pStyle w:val="CommentText"/>
      </w:pPr>
      <w:r>
        <w:rPr>
          <w:rStyle w:val="CommentReference"/>
        </w:rPr>
        <w:annotationRef/>
      </w:r>
      <w:r>
        <w:t>These are different transport options then on the other instrument. Not sure if that was intentional.</w:t>
      </w:r>
    </w:p>
  </w:comment>
  <w:comment w:id="146" w:author="Heather Huntington" w:date="2014-11-17T19:45:00Z" w:initials="HH">
    <w:p w14:paraId="57841B02" w14:textId="4BF2AC13" w:rsidR="009271E5" w:rsidRDefault="009271E5">
      <w:pPr>
        <w:pStyle w:val="CommentText"/>
      </w:pPr>
      <w:r>
        <w:rPr>
          <w:rStyle w:val="CommentReference"/>
        </w:rPr>
        <w:annotationRef/>
      </w:r>
      <w:r>
        <w:t xml:space="preserve">Aleta – can you make sure these are consistent across the instruments? </w:t>
      </w:r>
    </w:p>
  </w:comment>
  <w:comment w:id="152" w:author="usaiduser" w:date="2014-11-09T10:41:00Z" w:initials="u">
    <w:p w14:paraId="22872B7D" w14:textId="206F49CB" w:rsidR="009271E5" w:rsidRDefault="009271E5">
      <w:pPr>
        <w:pStyle w:val="CommentText"/>
      </w:pPr>
      <w:r>
        <w:rPr>
          <w:rStyle w:val="CommentReference"/>
        </w:rPr>
        <w:annotationRef/>
      </w:r>
      <w:r>
        <w:t>Code if possible</w:t>
      </w:r>
    </w:p>
  </w:comment>
  <w:comment w:id="172" w:author="usaiduser" w:date="2014-11-09T10:41:00Z" w:initials="u">
    <w:p w14:paraId="686EAB0A" w14:textId="5A8036AD" w:rsidR="009271E5" w:rsidRDefault="009271E5">
      <w:pPr>
        <w:pStyle w:val="CommentText"/>
      </w:pPr>
      <w:r>
        <w:rPr>
          <w:rStyle w:val="CommentReference"/>
        </w:rPr>
        <w:annotationRef/>
      </w:r>
      <w:r>
        <w:t>Code if possible</w:t>
      </w:r>
    </w:p>
  </w:comment>
  <w:comment w:id="247" w:author="Rebecca Nicodemus" w:date="2014-11-12T15:30:00Z" w:initials="RAN">
    <w:p w14:paraId="61D49DC4" w14:textId="14B53CA5" w:rsidR="009271E5" w:rsidRDefault="009271E5">
      <w:pPr>
        <w:pStyle w:val="CommentText"/>
      </w:pPr>
      <w:r>
        <w:rPr>
          <w:rStyle w:val="CommentReference"/>
        </w:rPr>
        <w:annotationRef/>
      </w:r>
      <w:r>
        <w:t>Should we ask which products (if it is for certain products)?</w:t>
      </w:r>
    </w:p>
  </w:comment>
  <w:comment w:id="262" w:author="usaiduser" w:date="2014-11-09T10:42:00Z" w:initials="u">
    <w:p w14:paraId="03BE7B2B" w14:textId="420CAFDE" w:rsidR="009271E5" w:rsidRDefault="009271E5">
      <w:pPr>
        <w:pStyle w:val="CommentText"/>
      </w:pPr>
      <w:r>
        <w:rPr>
          <w:rStyle w:val="CommentReference"/>
        </w:rPr>
        <w:annotationRef/>
      </w:r>
      <w:r>
        <w:t xml:space="preserve">Code </w:t>
      </w:r>
    </w:p>
  </w:comment>
  <w:comment w:id="280" w:author="usaiduser" w:date="2014-11-09T10:42:00Z" w:initials="u">
    <w:p w14:paraId="7BC3B515" w14:textId="68052483" w:rsidR="009271E5" w:rsidRDefault="009271E5">
      <w:pPr>
        <w:pStyle w:val="CommentText"/>
      </w:pPr>
      <w:r>
        <w:rPr>
          <w:rStyle w:val="CommentReference"/>
        </w:rPr>
        <w:annotationRef/>
      </w:r>
      <w:r>
        <w:t xml:space="preserve">Code </w:t>
      </w:r>
    </w:p>
  </w:comment>
  <w:comment w:id="297" w:author="usaiduser" w:date="2014-11-09T10:42:00Z" w:initials="u">
    <w:p w14:paraId="2856B63E" w14:textId="40E872A4" w:rsidR="009271E5" w:rsidRDefault="009271E5">
      <w:pPr>
        <w:pStyle w:val="CommentText"/>
      </w:pPr>
      <w:r>
        <w:rPr>
          <w:rStyle w:val="CommentReference"/>
        </w:rPr>
        <w:annotationRef/>
      </w:r>
      <w:r>
        <w:t xml:space="preserve">Code </w:t>
      </w:r>
    </w:p>
  </w:comment>
  <w:comment w:id="309" w:author="Heather Huntington" w:date="2014-11-17T19:40:00Z" w:initials="HH">
    <w:p w14:paraId="374D853E" w14:textId="35DF7FE9" w:rsidR="009271E5" w:rsidRDefault="009271E5">
      <w:pPr>
        <w:pStyle w:val="CommentText"/>
      </w:pPr>
      <w:r>
        <w:rPr>
          <w:rStyle w:val="CommentReference"/>
        </w:rPr>
        <w:annotationRef/>
      </w:r>
      <w:r>
        <w:t xml:space="preserve">Aleta – please add some units. </w:t>
      </w:r>
    </w:p>
  </w:comment>
  <w:comment w:id="446" w:author="usaiduser" w:date="2014-11-09T10:43:00Z" w:initials="u">
    <w:p w14:paraId="2F7FA223" w14:textId="08A32D31" w:rsidR="009271E5" w:rsidRDefault="009271E5">
      <w:pPr>
        <w:pStyle w:val="CommentText"/>
      </w:pPr>
      <w:r>
        <w:rPr>
          <w:rStyle w:val="CommentReference"/>
        </w:rPr>
        <w:annotationRef/>
      </w:r>
      <w:r>
        <w:t xml:space="preserve">Great </w:t>
      </w:r>
    </w:p>
  </w:comment>
  <w:comment w:id="447" w:author="Rebecca Nicodemus" w:date="2014-11-17T19:59:00Z" w:initials="RAN">
    <w:p w14:paraId="19D2DB7E" w14:textId="634C81D4" w:rsidR="009271E5" w:rsidRDefault="009271E5">
      <w:pPr>
        <w:pStyle w:val="CommentText"/>
      </w:pPr>
      <w:r>
        <w:rPr>
          <w:rStyle w:val="CommentReference"/>
        </w:rPr>
        <w:annotationRef/>
      </w:r>
      <w:r>
        <w:t>Just elites from Lusaka or any “outsider” (including international concessions for mining, etc.)</w:t>
      </w:r>
    </w:p>
    <w:p w14:paraId="2C603695" w14:textId="77777777" w:rsidR="009271E5" w:rsidRDefault="009271E5">
      <w:pPr>
        <w:pStyle w:val="CommentText"/>
      </w:pPr>
    </w:p>
    <w:p w14:paraId="021AC1A2" w14:textId="15A0FF89" w:rsidR="009271E5" w:rsidRDefault="009271E5">
      <w:pPr>
        <w:pStyle w:val="CommentText"/>
      </w:pPr>
      <w:r>
        <w:t>HLH – Changed to elites</w:t>
      </w:r>
    </w:p>
  </w:comment>
  <w:comment w:id="451" w:author="Rebecca Nicodemus" w:date="2014-11-12T16:09:00Z" w:initials="RAN">
    <w:p w14:paraId="477B59BB" w14:textId="47E15D05" w:rsidR="009271E5" w:rsidRDefault="009271E5">
      <w:pPr>
        <w:pStyle w:val="CommentText"/>
      </w:pPr>
      <w:r>
        <w:rPr>
          <w:rStyle w:val="CommentReference"/>
        </w:rPr>
        <w:annotationRef/>
      </w:r>
      <w:r>
        <w:t>I think it would be worthwhile to know, for each HH, what their sources of income are and what percent of their income comes from forest use (if any). Right now it appears that we will only get the amount in currency from forest use.</w:t>
      </w:r>
    </w:p>
  </w:comment>
  <w:comment w:id="453" w:author="usaiduser" w:date="2014-11-09T10:43:00Z" w:initials="u">
    <w:p w14:paraId="77095C08" w14:textId="119B3314" w:rsidR="009271E5" w:rsidRDefault="009271E5">
      <w:pPr>
        <w:pStyle w:val="CommentText"/>
      </w:pPr>
      <w:r>
        <w:rPr>
          <w:rStyle w:val="CommentReference"/>
        </w:rPr>
        <w:annotationRef/>
      </w:r>
      <w:r>
        <w:t xml:space="preserve">Code </w:t>
      </w:r>
    </w:p>
  </w:comment>
  <w:comment w:id="456" w:author="usaiduser" w:date="2014-11-09T10:45:00Z" w:initials="u">
    <w:p w14:paraId="4C19970C" w14:textId="6C2CB5B6" w:rsidR="009271E5" w:rsidRDefault="009271E5">
      <w:pPr>
        <w:pStyle w:val="CommentText"/>
      </w:pPr>
      <w:r>
        <w:rPr>
          <w:rStyle w:val="CommentReference"/>
        </w:rPr>
        <w:annotationRef/>
      </w:r>
      <w:r>
        <w:t>Code if possible</w:t>
      </w:r>
    </w:p>
  </w:comment>
  <w:comment w:id="459" w:author="Rebecca Nicodemus" w:date="2014-11-17T20:17:00Z" w:initials="RAN">
    <w:p w14:paraId="5AE8C74A" w14:textId="5AE72708" w:rsidR="009271E5" w:rsidRDefault="009271E5">
      <w:pPr>
        <w:pStyle w:val="CommentText"/>
      </w:pPr>
      <w:r>
        <w:rPr>
          <w:rStyle w:val="CommentReference"/>
        </w:rPr>
        <w:annotationRef/>
      </w:r>
      <w:r>
        <w:t>Sometimes I see 3 years and sometimes I see 5 years. Not sure if that is intentional.</w:t>
      </w:r>
    </w:p>
  </w:comment>
  <w:comment w:id="457" w:author="Heather Huntington" w:date="2014-11-17T22:39:00Z" w:initials="HH">
    <w:p w14:paraId="4FB5F8B7" w14:textId="26459F12" w:rsidR="009271E5" w:rsidRDefault="009271E5">
      <w:pPr>
        <w:pStyle w:val="CommentText"/>
      </w:pPr>
      <w:r>
        <w:rPr>
          <w:rStyle w:val="CommentReference"/>
        </w:rPr>
        <w:annotationRef/>
      </w:r>
      <w:r>
        <w:t xml:space="preserve">Aleta – can you change all of the 5 year references to 3 years? This will line up better with the program timeline. </w:t>
      </w:r>
    </w:p>
  </w:comment>
  <w:comment w:id="461" w:author="Stickler, Mercedes M. (E3/LTRM)" w:date="2014-11-04T15:38:00Z" w:initials="MMS">
    <w:p w14:paraId="53C98F09" w14:textId="77777777" w:rsidR="009271E5" w:rsidRDefault="009271E5" w:rsidP="00F7697D">
      <w:pPr>
        <w:pStyle w:val="CommentText"/>
      </w:pPr>
      <w:r>
        <w:rPr>
          <w:rStyle w:val="CommentReference"/>
        </w:rPr>
        <w:annotationRef/>
      </w:r>
      <w:r>
        <w:t>Not sure these are relevant to CFP – but we do need a section on participation in REDD+ processes/decision-making, and we may want to include some questions related to access to grievance mechanisms related to REDD</w:t>
      </w:r>
    </w:p>
  </w:comment>
  <w:comment w:id="462" w:author="Vanessa Retana" w:date="2014-11-05T17:15:00Z" w:initials="VR">
    <w:p w14:paraId="029889BD" w14:textId="7D1FE1EF" w:rsidR="009271E5" w:rsidRDefault="009271E5">
      <w:pPr>
        <w:pStyle w:val="CommentText"/>
      </w:pPr>
      <w:r>
        <w:rPr>
          <w:rStyle w:val="CommentReference"/>
        </w:rPr>
        <w:annotationRef/>
      </w:r>
      <w:r>
        <w:t xml:space="preserve">I think it’s important to leave this section. Feedback and grievance mechanisms in REDD+ are new and are </w:t>
      </w:r>
      <w:r w:rsidRPr="005B41FE">
        <w:t>occasionally</w:t>
      </w:r>
      <w:r>
        <w:t xml:space="preserve"> being built over existing forest conflict structures. Therefore, evaluating the existing forest conflict structure is central.</w:t>
      </w:r>
    </w:p>
  </w:comment>
  <w:comment w:id="464" w:author="usaiduser" w:date="2014-11-09T10:46:00Z" w:initials="u">
    <w:p w14:paraId="1DD9BB10" w14:textId="62BCC000" w:rsidR="009271E5" w:rsidRDefault="009271E5">
      <w:pPr>
        <w:pStyle w:val="CommentText"/>
      </w:pPr>
      <w:r>
        <w:rPr>
          <w:rStyle w:val="CommentReference"/>
        </w:rPr>
        <w:annotationRef/>
      </w:r>
      <w:r>
        <w:t>Code if possible</w:t>
      </w:r>
    </w:p>
  </w:comment>
  <w:comment w:id="465" w:author="Heather Huntington" w:date="2014-11-17T20:32:00Z" w:initials="HH">
    <w:p w14:paraId="7F300B32" w14:textId="2C2BFF3B" w:rsidR="009271E5" w:rsidRDefault="009271E5">
      <w:pPr>
        <w:pStyle w:val="CommentText"/>
      </w:pPr>
      <w:r>
        <w:rPr>
          <w:rStyle w:val="CommentReference"/>
        </w:rPr>
        <w:annotationRef/>
      </w:r>
      <w:r>
        <w:t>Aleta – can you add relevant response codes from TGCC</w:t>
      </w:r>
    </w:p>
  </w:comment>
  <w:comment w:id="472" w:author="usaiduser" w:date="2014-11-09T10:46:00Z" w:initials="u">
    <w:p w14:paraId="794389A4" w14:textId="6E390DF7" w:rsidR="009271E5" w:rsidRDefault="009271E5">
      <w:pPr>
        <w:pStyle w:val="CommentText"/>
      </w:pPr>
      <w:r>
        <w:rPr>
          <w:rStyle w:val="CommentReference"/>
        </w:rPr>
        <w:annotationRef/>
      </w:r>
      <w:r>
        <w:t xml:space="preserve">Code </w:t>
      </w:r>
    </w:p>
  </w:comment>
  <w:comment w:id="546" w:author="Rebecca Nicodemus" w:date="2014-11-12T16:25:00Z" w:initials="RAN">
    <w:p w14:paraId="055C21E9" w14:textId="6B85E5CE" w:rsidR="009271E5" w:rsidRDefault="009271E5">
      <w:pPr>
        <w:pStyle w:val="CommentText"/>
      </w:pPr>
      <w:r>
        <w:rPr>
          <w:rStyle w:val="CommentReference"/>
        </w:rPr>
        <w:annotationRef/>
      </w:r>
      <w:r>
        <w:t>Is this asking in dollars? It might be worthwhile to also have a qualitative aspect since it might be hard for them to estimate in dollars (e.g., not valuable, somewhat valuable, etc.)</w:t>
      </w:r>
    </w:p>
  </w:comment>
  <w:comment w:id="545" w:author="Heather Huntington" w:date="2014-11-17T22:17:00Z" w:initials="HH">
    <w:p w14:paraId="2D1F8C57" w14:textId="266F2C06" w:rsidR="009271E5" w:rsidRDefault="009271E5">
      <w:pPr>
        <w:pStyle w:val="CommentText"/>
      </w:pPr>
      <w:r>
        <w:rPr>
          <w:rStyle w:val="CommentReference"/>
        </w:rPr>
        <w:annotationRef/>
      </w:r>
      <w:r>
        <w:t xml:space="preserve">Aleta – let’s keep this in kwacha and add a hint to the enumerator to probe for the “in kind” value of the trees using a relatively standard item. (Any ideas on what we could use?) </w:t>
      </w:r>
    </w:p>
  </w:comment>
  <w:comment w:id="588" w:author="usaiduser" w:date="2014-11-09T10:48:00Z" w:initials="u">
    <w:p w14:paraId="7B668857" w14:textId="46CB4820" w:rsidR="009271E5" w:rsidRDefault="009271E5">
      <w:pPr>
        <w:pStyle w:val="CommentText"/>
      </w:pPr>
      <w:r>
        <w:rPr>
          <w:rStyle w:val="CommentReference"/>
        </w:rPr>
        <w:annotationRef/>
      </w:r>
      <w:r>
        <w:t>That’s fine (working with BCP). I understand the interventions in each community will not be pre-defined, but we should at least make sure that these reflect the entire suite of possible CFP interventions in each community.</w:t>
      </w:r>
    </w:p>
  </w:comment>
  <w:comment w:id="585" w:author="Stickler, Mercedes M. (E3/LTRM)" w:date="2014-11-09T10:49:00Z" w:initials="MMS">
    <w:p w14:paraId="50C367C1" w14:textId="4C8B0355" w:rsidR="009271E5" w:rsidRDefault="009271E5">
      <w:pPr>
        <w:pStyle w:val="CommentText"/>
      </w:pPr>
      <w:r>
        <w:rPr>
          <w:rStyle w:val="CommentReference"/>
        </w:rPr>
        <w:annotationRef/>
      </w:r>
      <w:r>
        <w:t>Good – please ensure this includes all CFP interventions (i.e. including livelihoods – which is kind of covered by “salary jobs” and “enough land to farm on” but may also be related to “access to improved agricultural inputs” or something like that.</w:t>
      </w:r>
    </w:p>
  </w:comment>
  <w:comment w:id="586" w:author="Heather Huntington" w:date="2014-11-04T15:38:00Z" w:initials="HH">
    <w:p w14:paraId="2C138DAE" w14:textId="7BF63C59" w:rsidR="009271E5" w:rsidRDefault="009271E5">
      <w:pPr>
        <w:pStyle w:val="CommentText"/>
      </w:pPr>
      <w:r>
        <w:rPr>
          <w:rStyle w:val="CommentReference"/>
        </w:rPr>
        <w:annotationRef/>
      </w:r>
      <w:r>
        <w:t xml:space="preserve">The CFP interventions will not be determined until late spring/summer of next year, so we might just need to work with BCP to come up with a general set </w:t>
      </w:r>
      <w:proofErr w:type="gramStart"/>
      <w:r>
        <w:t>of  categories</w:t>
      </w:r>
      <w:proofErr w:type="gramEnd"/>
      <w:r>
        <w:t xml:space="preserve"> for this question. </w:t>
      </w:r>
    </w:p>
  </w:comment>
  <w:comment w:id="587" w:author="Heather Huntington" w:date="2014-11-18T12:36:00Z" w:initials="HH">
    <w:p w14:paraId="4EA6F2FC" w14:textId="1E6278FF" w:rsidR="009271E5" w:rsidRDefault="009271E5">
      <w:pPr>
        <w:pStyle w:val="CommentText"/>
      </w:pPr>
      <w:r>
        <w:rPr>
          <w:rStyle w:val="CommentReference"/>
        </w:rPr>
        <w:annotationRef/>
      </w:r>
      <w:r>
        <w:t xml:space="preserve">Aleta – There is a table in Section 3 of the Design Report that summarizes the </w:t>
      </w:r>
      <w:proofErr w:type="gramStart"/>
      <w:r>
        <w:t>potential  livelihood</w:t>
      </w:r>
      <w:proofErr w:type="gramEnd"/>
      <w:r>
        <w:t xml:space="preserve"> benefits from CFP. Can you make sure that we are covering all of those here? </w:t>
      </w:r>
    </w:p>
    <w:p w14:paraId="6C44B2C8" w14:textId="77777777" w:rsidR="009271E5" w:rsidRDefault="009271E5">
      <w:pPr>
        <w:pStyle w:val="CommentText"/>
      </w:pPr>
    </w:p>
    <w:p w14:paraId="609AB330" w14:textId="07F81B76" w:rsidR="009271E5" w:rsidRDefault="009271E5">
      <w:pPr>
        <w:pStyle w:val="CommentText"/>
      </w:pPr>
      <w:r>
        <w:t>AH</w:t>
      </w:r>
    </w:p>
    <w:p w14:paraId="29D9149A" w14:textId="05A752A4" w:rsidR="009271E5" w:rsidRDefault="009271E5">
      <w:pPr>
        <w:pStyle w:val="CommentText"/>
      </w:pPr>
      <w:r>
        <w:t>Eco charcoaling (added)</w:t>
      </w:r>
    </w:p>
    <w:p w14:paraId="4F2F6844" w14:textId="7936B0C4" w:rsidR="009271E5" w:rsidRDefault="009271E5">
      <w:pPr>
        <w:pStyle w:val="CommentText"/>
      </w:pPr>
      <w:r>
        <w:t>Conservation farming (added)</w:t>
      </w:r>
    </w:p>
    <w:p w14:paraId="1D43A8A5" w14:textId="012BB7C1" w:rsidR="009271E5" w:rsidRDefault="009271E5">
      <w:pPr>
        <w:pStyle w:val="CommentText"/>
      </w:pPr>
      <w:r>
        <w:t>Eco-tourism (salary job)</w:t>
      </w:r>
    </w:p>
    <w:p w14:paraId="4EA23228" w14:textId="212D5793" w:rsidR="009271E5" w:rsidRDefault="009271E5">
      <w:pPr>
        <w:pStyle w:val="CommentText"/>
      </w:pPr>
      <w:r>
        <w:t>Social services (health clinic, schools)</w:t>
      </w:r>
    </w:p>
    <w:p w14:paraId="0ACD5F94" w14:textId="0AB66D09" w:rsidR="009271E5" w:rsidRDefault="009271E5">
      <w:pPr>
        <w:pStyle w:val="CommentText"/>
      </w:pPr>
      <w:r>
        <w:t>Small business opportunities (access to markets, salary jobs)</w:t>
      </w:r>
    </w:p>
    <w:p w14:paraId="7B1F050D" w14:textId="0582A4C8" w:rsidR="009271E5" w:rsidRDefault="009271E5">
      <w:pPr>
        <w:pStyle w:val="CommentText"/>
      </w:pPr>
      <w:r>
        <w:t>Others – tree nursery, fruit orchard, vegetable production, crop diversification, planting wood lots/tree farms (added)</w:t>
      </w:r>
    </w:p>
  </w:comment>
  <w:comment w:id="622" w:author="usaiduser" w:date="2014-11-09T10:52:00Z" w:initials="u">
    <w:p w14:paraId="0B16C4AD" w14:textId="5BCD52F0" w:rsidR="009271E5" w:rsidRDefault="009271E5">
      <w:pPr>
        <w:pStyle w:val="CommentText"/>
      </w:pPr>
      <w:r>
        <w:rPr>
          <w:rStyle w:val="CommentReference"/>
        </w:rPr>
        <w:annotationRef/>
      </w:r>
      <w:r>
        <w:t>Are we only interested in the chief here? Or also village institutions? Not sure.</w:t>
      </w:r>
    </w:p>
  </w:comment>
  <w:comment w:id="621" w:author="Heather Huntington" w:date="2014-11-17T22:23:00Z" w:initials="HH">
    <w:p w14:paraId="4E30F22C" w14:textId="1137A7D4" w:rsidR="009271E5" w:rsidRDefault="009271E5">
      <w:pPr>
        <w:pStyle w:val="CommentText"/>
      </w:pPr>
      <w:r>
        <w:rPr>
          <w:rStyle w:val="CommentReference"/>
        </w:rPr>
        <w:annotationRef/>
      </w:r>
      <w:r>
        <w:t xml:space="preserve">I think it should be local institutions because that is the CFP focus. </w:t>
      </w:r>
    </w:p>
  </w:comment>
  <w:comment w:id="639" w:author="usaiduser" w:date="2014-11-09T10:55:00Z" w:initials="u">
    <w:p w14:paraId="2AE31E57" w14:textId="04966446" w:rsidR="009271E5" w:rsidRDefault="009271E5">
      <w:pPr>
        <w:pStyle w:val="CommentText"/>
      </w:pPr>
      <w:r>
        <w:rPr>
          <w:rStyle w:val="CommentReference"/>
        </w:rPr>
        <w:annotationRef/>
      </w:r>
      <w:r>
        <w:t>I think what we want to know is whether they think the rules are being enforced. Written this way, we could get a result where the rules are not enforced but the respondent is very satisfied with that situation of non-enforcement.</w:t>
      </w:r>
    </w:p>
  </w:comment>
  <w:comment w:id="661" w:author="Rebecca Nicodemus" w:date="2014-11-12T16:42:00Z" w:initials="RAN">
    <w:p w14:paraId="2AC09E90" w14:textId="019E7368" w:rsidR="009271E5" w:rsidRDefault="009271E5">
      <w:pPr>
        <w:pStyle w:val="CommentText"/>
      </w:pPr>
      <w:r>
        <w:rPr>
          <w:rStyle w:val="CommentReference"/>
        </w:rPr>
        <w:annotationRef/>
      </w:r>
      <w:r>
        <w:t>Is this just agricultural land? Or any type of land that the HH owns?</w:t>
      </w:r>
    </w:p>
  </w:comment>
  <w:comment w:id="660" w:author="Heather Huntington" w:date="2014-11-17T22:29:00Z" w:initials="HH">
    <w:p w14:paraId="49DCA35C" w14:textId="0A31DFC3" w:rsidR="009271E5" w:rsidRDefault="009271E5">
      <w:pPr>
        <w:pStyle w:val="CommentText"/>
      </w:pPr>
      <w:r>
        <w:rPr>
          <w:rStyle w:val="CommentReference"/>
        </w:rPr>
        <w:annotationRef/>
      </w:r>
      <w:r>
        <w:t xml:space="preserve">This is farm land. </w:t>
      </w:r>
    </w:p>
  </w:comment>
  <w:comment w:id="667" w:author="usaiduser" w:date="2014-11-09T10:59:00Z" w:initials="u">
    <w:p w14:paraId="36150DD3" w14:textId="0A463750" w:rsidR="009271E5" w:rsidRDefault="009271E5">
      <w:pPr>
        <w:pStyle w:val="CommentText"/>
      </w:pPr>
      <w:r>
        <w:rPr>
          <w:rStyle w:val="CommentReference"/>
        </w:rPr>
        <w:annotationRef/>
      </w:r>
      <w:r>
        <w:t xml:space="preserve">Double check with Matt on terminology here. My understanding is that people are allocated a plot of land that they clear over successive seasons. I am not sure whether or not they would call these new cleared areas “fields” or just “newly cleared areas” of their allocated (but previously </w:t>
      </w:r>
      <w:proofErr w:type="spellStart"/>
      <w:r>
        <w:t>uncleared</w:t>
      </w:r>
      <w:proofErr w:type="spellEnd"/>
      <w:r>
        <w:t>) plot. There is a separate issue around clearing in totally new areas – that would likely be picked up by this question as written.</w:t>
      </w:r>
    </w:p>
  </w:comment>
  <w:comment w:id="679" w:author="Rebecca Nicodemus" w:date="2014-11-12T16:43:00Z" w:initials="RAN">
    <w:p w14:paraId="5C766B0E" w14:textId="2083E83C" w:rsidR="009271E5" w:rsidRDefault="009271E5">
      <w:pPr>
        <w:pStyle w:val="CommentText"/>
      </w:pPr>
      <w:r>
        <w:rPr>
          <w:rStyle w:val="CommentReference"/>
        </w:rPr>
        <w:annotationRef/>
      </w:r>
      <w:r>
        <w:t>Forested?</w:t>
      </w:r>
    </w:p>
  </w:comment>
  <w:comment w:id="678" w:author="Heather Huntington" w:date="2014-11-17T22:30:00Z" w:initials="HH">
    <w:p w14:paraId="5EE05AD7" w14:textId="5A577302" w:rsidR="009271E5" w:rsidRDefault="009271E5">
      <w:pPr>
        <w:pStyle w:val="CommentText"/>
      </w:pPr>
      <w:r>
        <w:rPr>
          <w:rStyle w:val="CommentReference"/>
        </w:rPr>
        <w:annotationRef/>
      </w:r>
      <w:r>
        <w:t xml:space="preserve">Forested added. </w:t>
      </w:r>
    </w:p>
  </w:comment>
  <w:comment w:id="680" w:author="Vanessa Retana" w:date="2014-11-09T11:00:00Z" w:initials="VR">
    <w:p w14:paraId="64C3725F" w14:textId="471FF100" w:rsidR="009271E5" w:rsidRDefault="009271E5">
      <w:pPr>
        <w:pStyle w:val="CommentText"/>
      </w:pPr>
      <w:r>
        <w:rPr>
          <w:rStyle w:val="CommentReference"/>
        </w:rPr>
        <w:annotationRef/>
      </w:r>
      <w:r>
        <w:t>I suggest to add the following question tackling land reallocation:</w:t>
      </w:r>
    </w:p>
    <w:p w14:paraId="327868C9" w14:textId="4F9B9012" w:rsidR="009271E5" w:rsidRDefault="009271E5">
      <w:pPr>
        <w:pStyle w:val="CommentText"/>
      </w:pPr>
      <w:r>
        <w:t>Was your household compensated for losing access to land and resources? If so how?</w:t>
      </w:r>
    </w:p>
    <w:p w14:paraId="6A08C8C3" w14:textId="77777777" w:rsidR="009271E5" w:rsidRDefault="009271E5">
      <w:pPr>
        <w:pStyle w:val="CommentText"/>
      </w:pPr>
    </w:p>
    <w:p w14:paraId="6E0ACB63" w14:textId="7954BDED" w:rsidR="009271E5" w:rsidRDefault="009271E5">
      <w:pPr>
        <w:pStyle w:val="CommentText"/>
      </w:pPr>
      <w:r>
        <w:t xml:space="preserve">MMS: Great – thanks. </w:t>
      </w:r>
    </w:p>
  </w:comment>
  <w:comment w:id="681" w:author="Heather Huntington" w:date="2014-11-09T11:01:00Z" w:initials="HH">
    <w:p w14:paraId="29F368B0" w14:textId="6FB64629" w:rsidR="009271E5" w:rsidRDefault="009271E5">
      <w:pPr>
        <w:pStyle w:val="CommentText"/>
      </w:pPr>
      <w:r>
        <w:rPr>
          <w:rStyle w:val="CommentReference"/>
        </w:rPr>
        <w:annotationRef/>
      </w:r>
      <w:r>
        <w:t xml:space="preserve">I cut many of the investment questions out of this roster section. However, I left the basic investment questions. If possible, I think we should try to keep those. </w:t>
      </w:r>
    </w:p>
    <w:p w14:paraId="1C4C36FC" w14:textId="77777777" w:rsidR="009271E5" w:rsidRDefault="009271E5">
      <w:pPr>
        <w:pStyle w:val="CommentText"/>
      </w:pPr>
    </w:p>
    <w:p w14:paraId="32E6231C" w14:textId="1C2E7CA2" w:rsidR="009271E5" w:rsidRDefault="009271E5">
      <w:pPr>
        <w:pStyle w:val="CommentText"/>
      </w:pPr>
      <w:r>
        <w:t>MMS: Great. I’m happy to keep as much as we have time for within the interview.</w:t>
      </w:r>
    </w:p>
  </w:comment>
  <w:comment w:id="689" w:author="Heather Huntington" w:date="2014-11-17T22:36:00Z" w:initials="HH">
    <w:p w14:paraId="25CC6401" w14:textId="75A2CCDB" w:rsidR="009271E5" w:rsidRDefault="009271E5">
      <w:pPr>
        <w:pStyle w:val="CommentText"/>
      </w:pPr>
      <w:ins w:id="745" w:author="Heather Huntington" w:date="2014-11-17T22:36:00Z">
        <w:r>
          <w:rPr>
            <w:rStyle w:val="CommentReference"/>
          </w:rPr>
          <w:annotationRef/>
        </w:r>
      </w:ins>
      <w:r>
        <w:t xml:space="preserve">Aleta – can you plug in the TGCC codes? </w:t>
      </w:r>
    </w:p>
  </w:comment>
  <w:comment w:id="748" w:author="usaiduser" w:date="2014-11-17T22:36:00Z" w:initials="u">
    <w:p w14:paraId="6CA62418" w14:textId="75187D74" w:rsidR="009271E5" w:rsidRDefault="009271E5">
      <w:pPr>
        <w:pStyle w:val="CommentText"/>
      </w:pPr>
      <w:r>
        <w:rPr>
          <w:rStyle w:val="CommentReference"/>
        </w:rPr>
        <w:annotationRef/>
      </w:r>
      <w:r>
        <w:t>Who allocated it?</w:t>
      </w:r>
    </w:p>
    <w:p w14:paraId="173DAA9D" w14:textId="77777777" w:rsidR="009271E5" w:rsidRDefault="009271E5">
      <w:pPr>
        <w:pStyle w:val="CommentText"/>
      </w:pPr>
    </w:p>
    <w:p w14:paraId="33C7079A" w14:textId="7524415E" w:rsidR="009271E5" w:rsidRDefault="009271E5">
      <w:pPr>
        <w:pStyle w:val="CommentText"/>
      </w:pPr>
      <w:r>
        <w:t xml:space="preserve">HLH – question modified. </w:t>
      </w:r>
    </w:p>
  </w:comment>
  <w:comment w:id="765" w:author="usaiduser" w:date="2014-11-09T11:04:00Z" w:initials="u">
    <w:p w14:paraId="53B38AE6" w14:textId="1D1B37E5" w:rsidR="009271E5" w:rsidRDefault="009271E5">
      <w:pPr>
        <w:pStyle w:val="CommentText"/>
      </w:pPr>
      <w:r>
        <w:rPr>
          <w:rStyle w:val="CommentReference"/>
        </w:rPr>
        <w:annotationRef/>
      </w:r>
      <w:r>
        <w:t xml:space="preserve">Should we make this shorter since we will not have a full five years between baseline and </w:t>
      </w:r>
      <w:proofErr w:type="spellStart"/>
      <w:r>
        <w:t>endline</w:t>
      </w:r>
      <w:proofErr w:type="spellEnd"/>
      <w:r>
        <w:t>? Just to avoid complicated analysis.</w:t>
      </w:r>
    </w:p>
  </w:comment>
  <w:comment w:id="766" w:author="Heather Huntington" w:date="2014-11-17T22:38:00Z" w:initials="HH">
    <w:p w14:paraId="545A5330" w14:textId="425BF689" w:rsidR="009271E5" w:rsidRDefault="009271E5">
      <w:pPr>
        <w:pStyle w:val="CommentText"/>
      </w:pPr>
      <w:r>
        <w:rPr>
          <w:rStyle w:val="CommentReference"/>
        </w:rPr>
        <w:annotationRef/>
      </w:r>
      <w:r>
        <w:t xml:space="preserve">Aleta – please change these to 3. </w:t>
      </w:r>
    </w:p>
  </w:comment>
  <w:comment w:id="775" w:author="Heather Huntington" w:date="2014-11-17T22:40:00Z" w:initials="HH">
    <w:p w14:paraId="484315C1" w14:textId="4D46A34C" w:rsidR="009271E5" w:rsidRDefault="009271E5">
      <w:pPr>
        <w:pStyle w:val="CommentText"/>
      </w:pPr>
      <w:r>
        <w:rPr>
          <w:rStyle w:val="CommentReference"/>
        </w:rPr>
        <w:annotationRef/>
      </w:r>
      <w:r>
        <w:t xml:space="preserve">This is a section from BCP’s Social Monitoring Survey that they would like for us to include. This is asking for a sum across all fields. If you think it is a priority, we can get this at the field level, but the survey is already pretty long. </w:t>
      </w:r>
    </w:p>
    <w:p w14:paraId="383C0D74" w14:textId="77777777" w:rsidR="009271E5" w:rsidRDefault="009271E5">
      <w:pPr>
        <w:pStyle w:val="CommentText"/>
      </w:pPr>
    </w:p>
    <w:p w14:paraId="72DCFCFF" w14:textId="03E78D6D" w:rsidR="009271E5" w:rsidRDefault="009271E5">
      <w:pPr>
        <w:pStyle w:val="CommentText"/>
      </w:pPr>
      <w:r>
        <w:t xml:space="preserve">MMS: You read my mind </w:t>
      </w:r>
      <w:r>
        <w:sym w:font="Wingdings" w:char="F04A"/>
      </w:r>
      <w:r>
        <w:t xml:space="preserve"> I think for this survey it is not a priority to collect at the field level, since we are primarily interested in household and community level outcomes. If there is time to collect data at the HH level, that would be nice!</w:t>
      </w:r>
    </w:p>
    <w:p w14:paraId="53376B3C" w14:textId="77777777" w:rsidR="009271E5" w:rsidRDefault="009271E5">
      <w:pPr>
        <w:pStyle w:val="CommentText"/>
      </w:pPr>
    </w:p>
    <w:p w14:paraId="1019CA7F" w14:textId="77777777" w:rsidR="009271E5" w:rsidRDefault="009271E5">
      <w:pPr>
        <w:pStyle w:val="CommentText"/>
      </w:pPr>
    </w:p>
    <w:p w14:paraId="487A1A9D" w14:textId="5DC1F0CE" w:rsidR="009271E5" w:rsidRDefault="009271E5">
      <w:pPr>
        <w:pStyle w:val="CommentText"/>
      </w:pPr>
      <w:r>
        <w:t xml:space="preserve">HLH – Leave as is for now. </w:t>
      </w:r>
    </w:p>
  </w:comment>
  <w:comment w:id="777" w:author="Heather Huntington" w:date="2014-11-09T11:10:00Z" w:initials="HH">
    <w:p w14:paraId="08FF2A34" w14:textId="73F16C04" w:rsidR="009271E5" w:rsidRDefault="009271E5">
      <w:pPr>
        <w:pStyle w:val="CommentText"/>
      </w:pPr>
      <w:r>
        <w:rPr>
          <w:rStyle w:val="CommentReference"/>
        </w:rPr>
        <w:annotationRef/>
      </w:r>
      <w:r>
        <w:t xml:space="preserve"> This is just about the fields that they farm on.  There are some forest tenure </w:t>
      </w:r>
      <w:proofErr w:type="gramStart"/>
      <w:r>
        <w:t>security  questions</w:t>
      </w:r>
      <w:proofErr w:type="gramEnd"/>
      <w:r>
        <w:t xml:space="preserve"> in the Headperson survey and in the HH forest section above. </w:t>
      </w:r>
    </w:p>
    <w:p w14:paraId="6A01FD9B" w14:textId="77777777" w:rsidR="009271E5" w:rsidRDefault="009271E5">
      <w:pPr>
        <w:pStyle w:val="CommentText"/>
      </w:pPr>
    </w:p>
    <w:p w14:paraId="696B24B5" w14:textId="36C14867" w:rsidR="009271E5" w:rsidRDefault="009271E5">
      <w:pPr>
        <w:pStyle w:val="CommentText"/>
      </w:pPr>
      <w:r>
        <w:t>MMS: OK thanks. Good for comparability across IEs.</w:t>
      </w:r>
    </w:p>
  </w:comment>
  <w:comment w:id="779" w:author="Stickler, Mercedes M. (E3/LTRM)" w:date="2014-11-09T11:07:00Z" w:initials="MMS">
    <w:p w14:paraId="07A28AEB" w14:textId="77777777" w:rsidR="009271E5" w:rsidRDefault="009271E5" w:rsidP="00F7697D">
      <w:pPr>
        <w:pStyle w:val="CommentText"/>
      </w:pPr>
      <w:r>
        <w:rPr>
          <w:rStyle w:val="CommentReference"/>
        </w:rPr>
        <w:annotationRef/>
      </w:r>
      <w:r>
        <w:t>We may need to clarify for the purposes of CFP that state land includes forest reserves and national parks, but not Game Management Areas (GMAs) which I understand are technically customary land. We may want to split out State land into multiple categories: “state land – forest reserve,” “state land – national park,” etc.</w:t>
      </w:r>
    </w:p>
    <w:p w14:paraId="4E6CEBDC" w14:textId="77777777" w:rsidR="009271E5" w:rsidRDefault="009271E5" w:rsidP="00F7697D">
      <w:pPr>
        <w:pStyle w:val="CommentText"/>
      </w:pPr>
    </w:p>
    <w:p w14:paraId="43A1490A" w14:textId="56FC2673" w:rsidR="009271E5" w:rsidRDefault="009271E5" w:rsidP="00F7697D">
      <w:pPr>
        <w:pStyle w:val="CommentText"/>
      </w:pPr>
      <w:r>
        <w:t xml:space="preserve">HLH: Can they farm in reserves and parks? </w:t>
      </w:r>
    </w:p>
    <w:p w14:paraId="31FED18E" w14:textId="77777777" w:rsidR="009271E5" w:rsidRDefault="009271E5" w:rsidP="00F7697D">
      <w:pPr>
        <w:pStyle w:val="CommentText"/>
      </w:pPr>
    </w:p>
    <w:p w14:paraId="17BA091C" w14:textId="6A179EF3" w:rsidR="009271E5" w:rsidRDefault="009271E5" w:rsidP="00F7697D">
      <w:pPr>
        <w:pStyle w:val="CommentText"/>
      </w:pPr>
      <w:r>
        <w:t>MMS: My understanding is that’s not legal (though I am sure it happens in practice because of poorly marked and/or enforced park/reserve boundaries).</w:t>
      </w:r>
    </w:p>
  </w:comment>
  <w:comment w:id="780" w:author="Stickler, Mercedes M. (E3/LTRM)" w:date="2014-11-04T15:38:00Z" w:initials="MMS">
    <w:p w14:paraId="01B81CD0" w14:textId="77777777" w:rsidR="009271E5" w:rsidRDefault="009271E5" w:rsidP="00F7697D">
      <w:pPr>
        <w:pStyle w:val="CommentText"/>
      </w:pPr>
      <w:r>
        <w:rPr>
          <w:rStyle w:val="CommentReference"/>
        </w:rPr>
        <w:annotationRef/>
      </w:r>
      <w:r>
        <w:t>Again, we may need to clarify that this would include GMAs. We may want to split out into “Customary, GMA” and “Customary, non-GMA” for the CFP survey such that the data are still comparable to TGCC but more nuanced here.</w:t>
      </w:r>
    </w:p>
  </w:comment>
  <w:comment w:id="778" w:author="Heather Huntington" w:date="2014-11-17T22:42:00Z" w:initials="HH">
    <w:p w14:paraId="2B386B1B" w14:textId="4D9B3F25" w:rsidR="009271E5" w:rsidRDefault="009271E5">
      <w:pPr>
        <w:pStyle w:val="CommentText"/>
      </w:pPr>
      <w:r>
        <w:rPr>
          <w:rStyle w:val="CommentReference"/>
        </w:rPr>
        <w:annotationRef/>
      </w:r>
      <w:r>
        <w:t xml:space="preserve">Aleta – Can you make sure we have a comprehensive list of forest types? I don’t actually know all of the potential types in Zambia. </w:t>
      </w:r>
    </w:p>
  </w:comment>
  <w:comment w:id="781" w:author="Vanessa Retana" w:date="2014-11-09T11:08:00Z" w:initials="VR">
    <w:p w14:paraId="6C96301C" w14:textId="77777777" w:rsidR="009271E5" w:rsidRDefault="009271E5">
      <w:pPr>
        <w:pStyle w:val="CommentText"/>
      </w:pPr>
      <w:r>
        <w:rPr>
          <w:rStyle w:val="CommentReference"/>
        </w:rPr>
        <w:annotationRef/>
      </w:r>
      <w:r>
        <w:t>I suggest to incorporate missing questions tackling tenure bundle of rights, i.e.</w:t>
      </w:r>
    </w:p>
    <w:p w14:paraId="30A9EF7E" w14:textId="0F6B1CA0" w:rsidR="009271E5" w:rsidRDefault="009271E5" w:rsidP="00D64E5E">
      <w:pPr>
        <w:pStyle w:val="CommentText"/>
        <w:numPr>
          <w:ilvl w:val="0"/>
          <w:numId w:val="1"/>
        </w:numPr>
      </w:pPr>
      <w:r>
        <w:t>Who can give permission to access the land?</w:t>
      </w:r>
    </w:p>
    <w:p w14:paraId="4D31C084" w14:textId="38671886" w:rsidR="009271E5" w:rsidRDefault="009271E5" w:rsidP="00D64E5E">
      <w:pPr>
        <w:pStyle w:val="CommentText"/>
        <w:numPr>
          <w:ilvl w:val="0"/>
          <w:numId w:val="1"/>
        </w:numPr>
      </w:pPr>
      <w:r>
        <w:t>Is the household or the community authorized to rent its land or grant a permit to use the resources?</w:t>
      </w:r>
    </w:p>
    <w:p w14:paraId="17E927EA" w14:textId="5DD9A36F" w:rsidR="009271E5" w:rsidRDefault="009271E5" w:rsidP="00D64E5E">
      <w:pPr>
        <w:pStyle w:val="CommentText"/>
      </w:pPr>
      <w:r>
        <w:t>Regarding this question, frequently communities believe land is sold, but it’s actually granted in a concession or permit.</w:t>
      </w:r>
    </w:p>
    <w:p w14:paraId="468BEFF1" w14:textId="77777777" w:rsidR="009271E5" w:rsidRDefault="009271E5" w:rsidP="00D64E5E">
      <w:pPr>
        <w:pStyle w:val="CommentText"/>
      </w:pPr>
    </w:p>
    <w:p w14:paraId="0180D7E2" w14:textId="4DE3BF84" w:rsidR="009271E5" w:rsidRDefault="009271E5" w:rsidP="00D64E5E">
      <w:pPr>
        <w:pStyle w:val="CommentText"/>
      </w:pPr>
      <w:r>
        <w:t>MMS: I agree, but in this case I think we are most interested in answering those questions for the forest, not household agricultural parcels. Please add these questions above to forest sections.</w:t>
      </w:r>
    </w:p>
  </w:comment>
  <w:comment w:id="782" w:author="Stickler, Mercedes M. (E3/LTRM)" w:date="2014-11-04T15:38:00Z" w:initials="MMS">
    <w:p w14:paraId="69F4FF2B" w14:textId="77777777" w:rsidR="009271E5" w:rsidRDefault="009271E5" w:rsidP="007045FC">
      <w:pPr>
        <w:pStyle w:val="CommentText"/>
      </w:pPr>
      <w:r>
        <w:rPr>
          <w:rStyle w:val="CommentReference"/>
        </w:rPr>
        <w:annotationRef/>
      </w:r>
      <w:r>
        <w:t>We may want to reframe these around “forests” rather than “fields” – since we are primarily interested in whether communities can effectively exclude outsiders from the forest.</w:t>
      </w:r>
    </w:p>
  </w:comment>
  <w:comment w:id="783" w:author="Stickler, Mercedes M. (E3/LTRM)" w:date="2014-11-04T15:38:00Z" w:initials="MMS">
    <w:p w14:paraId="278ED38F" w14:textId="77777777" w:rsidR="009271E5" w:rsidRDefault="009271E5" w:rsidP="00C67ECD">
      <w:pPr>
        <w:pStyle w:val="CommentText"/>
      </w:pPr>
      <w:r>
        <w:rPr>
          <w:rStyle w:val="CommentReference"/>
        </w:rPr>
        <w:annotationRef/>
      </w:r>
      <w:r>
        <w:t>We may want to reframe these around “forests” rather than “fields” – since we are primarily interested in whether communities can effectively exclude outsiders from the forest.</w:t>
      </w:r>
    </w:p>
  </w:comment>
  <w:comment w:id="785" w:author="Stickler, Mercedes M. (E3/LTRM)" w:date="2014-11-04T15:38:00Z" w:initials="MMS">
    <w:p w14:paraId="16E7DF1E" w14:textId="77777777" w:rsidR="009271E5" w:rsidRDefault="009271E5" w:rsidP="00C67ECD">
      <w:pPr>
        <w:pStyle w:val="CommentText"/>
      </w:pPr>
      <w:r>
        <w:rPr>
          <w:rStyle w:val="CommentReference"/>
        </w:rPr>
        <w:annotationRef/>
      </w:r>
      <w:r>
        <w:t>Delete if re: forests; consider keeping to look at equity at field level (if we keep these questions at field level at all).</w:t>
      </w:r>
    </w:p>
  </w:comment>
  <w:comment w:id="790" w:author="Stickler, Mercedes M. (E3/LTRM)" w:date="2014-11-04T15:38:00Z" w:initials="MMS">
    <w:p w14:paraId="386D14FB" w14:textId="692274A1" w:rsidR="009271E5" w:rsidRDefault="009271E5">
      <w:pPr>
        <w:pStyle w:val="CommentText"/>
      </w:pPr>
      <w:r>
        <w:rPr>
          <w:rStyle w:val="CommentReference"/>
        </w:rPr>
        <w:annotationRef/>
      </w:r>
      <w:r>
        <w:t>Good. Double check whether CFP will be promoting any other off-farm salaried livelihoods that we should include here.</w:t>
      </w:r>
    </w:p>
  </w:comment>
  <w:comment w:id="789" w:author="Heather Huntington" w:date="2014-11-18T12:52:00Z" w:initials="HH">
    <w:p w14:paraId="4913E3BF" w14:textId="56B873C2" w:rsidR="009271E5" w:rsidRDefault="009271E5">
      <w:pPr>
        <w:pStyle w:val="CommentText"/>
      </w:pPr>
      <w:r>
        <w:rPr>
          <w:rStyle w:val="CommentReference"/>
        </w:rPr>
        <w:annotationRef/>
      </w:r>
      <w:r>
        <w:t xml:space="preserve">Aleta – Similar to the questions above, can you refer to that table in the CFP design report and use it to update this section with any missing categories? </w:t>
      </w:r>
    </w:p>
    <w:p w14:paraId="20D357E2" w14:textId="0E7AA74E" w:rsidR="009271E5" w:rsidRDefault="009271E5">
      <w:pPr>
        <w:pStyle w:val="CommentText"/>
      </w:pPr>
      <w:r>
        <w:t xml:space="preserve">AH: I think everything is incorporated </w:t>
      </w:r>
    </w:p>
  </w:comment>
  <w:comment w:id="809" w:author="Heather Huntington" w:date="2014-11-09T11:12:00Z" w:initials="HH">
    <w:p w14:paraId="0BF781E4" w14:textId="77777777" w:rsidR="009271E5" w:rsidRDefault="009271E5" w:rsidP="001D470B">
      <w:pPr>
        <w:pStyle w:val="CommentText"/>
      </w:pPr>
      <w:r>
        <w:rPr>
          <w:rStyle w:val="CommentReference"/>
        </w:rPr>
        <w:annotationRef/>
      </w:r>
      <w:r>
        <w:t xml:space="preserve">I’m not sure the best way to do this in a sensitive way…maybe a probe and code where we do a thorough training with enumerators and also asking HHs their overall income for the year to try an back out any additional windfall from REDD payments. </w:t>
      </w:r>
    </w:p>
    <w:p w14:paraId="5BBBFE93" w14:textId="77777777" w:rsidR="009271E5" w:rsidRDefault="009271E5" w:rsidP="001D470B">
      <w:pPr>
        <w:pStyle w:val="CommentText"/>
      </w:pPr>
    </w:p>
    <w:p w14:paraId="56223B52" w14:textId="72B3C2FC" w:rsidR="009271E5" w:rsidRDefault="009271E5" w:rsidP="001D470B">
      <w:pPr>
        <w:pStyle w:val="CommentText"/>
      </w:pPr>
      <w:r>
        <w:t>MMS: Yes I agree we will need to be careful not to “raise expectations” here without missing this important data. I think probe and code makes sense</w:t>
      </w:r>
    </w:p>
  </w:comment>
  <w:comment w:id="841" w:author="Vanessa Retana" w:date="2014-11-09T11:12:00Z" w:initials="VR">
    <w:p w14:paraId="313EB47D" w14:textId="77777777" w:rsidR="009271E5" w:rsidRDefault="009271E5" w:rsidP="001D470B">
      <w:pPr>
        <w:pStyle w:val="CommentText"/>
      </w:pPr>
      <w:r>
        <w:rPr>
          <w:rStyle w:val="CommentReference"/>
        </w:rPr>
        <w:annotationRef/>
      </w:r>
      <w:r>
        <w:t>I suggest to add the following question:</w:t>
      </w:r>
    </w:p>
    <w:p w14:paraId="4D9EDCC7" w14:textId="38E7CE13" w:rsidR="009271E5" w:rsidRDefault="009271E5" w:rsidP="0045021C">
      <w:pPr>
        <w:pStyle w:val="CommentText"/>
        <w:numPr>
          <w:ilvl w:val="0"/>
          <w:numId w:val="1"/>
        </w:numPr>
      </w:pPr>
      <w:r>
        <w:t>How much in kind payment did you received for renting your fields?</w:t>
      </w:r>
    </w:p>
    <w:p w14:paraId="47BE326A" w14:textId="77777777" w:rsidR="009271E5" w:rsidRDefault="009271E5" w:rsidP="0045021C">
      <w:pPr>
        <w:pStyle w:val="CommentText"/>
      </w:pPr>
    </w:p>
    <w:p w14:paraId="0A173F65" w14:textId="22F49BB1" w:rsidR="009271E5" w:rsidRDefault="009271E5" w:rsidP="0045021C">
      <w:pPr>
        <w:pStyle w:val="CommentText"/>
      </w:pPr>
      <w:r>
        <w:t>MMS: That’s fine; check TGCC survey but I seem to remember that is quite common (perhaps more common than a cash rent payment).</w:t>
      </w:r>
    </w:p>
  </w:comment>
  <w:comment w:id="874" w:author="Vanessa Retana" w:date="2014-11-09T11:15:00Z" w:initials="VR">
    <w:p w14:paraId="62888F10" w14:textId="77777777" w:rsidR="009271E5" w:rsidRDefault="009271E5" w:rsidP="001D470B">
      <w:pPr>
        <w:pStyle w:val="CommentText"/>
      </w:pPr>
      <w:r>
        <w:rPr>
          <w:rStyle w:val="CommentReference"/>
        </w:rPr>
        <w:annotationRef/>
      </w:r>
      <w:r>
        <w:t>Another question you may consider:</w:t>
      </w:r>
    </w:p>
    <w:p w14:paraId="2BE551AC" w14:textId="2CE298BE" w:rsidR="009271E5" w:rsidRDefault="009271E5" w:rsidP="000F32E7">
      <w:pPr>
        <w:pStyle w:val="CommentText"/>
        <w:numPr>
          <w:ilvl w:val="0"/>
          <w:numId w:val="1"/>
        </w:numPr>
        <w:rPr>
          <w:w w:val="105"/>
        </w:rPr>
      </w:pPr>
      <w:r w:rsidRPr="009559BE">
        <w:rPr>
          <w:w w:val="105"/>
        </w:rPr>
        <w:t xml:space="preserve">Did </w:t>
      </w:r>
      <w:r>
        <w:rPr>
          <w:w w:val="105"/>
        </w:rPr>
        <w:t>the community organization or representative</w:t>
      </w:r>
      <w:r w:rsidRPr="009559BE">
        <w:rPr>
          <w:w w:val="105"/>
        </w:rPr>
        <w:t xml:space="preserve"> have to provide any documentation of your land rights to secure the loan?</w:t>
      </w:r>
    </w:p>
    <w:p w14:paraId="07BE5C2B" w14:textId="00A9ACAE" w:rsidR="009271E5" w:rsidRDefault="009271E5" w:rsidP="000F32E7">
      <w:pPr>
        <w:pStyle w:val="CommentText"/>
      </w:pPr>
      <w:r>
        <w:rPr>
          <w:w w:val="105"/>
        </w:rPr>
        <w:t>MMS: If I am interpreting this question correctly, I think it is indirectly referring to the common practice of group lending in micro-finance. If that is the case, then I think the current question is sufficient to capture this suggested addition. If not, please explain.</w:t>
      </w:r>
    </w:p>
  </w:comment>
  <w:comment w:id="875" w:author="Stickler, Mercedes M. (E3/LTRM)" w:date="2014-11-07T23:06:00Z" w:initials="MMS">
    <w:p w14:paraId="177B0CCD" w14:textId="77777777" w:rsidR="009271E5" w:rsidRDefault="009271E5" w:rsidP="001D470B">
      <w:pPr>
        <w:pStyle w:val="CommentText"/>
      </w:pPr>
      <w:r>
        <w:rPr>
          <w:rStyle w:val="CommentReference"/>
        </w:rPr>
        <w:annotationRef/>
      </w:r>
      <w:r>
        <w:t>Keep in if possible for comparison, but probably not critical here. We may, however, want to add something to understand whether only households with some form of formal documentation are able to participate in certain CFP activities. I doubt that would be the case, but we might run into something like that at the community level, e.g. with private hunting/tourism concessions</w:t>
      </w:r>
    </w:p>
  </w:comment>
  <w:comment w:id="915" w:author="Heather Huntington" w:date="2014-11-18T14:37:00Z" w:initials="HH">
    <w:p w14:paraId="2543B452" w14:textId="77777777" w:rsidR="009271E5" w:rsidRDefault="009271E5" w:rsidP="009271E5">
      <w:pPr>
        <w:pStyle w:val="CommentText"/>
      </w:pPr>
      <w:r>
        <w:rPr>
          <w:rStyle w:val="CommentReference"/>
        </w:rPr>
        <w:annotationRef/>
      </w:r>
      <w:r>
        <w:t xml:space="preserve">I’m not sure the best way to do this in a sensitive way…maybe a probe and code where we do a thorough training with enumerators and also asking HHs their overall income for the year to try an back out any additional windfall from REDD payments. </w:t>
      </w:r>
    </w:p>
    <w:p w14:paraId="31697C77" w14:textId="77777777" w:rsidR="009271E5" w:rsidRDefault="009271E5" w:rsidP="009271E5">
      <w:pPr>
        <w:pStyle w:val="CommentText"/>
      </w:pPr>
    </w:p>
    <w:p w14:paraId="36D8B06E" w14:textId="77777777" w:rsidR="009271E5" w:rsidRDefault="009271E5" w:rsidP="009271E5">
      <w:pPr>
        <w:pStyle w:val="CommentText"/>
      </w:pPr>
      <w:r>
        <w:t>MMS: Yes I agree we will need to be careful not to “raise expectations” here without missing this important data. I think probe and code makes sense</w:t>
      </w:r>
    </w:p>
  </w:comment>
  <w:comment w:id="952" w:author="Vanessa Retana" w:date="2014-11-18T14:37:00Z" w:initials="VR">
    <w:p w14:paraId="31F54594" w14:textId="77777777" w:rsidR="009271E5" w:rsidRDefault="009271E5" w:rsidP="009271E5">
      <w:pPr>
        <w:pStyle w:val="CommentText"/>
      </w:pPr>
      <w:r>
        <w:rPr>
          <w:rStyle w:val="CommentReference"/>
        </w:rPr>
        <w:annotationRef/>
      </w:r>
      <w:r>
        <w:t>I suggest to add the following question:</w:t>
      </w:r>
    </w:p>
    <w:p w14:paraId="297AFB89" w14:textId="77777777" w:rsidR="009271E5" w:rsidRDefault="009271E5" w:rsidP="009271E5">
      <w:pPr>
        <w:pStyle w:val="CommentText"/>
        <w:numPr>
          <w:ilvl w:val="0"/>
          <w:numId w:val="1"/>
        </w:numPr>
      </w:pPr>
      <w:r>
        <w:t>How much in kind payment did you received for renting your fields?</w:t>
      </w:r>
    </w:p>
    <w:p w14:paraId="6E107628" w14:textId="77777777" w:rsidR="009271E5" w:rsidRDefault="009271E5" w:rsidP="009271E5">
      <w:pPr>
        <w:pStyle w:val="CommentText"/>
      </w:pPr>
    </w:p>
    <w:p w14:paraId="0891D000" w14:textId="77777777" w:rsidR="009271E5" w:rsidRDefault="009271E5" w:rsidP="009271E5">
      <w:pPr>
        <w:pStyle w:val="CommentText"/>
      </w:pPr>
      <w:r>
        <w:t>MMS: That’s fine; check TGCC survey but I seem to remember that is quite common (perhaps more common than a cash rent payment).</w:t>
      </w:r>
    </w:p>
  </w:comment>
  <w:comment w:id="990" w:author="Vanessa Retana" w:date="2014-11-18T14:37:00Z" w:initials="VR">
    <w:p w14:paraId="5CE54007" w14:textId="77777777" w:rsidR="009271E5" w:rsidRDefault="009271E5" w:rsidP="009271E5">
      <w:pPr>
        <w:pStyle w:val="CommentText"/>
      </w:pPr>
      <w:r>
        <w:rPr>
          <w:rStyle w:val="CommentReference"/>
        </w:rPr>
        <w:annotationRef/>
      </w:r>
      <w:r>
        <w:t>Another question you may consider:</w:t>
      </w:r>
    </w:p>
    <w:p w14:paraId="61D636F0" w14:textId="77777777" w:rsidR="009271E5" w:rsidRDefault="009271E5" w:rsidP="009271E5">
      <w:pPr>
        <w:pStyle w:val="CommentText"/>
        <w:numPr>
          <w:ilvl w:val="0"/>
          <w:numId w:val="1"/>
        </w:numPr>
        <w:rPr>
          <w:w w:val="105"/>
        </w:rPr>
      </w:pPr>
      <w:r w:rsidRPr="009559BE">
        <w:rPr>
          <w:w w:val="105"/>
        </w:rPr>
        <w:t xml:space="preserve">Did </w:t>
      </w:r>
      <w:r>
        <w:rPr>
          <w:w w:val="105"/>
        </w:rPr>
        <w:t>the community organization or representative</w:t>
      </w:r>
      <w:r w:rsidRPr="009559BE">
        <w:rPr>
          <w:w w:val="105"/>
        </w:rPr>
        <w:t xml:space="preserve"> have to provide any documentation of your land rights to secure the loan?</w:t>
      </w:r>
    </w:p>
    <w:p w14:paraId="720692B1" w14:textId="77777777" w:rsidR="009271E5" w:rsidRDefault="009271E5" w:rsidP="009271E5">
      <w:pPr>
        <w:pStyle w:val="CommentText"/>
      </w:pPr>
      <w:r>
        <w:rPr>
          <w:w w:val="105"/>
        </w:rPr>
        <w:t>MMS: If I am interpreting this question correctly, I think it is indirectly referring to the common practice of group lending in micro-finance. If that is the case, then I think the current question is sufficient to capture this suggested addition. If not, please explain.</w:t>
      </w:r>
    </w:p>
  </w:comment>
  <w:comment w:id="991" w:author="Stickler, Mercedes M. (E3/LTRM)" w:date="2014-11-18T14:37:00Z" w:initials="MMS">
    <w:p w14:paraId="013673A9" w14:textId="77777777" w:rsidR="009271E5" w:rsidRDefault="009271E5" w:rsidP="009271E5">
      <w:pPr>
        <w:pStyle w:val="CommentText"/>
      </w:pPr>
      <w:r>
        <w:rPr>
          <w:rStyle w:val="CommentReference"/>
        </w:rPr>
        <w:annotationRef/>
      </w:r>
      <w:r>
        <w:t>Keep in if possible for comparison, but probably not critical here. We may, however, want to add something to understand whether only households with some form of formal documentation are able to participate in certain CFP activities. I doubt that would be the case, but we might run into something like that at the community level, e.g. with private hunting/tourism concessions</w:t>
      </w:r>
    </w:p>
  </w:comment>
  <w:comment w:id="1015" w:author="Stickler, Mercedes M. (E3/LTRM)" w:date="2014-11-09T11:16:00Z" w:initials="MMS">
    <w:p w14:paraId="27742A60" w14:textId="40DDE2D4" w:rsidR="009271E5" w:rsidRDefault="009271E5">
      <w:pPr>
        <w:pStyle w:val="CommentText"/>
      </w:pPr>
      <w:r>
        <w:rPr>
          <w:rStyle w:val="CommentReference"/>
        </w:rPr>
        <w:annotationRef/>
      </w:r>
      <w:r>
        <w:t>If needed for time limit, can we slim this section a bit but still use it for assessing overall wealth to analyze equity in distribution of benefits? Also, are there any other assets the CFP will be distributing that we should add to this list??</w:t>
      </w:r>
    </w:p>
  </w:comment>
  <w:comment w:id="1016" w:author="Heather Huntington" w:date="2014-11-17T22:45:00Z" w:initials="HH">
    <w:p w14:paraId="4FEB50EE" w14:textId="53046FA0" w:rsidR="009271E5" w:rsidRDefault="009271E5">
      <w:pPr>
        <w:pStyle w:val="CommentText"/>
      </w:pPr>
      <w:r>
        <w:rPr>
          <w:rStyle w:val="CommentReference"/>
        </w:rPr>
        <w:annotationRef/>
      </w:r>
      <w:r>
        <w:t xml:space="preserve">I cut down on some of the assets and removed the column asking to list the number in working order. </w:t>
      </w:r>
    </w:p>
  </w:comment>
  <w:comment w:id="1019" w:author="usaiduser" w:date="2014-11-09T11:17:00Z" w:initials="u">
    <w:p w14:paraId="2320531A" w14:textId="6BE9787D" w:rsidR="009271E5" w:rsidRDefault="009271E5">
      <w:pPr>
        <w:pStyle w:val="CommentText"/>
      </w:pPr>
      <w:r>
        <w:rPr>
          <w:rStyle w:val="CommentReference"/>
        </w:rPr>
        <w:annotationRef/>
      </w:r>
      <w:r>
        <w:t>Can we flip to the positive, i.e. how many months does your family have enough?</w:t>
      </w:r>
    </w:p>
  </w:comment>
  <w:comment w:id="1018" w:author="Heather Huntington" w:date="2014-11-17T22:50:00Z" w:initials="HH">
    <w:p w14:paraId="27ABEE94" w14:textId="4D853F15" w:rsidR="009271E5" w:rsidRDefault="009271E5">
      <w:pPr>
        <w:pStyle w:val="CommentText"/>
      </w:pPr>
      <w:r>
        <w:rPr>
          <w:rStyle w:val="CommentReference"/>
        </w:rPr>
        <w:annotationRef/>
      </w:r>
      <w:r>
        <w:t xml:space="preserve">I think there may be room for difference interpretations of having enough food. We might get better data by keeping this phrasing, but I am open to flipping it around. </w:t>
      </w:r>
    </w:p>
  </w:comment>
  <w:comment w:id="1039" w:author="Heather Huntington" w:date="2014-11-17T22:50:00Z" w:initials="HH">
    <w:p w14:paraId="08050229" w14:textId="5E42D3E3" w:rsidR="009271E5" w:rsidRDefault="009271E5">
      <w:pPr>
        <w:pStyle w:val="CommentText"/>
      </w:pPr>
      <w:r>
        <w:rPr>
          <w:rStyle w:val="CommentReference"/>
        </w:rPr>
        <w:annotationRef/>
      </w:r>
      <w:r>
        <w:t xml:space="preserve">Aleta – should N27 – N28 be in the Enumerator section? </w:t>
      </w:r>
    </w:p>
  </w:comment>
  <w:comment w:id="1266" w:author="Vanessa Retana" w:date="2014-11-05T19:49:00Z" w:initials="VR">
    <w:p w14:paraId="4953C08D" w14:textId="6D608F06" w:rsidR="009271E5" w:rsidRDefault="009271E5">
      <w:pPr>
        <w:pStyle w:val="CommentText"/>
      </w:pPr>
      <w:r>
        <w:rPr>
          <w:rStyle w:val="CommentReference"/>
        </w:rPr>
        <w:annotationRef/>
      </w:r>
      <w:r>
        <w:t>I believe the information in this section will contribute to the design of the benefit sharing mechanism and to stakeholder mapping refining.</w:t>
      </w:r>
    </w:p>
  </w:comment>
  <w:comment w:id="1267" w:author="Stickler, Mercedes M. (E3/LTRM)" w:date="2014-11-04T15:38:00Z" w:initials="MMS">
    <w:p w14:paraId="1718CC81" w14:textId="1FD7540F" w:rsidR="009271E5" w:rsidRDefault="009271E5">
      <w:pPr>
        <w:pStyle w:val="CommentText"/>
      </w:pPr>
      <w:r>
        <w:rPr>
          <w:rStyle w:val="CommentReference"/>
        </w:rPr>
        <w:annotationRef/>
      </w:r>
      <w:r>
        <w:t xml:space="preserve">Keep all these power/relationship questions – again for </w:t>
      </w:r>
      <w:proofErr w:type="gramStart"/>
      <w:r>
        <w:t>equity ?s</w:t>
      </w:r>
      <w:proofErr w:type="gramEnd"/>
    </w:p>
  </w:comment>
  <w:comment w:id="1273" w:author="Heather Huntington" w:date="2014-11-18T12:56:00Z" w:initials="HH">
    <w:p w14:paraId="6875043B" w14:textId="77777777" w:rsidR="009271E5" w:rsidRDefault="009271E5" w:rsidP="00BB3EC7">
      <w:pPr>
        <w:pStyle w:val="CommentText"/>
      </w:pPr>
      <w:r>
        <w:rPr>
          <w:rStyle w:val="CommentReference"/>
        </w:rPr>
        <w:annotationRef/>
      </w:r>
      <w:r>
        <w:t xml:space="preserve">Aleta – should N27 – N28 be in the Enumerator section? </w:t>
      </w:r>
    </w:p>
  </w:comment>
</w:comments>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9F51150" w14:textId="77777777" w:rsidR="009271E5" w:rsidRDefault="009271E5" w:rsidP="00C71DE8">
      <w:pPr>
        <w:spacing w:after="0" w:line="240" w:lineRule="auto"/>
      </w:pPr>
      <w:r>
        <w:separator/>
      </w:r>
    </w:p>
  </w:endnote>
  <w:endnote w:type="continuationSeparator" w:id="0">
    <w:p w14:paraId="2D784E8E" w14:textId="77777777" w:rsidR="009271E5" w:rsidRDefault="009271E5" w:rsidP="00C71D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E0002AFF" w:usb1="C0007841" w:usb2="00000009" w:usb3="00000000" w:csb0="000001FF" w:csb1="00000000"/>
  </w:font>
  <w:font w:name="Calibri">
    <w:panose1 w:val="020F0502020204030204"/>
    <w:charset w:val="00"/>
    <w:family w:val="auto"/>
    <w:pitch w:val="variable"/>
    <w:sig w:usb0="E10002FF" w:usb1="4000ACFF" w:usb2="00000009" w:usb3="00000000" w:csb0="0000019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0000000000000000000"/>
    <w:charset w:val="02"/>
    <w:family w:val="auto"/>
    <w:pitch w:val="variable"/>
    <w:sig w:usb0="00000000" w:usb1="10000000" w:usb2="00000000" w:usb3="00000000" w:csb0="80000000" w:csb1="00000000"/>
  </w:font>
  <w:font w:name="SimSun">
    <w:altName w:val="宋体"/>
    <w:charset w:val="86"/>
    <w:family w:val="auto"/>
    <w:pitch w:val="variable"/>
    <w:sig w:usb0="00000003" w:usb1="288F0000" w:usb2="00000016" w:usb3="00000000" w:csb0="00040001" w:csb1="00000000"/>
  </w:font>
  <w:font w:name="Cambria">
    <w:panose1 w:val="02040503050406030204"/>
    <w:charset w:val="00"/>
    <w:family w:val="auto"/>
    <w:pitch w:val="variable"/>
    <w:sig w:usb0="E00002FF" w:usb1="400004FF" w:usb2="00000000" w:usb3="00000000" w:csb0="0000019F" w:csb1="00000000"/>
  </w:font>
  <w:font w:name="ＭＳ ゴシック">
    <w:charset w:val="4E"/>
    <w:family w:val="auto"/>
    <w:pitch w:val="variable"/>
    <w:sig w:usb0="E00002FF" w:usb1="6AC7FDFB" w:usb2="00000012" w:usb3="00000000" w:csb0="0002009F" w:csb1="00000000"/>
  </w:font>
  <w:font w:name="Times">
    <w:panose1 w:val="02000500000000000000"/>
    <w:charset w:val="00"/>
    <w:family w:val="auto"/>
    <w:pitch w:val="variable"/>
    <w:sig w:usb0="00000003" w:usb1="00000000" w:usb2="00000000" w:usb3="00000000" w:csb0="00000001" w:csb1="00000000"/>
  </w:font>
  <w:font w:name="Tahoma">
    <w:panose1 w:val="020B0604030504040204"/>
    <w:charset w:val="00"/>
    <w:family w:val="auto"/>
    <w:pitch w:val="variable"/>
    <w:sig w:usb0="E1002AFF" w:usb1="C000605B" w:usb2="00000029" w:usb3="00000000" w:csb0="000101FF" w:csb1="00000000"/>
  </w:font>
  <w:font w:name="Arial">
    <w:panose1 w:val="020B0604020202020204"/>
    <w:charset w:val="00"/>
    <w:family w:val="auto"/>
    <w:pitch w:val="variable"/>
    <w:sig w:usb0="E0002AFF" w:usb1="C0007843" w:usb2="00000009" w:usb3="00000000" w:csb0="000001FF" w:csb1="00000000"/>
  </w:font>
  <w:font w:name="Gill Sans MT">
    <w:panose1 w:val="020B0502020104020203"/>
    <w:charset w:val="00"/>
    <w:family w:val="auto"/>
    <w:pitch w:val="variable"/>
    <w:sig w:usb0="00000003" w:usb1="00000000" w:usb2="00000000" w:usb3="00000000" w:csb0="00000003" w:csb1="00000000"/>
  </w:font>
  <w:font w:name="ＭＳ 明朝">
    <w:charset w:val="4E"/>
    <w:family w:val="auto"/>
    <w:pitch w:val="variable"/>
    <w:sig w:usb0="E00002FF" w:usb1="6AC7FDFB" w:usb2="00000012" w:usb3="00000000" w:csb0="0002009F" w:csb1="00000000"/>
  </w:font>
  <w:font w:name="TimesNewRomanPSMT">
    <w:altName w:val="Times New Roman"/>
    <w:panose1 w:val="00000000000000000000"/>
    <w:charset w:val="00"/>
    <w:family w:val="swiss"/>
    <w:notTrueType/>
    <w:pitch w:val="default"/>
    <w:sig w:usb0="00000003" w:usb1="00000000" w:usb2="00000000" w:usb3="00000000" w:csb0="00000001" w:csb1="00000000"/>
  </w:font>
  <w:font w:name="MS Gothic">
    <w:altName w:val="ＭＳ ゴシック"/>
    <w:charset w:val="80"/>
    <w:family w:val="modern"/>
    <w:pitch w:val="fixed"/>
    <w:sig w:usb0="E00002FF" w:usb1="6AC7FDFB" w:usb2="00000012" w:usb3="00000000" w:csb0="0002009F" w:csb1="00000000"/>
  </w:font>
  <w:font w:name="ArialNarrow">
    <w:panose1 w:val="00000000000000000000"/>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371764707"/>
      <w:docPartObj>
        <w:docPartGallery w:val="Page Numbers (Bottom of Page)"/>
        <w:docPartUnique/>
      </w:docPartObj>
    </w:sdtPr>
    <w:sdtEndPr>
      <w:rPr>
        <w:noProof/>
      </w:rPr>
    </w:sdtEndPr>
    <w:sdtContent>
      <w:p w14:paraId="4EFF0059" w14:textId="77777777" w:rsidR="009271E5" w:rsidRDefault="009271E5">
        <w:pPr>
          <w:pStyle w:val="Footer"/>
          <w:jc w:val="right"/>
        </w:pPr>
        <w:r>
          <w:fldChar w:fldCharType="begin"/>
        </w:r>
        <w:r>
          <w:instrText xml:space="preserve"> PAGE   \* MERGEFORMAT </w:instrText>
        </w:r>
        <w:r>
          <w:fldChar w:fldCharType="separate"/>
        </w:r>
        <w:r w:rsidR="00590107">
          <w:rPr>
            <w:noProof/>
          </w:rPr>
          <w:t>22</w:t>
        </w:r>
        <w:r>
          <w:rPr>
            <w:noProof/>
          </w:rPr>
          <w:fldChar w:fldCharType="end"/>
        </w:r>
      </w:p>
    </w:sdtContent>
  </w:sdt>
  <w:p w14:paraId="27BD405B" w14:textId="77777777" w:rsidR="009271E5" w:rsidRDefault="009271E5">
    <w:pPr>
      <w:pStyle w:val="Footer"/>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E02FE81" w14:textId="77777777" w:rsidR="009271E5" w:rsidRDefault="009271E5" w:rsidP="00C71DE8">
      <w:pPr>
        <w:spacing w:after="0" w:line="240" w:lineRule="auto"/>
      </w:pPr>
      <w:r>
        <w:separator/>
      </w:r>
    </w:p>
  </w:footnote>
  <w:footnote w:type="continuationSeparator" w:id="0">
    <w:p w14:paraId="71C8CEE0" w14:textId="77777777" w:rsidR="009271E5" w:rsidRDefault="009271E5" w:rsidP="00C71DE8">
      <w:pPr>
        <w:spacing w:after="0" w:line="240" w:lineRule="auto"/>
      </w:pPr>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B8B7644"/>
    <w:multiLevelType w:val="hybridMultilevel"/>
    <w:tmpl w:val="2F7294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75E23612"/>
    <w:multiLevelType w:val="hybridMultilevel"/>
    <w:tmpl w:val="765C13E6"/>
    <w:lvl w:ilvl="0" w:tplc="37704A58">
      <w:start w:val="2"/>
      <w:numFmt w:val="bullet"/>
      <w:lvlText w:val="-"/>
      <w:lvlJc w:val="left"/>
      <w:pPr>
        <w:ind w:left="720" w:hanging="360"/>
      </w:pPr>
      <w:rPr>
        <w:rFonts w:ascii="Calibri" w:eastAsiaTheme="minorHAnsi" w:hAnsi="Calibri" w:cstheme="minorBidi"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2"/>
  <w:doNotDisplayPageBoundaries/>
  <w:proofState w:spelling="clean" w:grammar="clean"/>
  <w:trackRevisions/>
  <w:defaultTabStop w:val="720"/>
  <w:drawingGridHorizontalSpacing w:val="360"/>
  <w:drawingGridVerticalSpacing w:val="36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B251A"/>
    <w:rsid w:val="000059AA"/>
    <w:rsid w:val="00006029"/>
    <w:rsid w:val="000163E6"/>
    <w:rsid w:val="00017FA1"/>
    <w:rsid w:val="00020B58"/>
    <w:rsid w:val="00026305"/>
    <w:rsid w:val="000324F5"/>
    <w:rsid w:val="00033F1D"/>
    <w:rsid w:val="000360B1"/>
    <w:rsid w:val="00042643"/>
    <w:rsid w:val="000427DF"/>
    <w:rsid w:val="00042831"/>
    <w:rsid w:val="000450B6"/>
    <w:rsid w:val="00046A5C"/>
    <w:rsid w:val="00060783"/>
    <w:rsid w:val="00062FCA"/>
    <w:rsid w:val="0006615C"/>
    <w:rsid w:val="00067200"/>
    <w:rsid w:val="00072A5F"/>
    <w:rsid w:val="00076053"/>
    <w:rsid w:val="00076CB1"/>
    <w:rsid w:val="000811E3"/>
    <w:rsid w:val="00084CE6"/>
    <w:rsid w:val="00085B25"/>
    <w:rsid w:val="00086D63"/>
    <w:rsid w:val="000A0002"/>
    <w:rsid w:val="000A369F"/>
    <w:rsid w:val="000B0A99"/>
    <w:rsid w:val="000B1EA8"/>
    <w:rsid w:val="000C30D8"/>
    <w:rsid w:val="000C43F6"/>
    <w:rsid w:val="000C7B5A"/>
    <w:rsid w:val="000D5605"/>
    <w:rsid w:val="000D64E6"/>
    <w:rsid w:val="000D7BE9"/>
    <w:rsid w:val="000F32E7"/>
    <w:rsid w:val="000F37E6"/>
    <w:rsid w:val="000F5062"/>
    <w:rsid w:val="000F5C1F"/>
    <w:rsid w:val="00116982"/>
    <w:rsid w:val="00116F32"/>
    <w:rsid w:val="00134A66"/>
    <w:rsid w:val="00137629"/>
    <w:rsid w:val="00142892"/>
    <w:rsid w:val="00144967"/>
    <w:rsid w:val="0015117F"/>
    <w:rsid w:val="001512DD"/>
    <w:rsid w:val="00152B2F"/>
    <w:rsid w:val="00161D3A"/>
    <w:rsid w:val="0018690A"/>
    <w:rsid w:val="001949A5"/>
    <w:rsid w:val="00196EC9"/>
    <w:rsid w:val="001A2B55"/>
    <w:rsid w:val="001A3006"/>
    <w:rsid w:val="001A7E23"/>
    <w:rsid w:val="001B0130"/>
    <w:rsid w:val="001B251A"/>
    <w:rsid w:val="001C3ACA"/>
    <w:rsid w:val="001D470B"/>
    <w:rsid w:val="001D717C"/>
    <w:rsid w:val="001E1DA8"/>
    <w:rsid w:val="001E617E"/>
    <w:rsid w:val="00205402"/>
    <w:rsid w:val="0021752C"/>
    <w:rsid w:val="00222712"/>
    <w:rsid w:val="0022680E"/>
    <w:rsid w:val="00233F7F"/>
    <w:rsid w:val="002360AB"/>
    <w:rsid w:val="00236681"/>
    <w:rsid w:val="002422DE"/>
    <w:rsid w:val="00247971"/>
    <w:rsid w:val="00254EEC"/>
    <w:rsid w:val="00257924"/>
    <w:rsid w:val="002609A2"/>
    <w:rsid w:val="00271744"/>
    <w:rsid w:val="00275BD5"/>
    <w:rsid w:val="002876B6"/>
    <w:rsid w:val="0028787E"/>
    <w:rsid w:val="00293477"/>
    <w:rsid w:val="0029538B"/>
    <w:rsid w:val="002954A7"/>
    <w:rsid w:val="00296E2F"/>
    <w:rsid w:val="00297833"/>
    <w:rsid w:val="002A4761"/>
    <w:rsid w:val="002A4ED0"/>
    <w:rsid w:val="002A6145"/>
    <w:rsid w:val="002D2A10"/>
    <w:rsid w:val="002E1759"/>
    <w:rsid w:val="002F24C5"/>
    <w:rsid w:val="002F337B"/>
    <w:rsid w:val="00300F1D"/>
    <w:rsid w:val="00302C97"/>
    <w:rsid w:val="0030370A"/>
    <w:rsid w:val="00321017"/>
    <w:rsid w:val="003338E1"/>
    <w:rsid w:val="00343A87"/>
    <w:rsid w:val="00346364"/>
    <w:rsid w:val="003554AF"/>
    <w:rsid w:val="0036037D"/>
    <w:rsid w:val="00372E4E"/>
    <w:rsid w:val="0038752A"/>
    <w:rsid w:val="00396812"/>
    <w:rsid w:val="003B39C9"/>
    <w:rsid w:val="003B68F6"/>
    <w:rsid w:val="003C0031"/>
    <w:rsid w:val="003C3B44"/>
    <w:rsid w:val="003D65F2"/>
    <w:rsid w:val="003F5B16"/>
    <w:rsid w:val="004014D8"/>
    <w:rsid w:val="004229F7"/>
    <w:rsid w:val="00435148"/>
    <w:rsid w:val="00437190"/>
    <w:rsid w:val="00442121"/>
    <w:rsid w:val="0045021C"/>
    <w:rsid w:val="00451397"/>
    <w:rsid w:val="00451C80"/>
    <w:rsid w:val="00474D3E"/>
    <w:rsid w:val="00475675"/>
    <w:rsid w:val="00492CDC"/>
    <w:rsid w:val="00492EE7"/>
    <w:rsid w:val="00496396"/>
    <w:rsid w:val="004A1781"/>
    <w:rsid w:val="004A7491"/>
    <w:rsid w:val="004B4B2A"/>
    <w:rsid w:val="004C2C17"/>
    <w:rsid w:val="004C374D"/>
    <w:rsid w:val="004D42B4"/>
    <w:rsid w:val="004E3493"/>
    <w:rsid w:val="004E75E6"/>
    <w:rsid w:val="004F537B"/>
    <w:rsid w:val="00501D27"/>
    <w:rsid w:val="005067F4"/>
    <w:rsid w:val="0051057D"/>
    <w:rsid w:val="00512DC2"/>
    <w:rsid w:val="005133B7"/>
    <w:rsid w:val="00515913"/>
    <w:rsid w:val="00517BC7"/>
    <w:rsid w:val="00525160"/>
    <w:rsid w:val="00537F5E"/>
    <w:rsid w:val="00540CE5"/>
    <w:rsid w:val="00540F30"/>
    <w:rsid w:val="00553709"/>
    <w:rsid w:val="00554BC0"/>
    <w:rsid w:val="00555D1F"/>
    <w:rsid w:val="005701D2"/>
    <w:rsid w:val="00571097"/>
    <w:rsid w:val="00580237"/>
    <w:rsid w:val="005819B1"/>
    <w:rsid w:val="00581F27"/>
    <w:rsid w:val="00582D49"/>
    <w:rsid w:val="005856F5"/>
    <w:rsid w:val="00587FA3"/>
    <w:rsid w:val="00590107"/>
    <w:rsid w:val="005B394B"/>
    <w:rsid w:val="005B41FE"/>
    <w:rsid w:val="005C016F"/>
    <w:rsid w:val="005C13C7"/>
    <w:rsid w:val="005C2B03"/>
    <w:rsid w:val="005C49D9"/>
    <w:rsid w:val="005C656D"/>
    <w:rsid w:val="005E0051"/>
    <w:rsid w:val="005E40F8"/>
    <w:rsid w:val="005E51A5"/>
    <w:rsid w:val="005F27DE"/>
    <w:rsid w:val="005F39FD"/>
    <w:rsid w:val="00612EE5"/>
    <w:rsid w:val="006146D2"/>
    <w:rsid w:val="00623BDD"/>
    <w:rsid w:val="00635AD3"/>
    <w:rsid w:val="006377FC"/>
    <w:rsid w:val="00637DEB"/>
    <w:rsid w:val="00643F9B"/>
    <w:rsid w:val="0064718C"/>
    <w:rsid w:val="006511A2"/>
    <w:rsid w:val="006569EA"/>
    <w:rsid w:val="00657266"/>
    <w:rsid w:val="00672FD9"/>
    <w:rsid w:val="006873C7"/>
    <w:rsid w:val="00691756"/>
    <w:rsid w:val="00691F08"/>
    <w:rsid w:val="00692DAE"/>
    <w:rsid w:val="0069331D"/>
    <w:rsid w:val="006964F6"/>
    <w:rsid w:val="006A3552"/>
    <w:rsid w:val="006A3EA6"/>
    <w:rsid w:val="006A5FEF"/>
    <w:rsid w:val="006A6B13"/>
    <w:rsid w:val="006B1783"/>
    <w:rsid w:val="006B34CA"/>
    <w:rsid w:val="006C2023"/>
    <w:rsid w:val="006C5C54"/>
    <w:rsid w:val="006D17A1"/>
    <w:rsid w:val="006D3041"/>
    <w:rsid w:val="006D5C10"/>
    <w:rsid w:val="006D66F2"/>
    <w:rsid w:val="006E365E"/>
    <w:rsid w:val="006E721F"/>
    <w:rsid w:val="006F3A74"/>
    <w:rsid w:val="006F5060"/>
    <w:rsid w:val="00701044"/>
    <w:rsid w:val="0070348B"/>
    <w:rsid w:val="007045FC"/>
    <w:rsid w:val="00707954"/>
    <w:rsid w:val="00710C24"/>
    <w:rsid w:val="00722B52"/>
    <w:rsid w:val="0072666B"/>
    <w:rsid w:val="00726F15"/>
    <w:rsid w:val="00726F64"/>
    <w:rsid w:val="007306C5"/>
    <w:rsid w:val="00732114"/>
    <w:rsid w:val="00736B28"/>
    <w:rsid w:val="00736DFE"/>
    <w:rsid w:val="00747FDE"/>
    <w:rsid w:val="00755280"/>
    <w:rsid w:val="0076042F"/>
    <w:rsid w:val="0076083F"/>
    <w:rsid w:val="00760D6B"/>
    <w:rsid w:val="00761418"/>
    <w:rsid w:val="00764E8A"/>
    <w:rsid w:val="00765164"/>
    <w:rsid w:val="00767B5C"/>
    <w:rsid w:val="00770C52"/>
    <w:rsid w:val="007A1B0B"/>
    <w:rsid w:val="007A29FF"/>
    <w:rsid w:val="007A7614"/>
    <w:rsid w:val="007B23FA"/>
    <w:rsid w:val="007B362C"/>
    <w:rsid w:val="007B7340"/>
    <w:rsid w:val="007C0680"/>
    <w:rsid w:val="007C5C35"/>
    <w:rsid w:val="007D11DB"/>
    <w:rsid w:val="007E02CA"/>
    <w:rsid w:val="007E0863"/>
    <w:rsid w:val="007E0A43"/>
    <w:rsid w:val="007E7D29"/>
    <w:rsid w:val="00803958"/>
    <w:rsid w:val="00804709"/>
    <w:rsid w:val="008113F0"/>
    <w:rsid w:val="008128E9"/>
    <w:rsid w:val="008145A6"/>
    <w:rsid w:val="0081480F"/>
    <w:rsid w:val="00816ED7"/>
    <w:rsid w:val="0082354A"/>
    <w:rsid w:val="008250E0"/>
    <w:rsid w:val="00826B4F"/>
    <w:rsid w:val="00826D75"/>
    <w:rsid w:val="0086308D"/>
    <w:rsid w:val="00866C0D"/>
    <w:rsid w:val="00866F30"/>
    <w:rsid w:val="008768A7"/>
    <w:rsid w:val="00880A22"/>
    <w:rsid w:val="00893583"/>
    <w:rsid w:val="00894E82"/>
    <w:rsid w:val="0089663B"/>
    <w:rsid w:val="008B5DEC"/>
    <w:rsid w:val="008C0652"/>
    <w:rsid w:val="008C1301"/>
    <w:rsid w:val="008C2BC1"/>
    <w:rsid w:val="008C66BB"/>
    <w:rsid w:val="008D1C4A"/>
    <w:rsid w:val="008D73A3"/>
    <w:rsid w:val="008E1E3D"/>
    <w:rsid w:val="008E6AAE"/>
    <w:rsid w:val="008E7E6A"/>
    <w:rsid w:val="0090229E"/>
    <w:rsid w:val="00903C1A"/>
    <w:rsid w:val="009122C5"/>
    <w:rsid w:val="009127AB"/>
    <w:rsid w:val="009266B6"/>
    <w:rsid w:val="009271E5"/>
    <w:rsid w:val="0093061D"/>
    <w:rsid w:val="00933DA9"/>
    <w:rsid w:val="00942CDD"/>
    <w:rsid w:val="00943A99"/>
    <w:rsid w:val="0095507A"/>
    <w:rsid w:val="009559BE"/>
    <w:rsid w:val="00971841"/>
    <w:rsid w:val="00985CCD"/>
    <w:rsid w:val="009A059D"/>
    <w:rsid w:val="009D61E6"/>
    <w:rsid w:val="00A000C6"/>
    <w:rsid w:val="00A01CEB"/>
    <w:rsid w:val="00A01EEA"/>
    <w:rsid w:val="00A02C50"/>
    <w:rsid w:val="00A2594A"/>
    <w:rsid w:val="00A25FDF"/>
    <w:rsid w:val="00A31AD1"/>
    <w:rsid w:val="00A34F12"/>
    <w:rsid w:val="00A36F64"/>
    <w:rsid w:val="00A405FF"/>
    <w:rsid w:val="00A478EB"/>
    <w:rsid w:val="00A52B6E"/>
    <w:rsid w:val="00A63F8D"/>
    <w:rsid w:val="00A667B3"/>
    <w:rsid w:val="00A813B0"/>
    <w:rsid w:val="00A81ED7"/>
    <w:rsid w:val="00A93337"/>
    <w:rsid w:val="00A9561E"/>
    <w:rsid w:val="00AA092F"/>
    <w:rsid w:val="00AA332B"/>
    <w:rsid w:val="00AA3608"/>
    <w:rsid w:val="00AB041B"/>
    <w:rsid w:val="00AC039B"/>
    <w:rsid w:val="00AC0792"/>
    <w:rsid w:val="00AC07EE"/>
    <w:rsid w:val="00AD0A22"/>
    <w:rsid w:val="00AD1518"/>
    <w:rsid w:val="00AD4C44"/>
    <w:rsid w:val="00AE18C0"/>
    <w:rsid w:val="00AF35A3"/>
    <w:rsid w:val="00B038DC"/>
    <w:rsid w:val="00B03B0B"/>
    <w:rsid w:val="00B05DBD"/>
    <w:rsid w:val="00B074F4"/>
    <w:rsid w:val="00B12D76"/>
    <w:rsid w:val="00B26E95"/>
    <w:rsid w:val="00B30EB2"/>
    <w:rsid w:val="00B31919"/>
    <w:rsid w:val="00B40568"/>
    <w:rsid w:val="00B41661"/>
    <w:rsid w:val="00B41A82"/>
    <w:rsid w:val="00B60CEB"/>
    <w:rsid w:val="00B704D2"/>
    <w:rsid w:val="00B71EAD"/>
    <w:rsid w:val="00B7506F"/>
    <w:rsid w:val="00B77B37"/>
    <w:rsid w:val="00B933AD"/>
    <w:rsid w:val="00BA460E"/>
    <w:rsid w:val="00BA5C76"/>
    <w:rsid w:val="00BA7D85"/>
    <w:rsid w:val="00BB1C09"/>
    <w:rsid w:val="00BB3EC7"/>
    <w:rsid w:val="00BD3256"/>
    <w:rsid w:val="00BE068B"/>
    <w:rsid w:val="00BE53B1"/>
    <w:rsid w:val="00BE5610"/>
    <w:rsid w:val="00BE5F81"/>
    <w:rsid w:val="00BE6AEC"/>
    <w:rsid w:val="00BE781E"/>
    <w:rsid w:val="00BE7897"/>
    <w:rsid w:val="00BF2596"/>
    <w:rsid w:val="00BF7C36"/>
    <w:rsid w:val="00C00A68"/>
    <w:rsid w:val="00C01ABF"/>
    <w:rsid w:val="00C03D82"/>
    <w:rsid w:val="00C105DF"/>
    <w:rsid w:val="00C14E62"/>
    <w:rsid w:val="00C14ED2"/>
    <w:rsid w:val="00C16253"/>
    <w:rsid w:val="00C16C46"/>
    <w:rsid w:val="00C20927"/>
    <w:rsid w:val="00C21D6A"/>
    <w:rsid w:val="00C3665F"/>
    <w:rsid w:val="00C43BC9"/>
    <w:rsid w:val="00C447BE"/>
    <w:rsid w:val="00C50005"/>
    <w:rsid w:val="00C50695"/>
    <w:rsid w:val="00C52F57"/>
    <w:rsid w:val="00C55D75"/>
    <w:rsid w:val="00C6648F"/>
    <w:rsid w:val="00C67ECD"/>
    <w:rsid w:val="00C71DE8"/>
    <w:rsid w:val="00C77E6C"/>
    <w:rsid w:val="00C8178D"/>
    <w:rsid w:val="00C93B76"/>
    <w:rsid w:val="00C95140"/>
    <w:rsid w:val="00CA052D"/>
    <w:rsid w:val="00CA2BB4"/>
    <w:rsid w:val="00CD018F"/>
    <w:rsid w:val="00CD4FA7"/>
    <w:rsid w:val="00CE542E"/>
    <w:rsid w:val="00CF6A26"/>
    <w:rsid w:val="00D01498"/>
    <w:rsid w:val="00D05E5F"/>
    <w:rsid w:val="00D11B9E"/>
    <w:rsid w:val="00D1326E"/>
    <w:rsid w:val="00D16CC6"/>
    <w:rsid w:val="00D21542"/>
    <w:rsid w:val="00D25595"/>
    <w:rsid w:val="00D25C07"/>
    <w:rsid w:val="00D26A85"/>
    <w:rsid w:val="00D3331A"/>
    <w:rsid w:val="00D34605"/>
    <w:rsid w:val="00D36AAA"/>
    <w:rsid w:val="00D3752F"/>
    <w:rsid w:val="00D4243B"/>
    <w:rsid w:val="00D437F1"/>
    <w:rsid w:val="00D44D26"/>
    <w:rsid w:val="00D467F5"/>
    <w:rsid w:val="00D51F0F"/>
    <w:rsid w:val="00D5206D"/>
    <w:rsid w:val="00D60A50"/>
    <w:rsid w:val="00D634F1"/>
    <w:rsid w:val="00D64E5E"/>
    <w:rsid w:val="00D66AC4"/>
    <w:rsid w:val="00D70197"/>
    <w:rsid w:val="00D86C3C"/>
    <w:rsid w:val="00D92D13"/>
    <w:rsid w:val="00DA00DA"/>
    <w:rsid w:val="00DA1429"/>
    <w:rsid w:val="00DA256A"/>
    <w:rsid w:val="00DA7C5C"/>
    <w:rsid w:val="00DB114F"/>
    <w:rsid w:val="00DC0026"/>
    <w:rsid w:val="00DC08AE"/>
    <w:rsid w:val="00DC105B"/>
    <w:rsid w:val="00DC1702"/>
    <w:rsid w:val="00DC4029"/>
    <w:rsid w:val="00DC552F"/>
    <w:rsid w:val="00DD18E1"/>
    <w:rsid w:val="00DD2712"/>
    <w:rsid w:val="00DE4EC4"/>
    <w:rsid w:val="00DE5332"/>
    <w:rsid w:val="00DF2B2C"/>
    <w:rsid w:val="00E0092D"/>
    <w:rsid w:val="00E00C80"/>
    <w:rsid w:val="00E31E9E"/>
    <w:rsid w:val="00E34508"/>
    <w:rsid w:val="00E3458F"/>
    <w:rsid w:val="00E3532B"/>
    <w:rsid w:val="00E35766"/>
    <w:rsid w:val="00E35B17"/>
    <w:rsid w:val="00E3668B"/>
    <w:rsid w:val="00E405E2"/>
    <w:rsid w:val="00E4165E"/>
    <w:rsid w:val="00E477D2"/>
    <w:rsid w:val="00E53EF1"/>
    <w:rsid w:val="00E575D6"/>
    <w:rsid w:val="00E62C79"/>
    <w:rsid w:val="00E62CDC"/>
    <w:rsid w:val="00E71899"/>
    <w:rsid w:val="00E74210"/>
    <w:rsid w:val="00E84872"/>
    <w:rsid w:val="00E857C1"/>
    <w:rsid w:val="00E865C4"/>
    <w:rsid w:val="00E94596"/>
    <w:rsid w:val="00E96D6E"/>
    <w:rsid w:val="00EA41DE"/>
    <w:rsid w:val="00EA42A1"/>
    <w:rsid w:val="00EC091D"/>
    <w:rsid w:val="00EC2087"/>
    <w:rsid w:val="00EE11F0"/>
    <w:rsid w:val="00EE1FD1"/>
    <w:rsid w:val="00EE23B3"/>
    <w:rsid w:val="00EF261D"/>
    <w:rsid w:val="00EF7147"/>
    <w:rsid w:val="00EF7649"/>
    <w:rsid w:val="00F05B1A"/>
    <w:rsid w:val="00F05E0D"/>
    <w:rsid w:val="00F11990"/>
    <w:rsid w:val="00F1283B"/>
    <w:rsid w:val="00F1302D"/>
    <w:rsid w:val="00F24E55"/>
    <w:rsid w:val="00F25BF8"/>
    <w:rsid w:val="00F279F1"/>
    <w:rsid w:val="00F3482A"/>
    <w:rsid w:val="00F36819"/>
    <w:rsid w:val="00F37010"/>
    <w:rsid w:val="00F442AC"/>
    <w:rsid w:val="00F442AD"/>
    <w:rsid w:val="00F46737"/>
    <w:rsid w:val="00F51FBD"/>
    <w:rsid w:val="00F554F5"/>
    <w:rsid w:val="00F64681"/>
    <w:rsid w:val="00F65E5D"/>
    <w:rsid w:val="00F71CC4"/>
    <w:rsid w:val="00F75538"/>
    <w:rsid w:val="00F7697D"/>
    <w:rsid w:val="00F77971"/>
    <w:rsid w:val="00F836DA"/>
    <w:rsid w:val="00F869A1"/>
    <w:rsid w:val="00F86AA7"/>
    <w:rsid w:val="00FA5477"/>
    <w:rsid w:val="00FA74D4"/>
    <w:rsid w:val="00FB013F"/>
    <w:rsid w:val="00FB5BCD"/>
    <w:rsid w:val="00FB7EBF"/>
    <w:rsid w:val="00FC1FE3"/>
    <w:rsid w:val="00FE1BF8"/>
    <w:rsid w:val="00FE2B1B"/>
    <w:rsid w:val="00FE537B"/>
    <w:rsid w:val="00FE786E"/>
    <w:rsid w:val="00FF4E9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1"/>
    </o:shapelayout>
  </w:shapeDefaults>
  <w:decimalSymbol w:val="."/>
  <w:listSeparator w:val=","/>
  <w14:docId w14:val="68091D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1"/>
    <w:qFormat/>
    <w:rsid w:val="00042643"/>
    <w:pPr>
      <w:autoSpaceDE w:val="0"/>
      <w:autoSpaceDN w:val="0"/>
      <w:adjustRightInd w:val="0"/>
      <w:spacing w:after="0" w:line="240" w:lineRule="auto"/>
      <w:ind w:left="40"/>
      <w:outlineLvl w:val="0"/>
    </w:pPr>
    <w:rPr>
      <w:rFonts w:ascii="Times New Roman" w:eastAsia="SimSun" w:hAnsi="Times New Roman" w:cs="Times New Roman"/>
      <w:b/>
      <w:bCs/>
      <w:i/>
      <w:iCs/>
      <w:sz w:val="17"/>
      <w:szCs w:val="17"/>
    </w:rPr>
  </w:style>
  <w:style w:type="paragraph" w:styleId="Heading2">
    <w:name w:val="heading 2"/>
    <w:basedOn w:val="Normal"/>
    <w:next w:val="Normal"/>
    <w:link w:val="Heading2Char"/>
    <w:uiPriority w:val="9"/>
    <w:semiHidden/>
    <w:unhideWhenUsed/>
    <w:qFormat/>
    <w:rsid w:val="00042643"/>
    <w:pPr>
      <w:keepNext/>
      <w:keepLines/>
      <w:spacing w:before="40" w:after="0" w:line="259" w:lineRule="auto"/>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042643"/>
    <w:pPr>
      <w:keepNext/>
      <w:keepLines/>
      <w:spacing w:before="40" w:after="0" w:line="240" w:lineRule="auto"/>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042643"/>
    <w:pPr>
      <w:keepNext/>
      <w:keepLines/>
      <w:spacing w:before="40" w:after="0" w:line="240" w:lineRule="auto"/>
      <w:outlineLvl w:val="3"/>
    </w:pPr>
    <w:rPr>
      <w:rFonts w:asciiTheme="majorHAnsi" w:eastAsiaTheme="majorEastAsia" w:hAnsiTheme="majorHAnsi" w:cstheme="majorBidi"/>
      <w:i/>
      <w:iCs/>
      <w:color w:val="365F91" w:themeColor="accent1" w:themeShade="BF"/>
      <w:sz w:val="20"/>
      <w:szCs w:val="20"/>
    </w:rPr>
  </w:style>
  <w:style w:type="paragraph" w:styleId="Heading5">
    <w:name w:val="heading 5"/>
    <w:basedOn w:val="Normal"/>
    <w:next w:val="Normal"/>
    <w:link w:val="Heading5Char"/>
    <w:uiPriority w:val="9"/>
    <w:unhideWhenUsed/>
    <w:qFormat/>
    <w:rsid w:val="00042643"/>
    <w:pPr>
      <w:keepNext/>
      <w:spacing w:afterLines="20" w:after="160" w:line="240" w:lineRule="auto"/>
      <w:outlineLvl w:val="4"/>
    </w:pPr>
    <w:rPr>
      <w:rFonts w:eastAsia="Times New Roman" w:cs="Times New Roman"/>
      <w:b/>
      <w:bCs/>
      <w:color w:val="000000"/>
    </w:rPr>
  </w:style>
  <w:style w:type="paragraph" w:styleId="Heading6">
    <w:name w:val="heading 6"/>
    <w:basedOn w:val="Normal"/>
    <w:next w:val="Normal"/>
    <w:link w:val="Heading6Char"/>
    <w:uiPriority w:val="9"/>
    <w:unhideWhenUsed/>
    <w:qFormat/>
    <w:rsid w:val="00042643"/>
    <w:pPr>
      <w:keepNext/>
      <w:spacing w:after="160" w:line="259" w:lineRule="auto"/>
      <w:jc w:val="center"/>
      <w:outlineLvl w:val="5"/>
    </w:pPr>
    <w:rPr>
      <w:rFonts w:ascii="Times New Roman" w:eastAsia="SimSun" w:hAnsi="Times New Roman" w:cs="Times New Roman"/>
      <w:b/>
      <w:bCs/>
      <w:spacing w:val="1"/>
      <w:w w:val="105"/>
      <w:sz w:val="17"/>
      <w:szCs w:val="17"/>
    </w:rPr>
  </w:style>
  <w:style w:type="paragraph" w:styleId="Heading7">
    <w:name w:val="heading 7"/>
    <w:basedOn w:val="Normal"/>
    <w:next w:val="Normal"/>
    <w:link w:val="Heading7Char"/>
    <w:uiPriority w:val="9"/>
    <w:semiHidden/>
    <w:unhideWhenUsed/>
    <w:qFormat/>
    <w:rsid w:val="00042643"/>
    <w:pPr>
      <w:keepNext/>
      <w:keepLines/>
      <w:spacing w:before="200" w:after="0" w:line="259" w:lineRule="auto"/>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unhideWhenUsed/>
    <w:qFormat/>
    <w:rsid w:val="00042643"/>
    <w:pPr>
      <w:keepNext/>
      <w:spacing w:after="160" w:line="259" w:lineRule="auto"/>
      <w:outlineLvl w:val="7"/>
    </w:pPr>
    <w:rPr>
      <w:rFonts w:eastAsia="SimSun"/>
      <w:b/>
    </w:rPr>
  </w:style>
  <w:style w:type="paragraph" w:styleId="Heading9">
    <w:name w:val="heading 9"/>
    <w:basedOn w:val="Normal"/>
    <w:next w:val="Normal"/>
    <w:link w:val="Heading9Char"/>
    <w:uiPriority w:val="9"/>
    <w:unhideWhenUsed/>
    <w:qFormat/>
    <w:rsid w:val="00042643"/>
    <w:pPr>
      <w:keepNext/>
      <w:kinsoku w:val="0"/>
      <w:overflowPunct w:val="0"/>
      <w:spacing w:afterLines="20" w:after="48"/>
      <w:ind w:left="119"/>
      <w:outlineLvl w:val="8"/>
    </w:pPr>
    <w:rPr>
      <w:rFonts w:ascii="Times" w:eastAsia="SimSun" w:hAnsi="Times"/>
      <w:b/>
      <w:w w:val="105"/>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1B251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Spacing">
    <w:name w:val="No Spacing"/>
    <w:uiPriority w:val="1"/>
    <w:qFormat/>
    <w:rsid w:val="001B251A"/>
    <w:pPr>
      <w:spacing w:after="0" w:line="240" w:lineRule="auto"/>
    </w:pPr>
  </w:style>
  <w:style w:type="character" w:styleId="CommentReference">
    <w:name w:val="annotation reference"/>
    <w:basedOn w:val="DefaultParagraphFont"/>
    <w:uiPriority w:val="99"/>
    <w:semiHidden/>
    <w:unhideWhenUsed/>
    <w:rsid w:val="001B251A"/>
    <w:rPr>
      <w:sz w:val="16"/>
      <w:szCs w:val="16"/>
    </w:rPr>
  </w:style>
  <w:style w:type="paragraph" w:styleId="CommentText">
    <w:name w:val="annotation text"/>
    <w:basedOn w:val="Normal"/>
    <w:link w:val="CommentTextChar"/>
    <w:uiPriority w:val="99"/>
    <w:unhideWhenUsed/>
    <w:rsid w:val="001B251A"/>
    <w:pPr>
      <w:spacing w:line="240" w:lineRule="auto"/>
    </w:pPr>
    <w:rPr>
      <w:sz w:val="20"/>
      <w:szCs w:val="20"/>
    </w:rPr>
  </w:style>
  <w:style w:type="character" w:customStyle="1" w:styleId="CommentTextChar">
    <w:name w:val="Comment Text Char"/>
    <w:basedOn w:val="DefaultParagraphFont"/>
    <w:link w:val="CommentText"/>
    <w:uiPriority w:val="99"/>
    <w:rsid w:val="001B251A"/>
    <w:rPr>
      <w:sz w:val="20"/>
      <w:szCs w:val="20"/>
    </w:rPr>
  </w:style>
  <w:style w:type="paragraph" w:styleId="BalloonText">
    <w:name w:val="Balloon Text"/>
    <w:basedOn w:val="Normal"/>
    <w:link w:val="BalloonTextChar"/>
    <w:uiPriority w:val="99"/>
    <w:unhideWhenUsed/>
    <w:rsid w:val="001B251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rsid w:val="001B251A"/>
    <w:rPr>
      <w:rFonts w:ascii="Tahoma" w:hAnsi="Tahoma" w:cs="Tahoma"/>
      <w:sz w:val="16"/>
      <w:szCs w:val="16"/>
    </w:rPr>
  </w:style>
  <w:style w:type="paragraph" w:styleId="ListParagraph">
    <w:name w:val="List Paragraph"/>
    <w:basedOn w:val="Normal"/>
    <w:uiPriority w:val="34"/>
    <w:qFormat/>
    <w:rsid w:val="000D5605"/>
    <w:pPr>
      <w:ind w:left="720"/>
      <w:contextualSpacing/>
    </w:pPr>
  </w:style>
  <w:style w:type="character" w:customStyle="1" w:styleId="Heading1Char">
    <w:name w:val="Heading 1 Char"/>
    <w:basedOn w:val="DefaultParagraphFont"/>
    <w:link w:val="Heading1"/>
    <w:uiPriority w:val="1"/>
    <w:rsid w:val="00042643"/>
    <w:rPr>
      <w:rFonts w:ascii="Times New Roman" w:eastAsia="SimSun" w:hAnsi="Times New Roman" w:cs="Times New Roman"/>
      <w:b/>
      <w:bCs/>
      <w:i/>
      <w:iCs/>
      <w:sz w:val="17"/>
      <w:szCs w:val="17"/>
    </w:rPr>
  </w:style>
  <w:style w:type="character" w:customStyle="1" w:styleId="Heading2Char">
    <w:name w:val="Heading 2 Char"/>
    <w:basedOn w:val="DefaultParagraphFont"/>
    <w:link w:val="Heading2"/>
    <w:uiPriority w:val="9"/>
    <w:semiHidden/>
    <w:rsid w:val="00042643"/>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semiHidden/>
    <w:rsid w:val="00042643"/>
    <w:rPr>
      <w:rFonts w:asciiTheme="majorHAnsi" w:eastAsiaTheme="majorEastAsia" w:hAnsiTheme="majorHAnsi" w:cstheme="majorBidi"/>
      <w:color w:val="243F60" w:themeColor="accent1" w:themeShade="7F"/>
      <w:sz w:val="24"/>
      <w:szCs w:val="24"/>
    </w:rPr>
  </w:style>
  <w:style w:type="character" w:customStyle="1" w:styleId="Heading4Char">
    <w:name w:val="Heading 4 Char"/>
    <w:basedOn w:val="DefaultParagraphFont"/>
    <w:link w:val="Heading4"/>
    <w:uiPriority w:val="9"/>
    <w:semiHidden/>
    <w:rsid w:val="00042643"/>
    <w:rPr>
      <w:rFonts w:asciiTheme="majorHAnsi" w:eastAsiaTheme="majorEastAsia" w:hAnsiTheme="majorHAnsi" w:cstheme="majorBidi"/>
      <w:i/>
      <w:iCs/>
      <w:color w:val="365F91" w:themeColor="accent1" w:themeShade="BF"/>
      <w:sz w:val="20"/>
      <w:szCs w:val="20"/>
    </w:rPr>
  </w:style>
  <w:style w:type="character" w:customStyle="1" w:styleId="Heading5Char">
    <w:name w:val="Heading 5 Char"/>
    <w:basedOn w:val="DefaultParagraphFont"/>
    <w:link w:val="Heading5"/>
    <w:uiPriority w:val="9"/>
    <w:rsid w:val="00042643"/>
    <w:rPr>
      <w:rFonts w:eastAsia="Times New Roman" w:cs="Times New Roman"/>
      <w:b/>
      <w:bCs/>
      <w:color w:val="000000"/>
    </w:rPr>
  </w:style>
  <w:style w:type="character" w:customStyle="1" w:styleId="Heading6Char">
    <w:name w:val="Heading 6 Char"/>
    <w:basedOn w:val="DefaultParagraphFont"/>
    <w:link w:val="Heading6"/>
    <w:uiPriority w:val="9"/>
    <w:rsid w:val="00042643"/>
    <w:rPr>
      <w:rFonts w:ascii="Times New Roman" w:eastAsia="SimSun" w:hAnsi="Times New Roman" w:cs="Times New Roman"/>
      <w:b/>
      <w:bCs/>
      <w:spacing w:val="1"/>
      <w:w w:val="105"/>
      <w:sz w:val="17"/>
      <w:szCs w:val="17"/>
    </w:rPr>
  </w:style>
  <w:style w:type="character" w:customStyle="1" w:styleId="Heading7Char">
    <w:name w:val="Heading 7 Char"/>
    <w:basedOn w:val="DefaultParagraphFont"/>
    <w:link w:val="Heading7"/>
    <w:uiPriority w:val="9"/>
    <w:semiHidden/>
    <w:rsid w:val="00042643"/>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rsid w:val="00042643"/>
    <w:rPr>
      <w:rFonts w:eastAsia="SimSun"/>
      <w:b/>
    </w:rPr>
  </w:style>
  <w:style w:type="character" w:customStyle="1" w:styleId="Heading9Char">
    <w:name w:val="Heading 9 Char"/>
    <w:basedOn w:val="DefaultParagraphFont"/>
    <w:link w:val="Heading9"/>
    <w:uiPriority w:val="9"/>
    <w:rsid w:val="00042643"/>
    <w:rPr>
      <w:rFonts w:ascii="Times" w:eastAsia="SimSun" w:hAnsi="Times"/>
      <w:b/>
      <w:w w:val="105"/>
      <w:sz w:val="20"/>
      <w:szCs w:val="20"/>
    </w:rPr>
  </w:style>
  <w:style w:type="paragraph" w:styleId="BodyText">
    <w:name w:val="Body Text"/>
    <w:basedOn w:val="Normal"/>
    <w:link w:val="BodyTextChar"/>
    <w:uiPriority w:val="1"/>
    <w:qFormat/>
    <w:rsid w:val="00042643"/>
    <w:pPr>
      <w:autoSpaceDE w:val="0"/>
      <w:autoSpaceDN w:val="0"/>
      <w:adjustRightInd w:val="0"/>
      <w:spacing w:after="0" w:line="240" w:lineRule="auto"/>
      <w:ind w:left="39"/>
    </w:pPr>
    <w:rPr>
      <w:rFonts w:ascii="Times New Roman" w:eastAsia="SimSun" w:hAnsi="Times New Roman" w:cs="Times New Roman"/>
      <w:sz w:val="17"/>
      <w:szCs w:val="17"/>
    </w:rPr>
  </w:style>
  <w:style w:type="character" w:customStyle="1" w:styleId="BodyTextChar">
    <w:name w:val="Body Text Char"/>
    <w:basedOn w:val="DefaultParagraphFont"/>
    <w:link w:val="BodyText"/>
    <w:uiPriority w:val="1"/>
    <w:rsid w:val="00042643"/>
    <w:rPr>
      <w:rFonts w:ascii="Times New Roman" w:eastAsia="SimSun" w:hAnsi="Times New Roman" w:cs="Times New Roman"/>
      <w:sz w:val="17"/>
      <w:szCs w:val="17"/>
    </w:rPr>
  </w:style>
  <w:style w:type="paragraph" w:customStyle="1" w:styleId="TableParagraph">
    <w:name w:val="Table Paragraph"/>
    <w:basedOn w:val="Normal"/>
    <w:link w:val="TableParagraphChar"/>
    <w:uiPriority w:val="1"/>
    <w:qFormat/>
    <w:rsid w:val="00042643"/>
    <w:pPr>
      <w:autoSpaceDE w:val="0"/>
      <w:autoSpaceDN w:val="0"/>
      <w:adjustRightInd w:val="0"/>
      <w:spacing w:after="0" w:line="240" w:lineRule="auto"/>
    </w:pPr>
    <w:rPr>
      <w:rFonts w:ascii="Times New Roman" w:eastAsia="SimSun" w:hAnsi="Times New Roman" w:cs="Times New Roman"/>
      <w:sz w:val="24"/>
      <w:szCs w:val="24"/>
    </w:rPr>
  </w:style>
  <w:style w:type="paragraph" w:styleId="BodyText2">
    <w:name w:val="Body Text 2"/>
    <w:basedOn w:val="Normal"/>
    <w:link w:val="BodyText2Char"/>
    <w:uiPriority w:val="99"/>
    <w:unhideWhenUsed/>
    <w:rsid w:val="00042643"/>
    <w:pPr>
      <w:spacing w:after="160" w:line="259" w:lineRule="auto"/>
      <w:jc w:val="center"/>
    </w:pPr>
    <w:rPr>
      <w:rFonts w:ascii="Times New Roman" w:eastAsia="SimSun" w:hAnsi="Times New Roman" w:cs="Times New Roman"/>
      <w:sz w:val="18"/>
      <w:szCs w:val="18"/>
    </w:rPr>
  </w:style>
  <w:style w:type="character" w:customStyle="1" w:styleId="BodyText2Char">
    <w:name w:val="Body Text 2 Char"/>
    <w:basedOn w:val="DefaultParagraphFont"/>
    <w:link w:val="BodyText2"/>
    <w:uiPriority w:val="99"/>
    <w:rsid w:val="00042643"/>
    <w:rPr>
      <w:rFonts w:ascii="Times New Roman" w:eastAsia="SimSun" w:hAnsi="Times New Roman" w:cs="Times New Roman"/>
      <w:sz w:val="18"/>
      <w:szCs w:val="18"/>
    </w:rPr>
  </w:style>
  <w:style w:type="numbering" w:customStyle="1" w:styleId="NoList1">
    <w:name w:val="No List1"/>
    <w:next w:val="NoList"/>
    <w:uiPriority w:val="99"/>
    <w:semiHidden/>
    <w:unhideWhenUsed/>
    <w:rsid w:val="00042643"/>
  </w:style>
  <w:style w:type="paragraph" w:customStyle="1" w:styleId="Default">
    <w:name w:val="Default"/>
    <w:rsid w:val="00042643"/>
    <w:pPr>
      <w:autoSpaceDE w:val="0"/>
      <w:autoSpaceDN w:val="0"/>
      <w:adjustRightInd w:val="0"/>
      <w:spacing w:after="0" w:line="240" w:lineRule="auto"/>
    </w:pPr>
    <w:rPr>
      <w:rFonts w:ascii="Arial" w:eastAsia="SimSun" w:hAnsi="Arial" w:cs="Arial"/>
      <w:color w:val="000000"/>
      <w:sz w:val="24"/>
      <w:szCs w:val="24"/>
    </w:rPr>
  </w:style>
  <w:style w:type="paragraph" w:styleId="BodyTextIndent">
    <w:name w:val="Body Text Indent"/>
    <w:basedOn w:val="Normal"/>
    <w:link w:val="BodyTextIndentChar"/>
    <w:uiPriority w:val="99"/>
    <w:semiHidden/>
    <w:unhideWhenUsed/>
    <w:rsid w:val="00042643"/>
    <w:pPr>
      <w:spacing w:after="120" w:line="240" w:lineRule="auto"/>
      <w:ind w:left="360"/>
    </w:pPr>
    <w:rPr>
      <w:rFonts w:ascii="Times" w:eastAsia="SimSun" w:hAnsi="Times"/>
      <w:sz w:val="20"/>
      <w:szCs w:val="20"/>
    </w:rPr>
  </w:style>
  <w:style w:type="character" w:customStyle="1" w:styleId="BodyTextIndentChar">
    <w:name w:val="Body Text Indent Char"/>
    <w:basedOn w:val="DefaultParagraphFont"/>
    <w:link w:val="BodyTextIndent"/>
    <w:uiPriority w:val="99"/>
    <w:semiHidden/>
    <w:rsid w:val="00042643"/>
    <w:rPr>
      <w:rFonts w:ascii="Times" w:eastAsia="SimSun" w:hAnsi="Times"/>
      <w:sz w:val="20"/>
      <w:szCs w:val="20"/>
    </w:rPr>
  </w:style>
  <w:style w:type="numbering" w:customStyle="1" w:styleId="NoList2">
    <w:name w:val="No List2"/>
    <w:next w:val="NoList"/>
    <w:uiPriority w:val="99"/>
    <w:semiHidden/>
    <w:unhideWhenUsed/>
    <w:rsid w:val="00042643"/>
  </w:style>
  <w:style w:type="numbering" w:customStyle="1" w:styleId="NoList11">
    <w:name w:val="No List11"/>
    <w:next w:val="NoList"/>
    <w:uiPriority w:val="99"/>
    <w:semiHidden/>
    <w:unhideWhenUsed/>
    <w:rsid w:val="00042643"/>
  </w:style>
  <w:style w:type="table" w:customStyle="1" w:styleId="TableGrid1">
    <w:name w:val="Table Grid1"/>
    <w:basedOn w:val="TableNormal"/>
    <w:next w:val="TableGrid"/>
    <w:uiPriority w:val="39"/>
    <w:rsid w:val="00042643"/>
    <w:pPr>
      <w:spacing w:after="0" w:line="240" w:lineRule="auto"/>
    </w:pPr>
    <w:rPr>
      <w:rFonts w:eastAsia="SimSu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CommentSubject">
    <w:name w:val="annotation subject"/>
    <w:basedOn w:val="CommentText"/>
    <w:next w:val="CommentText"/>
    <w:link w:val="CommentSubjectChar"/>
    <w:uiPriority w:val="99"/>
    <w:semiHidden/>
    <w:unhideWhenUsed/>
    <w:rsid w:val="00042643"/>
    <w:pPr>
      <w:spacing w:after="160"/>
    </w:pPr>
    <w:rPr>
      <w:rFonts w:eastAsia="SimSun"/>
      <w:b/>
      <w:bCs/>
    </w:rPr>
  </w:style>
  <w:style w:type="character" w:customStyle="1" w:styleId="CommentSubjectChar">
    <w:name w:val="Comment Subject Char"/>
    <w:basedOn w:val="CommentTextChar"/>
    <w:link w:val="CommentSubject"/>
    <w:uiPriority w:val="99"/>
    <w:semiHidden/>
    <w:rsid w:val="00042643"/>
    <w:rPr>
      <w:rFonts w:eastAsia="SimSun"/>
      <w:b/>
      <w:bCs/>
      <w:sz w:val="20"/>
      <w:szCs w:val="20"/>
    </w:rPr>
  </w:style>
  <w:style w:type="paragraph" w:customStyle="1" w:styleId="responsecodes-nonroster">
    <w:name w:val="response codes - non roster"/>
    <w:basedOn w:val="BodyText"/>
    <w:link w:val="responsecodes-nonrosterChar"/>
    <w:qFormat/>
    <w:rsid w:val="00042643"/>
    <w:rPr>
      <w:i/>
      <w:w w:val="105"/>
      <w:sz w:val="20"/>
      <w:szCs w:val="20"/>
    </w:rPr>
  </w:style>
  <w:style w:type="paragraph" w:customStyle="1" w:styleId="longtableQtext">
    <w:name w:val="long table Q text"/>
    <w:basedOn w:val="Normal"/>
    <w:link w:val="longtableQtextChar"/>
    <w:qFormat/>
    <w:rsid w:val="00042643"/>
    <w:pPr>
      <w:spacing w:after="160" w:line="259" w:lineRule="auto"/>
    </w:pPr>
    <w:rPr>
      <w:rFonts w:ascii="Calibri" w:eastAsia="SimSun" w:hAnsi="Calibri"/>
      <w:color w:val="000000"/>
    </w:rPr>
  </w:style>
  <w:style w:type="character" w:customStyle="1" w:styleId="TableParagraphChar">
    <w:name w:val="Table Paragraph Char"/>
    <w:basedOn w:val="DefaultParagraphFont"/>
    <w:link w:val="TableParagraph"/>
    <w:uiPriority w:val="1"/>
    <w:rsid w:val="00042643"/>
    <w:rPr>
      <w:rFonts w:ascii="Times New Roman" w:eastAsia="SimSun" w:hAnsi="Times New Roman" w:cs="Times New Roman"/>
      <w:sz w:val="24"/>
      <w:szCs w:val="24"/>
    </w:rPr>
  </w:style>
  <w:style w:type="character" w:customStyle="1" w:styleId="responsecodes-nonrosterChar">
    <w:name w:val="response codes - non roster Char"/>
    <w:basedOn w:val="TableParagraphChar"/>
    <w:link w:val="responsecodes-nonroster"/>
    <w:rsid w:val="00042643"/>
    <w:rPr>
      <w:rFonts w:ascii="Times New Roman" w:eastAsia="SimSun" w:hAnsi="Times New Roman" w:cs="Times New Roman"/>
      <w:i/>
      <w:w w:val="105"/>
      <w:sz w:val="20"/>
      <w:szCs w:val="20"/>
    </w:rPr>
  </w:style>
  <w:style w:type="character" w:customStyle="1" w:styleId="longtableQtextChar">
    <w:name w:val="long table Q text Char"/>
    <w:basedOn w:val="DefaultParagraphFont"/>
    <w:link w:val="longtableQtext"/>
    <w:rsid w:val="00042643"/>
    <w:rPr>
      <w:rFonts w:ascii="Calibri" w:eastAsia="SimSun" w:hAnsi="Calibri"/>
      <w:color w:val="000000"/>
    </w:rPr>
  </w:style>
  <w:style w:type="paragraph" w:styleId="Header">
    <w:name w:val="header"/>
    <w:basedOn w:val="Normal"/>
    <w:link w:val="HeaderChar"/>
    <w:uiPriority w:val="99"/>
    <w:unhideWhenUsed/>
    <w:rsid w:val="00042643"/>
    <w:pPr>
      <w:tabs>
        <w:tab w:val="center" w:pos="4680"/>
        <w:tab w:val="right" w:pos="9360"/>
      </w:tabs>
      <w:spacing w:after="0" w:line="240" w:lineRule="auto"/>
    </w:pPr>
    <w:rPr>
      <w:rFonts w:eastAsia="SimSun"/>
    </w:rPr>
  </w:style>
  <w:style w:type="character" w:customStyle="1" w:styleId="HeaderChar">
    <w:name w:val="Header Char"/>
    <w:basedOn w:val="DefaultParagraphFont"/>
    <w:link w:val="Header"/>
    <w:uiPriority w:val="99"/>
    <w:rsid w:val="00042643"/>
    <w:rPr>
      <w:rFonts w:eastAsia="SimSun"/>
    </w:rPr>
  </w:style>
  <w:style w:type="paragraph" w:styleId="Footer">
    <w:name w:val="footer"/>
    <w:basedOn w:val="Normal"/>
    <w:link w:val="FooterChar"/>
    <w:uiPriority w:val="99"/>
    <w:unhideWhenUsed/>
    <w:rsid w:val="00042643"/>
    <w:pPr>
      <w:tabs>
        <w:tab w:val="center" w:pos="4680"/>
        <w:tab w:val="right" w:pos="9360"/>
      </w:tabs>
      <w:spacing w:after="0" w:line="240" w:lineRule="auto"/>
    </w:pPr>
    <w:rPr>
      <w:rFonts w:eastAsia="SimSun"/>
    </w:rPr>
  </w:style>
  <w:style w:type="character" w:customStyle="1" w:styleId="FooterChar">
    <w:name w:val="Footer Char"/>
    <w:basedOn w:val="DefaultParagraphFont"/>
    <w:link w:val="Footer"/>
    <w:uiPriority w:val="99"/>
    <w:rsid w:val="00042643"/>
    <w:rPr>
      <w:rFonts w:eastAsia="SimSun"/>
    </w:rPr>
  </w:style>
  <w:style w:type="paragraph" w:styleId="Revision">
    <w:name w:val="Revision"/>
    <w:hidden/>
    <w:uiPriority w:val="99"/>
    <w:semiHidden/>
    <w:rsid w:val="00042643"/>
    <w:pPr>
      <w:spacing w:after="0" w:line="240" w:lineRule="auto"/>
    </w:pPr>
    <w:rPr>
      <w:rFonts w:eastAsia="SimSun"/>
    </w:rPr>
  </w:style>
  <w:style w:type="paragraph" w:customStyle="1" w:styleId="codes">
    <w:name w:val="codes"/>
    <w:basedOn w:val="Normal"/>
    <w:link w:val="codesChar"/>
    <w:qFormat/>
    <w:rsid w:val="00042643"/>
    <w:pPr>
      <w:spacing w:after="0" w:line="259" w:lineRule="auto"/>
    </w:pPr>
    <w:rPr>
      <w:rFonts w:ascii="Times New Roman" w:eastAsia="SimSun" w:hAnsi="Times New Roman" w:cs="Times New Roman"/>
      <w:i/>
      <w:color w:val="BFBFBF" w:themeColor="background1" w:themeShade="BF"/>
      <w:w w:val="105"/>
      <w:sz w:val="20"/>
      <w:szCs w:val="20"/>
    </w:rPr>
  </w:style>
  <w:style w:type="character" w:customStyle="1" w:styleId="codesChar">
    <w:name w:val="codes Char"/>
    <w:basedOn w:val="DefaultParagraphFont"/>
    <w:link w:val="codes"/>
    <w:rsid w:val="00042643"/>
    <w:rPr>
      <w:rFonts w:ascii="Times New Roman" w:eastAsia="SimSun" w:hAnsi="Times New Roman" w:cs="Times New Roman"/>
      <w:i/>
      <w:color w:val="BFBFBF" w:themeColor="background1" w:themeShade="BF"/>
      <w:w w:val="105"/>
      <w:sz w:val="20"/>
      <w:szCs w:val="20"/>
    </w:rPr>
  </w:style>
  <w:style w:type="character" w:styleId="PlaceholderText">
    <w:name w:val="Placeholder Text"/>
    <w:basedOn w:val="DefaultParagraphFont"/>
    <w:uiPriority w:val="99"/>
    <w:semiHidden/>
    <w:rsid w:val="00042643"/>
    <w:rPr>
      <w:color w:val="808080"/>
    </w:rPr>
  </w:style>
  <w:style w:type="paragraph" w:styleId="BodyTextIndent2">
    <w:name w:val="Body Text Indent 2"/>
    <w:basedOn w:val="Normal"/>
    <w:link w:val="BodyTextIndent2Char"/>
    <w:uiPriority w:val="99"/>
    <w:unhideWhenUsed/>
    <w:rsid w:val="00042643"/>
    <w:pPr>
      <w:kinsoku w:val="0"/>
      <w:overflowPunct w:val="0"/>
      <w:spacing w:afterLines="20" w:after="48"/>
      <w:ind w:left="119"/>
    </w:pPr>
    <w:rPr>
      <w:rFonts w:ascii="Times" w:eastAsia="SimSun" w:hAnsi="Times"/>
      <w:w w:val="105"/>
      <w:sz w:val="20"/>
      <w:szCs w:val="20"/>
    </w:rPr>
  </w:style>
  <w:style w:type="character" w:customStyle="1" w:styleId="BodyTextIndent2Char">
    <w:name w:val="Body Text Indent 2 Char"/>
    <w:basedOn w:val="DefaultParagraphFont"/>
    <w:link w:val="BodyTextIndent2"/>
    <w:uiPriority w:val="99"/>
    <w:rsid w:val="00042643"/>
    <w:rPr>
      <w:rFonts w:ascii="Times" w:eastAsia="SimSun" w:hAnsi="Times"/>
      <w:w w:val="105"/>
      <w:sz w:val="20"/>
      <w:szCs w:val="20"/>
    </w:rPr>
  </w:style>
  <w:style w:type="paragraph" w:styleId="BodyText3">
    <w:name w:val="Body Text 3"/>
    <w:basedOn w:val="Normal"/>
    <w:link w:val="BodyText3Char"/>
    <w:uiPriority w:val="99"/>
    <w:unhideWhenUsed/>
    <w:rsid w:val="00042643"/>
    <w:pPr>
      <w:spacing w:after="0" w:line="240" w:lineRule="auto"/>
    </w:pPr>
    <w:rPr>
      <w:rFonts w:ascii="Times New Roman" w:eastAsia="SimSun" w:hAnsi="Times New Roman" w:cs="Times New Roman"/>
      <w:i/>
      <w:sz w:val="18"/>
      <w:szCs w:val="24"/>
      <w:lang w:eastAsia="zh-CN"/>
    </w:rPr>
  </w:style>
  <w:style w:type="character" w:customStyle="1" w:styleId="BodyText3Char">
    <w:name w:val="Body Text 3 Char"/>
    <w:basedOn w:val="DefaultParagraphFont"/>
    <w:link w:val="BodyText3"/>
    <w:uiPriority w:val="99"/>
    <w:rsid w:val="00042643"/>
    <w:rPr>
      <w:rFonts w:ascii="Times New Roman" w:eastAsia="SimSun" w:hAnsi="Times New Roman" w:cs="Times New Roman"/>
      <w:i/>
      <w:sz w:val="18"/>
      <w:szCs w:val="24"/>
      <w:lang w:eastAsia="zh-CN"/>
    </w:rPr>
  </w:style>
  <w:style w:type="paragraph" w:styleId="BodyTextIndent3">
    <w:name w:val="Body Text Indent 3"/>
    <w:basedOn w:val="Normal"/>
    <w:link w:val="BodyTextIndent3Char"/>
    <w:uiPriority w:val="99"/>
    <w:unhideWhenUsed/>
    <w:rsid w:val="00042643"/>
    <w:pPr>
      <w:spacing w:afterLines="20" w:after="48"/>
      <w:ind w:left="119"/>
    </w:pPr>
    <w:rPr>
      <w:rFonts w:ascii="Times" w:eastAsia="SimSun" w:hAnsi="Times"/>
      <w:i/>
      <w:w w:val="105"/>
      <w:sz w:val="16"/>
      <w:szCs w:val="16"/>
    </w:rPr>
  </w:style>
  <w:style w:type="character" w:customStyle="1" w:styleId="BodyTextIndent3Char">
    <w:name w:val="Body Text Indent 3 Char"/>
    <w:basedOn w:val="DefaultParagraphFont"/>
    <w:link w:val="BodyTextIndent3"/>
    <w:uiPriority w:val="99"/>
    <w:rsid w:val="00042643"/>
    <w:rPr>
      <w:rFonts w:ascii="Times" w:eastAsia="SimSun" w:hAnsi="Times"/>
      <w:i/>
      <w:w w:val="105"/>
      <w:sz w:val="16"/>
      <w:szCs w:val="16"/>
    </w:rPr>
  </w:style>
  <w:style w:type="numbering" w:customStyle="1" w:styleId="NoList3">
    <w:name w:val="No List3"/>
    <w:next w:val="NoList"/>
    <w:uiPriority w:val="99"/>
    <w:semiHidden/>
    <w:unhideWhenUsed/>
    <w:rsid w:val="00F25BF8"/>
  </w:style>
  <w:style w:type="numbering" w:customStyle="1" w:styleId="NoList12">
    <w:name w:val="No List12"/>
    <w:next w:val="NoList"/>
    <w:uiPriority w:val="99"/>
    <w:semiHidden/>
    <w:unhideWhenUsed/>
    <w:rsid w:val="00F25BF8"/>
  </w:style>
  <w:style w:type="table" w:customStyle="1" w:styleId="TableGrid2">
    <w:name w:val="Table Grid2"/>
    <w:basedOn w:val="TableNormal"/>
    <w:next w:val="TableGrid"/>
    <w:uiPriority w:val="39"/>
    <w:rsid w:val="00F25BF8"/>
    <w:pPr>
      <w:spacing w:after="0" w:line="240" w:lineRule="auto"/>
    </w:pPr>
    <w:rPr>
      <w:rFonts w:eastAsia="SimSu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21">
    <w:name w:val="No List21"/>
    <w:next w:val="NoList"/>
    <w:uiPriority w:val="99"/>
    <w:semiHidden/>
    <w:unhideWhenUsed/>
    <w:rsid w:val="00F25BF8"/>
  </w:style>
  <w:style w:type="numbering" w:customStyle="1" w:styleId="NoList111">
    <w:name w:val="No List111"/>
    <w:next w:val="NoList"/>
    <w:uiPriority w:val="99"/>
    <w:semiHidden/>
    <w:unhideWhenUsed/>
    <w:rsid w:val="00F25BF8"/>
  </w:style>
  <w:style w:type="character" w:styleId="Hyperlink">
    <w:name w:val="Hyperlink"/>
    <w:basedOn w:val="DefaultParagraphFont"/>
    <w:uiPriority w:val="99"/>
    <w:unhideWhenUsed/>
    <w:rsid w:val="00AC039B"/>
    <w:rPr>
      <w:color w:val="0000FF" w:themeColor="hyperlink"/>
      <w:u w:val="single"/>
    </w:rPr>
  </w:style>
  <w:style w:type="paragraph" w:styleId="NormalWeb">
    <w:name w:val="Normal (Web)"/>
    <w:basedOn w:val="Normal"/>
    <w:uiPriority w:val="99"/>
    <w:unhideWhenUsed/>
    <w:rsid w:val="00C77E6C"/>
    <w:pPr>
      <w:spacing w:before="100" w:beforeAutospacing="1" w:after="100" w:afterAutospacing="1" w:line="240" w:lineRule="auto"/>
    </w:pPr>
    <w:rPr>
      <w:rFonts w:ascii="Times" w:hAnsi="Times" w:cs="Times New Roman"/>
      <w:sz w:val="20"/>
      <w:szCs w:val="20"/>
    </w:rPr>
  </w:style>
  <w:style w:type="character" w:styleId="FollowedHyperlink">
    <w:name w:val="FollowedHyperlink"/>
    <w:basedOn w:val="DefaultParagraphFont"/>
    <w:uiPriority w:val="99"/>
    <w:semiHidden/>
    <w:unhideWhenUsed/>
    <w:rsid w:val="004E75E6"/>
    <w:rPr>
      <w:color w:val="800080" w:themeColor="followedHyperlink"/>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1"/>
    <w:qFormat/>
    <w:rsid w:val="00042643"/>
    <w:pPr>
      <w:autoSpaceDE w:val="0"/>
      <w:autoSpaceDN w:val="0"/>
      <w:adjustRightInd w:val="0"/>
      <w:spacing w:after="0" w:line="240" w:lineRule="auto"/>
      <w:ind w:left="40"/>
      <w:outlineLvl w:val="0"/>
    </w:pPr>
    <w:rPr>
      <w:rFonts w:ascii="Times New Roman" w:eastAsia="SimSun" w:hAnsi="Times New Roman" w:cs="Times New Roman"/>
      <w:b/>
      <w:bCs/>
      <w:i/>
      <w:iCs/>
      <w:sz w:val="17"/>
      <w:szCs w:val="17"/>
    </w:rPr>
  </w:style>
  <w:style w:type="paragraph" w:styleId="Heading2">
    <w:name w:val="heading 2"/>
    <w:basedOn w:val="Normal"/>
    <w:next w:val="Normal"/>
    <w:link w:val="Heading2Char"/>
    <w:uiPriority w:val="9"/>
    <w:semiHidden/>
    <w:unhideWhenUsed/>
    <w:qFormat/>
    <w:rsid w:val="00042643"/>
    <w:pPr>
      <w:keepNext/>
      <w:keepLines/>
      <w:spacing w:before="40" w:after="0" w:line="259" w:lineRule="auto"/>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042643"/>
    <w:pPr>
      <w:keepNext/>
      <w:keepLines/>
      <w:spacing w:before="40" w:after="0" w:line="240" w:lineRule="auto"/>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042643"/>
    <w:pPr>
      <w:keepNext/>
      <w:keepLines/>
      <w:spacing w:before="40" w:after="0" w:line="240" w:lineRule="auto"/>
      <w:outlineLvl w:val="3"/>
    </w:pPr>
    <w:rPr>
      <w:rFonts w:asciiTheme="majorHAnsi" w:eastAsiaTheme="majorEastAsia" w:hAnsiTheme="majorHAnsi" w:cstheme="majorBidi"/>
      <w:i/>
      <w:iCs/>
      <w:color w:val="365F91" w:themeColor="accent1" w:themeShade="BF"/>
      <w:sz w:val="20"/>
      <w:szCs w:val="20"/>
    </w:rPr>
  </w:style>
  <w:style w:type="paragraph" w:styleId="Heading5">
    <w:name w:val="heading 5"/>
    <w:basedOn w:val="Normal"/>
    <w:next w:val="Normal"/>
    <w:link w:val="Heading5Char"/>
    <w:uiPriority w:val="9"/>
    <w:unhideWhenUsed/>
    <w:qFormat/>
    <w:rsid w:val="00042643"/>
    <w:pPr>
      <w:keepNext/>
      <w:spacing w:afterLines="20" w:after="160" w:line="240" w:lineRule="auto"/>
      <w:outlineLvl w:val="4"/>
    </w:pPr>
    <w:rPr>
      <w:rFonts w:eastAsia="Times New Roman" w:cs="Times New Roman"/>
      <w:b/>
      <w:bCs/>
      <w:color w:val="000000"/>
    </w:rPr>
  </w:style>
  <w:style w:type="paragraph" w:styleId="Heading6">
    <w:name w:val="heading 6"/>
    <w:basedOn w:val="Normal"/>
    <w:next w:val="Normal"/>
    <w:link w:val="Heading6Char"/>
    <w:uiPriority w:val="9"/>
    <w:unhideWhenUsed/>
    <w:qFormat/>
    <w:rsid w:val="00042643"/>
    <w:pPr>
      <w:keepNext/>
      <w:spacing w:after="160" w:line="259" w:lineRule="auto"/>
      <w:jc w:val="center"/>
      <w:outlineLvl w:val="5"/>
    </w:pPr>
    <w:rPr>
      <w:rFonts w:ascii="Times New Roman" w:eastAsia="SimSun" w:hAnsi="Times New Roman" w:cs="Times New Roman"/>
      <w:b/>
      <w:bCs/>
      <w:spacing w:val="1"/>
      <w:w w:val="105"/>
      <w:sz w:val="17"/>
      <w:szCs w:val="17"/>
    </w:rPr>
  </w:style>
  <w:style w:type="paragraph" w:styleId="Heading7">
    <w:name w:val="heading 7"/>
    <w:basedOn w:val="Normal"/>
    <w:next w:val="Normal"/>
    <w:link w:val="Heading7Char"/>
    <w:uiPriority w:val="9"/>
    <w:semiHidden/>
    <w:unhideWhenUsed/>
    <w:qFormat/>
    <w:rsid w:val="00042643"/>
    <w:pPr>
      <w:keepNext/>
      <w:keepLines/>
      <w:spacing w:before="200" w:after="0" w:line="259" w:lineRule="auto"/>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unhideWhenUsed/>
    <w:qFormat/>
    <w:rsid w:val="00042643"/>
    <w:pPr>
      <w:keepNext/>
      <w:spacing w:after="160" w:line="259" w:lineRule="auto"/>
      <w:outlineLvl w:val="7"/>
    </w:pPr>
    <w:rPr>
      <w:rFonts w:eastAsia="SimSun"/>
      <w:b/>
    </w:rPr>
  </w:style>
  <w:style w:type="paragraph" w:styleId="Heading9">
    <w:name w:val="heading 9"/>
    <w:basedOn w:val="Normal"/>
    <w:next w:val="Normal"/>
    <w:link w:val="Heading9Char"/>
    <w:uiPriority w:val="9"/>
    <w:unhideWhenUsed/>
    <w:qFormat/>
    <w:rsid w:val="00042643"/>
    <w:pPr>
      <w:keepNext/>
      <w:kinsoku w:val="0"/>
      <w:overflowPunct w:val="0"/>
      <w:spacing w:afterLines="20" w:after="48"/>
      <w:ind w:left="119"/>
      <w:outlineLvl w:val="8"/>
    </w:pPr>
    <w:rPr>
      <w:rFonts w:ascii="Times" w:eastAsia="SimSun" w:hAnsi="Times"/>
      <w:b/>
      <w:w w:val="105"/>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1B251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Spacing">
    <w:name w:val="No Spacing"/>
    <w:uiPriority w:val="1"/>
    <w:qFormat/>
    <w:rsid w:val="001B251A"/>
    <w:pPr>
      <w:spacing w:after="0" w:line="240" w:lineRule="auto"/>
    </w:pPr>
  </w:style>
  <w:style w:type="character" w:styleId="CommentReference">
    <w:name w:val="annotation reference"/>
    <w:basedOn w:val="DefaultParagraphFont"/>
    <w:uiPriority w:val="99"/>
    <w:semiHidden/>
    <w:unhideWhenUsed/>
    <w:rsid w:val="001B251A"/>
    <w:rPr>
      <w:sz w:val="16"/>
      <w:szCs w:val="16"/>
    </w:rPr>
  </w:style>
  <w:style w:type="paragraph" w:styleId="CommentText">
    <w:name w:val="annotation text"/>
    <w:basedOn w:val="Normal"/>
    <w:link w:val="CommentTextChar"/>
    <w:uiPriority w:val="99"/>
    <w:unhideWhenUsed/>
    <w:rsid w:val="001B251A"/>
    <w:pPr>
      <w:spacing w:line="240" w:lineRule="auto"/>
    </w:pPr>
    <w:rPr>
      <w:sz w:val="20"/>
      <w:szCs w:val="20"/>
    </w:rPr>
  </w:style>
  <w:style w:type="character" w:customStyle="1" w:styleId="CommentTextChar">
    <w:name w:val="Comment Text Char"/>
    <w:basedOn w:val="DefaultParagraphFont"/>
    <w:link w:val="CommentText"/>
    <w:uiPriority w:val="99"/>
    <w:rsid w:val="001B251A"/>
    <w:rPr>
      <w:sz w:val="20"/>
      <w:szCs w:val="20"/>
    </w:rPr>
  </w:style>
  <w:style w:type="paragraph" w:styleId="BalloonText">
    <w:name w:val="Balloon Text"/>
    <w:basedOn w:val="Normal"/>
    <w:link w:val="BalloonTextChar"/>
    <w:uiPriority w:val="99"/>
    <w:unhideWhenUsed/>
    <w:rsid w:val="001B251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rsid w:val="001B251A"/>
    <w:rPr>
      <w:rFonts w:ascii="Tahoma" w:hAnsi="Tahoma" w:cs="Tahoma"/>
      <w:sz w:val="16"/>
      <w:szCs w:val="16"/>
    </w:rPr>
  </w:style>
  <w:style w:type="paragraph" w:styleId="ListParagraph">
    <w:name w:val="List Paragraph"/>
    <w:basedOn w:val="Normal"/>
    <w:uiPriority w:val="34"/>
    <w:qFormat/>
    <w:rsid w:val="000D5605"/>
    <w:pPr>
      <w:ind w:left="720"/>
      <w:contextualSpacing/>
    </w:pPr>
  </w:style>
  <w:style w:type="character" w:customStyle="1" w:styleId="Heading1Char">
    <w:name w:val="Heading 1 Char"/>
    <w:basedOn w:val="DefaultParagraphFont"/>
    <w:link w:val="Heading1"/>
    <w:uiPriority w:val="1"/>
    <w:rsid w:val="00042643"/>
    <w:rPr>
      <w:rFonts w:ascii="Times New Roman" w:eastAsia="SimSun" w:hAnsi="Times New Roman" w:cs="Times New Roman"/>
      <w:b/>
      <w:bCs/>
      <w:i/>
      <w:iCs/>
      <w:sz w:val="17"/>
      <w:szCs w:val="17"/>
    </w:rPr>
  </w:style>
  <w:style w:type="character" w:customStyle="1" w:styleId="Heading2Char">
    <w:name w:val="Heading 2 Char"/>
    <w:basedOn w:val="DefaultParagraphFont"/>
    <w:link w:val="Heading2"/>
    <w:uiPriority w:val="9"/>
    <w:semiHidden/>
    <w:rsid w:val="00042643"/>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semiHidden/>
    <w:rsid w:val="00042643"/>
    <w:rPr>
      <w:rFonts w:asciiTheme="majorHAnsi" w:eastAsiaTheme="majorEastAsia" w:hAnsiTheme="majorHAnsi" w:cstheme="majorBidi"/>
      <w:color w:val="243F60" w:themeColor="accent1" w:themeShade="7F"/>
      <w:sz w:val="24"/>
      <w:szCs w:val="24"/>
    </w:rPr>
  </w:style>
  <w:style w:type="character" w:customStyle="1" w:styleId="Heading4Char">
    <w:name w:val="Heading 4 Char"/>
    <w:basedOn w:val="DefaultParagraphFont"/>
    <w:link w:val="Heading4"/>
    <w:uiPriority w:val="9"/>
    <w:semiHidden/>
    <w:rsid w:val="00042643"/>
    <w:rPr>
      <w:rFonts w:asciiTheme="majorHAnsi" w:eastAsiaTheme="majorEastAsia" w:hAnsiTheme="majorHAnsi" w:cstheme="majorBidi"/>
      <w:i/>
      <w:iCs/>
      <w:color w:val="365F91" w:themeColor="accent1" w:themeShade="BF"/>
      <w:sz w:val="20"/>
      <w:szCs w:val="20"/>
    </w:rPr>
  </w:style>
  <w:style w:type="character" w:customStyle="1" w:styleId="Heading5Char">
    <w:name w:val="Heading 5 Char"/>
    <w:basedOn w:val="DefaultParagraphFont"/>
    <w:link w:val="Heading5"/>
    <w:uiPriority w:val="9"/>
    <w:rsid w:val="00042643"/>
    <w:rPr>
      <w:rFonts w:eastAsia="Times New Roman" w:cs="Times New Roman"/>
      <w:b/>
      <w:bCs/>
      <w:color w:val="000000"/>
    </w:rPr>
  </w:style>
  <w:style w:type="character" w:customStyle="1" w:styleId="Heading6Char">
    <w:name w:val="Heading 6 Char"/>
    <w:basedOn w:val="DefaultParagraphFont"/>
    <w:link w:val="Heading6"/>
    <w:uiPriority w:val="9"/>
    <w:rsid w:val="00042643"/>
    <w:rPr>
      <w:rFonts w:ascii="Times New Roman" w:eastAsia="SimSun" w:hAnsi="Times New Roman" w:cs="Times New Roman"/>
      <w:b/>
      <w:bCs/>
      <w:spacing w:val="1"/>
      <w:w w:val="105"/>
      <w:sz w:val="17"/>
      <w:szCs w:val="17"/>
    </w:rPr>
  </w:style>
  <w:style w:type="character" w:customStyle="1" w:styleId="Heading7Char">
    <w:name w:val="Heading 7 Char"/>
    <w:basedOn w:val="DefaultParagraphFont"/>
    <w:link w:val="Heading7"/>
    <w:uiPriority w:val="9"/>
    <w:semiHidden/>
    <w:rsid w:val="00042643"/>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rsid w:val="00042643"/>
    <w:rPr>
      <w:rFonts w:eastAsia="SimSun"/>
      <w:b/>
    </w:rPr>
  </w:style>
  <w:style w:type="character" w:customStyle="1" w:styleId="Heading9Char">
    <w:name w:val="Heading 9 Char"/>
    <w:basedOn w:val="DefaultParagraphFont"/>
    <w:link w:val="Heading9"/>
    <w:uiPriority w:val="9"/>
    <w:rsid w:val="00042643"/>
    <w:rPr>
      <w:rFonts w:ascii="Times" w:eastAsia="SimSun" w:hAnsi="Times"/>
      <w:b/>
      <w:w w:val="105"/>
      <w:sz w:val="20"/>
      <w:szCs w:val="20"/>
    </w:rPr>
  </w:style>
  <w:style w:type="paragraph" w:styleId="BodyText">
    <w:name w:val="Body Text"/>
    <w:basedOn w:val="Normal"/>
    <w:link w:val="BodyTextChar"/>
    <w:uiPriority w:val="1"/>
    <w:qFormat/>
    <w:rsid w:val="00042643"/>
    <w:pPr>
      <w:autoSpaceDE w:val="0"/>
      <w:autoSpaceDN w:val="0"/>
      <w:adjustRightInd w:val="0"/>
      <w:spacing w:after="0" w:line="240" w:lineRule="auto"/>
      <w:ind w:left="39"/>
    </w:pPr>
    <w:rPr>
      <w:rFonts w:ascii="Times New Roman" w:eastAsia="SimSun" w:hAnsi="Times New Roman" w:cs="Times New Roman"/>
      <w:sz w:val="17"/>
      <w:szCs w:val="17"/>
    </w:rPr>
  </w:style>
  <w:style w:type="character" w:customStyle="1" w:styleId="BodyTextChar">
    <w:name w:val="Body Text Char"/>
    <w:basedOn w:val="DefaultParagraphFont"/>
    <w:link w:val="BodyText"/>
    <w:uiPriority w:val="1"/>
    <w:rsid w:val="00042643"/>
    <w:rPr>
      <w:rFonts w:ascii="Times New Roman" w:eastAsia="SimSun" w:hAnsi="Times New Roman" w:cs="Times New Roman"/>
      <w:sz w:val="17"/>
      <w:szCs w:val="17"/>
    </w:rPr>
  </w:style>
  <w:style w:type="paragraph" w:customStyle="1" w:styleId="TableParagraph">
    <w:name w:val="Table Paragraph"/>
    <w:basedOn w:val="Normal"/>
    <w:link w:val="TableParagraphChar"/>
    <w:uiPriority w:val="1"/>
    <w:qFormat/>
    <w:rsid w:val="00042643"/>
    <w:pPr>
      <w:autoSpaceDE w:val="0"/>
      <w:autoSpaceDN w:val="0"/>
      <w:adjustRightInd w:val="0"/>
      <w:spacing w:after="0" w:line="240" w:lineRule="auto"/>
    </w:pPr>
    <w:rPr>
      <w:rFonts w:ascii="Times New Roman" w:eastAsia="SimSun" w:hAnsi="Times New Roman" w:cs="Times New Roman"/>
      <w:sz w:val="24"/>
      <w:szCs w:val="24"/>
    </w:rPr>
  </w:style>
  <w:style w:type="paragraph" w:styleId="BodyText2">
    <w:name w:val="Body Text 2"/>
    <w:basedOn w:val="Normal"/>
    <w:link w:val="BodyText2Char"/>
    <w:uiPriority w:val="99"/>
    <w:unhideWhenUsed/>
    <w:rsid w:val="00042643"/>
    <w:pPr>
      <w:spacing w:after="160" w:line="259" w:lineRule="auto"/>
      <w:jc w:val="center"/>
    </w:pPr>
    <w:rPr>
      <w:rFonts w:ascii="Times New Roman" w:eastAsia="SimSun" w:hAnsi="Times New Roman" w:cs="Times New Roman"/>
      <w:sz w:val="18"/>
      <w:szCs w:val="18"/>
    </w:rPr>
  </w:style>
  <w:style w:type="character" w:customStyle="1" w:styleId="BodyText2Char">
    <w:name w:val="Body Text 2 Char"/>
    <w:basedOn w:val="DefaultParagraphFont"/>
    <w:link w:val="BodyText2"/>
    <w:uiPriority w:val="99"/>
    <w:rsid w:val="00042643"/>
    <w:rPr>
      <w:rFonts w:ascii="Times New Roman" w:eastAsia="SimSun" w:hAnsi="Times New Roman" w:cs="Times New Roman"/>
      <w:sz w:val="18"/>
      <w:szCs w:val="18"/>
    </w:rPr>
  </w:style>
  <w:style w:type="numbering" w:customStyle="1" w:styleId="NoList1">
    <w:name w:val="No List1"/>
    <w:next w:val="NoList"/>
    <w:uiPriority w:val="99"/>
    <w:semiHidden/>
    <w:unhideWhenUsed/>
    <w:rsid w:val="00042643"/>
  </w:style>
  <w:style w:type="paragraph" w:customStyle="1" w:styleId="Default">
    <w:name w:val="Default"/>
    <w:rsid w:val="00042643"/>
    <w:pPr>
      <w:autoSpaceDE w:val="0"/>
      <w:autoSpaceDN w:val="0"/>
      <w:adjustRightInd w:val="0"/>
      <w:spacing w:after="0" w:line="240" w:lineRule="auto"/>
    </w:pPr>
    <w:rPr>
      <w:rFonts w:ascii="Arial" w:eastAsia="SimSun" w:hAnsi="Arial" w:cs="Arial"/>
      <w:color w:val="000000"/>
      <w:sz w:val="24"/>
      <w:szCs w:val="24"/>
    </w:rPr>
  </w:style>
  <w:style w:type="paragraph" w:styleId="BodyTextIndent">
    <w:name w:val="Body Text Indent"/>
    <w:basedOn w:val="Normal"/>
    <w:link w:val="BodyTextIndentChar"/>
    <w:uiPriority w:val="99"/>
    <w:semiHidden/>
    <w:unhideWhenUsed/>
    <w:rsid w:val="00042643"/>
    <w:pPr>
      <w:spacing w:after="120" w:line="240" w:lineRule="auto"/>
      <w:ind w:left="360"/>
    </w:pPr>
    <w:rPr>
      <w:rFonts w:ascii="Times" w:eastAsia="SimSun" w:hAnsi="Times"/>
      <w:sz w:val="20"/>
      <w:szCs w:val="20"/>
    </w:rPr>
  </w:style>
  <w:style w:type="character" w:customStyle="1" w:styleId="BodyTextIndentChar">
    <w:name w:val="Body Text Indent Char"/>
    <w:basedOn w:val="DefaultParagraphFont"/>
    <w:link w:val="BodyTextIndent"/>
    <w:uiPriority w:val="99"/>
    <w:semiHidden/>
    <w:rsid w:val="00042643"/>
    <w:rPr>
      <w:rFonts w:ascii="Times" w:eastAsia="SimSun" w:hAnsi="Times"/>
      <w:sz w:val="20"/>
      <w:szCs w:val="20"/>
    </w:rPr>
  </w:style>
  <w:style w:type="numbering" w:customStyle="1" w:styleId="NoList2">
    <w:name w:val="No List2"/>
    <w:next w:val="NoList"/>
    <w:uiPriority w:val="99"/>
    <w:semiHidden/>
    <w:unhideWhenUsed/>
    <w:rsid w:val="00042643"/>
  </w:style>
  <w:style w:type="numbering" w:customStyle="1" w:styleId="NoList11">
    <w:name w:val="No List11"/>
    <w:next w:val="NoList"/>
    <w:uiPriority w:val="99"/>
    <w:semiHidden/>
    <w:unhideWhenUsed/>
    <w:rsid w:val="00042643"/>
  </w:style>
  <w:style w:type="table" w:customStyle="1" w:styleId="TableGrid1">
    <w:name w:val="Table Grid1"/>
    <w:basedOn w:val="TableNormal"/>
    <w:next w:val="TableGrid"/>
    <w:uiPriority w:val="39"/>
    <w:rsid w:val="00042643"/>
    <w:pPr>
      <w:spacing w:after="0" w:line="240" w:lineRule="auto"/>
    </w:pPr>
    <w:rPr>
      <w:rFonts w:eastAsia="SimSu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CommentSubject">
    <w:name w:val="annotation subject"/>
    <w:basedOn w:val="CommentText"/>
    <w:next w:val="CommentText"/>
    <w:link w:val="CommentSubjectChar"/>
    <w:uiPriority w:val="99"/>
    <w:semiHidden/>
    <w:unhideWhenUsed/>
    <w:rsid w:val="00042643"/>
    <w:pPr>
      <w:spacing w:after="160"/>
    </w:pPr>
    <w:rPr>
      <w:rFonts w:eastAsia="SimSun"/>
      <w:b/>
      <w:bCs/>
    </w:rPr>
  </w:style>
  <w:style w:type="character" w:customStyle="1" w:styleId="CommentSubjectChar">
    <w:name w:val="Comment Subject Char"/>
    <w:basedOn w:val="CommentTextChar"/>
    <w:link w:val="CommentSubject"/>
    <w:uiPriority w:val="99"/>
    <w:semiHidden/>
    <w:rsid w:val="00042643"/>
    <w:rPr>
      <w:rFonts w:eastAsia="SimSun"/>
      <w:b/>
      <w:bCs/>
      <w:sz w:val="20"/>
      <w:szCs w:val="20"/>
    </w:rPr>
  </w:style>
  <w:style w:type="paragraph" w:customStyle="1" w:styleId="responsecodes-nonroster">
    <w:name w:val="response codes - non roster"/>
    <w:basedOn w:val="BodyText"/>
    <w:link w:val="responsecodes-nonrosterChar"/>
    <w:qFormat/>
    <w:rsid w:val="00042643"/>
    <w:rPr>
      <w:i/>
      <w:w w:val="105"/>
      <w:sz w:val="20"/>
      <w:szCs w:val="20"/>
    </w:rPr>
  </w:style>
  <w:style w:type="paragraph" w:customStyle="1" w:styleId="longtableQtext">
    <w:name w:val="long table Q text"/>
    <w:basedOn w:val="Normal"/>
    <w:link w:val="longtableQtextChar"/>
    <w:qFormat/>
    <w:rsid w:val="00042643"/>
    <w:pPr>
      <w:spacing w:after="160" w:line="259" w:lineRule="auto"/>
    </w:pPr>
    <w:rPr>
      <w:rFonts w:ascii="Calibri" w:eastAsia="SimSun" w:hAnsi="Calibri"/>
      <w:color w:val="000000"/>
    </w:rPr>
  </w:style>
  <w:style w:type="character" w:customStyle="1" w:styleId="TableParagraphChar">
    <w:name w:val="Table Paragraph Char"/>
    <w:basedOn w:val="DefaultParagraphFont"/>
    <w:link w:val="TableParagraph"/>
    <w:uiPriority w:val="1"/>
    <w:rsid w:val="00042643"/>
    <w:rPr>
      <w:rFonts w:ascii="Times New Roman" w:eastAsia="SimSun" w:hAnsi="Times New Roman" w:cs="Times New Roman"/>
      <w:sz w:val="24"/>
      <w:szCs w:val="24"/>
    </w:rPr>
  </w:style>
  <w:style w:type="character" w:customStyle="1" w:styleId="responsecodes-nonrosterChar">
    <w:name w:val="response codes - non roster Char"/>
    <w:basedOn w:val="TableParagraphChar"/>
    <w:link w:val="responsecodes-nonroster"/>
    <w:rsid w:val="00042643"/>
    <w:rPr>
      <w:rFonts w:ascii="Times New Roman" w:eastAsia="SimSun" w:hAnsi="Times New Roman" w:cs="Times New Roman"/>
      <w:i/>
      <w:w w:val="105"/>
      <w:sz w:val="20"/>
      <w:szCs w:val="20"/>
    </w:rPr>
  </w:style>
  <w:style w:type="character" w:customStyle="1" w:styleId="longtableQtextChar">
    <w:name w:val="long table Q text Char"/>
    <w:basedOn w:val="DefaultParagraphFont"/>
    <w:link w:val="longtableQtext"/>
    <w:rsid w:val="00042643"/>
    <w:rPr>
      <w:rFonts w:ascii="Calibri" w:eastAsia="SimSun" w:hAnsi="Calibri"/>
      <w:color w:val="000000"/>
    </w:rPr>
  </w:style>
  <w:style w:type="paragraph" w:styleId="Header">
    <w:name w:val="header"/>
    <w:basedOn w:val="Normal"/>
    <w:link w:val="HeaderChar"/>
    <w:uiPriority w:val="99"/>
    <w:unhideWhenUsed/>
    <w:rsid w:val="00042643"/>
    <w:pPr>
      <w:tabs>
        <w:tab w:val="center" w:pos="4680"/>
        <w:tab w:val="right" w:pos="9360"/>
      </w:tabs>
      <w:spacing w:after="0" w:line="240" w:lineRule="auto"/>
    </w:pPr>
    <w:rPr>
      <w:rFonts w:eastAsia="SimSun"/>
    </w:rPr>
  </w:style>
  <w:style w:type="character" w:customStyle="1" w:styleId="HeaderChar">
    <w:name w:val="Header Char"/>
    <w:basedOn w:val="DefaultParagraphFont"/>
    <w:link w:val="Header"/>
    <w:uiPriority w:val="99"/>
    <w:rsid w:val="00042643"/>
    <w:rPr>
      <w:rFonts w:eastAsia="SimSun"/>
    </w:rPr>
  </w:style>
  <w:style w:type="paragraph" w:styleId="Footer">
    <w:name w:val="footer"/>
    <w:basedOn w:val="Normal"/>
    <w:link w:val="FooterChar"/>
    <w:uiPriority w:val="99"/>
    <w:unhideWhenUsed/>
    <w:rsid w:val="00042643"/>
    <w:pPr>
      <w:tabs>
        <w:tab w:val="center" w:pos="4680"/>
        <w:tab w:val="right" w:pos="9360"/>
      </w:tabs>
      <w:spacing w:after="0" w:line="240" w:lineRule="auto"/>
    </w:pPr>
    <w:rPr>
      <w:rFonts w:eastAsia="SimSun"/>
    </w:rPr>
  </w:style>
  <w:style w:type="character" w:customStyle="1" w:styleId="FooterChar">
    <w:name w:val="Footer Char"/>
    <w:basedOn w:val="DefaultParagraphFont"/>
    <w:link w:val="Footer"/>
    <w:uiPriority w:val="99"/>
    <w:rsid w:val="00042643"/>
    <w:rPr>
      <w:rFonts w:eastAsia="SimSun"/>
    </w:rPr>
  </w:style>
  <w:style w:type="paragraph" w:styleId="Revision">
    <w:name w:val="Revision"/>
    <w:hidden/>
    <w:uiPriority w:val="99"/>
    <w:semiHidden/>
    <w:rsid w:val="00042643"/>
    <w:pPr>
      <w:spacing w:after="0" w:line="240" w:lineRule="auto"/>
    </w:pPr>
    <w:rPr>
      <w:rFonts w:eastAsia="SimSun"/>
    </w:rPr>
  </w:style>
  <w:style w:type="paragraph" w:customStyle="1" w:styleId="codes">
    <w:name w:val="codes"/>
    <w:basedOn w:val="Normal"/>
    <w:link w:val="codesChar"/>
    <w:qFormat/>
    <w:rsid w:val="00042643"/>
    <w:pPr>
      <w:spacing w:after="0" w:line="259" w:lineRule="auto"/>
    </w:pPr>
    <w:rPr>
      <w:rFonts w:ascii="Times New Roman" w:eastAsia="SimSun" w:hAnsi="Times New Roman" w:cs="Times New Roman"/>
      <w:i/>
      <w:color w:val="BFBFBF" w:themeColor="background1" w:themeShade="BF"/>
      <w:w w:val="105"/>
      <w:sz w:val="20"/>
      <w:szCs w:val="20"/>
    </w:rPr>
  </w:style>
  <w:style w:type="character" w:customStyle="1" w:styleId="codesChar">
    <w:name w:val="codes Char"/>
    <w:basedOn w:val="DefaultParagraphFont"/>
    <w:link w:val="codes"/>
    <w:rsid w:val="00042643"/>
    <w:rPr>
      <w:rFonts w:ascii="Times New Roman" w:eastAsia="SimSun" w:hAnsi="Times New Roman" w:cs="Times New Roman"/>
      <w:i/>
      <w:color w:val="BFBFBF" w:themeColor="background1" w:themeShade="BF"/>
      <w:w w:val="105"/>
      <w:sz w:val="20"/>
      <w:szCs w:val="20"/>
    </w:rPr>
  </w:style>
  <w:style w:type="character" w:styleId="PlaceholderText">
    <w:name w:val="Placeholder Text"/>
    <w:basedOn w:val="DefaultParagraphFont"/>
    <w:uiPriority w:val="99"/>
    <w:semiHidden/>
    <w:rsid w:val="00042643"/>
    <w:rPr>
      <w:color w:val="808080"/>
    </w:rPr>
  </w:style>
  <w:style w:type="paragraph" w:styleId="BodyTextIndent2">
    <w:name w:val="Body Text Indent 2"/>
    <w:basedOn w:val="Normal"/>
    <w:link w:val="BodyTextIndent2Char"/>
    <w:uiPriority w:val="99"/>
    <w:unhideWhenUsed/>
    <w:rsid w:val="00042643"/>
    <w:pPr>
      <w:kinsoku w:val="0"/>
      <w:overflowPunct w:val="0"/>
      <w:spacing w:afterLines="20" w:after="48"/>
      <w:ind w:left="119"/>
    </w:pPr>
    <w:rPr>
      <w:rFonts w:ascii="Times" w:eastAsia="SimSun" w:hAnsi="Times"/>
      <w:w w:val="105"/>
      <w:sz w:val="20"/>
      <w:szCs w:val="20"/>
    </w:rPr>
  </w:style>
  <w:style w:type="character" w:customStyle="1" w:styleId="BodyTextIndent2Char">
    <w:name w:val="Body Text Indent 2 Char"/>
    <w:basedOn w:val="DefaultParagraphFont"/>
    <w:link w:val="BodyTextIndent2"/>
    <w:uiPriority w:val="99"/>
    <w:rsid w:val="00042643"/>
    <w:rPr>
      <w:rFonts w:ascii="Times" w:eastAsia="SimSun" w:hAnsi="Times"/>
      <w:w w:val="105"/>
      <w:sz w:val="20"/>
      <w:szCs w:val="20"/>
    </w:rPr>
  </w:style>
  <w:style w:type="paragraph" w:styleId="BodyText3">
    <w:name w:val="Body Text 3"/>
    <w:basedOn w:val="Normal"/>
    <w:link w:val="BodyText3Char"/>
    <w:uiPriority w:val="99"/>
    <w:unhideWhenUsed/>
    <w:rsid w:val="00042643"/>
    <w:pPr>
      <w:spacing w:after="0" w:line="240" w:lineRule="auto"/>
    </w:pPr>
    <w:rPr>
      <w:rFonts w:ascii="Times New Roman" w:eastAsia="SimSun" w:hAnsi="Times New Roman" w:cs="Times New Roman"/>
      <w:i/>
      <w:sz w:val="18"/>
      <w:szCs w:val="24"/>
      <w:lang w:eastAsia="zh-CN"/>
    </w:rPr>
  </w:style>
  <w:style w:type="character" w:customStyle="1" w:styleId="BodyText3Char">
    <w:name w:val="Body Text 3 Char"/>
    <w:basedOn w:val="DefaultParagraphFont"/>
    <w:link w:val="BodyText3"/>
    <w:uiPriority w:val="99"/>
    <w:rsid w:val="00042643"/>
    <w:rPr>
      <w:rFonts w:ascii="Times New Roman" w:eastAsia="SimSun" w:hAnsi="Times New Roman" w:cs="Times New Roman"/>
      <w:i/>
      <w:sz w:val="18"/>
      <w:szCs w:val="24"/>
      <w:lang w:eastAsia="zh-CN"/>
    </w:rPr>
  </w:style>
  <w:style w:type="paragraph" w:styleId="BodyTextIndent3">
    <w:name w:val="Body Text Indent 3"/>
    <w:basedOn w:val="Normal"/>
    <w:link w:val="BodyTextIndent3Char"/>
    <w:uiPriority w:val="99"/>
    <w:unhideWhenUsed/>
    <w:rsid w:val="00042643"/>
    <w:pPr>
      <w:spacing w:afterLines="20" w:after="48"/>
      <w:ind w:left="119"/>
    </w:pPr>
    <w:rPr>
      <w:rFonts w:ascii="Times" w:eastAsia="SimSun" w:hAnsi="Times"/>
      <w:i/>
      <w:w w:val="105"/>
      <w:sz w:val="16"/>
      <w:szCs w:val="16"/>
    </w:rPr>
  </w:style>
  <w:style w:type="character" w:customStyle="1" w:styleId="BodyTextIndent3Char">
    <w:name w:val="Body Text Indent 3 Char"/>
    <w:basedOn w:val="DefaultParagraphFont"/>
    <w:link w:val="BodyTextIndent3"/>
    <w:uiPriority w:val="99"/>
    <w:rsid w:val="00042643"/>
    <w:rPr>
      <w:rFonts w:ascii="Times" w:eastAsia="SimSun" w:hAnsi="Times"/>
      <w:i/>
      <w:w w:val="105"/>
      <w:sz w:val="16"/>
      <w:szCs w:val="16"/>
    </w:rPr>
  </w:style>
  <w:style w:type="numbering" w:customStyle="1" w:styleId="NoList3">
    <w:name w:val="No List3"/>
    <w:next w:val="NoList"/>
    <w:uiPriority w:val="99"/>
    <w:semiHidden/>
    <w:unhideWhenUsed/>
    <w:rsid w:val="00F25BF8"/>
  </w:style>
  <w:style w:type="numbering" w:customStyle="1" w:styleId="NoList12">
    <w:name w:val="No List12"/>
    <w:next w:val="NoList"/>
    <w:uiPriority w:val="99"/>
    <w:semiHidden/>
    <w:unhideWhenUsed/>
    <w:rsid w:val="00F25BF8"/>
  </w:style>
  <w:style w:type="table" w:customStyle="1" w:styleId="TableGrid2">
    <w:name w:val="Table Grid2"/>
    <w:basedOn w:val="TableNormal"/>
    <w:next w:val="TableGrid"/>
    <w:uiPriority w:val="39"/>
    <w:rsid w:val="00F25BF8"/>
    <w:pPr>
      <w:spacing w:after="0" w:line="240" w:lineRule="auto"/>
    </w:pPr>
    <w:rPr>
      <w:rFonts w:eastAsia="SimSu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21">
    <w:name w:val="No List21"/>
    <w:next w:val="NoList"/>
    <w:uiPriority w:val="99"/>
    <w:semiHidden/>
    <w:unhideWhenUsed/>
    <w:rsid w:val="00F25BF8"/>
  </w:style>
  <w:style w:type="numbering" w:customStyle="1" w:styleId="NoList111">
    <w:name w:val="No List111"/>
    <w:next w:val="NoList"/>
    <w:uiPriority w:val="99"/>
    <w:semiHidden/>
    <w:unhideWhenUsed/>
    <w:rsid w:val="00F25BF8"/>
  </w:style>
  <w:style w:type="character" w:styleId="Hyperlink">
    <w:name w:val="Hyperlink"/>
    <w:basedOn w:val="DefaultParagraphFont"/>
    <w:uiPriority w:val="99"/>
    <w:unhideWhenUsed/>
    <w:rsid w:val="00AC039B"/>
    <w:rPr>
      <w:color w:val="0000FF" w:themeColor="hyperlink"/>
      <w:u w:val="single"/>
    </w:rPr>
  </w:style>
  <w:style w:type="paragraph" w:styleId="NormalWeb">
    <w:name w:val="Normal (Web)"/>
    <w:basedOn w:val="Normal"/>
    <w:uiPriority w:val="99"/>
    <w:unhideWhenUsed/>
    <w:rsid w:val="00C77E6C"/>
    <w:pPr>
      <w:spacing w:before="100" w:beforeAutospacing="1" w:after="100" w:afterAutospacing="1" w:line="240" w:lineRule="auto"/>
    </w:pPr>
    <w:rPr>
      <w:rFonts w:ascii="Times" w:hAnsi="Times" w:cs="Times New Roman"/>
      <w:sz w:val="20"/>
      <w:szCs w:val="20"/>
    </w:rPr>
  </w:style>
  <w:style w:type="character" w:styleId="FollowedHyperlink">
    <w:name w:val="FollowedHyperlink"/>
    <w:basedOn w:val="DefaultParagraphFont"/>
    <w:uiPriority w:val="99"/>
    <w:semiHidden/>
    <w:unhideWhenUsed/>
    <w:rsid w:val="004E75E6"/>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75802228">
      <w:bodyDiv w:val="1"/>
      <w:marLeft w:val="0"/>
      <w:marRight w:val="0"/>
      <w:marTop w:val="0"/>
      <w:marBottom w:val="0"/>
      <w:divBdr>
        <w:top w:val="none" w:sz="0" w:space="0" w:color="auto"/>
        <w:left w:val="none" w:sz="0" w:space="0" w:color="auto"/>
        <w:bottom w:val="none" w:sz="0" w:space="0" w:color="auto"/>
        <w:right w:val="none" w:sz="0" w:space="0" w:color="auto"/>
      </w:divBdr>
    </w:div>
    <w:div w:id="1419253384">
      <w:bodyDiv w:val="1"/>
      <w:marLeft w:val="0"/>
      <w:marRight w:val="0"/>
      <w:marTop w:val="0"/>
      <w:marBottom w:val="0"/>
      <w:divBdr>
        <w:top w:val="none" w:sz="0" w:space="0" w:color="auto"/>
        <w:left w:val="none" w:sz="0" w:space="0" w:color="auto"/>
        <w:bottom w:val="none" w:sz="0" w:space="0" w:color="auto"/>
        <w:right w:val="none" w:sz="0" w:space="0" w:color="auto"/>
      </w:divBdr>
      <w:divsChild>
        <w:div w:id="1436250826">
          <w:marLeft w:val="0"/>
          <w:marRight w:val="0"/>
          <w:marTop w:val="0"/>
          <w:marBottom w:val="0"/>
          <w:divBdr>
            <w:top w:val="none" w:sz="0" w:space="0" w:color="auto"/>
            <w:left w:val="none" w:sz="0" w:space="0" w:color="auto"/>
            <w:bottom w:val="none" w:sz="0" w:space="0" w:color="auto"/>
            <w:right w:val="none" w:sz="0" w:space="0" w:color="auto"/>
          </w:divBdr>
          <w:divsChild>
            <w:div w:id="1420172632">
              <w:marLeft w:val="0"/>
              <w:marRight w:val="0"/>
              <w:marTop w:val="0"/>
              <w:marBottom w:val="0"/>
              <w:divBdr>
                <w:top w:val="none" w:sz="0" w:space="0" w:color="auto"/>
                <w:left w:val="none" w:sz="0" w:space="0" w:color="auto"/>
                <w:bottom w:val="none" w:sz="0" w:space="0" w:color="auto"/>
                <w:right w:val="none" w:sz="0" w:space="0" w:color="auto"/>
              </w:divBdr>
              <w:divsChild>
                <w:div w:id="1306660584">
                  <w:marLeft w:val="0"/>
                  <w:marRight w:val="0"/>
                  <w:marTop w:val="0"/>
                  <w:marBottom w:val="0"/>
                  <w:divBdr>
                    <w:top w:val="none" w:sz="0" w:space="0" w:color="auto"/>
                    <w:left w:val="none" w:sz="0" w:space="0" w:color="auto"/>
                    <w:bottom w:val="none" w:sz="0" w:space="0" w:color="auto"/>
                    <w:right w:val="none" w:sz="0" w:space="0" w:color="auto"/>
                  </w:divBdr>
                  <w:divsChild>
                    <w:div w:id="1318411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2641996">
      <w:bodyDiv w:val="1"/>
      <w:marLeft w:val="0"/>
      <w:marRight w:val="0"/>
      <w:marTop w:val="0"/>
      <w:marBottom w:val="0"/>
      <w:divBdr>
        <w:top w:val="none" w:sz="0" w:space="0" w:color="auto"/>
        <w:left w:val="none" w:sz="0" w:space="0" w:color="auto"/>
        <w:bottom w:val="none" w:sz="0" w:space="0" w:color="auto"/>
        <w:right w:val="none" w:sz="0" w:space="0" w:color="auto"/>
      </w:divBdr>
    </w:div>
    <w:div w:id="19036368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doNotSaveAsSingleFile/>
</w:webSettings>
</file>

<file path=word/_rels/comments.xml.rels><?xml version="1.0" encoding="UTF-8" standalone="yes"?>
<Relationships xmlns="http://schemas.openxmlformats.org/package/2006/relationships"><Relationship Id="rId1" Type="http://schemas.openxmlformats.org/officeDocument/2006/relationships/hyperlink" Target="http://usaidlandtenure.net/content/empirical-linkages-between-devolved-tenure-systems-and-forest-conditions-literature-review" TargetMode="External"/></Relationships>
</file>

<file path=word/_rels/document.xml.rels><?xml version="1.0" encoding="UTF-8" standalone="yes"?>
<Relationships xmlns="http://schemas.openxmlformats.org/package/2006/relationships"><Relationship Id="rId11" Type="http://schemas.openxmlformats.org/officeDocument/2006/relationships/fontTable" Target="fontTable.xml"/><Relationship Id="rId12"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otnotes" Target="footnotes.xml"/><Relationship Id="rId8" Type="http://schemas.openxmlformats.org/officeDocument/2006/relationships/endnotes" Target="endnotes.xml"/><Relationship Id="rId9" Type="http://schemas.openxmlformats.org/officeDocument/2006/relationships/comments" Target="comments.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2F0306-6A1F-4743-BC92-D7DB54FB4B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55</Pages>
  <Words>11198</Words>
  <Characters>63829</Characters>
  <Application>Microsoft Macintosh Word</Application>
  <DocSecurity>0</DocSecurity>
  <Lines>531</Lines>
  <Paragraphs>149</Paragraphs>
  <ScaleCrop>false</ScaleCrop>
  <HeadingPairs>
    <vt:vector size="2" baseType="variant">
      <vt:variant>
        <vt:lpstr>Title</vt:lpstr>
      </vt:variant>
      <vt:variant>
        <vt:i4>1</vt:i4>
      </vt:variant>
    </vt:vector>
  </HeadingPairs>
  <TitlesOfParts>
    <vt:vector size="1" baseType="lpstr">
      <vt:lpstr/>
    </vt:vector>
  </TitlesOfParts>
  <Company>USAID</Company>
  <LinksUpToDate>false</LinksUpToDate>
  <CharactersWithSpaces>74878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McGee, Heather</dc:creator>
  <cp:lastModifiedBy>Aleta Haflett</cp:lastModifiedBy>
  <cp:revision>3</cp:revision>
  <dcterms:created xsi:type="dcterms:W3CDTF">2014-11-18T12:19:00Z</dcterms:created>
  <dcterms:modified xsi:type="dcterms:W3CDTF">2014-11-18T12:47:00Z</dcterms:modified>
</cp:coreProperties>
</file>