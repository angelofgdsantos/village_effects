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DFA400" w14:textId="77777777" w:rsidR="00BC79FF" w:rsidRPr="00676B69" w:rsidRDefault="00BC79FF" w:rsidP="007C3C66">
      <w:pPr>
        <w:pStyle w:val="ListParagraph"/>
        <w:spacing w:after="0" w:line="240" w:lineRule="auto"/>
        <w:ind w:left="0"/>
        <w:rPr>
          <w:rFonts w:ascii="Gill Sans MT" w:hAnsi="Gill Sans MT"/>
          <w:b/>
          <w:color w:val="000000" w:themeColor="text1"/>
        </w:rPr>
      </w:pPr>
    </w:p>
    <w:p w14:paraId="56A3539D" w14:textId="77777777" w:rsidR="00BC79FF" w:rsidRPr="00676B69" w:rsidRDefault="00BC79FF" w:rsidP="007C3C66">
      <w:pPr>
        <w:pStyle w:val="ListParagraph"/>
        <w:spacing w:after="0" w:line="240" w:lineRule="auto"/>
        <w:ind w:left="0"/>
        <w:rPr>
          <w:rFonts w:ascii="Gill Sans MT" w:hAnsi="Gill Sans MT"/>
          <w:b/>
          <w:color w:val="000000" w:themeColor="text1"/>
        </w:rPr>
      </w:pPr>
      <w:commentRangeStart w:id="0"/>
      <w:r w:rsidRPr="00676B69">
        <w:rPr>
          <w:rFonts w:ascii="Gill Sans MT" w:hAnsi="Gill Sans MT"/>
          <w:b/>
          <w:color w:val="000000" w:themeColor="text1"/>
        </w:rPr>
        <w:t>CFP Forest Key Informant Interview</w:t>
      </w:r>
      <w:commentRangeEnd w:id="0"/>
      <w:r w:rsidR="00681538" w:rsidRPr="00676B69">
        <w:rPr>
          <w:rStyle w:val="CommentReference"/>
          <w:rFonts w:ascii="Gill Sans MT" w:hAnsi="Gill Sans MT"/>
          <w:sz w:val="22"/>
          <w:szCs w:val="22"/>
        </w:rPr>
        <w:commentReference w:id="0"/>
      </w:r>
    </w:p>
    <w:p w14:paraId="39120CB6" w14:textId="77777777" w:rsidR="00C92576" w:rsidRPr="00676B69" w:rsidRDefault="00C92576" w:rsidP="007C3C66">
      <w:pPr>
        <w:pStyle w:val="ListParagraph"/>
        <w:spacing w:after="0" w:line="240" w:lineRule="auto"/>
        <w:ind w:left="0"/>
        <w:rPr>
          <w:rFonts w:ascii="Gill Sans MT" w:hAnsi="Gill Sans MT"/>
          <w:b/>
          <w:color w:val="000000" w:themeColor="text1"/>
        </w:rPr>
      </w:pPr>
    </w:p>
    <w:p w14:paraId="047E79B6" w14:textId="552FB66F" w:rsidR="00C92576" w:rsidRPr="00676B69" w:rsidRDefault="00C92576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  <w:r w:rsidRPr="00676B69">
        <w:rPr>
          <w:rFonts w:ascii="Gill Sans MT" w:hAnsi="Gill Sans MT"/>
          <w:i/>
          <w:color w:val="000000" w:themeColor="text1"/>
        </w:rPr>
        <w:t xml:space="preserve">This will be a key informant interview with someone in the community who is involved in or knowledgeable about forest issues. This could be local forest guard, a representative on a community resource board, village action committee or leader of a forest user group. This position will most likely vary from community to community. However, following the implementation of CFP, we expect that there will be a designated position across treatment communities. </w:t>
      </w:r>
    </w:p>
    <w:p w14:paraId="2276AA46" w14:textId="77777777" w:rsidR="00C92576" w:rsidRPr="00676B69" w:rsidRDefault="00C92576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</w:p>
    <w:p w14:paraId="3D6F1320" w14:textId="78A46A03" w:rsidR="00C92576" w:rsidRPr="00676B69" w:rsidRDefault="00C92576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  <w:r w:rsidRPr="00676B69">
        <w:rPr>
          <w:rFonts w:ascii="Gill Sans MT" w:hAnsi="Gill Sans MT"/>
          <w:i/>
          <w:color w:val="000000" w:themeColor="text1"/>
        </w:rPr>
        <w:t xml:space="preserve">Date: </w:t>
      </w:r>
    </w:p>
    <w:p w14:paraId="54EF574C" w14:textId="7CF4D719" w:rsidR="00C92576" w:rsidRPr="00676B69" w:rsidRDefault="00C92576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  <w:r w:rsidRPr="00676B69">
        <w:rPr>
          <w:rFonts w:ascii="Gill Sans MT" w:hAnsi="Gill Sans MT"/>
          <w:i/>
          <w:color w:val="000000" w:themeColor="text1"/>
        </w:rPr>
        <w:t xml:space="preserve">Chiefdom: </w:t>
      </w:r>
    </w:p>
    <w:p w14:paraId="693D8857" w14:textId="1ECDB6ED" w:rsidR="00C92576" w:rsidRPr="00676B69" w:rsidRDefault="00C92576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  <w:r w:rsidRPr="00676B69">
        <w:rPr>
          <w:rFonts w:ascii="Gill Sans MT" w:hAnsi="Gill Sans MT"/>
          <w:i/>
          <w:color w:val="000000" w:themeColor="text1"/>
        </w:rPr>
        <w:t xml:space="preserve">Village: </w:t>
      </w:r>
    </w:p>
    <w:p w14:paraId="3B21089B" w14:textId="7D53FD7E" w:rsidR="009842FE" w:rsidRPr="00676B69" w:rsidRDefault="009842FE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  <w:r w:rsidRPr="00676B69">
        <w:rPr>
          <w:rFonts w:ascii="Gill Sans MT" w:hAnsi="Gill Sans MT"/>
          <w:i/>
          <w:color w:val="000000" w:themeColor="text1"/>
        </w:rPr>
        <w:t xml:space="preserve">Position: </w:t>
      </w:r>
    </w:p>
    <w:p w14:paraId="1A30CD27" w14:textId="5D3B06BE" w:rsidR="009842FE" w:rsidRPr="00676B69" w:rsidRDefault="009842FE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  <w:r w:rsidRPr="00676B69">
        <w:rPr>
          <w:rFonts w:ascii="Gill Sans MT" w:hAnsi="Gill Sans MT"/>
          <w:i/>
          <w:color w:val="000000" w:themeColor="text1"/>
        </w:rPr>
        <w:t xml:space="preserve">Gender: </w:t>
      </w:r>
    </w:p>
    <w:p w14:paraId="3C7E7BFE" w14:textId="5B67985D" w:rsidR="009842FE" w:rsidRPr="00676B69" w:rsidRDefault="009842FE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  <w:r w:rsidRPr="00676B69">
        <w:rPr>
          <w:rFonts w:ascii="Gill Sans MT" w:hAnsi="Gill Sans MT"/>
          <w:i/>
          <w:color w:val="000000" w:themeColor="text1"/>
        </w:rPr>
        <w:t xml:space="preserve">Age: </w:t>
      </w:r>
    </w:p>
    <w:p w14:paraId="5683F152" w14:textId="77777777" w:rsidR="00C92576" w:rsidRPr="00676B69" w:rsidRDefault="00C92576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</w:p>
    <w:p w14:paraId="25ACD143" w14:textId="77777777" w:rsidR="007C3C66" w:rsidRPr="00676B69" w:rsidRDefault="007C3C66" w:rsidP="007C3C66">
      <w:pPr>
        <w:pStyle w:val="ListParagraph"/>
        <w:spacing w:after="0" w:line="240" w:lineRule="auto"/>
        <w:ind w:left="0"/>
        <w:rPr>
          <w:rFonts w:ascii="Gill Sans MT" w:hAnsi="Gill Sans MT"/>
          <w:b/>
          <w:color w:val="000000" w:themeColor="text1"/>
        </w:rPr>
      </w:pPr>
    </w:p>
    <w:p w14:paraId="3DAB0650" w14:textId="52CB900A" w:rsidR="00536BBF" w:rsidRPr="00676B69" w:rsidRDefault="00296D0E" w:rsidP="007C3C66">
      <w:pPr>
        <w:pStyle w:val="ListParagraph"/>
        <w:spacing w:after="0" w:line="240" w:lineRule="auto"/>
        <w:ind w:left="0"/>
        <w:rPr>
          <w:rFonts w:ascii="Gill Sans MT" w:hAnsi="Gill Sans MT"/>
          <w:b/>
          <w:color w:val="000000" w:themeColor="text1"/>
        </w:rPr>
      </w:pPr>
      <w:r w:rsidRPr="00676B69">
        <w:rPr>
          <w:rFonts w:ascii="Gill Sans MT" w:hAnsi="Gill Sans MT"/>
          <w:b/>
          <w:color w:val="000000" w:themeColor="text1"/>
        </w:rPr>
        <w:t>FOREST ACCES</w:t>
      </w:r>
      <w:r w:rsidR="00DD26A1" w:rsidRPr="00676B69">
        <w:rPr>
          <w:rFonts w:ascii="Gill Sans MT" w:hAnsi="Gill Sans MT"/>
          <w:b/>
          <w:color w:val="000000" w:themeColor="text1"/>
        </w:rPr>
        <w:t>S</w:t>
      </w:r>
      <w:r w:rsidRPr="00676B69">
        <w:rPr>
          <w:rFonts w:ascii="Gill Sans MT" w:hAnsi="Gill Sans MT"/>
          <w:b/>
          <w:color w:val="000000" w:themeColor="text1"/>
        </w:rPr>
        <w:t xml:space="preserve"> </w:t>
      </w:r>
    </w:p>
    <w:tbl>
      <w:tblPr>
        <w:tblW w:w="10744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359"/>
        <w:gridCol w:w="7865"/>
        <w:gridCol w:w="2520"/>
      </w:tblGrid>
      <w:tr w:rsidR="00D908DF" w:rsidRPr="00676B69" w14:paraId="6EF8457B" w14:textId="77777777" w:rsidTr="00D908DF">
        <w:trPr>
          <w:trHeight w:hRule="exact" w:val="74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B6DE803" w14:textId="77777777" w:rsidR="00D908DF" w:rsidRPr="00676B69" w:rsidRDefault="00D908DF" w:rsidP="00D908DF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8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26AA171" w14:textId="11B2B72E" w:rsidR="00D908DF" w:rsidRPr="00676B69" w:rsidRDefault="00D908DF" w:rsidP="00D908DF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NewRomanPSMT"/>
                <w:sz w:val="22"/>
                <w:szCs w:val="22"/>
              </w:rPr>
              <w:t>How many forests does your village rely on for income and for basic household needs?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FC04A89" w14:textId="77777777" w:rsidR="00D908DF" w:rsidRPr="00676B69" w:rsidRDefault="00D908DF" w:rsidP="00D908DF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</w:tbl>
    <w:p w14:paraId="1394C38C" w14:textId="77777777" w:rsidR="00D908DF" w:rsidRPr="00676B69" w:rsidRDefault="00D908DF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2C9AB97E" w14:textId="42AA7B0C" w:rsidR="00536BBF" w:rsidRPr="00676B69" w:rsidRDefault="00536BBF" w:rsidP="007C3C66">
      <w:pPr>
        <w:rPr>
          <w:rFonts w:ascii="Gill Sans MT" w:hAnsi="Gill Sans MT"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color w:val="000000" w:themeColor="text1"/>
          <w:sz w:val="22"/>
          <w:szCs w:val="22"/>
        </w:rPr>
        <w:t xml:space="preserve">Now I would like to ask you some questions about </w:t>
      </w:r>
      <w:r w:rsidR="00FA2C2D" w:rsidRPr="00676B69">
        <w:rPr>
          <w:rFonts w:ascii="Gill Sans MT" w:hAnsi="Gill Sans MT"/>
          <w:color w:val="000000" w:themeColor="text1"/>
          <w:sz w:val="22"/>
          <w:szCs w:val="22"/>
        </w:rPr>
        <w:t xml:space="preserve">each of </w:t>
      </w:r>
      <w:r w:rsidRPr="00676B69">
        <w:rPr>
          <w:rFonts w:ascii="Gill Sans MT" w:hAnsi="Gill Sans MT"/>
          <w:color w:val="000000" w:themeColor="text1"/>
          <w:sz w:val="22"/>
          <w:szCs w:val="22"/>
        </w:rPr>
        <w:t>the forest/wooded area</w:t>
      </w:r>
      <w:r w:rsidR="00FA2C2D" w:rsidRPr="00676B69">
        <w:rPr>
          <w:rFonts w:ascii="Gill Sans MT" w:hAnsi="Gill Sans MT"/>
          <w:color w:val="000000" w:themeColor="text1"/>
          <w:sz w:val="22"/>
          <w:szCs w:val="22"/>
        </w:rPr>
        <w:t>s</w:t>
      </w:r>
      <w:r w:rsidRPr="00676B69">
        <w:rPr>
          <w:rFonts w:ascii="Gill Sans MT" w:hAnsi="Gill Sans MT"/>
          <w:color w:val="000000" w:themeColor="text1"/>
          <w:sz w:val="22"/>
          <w:szCs w:val="22"/>
        </w:rPr>
        <w:t xml:space="preserve"> that you</w:t>
      </w:r>
      <w:r w:rsidR="00681538" w:rsidRPr="00676B69">
        <w:rPr>
          <w:rFonts w:ascii="Gill Sans MT" w:hAnsi="Gill Sans MT"/>
          <w:color w:val="000000" w:themeColor="text1"/>
          <w:sz w:val="22"/>
          <w:szCs w:val="22"/>
        </w:rPr>
        <w:t>r community accesses for harvesting or collecting wood and/or non-wood forest products. Let’s start with the largest forest</w:t>
      </w:r>
      <w:r w:rsidRPr="00676B69">
        <w:rPr>
          <w:rFonts w:ascii="Gill Sans MT" w:hAnsi="Gill Sans MT"/>
          <w:color w:val="000000" w:themeColor="text1"/>
          <w:sz w:val="22"/>
          <w:szCs w:val="22"/>
        </w:rPr>
        <w:t>.</w:t>
      </w:r>
    </w:p>
    <w:p w14:paraId="6AF02CD7" w14:textId="77777777" w:rsidR="005F6D4B" w:rsidRPr="00676B69" w:rsidRDefault="005F6D4B" w:rsidP="007C3C66">
      <w:pPr>
        <w:pStyle w:val="ListParagraph"/>
        <w:spacing w:after="0" w:line="240" w:lineRule="auto"/>
        <w:ind w:left="0"/>
        <w:rPr>
          <w:rFonts w:ascii="Gill Sans MT" w:hAnsi="Gill Sans MT"/>
          <w:color w:val="000000" w:themeColor="text1"/>
        </w:rPr>
      </w:pPr>
    </w:p>
    <w:tbl>
      <w:tblPr>
        <w:tblStyle w:val="TableGrid"/>
        <w:tblW w:w="14238" w:type="dxa"/>
        <w:tblLayout w:type="fixed"/>
        <w:tblLook w:val="04A0" w:firstRow="1" w:lastRow="0" w:firstColumn="1" w:lastColumn="0" w:noHBand="0" w:noVBand="1"/>
      </w:tblPr>
      <w:tblGrid>
        <w:gridCol w:w="1098"/>
        <w:gridCol w:w="1620"/>
        <w:gridCol w:w="1260"/>
        <w:gridCol w:w="810"/>
        <w:gridCol w:w="1890"/>
        <w:gridCol w:w="1890"/>
        <w:gridCol w:w="1890"/>
        <w:gridCol w:w="1890"/>
        <w:gridCol w:w="1890"/>
      </w:tblGrid>
      <w:tr w:rsidR="00297EDA" w:rsidRPr="00676B69" w14:paraId="2066B57F" w14:textId="14684F7A" w:rsidTr="00297EDA">
        <w:trPr>
          <w:trHeight w:val="1134"/>
        </w:trPr>
        <w:tc>
          <w:tcPr>
            <w:tcW w:w="1098" w:type="dxa"/>
            <w:vMerge w:val="restart"/>
          </w:tcPr>
          <w:p w14:paraId="39BF182A" w14:textId="6ACEF819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Name of the forest</w:t>
            </w:r>
          </w:p>
        </w:tc>
        <w:tc>
          <w:tcPr>
            <w:tcW w:w="1620" w:type="dxa"/>
            <w:vMerge w:val="restart"/>
          </w:tcPr>
          <w:p w14:paraId="21731EE2" w14:textId="77777777" w:rsidR="00297EDA" w:rsidRPr="00676B69" w:rsidRDefault="00297EDA" w:rsidP="005F00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Status</w:t>
            </w:r>
          </w:p>
          <w:p w14:paraId="455BC649" w14:textId="77777777" w:rsidR="00297EDA" w:rsidRPr="00676B69" w:rsidRDefault="00297EDA" w:rsidP="005F00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or designation of the forest</w:t>
            </w:r>
          </w:p>
          <w:p w14:paraId="0386BDAD" w14:textId="0947912D" w:rsidR="00297EDA" w:rsidRPr="00676B69" w:rsidRDefault="00297EDA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1-</w:t>
            </w:r>
            <w:r w:rsidR="00570FE3">
              <w:rPr>
                <w:rFonts w:ascii="Gill Sans MT" w:hAnsi="Gill Sans MT" w:cs="Times New Roman"/>
                <w:sz w:val="22"/>
                <w:szCs w:val="22"/>
              </w:rPr>
              <w:t xml:space="preserve">State Land - </w:t>
            </w:r>
            <w:r w:rsidRPr="00676B69">
              <w:rPr>
                <w:rFonts w:ascii="Gill Sans MT" w:hAnsi="Gill Sans MT" w:cs="Times New Roman"/>
                <w:sz w:val="22"/>
                <w:szCs w:val="22"/>
              </w:rPr>
              <w:t>National Park</w:t>
            </w:r>
          </w:p>
          <w:p w14:paraId="63275755" w14:textId="19992785" w:rsidR="00297EDA" w:rsidRPr="00676B69" w:rsidRDefault="00297EDA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2-</w:t>
            </w:r>
            <w:r w:rsidR="00570FE3">
              <w:rPr>
                <w:rFonts w:ascii="Gill Sans MT" w:hAnsi="Gill Sans MT" w:cs="Times New Roman"/>
                <w:sz w:val="22"/>
                <w:szCs w:val="22"/>
              </w:rPr>
              <w:t xml:space="preserve"> State Land - </w:t>
            </w:r>
            <w:r w:rsidRPr="00676B69">
              <w:rPr>
                <w:rFonts w:ascii="Gill Sans MT" w:hAnsi="Gill Sans MT" w:cs="Times New Roman"/>
                <w:sz w:val="22"/>
                <w:szCs w:val="22"/>
              </w:rPr>
              <w:t>Forest Reserve</w:t>
            </w:r>
          </w:p>
          <w:p w14:paraId="774E4EA3" w14:textId="77777777" w:rsidR="00297EDA" w:rsidRPr="00676B69" w:rsidRDefault="00297EDA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3-GMA</w:t>
            </w:r>
          </w:p>
          <w:p w14:paraId="6CD2C0AC" w14:textId="122BBF99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 w:cs="Times New Roman"/>
              </w:rPr>
              <w:t>4-non-GMA customary</w:t>
            </w:r>
          </w:p>
          <w:p w14:paraId="38255516" w14:textId="77777777" w:rsidR="00297EDA" w:rsidRPr="00676B69" w:rsidRDefault="00297EDA" w:rsidP="00015DCC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</w:rPr>
            </w:pPr>
          </w:p>
          <w:p w14:paraId="0B3DF1A1" w14:textId="77777777" w:rsidR="00297EDA" w:rsidRPr="00676B69" w:rsidRDefault="00297EDA" w:rsidP="00015DCC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</w:rPr>
            </w:pPr>
          </w:p>
          <w:p w14:paraId="511F945A" w14:textId="0E23BCC2" w:rsidR="00297EDA" w:rsidRPr="00676B69" w:rsidRDefault="00297EDA" w:rsidP="00015DCC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</w:rPr>
            </w:pPr>
            <w:r w:rsidRPr="00676B69">
              <w:rPr>
                <w:rFonts w:ascii="Gill Sans MT" w:hAnsi="Gill Sans MT"/>
              </w:rPr>
              <w:t>97- Other, specify</w:t>
            </w:r>
          </w:p>
          <w:p w14:paraId="63505411" w14:textId="74B4DFFD" w:rsidR="00297EDA" w:rsidRPr="00676B69" w:rsidRDefault="00297EDA" w:rsidP="00015DCC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</w:rPr>
              <w:t>888-Don’t know</w:t>
            </w:r>
          </w:p>
        </w:tc>
        <w:tc>
          <w:tcPr>
            <w:tcW w:w="2070" w:type="dxa"/>
            <w:gridSpan w:val="2"/>
          </w:tcPr>
          <w:p w14:paraId="730EDD3E" w14:textId="3A4E278E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 xml:space="preserve">Distance to the forest/wooded area edge from the community? </w:t>
            </w:r>
          </w:p>
        </w:tc>
        <w:tc>
          <w:tcPr>
            <w:tcW w:w="1890" w:type="dxa"/>
          </w:tcPr>
          <w:p w14:paraId="799AD173" w14:textId="77777777" w:rsidR="00297EDA" w:rsidRPr="00676B69" w:rsidRDefault="00297EDA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What is the size of this forest?</w:t>
            </w:r>
          </w:p>
          <w:p w14:paraId="43622323" w14:textId="77777777" w:rsidR="00297EDA" w:rsidRPr="00676B69" w:rsidRDefault="00297EDA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52A96109" w14:textId="26EAC105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 w:cs="Times New Roman"/>
                <w:i/>
              </w:rPr>
              <w:t>In hectares</w:t>
            </w:r>
          </w:p>
        </w:tc>
        <w:tc>
          <w:tcPr>
            <w:tcW w:w="1890" w:type="dxa"/>
          </w:tcPr>
          <w:p w14:paraId="16FBA55A" w14:textId="77777777" w:rsidR="00297EDA" w:rsidRPr="00676B69" w:rsidRDefault="00297EDA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What is the topography?</w:t>
            </w:r>
          </w:p>
          <w:p w14:paraId="4F031A94" w14:textId="77777777" w:rsidR="00297EDA" w:rsidRPr="00676B69" w:rsidRDefault="00297EDA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678EDBDF" w14:textId="6BCABA99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7318A4CB" w14:textId="7CC93209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How many households in your village depend significantly on this forest for their own subsistence?</w:t>
            </w:r>
          </w:p>
        </w:tc>
        <w:tc>
          <w:tcPr>
            <w:tcW w:w="1890" w:type="dxa"/>
          </w:tcPr>
          <w:p w14:paraId="4D917636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What percentage of households in your village depend significantly on this forest for their family income arising from commercial activities?</w:t>
            </w:r>
          </w:p>
          <w:p w14:paraId="6070C1AB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39B35CC3" w14:textId="60C2A4F8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i/>
                <w:iCs/>
                <w:sz w:val="22"/>
                <w:szCs w:val="22"/>
              </w:rPr>
              <w:t>Commercial activities could be basket-weaving, carpentry, tea-stalls or restaurants, charcoal making, animal husbandry for sale of milk, wool and/or meat, collection of NTFPs for sale like pine resin, brazil nuts, tendu leaves, etc.)</w:t>
            </w:r>
          </w:p>
        </w:tc>
        <w:tc>
          <w:tcPr>
            <w:tcW w:w="1890" w:type="dxa"/>
          </w:tcPr>
          <w:p w14:paraId="35D0FB9C" w14:textId="1D0DE914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 xml:space="preserve">Do members of your community graze their livestock in this forest? </w:t>
            </w:r>
          </w:p>
        </w:tc>
      </w:tr>
      <w:tr w:rsidR="00297EDA" w:rsidRPr="00676B69" w14:paraId="2A66BCEB" w14:textId="77777777" w:rsidTr="00297EDA">
        <w:trPr>
          <w:trHeight w:val="1134"/>
        </w:trPr>
        <w:tc>
          <w:tcPr>
            <w:tcW w:w="1098" w:type="dxa"/>
            <w:vMerge/>
          </w:tcPr>
          <w:p w14:paraId="7B9A9AA9" w14:textId="438B1357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620" w:type="dxa"/>
            <w:vMerge/>
          </w:tcPr>
          <w:p w14:paraId="67FEF01B" w14:textId="77777777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260" w:type="dxa"/>
          </w:tcPr>
          <w:p w14:paraId="541F012D" w14:textId="0BAF87F1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(time)</w:t>
            </w:r>
          </w:p>
        </w:tc>
        <w:tc>
          <w:tcPr>
            <w:tcW w:w="810" w:type="dxa"/>
          </w:tcPr>
          <w:p w14:paraId="752C44D8" w14:textId="0861296A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(Km)</w:t>
            </w:r>
          </w:p>
        </w:tc>
        <w:tc>
          <w:tcPr>
            <w:tcW w:w="1890" w:type="dxa"/>
          </w:tcPr>
          <w:p w14:paraId="5CADBC1F" w14:textId="77777777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4C481E1F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1=Steep</w:t>
            </w:r>
          </w:p>
          <w:p w14:paraId="05B86D0C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2=Very hilly</w:t>
            </w:r>
          </w:p>
          <w:p w14:paraId="0F3C1A69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3=Mostly flat with some hills</w:t>
            </w:r>
          </w:p>
          <w:p w14:paraId="09DDEAF8" w14:textId="0FCDF8B4" w:rsidR="00297EDA" w:rsidRPr="00676B69" w:rsidRDefault="00297EDA" w:rsidP="00297ED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 w:cs="Times New Roman"/>
              </w:rPr>
              <w:t>4=Flat</w:t>
            </w:r>
          </w:p>
        </w:tc>
        <w:tc>
          <w:tcPr>
            <w:tcW w:w="1890" w:type="dxa"/>
          </w:tcPr>
          <w:p w14:paraId="5B657C09" w14:textId="77777777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1-All</w:t>
            </w:r>
          </w:p>
          <w:p w14:paraId="42167807" w14:textId="77777777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2-Most</w:t>
            </w:r>
          </w:p>
          <w:p w14:paraId="021DC08D" w14:textId="77777777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3- About Half</w:t>
            </w:r>
          </w:p>
          <w:p w14:paraId="5E5B4DCD" w14:textId="41107D61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4- A few</w:t>
            </w:r>
          </w:p>
          <w:p w14:paraId="56A20678" w14:textId="30A6CE07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5-None</w:t>
            </w:r>
          </w:p>
        </w:tc>
        <w:tc>
          <w:tcPr>
            <w:tcW w:w="1890" w:type="dxa"/>
          </w:tcPr>
          <w:p w14:paraId="2E30A70C" w14:textId="77777777" w:rsidR="00297EDA" w:rsidRPr="00676B69" w:rsidRDefault="00297EDA" w:rsidP="00297ED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1-All</w:t>
            </w:r>
          </w:p>
          <w:p w14:paraId="1B8553C0" w14:textId="77777777" w:rsidR="00297EDA" w:rsidRPr="00676B69" w:rsidRDefault="00297EDA" w:rsidP="00297ED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2-Most</w:t>
            </w:r>
          </w:p>
          <w:p w14:paraId="64EA9ECD" w14:textId="77777777" w:rsidR="00297EDA" w:rsidRPr="00676B69" w:rsidRDefault="00297EDA" w:rsidP="00297ED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3- About Half</w:t>
            </w:r>
          </w:p>
          <w:p w14:paraId="17DB0534" w14:textId="77777777" w:rsidR="00297EDA" w:rsidRPr="00676B69" w:rsidRDefault="00297EDA" w:rsidP="00297ED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4- A few</w:t>
            </w:r>
          </w:p>
          <w:p w14:paraId="149B6DBB" w14:textId="4863507D" w:rsidR="00297EDA" w:rsidRPr="00676B69" w:rsidRDefault="00297EDA" w:rsidP="00297ED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5-None</w:t>
            </w:r>
          </w:p>
        </w:tc>
        <w:tc>
          <w:tcPr>
            <w:tcW w:w="1890" w:type="dxa"/>
          </w:tcPr>
          <w:p w14:paraId="23DCDFB5" w14:textId="30FA7D08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</w:tr>
      <w:tr w:rsidR="00297EDA" w:rsidRPr="00676B69" w14:paraId="6A5E949C" w14:textId="0AD8B7E7" w:rsidTr="00297EDA">
        <w:trPr>
          <w:trHeight w:val="239"/>
        </w:trPr>
        <w:tc>
          <w:tcPr>
            <w:tcW w:w="1098" w:type="dxa"/>
          </w:tcPr>
          <w:p w14:paraId="1F4D8DD9" w14:textId="6FC494AD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1</w:t>
            </w:r>
          </w:p>
        </w:tc>
        <w:tc>
          <w:tcPr>
            <w:tcW w:w="1620" w:type="dxa"/>
          </w:tcPr>
          <w:p w14:paraId="37AB7E84" w14:textId="77777777" w:rsidR="00297EDA" w:rsidRPr="00676B69" w:rsidRDefault="00297EDA" w:rsidP="005F00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260" w:type="dxa"/>
          </w:tcPr>
          <w:p w14:paraId="049713CC" w14:textId="3EA76A72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810" w:type="dxa"/>
          </w:tcPr>
          <w:p w14:paraId="7D4786F5" w14:textId="4A5A485E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54B13F2B" w14:textId="77777777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0C7A47D2" w14:textId="1016C5DC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294E0B92" w14:textId="77777777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46E4C08A" w14:textId="20DF15A4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00401552" w14:textId="29CD5FE6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</w:tr>
      <w:tr w:rsidR="00297EDA" w:rsidRPr="00676B69" w14:paraId="70FEDAD5" w14:textId="0CAF2637" w:rsidTr="00297EDA">
        <w:trPr>
          <w:trHeight w:val="239"/>
        </w:trPr>
        <w:tc>
          <w:tcPr>
            <w:tcW w:w="1098" w:type="dxa"/>
          </w:tcPr>
          <w:p w14:paraId="497824B9" w14:textId="28BB3033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2</w:t>
            </w:r>
          </w:p>
        </w:tc>
        <w:tc>
          <w:tcPr>
            <w:tcW w:w="1620" w:type="dxa"/>
          </w:tcPr>
          <w:p w14:paraId="23B3C2EF" w14:textId="77777777" w:rsidR="00297EDA" w:rsidRPr="00676B69" w:rsidRDefault="00297EDA" w:rsidP="005F00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260" w:type="dxa"/>
          </w:tcPr>
          <w:p w14:paraId="07F8E74F" w14:textId="5821CC9F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810" w:type="dxa"/>
          </w:tcPr>
          <w:p w14:paraId="2125B74F" w14:textId="47725377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2CDB94EA" w14:textId="77777777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142CCD11" w14:textId="2ED141F1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5F24260A" w14:textId="77777777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39C54426" w14:textId="321EB575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536E00B0" w14:textId="50BB3AA2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</w:tr>
      <w:tr w:rsidR="00297EDA" w:rsidRPr="00676B69" w14:paraId="1B5B46AA" w14:textId="2BDEFF81" w:rsidTr="00297EDA">
        <w:trPr>
          <w:trHeight w:val="68"/>
        </w:trPr>
        <w:tc>
          <w:tcPr>
            <w:tcW w:w="1098" w:type="dxa"/>
          </w:tcPr>
          <w:p w14:paraId="7B9CF8A2" w14:textId="2B3EAA42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lastRenderedPageBreak/>
              <w:t>3</w:t>
            </w:r>
          </w:p>
        </w:tc>
        <w:tc>
          <w:tcPr>
            <w:tcW w:w="1620" w:type="dxa"/>
          </w:tcPr>
          <w:p w14:paraId="66FA0A89" w14:textId="77777777" w:rsidR="00297EDA" w:rsidRPr="00676B69" w:rsidRDefault="00297EDA" w:rsidP="005F00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260" w:type="dxa"/>
          </w:tcPr>
          <w:p w14:paraId="369FED9F" w14:textId="67F96DE6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810" w:type="dxa"/>
          </w:tcPr>
          <w:p w14:paraId="4FFB6725" w14:textId="0854C1EA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5952C89F" w14:textId="77777777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13589045" w14:textId="7EECB117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4FDB2908" w14:textId="77777777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6D3B675E" w14:textId="08D433FD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057473FB" w14:textId="5FD443D7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</w:tr>
    </w:tbl>
    <w:p w14:paraId="2B857683" w14:textId="77777777" w:rsidR="00156308" w:rsidRPr="00676B69" w:rsidRDefault="00156308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30EC607D" w14:textId="77777777" w:rsidR="00ED159E" w:rsidRPr="00676B69" w:rsidRDefault="00ED159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773E5613" w14:textId="77777777" w:rsidR="00ED159E" w:rsidRPr="00676B69" w:rsidRDefault="00ED159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2D791FB9" w14:textId="77777777" w:rsidR="00ED159E" w:rsidRPr="00676B69" w:rsidRDefault="00ED159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1AC2C9C3" w14:textId="77777777" w:rsidR="00ED159E" w:rsidRPr="00676B69" w:rsidRDefault="00ED159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3DC2F13E" w14:textId="77777777" w:rsidR="00ED159E" w:rsidRPr="00676B69" w:rsidRDefault="00ED159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7AADA239" w14:textId="77777777" w:rsidR="00ED159E" w:rsidRPr="00676B69" w:rsidRDefault="00ED159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72356894" w14:textId="77777777" w:rsidR="00ED159E" w:rsidRPr="00676B69" w:rsidRDefault="00ED159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05F9E9FC" w14:textId="77777777" w:rsidR="00ED159E" w:rsidRPr="00676B69" w:rsidRDefault="00ED159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5F921188" w14:textId="77777777" w:rsidR="00ED159E" w:rsidRPr="00676B69" w:rsidRDefault="00ED159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0F211563" w14:textId="77777777" w:rsidR="00ED159E" w:rsidRPr="00676B69" w:rsidRDefault="00ED159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tbl>
      <w:tblPr>
        <w:tblStyle w:val="TableGrid"/>
        <w:tblW w:w="14058" w:type="dxa"/>
        <w:tblLayout w:type="fixed"/>
        <w:tblLook w:val="04A0" w:firstRow="1" w:lastRow="0" w:firstColumn="1" w:lastColumn="0" w:noHBand="0" w:noVBand="1"/>
      </w:tblPr>
      <w:tblGrid>
        <w:gridCol w:w="1098"/>
        <w:gridCol w:w="1620"/>
        <w:gridCol w:w="1890"/>
        <w:gridCol w:w="1890"/>
        <w:gridCol w:w="1890"/>
        <w:gridCol w:w="1890"/>
        <w:gridCol w:w="1890"/>
        <w:gridCol w:w="1890"/>
      </w:tblGrid>
      <w:tr w:rsidR="00297EDA" w:rsidRPr="00676B69" w14:paraId="235FCED5" w14:textId="77777777" w:rsidTr="00297EDA">
        <w:trPr>
          <w:trHeight w:val="1134"/>
        </w:trPr>
        <w:tc>
          <w:tcPr>
            <w:tcW w:w="1098" w:type="dxa"/>
            <w:vMerge w:val="restart"/>
          </w:tcPr>
          <w:p w14:paraId="29000313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Name of the forest</w:t>
            </w:r>
          </w:p>
        </w:tc>
        <w:tc>
          <w:tcPr>
            <w:tcW w:w="1620" w:type="dxa"/>
            <w:vMerge w:val="restart"/>
          </w:tcPr>
          <w:p w14:paraId="19080435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NewRomanPSMT"/>
                <w:sz w:val="22"/>
                <w:szCs w:val="22"/>
              </w:rPr>
            </w:pPr>
            <w:r w:rsidRPr="00676B69">
              <w:rPr>
                <w:rFonts w:ascii="Gill Sans MT" w:hAnsi="Gill Sans MT" w:cs="TimesNewRomanPSMT"/>
                <w:sz w:val="22"/>
                <w:szCs w:val="22"/>
              </w:rPr>
              <w:t xml:space="preserve">Have there been any </w:t>
            </w:r>
            <w:commentRangeStart w:id="1"/>
            <w:r w:rsidRPr="00676B69">
              <w:rPr>
                <w:rFonts w:ascii="Gill Sans MT" w:hAnsi="Gill Sans MT" w:cs="TimesNewRomanPSMT"/>
                <w:sz w:val="22"/>
                <w:szCs w:val="22"/>
              </w:rPr>
              <w:t xml:space="preserve">reforestation </w:t>
            </w:r>
            <w:commentRangeEnd w:id="1"/>
            <w:r w:rsidR="000C2ECB">
              <w:rPr>
                <w:rStyle w:val="CommentReference"/>
                <w:rFonts w:eastAsiaTheme="minorHAnsi"/>
              </w:rPr>
              <w:commentReference w:id="1"/>
            </w:r>
            <w:r w:rsidRPr="00676B69">
              <w:rPr>
                <w:rFonts w:ascii="Gill Sans MT" w:hAnsi="Gill Sans MT" w:cs="TimesNewRomanPSMT"/>
                <w:sz w:val="22"/>
                <w:szCs w:val="22"/>
              </w:rPr>
              <w:t>or improvement projects related to this forest?</w:t>
            </w:r>
          </w:p>
          <w:p w14:paraId="70F2EE69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NewRomanPSMT"/>
                <w:sz w:val="22"/>
                <w:szCs w:val="22"/>
              </w:rPr>
            </w:pPr>
          </w:p>
          <w:p w14:paraId="6E7CA2DC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</w:rPr>
            </w:pPr>
            <w:r w:rsidRPr="00676B69">
              <w:rPr>
                <w:rFonts w:ascii="Gill Sans MT" w:hAnsi="Gill Sans MT"/>
              </w:rPr>
              <w:t>0-No</w:t>
            </w:r>
          </w:p>
          <w:p w14:paraId="63962ED5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</w:rPr>
            </w:pPr>
            <w:r w:rsidRPr="00676B69">
              <w:rPr>
                <w:rFonts w:ascii="Gill Sans MT" w:hAnsi="Gill Sans MT"/>
              </w:rPr>
              <w:t>1-Yes</w:t>
            </w:r>
          </w:p>
          <w:p w14:paraId="04990C73" w14:textId="0BA98FE4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</w:rPr>
            </w:pPr>
            <w:r w:rsidRPr="00676B69">
              <w:rPr>
                <w:rFonts w:ascii="Gill Sans MT" w:hAnsi="Gill Sans MT"/>
              </w:rPr>
              <w:t>888-Don’t know</w:t>
            </w:r>
          </w:p>
          <w:p w14:paraId="0301E1B8" w14:textId="10F04B53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</w:rPr>
            </w:pPr>
            <w:r w:rsidRPr="00676B69">
              <w:rPr>
                <w:rFonts w:ascii="Gill Sans MT" w:hAnsi="Gill Sans MT"/>
              </w:rPr>
              <w:t>999-Prefer not to respond</w:t>
            </w:r>
          </w:p>
          <w:p w14:paraId="3E80B414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</w:rPr>
            </w:pPr>
          </w:p>
          <w:p w14:paraId="2DB50996" w14:textId="6C5BD566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2264CA40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Has this forest been divided into forest management units?</w:t>
            </w:r>
          </w:p>
          <w:p w14:paraId="0FAFACE1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610D1552" w14:textId="43A9855A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170FFB17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Is there a system of regeneration and harvesting that rotates through these units?</w:t>
            </w:r>
          </w:p>
          <w:p w14:paraId="5B206696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4E835CB3" w14:textId="10401776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4C254343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Are there guards or some other system for monitoring the condition of the forest?</w:t>
            </w:r>
          </w:p>
          <w:p w14:paraId="4C923A94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3ACC9C30" w14:textId="2A4BD6D5" w:rsidR="00297EDA" w:rsidRPr="00676B69" w:rsidRDefault="00297EDA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1890" w:type="dxa"/>
          </w:tcPr>
          <w:p w14:paraId="41E9D4DA" w14:textId="04702E82" w:rsidR="00297EDA" w:rsidRPr="00676B69" w:rsidRDefault="00297EDA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How many?</w:t>
            </w:r>
          </w:p>
        </w:tc>
        <w:tc>
          <w:tcPr>
            <w:tcW w:w="1890" w:type="dxa"/>
          </w:tcPr>
          <w:p w14:paraId="209089ED" w14:textId="5EB4D2CB" w:rsidR="00297EDA" w:rsidRPr="00676B69" w:rsidRDefault="00297EDA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Who pays them?</w:t>
            </w:r>
          </w:p>
        </w:tc>
        <w:tc>
          <w:tcPr>
            <w:tcW w:w="1890" w:type="dxa"/>
          </w:tcPr>
          <w:p w14:paraId="5A079DF8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How are they selected?</w:t>
            </w:r>
          </w:p>
          <w:p w14:paraId="71442655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64080976" w14:textId="471BFB36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</w:tr>
      <w:tr w:rsidR="00297EDA" w:rsidRPr="00676B69" w14:paraId="4D03F347" w14:textId="77777777" w:rsidTr="00297EDA">
        <w:trPr>
          <w:trHeight w:val="1134"/>
        </w:trPr>
        <w:tc>
          <w:tcPr>
            <w:tcW w:w="1098" w:type="dxa"/>
            <w:vMerge/>
          </w:tcPr>
          <w:p w14:paraId="2D8E887D" w14:textId="7A3CFE2F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620" w:type="dxa"/>
            <w:vMerge/>
          </w:tcPr>
          <w:p w14:paraId="5016E559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596DABA7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1=No</w:t>
            </w:r>
          </w:p>
          <w:p w14:paraId="5F5F1D54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2=Yes </w:t>
            </w:r>
          </w:p>
          <w:p w14:paraId="5EF4FC6D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888=Don’t know</w:t>
            </w:r>
          </w:p>
          <w:p w14:paraId="7C223D2A" w14:textId="7784C46D" w:rsidR="00297EDA" w:rsidRPr="00676B69" w:rsidRDefault="00297EDA" w:rsidP="00297ED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 w:cs="Times New Roman"/>
              </w:rPr>
              <w:t>999=Prefer not to respond</w:t>
            </w:r>
          </w:p>
        </w:tc>
        <w:tc>
          <w:tcPr>
            <w:tcW w:w="1890" w:type="dxa"/>
          </w:tcPr>
          <w:p w14:paraId="05D0B22F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1=No</w:t>
            </w:r>
          </w:p>
          <w:p w14:paraId="32505DE9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2=Yes </w:t>
            </w:r>
          </w:p>
          <w:p w14:paraId="502F8D42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888=Don’t know</w:t>
            </w:r>
          </w:p>
          <w:p w14:paraId="48917150" w14:textId="4B4B001B" w:rsidR="00297EDA" w:rsidRPr="00676B69" w:rsidRDefault="00297EDA" w:rsidP="00297ED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 w:cs="Times New Roman"/>
              </w:rPr>
              <w:t>999=Prefer not to respond</w:t>
            </w:r>
          </w:p>
        </w:tc>
        <w:tc>
          <w:tcPr>
            <w:tcW w:w="1890" w:type="dxa"/>
          </w:tcPr>
          <w:p w14:paraId="3A7D7BA7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1=No</w:t>
            </w:r>
          </w:p>
          <w:p w14:paraId="7AFD7A13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2=Yes </w:t>
            </w:r>
          </w:p>
          <w:p w14:paraId="694124E2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888=Don’t know</w:t>
            </w:r>
          </w:p>
          <w:p w14:paraId="0330E738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999=Prefer not to respond</w:t>
            </w:r>
          </w:p>
          <w:p w14:paraId="07640106" w14:textId="0622FF27" w:rsidR="00297EDA" w:rsidRPr="00676B69" w:rsidRDefault="00297EDA" w:rsidP="00297ED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 w:cs="Times New Roman"/>
                <w:i/>
              </w:rPr>
              <w:t>If not Yes, skip to E20</w:t>
            </w:r>
          </w:p>
        </w:tc>
        <w:tc>
          <w:tcPr>
            <w:tcW w:w="1890" w:type="dxa"/>
          </w:tcPr>
          <w:p w14:paraId="4BA1A23C" w14:textId="5690ADAF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4BCE740F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1- Community</w:t>
            </w:r>
          </w:p>
          <w:p w14:paraId="2CAA932A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2- District Forest Office</w:t>
            </w:r>
          </w:p>
          <w:p w14:paraId="747EDDB1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3- CRB</w:t>
            </w:r>
          </w:p>
          <w:p w14:paraId="5A7D75AD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4- Private company</w:t>
            </w:r>
          </w:p>
          <w:p w14:paraId="0EB4EA0D" w14:textId="30A29B30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5-NGO</w:t>
            </w:r>
          </w:p>
        </w:tc>
        <w:tc>
          <w:tcPr>
            <w:tcW w:w="1890" w:type="dxa"/>
          </w:tcPr>
          <w:p w14:paraId="17811FC9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1=Appointment</w:t>
            </w:r>
          </w:p>
          <w:p w14:paraId="4FAD1B57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2=Election</w:t>
            </w:r>
          </w:p>
          <w:p w14:paraId="4D839BFC" w14:textId="3EFEB0B9" w:rsidR="00297EDA" w:rsidRPr="00676B69" w:rsidRDefault="00297EDA" w:rsidP="00297ED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 w:cs="Times New Roman"/>
              </w:rPr>
              <w:t>97=Other</w:t>
            </w:r>
          </w:p>
        </w:tc>
      </w:tr>
      <w:tr w:rsidR="00297EDA" w:rsidRPr="00676B69" w14:paraId="047AA52A" w14:textId="77777777" w:rsidTr="00297EDA">
        <w:trPr>
          <w:trHeight w:val="239"/>
        </w:trPr>
        <w:tc>
          <w:tcPr>
            <w:tcW w:w="1098" w:type="dxa"/>
          </w:tcPr>
          <w:p w14:paraId="2B98D7BE" w14:textId="1A184883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1</w:t>
            </w:r>
          </w:p>
        </w:tc>
        <w:tc>
          <w:tcPr>
            <w:tcW w:w="1620" w:type="dxa"/>
          </w:tcPr>
          <w:p w14:paraId="21994B8C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5EA08C0C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50299C46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538D2E08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42362645" w14:textId="2287EC9E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675D0331" w14:textId="12D9A25B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76505FDD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</w:tr>
      <w:tr w:rsidR="00297EDA" w:rsidRPr="00676B69" w14:paraId="2CA24D39" w14:textId="77777777" w:rsidTr="00297EDA">
        <w:trPr>
          <w:trHeight w:val="239"/>
        </w:trPr>
        <w:tc>
          <w:tcPr>
            <w:tcW w:w="1098" w:type="dxa"/>
          </w:tcPr>
          <w:p w14:paraId="701EE3BE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2</w:t>
            </w:r>
          </w:p>
        </w:tc>
        <w:tc>
          <w:tcPr>
            <w:tcW w:w="1620" w:type="dxa"/>
          </w:tcPr>
          <w:p w14:paraId="6C13E5A9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4993C3CB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44CB2F51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2E0E51B6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33BE226C" w14:textId="6A2BD16E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41E317D5" w14:textId="3266FB29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40162550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</w:tr>
      <w:tr w:rsidR="00297EDA" w:rsidRPr="00676B69" w14:paraId="64C33C47" w14:textId="77777777" w:rsidTr="00297EDA">
        <w:trPr>
          <w:trHeight w:val="68"/>
        </w:trPr>
        <w:tc>
          <w:tcPr>
            <w:tcW w:w="1098" w:type="dxa"/>
          </w:tcPr>
          <w:p w14:paraId="69795168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3</w:t>
            </w:r>
          </w:p>
        </w:tc>
        <w:tc>
          <w:tcPr>
            <w:tcW w:w="1620" w:type="dxa"/>
          </w:tcPr>
          <w:p w14:paraId="6E34EA7B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76C79829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62255288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1707A913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1DA5CBFF" w14:textId="76618A68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4CDC0C23" w14:textId="203B4A80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30CA87A9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</w:tr>
    </w:tbl>
    <w:p w14:paraId="033E34A3" w14:textId="77777777" w:rsidR="00ED159E" w:rsidRPr="00676B69" w:rsidRDefault="00ED159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498E0F98" w14:textId="77777777" w:rsidR="00ED159E" w:rsidRPr="00676B69" w:rsidRDefault="00ED159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443B4117" w14:textId="77777777" w:rsidR="00ED159E" w:rsidRPr="00676B69" w:rsidRDefault="00ED159E" w:rsidP="00ED159E">
      <w:pPr>
        <w:pStyle w:val="ListParagraph"/>
        <w:spacing w:after="0" w:line="240" w:lineRule="auto"/>
        <w:ind w:left="0"/>
        <w:rPr>
          <w:rFonts w:ascii="Gill Sans MT" w:hAnsi="Gill Sans MT"/>
          <w:color w:val="000000" w:themeColor="text1"/>
        </w:rPr>
      </w:pPr>
    </w:p>
    <w:tbl>
      <w:tblPr>
        <w:tblStyle w:val="TableGrid"/>
        <w:tblW w:w="14058" w:type="dxa"/>
        <w:tblLayout w:type="fixed"/>
        <w:tblLook w:val="04A0" w:firstRow="1" w:lastRow="0" w:firstColumn="1" w:lastColumn="0" w:noHBand="0" w:noVBand="1"/>
      </w:tblPr>
      <w:tblGrid>
        <w:gridCol w:w="828"/>
        <w:gridCol w:w="1890"/>
        <w:gridCol w:w="1980"/>
        <w:gridCol w:w="2070"/>
        <w:gridCol w:w="1260"/>
        <w:gridCol w:w="1800"/>
        <w:gridCol w:w="1980"/>
        <w:gridCol w:w="2250"/>
      </w:tblGrid>
      <w:tr w:rsidR="00772D7A" w:rsidRPr="00676B69" w14:paraId="2DC6A997" w14:textId="02572767" w:rsidTr="00772D7A">
        <w:trPr>
          <w:trHeight w:val="1134"/>
        </w:trPr>
        <w:tc>
          <w:tcPr>
            <w:tcW w:w="828" w:type="dxa"/>
            <w:vMerge w:val="restart"/>
          </w:tcPr>
          <w:p w14:paraId="303CD903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Name of area</w:t>
            </w:r>
          </w:p>
        </w:tc>
        <w:tc>
          <w:tcPr>
            <w:tcW w:w="1890" w:type="dxa"/>
            <w:vMerge w:val="restart"/>
          </w:tcPr>
          <w:p w14:paraId="295E10C6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commentRangeStart w:id="2"/>
            <w:r w:rsidRPr="00676B69">
              <w:rPr>
                <w:rFonts w:ascii="Gill Sans MT" w:hAnsi="Gill Sans MT"/>
                <w:color w:val="000000" w:themeColor="text1"/>
              </w:rPr>
              <w:t>Status</w:t>
            </w:r>
            <w:commentRangeEnd w:id="2"/>
            <w:r w:rsidR="00D55A09">
              <w:rPr>
                <w:rStyle w:val="CommentReference"/>
              </w:rPr>
              <w:commentReference w:id="2"/>
            </w:r>
          </w:p>
          <w:p w14:paraId="18B636C0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or designation of the forest</w:t>
            </w:r>
          </w:p>
          <w:p w14:paraId="215F2DC8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  <w:p w14:paraId="5B6C16D0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</w:rPr>
            </w:pPr>
            <w:r w:rsidRPr="00676B69">
              <w:rPr>
                <w:rFonts w:ascii="Gill Sans MT" w:hAnsi="Gill Sans MT"/>
              </w:rPr>
              <w:t>1-Customary land</w:t>
            </w:r>
          </w:p>
          <w:p w14:paraId="5CB41C80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</w:rPr>
            </w:pPr>
            <w:r w:rsidRPr="00676B69">
              <w:rPr>
                <w:rFonts w:ascii="Gill Sans MT" w:hAnsi="Gill Sans MT"/>
              </w:rPr>
              <w:t>2-state land- protected areas</w:t>
            </w:r>
          </w:p>
          <w:p w14:paraId="04B64CC5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</w:rPr>
            </w:pPr>
            <w:r w:rsidRPr="00676B69">
              <w:rPr>
                <w:rFonts w:ascii="Gill Sans MT" w:hAnsi="Gill Sans MT"/>
              </w:rPr>
              <w:t>3-state land-GMAs</w:t>
            </w:r>
          </w:p>
          <w:p w14:paraId="60ABD51E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</w:rPr>
            </w:pPr>
            <w:r w:rsidRPr="00676B69">
              <w:rPr>
                <w:rFonts w:ascii="Gill Sans MT" w:hAnsi="Gill Sans MT"/>
              </w:rPr>
              <w:t>4-Other state land</w:t>
            </w:r>
          </w:p>
          <w:p w14:paraId="3B1BB88A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</w:rPr>
            </w:pPr>
            <w:r w:rsidRPr="00676B69">
              <w:rPr>
                <w:rFonts w:ascii="Gill Sans MT" w:hAnsi="Gill Sans MT"/>
              </w:rPr>
              <w:t>97- Other, specify</w:t>
            </w:r>
          </w:p>
          <w:p w14:paraId="31835B67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</w:rPr>
              <w:t>888-Don’t know</w:t>
            </w:r>
          </w:p>
        </w:tc>
        <w:tc>
          <w:tcPr>
            <w:tcW w:w="1980" w:type="dxa"/>
            <w:vMerge w:val="restart"/>
          </w:tcPr>
          <w:p w14:paraId="6DC48718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Do members of your community need a permit to collect wood or non-wood forest products from this source?</w:t>
            </w:r>
          </w:p>
          <w:p w14:paraId="277F867A" w14:textId="77777777" w:rsidR="00772D7A" w:rsidRPr="00676B69" w:rsidRDefault="00772D7A" w:rsidP="00ED159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1= No</w:t>
            </w:r>
          </w:p>
          <w:p w14:paraId="6256B961" w14:textId="77777777" w:rsidR="00772D7A" w:rsidRPr="00676B69" w:rsidRDefault="00772D7A" w:rsidP="00ED159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2=Yes</w:t>
            </w:r>
          </w:p>
          <w:p w14:paraId="3412ADE2" w14:textId="77777777" w:rsidR="00772D7A" w:rsidRPr="00676B69" w:rsidRDefault="00772D7A" w:rsidP="00ED159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4BA5834E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999=Preferred not to answer</w:t>
            </w:r>
          </w:p>
        </w:tc>
        <w:tc>
          <w:tcPr>
            <w:tcW w:w="2070" w:type="dxa"/>
          </w:tcPr>
          <w:p w14:paraId="27AB16C3" w14:textId="3ABCB719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Please describe the permitting process for this forest</w:t>
            </w:r>
          </w:p>
          <w:p w14:paraId="6994FEFE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  <w:p w14:paraId="14075368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260" w:type="dxa"/>
            <w:vMerge w:val="restart"/>
          </w:tcPr>
          <w:p w14:paraId="78177D4B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 xml:space="preserve">What is the cost of the permit? </w:t>
            </w:r>
          </w:p>
          <w:p w14:paraId="382E8F26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00" w:type="dxa"/>
            <w:vMerge w:val="restart"/>
          </w:tcPr>
          <w:p w14:paraId="6D3663AB" w14:textId="77777777" w:rsidR="00772D7A" w:rsidRPr="00676B69" w:rsidRDefault="00772D7A" w:rsidP="00ED159E">
            <w:pPr>
              <w:contextualSpacing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In your opinion, is the permitting process clear and transparent?</w:t>
            </w:r>
          </w:p>
          <w:p w14:paraId="5A9A802B" w14:textId="77777777" w:rsidR="00772D7A" w:rsidRPr="00676B69" w:rsidRDefault="00772D7A" w:rsidP="00ED159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1= No</w:t>
            </w:r>
          </w:p>
          <w:p w14:paraId="7433E4EF" w14:textId="77777777" w:rsidR="00772D7A" w:rsidRPr="00676B69" w:rsidRDefault="00772D7A" w:rsidP="00ED159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2=Yes</w:t>
            </w:r>
          </w:p>
          <w:p w14:paraId="05E29392" w14:textId="77777777" w:rsidR="00772D7A" w:rsidRPr="00676B69" w:rsidRDefault="00772D7A" w:rsidP="00ED159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60440D7F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eastAsia="Calibri" w:hAnsi="Gill Sans MT" w:cs="Times New Roman"/>
              </w:rPr>
              <w:t>999=Preferred not to answer</w:t>
            </w:r>
          </w:p>
        </w:tc>
        <w:tc>
          <w:tcPr>
            <w:tcW w:w="1980" w:type="dxa"/>
          </w:tcPr>
          <w:p w14:paraId="648F4CD8" w14:textId="25DC1336" w:rsidR="00772D7A" w:rsidRPr="00676B69" w:rsidRDefault="00772D7A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Arial"/>
                <w:sz w:val="22"/>
                <w:szCs w:val="22"/>
              </w:rPr>
              <w:t>E.45</w:t>
            </w:r>
          </w:p>
        </w:tc>
        <w:tc>
          <w:tcPr>
            <w:tcW w:w="2250" w:type="dxa"/>
          </w:tcPr>
          <w:p w14:paraId="6883DDAD" w14:textId="06D9BE89" w:rsidR="00772D7A" w:rsidRPr="00676B69" w:rsidRDefault="00772D7A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Arial"/>
                <w:sz w:val="22"/>
                <w:szCs w:val="22"/>
              </w:rPr>
              <w:t>E.46</w:t>
            </w:r>
          </w:p>
        </w:tc>
      </w:tr>
      <w:tr w:rsidR="00772D7A" w:rsidRPr="00676B69" w14:paraId="0EE636F1" w14:textId="6A6F3EEC" w:rsidTr="00772D7A">
        <w:trPr>
          <w:trHeight w:val="1134"/>
        </w:trPr>
        <w:tc>
          <w:tcPr>
            <w:tcW w:w="828" w:type="dxa"/>
            <w:vMerge/>
          </w:tcPr>
          <w:p w14:paraId="3964C146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  <w:vMerge/>
          </w:tcPr>
          <w:p w14:paraId="695775D7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980" w:type="dxa"/>
            <w:vMerge/>
          </w:tcPr>
          <w:p w14:paraId="7ED3A8C6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2070" w:type="dxa"/>
          </w:tcPr>
          <w:p w14:paraId="18FEC1EC" w14:textId="5DCF5BC8" w:rsidR="00772D7A" w:rsidRPr="00676B69" w:rsidRDefault="00772D7A" w:rsidP="00ED159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 xml:space="preserve">What </w:t>
            </w:r>
            <w:commentRangeStart w:id="3"/>
            <w:r w:rsidRPr="00676B69">
              <w:rPr>
                <w:rFonts w:ascii="Gill Sans MT" w:hAnsi="Gill Sans MT"/>
                <w:color w:val="000000" w:themeColor="text1"/>
              </w:rPr>
              <w:t xml:space="preserve">products </w:t>
            </w:r>
            <w:commentRangeEnd w:id="3"/>
            <w:r w:rsidR="005B3C72">
              <w:rPr>
                <w:rStyle w:val="CommentReference"/>
              </w:rPr>
              <w:commentReference w:id="3"/>
            </w:r>
            <w:r w:rsidRPr="00676B69">
              <w:rPr>
                <w:rFonts w:ascii="Gill Sans MT" w:hAnsi="Gill Sans MT"/>
                <w:color w:val="000000" w:themeColor="text1"/>
              </w:rPr>
              <w:t xml:space="preserve">can be harvested? </w:t>
            </w:r>
          </w:p>
          <w:p w14:paraId="0062364E" w14:textId="77777777" w:rsidR="00772D7A" w:rsidRPr="00676B69" w:rsidRDefault="00772D7A" w:rsidP="00ED159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 xml:space="preserve">How </w:t>
            </w:r>
            <w:commentRangeStart w:id="4"/>
            <w:r w:rsidRPr="00676B69">
              <w:rPr>
                <w:rFonts w:ascii="Gill Sans MT" w:hAnsi="Gill Sans MT"/>
                <w:color w:val="000000" w:themeColor="text1"/>
              </w:rPr>
              <w:t xml:space="preserve">much </w:t>
            </w:r>
            <w:commentRangeEnd w:id="4"/>
            <w:r w:rsidR="005B3C72">
              <w:rPr>
                <w:rStyle w:val="CommentReference"/>
              </w:rPr>
              <w:commentReference w:id="4"/>
            </w:r>
            <w:r w:rsidRPr="00676B69">
              <w:rPr>
                <w:rFonts w:ascii="Gill Sans MT" w:hAnsi="Gill Sans MT"/>
                <w:color w:val="000000" w:themeColor="text1"/>
              </w:rPr>
              <w:t xml:space="preserve">of each product can be harvested? </w:t>
            </w:r>
          </w:p>
        </w:tc>
        <w:tc>
          <w:tcPr>
            <w:tcW w:w="1260" w:type="dxa"/>
            <w:vMerge/>
          </w:tcPr>
          <w:p w14:paraId="52CA1152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00" w:type="dxa"/>
            <w:vMerge/>
          </w:tcPr>
          <w:p w14:paraId="2D075F78" w14:textId="77777777" w:rsidR="00772D7A" w:rsidRPr="00676B69" w:rsidRDefault="00772D7A" w:rsidP="00ED159E">
            <w:pPr>
              <w:contextualSpacing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A02038C" w14:textId="77777777" w:rsidR="00772D7A" w:rsidRPr="00676B69" w:rsidRDefault="00772D7A" w:rsidP="00F058A2">
            <w:pPr>
              <w:contextualSpacing/>
              <w:rPr>
                <w:rFonts w:ascii="Gill Sans MT" w:eastAsia="Calibri" w:hAnsi="Gill Sans MT" w:cs="Arial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Arial"/>
                <w:sz w:val="22"/>
                <w:szCs w:val="22"/>
              </w:rPr>
              <w:t xml:space="preserve">Over the past year, how much new crop land has been opened up in this forest?  </w:t>
            </w:r>
          </w:p>
          <w:p w14:paraId="2A4ED7B2" w14:textId="77777777" w:rsidR="00772D7A" w:rsidRPr="00676B69" w:rsidRDefault="00772D7A" w:rsidP="00F058A2">
            <w:pPr>
              <w:contextualSpacing/>
              <w:rPr>
                <w:rFonts w:ascii="Gill Sans MT" w:eastAsia="Calibri" w:hAnsi="Gill Sans MT" w:cs="Arial"/>
                <w:sz w:val="22"/>
                <w:szCs w:val="22"/>
              </w:rPr>
            </w:pPr>
          </w:p>
          <w:p w14:paraId="2DB5863B" w14:textId="77777777" w:rsidR="00772D7A" w:rsidRPr="00676B69" w:rsidRDefault="00772D7A" w:rsidP="00F058A2">
            <w:pPr>
              <w:contextualSpacing/>
              <w:rPr>
                <w:rFonts w:ascii="Gill Sans MT" w:eastAsia="Calibri" w:hAnsi="Gill Sans MT" w:cs="Arial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Arial"/>
                <w:sz w:val="22"/>
                <w:szCs w:val="22"/>
              </w:rPr>
              <w:t xml:space="preserve">Unit? </w:t>
            </w:r>
          </w:p>
          <w:p w14:paraId="48CDC391" w14:textId="77777777" w:rsidR="00772D7A" w:rsidRPr="00676B69" w:rsidRDefault="00772D7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250" w:type="dxa"/>
          </w:tcPr>
          <w:p w14:paraId="27EB529D" w14:textId="77777777" w:rsidR="00772D7A" w:rsidRPr="00676B69" w:rsidRDefault="00772D7A" w:rsidP="00F058A2">
            <w:pPr>
              <w:contextualSpacing/>
              <w:rPr>
                <w:rFonts w:ascii="Gill Sans MT" w:eastAsia="Calibri" w:hAnsi="Gill Sans MT" w:cs="Arial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Arial"/>
                <w:sz w:val="22"/>
                <w:szCs w:val="22"/>
              </w:rPr>
              <w:t>Who do people need to get permission from in order to open up new cropland?</w:t>
            </w:r>
          </w:p>
          <w:p w14:paraId="09CD07F6" w14:textId="77777777" w:rsidR="00772D7A" w:rsidRPr="00676B69" w:rsidRDefault="00772D7A" w:rsidP="00F058A2">
            <w:pPr>
              <w:contextualSpacing/>
              <w:rPr>
                <w:rFonts w:ascii="Gill Sans MT" w:eastAsia="Calibri" w:hAnsi="Gill Sans MT" w:cs="Arial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Arial"/>
                <w:sz w:val="22"/>
                <w:szCs w:val="22"/>
              </w:rPr>
              <w:t>1=From customary chief</w:t>
            </w:r>
          </w:p>
          <w:p w14:paraId="19B72151" w14:textId="77777777" w:rsidR="00772D7A" w:rsidRPr="00676B69" w:rsidRDefault="00772D7A" w:rsidP="00F058A2">
            <w:pPr>
              <w:contextualSpacing/>
              <w:rPr>
                <w:rFonts w:ascii="Gill Sans MT" w:eastAsia="Calibri" w:hAnsi="Gill Sans MT" w:cs="Arial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Arial"/>
                <w:sz w:val="22"/>
                <w:szCs w:val="22"/>
              </w:rPr>
              <w:t xml:space="preserve">2=From state authority </w:t>
            </w:r>
          </w:p>
          <w:p w14:paraId="2185D5B4" w14:textId="77777777" w:rsidR="00772D7A" w:rsidRPr="00676B69" w:rsidRDefault="00772D7A" w:rsidP="00F058A2">
            <w:pPr>
              <w:contextualSpacing/>
              <w:rPr>
                <w:rFonts w:ascii="Gill Sans MT" w:eastAsia="Calibri" w:hAnsi="Gill Sans MT" w:cs="Arial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Arial"/>
                <w:sz w:val="22"/>
                <w:szCs w:val="22"/>
              </w:rPr>
              <w:t>3=From elsewhere</w:t>
            </w:r>
          </w:p>
          <w:p w14:paraId="2664137D" w14:textId="77777777" w:rsidR="00772D7A" w:rsidRPr="00676B69" w:rsidRDefault="00772D7A" w:rsidP="00F058A2">
            <w:pPr>
              <w:contextualSpacing/>
              <w:rPr>
                <w:rFonts w:ascii="Gill Sans MT" w:eastAsia="Calibri" w:hAnsi="Gill Sans MT" w:cs="Arial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Arial"/>
                <w:sz w:val="22"/>
                <w:szCs w:val="22"/>
              </w:rPr>
              <w:t>4=Nowhere, permission is usually not requested and land is opened up on informal basis</w:t>
            </w:r>
          </w:p>
          <w:p w14:paraId="18D477BB" w14:textId="684C659E" w:rsidR="00772D7A" w:rsidRPr="00676B69" w:rsidRDefault="00772D7A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Arial"/>
                <w:sz w:val="22"/>
                <w:szCs w:val="22"/>
              </w:rPr>
              <w:t>97=Other</w:t>
            </w:r>
          </w:p>
        </w:tc>
      </w:tr>
      <w:tr w:rsidR="00772D7A" w:rsidRPr="00676B69" w14:paraId="074E839F" w14:textId="55E35BFA" w:rsidTr="00772D7A">
        <w:trPr>
          <w:trHeight w:val="239"/>
        </w:trPr>
        <w:tc>
          <w:tcPr>
            <w:tcW w:w="828" w:type="dxa"/>
          </w:tcPr>
          <w:p w14:paraId="30D685CE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1</w:t>
            </w:r>
          </w:p>
        </w:tc>
        <w:tc>
          <w:tcPr>
            <w:tcW w:w="1890" w:type="dxa"/>
          </w:tcPr>
          <w:p w14:paraId="30D809E7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980" w:type="dxa"/>
          </w:tcPr>
          <w:p w14:paraId="449B560B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2070" w:type="dxa"/>
            <w:shd w:val="clear" w:color="auto" w:fill="D6E3BC" w:themeFill="accent3" w:themeFillTint="66"/>
          </w:tcPr>
          <w:p w14:paraId="1640BEE3" w14:textId="780B547A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TEXT</w:t>
            </w:r>
          </w:p>
        </w:tc>
        <w:tc>
          <w:tcPr>
            <w:tcW w:w="1260" w:type="dxa"/>
          </w:tcPr>
          <w:p w14:paraId="4CE7CA9A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00" w:type="dxa"/>
          </w:tcPr>
          <w:p w14:paraId="7354625D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980" w:type="dxa"/>
          </w:tcPr>
          <w:p w14:paraId="0E4C7026" w14:textId="77777777" w:rsidR="00772D7A" w:rsidRPr="00676B69" w:rsidRDefault="00772D7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250" w:type="dxa"/>
          </w:tcPr>
          <w:p w14:paraId="25770B9E" w14:textId="77777777" w:rsidR="00772D7A" w:rsidRPr="00676B69" w:rsidRDefault="00772D7A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772D7A" w:rsidRPr="00676B69" w14:paraId="7C58ED67" w14:textId="63056D82" w:rsidTr="00772D7A">
        <w:trPr>
          <w:trHeight w:val="239"/>
        </w:trPr>
        <w:tc>
          <w:tcPr>
            <w:tcW w:w="828" w:type="dxa"/>
          </w:tcPr>
          <w:p w14:paraId="6A1C2BB9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2</w:t>
            </w:r>
          </w:p>
        </w:tc>
        <w:tc>
          <w:tcPr>
            <w:tcW w:w="1890" w:type="dxa"/>
          </w:tcPr>
          <w:p w14:paraId="55C6448D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980" w:type="dxa"/>
          </w:tcPr>
          <w:p w14:paraId="31F5CAB6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2070" w:type="dxa"/>
            <w:shd w:val="clear" w:color="auto" w:fill="D6E3BC" w:themeFill="accent3" w:themeFillTint="66"/>
          </w:tcPr>
          <w:p w14:paraId="3D6E87E0" w14:textId="64677ECE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TEXT</w:t>
            </w:r>
          </w:p>
        </w:tc>
        <w:tc>
          <w:tcPr>
            <w:tcW w:w="1260" w:type="dxa"/>
          </w:tcPr>
          <w:p w14:paraId="545F7B75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00" w:type="dxa"/>
          </w:tcPr>
          <w:p w14:paraId="6E102499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980" w:type="dxa"/>
          </w:tcPr>
          <w:p w14:paraId="62470E82" w14:textId="77777777" w:rsidR="00772D7A" w:rsidRPr="00676B69" w:rsidRDefault="00772D7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250" w:type="dxa"/>
          </w:tcPr>
          <w:p w14:paraId="5B047BD9" w14:textId="77777777" w:rsidR="00772D7A" w:rsidRPr="00676B69" w:rsidRDefault="00772D7A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772D7A" w:rsidRPr="00676B69" w14:paraId="78E89ECD" w14:textId="56101FE1" w:rsidTr="00772D7A">
        <w:trPr>
          <w:trHeight w:val="68"/>
        </w:trPr>
        <w:tc>
          <w:tcPr>
            <w:tcW w:w="828" w:type="dxa"/>
          </w:tcPr>
          <w:p w14:paraId="7A9870F1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3</w:t>
            </w:r>
          </w:p>
        </w:tc>
        <w:tc>
          <w:tcPr>
            <w:tcW w:w="1890" w:type="dxa"/>
          </w:tcPr>
          <w:p w14:paraId="4531B660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980" w:type="dxa"/>
          </w:tcPr>
          <w:p w14:paraId="47ABC557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2070" w:type="dxa"/>
            <w:shd w:val="clear" w:color="auto" w:fill="D6E3BC" w:themeFill="accent3" w:themeFillTint="66"/>
          </w:tcPr>
          <w:p w14:paraId="23BE793E" w14:textId="378F19C9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TEXT</w:t>
            </w:r>
          </w:p>
        </w:tc>
        <w:tc>
          <w:tcPr>
            <w:tcW w:w="1260" w:type="dxa"/>
          </w:tcPr>
          <w:p w14:paraId="5D3E02CF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00" w:type="dxa"/>
          </w:tcPr>
          <w:p w14:paraId="2EFE9D63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980" w:type="dxa"/>
          </w:tcPr>
          <w:p w14:paraId="43A3D1BB" w14:textId="77777777" w:rsidR="00772D7A" w:rsidRPr="00676B69" w:rsidRDefault="00772D7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250" w:type="dxa"/>
          </w:tcPr>
          <w:p w14:paraId="7EB1C859" w14:textId="77777777" w:rsidR="00772D7A" w:rsidRPr="00676B69" w:rsidRDefault="00772D7A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</w:tbl>
    <w:p w14:paraId="18770777" w14:textId="399F20F9" w:rsidR="00D908DF" w:rsidRPr="00676B69" w:rsidRDefault="00D908DF">
      <w:pPr>
        <w:rPr>
          <w:rFonts w:ascii="Gill Sans MT" w:hAnsi="Gill Sans MT"/>
          <w:sz w:val="22"/>
          <w:szCs w:val="22"/>
        </w:rPr>
      </w:pPr>
      <w:r w:rsidRPr="00676B69">
        <w:rPr>
          <w:rFonts w:ascii="Gill Sans MT" w:hAnsi="Gill Sans MT"/>
          <w:sz w:val="22"/>
          <w:szCs w:val="22"/>
        </w:rPr>
        <w:br w:type="page"/>
      </w:r>
    </w:p>
    <w:p w14:paraId="28C0BBB0" w14:textId="77777777" w:rsidR="005A2E20" w:rsidRPr="00676B69" w:rsidRDefault="005A2E20" w:rsidP="005A2E20">
      <w:pPr>
        <w:rPr>
          <w:rFonts w:ascii="Gill Sans MT" w:hAnsi="Gill Sans MT"/>
          <w:sz w:val="22"/>
          <w:szCs w:val="22"/>
        </w:rPr>
      </w:pPr>
    </w:p>
    <w:p w14:paraId="102A0C4C" w14:textId="77777777" w:rsidR="00D908DF" w:rsidRPr="00676B69" w:rsidRDefault="00D908DF" w:rsidP="005A2E20">
      <w:pPr>
        <w:rPr>
          <w:rFonts w:ascii="Gill Sans MT" w:hAnsi="Gill Sans MT"/>
          <w:sz w:val="22"/>
          <w:szCs w:val="22"/>
        </w:rPr>
      </w:pPr>
    </w:p>
    <w:p w14:paraId="38267602" w14:textId="77777777" w:rsidR="00D908DF" w:rsidRPr="00676B69" w:rsidRDefault="00D908DF" w:rsidP="005A2E20">
      <w:pPr>
        <w:rPr>
          <w:rFonts w:ascii="Gill Sans MT" w:hAnsi="Gill Sans MT"/>
          <w:sz w:val="22"/>
          <w:szCs w:val="22"/>
        </w:rPr>
      </w:pPr>
    </w:p>
    <w:p w14:paraId="3689FF9F" w14:textId="77777777" w:rsidR="00D908DF" w:rsidRPr="00676B69" w:rsidRDefault="00D908DF" w:rsidP="005A2E20">
      <w:pPr>
        <w:rPr>
          <w:rFonts w:ascii="Gill Sans MT" w:hAnsi="Gill Sans MT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18"/>
      </w:tblGrid>
      <w:tr w:rsidR="005A2E20" w:rsidRPr="00676B69" w14:paraId="3F2B5221" w14:textId="77777777" w:rsidTr="00015DCC">
        <w:trPr>
          <w:trHeight w:val="1015"/>
        </w:trPr>
        <w:tc>
          <w:tcPr>
            <w:tcW w:w="10618" w:type="dxa"/>
            <w:shd w:val="clear" w:color="auto" w:fill="D6E3BC" w:themeFill="accent3" w:themeFillTint="66"/>
          </w:tcPr>
          <w:p w14:paraId="654A9FE6" w14:textId="77777777" w:rsidR="005A2E20" w:rsidRPr="00676B69" w:rsidRDefault="005A2E20" w:rsidP="005A2E20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For the granting of the forest concession/permit, is there a feedback and grievance mechanism locally available for </w:t>
            </w:r>
            <w:commentRangeStart w:id="5"/>
            <w:r w:rsidRPr="00676B69">
              <w:rPr>
                <w:rFonts w:ascii="Gill Sans MT" w:hAnsi="Gill Sans MT"/>
                <w:sz w:val="22"/>
                <w:szCs w:val="22"/>
              </w:rPr>
              <w:t>communities</w:t>
            </w:r>
            <w:commentRangeEnd w:id="5"/>
            <w:r w:rsidR="001D3DCA">
              <w:rPr>
                <w:rStyle w:val="CommentReference"/>
                <w:rFonts w:eastAsiaTheme="minorHAnsi"/>
              </w:rPr>
              <w:commentReference w:id="5"/>
            </w:r>
            <w:r w:rsidRPr="00676B69">
              <w:rPr>
                <w:rFonts w:ascii="Gill Sans MT" w:hAnsi="Gill Sans MT"/>
                <w:sz w:val="22"/>
                <w:szCs w:val="22"/>
              </w:rPr>
              <w:t>? If so, is it fair and efficient? Can you describe the process for me? What organ is responsible of receiving and processing feedback requests and grievances?</w:t>
            </w:r>
          </w:p>
          <w:p w14:paraId="2F9E5372" w14:textId="77777777" w:rsidR="005A2E20" w:rsidRPr="00676B69" w:rsidRDefault="005A2E20" w:rsidP="005A2E20">
            <w:pPr>
              <w:rPr>
                <w:rFonts w:ascii="Gill Sans MT" w:hAnsi="Gill Sans MT"/>
                <w:sz w:val="22"/>
                <w:szCs w:val="22"/>
              </w:rPr>
            </w:pPr>
          </w:p>
          <w:p w14:paraId="67F41AF9" w14:textId="77777777" w:rsidR="00015DCC" w:rsidRPr="00676B69" w:rsidRDefault="00015DCC" w:rsidP="005A2E20">
            <w:pPr>
              <w:rPr>
                <w:rFonts w:ascii="Gill Sans MT" w:hAnsi="Gill Sans MT"/>
                <w:sz w:val="22"/>
                <w:szCs w:val="22"/>
              </w:rPr>
            </w:pPr>
          </w:p>
          <w:p w14:paraId="1ABBA524" w14:textId="77777777" w:rsidR="00015DCC" w:rsidRPr="00676B69" w:rsidRDefault="00015DCC" w:rsidP="005A2E20">
            <w:pPr>
              <w:rPr>
                <w:rFonts w:ascii="Gill Sans MT" w:hAnsi="Gill Sans MT"/>
                <w:sz w:val="22"/>
                <w:szCs w:val="22"/>
              </w:rPr>
            </w:pPr>
          </w:p>
          <w:p w14:paraId="2BBB1206" w14:textId="77777777" w:rsidR="00015DCC" w:rsidRPr="00676B69" w:rsidRDefault="00015DCC" w:rsidP="005A2E20">
            <w:pPr>
              <w:rPr>
                <w:rFonts w:ascii="Gill Sans MT" w:hAnsi="Gill Sans MT"/>
                <w:sz w:val="22"/>
                <w:szCs w:val="22"/>
              </w:rPr>
            </w:pPr>
          </w:p>
          <w:p w14:paraId="553A7870" w14:textId="77777777" w:rsidR="00015DCC" w:rsidRPr="00676B69" w:rsidRDefault="00015DCC" w:rsidP="005A2E20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15DCC" w:rsidRPr="00676B69" w14:paraId="72A38BA5" w14:textId="77777777" w:rsidTr="005A2E20">
        <w:trPr>
          <w:trHeight w:val="1411"/>
        </w:trPr>
        <w:tc>
          <w:tcPr>
            <w:tcW w:w="10618" w:type="dxa"/>
            <w:shd w:val="clear" w:color="auto" w:fill="D6E3BC" w:themeFill="accent3" w:themeFillTint="66"/>
          </w:tcPr>
          <w:p w14:paraId="03034E19" w14:textId="77777777" w:rsidR="00015DCC" w:rsidRPr="00676B69" w:rsidRDefault="00015DCC" w:rsidP="005A2E20">
            <w:pPr>
              <w:rPr>
                <w:rFonts w:ascii="Gill Sans MT" w:hAnsi="Gill Sans MT"/>
                <w:sz w:val="22"/>
                <w:szCs w:val="22"/>
              </w:rPr>
            </w:pPr>
          </w:p>
          <w:p w14:paraId="30D7C75C" w14:textId="77777777" w:rsidR="00015DCC" w:rsidRPr="00676B69" w:rsidRDefault="00015DCC" w:rsidP="00015DCC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Where is new crop land usually opened </w:t>
            </w:r>
            <w:commentRangeStart w:id="6"/>
            <w:r w:rsidRPr="00676B69">
              <w:rPr>
                <w:rFonts w:ascii="Gill Sans MT" w:hAnsi="Gill Sans MT"/>
                <w:sz w:val="22"/>
                <w:szCs w:val="22"/>
              </w:rPr>
              <w:t>up</w:t>
            </w:r>
            <w:commentRangeEnd w:id="6"/>
            <w:r w:rsidR="003C7D64">
              <w:rPr>
                <w:rStyle w:val="CommentReference"/>
                <w:rFonts w:eastAsiaTheme="minorHAnsi"/>
              </w:rPr>
              <w:commentReference w:id="6"/>
            </w:r>
            <w:r w:rsidRPr="00676B69">
              <w:rPr>
                <w:rFonts w:ascii="Gill Sans MT" w:hAnsi="Gill Sans MT"/>
                <w:sz w:val="22"/>
                <w:szCs w:val="22"/>
              </w:rPr>
              <w:t xml:space="preserve">? Do you usually apply for a </w:t>
            </w:r>
            <w:commentRangeStart w:id="7"/>
            <w:r w:rsidRPr="00676B69">
              <w:rPr>
                <w:rFonts w:ascii="Gill Sans MT" w:hAnsi="Gill Sans MT"/>
                <w:sz w:val="22"/>
                <w:szCs w:val="22"/>
              </w:rPr>
              <w:t xml:space="preserve">permission </w:t>
            </w:r>
            <w:commentRangeEnd w:id="7"/>
            <w:r w:rsidR="00F24F39">
              <w:rPr>
                <w:rStyle w:val="CommentReference"/>
                <w:rFonts w:eastAsiaTheme="minorHAnsi"/>
              </w:rPr>
              <w:commentReference w:id="7"/>
            </w:r>
            <w:r w:rsidRPr="00676B69">
              <w:rPr>
                <w:rFonts w:ascii="Gill Sans MT" w:hAnsi="Gill Sans MT"/>
                <w:sz w:val="22"/>
                <w:szCs w:val="22"/>
              </w:rPr>
              <w:t xml:space="preserve">to open up new land? From </w:t>
            </w:r>
            <w:commentRangeStart w:id="8"/>
            <w:r w:rsidRPr="00676B69">
              <w:rPr>
                <w:rFonts w:ascii="Gill Sans MT" w:hAnsi="Gill Sans MT"/>
                <w:sz w:val="22"/>
                <w:szCs w:val="22"/>
              </w:rPr>
              <w:t xml:space="preserve">whom </w:t>
            </w:r>
            <w:commentRangeEnd w:id="8"/>
            <w:r w:rsidR="00361A12">
              <w:rPr>
                <w:rStyle w:val="CommentReference"/>
                <w:rFonts w:eastAsiaTheme="minorHAnsi"/>
              </w:rPr>
              <w:commentReference w:id="8"/>
            </w:r>
            <w:r w:rsidRPr="00676B69">
              <w:rPr>
                <w:rFonts w:ascii="Gill Sans MT" w:hAnsi="Gill Sans MT"/>
                <w:sz w:val="22"/>
                <w:szCs w:val="22"/>
              </w:rPr>
              <w:t>do you request permission?</w:t>
            </w:r>
          </w:p>
          <w:p w14:paraId="42AF2FA5" w14:textId="77777777" w:rsidR="00015DCC" w:rsidRPr="00676B69" w:rsidRDefault="00015DCC" w:rsidP="00015DCC">
            <w:pPr>
              <w:rPr>
                <w:rFonts w:ascii="Gill Sans MT" w:hAnsi="Gill Sans MT"/>
                <w:sz w:val="22"/>
                <w:szCs w:val="22"/>
              </w:rPr>
            </w:pPr>
          </w:p>
          <w:p w14:paraId="55C3A103" w14:textId="77777777" w:rsidR="00015DCC" w:rsidRPr="00676B69" w:rsidRDefault="00015DCC" w:rsidP="00015DCC">
            <w:pPr>
              <w:rPr>
                <w:rFonts w:ascii="Gill Sans MT" w:hAnsi="Gill Sans MT"/>
                <w:sz w:val="22"/>
                <w:szCs w:val="22"/>
              </w:rPr>
            </w:pPr>
          </w:p>
          <w:p w14:paraId="4D04C249" w14:textId="77777777" w:rsidR="00015DCC" w:rsidRPr="00676B69" w:rsidRDefault="00015DCC" w:rsidP="00015DCC">
            <w:pPr>
              <w:rPr>
                <w:rFonts w:ascii="Gill Sans MT" w:hAnsi="Gill Sans MT"/>
                <w:sz w:val="22"/>
                <w:szCs w:val="22"/>
              </w:rPr>
            </w:pPr>
          </w:p>
          <w:p w14:paraId="4A9E4E53" w14:textId="77777777" w:rsidR="00015DCC" w:rsidRPr="00676B69" w:rsidRDefault="00015DCC" w:rsidP="00015DCC">
            <w:pPr>
              <w:rPr>
                <w:rFonts w:ascii="Gill Sans MT" w:hAnsi="Gill Sans MT"/>
                <w:sz w:val="22"/>
                <w:szCs w:val="22"/>
              </w:rPr>
            </w:pPr>
          </w:p>
          <w:p w14:paraId="6107E9B1" w14:textId="77777777" w:rsidR="00015DCC" w:rsidRPr="00676B69" w:rsidRDefault="00015DCC" w:rsidP="005A2E20">
            <w:pPr>
              <w:rPr>
                <w:rFonts w:ascii="Gill Sans MT" w:hAnsi="Gill Sans MT"/>
                <w:sz w:val="22"/>
                <w:szCs w:val="22"/>
              </w:rPr>
            </w:pPr>
          </w:p>
          <w:p w14:paraId="079D10E8" w14:textId="77777777" w:rsidR="00015DCC" w:rsidRPr="00676B69" w:rsidRDefault="00015DCC" w:rsidP="005A2E20">
            <w:pPr>
              <w:rPr>
                <w:rFonts w:ascii="Gill Sans MT" w:hAnsi="Gill Sans MT"/>
                <w:sz w:val="22"/>
                <w:szCs w:val="22"/>
              </w:rPr>
            </w:pPr>
          </w:p>
          <w:p w14:paraId="55CB485A" w14:textId="77777777" w:rsidR="00015DCC" w:rsidRPr="00676B69" w:rsidRDefault="00015DCC" w:rsidP="005A2E20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</w:tbl>
    <w:p w14:paraId="720825D9" w14:textId="77777777" w:rsidR="00F35D3A" w:rsidRPr="00676B69" w:rsidRDefault="00F35D3A" w:rsidP="007C3C66">
      <w:pPr>
        <w:widowControl w:val="0"/>
        <w:autoSpaceDE w:val="0"/>
        <w:autoSpaceDN w:val="0"/>
        <w:adjustRightInd w:val="0"/>
        <w:rPr>
          <w:rFonts w:ascii="Gill Sans MT" w:hAnsi="Gill Sans MT" w:cs="Arial"/>
          <w:color w:val="1A1A1A"/>
          <w:sz w:val="22"/>
          <w:szCs w:val="22"/>
        </w:rPr>
      </w:pPr>
    </w:p>
    <w:p w14:paraId="5FD9CE85" w14:textId="77777777" w:rsidR="00015DCC" w:rsidRPr="00676B69" w:rsidRDefault="00015DCC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W w:w="10654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214"/>
        <w:gridCol w:w="5345"/>
        <w:gridCol w:w="3655"/>
        <w:gridCol w:w="1440"/>
      </w:tblGrid>
      <w:tr w:rsidR="000D741D" w:rsidRPr="00676B69" w14:paraId="64AC1389" w14:textId="77777777" w:rsidTr="000D741D">
        <w:trPr>
          <w:trHeight w:val="20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32E2883" w14:textId="7210387B" w:rsidR="000D741D" w:rsidRPr="00676B69" w:rsidRDefault="000D741D" w:rsidP="00B237C0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CD4EC6D" w14:textId="77777777" w:rsidR="000D741D" w:rsidRPr="00676B69" w:rsidRDefault="000D741D" w:rsidP="00B237C0">
            <w:pPr>
              <w:rPr>
                <w:rFonts w:ascii="Gill Sans MT" w:hAnsi="Gill Sans MT" w:cs="Arial"/>
                <w:sz w:val="22"/>
                <w:szCs w:val="22"/>
              </w:rPr>
            </w:pPr>
            <w:r w:rsidRPr="00676B69">
              <w:rPr>
                <w:rFonts w:ascii="Gill Sans MT" w:hAnsi="Gill Sans MT" w:cs="Arial"/>
                <w:sz w:val="22"/>
                <w:szCs w:val="22"/>
              </w:rPr>
              <w:t>Are there any forests that your community used to access that your community is no longer allowed to access?</w:t>
            </w:r>
          </w:p>
          <w:p w14:paraId="4F7EEC56" w14:textId="21F66BB7" w:rsidR="000D741D" w:rsidRPr="00676B69" w:rsidRDefault="000D741D" w:rsidP="000D741D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Arial"/>
                <w:i/>
                <w:sz w:val="22"/>
                <w:szCs w:val="22"/>
              </w:rPr>
              <w:t xml:space="preserve">If 0, skip to the next section </w:t>
            </w:r>
          </w:p>
        </w:tc>
        <w:tc>
          <w:tcPr>
            <w:tcW w:w="3655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33D77CE" w14:textId="77777777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782A0E7F" w14:textId="77777777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1=Yes</w:t>
            </w:r>
            <w:r w:rsidRPr="00676B69" w:rsidDel="00226116">
              <w:rPr>
                <w:rFonts w:ascii="Gill Sans MT" w:hAnsi="Gill Sans MT"/>
                <w:sz w:val="22"/>
                <w:szCs w:val="22"/>
              </w:rPr>
              <w:t xml:space="preserve"> </w:t>
            </w:r>
          </w:p>
          <w:p w14:paraId="007B173A" w14:textId="77777777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0D36AD91" w14:textId="77777777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999=Prefer not to respond</w:t>
            </w:r>
          </w:p>
        </w:tc>
        <w:tc>
          <w:tcPr>
            <w:tcW w:w="14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AD4E93" w14:textId="77777777" w:rsidR="000D741D" w:rsidRPr="00676B69" w:rsidRDefault="000D741D" w:rsidP="00B237C0">
            <w:pP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0D741D" w:rsidRPr="00676B69" w14:paraId="6463460B" w14:textId="77777777" w:rsidTr="000D741D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214" w:type="dxa"/>
            <w:tcBorders>
              <w:right w:val="single" w:sz="4" w:space="0" w:color="auto"/>
            </w:tcBorders>
          </w:tcPr>
          <w:p w14:paraId="387664D2" w14:textId="7353BBA5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5345" w:type="dxa"/>
            <w:tcBorders>
              <w:left w:val="single" w:sz="4" w:space="0" w:color="auto"/>
              <w:right w:val="single" w:sz="18" w:space="0" w:color="000000"/>
            </w:tcBorders>
          </w:tcPr>
          <w:p w14:paraId="3106999E" w14:textId="77777777" w:rsidR="000D741D" w:rsidRPr="00676B69" w:rsidRDefault="000D741D" w:rsidP="00B237C0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Arial"/>
                <w:sz w:val="22"/>
                <w:szCs w:val="22"/>
              </w:rPr>
              <w:t xml:space="preserve">What are the names of the forests where your community lost access? </w:t>
            </w:r>
          </w:p>
        </w:tc>
        <w:tc>
          <w:tcPr>
            <w:tcW w:w="509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5400741" w14:textId="77777777" w:rsidR="000D741D" w:rsidRPr="00676B69" w:rsidRDefault="000D741D" w:rsidP="00B237C0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(Text)</w:t>
            </w:r>
          </w:p>
        </w:tc>
      </w:tr>
      <w:tr w:rsidR="000D741D" w:rsidRPr="00676B69" w14:paraId="2D0FB7C0" w14:textId="77777777" w:rsidTr="000D741D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</w:tcPr>
          <w:p w14:paraId="4F82F062" w14:textId="6E52979C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6D4CB804" w14:textId="77777777" w:rsidR="000D741D" w:rsidRPr="00676B69" w:rsidRDefault="000D741D" w:rsidP="00B237C0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commentRangeStart w:id="9"/>
            <w:r w:rsidRPr="00676B69">
              <w:rPr>
                <w:rFonts w:ascii="Gill Sans MT" w:hAnsi="Gill Sans MT" w:cs="Arial"/>
                <w:sz w:val="22"/>
                <w:szCs w:val="22"/>
              </w:rPr>
              <w:t xml:space="preserve">Why </w:t>
            </w:r>
            <w:commentRangeEnd w:id="9"/>
            <w:r w:rsidR="00361A12">
              <w:rPr>
                <w:rStyle w:val="CommentReference"/>
                <w:rFonts w:eastAsiaTheme="minorHAnsi"/>
              </w:rPr>
              <w:commentReference w:id="9"/>
            </w:r>
            <w:r w:rsidRPr="00676B69">
              <w:rPr>
                <w:rFonts w:ascii="Gill Sans MT" w:hAnsi="Gill Sans MT" w:cs="Arial"/>
                <w:sz w:val="22"/>
                <w:szCs w:val="22"/>
              </w:rPr>
              <w:t xml:space="preserve">did your community lose access? </w:t>
            </w:r>
          </w:p>
        </w:tc>
        <w:tc>
          <w:tcPr>
            <w:tcW w:w="509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058F0687" w14:textId="77777777" w:rsidR="000D741D" w:rsidRPr="00676B69" w:rsidRDefault="000D741D" w:rsidP="00B237C0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(Text)</w:t>
            </w:r>
          </w:p>
          <w:p w14:paraId="5AFA219D" w14:textId="77777777" w:rsidR="000D741D" w:rsidRPr="00676B69" w:rsidRDefault="000D741D" w:rsidP="00B237C0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</w:p>
          <w:p w14:paraId="48E86332" w14:textId="77777777" w:rsidR="000D741D" w:rsidRPr="00676B69" w:rsidRDefault="000D741D" w:rsidP="00B237C0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</w:p>
          <w:p w14:paraId="333C582E" w14:textId="77777777" w:rsidR="000D741D" w:rsidRPr="00676B69" w:rsidRDefault="000D741D" w:rsidP="00B237C0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</w:p>
        </w:tc>
      </w:tr>
      <w:tr w:rsidR="000D741D" w:rsidRPr="00676B69" w14:paraId="3B3B6EA3" w14:textId="77777777" w:rsidTr="000D741D">
        <w:trPr>
          <w:trHeight w:val="20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</w:tcPr>
          <w:p w14:paraId="4F090ED3" w14:textId="718F2073" w:rsidR="000D741D" w:rsidRPr="00676B69" w:rsidRDefault="000D741D" w:rsidP="00B237C0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6E3BC" w:themeFill="accent3" w:themeFillTint="66"/>
          </w:tcPr>
          <w:p w14:paraId="298A98D5" w14:textId="77777777" w:rsidR="000D741D" w:rsidRPr="00676B69" w:rsidRDefault="000D741D" w:rsidP="00B237C0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Arial"/>
                <w:sz w:val="22"/>
                <w:szCs w:val="22"/>
              </w:rPr>
              <w:t>Please describe the impact of lo</w:t>
            </w:r>
            <w:del w:id="10" w:author="usaiduser" w:date="2014-11-09T09:30:00Z">
              <w:r w:rsidRPr="00676B69" w:rsidDel="00361A12">
                <w:rPr>
                  <w:rFonts w:ascii="Gill Sans MT" w:hAnsi="Gill Sans MT" w:cs="Arial"/>
                  <w:sz w:val="22"/>
                  <w:szCs w:val="22"/>
                </w:rPr>
                <w:delText>o</w:delText>
              </w:r>
            </w:del>
            <w:r w:rsidRPr="00676B69">
              <w:rPr>
                <w:rFonts w:ascii="Gill Sans MT" w:hAnsi="Gill Sans MT" w:cs="Arial"/>
                <w:sz w:val="22"/>
                <w:szCs w:val="22"/>
              </w:rPr>
              <w:t xml:space="preserve">sing access on your community </w:t>
            </w:r>
          </w:p>
        </w:tc>
        <w:tc>
          <w:tcPr>
            <w:tcW w:w="3655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4515F799" w14:textId="77777777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</w:p>
          <w:p w14:paraId="163242DE" w14:textId="77777777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</w:p>
          <w:p w14:paraId="213BFFFD" w14:textId="77777777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</w:p>
          <w:p w14:paraId="76C888B6" w14:textId="77777777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0631B00C" w14:textId="77777777" w:rsidR="000D741D" w:rsidRPr="00676B69" w:rsidRDefault="000D741D" w:rsidP="00B237C0">
            <w:pP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</w:t>
            </w:r>
            <w:commentRangeStart w:id="11"/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Code</w:t>
            </w:r>
            <w:commentRangeEnd w:id="11"/>
            <w:r w:rsidR="00361A12">
              <w:rPr>
                <w:rStyle w:val="CommentReference"/>
                <w:rFonts w:eastAsiaTheme="minorHAnsi"/>
              </w:rPr>
              <w:commentReference w:id="11"/>
            </w:r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)</w:t>
            </w:r>
          </w:p>
        </w:tc>
      </w:tr>
    </w:tbl>
    <w:p w14:paraId="48B04763" w14:textId="77777777" w:rsidR="000D741D" w:rsidRPr="00676B69" w:rsidRDefault="000D741D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2C94126D" w14:textId="47939912" w:rsidR="0018352F" w:rsidRPr="00676B69" w:rsidRDefault="0018352F">
      <w:pPr>
        <w:rPr>
          <w:rFonts w:ascii="Gill Sans MT" w:hAnsi="Gill Sans MT"/>
          <w:b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b/>
          <w:color w:val="000000" w:themeColor="text1"/>
          <w:sz w:val="22"/>
          <w:szCs w:val="22"/>
        </w:rPr>
        <w:br w:type="page"/>
      </w:r>
    </w:p>
    <w:p w14:paraId="04641E3C" w14:textId="77777777" w:rsidR="0018352F" w:rsidRPr="00676B69" w:rsidRDefault="0018352F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146DD14D" w14:textId="33BB3C13" w:rsidR="00E016D5" w:rsidRPr="00676B69" w:rsidRDefault="00772D7A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b/>
          <w:color w:val="000000" w:themeColor="text1"/>
          <w:sz w:val="22"/>
          <w:szCs w:val="22"/>
        </w:rPr>
        <w:t xml:space="preserve">FOREST CONDITION </w:t>
      </w:r>
    </w:p>
    <w:tbl>
      <w:tblPr>
        <w:tblStyle w:val="TableGrid"/>
        <w:tblW w:w="11970" w:type="dxa"/>
        <w:tblInd w:w="29" w:type="dxa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714"/>
        <w:gridCol w:w="906"/>
        <w:gridCol w:w="1530"/>
        <w:gridCol w:w="1980"/>
        <w:gridCol w:w="1710"/>
        <w:gridCol w:w="1350"/>
        <w:gridCol w:w="1890"/>
        <w:gridCol w:w="1890"/>
      </w:tblGrid>
      <w:tr w:rsidR="0018352F" w:rsidRPr="00676B69" w14:paraId="3A51F0A2" w14:textId="77777777" w:rsidTr="0018352F">
        <w:trPr>
          <w:trHeight w:val="20"/>
        </w:trPr>
        <w:tc>
          <w:tcPr>
            <w:tcW w:w="714" w:type="dxa"/>
          </w:tcPr>
          <w:p w14:paraId="160A1735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</w:p>
        </w:tc>
        <w:tc>
          <w:tcPr>
            <w:tcW w:w="906" w:type="dxa"/>
          </w:tcPr>
          <w:p w14:paraId="1C2912EA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6EC7597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E.20</w:t>
            </w:r>
          </w:p>
        </w:tc>
        <w:tc>
          <w:tcPr>
            <w:tcW w:w="1980" w:type="dxa"/>
          </w:tcPr>
          <w:p w14:paraId="70C149B5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E.21</w:t>
            </w:r>
          </w:p>
        </w:tc>
        <w:tc>
          <w:tcPr>
            <w:tcW w:w="1710" w:type="dxa"/>
          </w:tcPr>
          <w:p w14:paraId="1A6B91C7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E.23</w:t>
            </w:r>
          </w:p>
        </w:tc>
        <w:tc>
          <w:tcPr>
            <w:tcW w:w="1350" w:type="dxa"/>
          </w:tcPr>
          <w:p w14:paraId="2BC43AF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E.24</w:t>
            </w:r>
          </w:p>
        </w:tc>
        <w:tc>
          <w:tcPr>
            <w:tcW w:w="1890" w:type="dxa"/>
          </w:tcPr>
          <w:p w14:paraId="3EF67866" w14:textId="39608798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E.25</w:t>
            </w:r>
          </w:p>
        </w:tc>
        <w:tc>
          <w:tcPr>
            <w:tcW w:w="1890" w:type="dxa"/>
          </w:tcPr>
          <w:p w14:paraId="2215D325" w14:textId="7EE5EFEF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</w:p>
        </w:tc>
      </w:tr>
      <w:tr w:rsidR="0018352F" w:rsidRPr="00676B69" w14:paraId="6D97FADA" w14:textId="77777777" w:rsidTr="0018352F">
        <w:trPr>
          <w:trHeight w:val="20"/>
        </w:trPr>
        <w:tc>
          <w:tcPr>
            <w:tcW w:w="714" w:type="dxa"/>
          </w:tcPr>
          <w:p w14:paraId="7489478C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Forest</w:t>
            </w:r>
          </w:p>
          <w:p w14:paraId="518AB7C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code</w:t>
            </w:r>
          </w:p>
        </w:tc>
        <w:tc>
          <w:tcPr>
            <w:tcW w:w="906" w:type="dxa"/>
          </w:tcPr>
          <w:p w14:paraId="51B81E2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Name of the forest</w:t>
            </w:r>
          </w:p>
        </w:tc>
        <w:tc>
          <w:tcPr>
            <w:tcW w:w="1530" w:type="dxa"/>
          </w:tcPr>
          <w:p w14:paraId="1F6ADE52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commentRangeStart w:id="12"/>
            <w:commentRangeStart w:id="13"/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In your view, how do you describe the overall condition of this forest?</w:t>
            </w:r>
            <w:commentRangeEnd w:id="12"/>
            <w:r w:rsidRPr="00676B69">
              <w:rPr>
                <w:rStyle w:val="CommentReference"/>
                <w:rFonts w:ascii="Gill Sans MT" w:hAnsi="Gill Sans MT"/>
                <w:sz w:val="22"/>
                <w:szCs w:val="22"/>
              </w:rPr>
              <w:commentReference w:id="12"/>
            </w:r>
            <w:commentRangeEnd w:id="13"/>
            <w:r w:rsidR="005807E0">
              <w:rPr>
                <w:rStyle w:val="CommentReference"/>
                <w:rFonts w:eastAsiaTheme="minorHAnsi"/>
              </w:rPr>
              <w:commentReference w:id="13"/>
            </w:r>
          </w:p>
          <w:p w14:paraId="61DFC32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</w:p>
          <w:p w14:paraId="604FC24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1=Very Good</w:t>
            </w:r>
          </w:p>
          <w:p w14:paraId="6EDD26A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2=Good </w:t>
            </w:r>
          </w:p>
          <w:p w14:paraId="3522024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3=Neutral</w:t>
            </w:r>
          </w:p>
          <w:p w14:paraId="74BF588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4=Bad</w:t>
            </w:r>
          </w:p>
          <w:p w14:paraId="6BB520D7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5=Very Bad</w:t>
            </w:r>
          </w:p>
        </w:tc>
        <w:tc>
          <w:tcPr>
            <w:tcW w:w="1980" w:type="dxa"/>
          </w:tcPr>
          <w:p w14:paraId="1EB9CF9E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In your own view, compared to 5 years ago, has the overall condition of the forest worsened or improved?</w:t>
            </w:r>
          </w:p>
          <w:p w14:paraId="595EAF72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</w:p>
          <w:p w14:paraId="207D9A75" w14:textId="0FE89D58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1=Significantly worse</w:t>
            </w:r>
          </w:p>
          <w:p w14:paraId="69E8FFA0" w14:textId="5DBE4064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2=A little worse</w:t>
            </w:r>
          </w:p>
          <w:p w14:paraId="0D9B3F84" w14:textId="66B6943B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3=Remained the same</w:t>
            </w:r>
          </w:p>
          <w:p w14:paraId="17E06999" w14:textId="07A8E6EC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4=Improved a little</w:t>
            </w:r>
          </w:p>
          <w:p w14:paraId="75AFAD12" w14:textId="6D6FF21E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5=Significantly improved</w:t>
            </w:r>
          </w:p>
          <w:p w14:paraId="173FC05E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i/>
                <w:sz w:val="22"/>
                <w:szCs w:val="22"/>
              </w:rPr>
              <w:t>If 2, skip to E23</w:t>
            </w:r>
          </w:p>
        </w:tc>
        <w:tc>
          <w:tcPr>
            <w:tcW w:w="1710" w:type="dxa"/>
          </w:tcPr>
          <w:p w14:paraId="14DD027C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 xml:space="preserve">During the last 5 years, has there been any change to the size/area of the forest? </w:t>
            </w:r>
          </w:p>
          <w:p w14:paraId="7DB519E6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1=Increased greatly</w:t>
            </w:r>
          </w:p>
          <w:p w14:paraId="27AF780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2=Increased slightly</w:t>
            </w:r>
          </w:p>
          <w:p w14:paraId="119B842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3=Stayed the same</w:t>
            </w:r>
          </w:p>
          <w:p w14:paraId="1628773A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4=Decreased slightly</w:t>
            </w:r>
          </w:p>
          <w:p w14:paraId="29729702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5=Decreased greatly</w:t>
            </w:r>
          </w:p>
          <w:p w14:paraId="2C17DE47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2AB70643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If it’s increased or decreased, tell me why?</w:t>
            </w:r>
          </w:p>
          <w:p w14:paraId="7A0F691C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3C404744" w14:textId="08FACB5B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PROBE AND CODE</w:t>
            </w:r>
          </w:p>
          <w:p w14:paraId="4A78023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649876A8" w14:textId="5092FD9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i/>
                <w:sz w:val="22"/>
                <w:szCs w:val="22"/>
              </w:rPr>
              <w:t>Refer to codes below</w:t>
            </w:r>
          </w:p>
        </w:tc>
        <w:tc>
          <w:tcPr>
            <w:tcW w:w="1890" w:type="dxa"/>
          </w:tcPr>
          <w:p w14:paraId="473E9B33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 xml:space="preserve">During the last </w:t>
            </w:r>
            <w:commentRangeStart w:id="14"/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5</w:t>
            </w:r>
            <w:commentRangeEnd w:id="14"/>
            <w:r w:rsidR="00E67859">
              <w:rPr>
                <w:rStyle w:val="CommentReference"/>
                <w:rFonts w:eastAsiaTheme="minorHAnsi"/>
              </w:rPr>
              <w:commentReference w:id="14"/>
            </w: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 xml:space="preserve"> years, has there been any change in the thickness/amount of trees in the forest?</w:t>
            </w:r>
          </w:p>
          <w:p w14:paraId="47D4CA3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</w:p>
          <w:p w14:paraId="495EA64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1=Increased greatly</w:t>
            </w:r>
          </w:p>
          <w:p w14:paraId="4F1CD245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2=Increased slightly</w:t>
            </w:r>
          </w:p>
          <w:p w14:paraId="1FBB85EC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3=Stayed the same</w:t>
            </w:r>
          </w:p>
          <w:p w14:paraId="780D74F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4=Decreased slightly</w:t>
            </w:r>
          </w:p>
          <w:p w14:paraId="10338D7F" w14:textId="374C22F5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5=Decreased greatly</w:t>
            </w:r>
          </w:p>
        </w:tc>
        <w:tc>
          <w:tcPr>
            <w:tcW w:w="1890" w:type="dxa"/>
          </w:tcPr>
          <w:p w14:paraId="6C0F38D6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If it’s increased or decreased, tell me why?</w:t>
            </w:r>
          </w:p>
          <w:p w14:paraId="2695B945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58F14456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PROBE AND CODE </w:t>
            </w:r>
          </w:p>
          <w:p w14:paraId="78788903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54D795BB" w14:textId="34EFF3CC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i/>
                <w:sz w:val="22"/>
                <w:szCs w:val="22"/>
              </w:rPr>
              <w:t>Refer to codes below</w:t>
            </w:r>
          </w:p>
        </w:tc>
      </w:tr>
      <w:tr w:rsidR="0018352F" w:rsidRPr="00676B69" w14:paraId="1E944306" w14:textId="77777777" w:rsidTr="0018352F">
        <w:trPr>
          <w:trHeight w:val="20"/>
        </w:trPr>
        <w:tc>
          <w:tcPr>
            <w:tcW w:w="714" w:type="dxa"/>
          </w:tcPr>
          <w:p w14:paraId="7A7F7347" w14:textId="3AD780E4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</w:p>
        </w:tc>
        <w:tc>
          <w:tcPr>
            <w:tcW w:w="906" w:type="dxa"/>
          </w:tcPr>
          <w:p w14:paraId="0676753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097A78CC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A78F317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5C2CFC44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4D6A9B9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2539A5A2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7A3A030F" w14:textId="24C7EF72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7AD66D75" w14:textId="77777777" w:rsidTr="0018352F">
        <w:trPr>
          <w:trHeight w:val="20"/>
        </w:trPr>
        <w:tc>
          <w:tcPr>
            <w:tcW w:w="714" w:type="dxa"/>
          </w:tcPr>
          <w:p w14:paraId="38DBF84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1</w:t>
            </w:r>
          </w:p>
        </w:tc>
        <w:tc>
          <w:tcPr>
            <w:tcW w:w="906" w:type="dxa"/>
          </w:tcPr>
          <w:p w14:paraId="69D16182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2096B9A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515C239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18A3C8F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5E62986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5B050CA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077DA959" w14:textId="2F93FAB0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6A4DF731" w14:textId="77777777" w:rsidTr="0018352F">
        <w:trPr>
          <w:trHeight w:val="20"/>
        </w:trPr>
        <w:tc>
          <w:tcPr>
            <w:tcW w:w="714" w:type="dxa"/>
          </w:tcPr>
          <w:p w14:paraId="0F320F34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2</w:t>
            </w:r>
          </w:p>
        </w:tc>
        <w:tc>
          <w:tcPr>
            <w:tcW w:w="906" w:type="dxa"/>
          </w:tcPr>
          <w:p w14:paraId="0E7DEE5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102E79F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620AEA0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42E187AE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611EFCC5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5E42ADCE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7CD3F43E" w14:textId="6BC42169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43FD4ADF" w14:textId="77777777" w:rsidTr="0018352F">
        <w:trPr>
          <w:trHeight w:val="20"/>
        </w:trPr>
        <w:tc>
          <w:tcPr>
            <w:tcW w:w="714" w:type="dxa"/>
          </w:tcPr>
          <w:p w14:paraId="4C10F8A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3</w:t>
            </w:r>
          </w:p>
        </w:tc>
        <w:tc>
          <w:tcPr>
            <w:tcW w:w="906" w:type="dxa"/>
          </w:tcPr>
          <w:p w14:paraId="421F0C8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3C319C25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56401B3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723149DC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67EB7D1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4B1CF576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502C065F" w14:textId="3F12B0FF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7D6D854A" w14:textId="77777777" w:rsidTr="0018352F">
        <w:trPr>
          <w:trHeight w:val="20"/>
        </w:trPr>
        <w:tc>
          <w:tcPr>
            <w:tcW w:w="714" w:type="dxa"/>
          </w:tcPr>
          <w:p w14:paraId="672E171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4</w:t>
            </w:r>
          </w:p>
        </w:tc>
        <w:tc>
          <w:tcPr>
            <w:tcW w:w="906" w:type="dxa"/>
          </w:tcPr>
          <w:p w14:paraId="6E39A606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34A3230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1828359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142D8C84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3274630B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238B30B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36087497" w14:textId="31018D01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46192981" w14:textId="77777777" w:rsidTr="0018352F">
        <w:trPr>
          <w:trHeight w:val="20"/>
        </w:trPr>
        <w:tc>
          <w:tcPr>
            <w:tcW w:w="714" w:type="dxa"/>
          </w:tcPr>
          <w:p w14:paraId="6D9F702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5</w:t>
            </w:r>
          </w:p>
        </w:tc>
        <w:tc>
          <w:tcPr>
            <w:tcW w:w="906" w:type="dxa"/>
          </w:tcPr>
          <w:p w14:paraId="189F57C6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33F71049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83893B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5464DAD7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3C2C3D5A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0C171D0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083A77F8" w14:textId="2DD9802D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05930D39" w14:textId="77777777" w:rsidTr="0018352F">
        <w:trPr>
          <w:trHeight w:val="20"/>
        </w:trPr>
        <w:tc>
          <w:tcPr>
            <w:tcW w:w="714" w:type="dxa"/>
          </w:tcPr>
          <w:p w14:paraId="4E5A0D7C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6</w:t>
            </w:r>
          </w:p>
        </w:tc>
        <w:tc>
          <w:tcPr>
            <w:tcW w:w="906" w:type="dxa"/>
          </w:tcPr>
          <w:p w14:paraId="6FC41CCB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51919447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58F23D6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08F58532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E038869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5C82DD74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7894F54A" w14:textId="6DC292B3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1414A264" w14:textId="77777777" w:rsidTr="0018352F">
        <w:trPr>
          <w:trHeight w:val="20"/>
        </w:trPr>
        <w:tc>
          <w:tcPr>
            <w:tcW w:w="714" w:type="dxa"/>
          </w:tcPr>
          <w:p w14:paraId="756F089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7</w:t>
            </w:r>
          </w:p>
        </w:tc>
        <w:tc>
          <w:tcPr>
            <w:tcW w:w="906" w:type="dxa"/>
          </w:tcPr>
          <w:p w14:paraId="3FA879BE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3D534A8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F60364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26D4923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3FA2E6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16C6CC9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6FD3313B" w14:textId="237691DF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317C1C99" w14:textId="77777777" w:rsidTr="0018352F">
        <w:trPr>
          <w:trHeight w:val="20"/>
        </w:trPr>
        <w:tc>
          <w:tcPr>
            <w:tcW w:w="714" w:type="dxa"/>
          </w:tcPr>
          <w:p w14:paraId="76A696D7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8</w:t>
            </w:r>
          </w:p>
        </w:tc>
        <w:tc>
          <w:tcPr>
            <w:tcW w:w="906" w:type="dxa"/>
          </w:tcPr>
          <w:p w14:paraId="6FF59F0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3CE1CE9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DBF5FFB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1E88B454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7D7AC883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3588CF6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6A6B4D29" w14:textId="63A46A24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7B0E1A58" w14:textId="77777777" w:rsidTr="0018352F">
        <w:trPr>
          <w:trHeight w:val="20"/>
        </w:trPr>
        <w:tc>
          <w:tcPr>
            <w:tcW w:w="714" w:type="dxa"/>
          </w:tcPr>
          <w:p w14:paraId="0161F95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9</w:t>
            </w:r>
          </w:p>
        </w:tc>
        <w:tc>
          <w:tcPr>
            <w:tcW w:w="906" w:type="dxa"/>
          </w:tcPr>
          <w:p w14:paraId="26A75DB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7DC2160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9D4283B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6A01139E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65A901B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7E0C594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1B573161" w14:textId="5C889015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13BC7677" w14:textId="77777777" w:rsidTr="0018352F">
        <w:trPr>
          <w:trHeight w:val="20"/>
        </w:trPr>
        <w:tc>
          <w:tcPr>
            <w:tcW w:w="714" w:type="dxa"/>
          </w:tcPr>
          <w:p w14:paraId="6715A67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10</w:t>
            </w:r>
          </w:p>
        </w:tc>
        <w:tc>
          <w:tcPr>
            <w:tcW w:w="906" w:type="dxa"/>
          </w:tcPr>
          <w:p w14:paraId="449F1C49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270CF13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68DA205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4284D6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092E676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74BAB9D7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54426F80" w14:textId="3ACA0F53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</w:tbl>
    <w:p w14:paraId="0ADE87BD" w14:textId="77777777" w:rsidR="0018352F" w:rsidRPr="00676B69" w:rsidRDefault="0018352F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Style w:val="TableGrid"/>
        <w:tblpPr w:leftFromText="180" w:rightFromText="180" w:vertAnchor="text" w:horzAnchor="page" w:tblpX="1189" w:tblpY="250"/>
        <w:tblW w:w="13176" w:type="dxa"/>
        <w:tblLook w:val="04A0" w:firstRow="1" w:lastRow="0" w:firstColumn="1" w:lastColumn="0" w:noHBand="0" w:noVBand="1"/>
      </w:tblPr>
      <w:tblGrid>
        <w:gridCol w:w="3294"/>
        <w:gridCol w:w="3294"/>
        <w:gridCol w:w="3294"/>
        <w:gridCol w:w="3294"/>
      </w:tblGrid>
      <w:tr w:rsidR="0018352F" w:rsidRPr="00676B69" w14:paraId="544E7553" w14:textId="77777777" w:rsidTr="0018352F">
        <w:tc>
          <w:tcPr>
            <w:tcW w:w="6588" w:type="dxa"/>
            <w:gridSpan w:val="2"/>
          </w:tcPr>
          <w:p w14:paraId="27878640" w14:textId="64C183F6" w:rsidR="0018352F" w:rsidRPr="00676B69" w:rsidRDefault="0018352F" w:rsidP="0018352F">
            <w:pPr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/>
                <w:b/>
                <w:sz w:val="22"/>
                <w:szCs w:val="22"/>
              </w:rPr>
              <w:t>105- Reasons for increase</w:t>
            </w:r>
            <w:r w:rsidR="00676B69" w:rsidRPr="00676B69">
              <w:rPr>
                <w:rFonts w:ascii="Gill Sans MT" w:hAnsi="Gill Sans MT"/>
                <w:b/>
                <w:sz w:val="22"/>
                <w:szCs w:val="22"/>
              </w:rPr>
              <w:t xml:space="preserve"> area/increase thickness</w:t>
            </w:r>
          </w:p>
        </w:tc>
        <w:tc>
          <w:tcPr>
            <w:tcW w:w="6588" w:type="dxa"/>
            <w:gridSpan w:val="2"/>
          </w:tcPr>
          <w:p w14:paraId="15360445" w14:textId="000F1F52" w:rsidR="0018352F" w:rsidRPr="00676B69" w:rsidRDefault="0018352F" w:rsidP="0018352F">
            <w:pPr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/>
                <w:b/>
                <w:sz w:val="22"/>
                <w:szCs w:val="22"/>
              </w:rPr>
              <w:t>106- Reasons for decrease</w:t>
            </w:r>
            <w:r w:rsidR="00676B69" w:rsidRPr="00676B69">
              <w:rPr>
                <w:rFonts w:ascii="Gill Sans MT" w:hAnsi="Gill Sans MT"/>
                <w:b/>
                <w:sz w:val="22"/>
                <w:szCs w:val="22"/>
              </w:rPr>
              <w:t xml:space="preserve"> area/ decrease thickness </w:t>
            </w:r>
          </w:p>
        </w:tc>
      </w:tr>
      <w:tr w:rsidR="0018352F" w:rsidRPr="00676B69" w14:paraId="324AC90B" w14:textId="77777777" w:rsidTr="0018352F">
        <w:tc>
          <w:tcPr>
            <w:tcW w:w="3294" w:type="dxa"/>
          </w:tcPr>
          <w:p w14:paraId="60F7DC13" w14:textId="1D930160" w:rsidR="0018352F" w:rsidRPr="00676B69" w:rsidRDefault="0018352F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1= land left to regenerate</w:t>
            </w:r>
          </w:p>
          <w:p w14:paraId="1FC2A676" w14:textId="2BA88EBD" w:rsidR="0018352F" w:rsidRPr="00676B69" w:rsidRDefault="0018352F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2= planting trees</w:t>
            </w:r>
          </w:p>
          <w:p w14:paraId="0978C361" w14:textId="7C78B618" w:rsidR="0018352F" w:rsidRPr="00676B69" w:rsidRDefault="0018352F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3= conservational activities/sustainable harvest practices</w:t>
            </w:r>
          </w:p>
          <w:p w14:paraId="78EC10CA" w14:textId="3DEEBF93" w:rsidR="0018352F" w:rsidRPr="00676B69" w:rsidRDefault="0018352F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4= reduced use from large-scale commercial users </w:t>
            </w:r>
          </w:p>
          <w:p w14:paraId="134D0A33" w14:textId="0B384E96" w:rsidR="0018352F" w:rsidRPr="00676B69" w:rsidRDefault="0018352F" w:rsidP="00676B69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5= reduced local/small scale commercial use </w:t>
            </w:r>
          </w:p>
        </w:tc>
        <w:tc>
          <w:tcPr>
            <w:tcW w:w="3294" w:type="dxa"/>
          </w:tcPr>
          <w:p w14:paraId="0D8D00E6" w14:textId="4170C328" w:rsidR="0018352F" w:rsidRPr="00676B69" w:rsidRDefault="0018352F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6=</w:t>
            </w:r>
            <w:r w:rsidR="00676B69" w:rsidRPr="00676B69">
              <w:rPr>
                <w:rFonts w:ascii="Gill Sans MT" w:hAnsi="Gill Sans MT"/>
                <w:sz w:val="22"/>
                <w:szCs w:val="22"/>
              </w:rPr>
              <w:t>climate change (increase rainfall, change in temp)</w:t>
            </w:r>
          </w:p>
          <w:p w14:paraId="23731656" w14:textId="0341A0ED" w:rsidR="0018352F" w:rsidRPr="00676B69" w:rsidRDefault="00676B69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7=reduced</w:t>
            </w:r>
            <w:r w:rsidR="0018352F" w:rsidRPr="00676B69">
              <w:rPr>
                <w:rFonts w:ascii="Gill Sans MT" w:hAnsi="Gill Sans MT"/>
                <w:sz w:val="22"/>
                <w:szCs w:val="22"/>
              </w:rPr>
              <w:t xml:space="preserve"> roads/transport to the area</w:t>
            </w:r>
          </w:p>
          <w:p w14:paraId="0C11E79B" w14:textId="050A38FF" w:rsidR="00676B69" w:rsidRPr="00676B69" w:rsidRDefault="00676B69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8=reduced charcoal production</w:t>
            </w:r>
          </w:p>
          <w:p w14:paraId="25EED27E" w14:textId="51C3FE14" w:rsidR="00676B69" w:rsidRPr="00676B69" w:rsidRDefault="00676B69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9=reduced timber harvesting </w:t>
            </w:r>
          </w:p>
          <w:p w14:paraId="704568DF" w14:textId="330F0DDC" w:rsidR="00676B69" w:rsidRPr="00676B69" w:rsidRDefault="00676B69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10=Reduced fires</w:t>
            </w:r>
          </w:p>
          <w:p w14:paraId="303BDEFC" w14:textId="7C6FBEF1" w:rsidR="00676B69" w:rsidRPr="00676B69" w:rsidRDefault="00676B69" w:rsidP="00676B69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11=People from outside restricting access</w:t>
            </w:r>
          </w:p>
          <w:p w14:paraId="03E639B9" w14:textId="63DB3787" w:rsidR="00676B69" w:rsidRPr="00676B69" w:rsidRDefault="00676B69" w:rsidP="00676B69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12=State or local authorities restricting access</w:t>
            </w:r>
          </w:p>
          <w:p w14:paraId="32412F52" w14:textId="2820548D" w:rsidR="00676B69" w:rsidRPr="00676B69" w:rsidRDefault="00676B69" w:rsidP="00676B69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13=Customary/community restrictions on access </w:t>
            </w:r>
          </w:p>
          <w:p w14:paraId="09C130B6" w14:textId="084C9152" w:rsidR="00676B69" w:rsidRPr="00676B69" w:rsidRDefault="00676B69" w:rsidP="00676B69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14=Some other restriction in access, specify </w:t>
            </w:r>
          </w:p>
          <w:p w14:paraId="22AF0ABE" w14:textId="77777777" w:rsidR="00676B69" w:rsidRPr="00676B69" w:rsidRDefault="00676B69" w:rsidP="0018352F">
            <w:pPr>
              <w:rPr>
                <w:rFonts w:ascii="Gill Sans MT" w:hAnsi="Gill Sans MT"/>
                <w:sz w:val="22"/>
                <w:szCs w:val="22"/>
              </w:rPr>
            </w:pPr>
          </w:p>
          <w:p w14:paraId="112C9938" w14:textId="397D758D" w:rsidR="0018352F" w:rsidRPr="00676B69" w:rsidRDefault="00676B69" w:rsidP="00676B69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97=Other, </w:t>
            </w:r>
            <w:r w:rsidR="0018352F" w:rsidRPr="00676B69">
              <w:rPr>
                <w:rFonts w:ascii="Gill Sans MT" w:hAnsi="Gill Sans MT"/>
                <w:sz w:val="22"/>
                <w:szCs w:val="22"/>
              </w:rPr>
              <w:t xml:space="preserve">specify </w:t>
            </w:r>
          </w:p>
        </w:tc>
        <w:tc>
          <w:tcPr>
            <w:tcW w:w="3294" w:type="dxa"/>
          </w:tcPr>
          <w:p w14:paraId="76FEA0C1" w14:textId="1D1382BC" w:rsidR="0018352F" w:rsidRPr="00676B69" w:rsidRDefault="0018352F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1= small-scale clearing for agriculture</w:t>
            </w:r>
          </w:p>
          <w:p w14:paraId="2169FAC9" w14:textId="03E33620" w:rsidR="0018352F" w:rsidRPr="00676B69" w:rsidRDefault="0018352F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2= large-scale projects (plantations, new settlements, mining,</w:t>
            </w:r>
            <w:ins w:id="15" w:author="Rebecca Nicodemus" w:date="2014-11-10T16:30:00Z">
              <w:r w:rsidR="00E67859">
                <w:rPr>
                  <w:rFonts w:ascii="Gill Sans MT" w:hAnsi="Gill Sans MT"/>
                  <w:sz w:val="22"/>
                  <w:szCs w:val="22"/>
                </w:rPr>
                <w:t xml:space="preserve"> infrastructure,</w:t>
              </w:r>
            </w:ins>
            <w:r w:rsidRPr="00676B69">
              <w:rPr>
                <w:rFonts w:ascii="Gill Sans MT" w:hAnsi="Gill Sans MT"/>
                <w:sz w:val="22"/>
                <w:szCs w:val="22"/>
              </w:rPr>
              <w:t xml:space="preserve"> etc)</w:t>
            </w:r>
          </w:p>
          <w:p w14:paraId="79C6AF6E" w14:textId="473309F5" w:rsidR="0018352F" w:rsidRPr="00676B69" w:rsidRDefault="0018352F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3=</w:t>
            </w:r>
            <w:r w:rsidR="00676B69" w:rsidRPr="00676B69">
              <w:rPr>
                <w:rFonts w:ascii="Gill Sans MT" w:hAnsi="Gill Sans MT"/>
                <w:sz w:val="22"/>
                <w:szCs w:val="22"/>
              </w:rPr>
              <w:t xml:space="preserve">increased </w:t>
            </w:r>
            <w:r w:rsidRPr="00676B69">
              <w:rPr>
                <w:rFonts w:ascii="Gill Sans MT" w:hAnsi="Gill Sans MT"/>
                <w:sz w:val="22"/>
                <w:szCs w:val="22"/>
              </w:rPr>
              <w:t xml:space="preserve"> charcoal production</w:t>
            </w:r>
          </w:p>
          <w:p w14:paraId="56451AED" w14:textId="3D6CECE7" w:rsidR="0018352F" w:rsidRPr="00676B69" w:rsidRDefault="00676B69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4=increase</w:t>
            </w:r>
            <w:ins w:id="16" w:author="usaiduser" w:date="2014-11-09T09:31:00Z">
              <w:r w:rsidR="008E2386">
                <w:rPr>
                  <w:rFonts w:ascii="Gill Sans MT" w:hAnsi="Gill Sans MT"/>
                  <w:sz w:val="22"/>
                  <w:szCs w:val="22"/>
                </w:rPr>
                <w:t>d</w:t>
              </w:r>
            </w:ins>
            <w:r w:rsidRPr="00676B69">
              <w:rPr>
                <w:rFonts w:ascii="Gill Sans MT" w:hAnsi="Gill Sans MT"/>
                <w:sz w:val="22"/>
                <w:szCs w:val="22"/>
              </w:rPr>
              <w:t xml:space="preserve"> </w:t>
            </w:r>
            <w:r w:rsidR="0018352F" w:rsidRPr="00676B69">
              <w:rPr>
                <w:rFonts w:ascii="Gill Sans MT" w:hAnsi="Gill Sans MT"/>
                <w:sz w:val="22"/>
                <w:szCs w:val="22"/>
              </w:rPr>
              <w:t>timber harvesting</w:t>
            </w:r>
          </w:p>
          <w:p w14:paraId="3426DBA0" w14:textId="0F694820" w:rsidR="0018352F" w:rsidRPr="00676B69" w:rsidRDefault="0018352F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5=</w:t>
            </w:r>
            <w:r w:rsidR="00676B69" w:rsidRPr="00676B69">
              <w:rPr>
                <w:rFonts w:ascii="Gill Sans MT" w:hAnsi="Gill Sans MT"/>
                <w:sz w:val="22"/>
                <w:szCs w:val="22"/>
              </w:rPr>
              <w:t>increase</w:t>
            </w:r>
            <w:ins w:id="17" w:author="usaiduser" w:date="2014-11-09T09:31:00Z">
              <w:r w:rsidR="008E2386">
                <w:rPr>
                  <w:rFonts w:ascii="Gill Sans MT" w:hAnsi="Gill Sans MT"/>
                  <w:sz w:val="22"/>
                  <w:szCs w:val="22"/>
                </w:rPr>
                <w:t>d</w:t>
              </w:r>
            </w:ins>
            <w:del w:id="18" w:author="usaiduser" w:date="2014-11-09T09:31:00Z">
              <w:r w:rsidR="00676B69" w:rsidRPr="00676B69" w:rsidDel="008E2386">
                <w:rPr>
                  <w:rFonts w:ascii="Gill Sans MT" w:hAnsi="Gill Sans MT"/>
                  <w:sz w:val="22"/>
                  <w:szCs w:val="22"/>
                </w:rPr>
                <w:delText xml:space="preserve"> </w:delText>
              </w:r>
            </w:del>
            <w:r w:rsidRPr="00676B69">
              <w:rPr>
                <w:rFonts w:ascii="Gill Sans MT" w:hAnsi="Gill Sans MT"/>
                <w:sz w:val="22"/>
                <w:szCs w:val="22"/>
              </w:rPr>
              <w:t xml:space="preserve"> brick burning </w:t>
            </w:r>
          </w:p>
          <w:p w14:paraId="51C467AF" w14:textId="6B50C831" w:rsidR="0018352F" w:rsidRPr="00676B69" w:rsidRDefault="0018352F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6= poor harvesting practices</w:t>
            </w:r>
          </w:p>
          <w:p w14:paraId="76CA8740" w14:textId="151D0301" w:rsidR="0018352F" w:rsidRPr="00676B69" w:rsidRDefault="0018352F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7= bush burning </w:t>
            </w:r>
          </w:p>
          <w:p w14:paraId="52B3AAEB" w14:textId="77777777" w:rsidR="0018352F" w:rsidRPr="00676B69" w:rsidRDefault="0018352F" w:rsidP="0018352F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294" w:type="dxa"/>
          </w:tcPr>
          <w:p w14:paraId="51B0DF33" w14:textId="1508F2F1" w:rsidR="0018352F" w:rsidRPr="00676B69" w:rsidRDefault="0018352F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8= natural disasters or pest</w:t>
            </w:r>
          </w:p>
          <w:p w14:paraId="496B3E88" w14:textId="3ADB9A3D" w:rsidR="0018352F" w:rsidRPr="00676B69" w:rsidRDefault="00676B69" w:rsidP="00676B69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97=Other reason, specify </w:t>
            </w:r>
            <w:r w:rsidR="0018352F" w:rsidRPr="00676B69">
              <w:rPr>
                <w:rFonts w:ascii="Gill Sans MT" w:hAnsi="Gill Sans MT"/>
                <w:sz w:val="22"/>
                <w:szCs w:val="22"/>
              </w:rPr>
              <w:t xml:space="preserve"> </w:t>
            </w:r>
          </w:p>
        </w:tc>
      </w:tr>
    </w:tbl>
    <w:p w14:paraId="4F96AB70" w14:textId="31D52E7F" w:rsidR="00440BA5" w:rsidRPr="00676B69" w:rsidRDefault="00440BA5">
      <w:pPr>
        <w:rPr>
          <w:rFonts w:ascii="Gill Sans MT" w:hAnsi="Gill Sans MT"/>
          <w:b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b/>
          <w:color w:val="000000" w:themeColor="text1"/>
          <w:sz w:val="22"/>
          <w:szCs w:val="22"/>
        </w:rPr>
        <w:br w:type="page"/>
      </w:r>
    </w:p>
    <w:p w14:paraId="2CFA217F" w14:textId="77777777" w:rsidR="00440BA5" w:rsidRPr="00676B69" w:rsidRDefault="00440BA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Style w:val="TableGrid"/>
        <w:tblW w:w="12240" w:type="dxa"/>
        <w:tblInd w:w="29" w:type="dxa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540"/>
        <w:gridCol w:w="900"/>
        <w:gridCol w:w="1350"/>
        <w:gridCol w:w="1440"/>
        <w:gridCol w:w="720"/>
        <w:gridCol w:w="1260"/>
        <w:gridCol w:w="990"/>
        <w:gridCol w:w="990"/>
        <w:gridCol w:w="1440"/>
        <w:gridCol w:w="1440"/>
        <w:gridCol w:w="1170"/>
      </w:tblGrid>
      <w:tr w:rsidR="006F1D1A" w:rsidRPr="00676B69" w14:paraId="0097E0F7" w14:textId="77777777" w:rsidTr="006F1D1A">
        <w:trPr>
          <w:trHeight w:val="20"/>
        </w:trPr>
        <w:tc>
          <w:tcPr>
            <w:tcW w:w="540" w:type="dxa"/>
          </w:tcPr>
          <w:p w14:paraId="6E36AA20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14:paraId="4229873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E35DB24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E27</w:t>
            </w:r>
          </w:p>
        </w:tc>
        <w:tc>
          <w:tcPr>
            <w:tcW w:w="1440" w:type="dxa"/>
          </w:tcPr>
          <w:p w14:paraId="0324E5D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E28</w:t>
            </w:r>
          </w:p>
        </w:tc>
        <w:tc>
          <w:tcPr>
            <w:tcW w:w="720" w:type="dxa"/>
          </w:tcPr>
          <w:p w14:paraId="399178C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E29</w:t>
            </w:r>
          </w:p>
        </w:tc>
        <w:tc>
          <w:tcPr>
            <w:tcW w:w="1260" w:type="dxa"/>
          </w:tcPr>
          <w:p w14:paraId="1CD3AC8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E30</w:t>
            </w:r>
          </w:p>
        </w:tc>
        <w:tc>
          <w:tcPr>
            <w:tcW w:w="990" w:type="dxa"/>
          </w:tcPr>
          <w:p w14:paraId="7F8DE0D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E31</w:t>
            </w:r>
          </w:p>
        </w:tc>
        <w:tc>
          <w:tcPr>
            <w:tcW w:w="990" w:type="dxa"/>
          </w:tcPr>
          <w:p w14:paraId="00F8CF9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E32</w:t>
            </w:r>
          </w:p>
        </w:tc>
        <w:tc>
          <w:tcPr>
            <w:tcW w:w="1440" w:type="dxa"/>
          </w:tcPr>
          <w:p w14:paraId="643F873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E33</w:t>
            </w:r>
          </w:p>
        </w:tc>
        <w:tc>
          <w:tcPr>
            <w:tcW w:w="1440" w:type="dxa"/>
          </w:tcPr>
          <w:p w14:paraId="7433939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E.34</w:t>
            </w:r>
          </w:p>
        </w:tc>
        <w:tc>
          <w:tcPr>
            <w:tcW w:w="1170" w:type="dxa"/>
          </w:tcPr>
          <w:p w14:paraId="79B1CCC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E.35</w:t>
            </w:r>
          </w:p>
        </w:tc>
      </w:tr>
      <w:tr w:rsidR="006F1D1A" w:rsidRPr="00676B69" w14:paraId="3C3B59C0" w14:textId="77777777" w:rsidTr="006F1D1A">
        <w:trPr>
          <w:trHeight w:val="20"/>
        </w:trPr>
        <w:tc>
          <w:tcPr>
            <w:tcW w:w="540" w:type="dxa"/>
          </w:tcPr>
          <w:p w14:paraId="1212FEC7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/>
                <w:b/>
                <w:sz w:val="22"/>
                <w:szCs w:val="22"/>
              </w:rPr>
              <w:t>code</w:t>
            </w:r>
          </w:p>
        </w:tc>
        <w:tc>
          <w:tcPr>
            <w:tcW w:w="900" w:type="dxa"/>
          </w:tcPr>
          <w:p w14:paraId="7DC4E1B8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Name of the forest</w:t>
            </w:r>
          </w:p>
        </w:tc>
        <w:tc>
          <w:tcPr>
            <w:tcW w:w="1350" w:type="dxa"/>
          </w:tcPr>
          <w:p w14:paraId="0514505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How often do you see people from your community here cutting more log/wood than they need and letting it rot/spoil</w:t>
            </w:r>
            <w:del w:id="19" w:author="usaiduser" w:date="2014-11-09T09:31:00Z">
              <w:r w:rsidRPr="00676B69" w:rsidDel="00542EE7">
                <w:rPr>
                  <w:rFonts w:ascii="Gill Sans MT" w:hAnsi="Gill Sans MT" w:cs="Times New Roman"/>
                  <w:sz w:val="22"/>
                  <w:szCs w:val="22"/>
                </w:rPr>
                <w:delText>ed</w:delText>
              </w:r>
            </w:del>
            <w:r w:rsidRPr="00676B69">
              <w:rPr>
                <w:rFonts w:ascii="Gill Sans MT" w:hAnsi="Gill Sans MT" w:cs="Times New Roman"/>
                <w:sz w:val="22"/>
                <w:szCs w:val="22"/>
              </w:rPr>
              <w:t>?</w:t>
            </w:r>
          </w:p>
          <w:p w14:paraId="775B2D9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7FF0C9B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1=Always</w:t>
            </w:r>
          </w:p>
          <w:p w14:paraId="5377D6A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2=Frequently</w:t>
            </w:r>
          </w:p>
          <w:p w14:paraId="3773E9F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3=Sometimes</w:t>
            </w:r>
          </w:p>
          <w:p w14:paraId="74E476C2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4=Rarely</w:t>
            </w:r>
          </w:p>
          <w:p w14:paraId="7BACE73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5=Never</w:t>
            </w:r>
          </w:p>
        </w:tc>
        <w:tc>
          <w:tcPr>
            <w:tcW w:w="1440" w:type="dxa"/>
          </w:tcPr>
          <w:p w14:paraId="332FE54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Are there some kinds of trees that you used to see here 5 years ago that you no longer see?</w:t>
            </w:r>
          </w:p>
          <w:p w14:paraId="4F7ABD3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32B9AF3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0=No</w:t>
            </w:r>
          </w:p>
          <w:p w14:paraId="1883885B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1=Yes</w:t>
            </w:r>
          </w:p>
          <w:p w14:paraId="0912C774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888=Don’t know</w:t>
            </w:r>
          </w:p>
          <w:p w14:paraId="307A700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999=Prefer not to respond</w:t>
            </w:r>
          </w:p>
          <w:p w14:paraId="6429846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27CA4468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i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i/>
                <w:sz w:val="22"/>
                <w:szCs w:val="22"/>
              </w:rPr>
              <w:t>If 0, skip to E30</w:t>
            </w:r>
          </w:p>
        </w:tc>
        <w:tc>
          <w:tcPr>
            <w:tcW w:w="720" w:type="dxa"/>
          </w:tcPr>
          <w:p w14:paraId="15AF187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If yes, can you list these </w:t>
            </w:r>
            <w:commentRangeStart w:id="20"/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types </w:t>
            </w:r>
            <w:commentRangeEnd w:id="20"/>
            <w:r w:rsidR="00542EE7">
              <w:rPr>
                <w:rStyle w:val="CommentReference"/>
                <w:rFonts w:eastAsiaTheme="minorHAnsi"/>
              </w:rPr>
              <w:commentReference w:id="20"/>
            </w:r>
            <w:r w:rsidRPr="00676B69">
              <w:rPr>
                <w:rFonts w:ascii="Gill Sans MT" w:hAnsi="Gill Sans MT" w:cs="Times New Roman"/>
                <w:sz w:val="22"/>
                <w:szCs w:val="22"/>
              </w:rPr>
              <w:t>of trees?</w:t>
            </w:r>
          </w:p>
        </w:tc>
        <w:tc>
          <w:tcPr>
            <w:tcW w:w="1260" w:type="dxa"/>
          </w:tcPr>
          <w:p w14:paraId="794A0FB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Are there some types of trees that you see in this forest that you did not see 5 years ago?</w:t>
            </w:r>
          </w:p>
          <w:p w14:paraId="29494602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7B0F777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0=No</w:t>
            </w:r>
          </w:p>
          <w:p w14:paraId="1B680287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1=Yes</w:t>
            </w:r>
          </w:p>
          <w:p w14:paraId="0035C24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888=Don’t know</w:t>
            </w:r>
          </w:p>
          <w:p w14:paraId="296B9B8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</w:tcPr>
          <w:p w14:paraId="203958B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Are there new types of trees that are growing?</w:t>
            </w:r>
          </w:p>
          <w:p w14:paraId="530C425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=</w:t>
            </w:r>
          </w:p>
          <w:p w14:paraId="1859B46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4469F6F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0=No</w:t>
            </w:r>
          </w:p>
          <w:p w14:paraId="3033E94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1=Yes</w:t>
            </w:r>
          </w:p>
          <w:p w14:paraId="5289EFB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888=Don’t know</w:t>
            </w:r>
          </w:p>
          <w:p w14:paraId="10BDF09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</w:tcPr>
          <w:p w14:paraId="61C276D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If yes, can you list these </w:t>
            </w:r>
            <w:commentRangeStart w:id="21"/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types </w:t>
            </w:r>
            <w:commentRangeEnd w:id="21"/>
            <w:r w:rsidR="00542EE7">
              <w:rPr>
                <w:rStyle w:val="CommentReference"/>
                <w:rFonts w:eastAsiaTheme="minorHAnsi"/>
              </w:rPr>
              <w:commentReference w:id="21"/>
            </w:r>
            <w:r w:rsidRPr="00676B69">
              <w:rPr>
                <w:rFonts w:ascii="Gill Sans MT" w:hAnsi="Gill Sans MT" w:cs="Times New Roman"/>
                <w:sz w:val="22"/>
                <w:szCs w:val="22"/>
              </w:rPr>
              <w:t>of trees?</w:t>
            </w:r>
          </w:p>
        </w:tc>
        <w:tc>
          <w:tcPr>
            <w:tcW w:w="1440" w:type="dxa"/>
          </w:tcPr>
          <w:p w14:paraId="7C54F3B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In your view, during the past 5 years, have the number of wildlife in this forest?</w:t>
            </w:r>
          </w:p>
          <w:p w14:paraId="62175BE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352D4FE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1=Increased greatly</w:t>
            </w:r>
          </w:p>
          <w:p w14:paraId="265F70D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2=Increased slightly</w:t>
            </w:r>
          </w:p>
          <w:p w14:paraId="3677CD3B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3=Stayed the same</w:t>
            </w:r>
          </w:p>
          <w:p w14:paraId="2D0918F7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4=Decreased slightly</w:t>
            </w:r>
          </w:p>
          <w:p w14:paraId="510F8EF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5=Decreased greatly</w:t>
            </w:r>
          </w:p>
        </w:tc>
        <w:tc>
          <w:tcPr>
            <w:tcW w:w="1440" w:type="dxa"/>
          </w:tcPr>
          <w:p w14:paraId="5CECDF17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Are there some </w:t>
            </w:r>
            <w:commentRangeStart w:id="22"/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kinds </w:t>
            </w:r>
            <w:commentRangeEnd w:id="22"/>
            <w:r w:rsidR="00A124D8">
              <w:rPr>
                <w:rStyle w:val="CommentReference"/>
                <w:rFonts w:eastAsiaTheme="minorHAnsi"/>
              </w:rPr>
              <w:commentReference w:id="22"/>
            </w:r>
            <w:r w:rsidRPr="00676B69">
              <w:rPr>
                <w:rFonts w:ascii="Gill Sans MT" w:hAnsi="Gill Sans MT" w:cs="Times New Roman"/>
                <w:sz w:val="22"/>
                <w:szCs w:val="22"/>
              </w:rPr>
              <w:t>of animals that you see in this forest that you did not see 5 years ago?</w:t>
            </w:r>
          </w:p>
        </w:tc>
        <w:tc>
          <w:tcPr>
            <w:tcW w:w="1170" w:type="dxa"/>
          </w:tcPr>
          <w:p w14:paraId="06376022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If yes, can you list these types of animals?</w:t>
            </w:r>
          </w:p>
        </w:tc>
      </w:tr>
      <w:tr w:rsidR="006F1D1A" w:rsidRPr="00676B69" w14:paraId="45CB04AA" w14:textId="77777777" w:rsidTr="006F1D1A">
        <w:trPr>
          <w:trHeight w:val="20"/>
        </w:trPr>
        <w:tc>
          <w:tcPr>
            <w:tcW w:w="540" w:type="dxa"/>
          </w:tcPr>
          <w:p w14:paraId="4BEEFEC7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14:paraId="2AB104F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6417539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DED962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4EA52928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128D42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065F8FD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1B1F1E3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13D7641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927E26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1A267D84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41445916" w14:textId="77777777" w:rsidTr="006F1D1A">
        <w:trPr>
          <w:trHeight w:val="20"/>
        </w:trPr>
        <w:tc>
          <w:tcPr>
            <w:tcW w:w="540" w:type="dxa"/>
          </w:tcPr>
          <w:p w14:paraId="187EB59E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1</w:t>
            </w:r>
          </w:p>
        </w:tc>
        <w:tc>
          <w:tcPr>
            <w:tcW w:w="900" w:type="dxa"/>
          </w:tcPr>
          <w:p w14:paraId="500A294B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30DEF33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742678E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02F9E90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86E602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4D6C90F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5903274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907BCA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8DDC41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1EB8634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62CF798F" w14:textId="77777777" w:rsidTr="006F1D1A">
        <w:trPr>
          <w:trHeight w:val="20"/>
        </w:trPr>
        <w:tc>
          <w:tcPr>
            <w:tcW w:w="540" w:type="dxa"/>
          </w:tcPr>
          <w:p w14:paraId="761A7968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2</w:t>
            </w:r>
          </w:p>
        </w:tc>
        <w:tc>
          <w:tcPr>
            <w:tcW w:w="900" w:type="dxa"/>
          </w:tcPr>
          <w:p w14:paraId="70B0718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3BFF6344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F8FF5D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60D79757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9D5DB1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2C41FBA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7A61409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7FF8B148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02B606E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1C32929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3369F25B" w14:textId="77777777" w:rsidTr="006F1D1A">
        <w:trPr>
          <w:trHeight w:val="20"/>
        </w:trPr>
        <w:tc>
          <w:tcPr>
            <w:tcW w:w="540" w:type="dxa"/>
          </w:tcPr>
          <w:p w14:paraId="4C775F68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3</w:t>
            </w:r>
          </w:p>
        </w:tc>
        <w:tc>
          <w:tcPr>
            <w:tcW w:w="900" w:type="dxa"/>
          </w:tcPr>
          <w:p w14:paraId="1A93E74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371D82F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0235F93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6BA6E21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7C3C52C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3140F66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2439EAB2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5CED6C4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1B5EDF4B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21A90662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239E4B43" w14:textId="77777777" w:rsidTr="006F1D1A">
        <w:trPr>
          <w:trHeight w:val="20"/>
        </w:trPr>
        <w:tc>
          <w:tcPr>
            <w:tcW w:w="540" w:type="dxa"/>
          </w:tcPr>
          <w:p w14:paraId="02835AC3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4</w:t>
            </w:r>
          </w:p>
        </w:tc>
        <w:tc>
          <w:tcPr>
            <w:tcW w:w="900" w:type="dxa"/>
          </w:tcPr>
          <w:p w14:paraId="043DAC2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D03232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0C69443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3D6BACFB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66D7E45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035F9834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055EB80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1DC642F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5A043C4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6F891FE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37C5BC92" w14:textId="77777777" w:rsidTr="006F1D1A">
        <w:trPr>
          <w:trHeight w:val="20"/>
        </w:trPr>
        <w:tc>
          <w:tcPr>
            <w:tcW w:w="540" w:type="dxa"/>
          </w:tcPr>
          <w:p w14:paraId="0ABA1F10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5</w:t>
            </w:r>
          </w:p>
        </w:tc>
        <w:tc>
          <w:tcPr>
            <w:tcW w:w="900" w:type="dxa"/>
          </w:tcPr>
          <w:p w14:paraId="2146547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22246202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8D0A058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26A443F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6CFEEB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72068F3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00B21B6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BD2558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5F28C3D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39EEB8B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23609EDC" w14:textId="77777777" w:rsidTr="006F1D1A">
        <w:trPr>
          <w:trHeight w:val="20"/>
        </w:trPr>
        <w:tc>
          <w:tcPr>
            <w:tcW w:w="540" w:type="dxa"/>
          </w:tcPr>
          <w:p w14:paraId="37DFF07A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6</w:t>
            </w:r>
          </w:p>
        </w:tc>
        <w:tc>
          <w:tcPr>
            <w:tcW w:w="900" w:type="dxa"/>
          </w:tcPr>
          <w:p w14:paraId="25193E1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546F633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503E795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07C2E81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B4D6A47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43F3160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5FA134D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6758A6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264A766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11ACBB4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43434C92" w14:textId="77777777" w:rsidTr="006F1D1A">
        <w:trPr>
          <w:trHeight w:val="20"/>
        </w:trPr>
        <w:tc>
          <w:tcPr>
            <w:tcW w:w="540" w:type="dxa"/>
          </w:tcPr>
          <w:p w14:paraId="4CBB28ED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7</w:t>
            </w:r>
          </w:p>
        </w:tc>
        <w:tc>
          <w:tcPr>
            <w:tcW w:w="900" w:type="dxa"/>
          </w:tcPr>
          <w:p w14:paraId="431DDF1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6C0565A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2618A24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1A15B6F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E19C8C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4E391F7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0079CF0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5C0850D4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611B69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3095F76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1A29CFBB" w14:textId="77777777" w:rsidTr="006F1D1A">
        <w:trPr>
          <w:trHeight w:val="20"/>
        </w:trPr>
        <w:tc>
          <w:tcPr>
            <w:tcW w:w="540" w:type="dxa"/>
          </w:tcPr>
          <w:p w14:paraId="07DD583B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8</w:t>
            </w:r>
          </w:p>
        </w:tc>
        <w:tc>
          <w:tcPr>
            <w:tcW w:w="900" w:type="dxa"/>
          </w:tcPr>
          <w:p w14:paraId="518E851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6394529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C3059A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75EBE807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7631539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5D61D6F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0D81E58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B50482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1ED22F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6164126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673162EE" w14:textId="77777777" w:rsidTr="006F1D1A">
        <w:trPr>
          <w:trHeight w:val="20"/>
        </w:trPr>
        <w:tc>
          <w:tcPr>
            <w:tcW w:w="540" w:type="dxa"/>
          </w:tcPr>
          <w:p w14:paraId="511308E2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9</w:t>
            </w:r>
          </w:p>
        </w:tc>
        <w:tc>
          <w:tcPr>
            <w:tcW w:w="900" w:type="dxa"/>
          </w:tcPr>
          <w:p w14:paraId="624898A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1615DEC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00FEEB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5E453FA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21A73EA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281BA932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4836A7C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73D025A2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1340A09B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315E0B6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69C63912" w14:textId="77777777" w:rsidTr="006F1D1A">
        <w:trPr>
          <w:trHeight w:val="20"/>
        </w:trPr>
        <w:tc>
          <w:tcPr>
            <w:tcW w:w="540" w:type="dxa"/>
          </w:tcPr>
          <w:p w14:paraId="6CAD40D7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10</w:t>
            </w:r>
          </w:p>
        </w:tc>
        <w:tc>
          <w:tcPr>
            <w:tcW w:w="900" w:type="dxa"/>
          </w:tcPr>
          <w:p w14:paraId="4D9D660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2A5FE00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3B21487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06E5459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24AA5A5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36596C57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1F9E152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0E9F5BC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1291BC5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7BF3FD0B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</w:tbl>
    <w:p w14:paraId="5994923E" w14:textId="77777777" w:rsidR="00772D7A" w:rsidRPr="00676B69" w:rsidRDefault="00772D7A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54032042" w14:textId="77777777" w:rsidR="00E016D5" w:rsidRPr="00676B69" w:rsidRDefault="00E016D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16F9610A" w14:textId="77777777" w:rsidR="00E016D5" w:rsidRPr="00676B69" w:rsidRDefault="00E016D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780C8709" w14:textId="77777777" w:rsidR="00E016D5" w:rsidRPr="00676B69" w:rsidRDefault="00E016D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Style w:val="TableGrid"/>
        <w:tblW w:w="10710" w:type="dxa"/>
        <w:tblInd w:w="29" w:type="dxa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630"/>
        <w:gridCol w:w="1080"/>
        <w:gridCol w:w="1710"/>
        <w:gridCol w:w="1260"/>
        <w:gridCol w:w="1350"/>
        <w:gridCol w:w="2340"/>
        <w:gridCol w:w="1080"/>
        <w:gridCol w:w="1260"/>
      </w:tblGrid>
      <w:tr w:rsidR="006F1D1A" w:rsidRPr="00676B69" w14:paraId="647E02B9" w14:textId="66D06590" w:rsidTr="006F1D1A">
        <w:trPr>
          <w:trHeight w:val="20"/>
        </w:trPr>
        <w:tc>
          <w:tcPr>
            <w:tcW w:w="630" w:type="dxa"/>
          </w:tcPr>
          <w:p w14:paraId="63EFF66A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</w:p>
        </w:tc>
        <w:tc>
          <w:tcPr>
            <w:tcW w:w="1080" w:type="dxa"/>
          </w:tcPr>
          <w:p w14:paraId="07CD27D6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4258E8E5" w14:textId="0A7B761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E.39</w:t>
            </w:r>
          </w:p>
        </w:tc>
        <w:tc>
          <w:tcPr>
            <w:tcW w:w="1260" w:type="dxa"/>
          </w:tcPr>
          <w:p w14:paraId="67EB61F2" w14:textId="3D6E0C00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E.40</w:t>
            </w:r>
          </w:p>
        </w:tc>
        <w:tc>
          <w:tcPr>
            <w:tcW w:w="1350" w:type="dxa"/>
          </w:tcPr>
          <w:p w14:paraId="4C196910" w14:textId="41CF25F4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E.41</w:t>
            </w:r>
          </w:p>
        </w:tc>
        <w:tc>
          <w:tcPr>
            <w:tcW w:w="2340" w:type="dxa"/>
          </w:tcPr>
          <w:p w14:paraId="63D53CAC" w14:textId="29DD0D5B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068579E4" w14:textId="4E5EE752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9A1C66A" w14:textId="5057AB99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7D180EC6" w14:textId="5E45BF40" w:rsidTr="006F1D1A">
        <w:trPr>
          <w:trHeight w:val="20"/>
        </w:trPr>
        <w:tc>
          <w:tcPr>
            <w:tcW w:w="630" w:type="dxa"/>
          </w:tcPr>
          <w:p w14:paraId="513B6612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/>
                <w:b/>
                <w:sz w:val="22"/>
                <w:szCs w:val="22"/>
              </w:rPr>
              <w:t>code</w:t>
            </w:r>
          </w:p>
        </w:tc>
        <w:tc>
          <w:tcPr>
            <w:tcW w:w="1080" w:type="dxa"/>
          </w:tcPr>
          <w:p w14:paraId="6EC7ABD5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Name of the forest</w:t>
            </w:r>
          </w:p>
        </w:tc>
        <w:tc>
          <w:tcPr>
            <w:tcW w:w="1710" w:type="dxa"/>
          </w:tcPr>
          <w:p w14:paraId="42EFE632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Have there been any restrictions on your community’s access to this forest?</w:t>
            </w:r>
          </w:p>
          <w:p w14:paraId="085EDCDE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3A4BD5D0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1=No</w:t>
            </w:r>
          </w:p>
          <w:p w14:paraId="0A566A00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2=Yes</w:t>
            </w:r>
            <w:r w:rsidRPr="00676B69" w:rsidDel="00226116">
              <w:rPr>
                <w:rFonts w:ascii="Gill Sans MT" w:hAnsi="Gill Sans MT" w:cs="Times New Roman"/>
                <w:sz w:val="22"/>
                <w:szCs w:val="22"/>
              </w:rPr>
              <w:t xml:space="preserve"> </w:t>
            </w:r>
          </w:p>
          <w:p w14:paraId="302D48E2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888=Don’t know</w:t>
            </w:r>
          </w:p>
          <w:p w14:paraId="0F454C87" w14:textId="5451D97F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1260" w:type="dxa"/>
          </w:tcPr>
          <w:p w14:paraId="7095A018" w14:textId="6311BD58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By </w:t>
            </w:r>
            <w:commentRangeStart w:id="23"/>
            <w:r w:rsidRPr="00676B69">
              <w:rPr>
                <w:rFonts w:ascii="Gill Sans MT" w:hAnsi="Gill Sans MT" w:cs="Times New Roman"/>
                <w:sz w:val="22"/>
                <w:szCs w:val="22"/>
              </w:rPr>
              <w:t>whom</w:t>
            </w:r>
            <w:commentRangeEnd w:id="23"/>
            <w:r w:rsidR="0075354F">
              <w:rPr>
                <w:rStyle w:val="CommentReference"/>
                <w:rFonts w:eastAsiaTheme="minorHAnsi"/>
              </w:rPr>
              <w:commentReference w:id="23"/>
            </w:r>
            <w:r w:rsidRPr="00676B69">
              <w:rPr>
                <w:rFonts w:ascii="Gill Sans MT" w:hAnsi="Gill Sans MT" w:cs="Times New Roman"/>
                <w:sz w:val="22"/>
                <w:szCs w:val="22"/>
              </w:rPr>
              <w:t>?</w:t>
            </w:r>
          </w:p>
        </w:tc>
        <w:tc>
          <w:tcPr>
            <w:tcW w:w="1350" w:type="dxa"/>
          </w:tcPr>
          <w:p w14:paraId="372BBCBE" w14:textId="3A99BB80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For what </w:t>
            </w:r>
            <w:commentRangeStart w:id="24"/>
            <w:r w:rsidRPr="00676B69">
              <w:rPr>
                <w:rFonts w:ascii="Gill Sans MT" w:hAnsi="Gill Sans MT" w:cs="Times New Roman"/>
                <w:sz w:val="22"/>
                <w:szCs w:val="22"/>
              </w:rPr>
              <w:t>reason</w:t>
            </w:r>
            <w:commentRangeEnd w:id="24"/>
            <w:r w:rsidR="0075354F">
              <w:rPr>
                <w:rStyle w:val="CommentReference"/>
                <w:rFonts w:eastAsiaTheme="minorHAnsi"/>
              </w:rPr>
              <w:commentReference w:id="24"/>
            </w: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?  </w:t>
            </w:r>
          </w:p>
        </w:tc>
        <w:tc>
          <w:tcPr>
            <w:tcW w:w="2340" w:type="dxa"/>
          </w:tcPr>
          <w:p w14:paraId="34C6E5EC" w14:textId="24A3DE25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NewRomanPSMT"/>
                <w:sz w:val="22"/>
                <w:szCs w:val="22"/>
              </w:rPr>
              <w:t xml:space="preserve">In the past three years, have access restrictions on this forest prompted members of your community to increase the harvesting of forest products from other </w:t>
            </w:r>
            <w:commentRangeStart w:id="25"/>
            <w:r w:rsidRPr="00676B69">
              <w:rPr>
                <w:rFonts w:ascii="Gill Sans MT" w:hAnsi="Gill Sans MT" w:cs="TimesNewRomanPSMT"/>
                <w:sz w:val="22"/>
                <w:szCs w:val="22"/>
              </w:rPr>
              <w:t>forests</w:t>
            </w:r>
            <w:commentRangeEnd w:id="25"/>
            <w:r w:rsidR="0075354F">
              <w:rPr>
                <w:rStyle w:val="CommentReference"/>
                <w:rFonts w:eastAsiaTheme="minorHAnsi"/>
              </w:rPr>
              <w:commentReference w:id="25"/>
            </w:r>
            <w:r w:rsidRPr="00676B69">
              <w:rPr>
                <w:rFonts w:ascii="Gill Sans MT" w:hAnsi="Gill Sans MT" w:cs="TimesNewRomanPSMT"/>
                <w:sz w:val="22"/>
                <w:szCs w:val="22"/>
              </w:rPr>
              <w:t>?</w:t>
            </w:r>
          </w:p>
        </w:tc>
        <w:tc>
          <w:tcPr>
            <w:tcW w:w="1080" w:type="dxa"/>
          </w:tcPr>
          <w:p w14:paraId="4D6F693F" w14:textId="79644AA5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NewRomanPSMT"/>
                <w:sz w:val="22"/>
                <w:szCs w:val="22"/>
              </w:rPr>
              <w:t>If yes, which forests have been used more intensively?</w:t>
            </w:r>
          </w:p>
        </w:tc>
        <w:tc>
          <w:tcPr>
            <w:tcW w:w="1260" w:type="dxa"/>
          </w:tcPr>
          <w:p w14:paraId="46257FE9" w14:textId="3D368D1E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NewRomanPSMT"/>
                <w:sz w:val="22"/>
                <w:szCs w:val="22"/>
              </w:rPr>
              <w:t xml:space="preserve">If yes, for which </w:t>
            </w:r>
            <w:commentRangeStart w:id="26"/>
            <w:r w:rsidRPr="00676B69">
              <w:rPr>
                <w:rFonts w:ascii="Gill Sans MT" w:hAnsi="Gill Sans MT" w:cs="TimesNewRomanPSMT"/>
                <w:sz w:val="22"/>
                <w:szCs w:val="22"/>
              </w:rPr>
              <w:t>products</w:t>
            </w:r>
            <w:commentRangeEnd w:id="26"/>
            <w:r w:rsidR="0075354F">
              <w:rPr>
                <w:rStyle w:val="CommentReference"/>
                <w:rFonts w:eastAsiaTheme="minorHAnsi"/>
              </w:rPr>
              <w:commentReference w:id="26"/>
            </w:r>
            <w:r w:rsidRPr="00676B69">
              <w:rPr>
                <w:rFonts w:ascii="Gill Sans MT" w:hAnsi="Gill Sans MT" w:cs="TimesNewRomanPSMT"/>
                <w:sz w:val="22"/>
                <w:szCs w:val="22"/>
              </w:rPr>
              <w:t>?</w:t>
            </w:r>
          </w:p>
        </w:tc>
      </w:tr>
      <w:tr w:rsidR="006F1D1A" w:rsidRPr="00676B69" w14:paraId="6BB3ADA0" w14:textId="27A8E84F" w:rsidTr="006F1D1A">
        <w:trPr>
          <w:trHeight w:val="20"/>
        </w:trPr>
        <w:tc>
          <w:tcPr>
            <w:tcW w:w="630" w:type="dxa"/>
          </w:tcPr>
          <w:p w14:paraId="1EFBC0A3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</w:p>
        </w:tc>
        <w:tc>
          <w:tcPr>
            <w:tcW w:w="1080" w:type="dxa"/>
          </w:tcPr>
          <w:p w14:paraId="3B19E6AF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7ACFD255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1C50656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E90C3AB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2340" w:type="dxa"/>
          </w:tcPr>
          <w:p w14:paraId="15E4F04D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0AE36609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0CE1340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62C22397" w14:textId="0CC56FFF" w:rsidTr="006F1D1A">
        <w:trPr>
          <w:trHeight w:val="20"/>
        </w:trPr>
        <w:tc>
          <w:tcPr>
            <w:tcW w:w="630" w:type="dxa"/>
          </w:tcPr>
          <w:p w14:paraId="6718BC19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1</w:t>
            </w:r>
          </w:p>
        </w:tc>
        <w:tc>
          <w:tcPr>
            <w:tcW w:w="1080" w:type="dxa"/>
          </w:tcPr>
          <w:p w14:paraId="3AF4F75B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C290EE0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E2C705C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59DF29C0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2340" w:type="dxa"/>
          </w:tcPr>
          <w:p w14:paraId="0D6632C7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24B6A50E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DE6DCBC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5C6D1C24" w14:textId="6CAED92F" w:rsidTr="006F1D1A">
        <w:trPr>
          <w:trHeight w:val="20"/>
        </w:trPr>
        <w:tc>
          <w:tcPr>
            <w:tcW w:w="630" w:type="dxa"/>
          </w:tcPr>
          <w:p w14:paraId="4CDC4746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2</w:t>
            </w:r>
          </w:p>
        </w:tc>
        <w:tc>
          <w:tcPr>
            <w:tcW w:w="1080" w:type="dxa"/>
          </w:tcPr>
          <w:p w14:paraId="39A72617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10413C0E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1A9A394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53F52AF9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2340" w:type="dxa"/>
          </w:tcPr>
          <w:p w14:paraId="0ACEC575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3979C3D7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F5ADAA3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25BBF3DA" w14:textId="2B82564A" w:rsidTr="006F1D1A">
        <w:trPr>
          <w:trHeight w:val="20"/>
        </w:trPr>
        <w:tc>
          <w:tcPr>
            <w:tcW w:w="630" w:type="dxa"/>
          </w:tcPr>
          <w:p w14:paraId="60DD7E79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3</w:t>
            </w:r>
          </w:p>
        </w:tc>
        <w:tc>
          <w:tcPr>
            <w:tcW w:w="1080" w:type="dxa"/>
          </w:tcPr>
          <w:p w14:paraId="2C49C94A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12FC438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0877795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38033D6F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2340" w:type="dxa"/>
          </w:tcPr>
          <w:p w14:paraId="42351BC4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0A77019A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2852ACB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4BD8BB25" w14:textId="19C769EB" w:rsidTr="006F1D1A">
        <w:trPr>
          <w:trHeight w:val="20"/>
        </w:trPr>
        <w:tc>
          <w:tcPr>
            <w:tcW w:w="630" w:type="dxa"/>
          </w:tcPr>
          <w:p w14:paraId="3686AF1D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4</w:t>
            </w:r>
          </w:p>
        </w:tc>
        <w:tc>
          <w:tcPr>
            <w:tcW w:w="1080" w:type="dxa"/>
          </w:tcPr>
          <w:p w14:paraId="67F8B8DC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83ABD1E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07602A3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0A4FFFC9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2340" w:type="dxa"/>
          </w:tcPr>
          <w:p w14:paraId="12370A61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6495F2F1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6796013B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22EA9374" w14:textId="00BA340A" w:rsidTr="006F1D1A">
        <w:trPr>
          <w:trHeight w:val="20"/>
        </w:trPr>
        <w:tc>
          <w:tcPr>
            <w:tcW w:w="630" w:type="dxa"/>
          </w:tcPr>
          <w:p w14:paraId="54905182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5</w:t>
            </w:r>
          </w:p>
        </w:tc>
        <w:tc>
          <w:tcPr>
            <w:tcW w:w="1080" w:type="dxa"/>
          </w:tcPr>
          <w:p w14:paraId="3F93C49D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C31AEBA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908DD6D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4237FDB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2340" w:type="dxa"/>
          </w:tcPr>
          <w:p w14:paraId="026B23ED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634DE8BA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EE624A9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3F07301F" w14:textId="1E194701" w:rsidTr="006F1D1A">
        <w:trPr>
          <w:trHeight w:val="20"/>
        </w:trPr>
        <w:tc>
          <w:tcPr>
            <w:tcW w:w="630" w:type="dxa"/>
          </w:tcPr>
          <w:p w14:paraId="1C278982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6</w:t>
            </w:r>
          </w:p>
        </w:tc>
        <w:tc>
          <w:tcPr>
            <w:tcW w:w="1080" w:type="dxa"/>
          </w:tcPr>
          <w:p w14:paraId="33D2F4D4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663BFFD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2BC919DD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5CF1FBAA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2340" w:type="dxa"/>
          </w:tcPr>
          <w:p w14:paraId="4AC5C283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1FC3EA91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A0A8163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63874F2F" w14:textId="40127C18" w:rsidTr="006F1D1A">
        <w:trPr>
          <w:trHeight w:val="20"/>
        </w:trPr>
        <w:tc>
          <w:tcPr>
            <w:tcW w:w="630" w:type="dxa"/>
          </w:tcPr>
          <w:p w14:paraId="11CDFD91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7</w:t>
            </w:r>
          </w:p>
        </w:tc>
        <w:tc>
          <w:tcPr>
            <w:tcW w:w="1080" w:type="dxa"/>
          </w:tcPr>
          <w:p w14:paraId="26855129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105B1A7A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2137DFC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10D4E0DA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2340" w:type="dxa"/>
          </w:tcPr>
          <w:p w14:paraId="202F895A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5AB4F2FF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6ADB0E68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475DD905" w14:textId="70C48997" w:rsidTr="006F1D1A">
        <w:trPr>
          <w:trHeight w:val="20"/>
        </w:trPr>
        <w:tc>
          <w:tcPr>
            <w:tcW w:w="630" w:type="dxa"/>
          </w:tcPr>
          <w:p w14:paraId="58F5AE3E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8</w:t>
            </w:r>
          </w:p>
        </w:tc>
        <w:tc>
          <w:tcPr>
            <w:tcW w:w="1080" w:type="dxa"/>
          </w:tcPr>
          <w:p w14:paraId="642A5723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5DD6C62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A93BDF4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60EADEA7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2340" w:type="dxa"/>
          </w:tcPr>
          <w:p w14:paraId="3EDF4F94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17FCC5FF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7448A52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065F52D6" w14:textId="7B7B5EF3" w:rsidTr="006F1D1A">
        <w:trPr>
          <w:trHeight w:val="20"/>
        </w:trPr>
        <w:tc>
          <w:tcPr>
            <w:tcW w:w="630" w:type="dxa"/>
          </w:tcPr>
          <w:p w14:paraId="765B5F98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9</w:t>
            </w:r>
          </w:p>
        </w:tc>
        <w:tc>
          <w:tcPr>
            <w:tcW w:w="1080" w:type="dxa"/>
          </w:tcPr>
          <w:p w14:paraId="2A6F2EB3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BA40A88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F34D60E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90497F9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2340" w:type="dxa"/>
          </w:tcPr>
          <w:p w14:paraId="46F69773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7D1CE453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8704447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1E768E8C" w14:textId="65F84902" w:rsidTr="006F1D1A">
        <w:trPr>
          <w:trHeight w:val="20"/>
        </w:trPr>
        <w:tc>
          <w:tcPr>
            <w:tcW w:w="630" w:type="dxa"/>
          </w:tcPr>
          <w:p w14:paraId="11F98C00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10</w:t>
            </w:r>
          </w:p>
        </w:tc>
        <w:tc>
          <w:tcPr>
            <w:tcW w:w="1080" w:type="dxa"/>
          </w:tcPr>
          <w:p w14:paraId="2D7C8E94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515DB25D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29084B6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D3FF54F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2340" w:type="dxa"/>
          </w:tcPr>
          <w:p w14:paraId="0115BD2E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3A072CF5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0548307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</w:tbl>
    <w:p w14:paraId="47D3996E" w14:textId="1BB1F78A" w:rsidR="00772D7A" w:rsidRPr="00676B69" w:rsidRDefault="00772D7A">
      <w:pPr>
        <w:rPr>
          <w:rFonts w:ascii="Gill Sans MT" w:hAnsi="Gill Sans MT"/>
          <w:b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b/>
          <w:color w:val="000000" w:themeColor="text1"/>
          <w:sz w:val="22"/>
          <w:szCs w:val="22"/>
        </w:rPr>
        <w:br w:type="page"/>
      </w:r>
    </w:p>
    <w:p w14:paraId="15723629" w14:textId="77777777" w:rsidR="00772D7A" w:rsidRPr="00676B69" w:rsidRDefault="00772D7A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3F1EC25F" w14:textId="0A0BAD31" w:rsidR="00C92576" w:rsidRPr="00676B69" w:rsidRDefault="003E473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b/>
          <w:color w:val="000000" w:themeColor="text1"/>
          <w:sz w:val="22"/>
          <w:szCs w:val="22"/>
        </w:rPr>
        <w:t xml:space="preserve">FOREST </w:t>
      </w:r>
      <w:r w:rsidR="00C92576" w:rsidRPr="00676B69">
        <w:rPr>
          <w:rFonts w:ascii="Gill Sans MT" w:hAnsi="Gill Sans MT"/>
          <w:b/>
          <w:color w:val="000000" w:themeColor="text1"/>
          <w:sz w:val="22"/>
          <w:szCs w:val="22"/>
        </w:rPr>
        <w:t xml:space="preserve">MANAGEMENT AND </w:t>
      </w:r>
      <w:r w:rsidRPr="00676B69">
        <w:rPr>
          <w:rFonts w:ascii="Gill Sans MT" w:hAnsi="Gill Sans MT"/>
          <w:b/>
          <w:color w:val="000000" w:themeColor="text1"/>
          <w:sz w:val="22"/>
          <w:szCs w:val="22"/>
        </w:rPr>
        <w:t>GOVERNANCE</w:t>
      </w:r>
    </w:p>
    <w:p w14:paraId="02692C80" w14:textId="0A2E8B76" w:rsidR="00C92576" w:rsidRPr="00676B69" w:rsidRDefault="00C92576" w:rsidP="007C3C66">
      <w:pPr>
        <w:rPr>
          <w:rFonts w:ascii="Gill Sans MT" w:hAnsi="Gill Sans MT"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color w:val="000000" w:themeColor="text1"/>
          <w:sz w:val="22"/>
          <w:szCs w:val="22"/>
        </w:rPr>
        <w:t>Now I would like to a</w:t>
      </w:r>
      <w:r w:rsidR="009842FE" w:rsidRPr="00676B69">
        <w:rPr>
          <w:rFonts w:ascii="Gill Sans MT" w:hAnsi="Gill Sans MT"/>
          <w:color w:val="000000" w:themeColor="text1"/>
          <w:sz w:val="22"/>
          <w:szCs w:val="22"/>
        </w:rPr>
        <w:t xml:space="preserve">sk you some questions about the management of forests used by your community. </w:t>
      </w:r>
    </w:p>
    <w:p w14:paraId="0493FFAB" w14:textId="77777777" w:rsidR="009842FE" w:rsidRPr="00676B69" w:rsidRDefault="009842F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1"/>
        <w:gridCol w:w="6081"/>
        <w:gridCol w:w="3788"/>
      </w:tblGrid>
      <w:tr w:rsidR="009842FE" w:rsidRPr="00676B69" w14:paraId="1B2E620E" w14:textId="77777777" w:rsidTr="00321D6B">
        <w:trPr>
          <w:trHeight w:val="2141"/>
        </w:trPr>
        <w:tc>
          <w:tcPr>
            <w:tcW w:w="21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4CFA6F2" w14:textId="77777777" w:rsidR="009842FE" w:rsidRPr="00676B69" w:rsidRDefault="009842FE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3625464" w14:textId="77777777" w:rsidR="00321D6B" w:rsidRPr="00676B69" w:rsidRDefault="00321D6B" w:rsidP="00321D6B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Who is primarily responsible for making rules about what community members can and cannot do in forests/wooded areas?</w:t>
            </w:r>
          </w:p>
          <w:p w14:paraId="7A318203" w14:textId="77777777" w:rsidR="00321D6B" w:rsidRPr="00676B69" w:rsidRDefault="00321D6B" w:rsidP="009842FE">
            <w:pPr>
              <w:rPr>
                <w:rFonts w:ascii="Gill Sans MT" w:hAnsi="Gill Sans MT"/>
                <w:sz w:val="22"/>
                <w:szCs w:val="22"/>
              </w:rPr>
            </w:pPr>
          </w:p>
          <w:p w14:paraId="58559444" w14:textId="77777777" w:rsidR="00321D6B" w:rsidRPr="00676B69" w:rsidRDefault="00321D6B" w:rsidP="009842FE">
            <w:pPr>
              <w:rPr>
                <w:rFonts w:ascii="Gill Sans MT" w:hAnsi="Gill Sans MT"/>
                <w:sz w:val="22"/>
                <w:szCs w:val="22"/>
              </w:rPr>
            </w:pPr>
          </w:p>
          <w:p w14:paraId="76CE3E57" w14:textId="77777777" w:rsidR="00034064" w:rsidRPr="00676B69" w:rsidRDefault="00034064" w:rsidP="009842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613A7DE6" w14:textId="77777777" w:rsidR="00034064" w:rsidRPr="00676B69" w:rsidRDefault="00034064" w:rsidP="009842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0D447439" w14:textId="002C045F" w:rsidR="00034064" w:rsidRPr="00676B69" w:rsidRDefault="00034064" w:rsidP="009842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291A6A49" w14:textId="77777777" w:rsidR="00321D6B" w:rsidRPr="00676B69" w:rsidRDefault="00321D6B" w:rsidP="00321D6B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1=Headman</w:t>
            </w:r>
          </w:p>
          <w:p w14:paraId="756C3FB1" w14:textId="77777777" w:rsidR="00321D6B" w:rsidRPr="00676B69" w:rsidRDefault="00321D6B" w:rsidP="00321D6B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2=Induna</w:t>
            </w:r>
          </w:p>
          <w:p w14:paraId="54D46CF3" w14:textId="77777777" w:rsidR="00321D6B" w:rsidRPr="00676B69" w:rsidRDefault="00321D6B" w:rsidP="00321D6B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3=Chief</w:t>
            </w:r>
          </w:p>
          <w:p w14:paraId="746485A8" w14:textId="77777777" w:rsidR="00321D6B" w:rsidRPr="00676B69" w:rsidRDefault="00321D6B" w:rsidP="00321D6B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4=Elders</w:t>
            </w:r>
          </w:p>
          <w:p w14:paraId="4F688700" w14:textId="77777777" w:rsidR="00321D6B" w:rsidRPr="00676B69" w:rsidRDefault="00321D6B" w:rsidP="00321D6B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5=Community Resource Board</w:t>
            </w:r>
          </w:p>
          <w:p w14:paraId="780FE656" w14:textId="77777777" w:rsidR="00321D6B" w:rsidRPr="00676B69" w:rsidRDefault="00321D6B" w:rsidP="00321D6B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6=Local government</w:t>
            </w:r>
          </w:p>
          <w:p w14:paraId="15045B32" w14:textId="77777777" w:rsidR="00321D6B" w:rsidRPr="00676B69" w:rsidRDefault="00321D6B" w:rsidP="00321D6B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7=DFO</w:t>
            </w:r>
          </w:p>
          <w:p w14:paraId="162B6E2D" w14:textId="06114BF2" w:rsidR="00034064" w:rsidRPr="00676B69" w:rsidRDefault="00321D6B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97=Other, please specify </w:t>
            </w:r>
          </w:p>
        </w:tc>
      </w:tr>
      <w:tr w:rsidR="00321D6B" w:rsidRPr="00676B69" w14:paraId="685B1BD0" w14:textId="77777777" w:rsidTr="00077EEA">
        <w:trPr>
          <w:trHeight w:val="1952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F4CF36" w14:textId="77777777" w:rsidR="00321D6B" w:rsidRPr="00676B69" w:rsidRDefault="00321D6B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FD88E94" w14:textId="77777777" w:rsidR="00321D6B" w:rsidRPr="00676B69" w:rsidRDefault="00321D6B" w:rsidP="00321D6B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commentRangeStart w:id="27"/>
            <w:r w:rsidRPr="00676B69">
              <w:rPr>
                <w:rFonts w:ascii="Gill Sans MT" w:hAnsi="Gill Sans MT"/>
                <w:sz w:val="22"/>
                <w:szCs w:val="22"/>
              </w:rPr>
              <w:t xml:space="preserve">What are the main village decision-making bodies regarding forest management? </w:t>
            </w:r>
            <w:commentRangeEnd w:id="27"/>
            <w:r w:rsidR="004E0A73">
              <w:rPr>
                <w:rStyle w:val="CommentReference"/>
                <w:rFonts w:eastAsiaTheme="minorHAnsi"/>
              </w:rPr>
              <w:commentReference w:id="27"/>
            </w:r>
          </w:p>
          <w:p w14:paraId="1ABE0224" w14:textId="77777777" w:rsidR="00321D6B" w:rsidRPr="00676B69" w:rsidRDefault="00321D6B" w:rsidP="009842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5717A89" w14:textId="77777777" w:rsidR="00321D6B" w:rsidRPr="00676B69" w:rsidRDefault="00321D6B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1=chief</w:t>
            </w:r>
          </w:p>
          <w:p w14:paraId="4D76C717" w14:textId="69E797EB" w:rsidR="00321D6B" w:rsidRPr="00676B69" w:rsidRDefault="00321D6B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2=village council</w:t>
            </w:r>
            <w:r w:rsidR="00077EEA" w:rsidRPr="00676B69">
              <w:rPr>
                <w:rFonts w:ascii="Gill Sans MT" w:hAnsi="Gill Sans MT"/>
                <w:sz w:val="22"/>
                <w:szCs w:val="22"/>
              </w:rPr>
              <w:t>/committee/association (please specify)</w:t>
            </w:r>
          </w:p>
          <w:p w14:paraId="48E6125E" w14:textId="67C288B9" w:rsidR="00321D6B" w:rsidRPr="00676B69" w:rsidRDefault="00077EEA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3=forest user group, (please specify)</w:t>
            </w:r>
          </w:p>
          <w:p w14:paraId="53286B6D" w14:textId="0E0D69A0" w:rsidR="00077EEA" w:rsidRPr="00676B69" w:rsidRDefault="00077EEA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4</w:t>
            </w:r>
            <w:r w:rsidR="00321D6B" w:rsidRPr="00676B69">
              <w:rPr>
                <w:rFonts w:ascii="Gill Sans MT" w:hAnsi="Gill Sans MT"/>
                <w:sz w:val="22"/>
                <w:szCs w:val="22"/>
              </w:rPr>
              <w:t xml:space="preserve">=community resource boards, </w:t>
            </w:r>
          </w:p>
          <w:p w14:paraId="3D5B70FF" w14:textId="31A3D36D" w:rsidR="00321D6B" w:rsidRPr="00676B69" w:rsidRDefault="00077EEA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5</w:t>
            </w:r>
            <w:r w:rsidR="00321D6B" w:rsidRPr="00676B69">
              <w:rPr>
                <w:rFonts w:ascii="Gill Sans MT" w:hAnsi="Gill Sans MT"/>
                <w:sz w:val="22"/>
                <w:szCs w:val="22"/>
              </w:rPr>
              <w:t>=elders</w:t>
            </w:r>
            <w:r w:rsidRPr="00676B69">
              <w:rPr>
                <w:rFonts w:ascii="Gill Sans MT" w:hAnsi="Gill Sans MT"/>
                <w:sz w:val="22"/>
                <w:szCs w:val="22"/>
              </w:rPr>
              <w:t>/council of elders</w:t>
            </w:r>
          </w:p>
          <w:p w14:paraId="780AC019" w14:textId="7F33BEEB" w:rsidR="00321D6B" w:rsidRPr="00676B69" w:rsidRDefault="00077EEA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6=Headperson</w:t>
            </w:r>
          </w:p>
          <w:p w14:paraId="0664E969" w14:textId="4F787AA3" w:rsidR="00321D6B" w:rsidRPr="00676B69" w:rsidRDefault="00321D6B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97=Other, please specify</w:t>
            </w:r>
          </w:p>
        </w:tc>
      </w:tr>
      <w:tr w:rsidR="00034064" w:rsidRPr="00676B69" w14:paraId="7C559DF6" w14:textId="77777777" w:rsidTr="00321D6B">
        <w:trPr>
          <w:trHeight w:val="809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8ED367" w14:textId="734EEB90" w:rsidR="00034064" w:rsidRPr="00676B69" w:rsidRDefault="0003406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7E4BA4F" w14:textId="77777777" w:rsidR="00034064" w:rsidRPr="00676B69" w:rsidRDefault="00034064" w:rsidP="009842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Which of these is the most important? </w:t>
            </w:r>
          </w:p>
          <w:p w14:paraId="6550DAD3" w14:textId="251CBBF3" w:rsidR="00034064" w:rsidRPr="00676B69" w:rsidRDefault="00034064" w:rsidP="009842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0141B1B" w14:textId="77777777" w:rsidR="00034064" w:rsidRPr="00676B69" w:rsidRDefault="0003406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  <w:p w14:paraId="69E7CAA2" w14:textId="77777777" w:rsidR="00034064" w:rsidRPr="00676B69" w:rsidRDefault="0003406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34064" w:rsidRPr="00676B69" w14:paraId="0B446BE0" w14:textId="77777777" w:rsidTr="00321D6B">
        <w:trPr>
          <w:trHeight w:val="305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F8A832" w14:textId="77777777" w:rsidR="00034064" w:rsidRPr="00676B69" w:rsidRDefault="0003406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51C9DE15" w14:textId="77777777" w:rsidR="00034064" w:rsidRPr="00676B69" w:rsidRDefault="00034064" w:rsidP="00321D6B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How </w:t>
            </w:r>
            <w:commentRangeStart w:id="28"/>
            <w:r w:rsidRPr="00676B69">
              <w:rPr>
                <w:rFonts w:ascii="Gill Sans MT" w:hAnsi="Gill Sans MT"/>
                <w:sz w:val="22"/>
                <w:szCs w:val="22"/>
              </w:rPr>
              <w:t xml:space="preserve">often </w:t>
            </w:r>
            <w:commentRangeEnd w:id="28"/>
            <w:r w:rsidR="00AA4F0F">
              <w:rPr>
                <w:rStyle w:val="CommentReference"/>
                <w:rFonts w:eastAsiaTheme="minorHAnsi"/>
              </w:rPr>
              <w:commentReference w:id="28"/>
            </w:r>
            <w:r w:rsidRPr="00676B69">
              <w:rPr>
                <w:rFonts w:ascii="Gill Sans MT" w:hAnsi="Gill Sans MT"/>
                <w:sz w:val="22"/>
                <w:szCs w:val="22"/>
              </w:rPr>
              <w:t>does the body meet?</w:t>
            </w:r>
          </w:p>
          <w:p w14:paraId="67595177" w14:textId="77777777" w:rsidR="00034064" w:rsidRPr="00676B69" w:rsidRDefault="00034064" w:rsidP="009842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897311F" w14:textId="77777777" w:rsidR="00034064" w:rsidRPr="00676B69" w:rsidRDefault="0003406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34064" w:rsidRPr="00676B69" w14:paraId="0F60859E" w14:textId="77777777" w:rsidTr="00321D6B">
        <w:trPr>
          <w:trHeight w:val="567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443B65" w14:textId="77777777" w:rsidR="00034064" w:rsidRPr="00676B69" w:rsidRDefault="0003406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7A75BCC" w14:textId="30845168" w:rsidR="00034064" w:rsidRPr="00676B69" w:rsidRDefault="00034064" w:rsidP="009842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When was the last time the body met?  </w:t>
            </w:r>
            <w:r w:rsidRPr="00676B69">
              <w:rPr>
                <w:rFonts w:ascii="Gill Sans MT" w:hAnsi="Gill Sans MT"/>
                <w:i/>
                <w:sz w:val="22"/>
                <w:szCs w:val="22"/>
              </w:rPr>
              <w:t>Specify month/year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A796D3D" w14:textId="77777777" w:rsidR="00034064" w:rsidRPr="00676B69" w:rsidRDefault="0003406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34064" w:rsidRPr="00676B69" w14:paraId="47BEC161" w14:textId="77777777" w:rsidTr="00077EEA">
        <w:trPr>
          <w:trHeight w:val="368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23A36A" w14:textId="77777777" w:rsidR="00034064" w:rsidRPr="00676B69" w:rsidRDefault="0003406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F302EBC" w14:textId="0005E307" w:rsidR="00077EEA" w:rsidRPr="00676B69" w:rsidRDefault="00077EEA" w:rsidP="00321D6B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How many members are on the committee? </w:t>
            </w:r>
          </w:p>
          <w:p w14:paraId="6540DA3E" w14:textId="40846B68" w:rsidR="00034064" w:rsidRPr="00676B69" w:rsidRDefault="00034064" w:rsidP="00077EEA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4017A55" w14:textId="77777777" w:rsidR="00034064" w:rsidRPr="00676B69" w:rsidRDefault="0003406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77EEA" w:rsidRPr="00676B69" w14:paraId="4692E211" w14:textId="77777777" w:rsidTr="00077EEA">
        <w:trPr>
          <w:trHeight w:val="440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F23A2AB" w14:textId="77777777" w:rsidR="00077EEA" w:rsidRPr="00676B69" w:rsidRDefault="00077EEA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5242D13" w14:textId="72D3FF91" w:rsidR="00077EEA" w:rsidRPr="00676B69" w:rsidRDefault="00077EEA" w:rsidP="00077EEA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How many members are under 35 years old?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7E21029" w14:textId="77777777" w:rsidR="00077EEA" w:rsidRPr="00676B69" w:rsidRDefault="00077EEA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77EEA" w:rsidRPr="00676B69" w14:paraId="7FD9D6E0" w14:textId="77777777" w:rsidTr="00077EEA">
        <w:trPr>
          <w:trHeight w:val="350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F5C762" w14:textId="77777777" w:rsidR="00077EEA" w:rsidRPr="00676B69" w:rsidRDefault="00077EEA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00C4F051" w14:textId="77777777" w:rsidR="00077EEA" w:rsidRPr="00676B69" w:rsidRDefault="00077EEA" w:rsidP="00077EEA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How many members are women? </w:t>
            </w:r>
          </w:p>
          <w:p w14:paraId="39EED6FD" w14:textId="77777777" w:rsidR="00077EEA" w:rsidRPr="00676B69" w:rsidRDefault="00077EEA" w:rsidP="00077EEA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ABA8054" w14:textId="77777777" w:rsidR="00077EEA" w:rsidRPr="00676B69" w:rsidRDefault="00077EEA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77EEA" w:rsidRPr="00676B69" w14:paraId="219A2A67" w14:textId="77777777" w:rsidTr="00321D6B">
        <w:trPr>
          <w:trHeight w:val="1673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364793" w14:textId="06389381" w:rsidR="00077EEA" w:rsidRPr="00676B69" w:rsidRDefault="00077EEA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05D12BD" w14:textId="77777777" w:rsidR="00077EEA" w:rsidRPr="00676B69" w:rsidRDefault="00077EEA" w:rsidP="00077EEA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Who is invited to attend meetings? </w:t>
            </w:r>
          </w:p>
          <w:p w14:paraId="2DA49F33" w14:textId="77777777" w:rsidR="00077EEA" w:rsidRPr="00676B69" w:rsidRDefault="00077EEA" w:rsidP="00077EEA">
            <w:pPr>
              <w:numPr>
                <w:ilvl w:val="0"/>
                <w:numId w:val="11"/>
              </w:numPr>
              <w:shd w:val="clear" w:color="auto" w:fill="FFFFFF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 xml:space="preserve">Entire village, </w:t>
            </w:r>
          </w:p>
          <w:p w14:paraId="1F7C2665" w14:textId="77777777" w:rsidR="00077EEA" w:rsidRPr="00676B69" w:rsidRDefault="00077EEA" w:rsidP="00077EEA">
            <w:pPr>
              <w:numPr>
                <w:ilvl w:val="0"/>
                <w:numId w:val="11"/>
              </w:numPr>
              <w:shd w:val="clear" w:color="auto" w:fill="FFFFFF"/>
              <w:ind w:firstLine="99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 xml:space="preserve">All adults </w:t>
            </w:r>
          </w:p>
          <w:p w14:paraId="78D9B360" w14:textId="77777777" w:rsidR="00077EEA" w:rsidRPr="00676B69" w:rsidRDefault="00077EEA" w:rsidP="00077EEA">
            <w:pPr>
              <w:numPr>
                <w:ilvl w:val="0"/>
                <w:numId w:val="11"/>
              </w:numPr>
              <w:shd w:val="clear" w:color="auto" w:fill="FFFFFF"/>
              <w:ind w:firstLine="99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>All heads of household</w:t>
            </w:r>
          </w:p>
          <w:p w14:paraId="52C35D0A" w14:textId="77777777" w:rsidR="00077EEA" w:rsidRPr="00676B69" w:rsidRDefault="00077EEA" w:rsidP="00077EEA">
            <w:pPr>
              <w:numPr>
                <w:ilvl w:val="0"/>
                <w:numId w:val="11"/>
              </w:numPr>
              <w:shd w:val="clear" w:color="auto" w:fill="FFFFFF"/>
              <w:ind w:firstLine="99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>Members of the body</w:t>
            </w:r>
          </w:p>
          <w:p w14:paraId="2BD52984" w14:textId="77777777" w:rsidR="00077EEA" w:rsidRPr="00676B69" w:rsidRDefault="00077EEA" w:rsidP="00077EEA">
            <w:pPr>
              <w:numPr>
                <w:ilvl w:val="0"/>
                <w:numId w:val="11"/>
              </w:numPr>
              <w:shd w:val="clear" w:color="auto" w:fill="FFFFFF"/>
              <w:ind w:firstLine="99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>A select group: _____________________</w:t>
            </w:r>
          </w:p>
          <w:p w14:paraId="3C6492FE" w14:textId="77777777" w:rsidR="00077EEA" w:rsidRPr="00676B69" w:rsidRDefault="00077EEA" w:rsidP="00034064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967E3C6" w14:textId="77777777" w:rsidR="00077EEA" w:rsidRPr="00676B69" w:rsidRDefault="00077EEA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34064" w:rsidRPr="00676B69" w14:paraId="37850AC8" w14:textId="77777777" w:rsidTr="00321D6B">
        <w:trPr>
          <w:trHeight w:val="702"/>
        </w:trPr>
        <w:tc>
          <w:tcPr>
            <w:tcW w:w="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70041BC5" w14:textId="77777777" w:rsidR="00034064" w:rsidRPr="00676B69" w:rsidRDefault="0003406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562AD32A" w14:textId="77777777" w:rsidR="00321D6B" w:rsidRPr="00676B69" w:rsidRDefault="00321D6B" w:rsidP="00321D6B">
            <w:pPr>
              <w:numPr>
                <w:ilvl w:val="0"/>
                <w:numId w:val="9"/>
              </w:num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Does the body have a written budget? </w:t>
            </w:r>
          </w:p>
          <w:p w14:paraId="43F3E174" w14:textId="77777777" w:rsidR="00321D6B" w:rsidRPr="00676B69" w:rsidRDefault="00321D6B" w:rsidP="00321D6B">
            <w:pPr>
              <w:shd w:val="clear" w:color="auto" w:fill="FFFFFF"/>
              <w:ind w:left="360"/>
              <w:contextualSpacing/>
              <w:rPr>
                <w:rFonts w:ascii="Gill Sans MT" w:eastAsia="Times New Roman" w:hAnsi="Gill Sans MT" w:cs="Arial"/>
                <w:i/>
                <w:sz w:val="22"/>
                <w:szCs w:val="22"/>
              </w:rPr>
            </w:pPr>
            <w:commentRangeStart w:id="29"/>
            <w:r w:rsidRPr="00676B69">
              <w:rPr>
                <w:rFonts w:ascii="Gill Sans MT" w:eastAsia="Times New Roman" w:hAnsi="Gill Sans MT" w:cs="Arial"/>
                <w:i/>
                <w:sz w:val="22"/>
                <w:szCs w:val="22"/>
              </w:rPr>
              <w:t>1 = yes; 0 = no</w:t>
            </w:r>
            <w:commentRangeEnd w:id="29"/>
            <w:r w:rsidR="00AA4F0F">
              <w:rPr>
                <w:rStyle w:val="CommentReference"/>
                <w:rFonts w:eastAsiaTheme="minorHAnsi"/>
              </w:rPr>
              <w:commentReference w:id="29"/>
            </w:r>
          </w:p>
          <w:p w14:paraId="68AA34FF" w14:textId="77777777" w:rsidR="00034064" w:rsidRPr="00676B69" w:rsidRDefault="00034064" w:rsidP="00034064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4C01225" w14:textId="77777777" w:rsidR="00034064" w:rsidRPr="00676B69" w:rsidRDefault="0003406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34064" w:rsidRPr="00676B69" w14:paraId="3527ED18" w14:textId="77777777" w:rsidTr="00321D6B">
        <w:trPr>
          <w:trHeight w:val="764"/>
        </w:trPr>
        <w:tc>
          <w:tcPr>
            <w:tcW w:w="21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DB660E7" w14:textId="77777777" w:rsidR="00034064" w:rsidRPr="00676B69" w:rsidRDefault="0003406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18B04554" w14:textId="165C6DD4" w:rsidR="00034064" w:rsidRPr="00676B69" w:rsidRDefault="00321D6B" w:rsidP="00034064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Is there a process for addressing community grievances through this group? 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8B356B0" w14:textId="77777777" w:rsidR="00034064" w:rsidRPr="00676B69" w:rsidRDefault="00321D6B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0-No</w:t>
            </w:r>
          </w:p>
          <w:p w14:paraId="3D605EF7" w14:textId="49264CE4" w:rsidR="00321D6B" w:rsidRPr="00676B69" w:rsidRDefault="00321D6B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1-Yes</w:t>
            </w:r>
          </w:p>
        </w:tc>
      </w:tr>
    </w:tbl>
    <w:p w14:paraId="3CC40249" w14:textId="13118857" w:rsidR="009842FE" w:rsidRPr="00676B69" w:rsidRDefault="009842F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46988914" w14:textId="77777777" w:rsidR="009842FE" w:rsidRPr="00676B69" w:rsidRDefault="009842FE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17DCDB48" w14:textId="77777777" w:rsidR="00C92576" w:rsidRPr="00676B69" w:rsidRDefault="00C92576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490"/>
        <w:gridCol w:w="3420"/>
        <w:gridCol w:w="990"/>
      </w:tblGrid>
      <w:tr w:rsidR="00C92576" w:rsidRPr="00676B69" w14:paraId="2C1D4431" w14:textId="77777777" w:rsidTr="00431701">
        <w:trPr>
          <w:trHeight w:val="989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764B16F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CF7C7A9" w14:textId="77777777" w:rsidR="00C92576" w:rsidRPr="00676B69" w:rsidRDefault="00C92576" w:rsidP="00431701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  <w:r w:rsidRPr="00676B69">
              <w:rPr>
                <w:rFonts w:ascii="Gill Sans MT" w:hAnsi="Gill Sans MT" w:cs="Arial"/>
                <w:color w:val="1A1A1A"/>
                <w:sz w:val="22"/>
                <w:szCs w:val="22"/>
              </w:rPr>
              <w:t xml:space="preserve"> 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Is there any forest or woodland management plan in place in your community?</w:t>
            </w:r>
          </w:p>
          <w:p w14:paraId="48B3A484" w14:textId="77777777" w:rsidR="00C92576" w:rsidRPr="00676B69" w:rsidRDefault="00C92576" w:rsidP="00431701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  <w:p w14:paraId="2EBB3B30" w14:textId="77777777" w:rsidR="00C92576" w:rsidRPr="00676B69" w:rsidRDefault="00C92576" w:rsidP="00431701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FDA751B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0=No</w:t>
            </w:r>
          </w:p>
          <w:p w14:paraId="5ACB7063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1=Yes </w:t>
            </w:r>
          </w:p>
          <w:p w14:paraId="49A36F2A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1DEC7900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3EAA734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C92576" w:rsidRPr="00676B69" w14:paraId="018BA184" w14:textId="77777777" w:rsidTr="00431701">
        <w:trPr>
          <w:trHeight w:val="71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79CDDE85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69DE8289" w14:textId="77777777" w:rsidR="00C92576" w:rsidRPr="00676B69" w:rsidRDefault="00C92576" w:rsidP="00431701">
            <w:pPr>
              <w:rPr>
                <w:rFonts w:ascii="Gill Sans MT" w:hAnsi="Gill Sans MT" w:cs="Arial"/>
                <w:i/>
                <w:color w:val="1A1A1A"/>
                <w:sz w:val="22"/>
                <w:szCs w:val="22"/>
              </w:rPr>
            </w:pPr>
            <w:commentRangeStart w:id="30"/>
            <w:r w:rsidRPr="00676B69">
              <w:rPr>
                <w:rFonts w:ascii="Gill Sans MT" w:hAnsi="Gill Sans MT" w:cs="Arial"/>
                <w:color w:val="1A1A1A"/>
                <w:sz w:val="22"/>
                <w:szCs w:val="22"/>
              </w:rPr>
              <w:t>If yes, can you please describe this plan?  (</w:t>
            </w:r>
            <w:r w:rsidRPr="00676B69">
              <w:rPr>
                <w:rFonts w:ascii="Gill Sans MT" w:hAnsi="Gill Sans MT" w:cs="Arial"/>
                <w:i/>
                <w:color w:val="1A1A1A"/>
                <w:sz w:val="22"/>
                <w:szCs w:val="22"/>
              </w:rPr>
              <w:t>Who created the plan? When was the plan created? Was the community involved in the development of the plan?)</w:t>
            </w:r>
            <w:commentRangeEnd w:id="30"/>
            <w:r w:rsidR="00E32666">
              <w:rPr>
                <w:rStyle w:val="CommentReference"/>
                <w:rFonts w:eastAsiaTheme="minorHAnsi"/>
              </w:rPr>
              <w:commentReference w:id="30"/>
            </w:r>
          </w:p>
          <w:p w14:paraId="1842A31B" w14:textId="77777777" w:rsidR="00C92576" w:rsidRPr="00676B69" w:rsidRDefault="00C92576" w:rsidP="00431701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  <w:p w14:paraId="4F77F469" w14:textId="77777777" w:rsidR="00C92576" w:rsidRPr="00676B69" w:rsidRDefault="00C92576" w:rsidP="00431701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  <w:p w14:paraId="47E8436D" w14:textId="77777777" w:rsidR="00C92576" w:rsidRPr="00676B69" w:rsidRDefault="00C92576" w:rsidP="00431701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346F79ED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TEXT </w:t>
            </w:r>
          </w:p>
          <w:p w14:paraId="33A53DF5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  <w:p w14:paraId="6546B712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64EA09EC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C92576" w:rsidRPr="00676B69" w14:paraId="62720E76" w14:textId="77777777" w:rsidTr="00431701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00551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9D7862" w14:textId="46582BE0" w:rsidR="00431701" w:rsidRPr="00676B69" w:rsidRDefault="00431701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Are there </w:t>
            </w:r>
            <w:commentRangeStart w:id="31"/>
            <w:commentRangeStart w:id="32"/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forest user groups </w:t>
            </w:r>
            <w:commentRangeEnd w:id="31"/>
            <w:r w:rsidRPr="00676B69">
              <w:rPr>
                <w:rStyle w:val="CommentReference"/>
                <w:rFonts w:ascii="Gill Sans MT" w:eastAsiaTheme="minorHAnsi" w:hAnsi="Gill Sans MT"/>
                <w:sz w:val="22"/>
                <w:szCs w:val="22"/>
              </w:rPr>
              <w:commentReference w:id="31"/>
            </w:r>
            <w:commentRangeEnd w:id="32"/>
            <w:r w:rsidR="00271F6F">
              <w:rPr>
                <w:rStyle w:val="CommentReference"/>
                <w:rFonts w:eastAsiaTheme="minorHAnsi"/>
              </w:rPr>
              <w:commentReference w:id="32"/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in this community? </w:t>
            </w:r>
          </w:p>
          <w:p w14:paraId="7D202BC7" w14:textId="77777777" w:rsidR="00431701" w:rsidRPr="00676B69" w:rsidRDefault="00431701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3598CF64" w14:textId="63E8309A" w:rsidR="00C92576" w:rsidRPr="00676B69" w:rsidRDefault="00431701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Are there groups that manage</w:t>
            </w:r>
            <w:r w:rsidR="00C92576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activities related to the management of the forest (i.e. fire fighting, patrolling, tourism, tree planting,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forest product harvesting, </w:t>
            </w:r>
            <w:r w:rsidR="00C92576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etc.)</w:t>
            </w:r>
          </w:p>
          <w:p w14:paraId="425901E6" w14:textId="77777777" w:rsidR="00C92576" w:rsidRPr="00676B69" w:rsidRDefault="00C92576" w:rsidP="00431701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BAAB4D6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0=No</w:t>
            </w:r>
          </w:p>
          <w:p w14:paraId="0EE85F3F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1=Yes </w:t>
            </w:r>
          </w:p>
          <w:p w14:paraId="039A9DC7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5DA37D02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FFABE3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C92576" w:rsidRPr="00676B69" w14:paraId="30207220" w14:textId="77777777" w:rsidTr="00431701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4CA1AD64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7185BE13" w14:textId="338B91E1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 w:cs="Arial"/>
                <w:color w:val="1A1A1A"/>
                <w:sz w:val="22"/>
                <w:szCs w:val="22"/>
              </w:rPr>
              <w:t xml:space="preserve">If yes, 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please describe the names of the groups and </w:t>
            </w:r>
            <w:r w:rsidR="00AD13DF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the community members 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involved (for example – women, youth and/or indigenous).  </w:t>
            </w:r>
          </w:p>
          <w:p w14:paraId="72EE9066" w14:textId="77777777" w:rsidR="00431701" w:rsidRPr="00676B69" w:rsidRDefault="00431701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3096A399" w14:textId="6A461E85" w:rsidR="00431701" w:rsidRPr="00676B69" w:rsidRDefault="00431701" w:rsidP="00431701">
            <w:pPr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How many members are in each group? How many times per year does the group have meetings? How are leaders and members selected? </w:t>
            </w:r>
            <w:r w:rsidRPr="00676B69">
              <w:rPr>
                <w:rFonts w:ascii="Gill Sans MT" w:eastAsia="Times New Roman" w:hAnsi="Gill Sans MT" w:cs="Times New Roman"/>
                <w:sz w:val="22"/>
                <w:szCs w:val="22"/>
              </w:rPr>
              <w:t>Does the group have any support from government, company or NGOs? Indicate which one</w:t>
            </w:r>
            <w:ins w:id="33" w:author="usaiduser" w:date="2014-11-09T09:38:00Z">
              <w:r w:rsidR="00B26B02">
                <w:rPr>
                  <w:rFonts w:ascii="Gill Sans MT" w:eastAsia="Times New Roman" w:hAnsi="Gill Sans MT" w:cs="Times New Roman"/>
                  <w:sz w:val="22"/>
                  <w:szCs w:val="22"/>
                </w:rPr>
                <w:t>(s).</w:t>
              </w:r>
            </w:ins>
          </w:p>
          <w:p w14:paraId="75B280A2" w14:textId="5BFDBF09" w:rsidR="00431701" w:rsidRPr="00676B69" w:rsidRDefault="00431701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3BDDDF6C" w14:textId="77777777" w:rsidR="00431701" w:rsidRPr="00676B69" w:rsidRDefault="00431701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6FFD786A" w14:textId="77777777" w:rsidR="00431701" w:rsidRPr="00676B69" w:rsidRDefault="00431701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6A017131" w14:textId="77777777" w:rsidR="00431701" w:rsidRPr="00676B69" w:rsidRDefault="00431701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54605A36" w14:textId="77777777" w:rsidR="00431701" w:rsidRPr="00676B69" w:rsidRDefault="00431701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0F71BBA9" w14:textId="77777777" w:rsidR="00431701" w:rsidRPr="00676B69" w:rsidRDefault="00431701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19390768" w14:textId="77777777" w:rsidR="00431701" w:rsidRPr="00676B69" w:rsidRDefault="00431701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32D9DC8F" w14:textId="77777777" w:rsidR="00C92576" w:rsidRPr="00676B69" w:rsidRDefault="00C92576" w:rsidP="00431701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6AEF24F3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TEXT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736977A9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C92576" w:rsidRPr="00676B69" w14:paraId="101B800A" w14:textId="77777777" w:rsidTr="00431701">
        <w:trPr>
          <w:trHeight w:val="576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70678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50296C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What type of </w:t>
            </w:r>
            <w:commentRangeStart w:id="34"/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activities </w:t>
            </w:r>
            <w:commentRangeEnd w:id="34"/>
            <w:r w:rsidR="00354A2B">
              <w:rPr>
                <w:rStyle w:val="CommentReference"/>
                <w:rFonts w:eastAsiaTheme="minorHAnsi"/>
              </w:rPr>
              <w:commentReference w:id="34"/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does each group do?</w:t>
            </w:r>
          </w:p>
          <w:p w14:paraId="7351E96D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2874E898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Select all that apply.</w:t>
            </w:r>
          </w:p>
          <w:p w14:paraId="280BDB93" w14:textId="77777777" w:rsidR="00C92576" w:rsidRPr="00676B69" w:rsidRDefault="00C92576" w:rsidP="00431701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9F34D66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1=Planting of trees</w:t>
            </w:r>
          </w:p>
          <w:p w14:paraId="35ED2855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2=Cutting down undesired (competing) trees</w:t>
            </w:r>
          </w:p>
          <w:p w14:paraId="66311C65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3=Protecting certain desired (patches of) trees in the forest to promote the natural regeneration of these species</w:t>
            </w:r>
          </w:p>
          <w:p w14:paraId="051B2E87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4=Protecting areas of forest for particular environmental services, like water</w:t>
            </w:r>
          </w:p>
          <w:p w14:paraId="7ED4B0BA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5=Protecting areas of forest for particular beliefs/ spiritual services /sacred sites</w:t>
            </w:r>
          </w:p>
          <w:p w14:paraId="408CDEE9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6=Establishing clear use rights for a limited number of people to particular forest products (e.g., honey, trees)</w:t>
            </w:r>
          </w:p>
          <w:p w14:paraId="7750568D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7=Extension/education about forest management</w:t>
            </w:r>
          </w:p>
          <w:p w14:paraId="60154B1E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8=Enacted bylaw (e.g., no bush burning in or near forest)</w:t>
            </w:r>
          </w:p>
          <w:p w14:paraId="2BEFAD51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9=Mapping/inventory forest resources (e.g. mapping forest products areas)</w:t>
            </w:r>
          </w:p>
          <w:p w14:paraId="24D8DA17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10=Other</w:t>
            </w:r>
          </w:p>
          <w:p w14:paraId="2E3359C8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030814B1" w14:textId="02BF93D7" w:rsidR="00431701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80E8544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</w:tbl>
    <w:p w14:paraId="3DA0FC67" w14:textId="1A139A05" w:rsidR="00F35D3A" w:rsidRPr="00676B69" w:rsidRDefault="003E473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b/>
          <w:color w:val="000000" w:themeColor="text1"/>
          <w:sz w:val="22"/>
          <w:szCs w:val="22"/>
        </w:rPr>
        <w:t xml:space="preserve"> </w:t>
      </w:r>
    </w:p>
    <w:p w14:paraId="12E3CEDF" w14:textId="77777777" w:rsidR="00440BA5" w:rsidRPr="00676B69" w:rsidRDefault="00440BA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4883EA4C" w14:textId="77777777" w:rsidR="00440BA5" w:rsidRPr="00676B69" w:rsidRDefault="00440BA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07C042AD" w14:textId="77777777" w:rsidR="00440BA5" w:rsidRPr="00676B69" w:rsidRDefault="00440BA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75CA8AE3" w14:textId="77777777" w:rsidR="00440BA5" w:rsidRPr="00676B69" w:rsidRDefault="00440BA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763F0E76" w14:textId="77777777" w:rsidR="00440BA5" w:rsidRPr="00676B69" w:rsidRDefault="00440BA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6C1AC990" w14:textId="77777777" w:rsidR="00440BA5" w:rsidRPr="00676B69" w:rsidRDefault="00440BA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6855327C" w14:textId="77777777" w:rsidR="00077EEA" w:rsidRPr="00676B69" w:rsidRDefault="00077EEA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277E9ECF" w14:textId="77777777" w:rsidR="00077EEA" w:rsidRPr="00676B69" w:rsidRDefault="00077EEA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5AB38D86" w14:textId="77777777" w:rsidR="00440BA5" w:rsidRPr="00676B69" w:rsidRDefault="00440BA5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141FDA72" w14:textId="371AA311" w:rsidR="00F35D3A" w:rsidRPr="00676B69" w:rsidRDefault="00AD13DF" w:rsidP="007C3C66">
      <w:pPr>
        <w:rPr>
          <w:rFonts w:ascii="Gill Sans MT" w:hAnsi="Gill Sans MT"/>
          <w:b/>
          <w:sz w:val="22"/>
          <w:szCs w:val="22"/>
        </w:rPr>
      </w:pPr>
      <w:r w:rsidRPr="00676B69">
        <w:rPr>
          <w:rFonts w:ascii="Gill Sans MT" w:hAnsi="Gill Sans MT"/>
          <w:b/>
          <w:sz w:val="22"/>
          <w:szCs w:val="22"/>
        </w:rPr>
        <w:t>Traditional Community Rules</w:t>
      </w:r>
    </w:p>
    <w:tbl>
      <w:tblPr>
        <w:tblStyle w:val="TableGrid"/>
        <w:tblW w:w="14598" w:type="dxa"/>
        <w:tblLook w:val="04A0" w:firstRow="1" w:lastRow="0" w:firstColumn="1" w:lastColumn="0" w:noHBand="0" w:noVBand="1"/>
      </w:tblPr>
      <w:tblGrid>
        <w:gridCol w:w="1717"/>
        <w:gridCol w:w="1759"/>
        <w:gridCol w:w="977"/>
        <w:gridCol w:w="1702"/>
        <w:gridCol w:w="1421"/>
        <w:gridCol w:w="1314"/>
        <w:gridCol w:w="2391"/>
        <w:gridCol w:w="1663"/>
        <w:gridCol w:w="1654"/>
      </w:tblGrid>
      <w:tr w:rsidR="00B237C0" w:rsidRPr="00676B69" w14:paraId="19FAD7D4" w14:textId="77777777" w:rsidTr="00B237C0">
        <w:tc>
          <w:tcPr>
            <w:tcW w:w="1662" w:type="dxa"/>
          </w:tcPr>
          <w:p w14:paraId="250C0F92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Activity</w:t>
            </w:r>
          </w:p>
        </w:tc>
        <w:tc>
          <w:tcPr>
            <w:tcW w:w="1788" w:type="dxa"/>
          </w:tcPr>
          <w:p w14:paraId="5ABE2ACE" w14:textId="77777777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Are there </w:t>
            </w:r>
            <w:r w:rsidRPr="00676B69"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  <w:t>traditional community rules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in this village that regulate or restrict the following activity in forest/wooded areas? </w:t>
            </w:r>
          </w:p>
          <w:p w14:paraId="4C7D07B6" w14:textId="77777777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739DBA04" w14:textId="77777777" w:rsidR="00B237C0" w:rsidRPr="00676B69" w:rsidRDefault="00B237C0" w:rsidP="007C3C66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1=No</w:t>
            </w:r>
          </w:p>
          <w:p w14:paraId="04F610AF" w14:textId="77777777" w:rsidR="00B237C0" w:rsidRPr="00676B69" w:rsidRDefault="00B237C0" w:rsidP="007C3C66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2=Yes </w:t>
            </w:r>
          </w:p>
          <w:p w14:paraId="6EEACC55" w14:textId="77777777" w:rsidR="00B237C0" w:rsidRPr="00676B69" w:rsidRDefault="00B237C0" w:rsidP="007C3C66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40ADD303" w14:textId="77777777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  <w:p w14:paraId="6784F6C6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78" w:type="dxa"/>
          </w:tcPr>
          <w:p w14:paraId="70A4EE1D" w14:textId="6EA9F622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If yes, please describe the rules. </w:t>
            </w:r>
          </w:p>
        </w:tc>
        <w:tc>
          <w:tcPr>
            <w:tcW w:w="1765" w:type="dxa"/>
          </w:tcPr>
          <w:p w14:paraId="72FBFE37" w14:textId="2BE7A4AB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Have these rules changes over the past # years? </w:t>
            </w:r>
          </w:p>
          <w:p w14:paraId="48548096" w14:textId="77777777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6CD5D707" w14:textId="77777777" w:rsidR="00B237C0" w:rsidRPr="00676B69" w:rsidRDefault="00B237C0" w:rsidP="007C3C66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1=No</w:t>
            </w:r>
          </w:p>
          <w:p w14:paraId="62A70DE5" w14:textId="77777777" w:rsidR="00B237C0" w:rsidRPr="00676B69" w:rsidRDefault="00B237C0" w:rsidP="007C3C66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2=Yes </w:t>
            </w:r>
          </w:p>
          <w:p w14:paraId="3DCCE8AD" w14:textId="77777777" w:rsidR="00B237C0" w:rsidRPr="00676B69" w:rsidRDefault="00B237C0" w:rsidP="007C3C66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7907108F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1205" w:type="dxa"/>
          </w:tcPr>
          <w:p w14:paraId="0377F536" w14:textId="4262B85A" w:rsidR="00B237C0" w:rsidRPr="00676B69" w:rsidRDefault="00B237C0" w:rsidP="005202C2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Is there a system for monitor for rule </w:t>
            </w:r>
            <w:commentRangeStart w:id="35"/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breaking</w:t>
            </w:r>
            <w:commentRangeEnd w:id="35"/>
            <w:r w:rsidR="00AD368E">
              <w:rPr>
                <w:rStyle w:val="CommentReference"/>
                <w:rFonts w:eastAsiaTheme="minorHAnsi"/>
              </w:rPr>
              <w:commentReference w:id="35"/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? </w:t>
            </w:r>
          </w:p>
        </w:tc>
        <w:tc>
          <w:tcPr>
            <w:tcW w:w="1350" w:type="dxa"/>
          </w:tcPr>
          <w:p w14:paraId="701D3F81" w14:textId="722B5565" w:rsidR="00B237C0" w:rsidRPr="00676B69" w:rsidRDefault="00B237C0" w:rsidP="005202C2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Are there penalties for rule breaking?</w:t>
            </w:r>
          </w:p>
          <w:p w14:paraId="2D1A1EE4" w14:textId="77777777" w:rsidR="00B237C0" w:rsidRPr="00676B69" w:rsidRDefault="00B237C0" w:rsidP="005202C2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128F1703" w14:textId="081603D5" w:rsidR="00B237C0" w:rsidRPr="00676B69" w:rsidRDefault="00B237C0" w:rsidP="005202C2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1=Yes</w:t>
            </w:r>
          </w:p>
        </w:tc>
        <w:tc>
          <w:tcPr>
            <w:tcW w:w="2430" w:type="dxa"/>
          </w:tcPr>
          <w:p w14:paraId="304D0080" w14:textId="77777777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What is the traditional community penalty for breaking the rules? </w:t>
            </w:r>
          </w:p>
          <w:p w14:paraId="1BC39A4A" w14:textId="77777777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1-Seize the product</w:t>
            </w:r>
          </w:p>
          <w:p w14:paraId="1759EE95" w14:textId="756D5E29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2-Seize tools </w:t>
            </w:r>
          </w:p>
          <w:p w14:paraId="15190ABD" w14:textId="7FC23C68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3-Cash fine; note the amount</w:t>
            </w:r>
          </w:p>
          <w:p w14:paraId="165A90B0" w14:textId="2D93C5E1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4- Labor contribution; please specify the number of days</w:t>
            </w:r>
          </w:p>
          <w:p w14:paraId="1E9CEA68" w14:textId="1D430AB5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5- Social shaming/verbal chastisement/public apology</w:t>
            </w:r>
          </w:p>
          <w:p w14:paraId="01BF1CE1" w14:textId="41317037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6 – In-kind contribution; pleas</w:t>
            </w:r>
            <w:ins w:id="36" w:author="usaiduser" w:date="2014-11-09T09:42:00Z">
              <w:r w:rsidR="00350CBE"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e</w:t>
              </w:r>
            </w:ins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specify the product and amount </w:t>
            </w:r>
          </w:p>
          <w:p w14:paraId="2307AB97" w14:textId="77777777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7-Harvesting/collection restrictions</w:t>
            </w:r>
          </w:p>
          <w:p w14:paraId="784E93D9" w14:textId="77777777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8- Corporeal punishment</w:t>
            </w:r>
          </w:p>
          <w:p w14:paraId="7C8E947D" w14:textId="77777777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9-Sent to jail</w:t>
            </w:r>
          </w:p>
          <w:p w14:paraId="3297A81C" w14:textId="04E38589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10-Sent to DFO</w:t>
            </w:r>
          </w:p>
          <w:p w14:paraId="50023B5E" w14:textId="00AC5780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11- Sent to chief</w:t>
            </w:r>
          </w:p>
          <w:p w14:paraId="38AA5F62" w14:textId="708E153F" w:rsidR="00B237C0" w:rsidRPr="00676B69" w:rsidRDefault="00B237C0" w:rsidP="00077EEA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12-Temporary restriction on access, harvesting, or use rights</w:t>
            </w:r>
          </w:p>
          <w:p w14:paraId="1478B0CF" w14:textId="32C2BF81" w:rsidR="00B237C0" w:rsidRPr="00676B69" w:rsidRDefault="00B237C0" w:rsidP="00077EEA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13-Permanent suspension of access, harvest, or use rights</w:t>
            </w:r>
          </w:p>
          <w:p w14:paraId="7523AEE4" w14:textId="60C54A7B" w:rsidR="00B237C0" w:rsidRPr="00676B69" w:rsidRDefault="00B237C0" w:rsidP="00077EEA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14-Traditional belief sanction (for instance through spiritual entity))</w:t>
            </w:r>
          </w:p>
          <w:p w14:paraId="4ED8C62A" w14:textId="0BC745CD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97 -Other</w:t>
            </w:r>
          </w:p>
        </w:tc>
        <w:tc>
          <w:tcPr>
            <w:tcW w:w="1710" w:type="dxa"/>
          </w:tcPr>
          <w:p w14:paraId="30BEB29E" w14:textId="3AAA67A5" w:rsidR="00B237C0" w:rsidRPr="00676B69" w:rsidRDefault="00B237C0" w:rsidP="005202C2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In the past X </w:t>
            </w:r>
            <w:commentRangeStart w:id="37"/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months</w:t>
            </w:r>
            <w:commentRangeEnd w:id="37"/>
            <w:r w:rsidR="00350CBE">
              <w:rPr>
                <w:rStyle w:val="CommentReference"/>
                <w:rFonts w:eastAsiaTheme="minorHAnsi"/>
              </w:rPr>
              <w:commentReference w:id="37"/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, how many times was someone caught for breaking this rule? </w:t>
            </w:r>
          </w:p>
        </w:tc>
        <w:tc>
          <w:tcPr>
            <w:tcW w:w="1710" w:type="dxa"/>
          </w:tcPr>
          <w:p w14:paraId="4CC75065" w14:textId="4AAED8C4" w:rsidR="00B237C0" w:rsidRPr="00676B69" w:rsidRDefault="00B237C0" w:rsidP="005202C2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In your opinion, how many community members adhere to/follow these rules? </w:t>
            </w:r>
          </w:p>
          <w:p w14:paraId="156405A4" w14:textId="77777777" w:rsidR="00B237C0" w:rsidRPr="00676B69" w:rsidRDefault="00B237C0" w:rsidP="005202C2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39391AFA" w14:textId="77777777" w:rsidR="00B237C0" w:rsidRPr="00676B69" w:rsidRDefault="00B237C0" w:rsidP="005202C2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1-Nearly everyone in the community</w:t>
            </w:r>
          </w:p>
          <w:p w14:paraId="5ECCBDB6" w14:textId="77777777" w:rsidR="00B237C0" w:rsidRPr="00676B69" w:rsidRDefault="00B237C0" w:rsidP="005202C2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2- Most community members</w:t>
            </w:r>
          </w:p>
          <w:p w14:paraId="6F96E799" w14:textId="77777777" w:rsidR="00B237C0" w:rsidRPr="00676B69" w:rsidRDefault="00B237C0" w:rsidP="005202C2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3- About half of the community</w:t>
            </w:r>
          </w:p>
          <w:p w14:paraId="0B3FDBC9" w14:textId="77777777" w:rsidR="00B237C0" w:rsidRPr="00676B69" w:rsidRDefault="00B237C0" w:rsidP="005202C2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4- Some/a few</w:t>
            </w:r>
            <w:del w:id="38" w:author="usaiduser" w:date="2014-11-09T09:43:00Z">
              <w:r w:rsidRPr="00676B69" w:rsidDel="009B61B3">
                <w:rPr>
                  <w:rFonts w:ascii="Gill Sans MT" w:eastAsia="Calibri" w:hAnsi="Gill Sans MT" w:cs="Times New Roman"/>
                  <w:sz w:val="22"/>
                  <w:szCs w:val="22"/>
                </w:rPr>
                <w:delText>e</w:delText>
              </w:r>
            </w:del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 members of the community</w:t>
            </w:r>
          </w:p>
          <w:p w14:paraId="2BDF6398" w14:textId="77777777" w:rsidR="00B237C0" w:rsidRPr="00676B69" w:rsidRDefault="00B237C0" w:rsidP="005202C2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5 – No one follows the rules </w:t>
            </w:r>
          </w:p>
          <w:p w14:paraId="33FC9330" w14:textId="77777777" w:rsidR="00B237C0" w:rsidRPr="00676B69" w:rsidRDefault="00B237C0" w:rsidP="005202C2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  <w:p w14:paraId="7BA77186" w14:textId="77777777" w:rsidR="00B237C0" w:rsidRPr="00676B69" w:rsidRDefault="00B237C0" w:rsidP="005202C2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268A12AA" w14:textId="61BB20C2" w:rsidR="00B237C0" w:rsidRPr="00676B69" w:rsidRDefault="00B237C0" w:rsidP="005202C2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</w:tr>
      <w:tr w:rsidR="00B237C0" w:rsidRPr="00676B69" w14:paraId="559357DA" w14:textId="77777777" w:rsidTr="00B237C0">
        <w:tc>
          <w:tcPr>
            <w:tcW w:w="1662" w:type="dxa"/>
          </w:tcPr>
          <w:p w14:paraId="4736B236" w14:textId="5A06A2C4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Clearing land for agriculture</w:t>
            </w:r>
          </w:p>
        </w:tc>
        <w:tc>
          <w:tcPr>
            <w:tcW w:w="1788" w:type="dxa"/>
          </w:tcPr>
          <w:p w14:paraId="185FA56D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78" w:type="dxa"/>
            <w:shd w:val="clear" w:color="auto" w:fill="D6E3BC" w:themeFill="accent3" w:themeFillTint="66"/>
          </w:tcPr>
          <w:p w14:paraId="485F5591" w14:textId="09547B5A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TEXT </w:t>
            </w:r>
          </w:p>
        </w:tc>
        <w:tc>
          <w:tcPr>
            <w:tcW w:w="1765" w:type="dxa"/>
          </w:tcPr>
          <w:p w14:paraId="2859F7FA" w14:textId="024FBF02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05" w:type="dxa"/>
          </w:tcPr>
          <w:p w14:paraId="1CE479FA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4D84735" w14:textId="2C06D34A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30" w:type="dxa"/>
          </w:tcPr>
          <w:p w14:paraId="75C78D89" w14:textId="16729559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E3E5D37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1E8B0033" w14:textId="1ED721F4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B237C0" w:rsidRPr="00676B69" w14:paraId="4C46A41E" w14:textId="77777777" w:rsidTr="00B237C0">
        <w:tc>
          <w:tcPr>
            <w:tcW w:w="1662" w:type="dxa"/>
          </w:tcPr>
          <w:p w14:paraId="109E304C" w14:textId="150B1009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Setting fires for poaching/hunting (include hunting relish</w:t>
            </w:r>
            <w:ins w:id="39" w:author="usaiduser" w:date="2014-11-09T09:41:00Z">
              <w:r w:rsidR="009356EC">
                <w:rPr>
                  <w:rFonts w:ascii="Gill Sans MT" w:hAnsi="Gill Sans MT"/>
                  <w:sz w:val="22"/>
                  <w:szCs w:val="22"/>
                </w:rPr>
                <w:t xml:space="preserve"> </w:t>
              </w:r>
            </w:ins>
            <w:r w:rsidRPr="00676B69">
              <w:rPr>
                <w:rFonts w:ascii="Gill Sans MT" w:hAnsi="Gill Sans MT"/>
                <w:sz w:val="22"/>
                <w:szCs w:val="22"/>
              </w:rPr>
              <w:t>(mice))</w:t>
            </w:r>
          </w:p>
        </w:tc>
        <w:tc>
          <w:tcPr>
            <w:tcW w:w="1788" w:type="dxa"/>
          </w:tcPr>
          <w:p w14:paraId="1FAF8EE1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78" w:type="dxa"/>
            <w:shd w:val="clear" w:color="auto" w:fill="D6E3BC" w:themeFill="accent3" w:themeFillTint="66"/>
          </w:tcPr>
          <w:p w14:paraId="36B3A39B" w14:textId="090CEF0F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765" w:type="dxa"/>
          </w:tcPr>
          <w:p w14:paraId="2D091B37" w14:textId="0C626B1B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05" w:type="dxa"/>
          </w:tcPr>
          <w:p w14:paraId="16280B8A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38D8C0F7" w14:textId="0428393A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30" w:type="dxa"/>
          </w:tcPr>
          <w:p w14:paraId="6D56C30D" w14:textId="383087DB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5F4FF06D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5165DFC7" w14:textId="798ADD12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B237C0" w:rsidRPr="00676B69" w14:paraId="7BCCA43B" w14:textId="77777777" w:rsidTr="00B237C0">
        <w:tc>
          <w:tcPr>
            <w:tcW w:w="1662" w:type="dxa"/>
          </w:tcPr>
          <w:p w14:paraId="4D12F009" w14:textId="086C9DCE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Pit sawing</w:t>
            </w:r>
          </w:p>
        </w:tc>
        <w:tc>
          <w:tcPr>
            <w:tcW w:w="1788" w:type="dxa"/>
          </w:tcPr>
          <w:p w14:paraId="6A8F5AA4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78" w:type="dxa"/>
            <w:shd w:val="clear" w:color="auto" w:fill="D6E3BC" w:themeFill="accent3" w:themeFillTint="66"/>
          </w:tcPr>
          <w:p w14:paraId="7FB6176C" w14:textId="503BD13D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765" w:type="dxa"/>
          </w:tcPr>
          <w:p w14:paraId="18952976" w14:textId="24983F03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05" w:type="dxa"/>
          </w:tcPr>
          <w:p w14:paraId="14319E3F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787638B" w14:textId="194F59B8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30" w:type="dxa"/>
          </w:tcPr>
          <w:p w14:paraId="087E5EDB" w14:textId="6E6F867D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5B60590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2D644C37" w14:textId="18C76D3A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B237C0" w:rsidRPr="00676B69" w14:paraId="73D8B3C4" w14:textId="77777777" w:rsidTr="00B237C0">
        <w:tc>
          <w:tcPr>
            <w:tcW w:w="1662" w:type="dxa"/>
          </w:tcPr>
          <w:p w14:paraId="74C56BDC" w14:textId="63BAF510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Collecting wood for fuel</w:t>
            </w:r>
          </w:p>
        </w:tc>
        <w:tc>
          <w:tcPr>
            <w:tcW w:w="1788" w:type="dxa"/>
          </w:tcPr>
          <w:p w14:paraId="54C7BD7F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78" w:type="dxa"/>
            <w:shd w:val="clear" w:color="auto" w:fill="D6E3BC" w:themeFill="accent3" w:themeFillTint="66"/>
          </w:tcPr>
          <w:p w14:paraId="29E3A292" w14:textId="21D6F33E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765" w:type="dxa"/>
          </w:tcPr>
          <w:p w14:paraId="0DBDA49B" w14:textId="07AD996D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05" w:type="dxa"/>
          </w:tcPr>
          <w:p w14:paraId="195B2BFF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7100A0BD" w14:textId="4E90856B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30" w:type="dxa"/>
          </w:tcPr>
          <w:p w14:paraId="54B6ECA8" w14:textId="3002A855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5CCB3E18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F607E43" w14:textId="230047B2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B237C0" w:rsidRPr="00676B69" w14:paraId="4650BDB1" w14:textId="77777777" w:rsidTr="00B237C0">
        <w:trPr>
          <w:trHeight w:val="647"/>
        </w:trPr>
        <w:tc>
          <w:tcPr>
            <w:tcW w:w="1662" w:type="dxa"/>
          </w:tcPr>
          <w:p w14:paraId="5B7567D4" w14:textId="55E8537B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Setting fires before harvesting</w:t>
            </w:r>
          </w:p>
        </w:tc>
        <w:tc>
          <w:tcPr>
            <w:tcW w:w="1788" w:type="dxa"/>
          </w:tcPr>
          <w:p w14:paraId="421D12FF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78" w:type="dxa"/>
            <w:shd w:val="clear" w:color="auto" w:fill="D6E3BC" w:themeFill="accent3" w:themeFillTint="66"/>
          </w:tcPr>
          <w:p w14:paraId="6CED823B" w14:textId="4E3E6272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765" w:type="dxa"/>
          </w:tcPr>
          <w:p w14:paraId="706E9873" w14:textId="1CE088D1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05" w:type="dxa"/>
          </w:tcPr>
          <w:p w14:paraId="5812EA08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29342E78" w14:textId="59B38C1C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30" w:type="dxa"/>
          </w:tcPr>
          <w:p w14:paraId="4227E664" w14:textId="40236706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0FA5A67B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5DDB6F7C" w14:textId="7C1A150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B237C0" w:rsidRPr="00676B69" w14:paraId="08EBED73" w14:textId="77777777" w:rsidTr="00B237C0">
        <w:trPr>
          <w:trHeight w:val="654"/>
        </w:trPr>
        <w:tc>
          <w:tcPr>
            <w:tcW w:w="1662" w:type="dxa"/>
          </w:tcPr>
          <w:p w14:paraId="1DB6C25D" w14:textId="51D40C33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Cutting trees for charcoaling</w:t>
            </w:r>
          </w:p>
          <w:p w14:paraId="5FB4B649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88" w:type="dxa"/>
          </w:tcPr>
          <w:p w14:paraId="32C1F818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78" w:type="dxa"/>
            <w:shd w:val="clear" w:color="auto" w:fill="D6E3BC" w:themeFill="accent3" w:themeFillTint="66"/>
          </w:tcPr>
          <w:p w14:paraId="565787EF" w14:textId="4EE4EFF3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765" w:type="dxa"/>
          </w:tcPr>
          <w:p w14:paraId="7706C625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05" w:type="dxa"/>
          </w:tcPr>
          <w:p w14:paraId="3CA11947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59EC6FFA" w14:textId="68A92945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30" w:type="dxa"/>
          </w:tcPr>
          <w:p w14:paraId="5E90B172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04089B31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6FF44445" w14:textId="60F076C0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B237C0" w:rsidRPr="00676B69" w14:paraId="12854908" w14:textId="77777777" w:rsidTr="00B237C0">
        <w:trPr>
          <w:trHeight w:val="548"/>
        </w:trPr>
        <w:tc>
          <w:tcPr>
            <w:tcW w:w="1662" w:type="dxa"/>
          </w:tcPr>
          <w:p w14:paraId="3AF8A6F3" w14:textId="70298022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Grazing livestock </w:t>
            </w:r>
          </w:p>
          <w:p w14:paraId="34B59F13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  <w:p w14:paraId="44994B72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88" w:type="dxa"/>
          </w:tcPr>
          <w:p w14:paraId="47F024E3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78" w:type="dxa"/>
            <w:shd w:val="clear" w:color="auto" w:fill="D6E3BC" w:themeFill="accent3" w:themeFillTint="66"/>
          </w:tcPr>
          <w:p w14:paraId="62C3F573" w14:textId="703232F8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765" w:type="dxa"/>
          </w:tcPr>
          <w:p w14:paraId="12AC2694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05" w:type="dxa"/>
          </w:tcPr>
          <w:p w14:paraId="1FF3A51D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7150C185" w14:textId="0B539123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30" w:type="dxa"/>
          </w:tcPr>
          <w:p w14:paraId="421D0FA4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1286063F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6FEDD806" w14:textId="59364871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B237C0" w:rsidRPr="00676B69" w14:paraId="32B45138" w14:textId="77777777" w:rsidTr="00B237C0">
        <w:trPr>
          <w:trHeight w:val="538"/>
        </w:trPr>
        <w:tc>
          <w:tcPr>
            <w:tcW w:w="1662" w:type="dxa"/>
          </w:tcPr>
          <w:p w14:paraId="1EC397F1" w14:textId="77777777" w:rsidR="00B237C0" w:rsidRPr="00676B69" w:rsidRDefault="00B237C0" w:rsidP="00B237C0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Not cutting trees/bushes until they reach a particular size</w:t>
            </w:r>
          </w:p>
          <w:p w14:paraId="1793CD2A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88" w:type="dxa"/>
          </w:tcPr>
          <w:p w14:paraId="1C327EA1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78" w:type="dxa"/>
            <w:shd w:val="clear" w:color="auto" w:fill="D6E3BC" w:themeFill="accent3" w:themeFillTint="66"/>
          </w:tcPr>
          <w:p w14:paraId="5830AD12" w14:textId="50A8C4C1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765" w:type="dxa"/>
          </w:tcPr>
          <w:p w14:paraId="5E6C696C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05" w:type="dxa"/>
          </w:tcPr>
          <w:p w14:paraId="0AED64B6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001544EE" w14:textId="61120241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30" w:type="dxa"/>
          </w:tcPr>
          <w:p w14:paraId="4B021921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2A8AE972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2E2A9574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B237C0" w:rsidRPr="00676B69" w14:paraId="762CCE71" w14:textId="77777777" w:rsidTr="00B237C0">
        <w:trPr>
          <w:trHeight w:val="276"/>
        </w:trPr>
        <w:tc>
          <w:tcPr>
            <w:tcW w:w="1662" w:type="dxa"/>
          </w:tcPr>
          <w:p w14:paraId="701B3AFB" w14:textId="7590EF89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Not cutting certain species of trees</w:t>
            </w:r>
          </w:p>
        </w:tc>
        <w:tc>
          <w:tcPr>
            <w:tcW w:w="1788" w:type="dxa"/>
          </w:tcPr>
          <w:p w14:paraId="5FB29A54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78" w:type="dxa"/>
            <w:shd w:val="clear" w:color="auto" w:fill="D6E3BC" w:themeFill="accent3" w:themeFillTint="66"/>
          </w:tcPr>
          <w:p w14:paraId="61D77F20" w14:textId="5442494A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765" w:type="dxa"/>
          </w:tcPr>
          <w:p w14:paraId="2334DD12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05" w:type="dxa"/>
          </w:tcPr>
          <w:p w14:paraId="5D8872DA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3E11CB57" w14:textId="503D5F93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30" w:type="dxa"/>
          </w:tcPr>
          <w:p w14:paraId="4BB28D3D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1BE145B0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2C3B3353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</w:tbl>
    <w:p w14:paraId="2289FA62" w14:textId="77777777" w:rsidR="00F35D3A" w:rsidRPr="00676B69" w:rsidRDefault="00F35D3A" w:rsidP="007C3C66">
      <w:pPr>
        <w:rPr>
          <w:rFonts w:ascii="Gill Sans MT" w:hAnsi="Gill Sans MT"/>
          <w:sz w:val="22"/>
          <w:szCs w:val="22"/>
        </w:rPr>
      </w:pPr>
    </w:p>
    <w:p w14:paraId="2257353B" w14:textId="77777777" w:rsidR="00F35D3A" w:rsidRPr="00676B69" w:rsidRDefault="00F35D3A" w:rsidP="007C3C66">
      <w:pPr>
        <w:rPr>
          <w:rFonts w:ascii="Gill Sans MT" w:hAnsi="Gill Sans MT"/>
          <w:sz w:val="22"/>
          <w:szCs w:val="22"/>
        </w:rPr>
      </w:pPr>
    </w:p>
    <w:tbl>
      <w:tblPr>
        <w:tblW w:w="1081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940"/>
        <w:gridCol w:w="3690"/>
        <w:gridCol w:w="990"/>
      </w:tblGrid>
      <w:tr w:rsidR="00F35D3A" w:rsidRPr="00676B69" w14:paraId="5E4A6594" w14:textId="77777777" w:rsidTr="00AD13DF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1D1AF" w14:textId="77777777" w:rsidR="00F35D3A" w:rsidRPr="00676B69" w:rsidRDefault="00F35D3A" w:rsidP="007C3C66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F5D15D" w14:textId="3FD60B94" w:rsidR="00F35D3A" w:rsidRPr="00676B69" w:rsidRDefault="00F35D3A" w:rsidP="007C3C66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Who is primarily responsible for the enforcement of</w:t>
            </w:r>
            <w:r w:rsidR="00AD13DF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 these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 </w:t>
            </w:r>
            <w:r w:rsidR="008C5112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traditional community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rules related to forest/wooded land? </w:t>
            </w:r>
          </w:p>
          <w:p w14:paraId="596D8565" w14:textId="77777777" w:rsidR="00F35D3A" w:rsidRPr="00676B69" w:rsidRDefault="00F35D3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9A35EC3" w14:textId="76693B30" w:rsidR="00F35D3A" w:rsidRPr="00676B69" w:rsidRDefault="00AD13DF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1=Headperson</w:t>
            </w:r>
          </w:p>
          <w:p w14:paraId="6B774E55" w14:textId="77777777" w:rsidR="00F35D3A" w:rsidRPr="00676B69" w:rsidRDefault="00F35D3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2=Induna</w:t>
            </w:r>
          </w:p>
          <w:p w14:paraId="5B04F782" w14:textId="77777777" w:rsidR="00F35D3A" w:rsidRPr="00676B69" w:rsidRDefault="00F35D3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3=Chief</w:t>
            </w:r>
          </w:p>
          <w:p w14:paraId="68980DF7" w14:textId="77777777" w:rsidR="00F35D3A" w:rsidRPr="00676B69" w:rsidRDefault="00F35D3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4=Elders</w:t>
            </w:r>
          </w:p>
          <w:p w14:paraId="5B5D0E41" w14:textId="513CDFF6" w:rsidR="00F35D3A" w:rsidRPr="00676B69" w:rsidRDefault="00F35D3A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5=Community Resource Board</w:t>
            </w:r>
          </w:p>
          <w:p w14:paraId="3E108AB0" w14:textId="4B0D2D8A" w:rsidR="00AD13DF" w:rsidRPr="00676B69" w:rsidRDefault="00AD13DF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6=Village group</w:t>
            </w:r>
            <w:ins w:id="40" w:author="usaiduser" w:date="2014-11-09T09:43:00Z">
              <w:r w:rsidR="00400682"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 xml:space="preserve"> </w:t>
              </w:r>
            </w:ins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(forest user group or village action committee); please specify</w:t>
            </w:r>
          </w:p>
          <w:p w14:paraId="1BF8B53F" w14:textId="77777777" w:rsidR="00F35D3A" w:rsidRPr="00676B69" w:rsidRDefault="00F35D3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please specify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F4DFF5D" w14:textId="77777777" w:rsidR="00F35D3A" w:rsidRPr="00676B69" w:rsidRDefault="00F35D3A" w:rsidP="007C3C66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F35D3A" w:rsidRPr="00676B69" w14:paraId="3F90468C" w14:textId="77777777" w:rsidTr="00AD13DF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7D3F4" w14:textId="77777777" w:rsidR="00F35D3A" w:rsidRPr="00676B69" w:rsidRDefault="00F35D3A" w:rsidP="007C3C66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FB14C6" w14:textId="3C5038E4" w:rsidR="00F35D3A" w:rsidRPr="00676B69" w:rsidRDefault="00AD13DF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How effectively are</w:t>
            </w:r>
            <w:r w:rsidR="008C5112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 traditional community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>rules</w:t>
            </w:r>
            <w:r w:rsidR="00F35D3A"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F35D3A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enforced?</w:t>
            </w:r>
          </w:p>
          <w:p w14:paraId="2458E7AB" w14:textId="77777777" w:rsidR="00F35D3A" w:rsidRPr="00676B69" w:rsidRDefault="00F35D3A" w:rsidP="007C3C66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07F0A47" w14:textId="38C77583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1-Very strong enforcement</w:t>
            </w:r>
          </w:p>
          <w:p w14:paraId="56F40053" w14:textId="77777777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2-Strong enforcement</w:t>
            </w:r>
          </w:p>
          <w:p w14:paraId="1F22778F" w14:textId="358165B1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3- Sometimes strong/sometimes weak</w:t>
            </w:r>
          </w:p>
          <w:p w14:paraId="402705FA" w14:textId="77777777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4-Weak enforcement</w:t>
            </w:r>
          </w:p>
          <w:p w14:paraId="5B08F46E" w14:textId="73016F1B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5-Very weak enforcement</w:t>
            </w:r>
          </w:p>
          <w:p w14:paraId="16DB155B" w14:textId="77777777" w:rsidR="00F35D3A" w:rsidRPr="00676B69" w:rsidRDefault="00F35D3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6DCF0EC2" w14:textId="77777777" w:rsidR="00F35D3A" w:rsidRPr="00676B69" w:rsidRDefault="00F35D3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B762C5A" w14:textId="77777777" w:rsidR="00F35D3A" w:rsidRPr="00676B69" w:rsidRDefault="00F35D3A" w:rsidP="007C3C66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F35D3A" w:rsidRPr="00676B69" w14:paraId="3C03A4EF" w14:textId="77777777" w:rsidTr="00077EEA">
        <w:trPr>
          <w:trHeight w:val="494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EF3823" w14:textId="01960318" w:rsidR="00F35D3A" w:rsidRPr="00676B69" w:rsidRDefault="00F35D3A" w:rsidP="007C3C66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9105247" w14:textId="62FA32FB" w:rsidR="00077EEA" w:rsidRPr="00676B69" w:rsidRDefault="00077EEA" w:rsidP="007C3C66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/>
                <w:sz w:val="22"/>
                <w:szCs w:val="22"/>
              </w:rPr>
              <w:t>What is the typical compliance with penalties?</w:t>
            </w:r>
          </w:p>
          <w:p w14:paraId="2231295D" w14:textId="77777777" w:rsidR="00077EEA" w:rsidRPr="00676B69" w:rsidRDefault="00077EEA" w:rsidP="007C3C66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  <w:p w14:paraId="530C97C5" w14:textId="77777777" w:rsidR="00077EEA" w:rsidRPr="00676B69" w:rsidRDefault="00077EEA" w:rsidP="007C3C66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  <w:p w14:paraId="6F319FD8" w14:textId="77777777" w:rsidR="00077EEA" w:rsidRPr="00676B69" w:rsidRDefault="00077EEA" w:rsidP="007C3C66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  <w:p w14:paraId="204950F0" w14:textId="05E66B34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3B85AD1" w14:textId="77777777" w:rsidR="00077EEA" w:rsidRPr="00676B69" w:rsidRDefault="00077EEA" w:rsidP="00077EEA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1=Offenders never comply </w:t>
            </w:r>
          </w:p>
          <w:p w14:paraId="6280E0AF" w14:textId="77777777" w:rsidR="00077EEA" w:rsidRPr="00676B69" w:rsidRDefault="00077EEA" w:rsidP="00077EEA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2=Some of the time offenders comply  </w:t>
            </w:r>
          </w:p>
          <w:p w14:paraId="053894D6" w14:textId="77777777" w:rsidR="00077EEA" w:rsidRPr="00676B69" w:rsidRDefault="00077EEA" w:rsidP="00077EEA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>3=About half the time offenders comply</w:t>
            </w:r>
          </w:p>
          <w:p w14:paraId="66B28180" w14:textId="77777777" w:rsidR="00077EEA" w:rsidRPr="00676B69" w:rsidRDefault="00077EEA" w:rsidP="00077EEA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4=Most of the time offenders comply </w:t>
            </w:r>
          </w:p>
          <w:p w14:paraId="691EE855" w14:textId="77777777" w:rsidR="00077EEA" w:rsidRPr="00676B69" w:rsidRDefault="00077EEA" w:rsidP="00077EEA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>5=Almost all the time offenders comply</w:t>
            </w:r>
          </w:p>
          <w:p w14:paraId="61C4071A" w14:textId="77777777" w:rsidR="00077EEA" w:rsidRPr="00676B69" w:rsidRDefault="00077EEA" w:rsidP="00077EEA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888=Don't know  </w:t>
            </w:r>
          </w:p>
          <w:p w14:paraId="442F4EE9" w14:textId="25953669" w:rsidR="00F35D3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5F325F2" w14:textId="77777777" w:rsidR="00F35D3A" w:rsidRPr="00676B69" w:rsidRDefault="00F35D3A" w:rsidP="007C3C66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077EEA" w:rsidRPr="00676B69" w14:paraId="65680F36" w14:textId="77777777" w:rsidTr="00077EEA">
        <w:trPr>
          <w:trHeight w:val="104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07FE4" w14:textId="77777777" w:rsidR="00077EEA" w:rsidRPr="00676B69" w:rsidRDefault="00077EEA" w:rsidP="007C3C66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4B7E4CD7" w14:textId="77777777" w:rsidR="00077EEA" w:rsidRPr="00676B69" w:rsidRDefault="00077EEA" w:rsidP="00077EEA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Do you think these traditional community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rules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are fair? </w:t>
            </w:r>
          </w:p>
          <w:p w14:paraId="78B73B72" w14:textId="77777777" w:rsidR="00077EEA" w:rsidRPr="00676B69" w:rsidRDefault="00077EEA" w:rsidP="007C3C66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67826CE" w14:textId="77777777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1=No</w:t>
            </w:r>
          </w:p>
          <w:p w14:paraId="1A755ED1" w14:textId="77777777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2=Yes </w:t>
            </w:r>
          </w:p>
          <w:p w14:paraId="23C33153" w14:textId="77777777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28707AA7" w14:textId="1247F5E0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E1E246B" w14:textId="77777777" w:rsidR="00077EEA" w:rsidRPr="00676B69" w:rsidRDefault="00077EEA" w:rsidP="007C3C66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D13DF" w:rsidRPr="00676B69" w14:paraId="0F5AD6CE" w14:textId="77777777" w:rsidTr="00AD13DF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D275D" w14:textId="77777777" w:rsidR="00AD13DF" w:rsidRPr="00676B69" w:rsidRDefault="00AD13DF" w:rsidP="00AD13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C1D28" w14:textId="77777777" w:rsidR="00AD13DF" w:rsidRPr="00676B69" w:rsidRDefault="00AD13DF" w:rsidP="00AD13DF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How often are the traditional/local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>penalties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 </w:t>
            </w:r>
            <w:commentRangeStart w:id="41"/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enforced equally across different groups </w:t>
            </w:r>
            <w:commentRangeEnd w:id="41"/>
            <w:r w:rsidR="00400682">
              <w:rPr>
                <w:rStyle w:val="CommentReference"/>
                <w:rFonts w:eastAsiaTheme="minorHAnsi"/>
              </w:rPr>
              <w:commentReference w:id="41"/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in your community?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AC789D5" w14:textId="77777777" w:rsidR="00AD13DF" w:rsidRPr="00676B69" w:rsidRDefault="00AD13DF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1=No</w:t>
            </w:r>
          </w:p>
          <w:p w14:paraId="63FF856C" w14:textId="77777777" w:rsidR="00AD13DF" w:rsidRPr="00676B69" w:rsidRDefault="00AD13DF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2=Yes </w:t>
            </w:r>
          </w:p>
          <w:p w14:paraId="5CAE604B" w14:textId="77777777" w:rsidR="00AD13DF" w:rsidRPr="00676B69" w:rsidRDefault="00AD13DF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28B0F1D8" w14:textId="77777777" w:rsidR="00AD13DF" w:rsidRPr="00676B69" w:rsidRDefault="00AD13DF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73AA1B8" w14:textId="77777777" w:rsidR="00AD13DF" w:rsidRPr="00676B69" w:rsidRDefault="00AD13DF" w:rsidP="00AD13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D13DF" w:rsidRPr="00676B69" w14:paraId="20AA0F53" w14:textId="77777777" w:rsidTr="005A2E20">
        <w:trPr>
          <w:trHeight w:val="96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EF50D6" w14:textId="77777777" w:rsidR="00AD13DF" w:rsidRPr="00676B69" w:rsidRDefault="00AD13DF" w:rsidP="00AD13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9FCFDD4" w14:textId="2F464F6B" w:rsidR="00AD13DF" w:rsidRPr="00676B69" w:rsidRDefault="00AD13DF" w:rsidP="00AD13DF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Do you think these traditional community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penalties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are fair?</w:t>
            </w:r>
          </w:p>
          <w:p w14:paraId="39A290EC" w14:textId="77777777" w:rsidR="00AD13DF" w:rsidRPr="00676B69" w:rsidRDefault="00AD13DF" w:rsidP="00AD13DF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2C9E7E95" w14:textId="77777777" w:rsidR="00AD13DF" w:rsidRPr="00676B69" w:rsidRDefault="00AD13DF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1=No</w:t>
            </w:r>
          </w:p>
          <w:p w14:paraId="576AF398" w14:textId="77777777" w:rsidR="00AD13DF" w:rsidRPr="00676B69" w:rsidRDefault="00AD13DF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2=Yes </w:t>
            </w:r>
          </w:p>
          <w:p w14:paraId="3D0FE36A" w14:textId="77777777" w:rsidR="00AD13DF" w:rsidRPr="00676B69" w:rsidRDefault="00AD13DF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25942124" w14:textId="694732FC" w:rsidR="005A2E20" w:rsidRPr="00676B69" w:rsidRDefault="00AD13DF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EC82E6E" w14:textId="77777777" w:rsidR="00AD13DF" w:rsidRPr="00676B69" w:rsidRDefault="00AD13DF" w:rsidP="00AD13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5A2E20" w:rsidRPr="00676B69" w14:paraId="671B63AC" w14:textId="77777777" w:rsidTr="005A2E20">
        <w:trPr>
          <w:trHeight w:val="1082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6BED4F7E" w14:textId="77777777" w:rsidR="005A2E20" w:rsidRPr="00676B69" w:rsidRDefault="005A2E20" w:rsidP="00AD13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D6E3BC" w:themeFill="accent3" w:themeFillTint="66"/>
          </w:tcPr>
          <w:p w14:paraId="0A0F8685" w14:textId="170480C8" w:rsidR="005A2E20" w:rsidRPr="00676B69" w:rsidRDefault="005A2E20" w:rsidP="00AD13D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What is the process that outsiders/strangers must follow for using the forests? Are there </w:t>
            </w:r>
            <w:commentRangeStart w:id="42"/>
            <w:r w:rsidRPr="00676B69">
              <w:rPr>
                <w:rFonts w:ascii="Gill Sans MT" w:hAnsi="Gill Sans MT"/>
                <w:sz w:val="22"/>
                <w:szCs w:val="22"/>
              </w:rPr>
              <w:t xml:space="preserve">rules </w:t>
            </w:r>
            <w:commentRangeEnd w:id="42"/>
            <w:r w:rsidR="008A5435">
              <w:rPr>
                <w:rStyle w:val="CommentReference"/>
                <w:rFonts w:eastAsiaTheme="minorHAnsi"/>
              </w:rPr>
              <w:commentReference w:id="42"/>
            </w:r>
            <w:r w:rsidRPr="00676B69">
              <w:rPr>
                <w:rFonts w:ascii="Gill Sans MT" w:hAnsi="Gill Sans MT"/>
                <w:sz w:val="22"/>
                <w:szCs w:val="22"/>
              </w:rPr>
              <w:t>that are different for locals versus outsiders? Please describe.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01565D55" w14:textId="77777777" w:rsidR="005A2E20" w:rsidRPr="00676B69" w:rsidRDefault="005A2E20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10A85C88" w14:textId="77777777" w:rsidR="005A2E20" w:rsidRPr="00676B69" w:rsidRDefault="005A2E20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25F29A6F" w14:textId="3AE0ACD3" w:rsidR="005A2E20" w:rsidRPr="00676B69" w:rsidRDefault="005A2E20" w:rsidP="00AD13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TEXT</w:t>
            </w:r>
          </w:p>
        </w:tc>
      </w:tr>
      <w:tr w:rsidR="005A2E20" w:rsidRPr="00676B69" w14:paraId="76BDBE71" w14:textId="77777777" w:rsidTr="00015DCC">
        <w:trPr>
          <w:trHeight w:val="106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3D841B3F" w14:textId="77777777" w:rsidR="005A2E20" w:rsidRPr="00676B69" w:rsidRDefault="005A2E20" w:rsidP="00AD13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D6E3BC" w:themeFill="accent3" w:themeFillTint="66"/>
          </w:tcPr>
          <w:p w14:paraId="5C80E417" w14:textId="77777777" w:rsidR="00015DCC" w:rsidRPr="00676B69" w:rsidRDefault="005A2E20" w:rsidP="00AD13D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What rules are specific to strangers in the community wishing to access forest/wooded land? Are members of the community </w:t>
            </w:r>
            <w:commentRangeStart w:id="43"/>
            <w:r w:rsidRPr="00676B69">
              <w:rPr>
                <w:rFonts w:ascii="Gill Sans MT" w:hAnsi="Gill Sans MT"/>
                <w:sz w:val="22"/>
                <w:szCs w:val="22"/>
              </w:rPr>
              <w:t xml:space="preserve">involved </w:t>
            </w:r>
            <w:commentRangeEnd w:id="43"/>
            <w:r w:rsidR="008A5435">
              <w:rPr>
                <w:rStyle w:val="CommentReference"/>
                <w:rFonts w:eastAsiaTheme="minorHAnsi"/>
              </w:rPr>
              <w:commentReference w:id="43"/>
            </w:r>
            <w:r w:rsidRPr="00676B69">
              <w:rPr>
                <w:rFonts w:ascii="Gill Sans MT" w:hAnsi="Gill Sans MT"/>
                <w:sz w:val="22"/>
                <w:szCs w:val="22"/>
              </w:rPr>
              <w:t>in the negotiation process with outsiders wishing to acquire access? If yes, who?</w:t>
            </w:r>
          </w:p>
          <w:p w14:paraId="101614A2" w14:textId="73C80BFD" w:rsidR="00015DCC" w:rsidRPr="00676B69" w:rsidRDefault="00015DCC" w:rsidP="00AD13DF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3A224F09" w14:textId="77777777" w:rsidR="005A2E20" w:rsidRPr="00676B69" w:rsidRDefault="005A2E20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513EF159" w14:textId="5852EA13" w:rsidR="005A2E20" w:rsidRPr="00676B69" w:rsidRDefault="005A2E20" w:rsidP="00AD13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TEXT</w:t>
            </w:r>
          </w:p>
        </w:tc>
      </w:tr>
      <w:tr w:rsidR="00015DCC" w:rsidRPr="00676B69" w14:paraId="1B76FB17" w14:textId="77777777" w:rsidTr="005A2E20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3771CBD1" w14:textId="77777777" w:rsidR="00015DCC" w:rsidRPr="00676B69" w:rsidRDefault="00015DCC" w:rsidP="00AD13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039B3189" w14:textId="77777777" w:rsidR="00015DCC" w:rsidRPr="00676B69" w:rsidRDefault="00015DCC" w:rsidP="00015DCC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Are members of the community </w:t>
            </w:r>
            <w:commentRangeStart w:id="44"/>
            <w:r w:rsidRPr="00676B69">
              <w:rPr>
                <w:rFonts w:ascii="Gill Sans MT" w:hAnsi="Gill Sans MT"/>
                <w:sz w:val="22"/>
                <w:szCs w:val="22"/>
              </w:rPr>
              <w:t xml:space="preserve">involved </w:t>
            </w:r>
            <w:commentRangeEnd w:id="44"/>
            <w:r w:rsidR="008A5435">
              <w:rPr>
                <w:rStyle w:val="CommentReference"/>
                <w:rFonts w:eastAsiaTheme="minorHAnsi"/>
              </w:rPr>
              <w:commentReference w:id="44"/>
            </w:r>
            <w:r w:rsidRPr="00676B69">
              <w:rPr>
                <w:rFonts w:ascii="Gill Sans MT" w:hAnsi="Gill Sans MT"/>
                <w:sz w:val="22"/>
                <w:szCs w:val="22"/>
              </w:rPr>
              <w:t>in the design, implementation and oversight of forest/wooded land agreements (contracts, concessions, permits)?</w:t>
            </w:r>
          </w:p>
          <w:p w14:paraId="23A4D6B0" w14:textId="77777777" w:rsidR="00015DCC" w:rsidRPr="00676B69" w:rsidRDefault="00015DCC" w:rsidP="00AD13DF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05CCD58A" w14:textId="77777777" w:rsidR="00015DCC" w:rsidRPr="00676B69" w:rsidRDefault="00015DCC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1E28BA12" w14:textId="57BB37DF" w:rsidR="00015DCC" w:rsidRPr="00676B69" w:rsidRDefault="00015DCC" w:rsidP="00AD13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 xml:space="preserve">TEXT </w:t>
            </w:r>
          </w:p>
        </w:tc>
      </w:tr>
    </w:tbl>
    <w:p w14:paraId="241B8B10" w14:textId="77777777" w:rsidR="005A2E20" w:rsidRPr="00676B69" w:rsidRDefault="005A2E20" w:rsidP="007C3C66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p w14:paraId="4FB2BC41" w14:textId="77777777" w:rsidR="005A2E20" w:rsidRPr="00676B69" w:rsidRDefault="005A2E20" w:rsidP="007C3C66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p w14:paraId="466EFE27" w14:textId="254C0B62" w:rsidR="003F15C8" w:rsidRPr="00676B69" w:rsidRDefault="003F15C8" w:rsidP="007C3C66">
      <w:pPr>
        <w:rPr>
          <w:rFonts w:ascii="Gill Sans MT" w:eastAsia="Calibri" w:hAnsi="Gill Sans MT" w:cs="Times New Roman"/>
          <w:b/>
          <w:color w:val="000000" w:themeColor="text1"/>
          <w:sz w:val="22"/>
          <w:szCs w:val="22"/>
        </w:rPr>
      </w:pPr>
      <w:r w:rsidRPr="00676B69">
        <w:rPr>
          <w:rFonts w:ascii="Gill Sans MT" w:eastAsia="Calibri" w:hAnsi="Gill Sans MT" w:cs="Times New Roman"/>
          <w:b/>
          <w:color w:val="000000" w:themeColor="text1"/>
          <w:sz w:val="22"/>
          <w:szCs w:val="22"/>
        </w:rPr>
        <w:t>Government/official legal rules</w:t>
      </w:r>
    </w:p>
    <w:tbl>
      <w:tblPr>
        <w:tblStyle w:val="TableGrid"/>
        <w:tblW w:w="14609" w:type="dxa"/>
        <w:tblLook w:val="04A0" w:firstRow="1" w:lastRow="0" w:firstColumn="1" w:lastColumn="0" w:noHBand="0" w:noVBand="1"/>
      </w:tblPr>
      <w:tblGrid>
        <w:gridCol w:w="1717"/>
        <w:gridCol w:w="2207"/>
        <w:gridCol w:w="1344"/>
        <w:gridCol w:w="1353"/>
        <w:gridCol w:w="1738"/>
        <w:gridCol w:w="1721"/>
        <w:gridCol w:w="2458"/>
        <w:gridCol w:w="2071"/>
      </w:tblGrid>
      <w:tr w:rsidR="00B237C0" w:rsidRPr="00676B69" w14:paraId="2CCD02F8" w14:textId="77777777" w:rsidTr="00B237C0">
        <w:tc>
          <w:tcPr>
            <w:tcW w:w="1657" w:type="dxa"/>
          </w:tcPr>
          <w:p w14:paraId="121A5342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Activity</w:t>
            </w:r>
          </w:p>
        </w:tc>
        <w:tc>
          <w:tcPr>
            <w:tcW w:w="2026" w:type="dxa"/>
          </w:tcPr>
          <w:p w14:paraId="16F8BE75" w14:textId="7E9A7069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Are there </w:t>
            </w:r>
            <w:r w:rsidRPr="00676B69"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  <w:t>government/official legal rules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that regulate or restrict the following activity in forest/wooded areas? </w:t>
            </w:r>
          </w:p>
          <w:p w14:paraId="5FAF39D0" w14:textId="77777777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6049B9F3" w14:textId="77777777" w:rsidR="00B237C0" w:rsidRPr="00676B69" w:rsidRDefault="00B237C0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1=No</w:t>
            </w:r>
          </w:p>
          <w:p w14:paraId="076F93DF" w14:textId="77777777" w:rsidR="00B237C0" w:rsidRPr="00676B69" w:rsidRDefault="00B237C0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2=Yes </w:t>
            </w:r>
          </w:p>
          <w:p w14:paraId="5E887766" w14:textId="77777777" w:rsidR="00B237C0" w:rsidRPr="00676B69" w:rsidRDefault="00B237C0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34597665" w14:textId="77777777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  <w:p w14:paraId="671FE192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81" w:type="dxa"/>
          </w:tcPr>
          <w:p w14:paraId="4D1D98EC" w14:textId="77777777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If yes, please describe the rules. </w:t>
            </w:r>
          </w:p>
        </w:tc>
        <w:tc>
          <w:tcPr>
            <w:tcW w:w="1361" w:type="dxa"/>
          </w:tcPr>
          <w:p w14:paraId="2E04FB3A" w14:textId="489FB0AA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What year was this rule introduced? </w:t>
            </w:r>
          </w:p>
        </w:tc>
        <w:tc>
          <w:tcPr>
            <w:tcW w:w="1769" w:type="dxa"/>
          </w:tcPr>
          <w:p w14:paraId="39391A90" w14:textId="4ABC35F9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Is there a system for monitoring for rule </w:t>
            </w:r>
            <w:commentRangeStart w:id="45"/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breaking</w:t>
            </w:r>
            <w:commentRangeEnd w:id="45"/>
            <w:r w:rsidR="00B54544">
              <w:rPr>
                <w:rStyle w:val="CommentReference"/>
                <w:rFonts w:eastAsiaTheme="minorHAnsi"/>
              </w:rPr>
              <w:commentReference w:id="45"/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? </w:t>
            </w:r>
          </w:p>
        </w:tc>
        <w:tc>
          <w:tcPr>
            <w:tcW w:w="1769" w:type="dxa"/>
          </w:tcPr>
          <w:p w14:paraId="1026A528" w14:textId="4658015D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Are there penalties for rule breaking?</w:t>
            </w:r>
          </w:p>
          <w:p w14:paraId="359AB524" w14:textId="77777777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3149409A" w14:textId="77777777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1=Yes</w:t>
            </w:r>
          </w:p>
          <w:p w14:paraId="68998D7A" w14:textId="77777777" w:rsidR="00B237C0" w:rsidRPr="00676B69" w:rsidRDefault="00B237C0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0B23F61B" w14:textId="65D566D9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2493" w:type="dxa"/>
          </w:tcPr>
          <w:p w14:paraId="7DA51CFB" w14:textId="0BDB2122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What are the penalties for breaking the rules? </w:t>
            </w:r>
          </w:p>
          <w:p w14:paraId="4255CBB5" w14:textId="77777777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1-Seize the product</w:t>
            </w:r>
          </w:p>
          <w:p w14:paraId="7074C8C6" w14:textId="77777777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2-Seize tools </w:t>
            </w:r>
          </w:p>
          <w:p w14:paraId="4B4754F5" w14:textId="77777777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3-Cash fine; note the amount</w:t>
            </w:r>
          </w:p>
          <w:p w14:paraId="0A930CC1" w14:textId="77777777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4- Labor contribution; please specify the number of days</w:t>
            </w:r>
          </w:p>
          <w:p w14:paraId="7926B646" w14:textId="084F114F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5 – In-kind contribution; pleas specify the product and amount </w:t>
            </w:r>
          </w:p>
          <w:p w14:paraId="5D2B8DEB" w14:textId="2A605EF0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6-Harvesting/collection restrictions</w:t>
            </w:r>
          </w:p>
          <w:p w14:paraId="6AF05F30" w14:textId="452DB841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7- Corporeal punishment</w:t>
            </w:r>
          </w:p>
          <w:p w14:paraId="2280A714" w14:textId="25275613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8-Sent to jail</w:t>
            </w:r>
          </w:p>
          <w:p w14:paraId="3C9680CF" w14:textId="22BB10F1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9-Sent to DFO</w:t>
            </w:r>
          </w:p>
          <w:p w14:paraId="74D8572B" w14:textId="0D313C2E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10- Sent to chief</w:t>
            </w:r>
          </w:p>
          <w:p w14:paraId="34DE6C48" w14:textId="77777777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2A9501E3" w14:textId="77777777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97- Other; please specify</w:t>
            </w:r>
          </w:p>
          <w:p w14:paraId="53ECC924" w14:textId="77777777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43B6291D" w14:textId="77777777" w:rsidR="00B237C0" w:rsidRPr="00676B69" w:rsidRDefault="00B237C0" w:rsidP="00A45B8C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548C866F" w14:textId="3E5418A6" w:rsidR="00B237C0" w:rsidRPr="00676B69" w:rsidRDefault="00B237C0" w:rsidP="00A45B8C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  <w:p w14:paraId="31761F48" w14:textId="77777777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2153" w:type="dxa"/>
          </w:tcPr>
          <w:p w14:paraId="1B9AE161" w14:textId="7E69CF63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In your opinion, how many community members adhere to/follow these rules? </w:t>
            </w:r>
          </w:p>
          <w:p w14:paraId="1FC50003" w14:textId="77777777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639E2849" w14:textId="77777777" w:rsidR="00B237C0" w:rsidRPr="00676B69" w:rsidRDefault="00B237C0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1-Nearly everyone in the community</w:t>
            </w:r>
          </w:p>
          <w:p w14:paraId="457C7760" w14:textId="77777777" w:rsidR="00B237C0" w:rsidRPr="00676B69" w:rsidRDefault="00B237C0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2- Most community members</w:t>
            </w:r>
          </w:p>
          <w:p w14:paraId="52FC6535" w14:textId="77777777" w:rsidR="00B237C0" w:rsidRPr="00676B69" w:rsidRDefault="00B237C0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3- About half of the community</w:t>
            </w:r>
          </w:p>
          <w:p w14:paraId="37C37919" w14:textId="77777777" w:rsidR="00B237C0" w:rsidRPr="00676B69" w:rsidRDefault="00B237C0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4- Some/a few</w:t>
            </w:r>
            <w:del w:id="46" w:author="usaiduser" w:date="2014-11-09T09:48:00Z">
              <w:r w:rsidRPr="00676B69" w:rsidDel="00B54544">
                <w:rPr>
                  <w:rFonts w:ascii="Gill Sans MT" w:eastAsia="Calibri" w:hAnsi="Gill Sans MT" w:cs="Times New Roman"/>
                  <w:sz w:val="22"/>
                  <w:szCs w:val="22"/>
                </w:rPr>
                <w:delText>e</w:delText>
              </w:r>
            </w:del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 members of the community</w:t>
            </w:r>
          </w:p>
          <w:p w14:paraId="61097B90" w14:textId="77777777" w:rsidR="00B237C0" w:rsidRPr="00676B69" w:rsidRDefault="00B237C0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5 – No one follows the rules </w:t>
            </w:r>
          </w:p>
          <w:p w14:paraId="43D62817" w14:textId="77777777" w:rsidR="00B237C0" w:rsidRPr="00676B69" w:rsidRDefault="00B237C0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  <w:p w14:paraId="09CCDFF6" w14:textId="77777777" w:rsidR="00B237C0" w:rsidRPr="00676B69" w:rsidRDefault="00B237C0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13B89F89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</w:tr>
      <w:tr w:rsidR="00B237C0" w:rsidRPr="00676B69" w14:paraId="153F6AD0" w14:textId="77777777" w:rsidTr="00B237C0">
        <w:tc>
          <w:tcPr>
            <w:tcW w:w="1657" w:type="dxa"/>
          </w:tcPr>
          <w:p w14:paraId="4FF7A069" w14:textId="3DED52C1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Clearing land for agriculture</w:t>
            </w:r>
          </w:p>
        </w:tc>
        <w:tc>
          <w:tcPr>
            <w:tcW w:w="2026" w:type="dxa"/>
          </w:tcPr>
          <w:p w14:paraId="69D1BE73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81" w:type="dxa"/>
            <w:shd w:val="clear" w:color="auto" w:fill="D6E3BC" w:themeFill="accent3" w:themeFillTint="66"/>
          </w:tcPr>
          <w:p w14:paraId="2E84279B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TEXT </w:t>
            </w:r>
          </w:p>
        </w:tc>
        <w:tc>
          <w:tcPr>
            <w:tcW w:w="1361" w:type="dxa"/>
          </w:tcPr>
          <w:p w14:paraId="1EF03961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0C4F681B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00D61070" w14:textId="5EBCCE9E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93" w:type="dxa"/>
          </w:tcPr>
          <w:p w14:paraId="2F415621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153" w:type="dxa"/>
          </w:tcPr>
          <w:p w14:paraId="789207BA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B237C0" w:rsidRPr="00676B69" w14:paraId="5790444F" w14:textId="77777777" w:rsidTr="00B237C0">
        <w:tc>
          <w:tcPr>
            <w:tcW w:w="1657" w:type="dxa"/>
          </w:tcPr>
          <w:p w14:paraId="3CF16F93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Setting fires for poaching/hunting (include hunting relish(mice))</w:t>
            </w:r>
          </w:p>
        </w:tc>
        <w:tc>
          <w:tcPr>
            <w:tcW w:w="2026" w:type="dxa"/>
          </w:tcPr>
          <w:p w14:paraId="15523538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81" w:type="dxa"/>
            <w:shd w:val="clear" w:color="auto" w:fill="D6E3BC" w:themeFill="accent3" w:themeFillTint="66"/>
          </w:tcPr>
          <w:p w14:paraId="0DD05E84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361" w:type="dxa"/>
          </w:tcPr>
          <w:p w14:paraId="0DC6B823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4F5FC4EA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1B92C373" w14:textId="5D598C14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93" w:type="dxa"/>
          </w:tcPr>
          <w:p w14:paraId="6860D71C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153" w:type="dxa"/>
          </w:tcPr>
          <w:p w14:paraId="6629402F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B237C0" w:rsidRPr="00676B69" w14:paraId="1F1C9354" w14:textId="77777777" w:rsidTr="00B237C0">
        <w:tc>
          <w:tcPr>
            <w:tcW w:w="1657" w:type="dxa"/>
          </w:tcPr>
          <w:p w14:paraId="5499607E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Pit sawing</w:t>
            </w:r>
          </w:p>
        </w:tc>
        <w:tc>
          <w:tcPr>
            <w:tcW w:w="2026" w:type="dxa"/>
          </w:tcPr>
          <w:p w14:paraId="1B179ACA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81" w:type="dxa"/>
            <w:shd w:val="clear" w:color="auto" w:fill="D6E3BC" w:themeFill="accent3" w:themeFillTint="66"/>
          </w:tcPr>
          <w:p w14:paraId="739A0920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361" w:type="dxa"/>
          </w:tcPr>
          <w:p w14:paraId="775D1758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5ADCF500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49557B96" w14:textId="28122332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93" w:type="dxa"/>
          </w:tcPr>
          <w:p w14:paraId="6F7303A1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153" w:type="dxa"/>
          </w:tcPr>
          <w:p w14:paraId="2A5F2509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B237C0" w:rsidRPr="00676B69" w14:paraId="76AFF91B" w14:textId="77777777" w:rsidTr="00B237C0">
        <w:tc>
          <w:tcPr>
            <w:tcW w:w="1657" w:type="dxa"/>
          </w:tcPr>
          <w:p w14:paraId="264CB4D1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Collecting wood for fuel</w:t>
            </w:r>
          </w:p>
        </w:tc>
        <w:tc>
          <w:tcPr>
            <w:tcW w:w="2026" w:type="dxa"/>
          </w:tcPr>
          <w:p w14:paraId="67C16B59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81" w:type="dxa"/>
            <w:shd w:val="clear" w:color="auto" w:fill="D6E3BC" w:themeFill="accent3" w:themeFillTint="66"/>
          </w:tcPr>
          <w:p w14:paraId="024022BB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361" w:type="dxa"/>
          </w:tcPr>
          <w:p w14:paraId="71811AE6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1EC6899A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00F1E7E4" w14:textId="69AFF7E9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93" w:type="dxa"/>
          </w:tcPr>
          <w:p w14:paraId="5B59C375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153" w:type="dxa"/>
          </w:tcPr>
          <w:p w14:paraId="1DAC5119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B237C0" w:rsidRPr="00676B69" w14:paraId="6FD0DE92" w14:textId="77777777" w:rsidTr="00B237C0">
        <w:trPr>
          <w:trHeight w:val="647"/>
        </w:trPr>
        <w:tc>
          <w:tcPr>
            <w:tcW w:w="1657" w:type="dxa"/>
          </w:tcPr>
          <w:p w14:paraId="57F47685" w14:textId="4E994B84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Where and when a fire can be started</w:t>
            </w:r>
          </w:p>
        </w:tc>
        <w:tc>
          <w:tcPr>
            <w:tcW w:w="2026" w:type="dxa"/>
          </w:tcPr>
          <w:p w14:paraId="5873B3F1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81" w:type="dxa"/>
            <w:shd w:val="clear" w:color="auto" w:fill="D6E3BC" w:themeFill="accent3" w:themeFillTint="66"/>
          </w:tcPr>
          <w:p w14:paraId="69CB0668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361" w:type="dxa"/>
          </w:tcPr>
          <w:p w14:paraId="2CC1A62A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3C730879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1C105FB1" w14:textId="41999843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93" w:type="dxa"/>
          </w:tcPr>
          <w:p w14:paraId="3B33D940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153" w:type="dxa"/>
          </w:tcPr>
          <w:p w14:paraId="4F223ED2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B237C0" w:rsidRPr="00676B69" w14:paraId="150DFD32" w14:textId="77777777" w:rsidTr="00B237C0">
        <w:trPr>
          <w:trHeight w:val="683"/>
        </w:trPr>
        <w:tc>
          <w:tcPr>
            <w:tcW w:w="1657" w:type="dxa"/>
          </w:tcPr>
          <w:p w14:paraId="3AF7708A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Cutting trees for charcoaling</w:t>
            </w:r>
          </w:p>
          <w:p w14:paraId="41A52E62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026" w:type="dxa"/>
          </w:tcPr>
          <w:p w14:paraId="78F12DAE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81" w:type="dxa"/>
            <w:shd w:val="clear" w:color="auto" w:fill="D6E3BC" w:themeFill="accent3" w:themeFillTint="66"/>
          </w:tcPr>
          <w:p w14:paraId="5772625F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361" w:type="dxa"/>
          </w:tcPr>
          <w:p w14:paraId="5A34C195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69FED9BF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34F360A0" w14:textId="2418E466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93" w:type="dxa"/>
          </w:tcPr>
          <w:p w14:paraId="77CE9863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153" w:type="dxa"/>
          </w:tcPr>
          <w:p w14:paraId="4BB90BFE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B237C0" w:rsidRPr="00676B69" w14:paraId="134CF7BD" w14:textId="77777777" w:rsidTr="00B237C0">
        <w:trPr>
          <w:trHeight w:val="520"/>
        </w:trPr>
        <w:tc>
          <w:tcPr>
            <w:tcW w:w="1657" w:type="dxa"/>
          </w:tcPr>
          <w:p w14:paraId="1B26657A" w14:textId="2B0FC0F4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Grazing livestock </w:t>
            </w:r>
          </w:p>
          <w:p w14:paraId="77A86159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026" w:type="dxa"/>
          </w:tcPr>
          <w:p w14:paraId="11AB7CAF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81" w:type="dxa"/>
            <w:shd w:val="clear" w:color="auto" w:fill="D6E3BC" w:themeFill="accent3" w:themeFillTint="66"/>
          </w:tcPr>
          <w:p w14:paraId="7ADB0808" w14:textId="3571B38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361" w:type="dxa"/>
          </w:tcPr>
          <w:p w14:paraId="3FD01F88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68279034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2E566B5D" w14:textId="70F4532B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93" w:type="dxa"/>
          </w:tcPr>
          <w:p w14:paraId="4461A926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153" w:type="dxa"/>
          </w:tcPr>
          <w:p w14:paraId="71A2F2E4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B237C0" w:rsidRPr="00676B69" w14:paraId="0AF871A2" w14:textId="77777777" w:rsidTr="00B237C0">
        <w:trPr>
          <w:trHeight w:val="349"/>
        </w:trPr>
        <w:tc>
          <w:tcPr>
            <w:tcW w:w="1657" w:type="dxa"/>
          </w:tcPr>
          <w:p w14:paraId="3D8C26AE" w14:textId="6E2C52CF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Not cutting trees/bushes until they reach a particular size</w:t>
            </w:r>
          </w:p>
          <w:p w14:paraId="4E338952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026" w:type="dxa"/>
          </w:tcPr>
          <w:p w14:paraId="2A27EDCD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81" w:type="dxa"/>
            <w:shd w:val="clear" w:color="auto" w:fill="D6E3BC" w:themeFill="accent3" w:themeFillTint="66"/>
          </w:tcPr>
          <w:p w14:paraId="58DA913C" w14:textId="66012446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361" w:type="dxa"/>
          </w:tcPr>
          <w:p w14:paraId="54029ABD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738AC01D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02F72CBD" w14:textId="50D41732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93" w:type="dxa"/>
          </w:tcPr>
          <w:p w14:paraId="5F7C0D99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153" w:type="dxa"/>
          </w:tcPr>
          <w:p w14:paraId="3522969A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B237C0" w:rsidRPr="00676B69" w14:paraId="612119B2" w14:textId="77777777" w:rsidTr="00B237C0">
        <w:trPr>
          <w:trHeight w:val="332"/>
        </w:trPr>
        <w:tc>
          <w:tcPr>
            <w:tcW w:w="1657" w:type="dxa"/>
          </w:tcPr>
          <w:p w14:paraId="5B0A1CC4" w14:textId="265035CA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Not cutting certain species of trees</w:t>
            </w:r>
          </w:p>
        </w:tc>
        <w:tc>
          <w:tcPr>
            <w:tcW w:w="2026" w:type="dxa"/>
          </w:tcPr>
          <w:p w14:paraId="2DFE7168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81" w:type="dxa"/>
            <w:shd w:val="clear" w:color="auto" w:fill="D6E3BC" w:themeFill="accent3" w:themeFillTint="66"/>
          </w:tcPr>
          <w:p w14:paraId="15517355" w14:textId="54D9704A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361" w:type="dxa"/>
          </w:tcPr>
          <w:p w14:paraId="70C24178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68C43899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67567E45" w14:textId="2CF90868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93" w:type="dxa"/>
          </w:tcPr>
          <w:p w14:paraId="7C3709A2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153" w:type="dxa"/>
          </w:tcPr>
          <w:p w14:paraId="6679939F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</w:tbl>
    <w:p w14:paraId="2B18EF04" w14:textId="77777777" w:rsidR="003F15C8" w:rsidRPr="00676B69" w:rsidRDefault="003F15C8" w:rsidP="007C3C66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tbl>
      <w:tblPr>
        <w:tblW w:w="1081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940"/>
        <w:gridCol w:w="3690"/>
        <w:gridCol w:w="990"/>
      </w:tblGrid>
      <w:tr w:rsidR="003F15C8" w:rsidRPr="00676B69" w14:paraId="452D031C" w14:textId="77777777" w:rsidTr="003F15C8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12F5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8E3CA3" w14:textId="79D291BA" w:rsidR="003F15C8" w:rsidRPr="00676B69" w:rsidRDefault="003F15C8" w:rsidP="003F15C8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Who is primarily responsible for the enforcement of these </w:t>
            </w:r>
            <w:r w:rsidR="00A45B8C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government/official legal rules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related to forest/wooded land? </w:t>
            </w:r>
          </w:p>
          <w:p w14:paraId="08B91348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4EB44D1" w14:textId="62B7F14D" w:rsidR="003F15C8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1-DFO</w:t>
            </w:r>
          </w:p>
          <w:p w14:paraId="45B10D49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2-ZAWA</w:t>
            </w:r>
          </w:p>
          <w:p w14:paraId="482EF604" w14:textId="4F08CD3F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3-CRB</w:t>
            </w:r>
          </w:p>
          <w:p w14:paraId="1FB6D26A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please specify</w:t>
            </w:r>
          </w:p>
          <w:p w14:paraId="43B2EEE5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2202F9DD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888-Don’t know</w:t>
            </w:r>
          </w:p>
          <w:p w14:paraId="30BC011C" w14:textId="7955069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999-Prefer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7835A53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3F15C8" w:rsidRPr="00676B69" w14:paraId="5CFB6124" w14:textId="77777777" w:rsidTr="003F15C8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D24A8" w14:textId="673863AE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438EB" w14:textId="746DF74E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How effectively are </w:t>
            </w:r>
            <w:r w:rsidR="00A45B8C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government/official legal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rules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enforced?</w:t>
            </w:r>
          </w:p>
          <w:p w14:paraId="28985AD3" w14:textId="77777777" w:rsidR="003F15C8" w:rsidRPr="00676B69" w:rsidRDefault="003F15C8" w:rsidP="003F15C8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7E1271E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1=No</w:t>
            </w:r>
          </w:p>
          <w:p w14:paraId="13A69B45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2=Yes </w:t>
            </w:r>
          </w:p>
          <w:p w14:paraId="799F52CC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703846CE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A013FDA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3F15C8" w:rsidRPr="00676B69" w14:paraId="08AD34B1" w14:textId="77777777" w:rsidTr="003F15C8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A7ED7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70D300" w14:textId="0027BC18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Do you think these </w:t>
            </w:r>
            <w:r w:rsidR="00A45B8C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government/official legal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rules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are fair? 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C5B7920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1=No</w:t>
            </w:r>
          </w:p>
          <w:p w14:paraId="2C427719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2=Yes </w:t>
            </w:r>
          </w:p>
          <w:p w14:paraId="0CDFD5F3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021F72EB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B885839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3F15C8" w:rsidRPr="00676B69" w14:paraId="24A40113" w14:textId="77777777" w:rsidTr="00A45B8C">
        <w:trPr>
          <w:trHeight w:val="1134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7CB1453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44D7A147" w14:textId="3E8E3C98" w:rsidR="003F15C8" w:rsidRPr="00676B69" w:rsidRDefault="00A45B8C" w:rsidP="003F15C8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Are the government/official legal</w:t>
            </w:r>
            <w:r w:rsidR="003F15C8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penalties </w:t>
            </w:r>
            <w:r w:rsidR="003F15C8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enforced equally across different groups in your community?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1F52EDBF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1=No</w:t>
            </w:r>
          </w:p>
          <w:p w14:paraId="4B7780C4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2=Yes </w:t>
            </w:r>
          </w:p>
          <w:p w14:paraId="4293CAE0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23BB8EAF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  <w:p w14:paraId="3ADACDE4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7719677C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45B8C" w:rsidRPr="00676B69" w14:paraId="7FCFB14C" w14:textId="77777777" w:rsidTr="004A3603">
        <w:trPr>
          <w:trHeight w:val="804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227B48FF" w14:textId="77777777" w:rsidR="00A45B8C" w:rsidRPr="00676B69" w:rsidRDefault="00A45B8C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6EAC30D5" w14:textId="593B29A7" w:rsidR="00A45B8C" w:rsidRPr="00676B69" w:rsidRDefault="004A3603" w:rsidP="003F15C8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If no, please describe.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1BF5A8B7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3A563CF0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5EDA3F2F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75B6C5D0" w14:textId="77777777" w:rsidR="00A45B8C" w:rsidRPr="00676B69" w:rsidRDefault="00A45B8C" w:rsidP="003F15C8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3F15C8" w:rsidRPr="00676B69" w14:paraId="239618B2" w14:textId="77777777" w:rsidTr="00A45B8C">
        <w:trPr>
          <w:trHeight w:val="1047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CA07A6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B944BA9" w14:textId="254A0557" w:rsidR="003F15C8" w:rsidRPr="00676B69" w:rsidRDefault="003F15C8" w:rsidP="003F15C8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Do you think these </w:t>
            </w:r>
            <w:r w:rsidR="00A45B8C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government/official legal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penalties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are fair?</w:t>
            </w:r>
          </w:p>
          <w:p w14:paraId="632782DC" w14:textId="77777777" w:rsidR="003F15C8" w:rsidRPr="00676B69" w:rsidRDefault="003F15C8" w:rsidP="003F15C8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7DD42469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1=No</w:t>
            </w:r>
          </w:p>
          <w:p w14:paraId="4E85BEF7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2=Yes </w:t>
            </w:r>
          </w:p>
          <w:p w14:paraId="7BFBD614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196C8F78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  <w:p w14:paraId="0750C0FE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0089056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45B8C" w:rsidRPr="00676B69" w14:paraId="6714595B" w14:textId="77777777" w:rsidTr="004A3603">
        <w:trPr>
          <w:trHeight w:val="89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4697F46B" w14:textId="77777777" w:rsidR="00A45B8C" w:rsidRPr="00676B69" w:rsidRDefault="00A45B8C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4E88970B" w14:textId="4DB9CB0D" w:rsidR="00A45B8C" w:rsidRPr="00676B69" w:rsidRDefault="004A3603" w:rsidP="003F15C8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If no, please describe.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21F2BCD0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78424B2E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69176998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423ADBF0" w14:textId="77777777" w:rsidR="00A45B8C" w:rsidRPr="00676B69" w:rsidRDefault="00A45B8C" w:rsidP="003F15C8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</w:tbl>
    <w:p w14:paraId="4F158976" w14:textId="77777777" w:rsidR="00F35D3A" w:rsidRPr="00676B69" w:rsidRDefault="00F35D3A" w:rsidP="007C3C66">
      <w:pPr>
        <w:rPr>
          <w:rFonts w:ascii="Gill Sans MT" w:hAnsi="Gill Sans MT"/>
          <w:b/>
          <w:sz w:val="22"/>
          <w:szCs w:val="22"/>
          <w:u w:val="single"/>
        </w:rPr>
      </w:pPr>
    </w:p>
    <w:p w14:paraId="34B9EEF7" w14:textId="5C114BED" w:rsidR="00CF0960" w:rsidRPr="00676B69" w:rsidRDefault="00CF0960">
      <w:pPr>
        <w:rPr>
          <w:rFonts w:ascii="Gill Sans MT" w:hAnsi="Gill Sans MT"/>
          <w:b/>
          <w:sz w:val="22"/>
          <w:szCs w:val="22"/>
          <w:u w:val="single"/>
        </w:rPr>
      </w:pPr>
      <w:r w:rsidRPr="00676B69">
        <w:rPr>
          <w:rFonts w:ascii="Gill Sans MT" w:hAnsi="Gill Sans MT"/>
          <w:b/>
          <w:sz w:val="22"/>
          <w:szCs w:val="22"/>
          <w:u w:val="single"/>
        </w:rPr>
        <w:br w:type="page"/>
      </w:r>
    </w:p>
    <w:p w14:paraId="1E9AA6E8" w14:textId="77777777" w:rsidR="00CF0960" w:rsidRPr="00676B69" w:rsidRDefault="00CF0960" w:rsidP="007C3C66">
      <w:pPr>
        <w:rPr>
          <w:rFonts w:ascii="Gill Sans MT" w:hAnsi="Gill Sans MT"/>
          <w:b/>
          <w:sz w:val="22"/>
          <w:szCs w:val="22"/>
          <w:u w:val="single"/>
        </w:rPr>
      </w:pPr>
    </w:p>
    <w:p w14:paraId="0D438F61" w14:textId="77777777" w:rsidR="00321D6B" w:rsidRPr="00676B69" w:rsidRDefault="00321D6B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5250706A" w14:textId="77EA941A" w:rsidR="00DD26A1" w:rsidRPr="00676B69" w:rsidRDefault="00DD26A1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b/>
          <w:color w:val="000000" w:themeColor="text1"/>
          <w:sz w:val="22"/>
          <w:szCs w:val="22"/>
        </w:rPr>
        <w:t>FOREST PRODUCTS</w:t>
      </w:r>
    </w:p>
    <w:p w14:paraId="66A6C81B" w14:textId="12DA6710" w:rsidR="00250D8D" w:rsidRPr="00676B69" w:rsidRDefault="00250D8D" w:rsidP="007C3C66">
      <w:pPr>
        <w:rPr>
          <w:rFonts w:ascii="Gill Sans MT" w:hAnsi="Gill Sans MT"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color w:val="000000" w:themeColor="text1"/>
          <w:sz w:val="22"/>
          <w:szCs w:val="22"/>
        </w:rPr>
        <w:t xml:space="preserve">Now we would like to ask you some questions about forest products that are collected/harvested </w:t>
      </w:r>
      <w:r w:rsidR="002F7082" w:rsidRPr="00676B69">
        <w:rPr>
          <w:rFonts w:ascii="Gill Sans MT" w:hAnsi="Gill Sans MT"/>
          <w:color w:val="000000" w:themeColor="text1"/>
          <w:sz w:val="22"/>
          <w:szCs w:val="22"/>
        </w:rPr>
        <w:t xml:space="preserve">in your area. </w:t>
      </w:r>
      <w:r w:rsidRPr="00676B69">
        <w:rPr>
          <w:rFonts w:ascii="Gill Sans MT" w:hAnsi="Gill Sans MT"/>
          <w:color w:val="000000" w:themeColor="text1"/>
          <w:sz w:val="22"/>
          <w:szCs w:val="22"/>
        </w:rPr>
        <w:t xml:space="preserve">. </w:t>
      </w:r>
    </w:p>
    <w:p w14:paraId="619FE1DD" w14:textId="77777777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tbl>
      <w:tblPr>
        <w:tblStyle w:val="TableGrid1"/>
        <w:tblpPr w:leftFromText="180" w:rightFromText="180" w:vertAnchor="text" w:horzAnchor="margin" w:tblpY="246"/>
        <w:tblOverlap w:val="never"/>
        <w:tblW w:w="12978" w:type="dxa"/>
        <w:tblLayout w:type="fixed"/>
        <w:tblLook w:val="04A0" w:firstRow="1" w:lastRow="0" w:firstColumn="1" w:lastColumn="0" w:noHBand="0" w:noVBand="1"/>
      </w:tblPr>
      <w:tblGrid>
        <w:gridCol w:w="432"/>
        <w:gridCol w:w="1566"/>
        <w:gridCol w:w="1080"/>
        <w:gridCol w:w="1530"/>
        <w:gridCol w:w="1530"/>
        <w:gridCol w:w="1260"/>
        <w:gridCol w:w="1440"/>
        <w:gridCol w:w="2250"/>
        <w:gridCol w:w="900"/>
        <w:gridCol w:w="990"/>
      </w:tblGrid>
      <w:tr w:rsidR="00966DB1" w:rsidRPr="00676B69" w14:paraId="2B3FB152" w14:textId="00C6AC5C" w:rsidTr="00966DB1">
        <w:tc>
          <w:tcPr>
            <w:tcW w:w="432" w:type="dxa"/>
          </w:tcPr>
          <w:p w14:paraId="7A54ED99" w14:textId="77777777" w:rsidR="00966DB1" w:rsidRPr="00676B69" w:rsidRDefault="00966DB1" w:rsidP="00CF0960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566" w:type="dxa"/>
          </w:tcPr>
          <w:p w14:paraId="272BFD58" w14:textId="77777777" w:rsidR="00966DB1" w:rsidRPr="00676B69" w:rsidRDefault="00966DB1" w:rsidP="00CF0960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080" w:type="dxa"/>
          </w:tcPr>
          <w:p w14:paraId="2D9365D2" w14:textId="77777777" w:rsidR="00966DB1" w:rsidRPr="00676B69" w:rsidRDefault="00966DB1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5DA2EF0F" w14:textId="559AC564" w:rsidR="00966DB1" w:rsidRPr="00676B69" w:rsidRDefault="00966DB1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4EBA0756" w14:textId="77777777" w:rsidR="00966DB1" w:rsidRPr="00676B69" w:rsidRDefault="00966DB1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51B855DE" w14:textId="77777777" w:rsidR="00966DB1" w:rsidRPr="00676B69" w:rsidRDefault="00966DB1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67CBF531" w14:textId="77777777" w:rsidR="00966DB1" w:rsidRPr="00676B69" w:rsidRDefault="00966DB1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27C30782" w14:textId="57AECBC4" w:rsidR="00966DB1" w:rsidRPr="00676B69" w:rsidRDefault="00966DB1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0003C240" w14:textId="77777777" w:rsidR="00966DB1" w:rsidRPr="00676B69" w:rsidRDefault="00966DB1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60CEE44A" w14:textId="77777777" w:rsidR="00966DB1" w:rsidRPr="00676B69" w:rsidRDefault="00966DB1" w:rsidP="00CF0960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618474D4" w14:textId="2F1DC394" w:rsidTr="00966DB1">
        <w:tc>
          <w:tcPr>
            <w:tcW w:w="432" w:type="dxa"/>
          </w:tcPr>
          <w:p w14:paraId="458266BD" w14:textId="77777777" w:rsidR="00966DB1" w:rsidRPr="00676B69" w:rsidRDefault="00966DB1" w:rsidP="00966DB1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566" w:type="dxa"/>
          </w:tcPr>
          <w:p w14:paraId="36AC410E" w14:textId="77777777" w:rsidR="00966DB1" w:rsidRPr="00676B69" w:rsidRDefault="00966DB1" w:rsidP="00966DB1">
            <w:pPr>
              <w:rPr>
                <w:rFonts w:ascii="Gill Sans MT" w:hAnsi="Gill Sans MT" w:cs="Times New Roman"/>
                <w:b/>
              </w:rPr>
            </w:pPr>
            <w:r w:rsidRPr="00676B69">
              <w:rPr>
                <w:rFonts w:ascii="Gill Sans MT" w:hAnsi="Gill Sans MT" w:cs="Times New Roman"/>
                <w:b/>
              </w:rPr>
              <w:t>Wood/forest products</w:t>
            </w:r>
          </w:p>
        </w:tc>
        <w:tc>
          <w:tcPr>
            <w:tcW w:w="1080" w:type="dxa"/>
          </w:tcPr>
          <w:p w14:paraId="00DCDA9C" w14:textId="10B0697E" w:rsidR="00966DB1" w:rsidRPr="00676B69" w:rsidRDefault="00966DB1" w:rsidP="00966DB1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</w:rPr>
              <w:t xml:space="preserve">Is this product harvested in your area? </w:t>
            </w:r>
          </w:p>
        </w:tc>
        <w:tc>
          <w:tcPr>
            <w:tcW w:w="1530" w:type="dxa"/>
          </w:tcPr>
          <w:p w14:paraId="1968EC0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Who is the main &lt;USER GROUP&gt; for the product? </w:t>
            </w:r>
          </w:p>
          <w:p w14:paraId="6932F43F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  <w:p w14:paraId="40D19CBE" w14:textId="62D107D3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ins w:id="47" w:author="Aleta Haflett" w:date="2014-11-04T15:44:00Z">
              <w:r w:rsidRPr="00676B69">
                <w:rPr>
                  <w:rFonts w:ascii="Gill Sans MT" w:eastAsia="Times New Roman" w:hAnsi="Gill Sans MT" w:cs="Times New Roman"/>
                  <w:bCs/>
                  <w:i/>
                  <w:color w:val="000000"/>
                </w:rPr>
                <w:t>See codes below</w:t>
              </w:r>
            </w:ins>
          </w:p>
        </w:tc>
        <w:tc>
          <w:tcPr>
            <w:tcW w:w="1530" w:type="dxa"/>
          </w:tcPr>
          <w:p w14:paraId="4476FECA" w14:textId="7EABEC38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Has &lt;USER GROUP&gt; increased or decreased harvest of &lt;product&gt; during the last 3 </w:t>
            </w:r>
            <w:commentRangeStart w:id="48"/>
            <w:r w:rsidRPr="00676B69">
              <w:rPr>
                <w:rFonts w:ascii="Gill Sans MT" w:hAnsi="Gill Sans MT" w:cs="Times New Roman"/>
              </w:rPr>
              <w:t>years</w:t>
            </w:r>
            <w:commentRangeEnd w:id="48"/>
            <w:r w:rsidR="00B54544">
              <w:rPr>
                <w:rStyle w:val="CommentReference"/>
                <w:rFonts w:eastAsiaTheme="minorHAnsi"/>
              </w:rPr>
              <w:commentReference w:id="48"/>
            </w:r>
            <w:r w:rsidRPr="00676B69">
              <w:rPr>
                <w:rFonts w:ascii="Gill Sans MT" w:hAnsi="Gill Sans MT" w:cs="Times New Roman"/>
              </w:rPr>
              <w:t xml:space="preserve">? </w:t>
            </w:r>
          </w:p>
        </w:tc>
        <w:tc>
          <w:tcPr>
            <w:tcW w:w="1260" w:type="dxa"/>
          </w:tcPr>
          <w:p w14:paraId="1CED5150" w14:textId="3FF90756" w:rsidR="00966DB1" w:rsidRPr="00676B69" w:rsidRDefault="00966DB1" w:rsidP="00966DB1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Are there traditional/ customary rules about the quantity of this product that can be harvested?</w:t>
            </w:r>
          </w:p>
          <w:p w14:paraId="57552FF8" w14:textId="77777777" w:rsidR="00966DB1" w:rsidRPr="00676B69" w:rsidRDefault="00966DB1" w:rsidP="00966DB1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</w:p>
          <w:p w14:paraId="7A1E28FD" w14:textId="77777777" w:rsidR="00966DB1" w:rsidRPr="00676B69" w:rsidRDefault="00966DB1" w:rsidP="00966DB1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1=No</w:t>
            </w:r>
          </w:p>
          <w:p w14:paraId="72176153" w14:textId="77777777" w:rsidR="00966DB1" w:rsidRPr="00676B69" w:rsidRDefault="00966DB1" w:rsidP="00966DB1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2=Yes </w:t>
            </w:r>
          </w:p>
          <w:p w14:paraId="05FDB141" w14:textId="77777777" w:rsidR="00966DB1" w:rsidRPr="00676B69" w:rsidRDefault="00966DB1" w:rsidP="00966DB1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888=Don’t know</w:t>
            </w:r>
          </w:p>
          <w:p w14:paraId="24195617" w14:textId="7085C714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999=Prefer not to respond</w:t>
            </w:r>
          </w:p>
        </w:tc>
        <w:tc>
          <w:tcPr>
            <w:tcW w:w="1440" w:type="dxa"/>
          </w:tcPr>
          <w:p w14:paraId="53DBB4AA" w14:textId="67656ABD" w:rsidR="00966DB1" w:rsidRPr="00676B69" w:rsidRDefault="00966DB1" w:rsidP="00966DB1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If yes, how much can be harvested? </w:t>
            </w:r>
          </w:p>
        </w:tc>
        <w:tc>
          <w:tcPr>
            <w:tcW w:w="2250" w:type="dxa"/>
          </w:tcPr>
          <w:p w14:paraId="57333A82" w14:textId="168A5496" w:rsidR="00966DB1" w:rsidRPr="00676B69" w:rsidRDefault="00966DB1" w:rsidP="00966DB1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Are there traditional/ customary rules about WHO is </w:t>
            </w:r>
          </w:p>
          <w:p w14:paraId="63586AF6" w14:textId="77777777" w:rsidR="00966DB1" w:rsidRPr="00676B69" w:rsidRDefault="00966DB1" w:rsidP="00966DB1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authorized to harvest this forest product?</w:t>
            </w:r>
          </w:p>
          <w:p w14:paraId="520C421F" w14:textId="77777777" w:rsidR="00966DB1" w:rsidRPr="00676B69" w:rsidRDefault="00966DB1" w:rsidP="00966DB1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</w:p>
          <w:p w14:paraId="3B518889" w14:textId="77777777" w:rsidR="00966DB1" w:rsidRPr="00676B69" w:rsidRDefault="00966DB1" w:rsidP="00966DB1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1=No</w:t>
            </w:r>
          </w:p>
          <w:p w14:paraId="41EFD17A" w14:textId="77777777" w:rsidR="00966DB1" w:rsidRPr="00676B69" w:rsidRDefault="00966DB1" w:rsidP="00966DB1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2=Yes </w:t>
            </w:r>
          </w:p>
          <w:p w14:paraId="284409C4" w14:textId="77777777" w:rsidR="00966DB1" w:rsidRPr="00676B69" w:rsidRDefault="00966DB1" w:rsidP="00966DB1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888=Don’t know</w:t>
            </w:r>
          </w:p>
          <w:p w14:paraId="7B086780" w14:textId="553772E0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999=Prefer not to respond</w:t>
            </w:r>
          </w:p>
        </w:tc>
        <w:tc>
          <w:tcPr>
            <w:tcW w:w="900" w:type="dxa"/>
          </w:tcPr>
          <w:p w14:paraId="4B3EF0F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Who is allowed? </w:t>
            </w:r>
          </w:p>
          <w:p w14:paraId="48AE00C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  <w:p w14:paraId="56619B9A" w14:textId="77777777" w:rsidR="00966DB1" w:rsidRPr="00676B69" w:rsidRDefault="0093479F" w:rsidP="00966DB1">
            <w:pPr>
              <w:rPr>
                <w:rFonts w:ascii="Gill Sans MT" w:hAnsi="Gill Sans MT" w:cs="Times New Roman"/>
              </w:rPr>
            </w:pPr>
            <w:r>
              <w:rPr>
                <w:rStyle w:val="CommentReference"/>
                <w:rFonts w:eastAsiaTheme="minorHAnsi"/>
              </w:rPr>
              <w:commentReference w:id="49"/>
            </w:r>
          </w:p>
          <w:p w14:paraId="799B48B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  <w:p w14:paraId="5540C82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  <w:p w14:paraId="314A706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  <w:p w14:paraId="0C778DB8" w14:textId="2BF3C9FB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0FC623A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Who is not </w:t>
            </w:r>
            <w:commentRangeStart w:id="50"/>
            <w:r w:rsidRPr="00676B69">
              <w:rPr>
                <w:rFonts w:ascii="Gill Sans MT" w:hAnsi="Gill Sans MT" w:cs="Times New Roman"/>
              </w:rPr>
              <w:t>allowed</w:t>
            </w:r>
            <w:commentRangeEnd w:id="50"/>
            <w:r w:rsidR="0093479F">
              <w:rPr>
                <w:rStyle w:val="CommentReference"/>
                <w:rFonts w:eastAsiaTheme="minorHAnsi"/>
              </w:rPr>
              <w:commentReference w:id="50"/>
            </w:r>
            <w:r w:rsidRPr="00676B69">
              <w:rPr>
                <w:rFonts w:ascii="Gill Sans MT" w:hAnsi="Gill Sans MT" w:cs="Times New Roman"/>
              </w:rPr>
              <w:t xml:space="preserve">? </w:t>
            </w:r>
          </w:p>
          <w:p w14:paraId="3F51FB5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  <w:p w14:paraId="4724B56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  <w:p w14:paraId="665077C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  <w:p w14:paraId="3810DA9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  <w:p w14:paraId="799E10D7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  <w:p w14:paraId="23E4D3E4" w14:textId="4D27BB50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6104898C" w14:textId="62F28D44" w:rsidTr="00966DB1">
        <w:tc>
          <w:tcPr>
            <w:tcW w:w="432" w:type="dxa"/>
          </w:tcPr>
          <w:p w14:paraId="3182D091" w14:textId="591E512A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a</w:t>
            </w:r>
          </w:p>
        </w:tc>
        <w:tc>
          <w:tcPr>
            <w:tcW w:w="1566" w:type="dxa"/>
          </w:tcPr>
          <w:p w14:paraId="02882591" w14:textId="3B2B82E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Timber </w:t>
            </w:r>
          </w:p>
        </w:tc>
        <w:tc>
          <w:tcPr>
            <w:tcW w:w="1080" w:type="dxa"/>
          </w:tcPr>
          <w:p w14:paraId="2FBEB12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3C15EBD1" w14:textId="33BB33CB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300476F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36558C0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01A644A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0AE979EE" w14:textId="2EAEC41C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39F7585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0E22468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1F41D62C" w14:textId="202304F3" w:rsidTr="00966DB1">
        <w:tc>
          <w:tcPr>
            <w:tcW w:w="432" w:type="dxa"/>
          </w:tcPr>
          <w:p w14:paraId="061DA37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b</w:t>
            </w:r>
          </w:p>
        </w:tc>
        <w:tc>
          <w:tcPr>
            <w:tcW w:w="1566" w:type="dxa"/>
          </w:tcPr>
          <w:p w14:paraId="3A13E8E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Fuel wood</w:t>
            </w:r>
          </w:p>
        </w:tc>
        <w:tc>
          <w:tcPr>
            <w:tcW w:w="1080" w:type="dxa"/>
          </w:tcPr>
          <w:p w14:paraId="1AA5C4D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28DA2734" w14:textId="419F6300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541ECE7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3CE32CC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64E9AB7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723AAD8E" w14:textId="62A4BCBE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50210EC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7A8196FF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6E3E7B02" w14:textId="4C7DEC21" w:rsidTr="00966DB1">
        <w:tc>
          <w:tcPr>
            <w:tcW w:w="432" w:type="dxa"/>
          </w:tcPr>
          <w:p w14:paraId="3BC20796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</w:t>
            </w:r>
          </w:p>
        </w:tc>
        <w:tc>
          <w:tcPr>
            <w:tcW w:w="1566" w:type="dxa"/>
          </w:tcPr>
          <w:p w14:paraId="1DA9E8C6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Charcoal</w:t>
            </w:r>
          </w:p>
        </w:tc>
        <w:tc>
          <w:tcPr>
            <w:tcW w:w="1080" w:type="dxa"/>
          </w:tcPr>
          <w:p w14:paraId="0D794D2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1A53C142" w14:textId="647C3E92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1A29C5D7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F9779CF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435BBB3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0128D697" w14:textId="73634BB1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16BD10E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15D89EE8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204065D4" w14:textId="5BB1EEEB" w:rsidTr="00966DB1">
        <w:tc>
          <w:tcPr>
            <w:tcW w:w="432" w:type="dxa"/>
          </w:tcPr>
          <w:p w14:paraId="6E01E23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d</w:t>
            </w:r>
          </w:p>
        </w:tc>
        <w:tc>
          <w:tcPr>
            <w:tcW w:w="1566" w:type="dxa"/>
          </w:tcPr>
          <w:p w14:paraId="594F4798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wood carving</w:t>
            </w:r>
          </w:p>
        </w:tc>
        <w:tc>
          <w:tcPr>
            <w:tcW w:w="1080" w:type="dxa"/>
          </w:tcPr>
          <w:p w14:paraId="60E9709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517A6B4F" w14:textId="01923434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60738E6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C2B54B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5648F0E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355EEDDE" w14:textId="312AE96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15D8264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542787BC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5748EF5E" w14:textId="64BF9E7D" w:rsidTr="00966DB1">
        <w:tc>
          <w:tcPr>
            <w:tcW w:w="432" w:type="dxa"/>
          </w:tcPr>
          <w:p w14:paraId="618F442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e</w:t>
            </w:r>
          </w:p>
        </w:tc>
        <w:tc>
          <w:tcPr>
            <w:tcW w:w="1566" w:type="dxa"/>
          </w:tcPr>
          <w:p w14:paraId="5036EA68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poles</w:t>
            </w:r>
          </w:p>
        </w:tc>
        <w:tc>
          <w:tcPr>
            <w:tcW w:w="1080" w:type="dxa"/>
          </w:tcPr>
          <w:p w14:paraId="4D16D15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65CB67E1" w14:textId="7691A93F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475D033F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56525FE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0DDCD2DF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3136F159" w14:textId="474DC71F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23D5AC8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26301D6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395FCB62" w14:textId="6FF1BC97" w:rsidTr="00966DB1">
        <w:trPr>
          <w:trHeight w:val="179"/>
        </w:trPr>
        <w:tc>
          <w:tcPr>
            <w:tcW w:w="432" w:type="dxa"/>
          </w:tcPr>
          <w:p w14:paraId="2413BCB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</w:t>
            </w:r>
          </w:p>
        </w:tc>
        <w:tc>
          <w:tcPr>
            <w:tcW w:w="1566" w:type="dxa"/>
          </w:tcPr>
          <w:p w14:paraId="243AC07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Fruit, nuts, seeds, roots, berries, etc. </w:t>
            </w:r>
          </w:p>
        </w:tc>
        <w:tc>
          <w:tcPr>
            <w:tcW w:w="1080" w:type="dxa"/>
          </w:tcPr>
          <w:p w14:paraId="43A690D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7CF5AFB3" w14:textId="7F6AEA2C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7862618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71439F4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6AF8D27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4A415129" w14:textId="6B9269FC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46D375EC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27DCD81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28C2D089" w14:textId="48F41975" w:rsidTr="00966DB1">
        <w:tc>
          <w:tcPr>
            <w:tcW w:w="432" w:type="dxa"/>
          </w:tcPr>
          <w:p w14:paraId="2B0A309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g</w:t>
            </w:r>
          </w:p>
        </w:tc>
        <w:tc>
          <w:tcPr>
            <w:tcW w:w="1566" w:type="dxa"/>
          </w:tcPr>
          <w:p w14:paraId="40F7D1D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Mushrooms</w:t>
            </w:r>
          </w:p>
        </w:tc>
        <w:tc>
          <w:tcPr>
            <w:tcW w:w="1080" w:type="dxa"/>
          </w:tcPr>
          <w:p w14:paraId="14ED17F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7E3A515D" w14:textId="680EA56C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1E504D5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9B362C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0EADF1E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41E0A51C" w14:textId="66B025FB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622B0DF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5781765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1E6201F4" w14:textId="3C7AABB1" w:rsidTr="00966DB1">
        <w:tc>
          <w:tcPr>
            <w:tcW w:w="432" w:type="dxa"/>
          </w:tcPr>
          <w:p w14:paraId="54C6E68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</w:t>
            </w:r>
          </w:p>
        </w:tc>
        <w:tc>
          <w:tcPr>
            <w:tcW w:w="1566" w:type="dxa"/>
          </w:tcPr>
          <w:p w14:paraId="6D86527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Fodder</w:t>
            </w:r>
          </w:p>
        </w:tc>
        <w:tc>
          <w:tcPr>
            <w:tcW w:w="1080" w:type="dxa"/>
          </w:tcPr>
          <w:p w14:paraId="0B70F72C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5517348A" w14:textId="66BD68F9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764775B6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2E7BB05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5774C127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5A27EE2A" w14:textId="42266EC8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48E899D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49196DD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100353CE" w14:textId="5A138DBA" w:rsidTr="00966DB1">
        <w:tc>
          <w:tcPr>
            <w:tcW w:w="432" w:type="dxa"/>
          </w:tcPr>
          <w:p w14:paraId="30F1C05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i</w:t>
            </w:r>
          </w:p>
        </w:tc>
        <w:tc>
          <w:tcPr>
            <w:tcW w:w="1566" w:type="dxa"/>
          </w:tcPr>
          <w:p w14:paraId="456D77A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Rattan</w:t>
            </w:r>
          </w:p>
        </w:tc>
        <w:tc>
          <w:tcPr>
            <w:tcW w:w="1080" w:type="dxa"/>
          </w:tcPr>
          <w:p w14:paraId="76F9C97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1393AFD7" w14:textId="07C6F6E1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23CD75B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1C2ABB1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1358324F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2E5721C4" w14:textId="3522CE7C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5FB7249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3B30EF9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5D562546" w14:textId="48E74D95" w:rsidTr="00966DB1">
        <w:tc>
          <w:tcPr>
            <w:tcW w:w="432" w:type="dxa"/>
          </w:tcPr>
          <w:p w14:paraId="6AB2B9FC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j</w:t>
            </w:r>
          </w:p>
        </w:tc>
        <w:tc>
          <w:tcPr>
            <w:tcW w:w="1566" w:type="dxa"/>
          </w:tcPr>
          <w:p w14:paraId="6595E29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Plant medicines</w:t>
            </w:r>
          </w:p>
        </w:tc>
        <w:tc>
          <w:tcPr>
            <w:tcW w:w="1080" w:type="dxa"/>
          </w:tcPr>
          <w:p w14:paraId="275D61C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4221D5B4" w14:textId="67B1B443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27102BF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32745B5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3124A53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34E09E3A" w14:textId="398EAA36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2822E27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6C983248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68FF34D5" w14:textId="3E99E5C1" w:rsidTr="00966DB1">
        <w:tc>
          <w:tcPr>
            <w:tcW w:w="432" w:type="dxa"/>
          </w:tcPr>
          <w:p w14:paraId="4CE0E3E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</w:t>
            </w:r>
          </w:p>
        </w:tc>
        <w:tc>
          <w:tcPr>
            <w:tcW w:w="1566" w:type="dxa"/>
          </w:tcPr>
          <w:p w14:paraId="6A94810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Herbs and spices</w:t>
            </w:r>
          </w:p>
        </w:tc>
        <w:tc>
          <w:tcPr>
            <w:tcW w:w="1080" w:type="dxa"/>
          </w:tcPr>
          <w:p w14:paraId="2EBFA59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5E265DB4" w14:textId="447DF22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00E5A7C6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562013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592B3D8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1BD4795D" w14:textId="65E339BF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4140AB7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310FEA1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31A483EE" w14:textId="2BA1D0FD" w:rsidTr="00966DB1">
        <w:tc>
          <w:tcPr>
            <w:tcW w:w="432" w:type="dxa"/>
          </w:tcPr>
          <w:p w14:paraId="219AB8E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l</w:t>
            </w:r>
          </w:p>
        </w:tc>
        <w:tc>
          <w:tcPr>
            <w:tcW w:w="1566" w:type="dxa"/>
          </w:tcPr>
          <w:p w14:paraId="47B35FF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Dying/tanning</w:t>
            </w:r>
          </w:p>
        </w:tc>
        <w:tc>
          <w:tcPr>
            <w:tcW w:w="1080" w:type="dxa"/>
          </w:tcPr>
          <w:p w14:paraId="1326767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477634FE" w14:textId="0940B9D9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1CDBC41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35FDD18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393F0C1C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655C5D4B" w14:textId="6AE39E5B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2373EEFF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79DB4B8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33A07C1F" w14:textId="3DBF27F0" w:rsidTr="00966DB1">
        <w:tc>
          <w:tcPr>
            <w:tcW w:w="432" w:type="dxa"/>
          </w:tcPr>
          <w:p w14:paraId="0F660C6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m</w:t>
            </w:r>
          </w:p>
        </w:tc>
        <w:tc>
          <w:tcPr>
            <w:tcW w:w="1566" w:type="dxa"/>
          </w:tcPr>
          <w:p w14:paraId="58F6246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Seeds (for regeneration purposes)</w:t>
            </w:r>
          </w:p>
        </w:tc>
        <w:tc>
          <w:tcPr>
            <w:tcW w:w="1080" w:type="dxa"/>
          </w:tcPr>
          <w:p w14:paraId="6433298F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75DE8516" w14:textId="459AF198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74A493C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68C5293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689CE13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6ECAA4DA" w14:textId="42C05C2C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6F232DC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696BF53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3C2B926D" w14:textId="775E76C7" w:rsidTr="00966DB1">
        <w:tc>
          <w:tcPr>
            <w:tcW w:w="432" w:type="dxa"/>
          </w:tcPr>
          <w:p w14:paraId="2EC66DB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n</w:t>
            </w:r>
          </w:p>
        </w:tc>
        <w:tc>
          <w:tcPr>
            <w:tcW w:w="1566" w:type="dxa"/>
          </w:tcPr>
          <w:p w14:paraId="0D6C68D1" w14:textId="10B93DB4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del w:id="51" w:author="usaiduser" w:date="2014-11-09T09:50:00Z">
              <w:r w:rsidRPr="00676B69" w:rsidDel="00056118">
                <w:rPr>
                  <w:rFonts w:ascii="Gill Sans MT" w:hAnsi="Gill Sans MT" w:cs="Times New Roman"/>
                </w:rPr>
                <w:delText>Fibres</w:delText>
              </w:r>
            </w:del>
            <w:ins w:id="52" w:author="usaiduser" w:date="2014-11-09T09:50:00Z">
              <w:r w:rsidR="00056118" w:rsidRPr="00676B69">
                <w:rPr>
                  <w:rFonts w:ascii="Gill Sans MT" w:hAnsi="Gill Sans MT" w:cs="Times New Roman"/>
                </w:rPr>
                <w:t>Fibers</w:t>
              </w:r>
            </w:ins>
            <w:r w:rsidRPr="00676B69">
              <w:rPr>
                <w:rFonts w:ascii="Gill Sans MT" w:hAnsi="Gill Sans MT" w:cs="Times New Roman"/>
              </w:rPr>
              <w:t xml:space="preserve"> (for rope, etc)</w:t>
            </w:r>
          </w:p>
        </w:tc>
        <w:tc>
          <w:tcPr>
            <w:tcW w:w="1080" w:type="dxa"/>
          </w:tcPr>
          <w:p w14:paraId="1AB4F837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12FDD127" w14:textId="19CE4EE2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2E4D73A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6C598C47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4A911B9F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426760C0" w14:textId="65781381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12F7816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7DFFA75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0D1174D2" w14:textId="0732E392" w:rsidTr="00966DB1">
        <w:tc>
          <w:tcPr>
            <w:tcW w:w="432" w:type="dxa"/>
          </w:tcPr>
          <w:p w14:paraId="6E9D22C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o</w:t>
            </w:r>
          </w:p>
        </w:tc>
        <w:tc>
          <w:tcPr>
            <w:tcW w:w="1566" w:type="dxa"/>
          </w:tcPr>
          <w:p w14:paraId="1D4D366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Other plant products</w:t>
            </w:r>
          </w:p>
        </w:tc>
        <w:tc>
          <w:tcPr>
            <w:tcW w:w="1080" w:type="dxa"/>
          </w:tcPr>
          <w:p w14:paraId="295277C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362D6AD5" w14:textId="2BA30DBB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07683D8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50E31B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3BCB289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4C9573F2" w14:textId="3BDD81D9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1C8DF58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4650FC1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1D97897C" w14:textId="1046B77C" w:rsidTr="00966DB1">
        <w:tc>
          <w:tcPr>
            <w:tcW w:w="432" w:type="dxa"/>
          </w:tcPr>
          <w:p w14:paraId="71BB4CE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p</w:t>
            </w:r>
          </w:p>
        </w:tc>
        <w:tc>
          <w:tcPr>
            <w:tcW w:w="1566" w:type="dxa"/>
          </w:tcPr>
          <w:p w14:paraId="3982A8C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Wildlife (including bushmeat)</w:t>
            </w:r>
          </w:p>
        </w:tc>
        <w:tc>
          <w:tcPr>
            <w:tcW w:w="1080" w:type="dxa"/>
          </w:tcPr>
          <w:p w14:paraId="132CAE7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649229EB" w14:textId="5BCAEE81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565F02B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15F851B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5CA4E8C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7262CF03" w14:textId="7BE00822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53AC8C8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03F9C85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7735EBA5" w14:textId="7BD11A11" w:rsidTr="00966DB1">
        <w:tc>
          <w:tcPr>
            <w:tcW w:w="432" w:type="dxa"/>
          </w:tcPr>
          <w:p w14:paraId="5982123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q</w:t>
            </w:r>
          </w:p>
        </w:tc>
        <w:tc>
          <w:tcPr>
            <w:tcW w:w="1566" w:type="dxa"/>
          </w:tcPr>
          <w:p w14:paraId="6E02B73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Beekeeping activities (e.g. honey) </w:t>
            </w:r>
          </w:p>
        </w:tc>
        <w:tc>
          <w:tcPr>
            <w:tcW w:w="1080" w:type="dxa"/>
          </w:tcPr>
          <w:p w14:paraId="3F8887F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793B2832" w14:textId="342D0E40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6D81EBF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2C47436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079172C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44F2391C" w14:textId="3D83E268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1B85CDD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1FE20A38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3539F070" w14:textId="1512B344" w:rsidTr="00966DB1">
        <w:tc>
          <w:tcPr>
            <w:tcW w:w="432" w:type="dxa"/>
          </w:tcPr>
          <w:p w14:paraId="6A9E0A88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</w:t>
            </w:r>
          </w:p>
        </w:tc>
        <w:tc>
          <w:tcPr>
            <w:tcW w:w="1566" w:type="dxa"/>
          </w:tcPr>
          <w:p w14:paraId="4C06EB5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Caterpillar</w:t>
            </w:r>
          </w:p>
        </w:tc>
        <w:tc>
          <w:tcPr>
            <w:tcW w:w="1080" w:type="dxa"/>
          </w:tcPr>
          <w:p w14:paraId="6C388F9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407EF33F" w14:textId="73D5CD79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614689C8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6A20ABF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2070D51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02717182" w14:textId="71ECB1E0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551C2EB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0973F4EC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3E46B449" w14:textId="0994706E" w:rsidTr="00966DB1">
        <w:tc>
          <w:tcPr>
            <w:tcW w:w="432" w:type="dxa"/>
          </w:tcPr>
          <w:p w14:paraId="0AC9D92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s</w:t>
            </w:r>
          </w:p>
        </w:tc>
        <w:tc>
          <w:tcPr>
            <w:tcW w:w="1566" w:type="dxa"/>
          </w:tcPr>
          <w:p w14:paraId="7C9B4B5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Other, specify </w:t>
            </w:r>
          </w:p>
        </w:tc>
        <w:tc>
          <w:tcPr>
            <w:tcW w:w="1080" w:type="dxa"/>
          </w:tcPr>
          <w:p w14:paraId="5311D1D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6CA5EA3F" w14:textId="50EA998F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34186228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267A685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62440AF6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41014983" w14:textId="23AA95DD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696E0F1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1EA9F3D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</w:tbl>
    <w:p w14:paraId="4DA8D531" w14:textId="77777777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69BC54B4" w14:textId="77777777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88"/>
        <w:gridCol w:w="2700"/>
      </w:tblGrid>
      <w:tr w:rsidR="002F7082" w:rsidRPr="00676B69" w14:paraId="0D058C02" w14:textId="77777777" w:rsidTr="002F7082">
        <w:tc>
          <w:tcPr>
            <w:tcW w:w="6588" w:type="dxa"/>
          </w:tcPr>
          <w:p w14:paraId="1B5F7B15" w14:textId="77777777" w:rsidR="002F7082" w:rsidRPr="00676B69" w:rsidRDefault="002F7082" w:rsidP="002F7082">
            <w:pPr>
              <w:rPr>
                <w:rFonts w:ascii="Gill Sans MT" w:eastAsia="Times New Roman" w:hAnsi="Gill Sans MT" w:cs="Times New Roman"/>
                <w:b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/>
                <w:bCs/>
                <w:color w:val="000000"/>
                <w:sz w:val="22"/>
                <w:szCs w:val="22"/>
              </w:rPr>
              <w:t>User groups</w:t>
            </w:r>
          </w:p>
        </w:tc>
        <w:tc>
          <w:tcPr>
            <w:tcW w:w="2700" w:type="dxa"/>
          </w:tcPr>
          <w:p w14:paraId="390196DE" w14:textId="77777777" w:rsidR="002F7082" w:rsidRPr="00676B69" w:rsidRDefault="002F7082" w:rsidP="002F7082">
            <w:pPr>
              <w:rPr>
                <w:rFonts w:ascii="Gill Sans MT" w:eastAsia="Times New Roman" w:hAnsi="Gill Sans MT" w:cs="Times New Roman"/>
                <w:b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/>
                <w:bCs/>
                <w:color w:val="000000"/>
                <w:sz w:val="22"/>
                <w:szCs w:val="22"/>
              </w:rPr>
              <w:t>Increase</w:t>
            </w:r>
          </w:p>
        </w:tc>
      </w:tr>
      <w:tr w:rsidR="002F7082" w:rsidRPr="00676B69" w14:paraId="10555EA9" w14:textId="77777777" w:rsidTr="002F7082">
        <w:tc>
          <w:tcPr>
            <w:tcW w:w="6588" w:type="dxa"/>
          </w:tcPr>
          <w:p w14:paraId="28D8D589" w14:textId="77777777" w:rsidR="002F7082" w:rsidRPr="00676B69" w:rsidRDefault="002F7082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>1=Community members</w:t>
            </w:r>
          </w:p>
          <w:p w14:paraId="2184B413" w14:textId="77777777" w:rsidR="002F7082" w:rsidRPr="00676B69" w:rsidRDefault="002F7082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>2=Small scale commercial users from within the community</w:t>
            </w:r>
          </w:p>
          <w:p w14:paraId="7AFD056E" w14:textId="77777777" w:rsidR="002F7082" w:rsidRPr="00676B69" w:rsidRDefault="002F7082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 xml:space="preserve">3=Large-scale commercial users from within the community </w:t>
            </w:r>
          </w:p>
          <w:p w14:paraId="57C64692" w14:textId="77777777" w:rsidR="002F7082" w:rsidRPr="00676B69" w:rsidRDefault="002F7082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 xml:space="preserve">4=Subsistence oriented users from outside the community </w:t>
            </w:r>
          </w:p>
          <w:p w14:paraId="6C8E2162" w14:textId="77777777" w:rsidR="002F7082" w:rsidRPr="00676B69" w:rsidRDefault="002F7082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 xml:space="preserve"> 5=Small-scale commercial users from outside the community </w:t>
            </w:r>
          </w:p>
          <w:p w14:paraId="23A39E58" w14:textId="77777777" w:rsidR="002F7082" w:rsidRPr="00676B69" w:rsidRDefault="002F7082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 xml:space="preserve">6=Large-scale commercial users from outside the community </w:t>
            </w:r>
          </w:p>
          <w:p w14:paraId="56FE659E" w14:textId="77777777" w:rsidR="002F7082" w:rsidRPr="00676B69" w:rsidRDefault="002F7082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 xml:space="preserve">97=Other, specify </w:t>
            </w:r>
          </w:p>
          <w:p w14:paraId="788D3B75" w14:textId="77777777" w:rsidR="002F7082" w:rsidRPr="00676B69" w:rsidRDefault="002F7082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</w:tcPr>
          <w:p w14:paraId="5D2EE845" w14:textId="2492215F" w:rsidR="002F7082" w:rsidRPr="00676B69" w:rsidRDefault="002F7082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>1=Increased greatly</w:t>
            </w:r>
          </w:p>
          <w:p w14:paraId="15170B43" w14:textId="343F1C17" w:rsidR="002F7082" w:rsidRPr="00676B69" w:rsidRDefault="002F7082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>2=Increased a little</w:t>
            </w:r>
          </w:p>
          <w:p w14:paraId="6B918724" w14:textId="0DBB1676" w:rsidR="002F7082" w:rsidRPr="00676B69" w:rsidRDefault="002F7082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>3=No change</w:t>
            </w:r>
          </w:p>
          <w:p w14:paraId="48FA5562" w14:textId="74257618" w:rsidR="002F7082" w:rsidRPr="00676B69" w:rsidRDefault="002F7082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>4=Decreased a little</w:t>
            </w:r>
          </w:p>
          <w:p w14:paraId="20309619" w14:textId="5C306B75" w:rsidR="002F7082" w:rsidRPr="00676B69" w:rsidRDefault="002F7082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 xml:space="preserve">5=Decreased greatly </w:t>
            </w:r>
          </w:p>
          <w:p w14:paraId="46AA5A42" w14:textId="77777777" w:rsidR="002F7082" w:rsidRPr="00676B69" w:rsidRDefault="002F7082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 xml:space="preserve">888=Do not know </w:t>
            </w:r>
          </w:p>
        </w:tc>
      </w:tr>
    </w:tbl>
    <w:p w14:paraId="790A616B" w14:textId="02FAEDDD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tbl>
      <w:tblPr>
        <w:tblStyle w:val="TableGrid1"/>
        <w:tblpPr w:leftFromText="180" w:rightFromText="180" w:vertAnchor="text" w:horzAnchor="margin" w:tblpY="246"/>
        <w:tblOverlap w:val="never"/>
        <w:tblW w:w="11594" w:type="dxa"/>
        <w:tblLayout w:type="fixed"/>
        <w:tblLook w:val="04A0" w:firstRow="1" w:lastRow="0" w:firstColumn="1" w:lastColumn="0" w:noHBand="0" w:noVBand="1"/>
        <w:tblPrChange w:id="53" w:author="usaiduser" w:date="2014-11-09T09:52:00Z">
          <w:tblPr>
            <w:tblStyle w:val="TableGrid1"/>
            <w:tblpPr w:leftFromText="180" w:rightFromText="180" w:vertAnchor="text" w:horzAnchor="margin" w:tblpY="246"/>
            <w:tblOverlap w:val="never"/>
            <w:tblW w:w="12944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432"/>
        <w:gridCol w:w="1870"/>
        <w:gridCol w:w="1440"/>
        <w:gridCol w:w="1946"/>
        <w:gridCol w:w="1946"/>
        <w:gridCol w:w="1350"/>
        <w:gridCol w:w="1350"/>
        <w:gridCol w:w="1260"/>
        <w:tblGridChange w:id="54">
          <w:tblGrid>
            <w:gridCol w:w="432"/>
            <w:gridCol w:w="1870"/>
            <w:gridCol w:w="1440"/>
            <w:gridCol w:w="1946"/>
            <w:gridCol w:w="1946"/>
            <w:gridCol w:w="1350"/>
            <w:gridCol w:w="1350"/>
            <w:gridCol w:w="1260"/>
          </w:tblGrid>
        </w:tblGridChange>
      </w:tblGrid>
      <w:tr w:rsidR="00253960" w:rsidRPr="00676B69" w14:paraId="38A52E7B" w14:textId="77777777" w:rsidTr="00253960">
        <w:tc>
          <w:tcPr>
            <w:tcW w:w="432" w:type="dxa"/>
            <w:tcPrChange w:id="55" w:author="usaiduser" w:date="2014-11-09T09:52:00Z">
              <w:tcPr>
                <w:tcW w:w="432" w:type="dxa"/>
              </w:tcPr>
            </w:tcPrChange>
          </w:tcPr>
          <w:p w14:paraId="45392FE7" w14:textId="77777777" w:rsidR="00253960" w:rsidRPr="00676B69" w:rsidRDefault="00253960" w:rsidP="002F7082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870" w:type="dxa"/>
            <w:tcPrChange w:id="56" w:author="usaiduser" w:date="2014-11-09T09:52:00Z">
              <w:tcPr>
                <w:tcW w:w="1870" w:type="dxa"/>
              </w:tcPr>
            </w:tcPrChange>
          </w:tcPr>
          <w:p w14:paraId="3DEF7A33" w14:textId="77777777" w:rsidR="00253960" w:rsidRPr="00676B69" w:rsidRDefault="00253960" w:rsidP="002F7082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440" w:type="dxa"/>
            <w:tcPrChange w:id="57" w:author="usaiduser" w:date="2014-11-09T09:52:00Z">
              <w:tcPr>
                <w:tcW w:w="1440" w:type="dxa"/>
              </w:tcPr>
            </w:tcPrChange>
          </w:tcPr>
          <w:p w14:paraId="4D474494" w14:textId="77777777" w:rsidR="00253960" w:rsidRPr="00676B69" w:rsidRDefault="00253960" w:rsidP="002F7082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58" w:author="usaiduser" w:date="2014-11-09T09:52:00Z">
              <w:tcPr>
                <w:tcW w:w="1946" w:type="dxa"/>
              </w:tcPr>
            </w:tcPrChange>
          </w:tcPr>
          <w:p w14:paraId="7FD9B52A" w14:textId="77777777" w:rsidR="00253960" w:rsidRPr="00676B69" w:rsidRDefault="00253960" w:rsidP="002F7082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59" w:author="usaiduser" w:date="2014-11-09T09:52:00Z">
              <w:tcPr>
                <w:tcW w:w="1946" w:type="dxa"/>
              </w:tcPr>
            </w:tcPrChange>
          </w:tcPr>
          <w:p w14:paraId="421EB89C" w14:textId="115187F6" w:rsidR="00253960" w:rsidRPr="00676B69" w:rsidRDefault="00253960" w:rsidP="002F7082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60" w:author="usaiduser" w:date="2014-11-09T09:52:00Z">
              <w:tcPr>
                <w:tcW w:w="1350" w:type="dxa"/>
              </w:tcPr>
            </w:tcPrChange>
          </w:tcPr>
          <w:p w14:paraId="2F9D0028" w14:textId="393B8FE0" w:rsidR="00253960" w:rsidRPr="00676B69" w:rsidRDefault="00253960" w:rsidP="002F7082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61" w:author="usaiduser" w:date="2014-11-09T09:52:00Z">
              <w:tcPr>
                <w:tcW w:w="1350" w:type="dxa"/>
              </w:tcPr>
            </w:tcPrChange>
          </w:tcPr>
          <w:p w14:paraId="351BBCF3" w14:textId="77777777" w:rsidR="00253960" w:rsidRPr="00676B69" w:rsidRDefault="00253960" w:rsidP="002F7082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62" w:author="usaiduser" w:date="2014-11-09T09:52:00Z">
              <w:tcPr>
                <w:tcW w:w="1260" w:type="dxa"/>
              </w:tcPr>
            </w:tcPrChange>
          </w:tcPr>
          <w:p w14:paraId="042C7585" w14:textId="77777777" w:rsidR="00253960" w:rsidRPr="00676B69" w:rsidRDefault="00253960" w:rsidP="002F7082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069DE934" w14:textId="77777777" w:rsidTr="00253960">
        <w:tc>
          <w:tcPr>
            <w:tcW w:w="432" w:type="dxa"/>
            <w:tcPrChange w:id="63" w:author="usaiduser" w:date="2014-11-09T09:52:00Z">
              <w:tcPr>
                <w:tcW w:w="432" w:type="dxa"/>
              </w:tcPr>
            </w:tcPrChange>
          </w:tcPr>
          <w:p w14:paraId="33F5033F" w14:textId="77777777" w:rsidR="00253960" w:rsidRPr="00676B69" w:rsidRDefault="00253960" w:rsidP="00253960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870" w:type="dxa"/>
            <w:tcPrChange w:id="64" w:author="usaiduser" w:date="2014-11-09T09:52:00Z">
              <w:tcPr>
                <w:tcW w:w="1870" w:type="dxa"/>
              </w:tcPr>
            </w:tcPrChange>
          </w:tcPr>
          <w:p w14:paraId="598A4434" w14:textId="77777777" w:rsidR="00253960" w:rsidRPr="00676B69" w:rsidRDefault="00253960" w:rsidP="00253960">
            <w:pPr>
              <w:rPr>
                <w:rFonts w:ascii="Gill Sans MT" w:hAnsi="Gill Sans MT" w:cs="Times New Roman"/>
                <w:b/>
              </w:rPr>
            </w:pPr>
            <w:r w:rsidRPr="00676B69">
              <w:rPr>
                <w:rFonts w:ascii="Gill Sans MT" w:hAnsi="Gill Sans MT" w:cs="Times New Roman"/>
                <w:b/>
              </w:rPr>
              <w:t>Wood/forest products</w:t>
            </w:r>
          </w:p>
        </w:tc>
        <w:tc>
          <w:tcPr>
            <w:tcW w:w="1440" w:type="dxa"/>
            <w:tcPrChange w:id="65" w:author="usaiduser" w:date="2014-11-09T09:52:00Z">
              <w:tcPr>
                <w:tcW w:w="1440" w:type="dxa"/>
              </w:tcPr>
            </w:tcPrChange>
          </w:tcPr>
          <w:p w14:paraId="1B460D11" w14:textId="16429B50" w:rsidR="00253960" w:rsidRPr="00676B69" w:rsidRDefault="00253960" w:rsidP="002539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Are there government/ official legal rules about the quantity of this product that can be harvested?</w:t>
            </w:r>
          </w:p>
          <w:p w14:paraId="696FF68D" w14:textId="77777777" w:rsidR="00253960" w:rsidRPr="00676B69" w:rsidRDefault="00253960" w:rsidP="002539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</w:p>
          <w:p w14:paraId="075273F7" w14:textId="77777777" w:rsidR="00253960" w:rsidRPr="00676B69" w:rsidRDefault="00253960" w:rsidP="002539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1=No</w:t>
            </w:r>
          </w:p>
          <w:p w14:paraId="01377E0F" w14:textId="77777777" w:rsidR="00253960" w:rsidRPr="00676B69" w:rsidRDefault="00253960" w:rsidP="002539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2=Yes </w:t>
            </w:r>
          </w:p>
          <w:p w14:paraId="48EBC92F" w14:textId="77777777" w:rsidR="00253960" w:rsidRPr="00676B69" w:rsidRDefault="00253960" w:rsidP="002539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888=Don’t know</w:t>
            </w:r>
          </w:p>
          <w:p w14:paraId="1891F1B6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999=Prefer not to respond</w:t>
            </w:r>
          </w:p>
        </w:tc>
        <w:tc>
          <w:tcPr>
            <w:tcW w:w="1946" w:type="dxa"/>
            <w:tcPrChange w:id="66" w:author="usaiduser" w:date="2014-11-09T09:52:00Z">
              <w:tcPr>
                <w:tcW w:w="1946" w:type="dxa"/>
              </w:tcPr>
            </w:tcPrChange>
          </w:tcPr>
          <w:p w14:paraId="76DE3082" w14:textId="5E06FB79" w:rsidR="00253960" w:rsidRPr="00676B69" w:rsidRDefault="00253960" w:rsidP="002539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  <w:ins w:id="67" w:author="usaiduser" w:date="2014-11-09T09:51:00Z">
              <w:r w:rsidRPr="00676B69">
                <w:rPr>
                  <w:rFonts w:ascii="Gill Sans MT" w:hAnsi="Gill Sans MT" w:cs="Times New Roman"/>
                </w:rPr>
                <w:t>If yes, how much can be harvested?</w:t>
              </w:r>
            </w:ins>
          </w:p>
        </w:tc>
        <w:tc>
          <w:tcPr>
            <w:tcW w:w="1946" w:type="dxa"/>
            <w:tcPrChange w:id="68" w:author="usaiduser" w:date="2014-11-09T09:52:00Z">
              <w:tcPr>
                <w:tcW w:w="1946" w:type="dxa"/>
              </w:tcPr>
            </w:tcPrChange>
          </w:tcPr>
          <w:p w14:paraId="31F285B2" w14:textId="5E08136D" w:rsidR="00253960" w:rsidRPr="00676B69" w:rsidRDefault="00253960" w:rsidP="002539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Are there government/ official legal rules about WHO is </w:t>
            </w:r>
          </w:p>
          <w:p w14:paraId="3FFFC871" w14:textId="77777777" w:rsidR="00253960" w:rsidRPr="00676B69" w:rsidRDefault="00253960" w:rsidP="002539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authorized to harvest this forest product?</w:t>
            </w:r>
          </w:p>
          <w:p w14:paraId="52B97B87" w14:textId="77777777" w:rsidR="00253960" w:rsidRPr="00676B69" w:rsidRDefault="00253960" w:rsidP="002539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</w:p>
          <w:p w14:paraId="30C4DA23" w14:textId="77777777" w:rsidR="00253960" w:rsidRPr="00676B69" w:rsidRDefault="00253960" w:rsidP="002539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1=No</w:t>
            </w:r>
          </w:p>
          <w:p w14:paraId="0AF1405E" w14:textId="77777777" w:rsidR="00253960" w:rsidRPr="00676B69" w:rsidRDefault="00253960" w:rsidP="002539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2=Yes </w:t>
            </w:r>
          </w:p>
          <w:p w14:paraId="643F0CD8" w14:textId="77777777" w:rsidR="00253960" w:rsidRPr="00676B69" w:rsidRDefault="00253960" w:rsidP="002539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888=Don’t know</w:t>
            </w:r>
          </w:p>
          <w:p w14:paraId="61DCAB3C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999=Prefer not to respond</w:t>
            </w:r>
          </w:p>
        </w:tc>
        <w:tc>
          <w:tcPr>
            <w:tcW w:w="1350" w:type="dxa"/>
            <w:tcPrChange w:id="69" w:author="usaiduser" w:date="2014-11-09T09:52:00Z">
              <w:tcPr>
                <w:tcW w:w="1350" w:type="dxa"/>
              </w:tcPr>
            </w:tcPrChange>
          </w:tcPr>
          <w:p w14:paraId="69A204CC" w14:textId="743F02C9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Who is </w:t>
            </w:r>
            <w:commentRangeStart w:id="70"/>
            <w:r w:rsidRPr="00676B69">
              <w:rPr>
                <w:rFonts w:ascii="Gill Sans MT" w:hAnsi="Gill Sans MT" w:cs="Times New Roman"/>
              </w:rPr>
              <w:t>allowed</w:t>
            </w:r>
            <w:commentRangeEnd w:id="70"/>
            <w:r>
              <w:rPr>
                <w:rStyle w:val="CommentReference"/>
                <w:rFonts w:eastAsiaTheme="minorHAnsi"/>
              </w:rPr>
              <w:commentReference w:id="70"/>
            </w:r>
            <w:r w:rsidRPr="00676B69">
              <w:rPr>
                <w:rFonts w:ascii="Gill Sans MT" w:hAnsi="Gill Sans MT" w:cs="Times New Roman"/>
              </w:rPr>
              <w:t xml:space="preserve">? </w:t>
            </w:r>
          </w:p>
          <w:p w14:paraId="079EE47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  <w:p w14:paraId="75AEB730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  <w:p w14:paraId="4AB69B1B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  <w:p w14:paraId="5A693F96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  <w:p w14:paraId="12B94319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  <w:p w14:paraId="684FD53F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71" w:author="usaiduser" w:date="2014-11-09T09:52:00Z">
              <w:tcPr>
                <w:tcW w:w="1350" w:type="dxa"/>
              </w:tcPr>
            </w:tcPrChange>
          </w:tcPr>
          <w:p w14:paraId="59B4B07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Who is not </w:t>
            </w:r>
            <w:commentRangeStart w:id="72"/>
            <w:r w:rsidRPr="00676B69">
              <w:rPr>
                <w:rFonts w:ascii="Gill Sans MT" w:hAnsi="Gill Sans MT" w:cs="Times New Roman"/>
              </w:rPr>
              <w:t>allowed</w:t>
            </w:r>
            <w:commentRangeEnd w:id="72"/>
            <w:r>
              <w:rPr>
                <w:rStyle w:val="CommentReference"/>
                <w:rFonts w:eastAsiaTheme="minorHAnsi"/>
              </w:rPr>
              <w:commentReference w:id="72"/>
            </w:r>
            <w:r w:rsidRPr="00676B69">
              <w:rPr>
                <w:rFonts w:ascii="Gill Sans MT" w:hAnsi="Gill Sans MT" w:cs="Times New Roman"/>
              </w:rPr>
              <w:t xml:space="preserve">? </w:t>
            </w:r>
          </w:p>
          <w:p w14:paraId="03E1E819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  <w:p w14:paraId="0C91C307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  <w:p w14:paraId="4EF3A30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  <w:p w14:paraId="73C157CB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  <w:p w14:paraId="5B51FF4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  <w:p w14:paraId="73BC3736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73" w:author="usaiduser" w:date="2014-11-09T09:52:00Z">
              <w:tcPr>
                <w:tcW w:w="1260" w:type="dxa"/>
              </w:tcPr>
            </w:tcPrChange>
          </w:tcPr>
          <w:p w14:paraId="169F17B1" w14:textId="77777777" w:rsidR="00253960" w:rsidRPr="00676B69" w:rsidRDefault="00253960" w:rsidP="002539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What is the extent of </w:t>
            </w:r>
            <w:commentRangeStart w:id="74"/>
            <w:r w:rsidRPr="00676B69">
              <w:rPr>
                <w:rFonts w:ascii="Gill Sans MT" w:hAnsi="Gill Sans MT" w:cs="Times New Roman"/>
              </w:rPr>
              <w:t>illegal harvestin</w:t>
            </w:r>
            <w:commentRangeEnd w:id="74"/>
            <w:r w:rsidR="00615192">
              <w:rPr>
                <w:rStyle w:val="CommentReference"/>
                <w:rFonts w:eastAsiaTheme="minorHAnsi"/>
              </w:rPr>
              <w:commentReference w:id="74"/>
            </w:r>
            <w:r w:rsidRPr="00676B69">
              <w:rPr>
                <w:rFonts w:ascii="Gill Sans MT" w:hAnsi="Gill Sans MT" w:cs="Times New Roman"/>
              </w:rPr>
              <w:t>g of this product?</w:t>
            </w:r>
          </w:p>
          <w:p w14:paraId="705CAB8D" w14:textId="77777777" w:rsidR="00253960" w:rsidRPr="00676B69" w:rsidRDefault="00253960" w:rsidP="002539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</w:p>
          <w:p w14:paraId="2E2E40A7" w14:textId="77777777" w:rsidR="00253960" w:rsidRPr="00676B69" w:rsidRDefault="00253960" w:rsidP="002539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1=A lot</w:t>
            </w:r>
          </w:p>
          <w:p w14:paraId="3F730708" w14:textId="77777777" w:rsidR="00253960" w:rsidRPr="00676B69" w:rsidRDefault="00253960" w:rsidP="002539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2=Some</w:t>
            </w:r>
          </w:p>
          <w:p w14:paraId="3AE198DF" w14:textId="77777777" w:rsidR="00253960" w:rsidRPr="00676B69" w:rsidRDefault="00253960" w:rsidP="002539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3=Very little</w:t>
            </w:r>
          </w:p>
          <w:p w14:paraId="7BB26A1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4=None</w:t>
            </w:r>
          </w:p>
        </w:tc>
      </w:tr>
      <w:tr w:rsidR="00253960" w:rsidRPr="00676B69" w14:paraId="207E3A92" w14:textId="77777777" w:rsidTr="00253960">
        <w:tc>
          <w:tcPr>
            <w:tcW w:w="432" w:type="dxa"/>
            <w:tcPrChange w:id="75" w:author="usaiduser" w:date="2014-11-09T09:52:00Z">
              <w:tcPr>
                <w:tcW w:w="432" w:type="dxa"/>
              </w:tcPr>
            </w:tcPrChange>
          </w:tcPr>
          <w:p w14:paraId="73081D5F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a</w:t>
            </w:r>
          </w:p>
        </w:tc>
        <w:tc>
          <w:tcPr>
            <w:tcW w:w="1870" w:type="dxa"/>
            <w:tcPrChange w:id="76" w:author="usaiduser" w:date="2014-11-09T09:52:00Z">
              <w:tcPr>
                <w:tcW w:w="1870" w:type="dxa"/>
              </w:tcPr>
            </w:tcPrChange>
          </w:tcPr>
          <w:p w14:paraId="195BA92B" w14:textId="191B5251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Timber</w:t>
            </w:r>
          </w:p>
        </w:tc>
        <w:tc>
          <w:tcPr>
            <w:tcW w:w="1440" w:type="dxa"/>
            <w:tcPrChange w:id="77" w:author="usaiduser" w:date="2014-11-09T09:52:00Z">
              <w:tcPr>
                <w:tcW w:w="1440" w:type="dxa"/>
              </w:tcPr>
            </w:tcPrChange>
          </w:tcPr>
          <w:p w14:paraId="053D86DB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78" w:author="usaiduser" w:date="2014-11-09T09:52:00Z">
              <w:tcPr>
                <w:tcW w:w="1946" w:type="dxa"/>
              </w:tcPr>
            </w:tcPrChange>
          </w:tcPr>
          <w:p w14:paraId="760CCCE9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79" w:author="usaiduser" w:date="2014-11-09T09:52:00Z">
              <w:tcPr>
                <w:tcW w:w="1946" w:type="dxa"/>
              </w:tcPr>
            </w:tcPrChange>
          </w:tcPr>
          <w:p w14:paraId="246B32BD" w14:textId="44F7EB5B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80" w:author="usaiduser" w:date="2014-11-09T09:52:00Z">
              <w:tcPr>
                <w:tcW w:w="1350" w:type="dxa"/>
              </w:tcPr>
            </w:tcPrChange>
          </w:tcPr>
          <w:p w14:paraId="3F863276" w14:textId="254CB3E9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81" w:author="usaiduser" w:date="2014-11-09T09:52:00Z">
              <w:tcPr>
                <w:tcW w:w="1350" w:type="dxa"/>
              </w:tcPr>
            </w:tcPrChange>
          </w:tcPr>
          <w:p w14:paraId="1A4A9C6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82" w:author="usaiduser" w:date="2014-11-09T09:52:00Z">
              <w:tcPr>
                <w:tcW w:w="1260" w:type="dxa"/>
              </w:tcPr>
            </w:tcPrChange>
          </w:tcPr>
          <w:p w14:paraId="3B5E01F7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26B1E6B9" w14:textId="77777777" w:rsidTr="00253960">
        <w:tc>
          <w:tcPr>
            <w:tcW w:w="432" w:type="dxa"/>
            <w:tcPrChange w:id="83" w:author="usaiduser" w:date="2014-11-09T09:52:00Z">
              <w:tcPr>
                <w:tcW w:w="432" w:type="dxa"/>
              </w:tcPr>
            </w:tcPrChange>
          </w:tcPr>
          <w:p w14:paraId="2599C4B6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b</w:t>
            </w:r>
          </w:p>
        </w:tc>
        <w:tc>
          <w:tcPr>
            <w:tcW w:w="1870" w:type="dxa"/>
            <w:tcPrChange w:id="84" w:author="usaiduser" w:date="2014-11-09T09:52:00Z">
              <w:tcPr>
                <w:tcW w:w="1870" w:type="dxa"/>
              </w:tcPr>
            </w:tcPrChange>
          </w:tcPr>
          <w:p w14:paraId="171C538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Fuel wood</w:t>
            </w:r>
          </w:p>
        </w:tc>
        <w:tc>
          <w:tcPr>
            <w:tcW w:w="1440" w:type="dxa"/>
            <w:tcPrChange w:id="85" w:author="usaiduser" w:date="2014-11-09T09:52:00Z">
              <w:tcPr>
                <w:tcW w:w="1440" w:type="dxa"/>
              </w:tcPr>
            </w:tcPrChange>
          </w:tcPr>
          <w:p w14:paraId="0677662C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86" w:author="usaiduser" w:date="2014-11-09T09:52:00Z">
              <w:tcPr>
                <w:tcW w:w="1946" w:type="dxa"/>
              </w:tcPr>
            </w:tcPrChange>
          </w:tcPr>
          <w:p w14:paraId="6BDD487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87" w:author="usaiduser" w:date="2014-11-09T09:52:00Z">
              <w:tcPr>
                <w:tcW w:w="1946" w:type="dxa"/>
              </w:tcPr>
            </w:tcPrChange>
          </w:tcPr>
          <w:p w14:paraId="2D976081" w14:textId="641DF21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88" w:author="usaiduser" w:date="2014-11-09T09:52:00Z">
              <w:tcPr>
                <w:tcW w:w="1350" w:type="dxa"/>
              </w:tcPr>
            </w:tcPrChange>
          </w:tcPr>
          <w:p w14:paraId="235E0962" w14:textId="070B5B94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89" w:author="usaiduser" w:date="2014-11-09T09:52:00Z">
              <w:tcPr>
                <w:tcW w:w="1350" w:type="dxa"/>
              </w:tcPr>
            </w:tcPrChange>
          </w:tcPr>
          <w:p w14:paraId="699ACA3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90" w:author="usaiduser" w:date="2014-11-09T09:52:00Z">
              <w:tcPr>
                <w:tcW w:w="1260" w:type="dxa"/>
              </w:tcPr>
            </w:tcPrChange>
          </w:tcPr>
          <w:p w14:paraId="724D9DF6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61367705" w14:textId="77777777" w:rsidTr="00253960">
        <w:tc>
          <w:tcPr>
            <w:tcW w:w="432" w:type="dxa"/>
            <w:tcPrChange w:id="91" w:author="usaiduser" w:date="2014-11-09T09:52:00Z">
              <w:tcPr>
                <w:tcW w:w="432" w:type="dxa"/>
              </w:tcPr>
            </w:tcPrChange>
          </w:tcPr>
          <w:p w14:paraId="11ED0088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</w:t>
            </w:r>
          </w:p>
        </w:tc>
        <w:tc>
          <w:tcPr>
            <w:tcW w:w="1870" w:type="dxa"/>
            <w:tcPrChange w:id="92" w:author="usaiduser" w:date="2014-11-09T09:52:00Z">
              <w:tcPr>
                <w:tcW w:w="1870" w:type="dxa"/>
              </w:tcPr>
            </w:tcPrChange>
          </w:tcPr>
          <w:p w14:paraId="4C3A1329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Charcoal</w:t>
            </w:r>
          </w:p>
        </w:tc>
        <w:tc>
          <w:tcPr>
            <w:tcW w:w="1440" w:type="dxa"/>
            <w:tcPrChange w:id="93" w:author="usaiduser" w:date="2014-11-09T09:52:00Z">
              <w:tcPr>
                <w:tcW w:w="1440" w:type="dxa"/>
              </w:tcPr>
            </w:tcPrChange>
          </w:tcPr>
          <w:p w14:paraId="360AFF80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94" w:author="usaiduser" w:date="2014-11-09T09:52:00Z">
              <w:tcPr>
                <w:tcW w:w="1946" w:type="dxa"/>
              </w:tcPr>
            </w:tcPrChange>
          </w:tcPr>
          <w:p w14:paraId="5BF1F19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95" w:author="usaiduser" w:date="2014-11-09T09:52:00Z">
              <w:tcPr>
                <w:tcW w:w="1946" w:type="dxa"/>
              </w:tcPr>
            </w:tcPrChange>
          </w:tcPr>
          <w:p w14:paraId="5EF8AF75" w14:textId="23324E48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96" w:author="usaiduser" w:date="2014-11-09T09:52:00Z">
              <w:tcPr>
                <w:tcW w:w="1350" w:type="dxa"/>
              </w:tcPr>
            </w:tcPrChange>
          </w:tcPr>
          <w:p w14:paraId="0570132B" w14:textId="741322C0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97" w:author="usaiduser" w:date="2014-11-09T09:52:00Z">
              <w:tcPr>
                <w:tcW w:w="1350" w:type="dxa"/>
              </w:tcPr>
            </w:tcPrChange>
          </w:tcPr>
          <w:p w14:paraId="379C0F2B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98" w:author="usaiduser" w:date="2014-11-09T09:52:00Z">
              <w:tcPr>
                <w:tcW w:w="1260" w:type="dxa"/>
              </w:tcPr>
            </w:tcPrChange>
          </w:tcPr>
          <w:p w14:paraId="78FEC77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11F48DF8" w14:textId="77777777" w:rsidTr="00253960">
        <w:tc>
          <w:tcPr>
            <w:tcW w:w="432" w:type="dxa"/>
            <w:tcPrChange w:id="99" w:author="usaiduser" w:date="2014-11-09T09:52:00Z">
              <w:tcPr>
                <w:tcW w:w="432" w:type="dxa"/>
              </w:tcPr>
            </w:tcPrChange>
          </w:tcPr>
          <w:p w14:paraId="0180D88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d</w:t>
            </w:r>
          </w:p>
        </w:tc>
        <w:tc>
          <w:tcPr>
            <w:tcW w:w="1870" w:type="dxa"/>
            <w:tcPrChange w:id="100" w:author="usaiduser" w:date="2014-11-09T09:52:00Z">
              <w:tcPr>
                <w:tcW w:w="1870" w:type="dxa"/>
              </w:tcPr>
            </w:tcPrChange>
          </w:tcPr>
          <w:p w14:paraId="47007BF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wood carving</w:t>
            </w:r>
          </w:p>
        </w:tc>
        <w:tc>
          <w:tcPr>
            <w:tcW w:w="1440" w:type="dxa"/>
            <w:tcPrChange w:id="101" w:author="usaiduser" w:date="2014-11-09T09:52:00Z">
              <w:tcPr>
                <w:tcW w:w="1440" w:type="dxa"/>
              </w:tcPr>
            </w:tcPrChange>
          </w:tcPr>
          <w:p w14:paraId="33750F55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102" w:author="usaiduser" w:date="2014-11-09T09:52:00Z">
              <w:tcPr>
                <w:tcW w:w="1946" w:type="dxa"/>
              </w:tcPr>
            </w:tcPrChange>
          </w:tcPr>
          <w:p w14:paraId="6DD5C555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103" w:author="usaiduser" w:date="2014-11-09T09:52:00Z">
              <w:tcPr>
                <w:tcW w:w="1946" w:type="dxa"/>
              </w:tcPr>
            </w:tcPrChange>
          </w:tcPr>
          <w:p w14:paraId="2CD9F4D0" w14:textId="6BCE8BCA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104" w:author="usaiduser" w:date="2014-11-09T09:52:00Z">
              <w:tcPr>
                <w:tcW w:w="1350" w:type="dxa"/>
              </w:tcPr>
            </w:tcPrChange>
          </w:tcPr>
          <w:p w14:paraId="4091AD99" w14:textId="4E933BC3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105" w:author="usaiduser" w:date="2014-11-09T09:52:00Z">
              <w:tcPr>
                <w:tcW w:w="1350" w:type="dxa"/>
              </w:tcPr>
            </w:tcPrChange>
          </w:tcPr>
          <w:p w14:paraId="2FBD9ED9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106" w:author="usaiduser" w:date="2014-11-09T09:52:00Z">
              <w:tcPr>
                <w:tcW w:w="1260" w:type="dxa"/>
              </w:tcPr>
            </w:tcPrChange>
          </w:tcPr>
          <w:p w14:paraId="1883C3A0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5F736B5B" w14:textId="77777777" w:rsidTr="00253960">
        <w:tc>
          <w:tcPr>
            <w:tcW w:w="432" w:type="dxa"/>
            <w:tcPrChange w:id="107" w:author="usaiduser" w:date="2014-11-09T09:52:00Z">
              <w:tcPr>
                <w:tcW w:w="432" w:type="dxa"/>
              </w:tcPr>
            </w:tcPrChange>
          </w:tcPr>
          <w:p w14:paraId="6DF7297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e</w:t>
            </w:r>
          </w:p>
        </w:tc>
        <w:tc>
          <w:tcPr>
            <w:tcW w:w="1870" w:type="dxa"/>
            <w:tcPrChange w:id="108" w:author="usaiduser" w:date="2014-11-09T09:52:00Z">
              <w:tcPr>
                <w:tcW w:w="1870" w:type="dxa"/>
              </w:tcPr>
            </w:tcPrChange>
          </w:tcPr>
          <w:p w14:paraId="3DFE101F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poles</w:t>
            </w:r>
          </w:p>
        </w:tc>
        <w:tc>
          <w:tcPr>
            <w:tcW w:w="1440" w:type="dxa"/>
            <w:tcPrChange w:id="109" w:author="usaiduser" w:date="2014-11-09T09:52:00Z">
              <w:tcPr>
                <w:tcW w:w="1440" w:type="dxa"/>
              </w:tcPr>
            </w:tcPrChange>
          </w:tcPr>
          <w:p w14:paraId="7F434EA8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110" w:author="usaiduser" w:date="2014-11-09T09:52:00Z">
              <w:tcPr>
                <w:tcW w:w="1946" w:type="dxa"/>
              </w:tcPr>
            </w:tcPrChange>
          </w:tcPr>
          <w:p w14:paraId="4D7BA780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111" w:author="usaiduser" w:date="2014-11-09T09:52:00Z">
              <w:tcPr>
                <w:tcW w:w="1946" w:type="dxa"/>
              </w:tcPr>
            </w:tcPrChange>
          </w:tcPr>
          <w:p w14:paraId="542D8EFF" w14:textId="3D003EF2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112" w:author="usaiduser" w:date="2014-11-09T09:52:00Z">
              <w:tcPr>
                <w:tcW w:w="1350" w:type="dxa"/>
              </w:tcPr>
            </w:tcPrChange>
          </w:tcPr>
          <w:p w14:paraId="72D3B229" w14:textId="22F5CE5B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113" w:author="usaiduser" w:date="2014-11-09T09:52:00Z">
              <w:tcPr>
                <w:tcW w:w="1350" w:type="dxa"/>
              </w:tcPr>
            </w:tcPrChange>
          </w:tcPr>
          <w:p w14:paraId="3E66D3D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114" w:author="usaiduser" w:date="2014-11-09T09:52:00Z">
              <w:tcPr>
                <w:tcW w:w="1260" w:type="dxa"/>
              </w:tcPr>
            </w:tcPrChange>
          </w:tcPr>
          <w:p w14:paraId="09D8DBC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2273737F" w14:textId="77777777" w:rsidTr="00253960">
        <w:trPr>
          <w:trHeight w:val="179"/>
          <w:trPrChange w:id="115" w:author="usaiduser" w:date="2014-11-09T09:52:00Z">
            <w:trPr>
              <w:trHeight w:val="179"/>
            </w:trPr>
          </w:trPrChange>
        </w:trPr>
        <w:tc>
          <w:tcPr>
            <w:tcW w:w="432" w:type="dxa"/>
            <w:tcPrChange w:id="116" w:author="usaiduser" w:date="2014-11-09T09:52:00Z">
              <w:tcPr>
                <w:tcW w:w="432" w:type="dxa"/>
              </w:tcPr>
            </w:tcPrChange>
          </w:tcPr>
          <w:p w14:paraId="69EA5FA4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</w:t>
            </w:r>
          </w:p>
        </w:tc>
        <w:tc>
          <w:tcPr>
            <w:tcW w:w="1870" w:type="dxa"/>
            <w:tcPrChange w:id="117" w:author="usaiduser" w:date="2014-11-09T09:52:00Z">
              <w:tcPr>
                <w:tcW w:w="1870" w:type="dxa"/>
              </w:tcPr>
            </w:tcPrChange>
          </w:tcPr>
          <w:p w14:paraId="5F6411C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Fruit, nuts, seeds, roots, berries, etc. </w:t>
            </w:r>
          </w:p>
        </w:tc>
        <w:tc>
          <w:tcPr>
            <w:tcW w:w="1440" w:type="dxa"/>
            <w:tcPrChange w:id="118" w:author="usaiduser" w:date="2014-11-09T09:52:00Z">
              <w:tcPr>
                <w:tcW w:w="1440" w:type="dxa"/>
              </w:tcPr>
            </w:tcPrChange>
          </w:tcPr>
          <w:p w14:paraId="2ECCEFEC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119" w:author="usaiduser" w:date="2014-11-09T09:52:00Z">
              <w:tcPr>
                <w:tcW w:w="1946" w:type="dxa"/>
              </w:tcPr>
            </w:tcPrChange>
          </w:tcPr>
          <w:p w14:paraId="6F8D4AF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120" w:author="usaiduser" w:date="2014-11-09T09:52:00Z">
              <w:tcPr>
                <w:tcW w:w="1946" w:type="dxa"/>
              </w:tcPr>
            </w:tcPrChange>
          </w:tcPr>
          <w:p w14:paraId="071D0243" w14:textId="1BD5AE52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121" w:author="usaiduser" w:date="2014-11-09T09:52:00Z">
              <w:tcPr>
                <w:tcW w:w="1350" w:type="dxa"/>
              </w:tcPr>
            </w:tcPrChange>
          </w:tcPr>
          <w:p w14:paraId="7EEC696D" w14:textId="7EF50E1D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122" w:author="usaiduser" w:date="2014-11-09T09:52:00Z">
              <w:tcPr>
                <w:tcW w:w="1350" w:type="dxa"/>
              </w:tcPr>
            </w:tcPrChange>
          </w:tcPr>
          <w:p w14:paraId="4E95776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123" w:author="usaiduser" w:date="2014-11-09T09:52:00Z">
              <w:tcPr>
                <w:tcW w:w="1260" w:type="dxa"/>
              </w:tcPr>
            </w:tcPrChange>
          </w:tcPr>
          <w:p w14:paraId="5713821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12E7E5CC" w14:textId="77777777" w:rsidTr="00253960">
        <w:tc>
          <w:tcPr>
            <w:tcW w:w="432" w:type="dxa"/>
            <w:tcPrChange w:id="124" w:author="usaiduser" w:date="2014-11-09T09:52:00Z">
              <w:tcPr>
                <w:tcW w:w="432" w:type="dxa"/>
              </w:tcPr>
            </w:tcPrChange>
          </w:tcPr>
          <w:p w14:paraId="4222844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g</w:t>
            </w:r>
          </w:p>
        </w:tc>
        <w:tc>
          <w:tcPr>
            <w:tcW w:w="1870" w:type="dxa"/>
            <w:tcPrChange w:id="125" w:author="usaiduser" w:date="2014-11-09T09:52:00Z">
              <w:tcPr>
                <w:tcW w:w="1870" w:type="dxa"/>
              </w:tcPr>
            </w:tcPrChange>
          </w:tcPr>
          <w:p w14:paraId="4138CFD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Mushrooms</w:t>
            </w:r>
          </w:p>
        </w:tc>
        <w:tc>
          <w:tcPr>
            <w:tcW w:w="1440" w:type="dxa"/>
            <w:tcPrChange w:id="126" w:author="usaiduser" w:date="2014-11-09T09:52:00Z">
              <w:tcPr>
                <w:tcW w:w="1440" w:type="dxa"/>
              </w:tcPr>
            </w:tcPrChange>
          </w:tcPr>
          <w:p w14:paraId="6D009DF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127" w:author="usaiduser" w:date="2014-11-09T09:52:00Z">
              <w:tcPr>
                <w:tcW w:w="1946" w:type="dxa"/>
              </w:tcPr>
            </w:tcPrChange>
          </w:tcPr>
          <w:p w14:paraId="5D31B6D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128" w:author="usaiduser" w:date="2014-11-09T09:52:00Z">
              <w:tcPr>
                <w:tcW w:w="1946" w:type="dxa"/>
              </w:tcPr>
            </w:tcPrChange>
          </w:tcPr>
          <w:p w14:paraId="4BB9EC4B" w14:textId="1A80E083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129" w:author="usaiduser" w:date="2014-11-09T09:52:00Z">
              <w:tcPr>
                <w:tcW w:w="1350" w:type="dxa"/>
              </w:tcPr>
            </w:tcPrChange>
          </w:tcPr>
          <w:p w14:paraId="36AADCFA" w14:textId="10273045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130" w:author="usaiduser" w:date="2014-11-09T09:52:00Z">
              <w:tcPr>
                <w:tcW w:w="1350" w:type="dxa"/>
              </w:tcPr>
            </w:tcPrChange>
          </w:tcPr>
          <w:p w14:paraId="53EC3398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131" w:author="usaiduser" w:date="2014-11-09T09:52:00Z">
              <w:tcPr>
                <w:tcW w:w="1260" w:type="dxa"/>
              </w:tcPr>
            </w:tcPrChange>
          </w:tcPr>
          <w:p w14:paraId="278420B7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09A9296E" w14:textId="77777777" w:rsidTr="00253960">
        <w:tc>
          <w:tcPr>
            <w:tcW w:w="432" w:type="dxa"/>
            <w:tcPrChange w:id="132" w:author="usaiduser" w:date="2014-11-09T09:52:00Z">
              <w:tcPr>
                <w:tcW w:w="432" w:type="dxa"/>
              </w:tcPr>
            </w:tcPrChange>
          </w:tcPr>
          <w:p w14:paraId="65678A5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</w:t>
            </w:r>
          </w:p>
        </w:tc>
        <w:tc>
          <w:tcPr>
            <w:tcW w:w="1870" w:type="dxa"/>
            <w:tcPrChange w:id="133" w:author="usaiduser" w:date="2014-11-09T09:52:00Z">
              <w:tcPr>
                <w:tcW w:w="1870" w:type="dxa"/>
              </w:tcPr>
            </w:tcPrChange>
          </w:tcPr>
          <w:p w14:paraId="50340805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Fodder</w:t>
            </w:r>
          </w:p>
        </w:tc>
        <w:tc>
          <w:tcPr>
            <w:tcW w:w="1440" w:type="dxa"/>
            <w:tcPrChange w:id="134" w:author="usaiduser" w:date="2014-11-09T09:52:00Z">
              <w:tcPr>
                <w:tcW w:w="1440" w:type="dxa"/>
              </w:tcPr>
            </w:tcPrChange>
          </w:tcPr>
          <w:p w14:paraId="0E209294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135" w:author="usaiduser" w:date="2014-11-09T09:52:00Z">
              <w:tcPr>
                <w:tcW w:w="1946" w:type="dxa"/>
              </w:tcPr>
            </w:tcPrChange>
          </w:tcPr>
          <w:p w14:paraId="77D23198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136" w:author="usaiduser" w:date="2014-11-09T09:52:00Z">
              <w:tcPr>
                <w:tcW w:w="1946" w:type="dxa"/>
              </w:tcPr>
            </w:tcPrChange>
          </w:tcPr>
          <w:p w14:paraId="12A3E52D" w14:textId="57411BBE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137" w:author="usaiduser" w:date="2014-11-09T09:52:00Z">
              <w:tcPr>
                <w:tcW w:w="1350" w:type="dxa"/>
              </w:tcPr>
            </w:tcPrChange>
          </w:tcPr>
          <w:p w14:paraId="349BA5AC" w14:textId="4A6AA11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138" w:author="usaiduser" w:date="2014-11-09T09:52:00Z">
              <w:tcPr>
                <w:tcW w:w="1350" w:type="dxa"/>
              </w:tcPr>
            </w:tcPrChange>
          </w:tcPr>
          <w:p w14:paraId="522F8569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139" w:author="usaiduser" w:date="2014-11-09T09:52:00Z">
              <w:tcPr>
                <w:tcW w:w="1260" w:type="dxa"/>
              </w:tcPr>
            </w:tcPrChange>
          </w:tcPr>
          <w:p w14:paraId="041DE364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0B34AA5D" w14:textId="77777777" w:rsidTr="00253960">
        <w:tc>
          <w:tcPr>
            <w:tcW w:w="432" w:type="dxa"/>
            <w:tcPrChange w:id="140" w:author="usaiduser" w:date="2014-11-09T09:52:00Z">
              <w:tcPr>
                <w:tcW w:w="432" w:type="dxa"/>
              </w:tcPr>
            </w:tcPrChange>
          </w:tcPr>
          <w:p w14:paraId="39A719FB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i</w:t>
            </w:r>
          </w:p>
        </w:tc>
        <w:tc>
          <w:tcPr>
            <w:tcW w:w="1870" w:type="dxa"/>
            <w:tcPrChange w:id="141" w:author="usaiduser" w:date="2014-11-09T09:52:00Z">
              <w:tcPr>
                <w:tcW w:w="1870" w:type="dxa"/>
              </w:tcPr>
            </w:tcPrChange>
          </w:tcPr>
          <w:p w14:paraId="5A9C94C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Rattan</w:t>
            </w:r>
          </w:p>
        </w:tc>
        <w:tc>
          <w:tcPr>
            <w:tcW w:w="1440" w:type="dxa"/>
            <w:tcPrChange w:id="142" w:author="usaiduser" w:date="2014-11-09T09:52:00Z">
              <w:tcPr>
                <w:tcW w:w="1440" w:type="dxa"/>
              </w:tcPr>
            </w:tcPrChange>
          </w:tcPr>
          <w:p w14:paraId="1B734F7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143" w:author="usaiduser" w:date="2014-11-09T09:52:00Z">
              <w:tcPr>
                <w:tcW w:w="1946" w:type="dxa"/>
              </w:tcPr>
            </w:tcPrChange>
          </w:tcPr>
          <w:p w14:paraId="1777296F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144" w:author="usaiduser" w:date="2014-11-09T09:52:00Z">
              <w:tcPr>
                <w:tcW w:w="1946" w:type="dxa"/>
              </w:tcPr>
            </w:tcPrChange>
          </w:tcPr>
          <w:p w14:paraId="31BB77C5" w14:textId="55C591CC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145" w:author="usaiduser" w:date="2014-11-09T09:52:00Z">
              <w:tcPr>
                <w:tcW w:w="1350" w:type="dxa"/>
              </w:tcPr>
            </w:tcPrChange>
          </w:tcPr>
          <w:p w14:paraId="7FEE929C" w14:textId="232A9A54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146" w:author="usaiduser" w:date="2014-11-09T09:52:00Z">
              <w:tcPr>
                <w:tcW w:w="1350" w:type="dxa"/>
              </w:tcPr>
            </w:tcPrChange>
          </w:tcPr>
          <w:p w14:paraId="7E7B66E6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147" w:author="usaiduser" w:date="2014-11-09T09:52:00Z">
              <w:tcPr>
                <w:tcW w:w="1260" w:type="dxa"/>
              </w:tcPr>
            </w:tcPrChange>
          </w:tcPr>
          <w:p w14:paraId="5F278C0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69B4C2FE" w14:textId="77777777" w:rsidTr="00253960">
        <w:tc>
          <w:tcPr>
            <w:tcW w:w="432" w:type="dxa"/>
            <w:tcPrChange w:id="148" w:author="usaiduser" w:date="2014-11-09T09:52:00Z">
              <w:tcPr>
                <w:tcW w:w="432" w:type="dxa"/>
              </w:tcPr>
            </w:tcPrChange>
          </w:tcPr>
          <w:p w14:paraId="7E786AE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j</w:t>
            </w:r>
          </w:p>
        </w:tc>
        <w:tc>
          <w:tcPr>
            <w:tcW w:w="1870" w:type="dxa"/>
            <w:tcPrChange w:id="149" w:author="usaiduser" w:date="2014-11-09T09:52:00Z">
              <w:tcPr>
                <w:tcW w:w="1870" w:type="dxa"/>
              </w:tcPr>
            </w:tcPrChange>
          </w:tcPr>
          <w:p w14:paraId="6CA9234F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Plant medicines</w:t>
            </w:r>
          </w:p>
        </w:tc>
        <w:tc>
          <w:tcPr>
            <w:tcW w:w="1440" w:type="dxa"/>
            <w:tcPrChange w:id="150" w:author="usaiduser" w:date="2014-11-09T09:52:00Z">
              <w:tcPr>
                <w:tcW w:w="1440" w:type="dxa"/>
              </w:tcPr>
            </w:tcPrChange>
          </w:tcPr>
          <w:p w14:paraId="42A551D5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151" w:author="usaiduser" w:date="2014-11-09T09:52:00Z">
              <w:tcPr>
                <w:tcW w:w="1946" w:type="dxa"/>
              </w:tcPr>
            </w:tcPrChange>
          </w:tcPr>
          <w:p w14:paraId="50928A9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152" w:author="usaiduser" w:date="2014-11-09T09:52:00Z">
              <w:tcPr>
                <w:tcW w:w="1946" w:type="dxa"/>
              </w:tcPr>
            </w:tcPrChange>
          </w:tcPr>
          <w:p w14:paraId="5B413C1B" w14:textId="517D577F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153" w:author="usaiduser" w:date="2014-11-09T09:52:00Z">
              <w:tcPr>
                <w:tcW w:w="1350" w:type="dxa"/>
              </w:tcPr>
            </w:tcPrChange>
          </w:tcPr>
          <w:p w14:paraId="70ABCEF1" w14:textId="2A2F5304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154" w:author="usaiduser" w:date="2014-11-09T09:52:00Z">
              <w:tcPr>
                <w:tcW w:w="1350" w:type="dxa"/>
              </w:tcPr>
            </w:tcPrChange>
          </w:tcPr>
          <w:p w14:paraId="0A2EEC6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155" w:author="usaiduser" w:date="2014-11-09T09:52:00Z">
              <w:tcPr>
                <w:tcW w:w="1260" w:type="dxa"/>
              </w:tcPr>
            </w:tcPrChange>
          </w:tcPr>
          <w:p w14:paraId="45305189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4C7338F2" w14:textId="77777777" w:rsidTr="00253960">
        <w:tc>
          <w:tcPr>
            <w:tcW w:w="432" w:type="dxa"/>
            <w:tcPrChange w:id="156" w:author="usaiduser" w:date="2014-11-09T09:52:00Z">
              <w:tcPr>
                <w:tcW w:w="432" w:type="dxa"/>
              </w:tcPr>
            </w:tcPrChange>
          </w:tcPr>
          <w:p w14:paraId="56A97C6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</w:t>
            </w:r>
          </w:p>
        </w:tc>
        <w:tc>
          <w:tcPr>
            <w:tcW w:w="1870" w:type="dxa"/>
            <w:tcPrChange w:id="157" w:author="usaiduser" w:date="2014-11-09T09:52:00Z">
              <w:tcPr>
                <w:tcW w:w="1870" w:type="dxa"/>
              </w:tcPr>
            </w:tcPrChange>
          </w:tcPr>
          <w:p w14:paraId="3F15D44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Herbs and spices</w:t>
            </w:r>
          </w:p>
        </w:tc>
        <w:tc>
          <w:tcPr>
            <w:tcW w:w="1440" w:type="dxa"/>
            <w:tcPrChange w:id="158" w:author="usaiduser" w:date="2014-11-09T09:52:00Z">
              <w:tcPr>
                <w:tcW w:w="1440" w:type="dxa"/>
              </w:tcPr>
            </w:tcPrChange>
          </w:tcPr>
          <w:p w14:paraId="359748E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159" w:author="usaiduser" w:date="2014-11-09T09:52:00Z">
              <w:tcPr>
                <w:tcW w:w="1946" w:type="dxa"/>
              </w:tcPr>
            </w:tcPrChange>
          </w:tcPr>
          <w:p w14:paraId="45B2874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160" w:author="usaiduser" w:date="2014-11-09T09:52:00Z">
              <w:tcPr>
                <w:tcW w:w="1946" w:type="dxa"/>
              </w:tcPr>
            </w:tcPrChange>
          </w:tcPr>
          <w:p w14:paraId="07D59D8B" w14:textId="20DC7CF5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161" w:author="usaiduser" w:date="2014-11-09T09:52:00Z">
              <w:tcPr>
                <w:tcW w:w="1350" w:type="dxa"/>
              </w:tcPr>
            </w:tcPrChange>
          </w:tcPr>
          <w:p w14:paraId="29099120" w14:textId="68CCD451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bookmarkStart w:id="162" w:name="_GoBack"/>
            <w:bookmarkEnd w:id="162"/>
          </w:p>
        </w:tc>
        <w:tc>
          <w:tcPr>
            <w:tcW w:w="1350" w:type="dxa"/>
            <w:tcPrChange w:id="163" w:author="usaiduser" w:date="2014-11-09T09:52:00Z">
              <w:tcPr>
                <w:tcW w:w="1350" w:type="dxa"/>
              </w:tcPr>
            </w:tcPrChange>
          </w:tcPr>
          <w:p w14:paraId="6F1131D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164" w:author="usaiduser" w:date="2014-11-09T09:52:00Z">
              <w:tcPr>
                <w:tcW w:w="1260" w:type="dxa"/>
              </w:tcPr>
            </w:tcPrChange>
          </w:tcPr>
          <w:p w14:paraId="01B3092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6ACD824A" w14:textId="77777777" w:rsidTr="00253960">
        <w:tc>
          <w:tcPr>
            <w:tcW w:w="432" w:type="dxa"/>
            <w:tcPrChange w:id="165" w:author="usaiduser" w:date="2014-11-09T09:52:00Z">
              <w:tcPr>
                <w:tcW w:w="432" w:type="dxa"/>
              </w:tcPr>
            </w:tcPrChange>
          </w:tcPr>
          <w:p w14:paraId="7B5C6797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l</w:t>
            </w:r>
          </w:p>
        </w:tc>
        <w:tc>
          <w:tcPr>
            <w:tcW w:w="1870" w:type="dxa"/>
            <w:tcPrChange w:id="166" w:author="usaiduser" w:date="2014-11-09T09:52:00Z">
              <w:tcPr>
                <w:tcW w:w="1870" w:type="dxa"/>
              </w:tcPr>
            </w:tcPrChange>
          </w:tcPr>
          <w:p w14:paraId="22FF0E3C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Dying/tanning</w:t>
            </w:r>
          </w:p>
        </w:tc>
        <w:tc>
          <w:tcPr>
            <w:tcW w:w="1440" w:type="dxa"/>
            <w:tcPrChange w:id="167" w:author="usaiduser" w:date="2014-11-09T09:52:00Z">
              <w:tcPr>
                <w:tcW w:w="1440" w:type="dxa"/>
              </w:tcPr>
            </w:tcPrChange>
          </w:tcPr>
          <w:p w14:paraId="4A9645C6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168" w:author="usaiduser" w:date="2014-11-09T09:52:00Z">
              <w:tcPr>
                <w:tcW w:w="1946" w:type="dxa"/>
              </w:tcPr>
            </w:tcPrChange>
          </w:tcPr>
          <w:p w14:paraId="1ACE09F6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169" w:author="usaiduser" w:date="2014-11-09T09:52:00Z">
              <w:tcPr>
                <w:tcW w:w="1946" w:type="dxa"/>
              </w:tcPr>
            </w:tcPrChange>
          </w:tcPr>
          <w:p w14:paraId="01FF95A6" w14:textId="6CFC0162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170" w:author="usaiduser" w:date="2014-11-09T09:52:00Z">
              <w:tcPr>
                <w:tcW w:w="1350" w:type="dxa"/>
              </w:tcPr>
            </w:tcPrChange>
          </w:tcPr>
          <w:p w14:paraId="451CB72E" w14:textId="56A4D8A6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171" w:author="usaiduser" w:date="2014-11-09T09:52:00Z">
              <w:tcPr>
                <w:tcW w:w="1350" w:type="dxa"/>
              </w:tcPr>
            </w:tcPrChange>
          </w:tcPr>
          <w:p w14:paraId="79AC2A30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172" w:author="usaiduser" w:date="2014-11-09T09:52:00Z">
              <w:tcPr>
                <w:tcW w:w="1260" w:type="dxa"/>
              </w:tcPr>
            </w:tcPrChange>
          </w:tcPr>
          <w:p w14:paraId="5CDB7968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5CF6D6F3" w14:textId="77777777" w:rsidTr="00253960">
        <w:tc>
          <w:tcPr>
            <w:tcW w:w="432" w:type="dxa"/>
            <w:tcPrChange w:id="173" w:author="usaiduser" w:date="2014-11-09T09:52:00Z">
              <w:tcPr>
                <w:tcW w:w="432" w:type="dxa"/>
              </w:tcPr>
            </w:tcPrChange>
          </w:tcPr>
          <w:p w14:paraId="690C4638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m</w:t>
            </w:r>
          </w:p>
        </w:tc>
        <w:tc>
          <w:tcPr>
            <w:tcW w:w="1870" w:type="dxa"/>
            <w:tcPrChange w:id="174" w:author="usaiduser" w:date="2014-11-09T09:52:00Z">
              <w:tcPr>
                <w:tcW w:w="1870" w:type="dxa"/>
              </w:tcPr>
            </w:tcPrChange>
          </w:tcPr>
          <w:p w14:paraId="16EEBD9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Seeds (for regeneration purposes)</w:t>
            </w:r>
          </w:p>
        </w:tc>
        <w:tc>
          <w:tcPr>
            <w:tcW w:w="1440" w:type="dxa"/>
            <w:tcPrChange w:id="175" w:author="usaiduser" w:date="2014-11-09T09:52:00Z">
              <w:tcPr>
                <w:tcW w:w="1440" w:type="dxa"/>
              </w:tcPr>
            </w:tcPrChange>
          </w:tcPr>
          <w:p w14:paraId="5B40FF8F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176" w:author="usaiduser" w:date="2014-11-09T09:52:00Z">
              <w:tcPr>
                <w:tcW w:w="1946" w:type="dxa"/>
              </w:tcPr>
            </w:tcPrChange>
          </w:tcPr>
          <w:p w14:paraId="3651D8A4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177" w:author="usaiduser" w:date="2014-11-09T09:52:00Z">
              <w:tcPr>
                <w:tcW w:w="1946" w:type="dxa"/>
              </w:tcPr>
            </w:tcPrChange>
          </w:tcPr>
          <w:p w14:paraId="6798F7AC" w14:textId="6D60D17F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178" w:author="usaiduser" w:date="2014-11-09T09:52:00Z">
              <w:tcPr>
                <w:tcW w:w="1350" w:type="dxa"/>
              </w:tcPr>
            </w:tcPrChange>
          </w:tcPr>
          <w:p w14:paraId="726282CF" w14:textId="7698AC78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179" w:author="usaiduser" w:date="2014-11-09T09:52:00Z">
              <w:tcPr>
                <w:tcW w:w="1350" w:type="dxa"/>
              </w:tcPr>
            </w:tcPrChange>
          </w:tcPr>
          <w:p w14:paraId="48412CAB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180" w:author="usaiduser" w:date="2014-11-09T09:52:00Z">
              <w:tcPr>
                <w:tcW w:w="1260" w:type="dxa"/>
              </w:tcPr>
            </w:tcPrChange>
          </w:tcPr>
          <w:p w14:paraId="075B8480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79522B37" w14:textId="77777777" w:rsidTr="00253960">
        <w:tc>
          <w:tcPr>
            <w:tcW w:w="432" w:type="dxa"/>
            <w:tcPrChange w:id="181" w:author="usaiduser" w:date="2014-11-09T09:52:00Z">
              <w:tcPr>
                <w:tcW w:w="432" w:type="dxa"/>
              </w:tcPr>
            </w:tcPrChange>
          </w:tcPr>
          <w:p w14:paraId="04A107D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n</w:t>
            </w:r>
          </w:p>
        </w:tc>
        <w:tc>
          <w:tcPr>
            <w:tcW w:w="1870" w:type="dxa"/>
            <w:tcPrChange w:id="182" w:author="usaiduser" w:date="2014-11-09T09:52:00Z">
              <w:tcPr>
                <w:tcW w:w="1870" w:type="dxa"/>
              </w:tcPr>
            </w:tcPrChange>
          </w:tcPr>
          <w:p w14:paraId="30B580B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Fibres (for rope, etc)</w:t>
            </w:r>
          </w:p>
        </w:tc>
        <w:tc>
          <w:tcPr>
            <w:tcW w:w="1440" w:type="dxa"/>
            <w:tcPrChange w:id="183" w:author="usaiduser" w:date="2014-11-09T09:52:00Z">
              <w:tcPr>
                <w:tcW w:w="1440" w:type="dxa"/>
              </w:tcPr>
            </w:tcPrChange>
          </w:tcPr>
          <w:p w14:paraId="4A210B3C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184" w:author="usaiduser" w:date="2014-11-09T09:52:00Z">
              <w:tcPr>
                <w:tcW w:w="1946" w:type="dxa"/>
              </w:tcPr>
            </w:tcPrChange>
          </w:tcPr>
          <w:p w14:paraId="41DFFD0F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185" w:author="usaiduser" w:date="2014-11-09T09:52:00Z">
              <w:tcPr>
                <w:tcW w:w="1946" w:type="dxa"/>
              </w:tcPr>
            </w:tcPrChange>
          </w:tcPr>
          <w:p w14:paraId="70B8CFAA" w14:textId="7CF0EDCE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186" w:author="usaiduser" w:date="2014-11-09T09:52:00Z">
              <w:tcPr>
                <w:tcW w:w="1350" w:type="dxa"/>
              </w:tcPr>
            </w:tcPrChange>
          </w:tcPr>
          <w:p w14:paraId="7D03A8E9" w14:textId="36BAA82B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187" w:author="usaiduser" w:date="2014-11-09T09:52:00Z">
              <w:tcPr>
                <w:tcW w:w="1350" w:type="dxa"/>
              </w:tcPr>
            </w:tcPrChange>
          </w:tcPr>
          <w:p w14:paraId="1073F21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188" w:author="usaiduser" w:date="2014-11-09T09:52:00Z">
              <w:tcPr>
                <w:tcW w:w="1260" w:type="dxa"/>
              </w:tcPr>
            </w:tcPrChange>
          </w:tcPr>
          <w:p w14:paraId="4B1B81DF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415756B0" w14:textId="77777777" w:rsidTr="00253960">
        <w:tc>
          <w:tcPr>
            <w:tcW w:w="432" w:type="dxa"/>
            <w:tcPrChange w:id="189" w:author="usaiduser" w:date="2014-11-09T09:52:00Z">
              <w:tcPr>
                <w:tcW w:w="432" w:type="dxa"/>
              </w:tcPr>
            </w:tcPrChange>
          </w:tcPr>
          <w:p w14:paraId="6050C9B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o</w:t>
            </w:r>
          </w:p>
        </w:tc>
        <w:tc>
          <w:tcPr>
            <w:tcW w:w="1870" w:type="dxa"/>
            <w:tcPrChange w:id="190" w:author="usaiduser" w:date="2014-11-09T09:52:00Z">
              <w:tcPr>
                <w:tcW w:w="1870" w:type="dxa"/>
              </w:tcPr>
            </w:tcPrChange>
          </w:tcPr>
          <w:p w14:paraId="1656C77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Other plant products</w:t>
            </w:r>
          </w:p>
        </w:tc>
        <w:tc>
          <w:tcPr>
            <w:tcW w:w="1440" w:type="dxa"/>
            <w:tcPrChange w:id="191" w:author="usaiduser" w:date="2014-11-09T09:52:00Z">
              <w:tcPr>
                <w:tcW w:w="1440" w:type="dxa"/>
              </w:tcPr>
            </w:tcPrChange>
          </w:tcPr>
          <w:p w14:paraId="38A85F55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192" w:author="usaiduser" w:date="2014-11-09T09:52:00Z">
              <w:tcPr>
                <w:tcW w:w="1946" w:type="dxa"/>
              </w:tcPr>
            </w:tcPrChange>
          </w:tcPr>
          <w:p w14:paraId="06B72525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193" w:author="usaiduser" w:date="2014-11-09T09:52:00Z">
              <w:tcPr>
                <w:tcW w:w="1946" w:type="dxa"/>
              </w:tcPr>
            </w:tcPrChange>
          </w:tcPr>
          <w:p w14:paraId="2E5E2136" w14:textId="48FC00CA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194" w:author="usaiduser" w:date="2014-11-09T09:52:00Z">
              <w:tcPr>
                <w:tcW w:w="1350" w:type="dxa"/>
              </w:tcPr>
            </w:tcPrChange>
          </w:tcPr>
          <w:p w14:paraId="6C2CEC95" w14:textId="6C4BCDE0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195" w:author="usaiduser" w:date="2014-11-09T09:52:00Z">
              <w:tcPr>
                <w:tcW w:w="1350" w:type="dxa"/>
              </w:tcPr>
            </w:tcPrChange>
          </w:tcPr>
          <w:p w14:paraId="127CF369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196" w:author="usaiduser" w:date="2014-11-09T09:52:00Z">
              <w:tcPr>
                <w:tcW w:w="1260" w:type="dxa"/>
              </w:tcPr>
            </w:tcPrChange>
          </w:tcPr>
          <w:p w14:paraId="5E92D08B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6CB97EA1" w14:textId="77777777" w:rsidTr="00253960">
        <w:tc>
          <w:tcPr>
            <w:tcW w:w="432" w:type="dxa"/>
            <w:tcPrChange w:id="197" w:author="usaiduser" w:date="2014-11-09T09:52:00Z">
              <w:tcPr>
                <w:tcW w:w="432" w:type="dxa"/>
              </w:tcPr>
            </w:tcPrChange>
          </w:tcPr>
          <w:p w14:paraId="4EA570E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p</w:t>
            </w:r>
          </w:p>
        </w:tc>
        <w:tc>
          <w:tcPr>
            <w:tcW w:w="1870" w:type="dxa"/>
            <w:tcPrChange w:id="198" w:author="usaiduser" w:date="2014-11-09T09:52:00Z">
              <w:tcPr>
                <w:tcW w:w="1870" w:type="dxa"/>
              </w:tcPr>
            </w:tcPrChange>
          </w:tcPr>
          <w:p w14:paraId="3BE86AD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Wildlife (including bushmeat)</w:t>
            </w:r>
          </w:p>
        </w:tc>
        <w:tc>
          <w:tcPr>
            <w:tcW w:w="1440" w:type="dxa"/>
            <w:tcPrChange w:id="199" w:author="usaiduser" w:date="2014-11-09T09:52:00Z">
              <w:tcPr>
                <w:tcW w:w="1440" w:type="dxa"/>
              </w:tcPr>
            </w:tcPrChange>
          </w:tcPr>
          <w:p w14:paraId="0B2EC338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200" w:author="usaiduser" w:date="2014-11-09T09:52:00Z">
              <w:tcPr>
                <w:tcW w:w="1946" w:type="dxa"/>
              </w:tcPr>
            </w:tcPrChange>
          </w:tcPr>
          <w:p w14:paraId="3DEAD2F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201" w:author="usaiduser" w:date="2014-11-09T09:52:00Z">
              <w:tcPr>
                <w:tcW w:w="1946" w:type="dxa"/>
              </w:tcPr>
            </w:tcPrChange>
          </w:tcPr>
          <w:p w14:paraId="1C03F0D9" w14:textId="3B18B52A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202" w:author="usaiduser" w:date="2014-11-09T09:52:00Z">
              <w:tcPr>
                <w:tcW w:w="1350" w:type="dxa"/>
              </w:tcPr>
            </w:tcPrChange>
          </w:tcPr>
          <w:p w14:paraId="5E3B7376" w14:textId="5123B2F8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203" w:author="usaiduser" w:date="2014-11-09T09:52:00Z">
              <w:tcPr>
                <w:tcW w:w="1350" w:type="dxa"/>
              </w:tcPr>
            </w:tcPrChange>
          </w:tcPr>
          <w:p w14:paraId="29C9612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204" w:author="usaiduser" w:date="2014-11-09T09:52:00Z">
              <w:tcPr>
                <w:tcW w:w="1260" w:type="dxa"/>
              </w:tcPr>
            </w:tcPrChange>
          </w:tcPr>
          <w:p w14:paraId="2D9FF65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1BA6C630" w14:textId="77777777" w:rsidTr="00253960">
        <w:tc>
          <w:tcPr>
            <w:tcW w:w="432" w:type="dxa"/>
            <w:tcPrChange w:id="205" w:author="usaiduser" w:date="2014-11-09T09:52:00Z">
              <w:tcPr>
                <w:tcW w:w="432" w:type="dxa"/>
              </w:tcPr>
            </w:tcPrChange>
          </w:tcPr>
          <w:p w14:paraId="233BD456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q</w:t>
            </w:r>
          </w:p>
        </w:tc>
        <w:tc>
          <w:tcPr>
            <w:tcW w:w="1870" w:type="dxa"/>
            <w:tcPrChange w:id="206" w:author="usaiduser" w:date="2014-11-09T09:52:00Z">
              <w:tcPr>
                <w:tcW w:w="1870" w:type="dxa"/>
              </w:tcPr>
            </w:tcPrChange>
          </w:tcPr>
          <w:p w14:paraId="494DA5CF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Beekeeping activities (e.g. honey) </w:t>
            </w:r>
          </w:p>
        </w:tc>
        <w:tc>
          <w:tcPr>
            <w:tcW w:w="1440" w:type="dxa"/>
            <w:tcPrChange w:id="207" w:author="usaiduser" w:date="2014-11-09T09:52:00Z">
              <w:tcPr>
                <w:tcW w:w="1440" w:type="dxa"/>
              </w:tcPr>
            </w:tcPrChange>
          </w:tcPr>
          <w:p w14:paraId="73575F3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208" w:author="usaiduser" w:date="2014-11-09T09:52:00Z">
              <w:tcPr>
                <w:tcW w:w="1946" w:type="dxa"/>
              </w:tcPr>
            </w:tcPrChange>
          </w:tcPr>
          <w:p w14:paraId="30A7316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209" w:author="usaiduser" w:date="2014-11-09T09:52:00Z">
              <w:tcPr>
                <w:tcW w:w="1946" w:type="dxa"/>
              </w:tcPr>
            </w:tcPrChange>
          </w:tcPr>
          <w:p w14:paraId="79EC2986" w14:textId="74AD1FBB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210" w:author="usaiduser" w:date="2014-11-09T09:52:00Z">
              <w:tcPr>
                <w:tcW w:w="1350" w:type="dxa"/>
              </w:tcPr>
            </w:tcPrChange>
          </w:tcPr>
          <w:p w14:paraId="7401FF93" w14:textId="46FF12D5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211" w:author="usaiduser" w:date="2014-11-09T09:52:00Z">
              <w:tcPr>
                <w:tcW w:w="1350" w:type="dxa"/>
              </w:tcPr>
            </w:tcPrChange>
          </w:tcPr>
          <w:p w14:paraId="0BB69B06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212" w:author="usaiduser" w:date="2014-11-09T09:52:00Z">
              <w:tcPr>
                <w:tcW w:w="1260" w:type="dxa"/>
              </w:tcPr>
            </w:tcPrChange>
          </w:tcPr>
          <w:p w14:paraId="7765E8F4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3A8EDDCA" w14:textId="77777777" w:rsidTr="00253960">
        <w:tc>
          <w:tcPr>
            <w:tcW w:w="432" w:type="dxa"/>
            <w:tcPrChange w:id="213" w:author="usaiduser" w:date="2014-11-09T09:52:00Z">
              <w:tcPr>
                <w:tcW w:w="432" w:type="dxa"/>
              </w:tcPr>
            </w:tcPrChange>
          </w:tcPr>
          <w:p w14:paraId="680DE87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</w:t>
            </w:r>
          </w:p>
        </w:tc>
        <w:tc>
          <w:tcPr>
            <w:tcW w:w="1870" w:type="dxa"/>
            <w:tcPrChange w:id="214" w:author="usaiduser" w:date="2014-11-09T09:52:00Z">
              <w:tcPr>
                <w:tcW w:w="1870" w:type="dxa"/>
              </w:tcPr>
            </w:tcPrChange>
          </w:tcPr>
          <w:p w14:paraId="789D076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Caterpillar</w:t>
            </w:r>
          </w:p>
        </w:tc>
        <w:tc>
          <w:tcPr>
            <w:tcW w:w="1440" w:type="dxa"/>
            <w:tcPrChange w:id="215" w:author="usaiduser" w:date="2014-11-09T09:52:00Z">
              <w:tcPr>
                <w:tcW w:w="1440" w:type="dxa"/>
              </w:tcPr>
            </w:tcPrChange>
          </w:tcPr>
          <w:p w14:paraId="5AAECFE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216" w:author="usaiduser" w:date="2014-11-09T09:52:00Z">
              <w:tcPr>
                <w:tcW w:w="1946" w:type="dxa"/>
              </w:tcPr>
            </w:tcPrChange>
          </w:tcPr>
          <w:p w14:paraId="3D1D70C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217" w:author="usaiduser" w:date="2014-11-09T09:52:00Z">
              <w:tcPr>
                <w:tcW w:w="1946" w:type="dxa"/>
              </w:tcPr>
            </w:tcPrChange>
          </w:tcPr>
          <w:p w14:paraId="7F69BE94" w14:textId="191E5E89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218" w:author="usaiduser" w:date="2014-11-09T09:52:00Z">
              <w:tcPr>
                <w:tcW w:w="1350" w:type="dxa"/>
              </w:tcPr>
            </w:tcPrChange>
          </w:tcPr>
          <w:p w14:paraId="16C13DC9" w14:textId="1AF256DB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219" w:author="usaiduser" w:date="2014-11-09T09:52:00Z">
              <w:tcPr>
                <w:tcW w:w="1350" w:type="dxa"/>
              </w:tcPr>
            </w:tcPrChange>
          </w:tcPr>
          <w:p w14:paraId="0E6C11F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220" w:author="usaiduser" w:date="2014-11-09T09:52:00Z">
              <w:tcPr>
                <w:tcW w:w="1260" w:type="dxa"/>
              </w:tcPr>
            </w:tcPrChange>
          </w:tcPr>
          <w:p w14:paraId="62FA620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73D8557C" w14:textId="77777777" w:rsidTr="00253960">
        <w:tc>
          <w:tcPr>
            <w:tcW w:w="432" w:type="dxa"/>
            <w:tcPrChange w:id="221" w:author="usaiduser" w:date="2014-11-09T09:52:00Z">
              <w:tcPr>
                <w:tcW w:w="432" w:type="dxa"/>
              </w:tcPr>
            </w:tcPrChange>
          </w:tcPr>
          <w:p w14:paraId="15DF59E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s</w:t>
            </w:r>
          </w:p>
        </w:tc>
        <w:tc>
          <w:tcPr>
            <w:tcW w:w="1870" w:type="dxa"/>
            <w:tcPrChange w:id="222" w:author="usaiduser" w:date="2014-11-09T09:52:00Z">
              <w:tcPr>
                <w:tcW w:w="1870" w:type="dxa"/>
              </w:tcPr>
            </w:tcPrChange>
          </w:tcPr>
          <w:p w14:paraId="34891D15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Other, specify </w:t>
            </w:r>
          </w:p>
        </w:tc>
        <w:tc>
          <w:tcPr>
            <w:tcW w:w="1440" w:type="dxa"/>
            <w:tcPrChange w:id="223" w:author="usaiduser" w:date="2014-11-09T09:52:00Z">
              <w:tcPr>
                <w:tcW w:w="1440" w:type="dxa"/>
              </w:tcPr>
            </w:tcPrChange>
          </w:tcPr>
          <w:p w14:paraId="6846A4C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224" w:author="usaiduser" w:date="2014-11-09T09:52:00Z">
              <w:tcPr>
                <w:tcW w:w="1946" w:type="dxa"/>
              </w:tcPr>
            </w:tcPrChange>
          </w:tcPr>
          <w:p w14:paraId="76A209B4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225" w:author="usaiduser" w:date="2014-11-09T09:52:00Z">
              <w:tcPr>
                <w:tcW w:w="1946" w:type="dxa"/>
              </w:tcPr>
            </w:tcPrChange>
          </w:tcPr>
          <w:p w14:paraId="792B62A4" w14:textId="2D7B84CA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226" w:author="usaiduser" w:date="2014-11-09T09:52:00Z">
              <w:tcPr>
                <w:tcW w:w="1350" w:type="dxa"/>
              </w:tcPr>
            </w:tcPrChange>
          </w:tcPr>
          <w:p w14:paraId="10742850" w14:textId="7ADF01FF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227" w:author="usaiduser" w:date="2014-11-09T09:52:00Z">
              <w:tcPr>
                <w:tcW w:w="1350" w:type="dxa"/>
              </w:tcPr>
            </w:tcPrChange>
          </w:tcPr>
          <w:p w14:paraId="533B4CEB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228" w:author="usaiduser" w:date="2014-11-09T09:52:00Z">
              <w:tcPr>
                <w:tcW w:w="1260" w:type="dxa"/>
              </w:tcPr>
            </w:tcPrChange>
          </w:tcPr>
          <w:p w14:paraId="2502B4A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</w:tbl>
    <w:p w14:paraId="1E483285" w14:textId="77777777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52C6DA7A" w14:textId="77777777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31B86312" w14:textId="77777777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09BD80D6" w14:textId="77777777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4604364F" w14:textId="77777777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6107A6F2" w14:textId="6DAC55EF" w:rsidR="00976BC9" w:rsidRPr="00676B69" w:rsidRDefault="00976BC9">
      <w:pPr>
        <w:rPr>
          <w:rFonts w:ascii="Gill Sans MT" w:hAnsi="Gill Sans MT"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color w:val="000000" w:themeColor="text1"/>
          <w:sz w:val="22"/>
          <w:szCs w:val="22"/>
        </w:rPr>
        <w:br w:type="page"/>
      </w:r>
    </w:p>
    <w:p w14:paraId="34CADA5A" w14:textId="77777777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tbl>
      <w:tblPr>
        <w:tblStyle w:val="TableGrid1"/>
        <w:tblpPr w:leftFromText="180" w:rightFromText="180" w:vertAnchor="text" w:horzAnchor="margin" w:tblpY="246"/>
        <w:tblOverlap w:val="never"/>
        <w:tblW w:w="12528" w:type="dxa"/>
        <w:tblLayout w:type="fixed"/>
        <w:tblLook w:val="04A0" w:firstRow="1" w:lastRow="0" w:firstColumn="1" w:lastColumn="0" w:noHBand="0" w:noVBand="1"/>
        <w:tblPrChange w:id="229" w:author="usaiduser" w:date="2014-11-09T09:54:00Z">
          <w:tblPr>
            <w:tblStyle w:val="TableGrid1"/>
            <w:tblpPr w:leftFromText="180" w:rightFromText="180" w:vertAnchor="text" w:horzAnchor="margin" w:tblpY="246"/>
            <w:tblOverlap w:val="never"/>
            <w:tblW w:w="10458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432"/>
        <w:gridCol w:w="1870"/>
        <w:gridCol w:w="2009"/>
        <w:gridCol w:w="1058"/>
        <w:gridCol w:w="1669"/>
        <w:gridCol w:w="2070"/>
        <w:gridCol w:w="2070"/>
        <w:gridCol w:w="1350"/>
        <w:tblGridChange w:id="230">
          <w:tblGrid>
            <w:gridCol w:w="432"/>
            <w:gridCol w:w="1870"/>
            <w:gridCol w:w="2009"/>
            <w:gridCol w:w="1058"/>
            <w:gridCol w:w="1669"/>
            <w:gridCol w:w="2070"/>
            <w:gridCol w:w="2070"/>
            <w:gridCol w:w="1350"/>
          </w:tblGrid>
        </w:tblGridChange>
      </w:tblGrid>
      <w:tr w:rsidR="005A6D65" w:rsidRPr="00676B69" w14:paraId="653FF920" w14:textId="77777777" w:rsidTr="005A6D65">
        <w:tc>
          <w:tcPr>
            <w:tcW w:w="432" w:type="dxa"/>
            <w:tcPrChange w:id="231" w:author="usaiduser" w:date="2014-11-09T09:54:00Z">
              <w:tcPr>
                <w:tcW w:w="432" w:type="dxa"/>
              </w:tcPr>
            </w:tcPrChange>
          </w:tcPr>
          <w:p w14:paraId="3170FCC1" w14:textId="77777777" w:rsidR="005A6D65" w:rsidRPr="00676B69" w:rsidRDefault="005A6D65" w:rsidP="00CF0960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870" w:type="dxa"/>
            <w:tcPrChange w:id="232" w:author="usaiduser" w:date="2014-11-09T09:54:00Z">
              <w:tcPr>
                <w:tcW w:w="1870" w:type="dxa"/>
              </w:tcPr>
            </w:tcPrChange>
          </w:tcPr>
          <w:p w14:paraId="569D3D32" w14:textId="77777777" w:rsidR="005A6D65" w:rsidRPr="00676B69" w:rsidRDefault="005A6D65" w:rsidP="00CF0960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2009" w:type="dxa"/>
            <w:tcPrChange w:id="233" w:author="usaiduser" w:date="2014-11-09T09:54:00Z">
              <w:tcPr>
                <w:tcW w:w="2009" w:type="dxa"/>
              </w:tcPr>
            </w:tcPrChange>
          </w:tcPr>
          <w:p w14:paraId="69419322" w14:textId="1D9536A6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234" w:author="usaiduser" w:date="2014-11-09T09:54:00Z">
              <w:tcPr>
                <w:tcW w:w="1058" w:type="dxa"/>
              </w:tcPr>
            </w:tcPrChange>
          </w:tcPr>
          <w:p w14:paraId="66619ECF" w14:textId="2F92C568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235" w:author="usaiduser" w:date="2014-11-09T09:54:00Z">
              <w:tcPr>
                <w:tcW w:w="1669" w:type="dxa"/>
              </w:tcPr>
            </w:tcPrChange>
          </w:tcPr>
          <w:p w14:paraId="1DF8DA3A" w14:textId="007F52A9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236" w:author="usaiduser" w:date="2014-11-09T09:54:00Z">
              <w:tcPr>
                <w:tcW w:w="2070" w:type="dxa"/>
              </w:tcPr>
            </w:tcPrChange>
          </w:tcPr>
          <w:p w14:paraId="6902D3C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237" w:author="usaiduser" w:date="2014-11-09T09:54:00Z">
              <w:tcPr>
                <w:tcW w:w="2070" w:type="dxa"/>
              </w:tcPr>
            </w:tcPrChange>
          </w:tcPr>
          <w:p w14:paraId="43894DB7" w14:textId="37CA5A9C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238" w:author="usaiduser" w:date="2014-11-09T09:54:00Z">
              <w:tcPr>
                <w:tcW w:w="1350" w:type="dxa"/>
              </w:tcPr>
            </w:tcPrChange>
          </w:tcPr>
          <w:p w14:paraId="4A165E4A" w14:textId="26EBEA54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1484276E" w14:textId="77777777" w:rsidTr="005A6D65">
        <w:tc>
          <w:tcPr>
            <w:tcW w:w="432" w:type="dxa"/>
            <w:tcPrChange w:id="239" w:author="usaiduser" w:date="2014-11-09T09:54:00Z">
              <w:tcPr>
                <w:tcW w:w="432" w:type="dxa"/>
              </w:tcPr>
            </w:tcPrChange>
          </w:tcPr>
          <w:p w14:paraId="62453536" w14:textId="77777777" w:rsidR="005A6D65" w:rsidRPr="00676B69" w:rsidRDefault="005A6D65" w:rsidP="00CF0960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870" w:type="dxa"/>
            <w:tcPrChange w:id="240" w:author="usaiduser" w:date="2014-11-09T09:54:00Z">
              <w:tcPr>
                <w:tcW w:w="1870" w:type="dxa"/>
              </w:tcPr>
            </w:tcPrChange>
          </w:tcPr>
          <w:p w14:paraId="14174ABC" w14:textId="65276E28" w:rsidR="005A6D65" w:rsidRPr="00676B69" w:rsidRDefault="005A6D65" w:rsidP="00CF0960">
            <w:pPr>
              <w:rPr>
                <w:rFonts w:ascii="Gill Sans MT" w:hAnsi="Gill Sans MT" w:cs="Times New Roman"/>
                <w:b/>
              </w:rPr>
            </w:pPr>
            <w:r w:rsidRPr="00676B69">
              <w:rPr>
                <w:rFonts w:ascii="Gill Sans MT" w:hAnsi="Gill Sans MT" w:cs="Times New Roman"/>
                <w:b/>
              </w:rPr>
              <w:t>Wood/forest products</w:t>
            </w:r>
          </w:p>
        </w:tc>
        <w:tc>
          <w:tcPr>
            <w:tcW w:w="2009" w:type="dxa"/>
            <w:tcPrChange w:id="241" w:author="usaiduser" w:date="2014-11-09T09:54:00Z">
              <w:tcPr>
                <w:tcW w:w="2009" w:type="dxa"/>
              </w:tcPr>
            </w:tcPrChange>
          </w:tcPr>
          <w:p w14:paraId="19112196" w14:textId="5F550E6F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In the last 12 months, please note which products have contributed to HH incomes in your village. </w:t>
            </w:r>
          </w:p>
          <w:p w14:paraId="414226C6" w14:textId="77777777" w:rsidR="005A6D65" w:rsidRPr="00676B69" w:rsidRDefault="005A6D65" w:rsidP="00CF0960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If 0, skip to next activity</w:t>
            </w:r>
          </w:p>
        </w:tc>
        <w:tc>
          <w:tcPr>
            <w:tcW w:w="1058" w:type="dxa"/>
            <w:tcPrChange w:id="242" w:author="usaiduser" w:date="2014-11-09T09:54:00Z">
              <w:tcPr>
                <w:tcW w:w="1058" w:type="dxa"/>
              </w:tcPr>
            </w:tcPrChange>
          </w:tcPr>
          <w:p w14:paraId="6832680E" w14:textId="5822F674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Where is the &lt;product&gt; </w:t>
            </w:r>
            <w:commentRangeStart w:id="243"/>
            <w:r w:rsidRPr="00676B69">
              <w:rPr>
                <w:rFonts w:ascii="Gill Sans MT" w:hAnsi="Gill Sans MT" w:cs="Times New Roman"/>
              </w:rPr>
              <w:t>sold</w:t>
            </w:r>
            <w:commentRangeEnd w:id="243"/>
            <w:r>
              <w:rPr>
                <w:rStyle w:val="CommentReference"/>
                <w:rFonts w:eastAsiaTheme="minorHAnsi"/>
              </w:rPr>
              <w:commentReference w:id="243"/>
            </w:r>
            <w:r w:rsidRPr="00676B69">
              <w:rPr>
                <w:rFonts w:ascii="Gill Sans MT" w:hAnsi="Gill Sans MT" w:cs="Times New Roman"/>
              </w:rPr>
              <w:t>?</w:t>
            </w:r>
          </w:p>
        </w:tc>
        <w:tc>
          <w:tcPr>
            <w:tcW w:w="1669" w:type="dxa"/>
            <w:tcPrChange w:id="244" w:author="usaiduser" w:date="2014-11-09T09:54:00Z">
              <w:tcPr>
                <w:tcW w:w="1669" w:type="dxa"/>
              </w:tcPr>
            </w:tcPrChange>
          </w:tcPr>
          <w:p w14:paraId="08E5CA13" w14:textId="083FC571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What is the price per unit sold? </w:t>
            </w:r>
          </w:p>
        </w:tc>
        <w:tc>
          <w:tcPr>
            <w:tcW w:w="2070" w:type="dxa"/>
            <w:tcPrChange w:id="245" w:author="usaiduser" w:date="2014-11-09T09:54:00Z">
              <w:tcPr>
                <w:tcW w:w="2070" w:type="dxa"/>
              </w:tcPr>
            </w:tcPrChange>
          </w:tcPr>
          <w:p w14:paraId="4FB576CF" w14:textId="4DD9ED72" w:rsidR="005A6D65" w:rsidRPr="00676B69" w:rsidRDefault="005A6D65" w:rsidP="00CF0960">
            <w:pPr>
              <w:rPr>
                <w:rFonts w:ascii="Gill Sans MT" w:eastAsia="Times New Roman" w:hAnsi="Gill Sans MT" w:cs="Times New Roman"/>
                <w:bCs/>
                <w:color w:val="000000"/>
              </w:rPr>
            </w:pPr>
            <w:ins w:id="246" w:author="usaiduser" w:date="2014-11-09T09:54:00Z">
              <w:r>
                <w:rPr>
                  <w:rFonts w:ascii="Gill Sans MT" w:eastAsia="Times New Roman" w:hAnsi="Gill Sans MT" w:cs="Times New Roman"/>
                  <w:bCs/>
                  <w:color w:val="000000"/>
                </w:rPr>
                <w:t>Specify unit</w:t>
              </w:r>
            </w:ins>
          </w:p>
        </w:tc>
        <w:tc>
          <w:tcPr>
            <w:tcW w:w="2070" w:type="dxa"/>
            <w:tcPrChange w:id="247" w:author="usaiduser" w:date="2014-11-09T09:54:00Z">
              <w:tcPr>
                <w:tcW w:w="2070" w:type="dxa"/>
              </w:tcPr>
            </w:tcPrChange>
          </w:tcPr>
          <w:p w14:paraId="43CD179A" w14:textId="2C8399F1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</w:rPr>
              <w:t xml:space="preserve">What has been the trend in market price for &lt;price&gt; during the past 5 </w:t>
            </w:r>
            <w:commentRangeStart w:id="248"/>
            <w:r w:rsidRPr="00676B69">
              <w:rPr>
                <w:rFonts w:ascii="Gill Sans MT" w:eastAsia="Times New Roman" w:hAnsi="Gill Sans MT" w:cs="Times New Roman"/>
                <w:bCs/>
                <w:color w:val="000000"/>
              </w:rPr>
              <w:t>years</w:t>
            </w:r>
            <w:commentRangeEnd w:id="248"/>
            <w:r w:rsidR="007A288C">
              <w:rPr>
                <w:rStyle w:val="CommentReference"/>
                <w:rFonts w:eastAsiaTheme="minorHAnsi"/>
              </w:rPr>
              <w:commentReference w:id="248"/>
            </w:r>
            <w:r w:rsidRPr="00676B69">
              <w:rPr>
                <w:rFonts w:ascii="Gill Sans MT" w:eastAsia="Times New Roman" w:hAnsi="Gill Sans MT" w:cs="Times New Roman"/>
                <w:bCs/>
                <w:color w:val="000000"/>
              </w:rPr>
              <w:t>?</w:t>
            </w:r>
          </w:p>
        </w:tc>
        <w:tc>
          <w:tcPr>
            <w:tcW w:w="1350" w:type="dxa"/>
            <w:tcPrChange w:id="249" w:author="usaiduser" w:date="2014-11-09T09:54:00Z">
              <w:tcPr>
                <w:tcW w:w="1350" w:type="dxa"/>
              </w:tcPr>
            </w:tcPrChange>
          </w:tcPr>
          <w:p w14:paraId="70CEC5B6" w14:textId="5D19DA00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Which are the top three most important products to village incomes?</w:t>
            </w:r>
          </w:p>
        </w:tc>
      </w:tr>
      <w:tr w:rsidR="005A6D65" w:rsidRPr="00676B69" w14:paraId="02376815" w14:textId="77777777" w:rsidTr="005A6D65">
        <w:tc>
          <w:tcPr>
            <w:tcW w:w="432" w:type="dxa"/>
            <w:tcPrChange w:id="250" w:author="usaiduser" w:date="2014-11-09T09:54:00Z">
              <w:tcPr>
                <w:tcW w:w="432" w:type="dxa"/>
              </w:tcPr>
            </w:tcPrChange>
          </w:tcPr>
          <w:p w14:paraId="2CE96A53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a</w:t>
            </w:r>
          </w:p>
        </w:tc>
        <w:tc>
          <w:tcPr>
            <w:tcW w:w="1870" w:type="dxa"/>
            <w:tcPrChange w:id="251" w:author="usaiduser" w:date="2014-11-09T09:54:00Z">
              <w:tcPr>
                <w:tcW w:w="1870" w:type="dxa"/>
              </w:tcPr>
            </w:tcPrChange>
          </w:tcPr>
          <w:p w14:paraId="11A0B0F2" w14:textId="32B47291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TImber</w:t>
            </w:r>
          </w:p>
        </w:tc>
        <w:tc>
          <w:tcPr>
            <w:tcW w:w="2009" w:type="dxa"/>
            <w:tcPrChange w:id="252" w:author="usaiduser" w:date="2014-11-09T09:54:00Z">
              <w:tcPr>
                <w:tcW w:w="2009" w:type="dxa"/>
              </w:tcPr>
            </w:tcPrChange>
          </w:tcPr>
          <w:p w14:paraId="5CB0EFA1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253" w:author="usaiduser" w:date="2014-11-09T09:54:00Z">
              <w:tcPr>
                <w:tcW w:w="1058" w:type="dxa"/>
              </w:tcPr>
            </w:tcPrChange>
          </w:tcPr>
          <w:p w14:paraId="5176FDED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254" w:author="usaiduser" w:date="2014-11-09T09:54:00Z">
              <w:tcPr>
                <w:tcW w:w="1669" w:type="dxa"/>
              </w:tcPr>
            </w:tcPrChange>
          </w:tcPr>
          <w:p w14:paraId="173F0F1A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255" w:author="usaiduser" w:date="2014-11-09T09:54:00Z">
              <w:tcPr>
                <w:tcW w:w="2070" w:type="dxa"/>
              </w:tcPr>
            </w:tcPrChange>
          </w:tcPr>
          <w:p w14:paraId="176A7AE2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256" w:author="usaiduser" w:date="2014-11-09T09:54:00Z">
              <w:tcPr>
                <w:tcW w:w="2070" w:type="dxa"/>
              </w:tcPr>
            </w:tcPrChange>
          </w:tcPr>
          <w:p w14:paraId="5AE4B87D" w14:textId="7F9BCF3E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257" w:author="usaiduser" w:date="2014-11-09T09:54:00Z">
              <w:tcPr>
                <w:tcW w:w="1350" w:type="dxa"/>
              </w:tcPr>
            </w:tcPrChange>
          </w:tcPr>
          <w:p w14:paraId="5CF85C4A" w14:textId="40BAD75C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10E5D555" w14:textId="77777777" w:rsidTr="005A6D65">
        <w:tc>
          <w:tcPr>
            <w:tcW w:w="432" w:type="dxa"/>
            <w:tcPrChange w:id="258" w:author="usaiduser" w:date="2014-11-09T09:54:00Z">
              <w:tcPr>
                <w:tcW w:w="432" w:type="dxa"/>
              </w:tcPr>
            </w:tcPrChange>
          </w:tcPr>
          <w:p w14:paraId="22A08CCE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b</w:t>
            </w:r>
          </w:p>
        </w:tc>
        <w:tc>
          <w:tcPr>
            <w:tcW w:w="1870" w:type="dxa"/>
            <w:tcPrChange w:id="259" w:author="usaiduser" w:date="2014-11-09T09:54:00Z">
              <w:tcPr>
                <w:tcW w:w="1870" w:type="dxa"/>
              </w:tcPr>
            </w:tcPrChange>
          </w:tcPr>
          <w:p w14:paraId="0446748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Fuel wood</w:t>
            </w:r>
          </w:p>
        </w:tc>
        <w:tc>
          <w:tcPr>
            <w:tcW w:w="2009" w:type="dxa"/>
            <w:tcPrChange w:id="260" w:author="usaiduser" w:date="2014-11-09T09:54:00Z">
              <w:tcPr>
                <w:tcW w:w="2009" w:type="dxa"/>
              </w:tcPr>
            </w:tcPrChange>
          </w:tcPr>
          <w:p w14:paraId="1DF12BF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261" w:author="usaiduser" w:date="2014-11-09T09:54:00Z">
              <w:tcPr>
                <w:tcW w:w="1058" w:type="dxa"/>
              </w:tcPr>
            </w:tcPrChange>
          </w:tcPr>
          <w:p w14:paraId="6955F9BC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262" w:author="usaiduser" w:date="2014-11-09T09:54:00Z">
              <w:tcPr>
                <w:tcW w:w="1669" w:type="dxa"/>
              </w:tcPr>
            </w:tcPrChange>
          </w:tcPr>
          <w:p w14:paraId="69260E5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263" w:author="usaiduser" w:date="2014-11-09T09:54:00Z">
              <w:tcPr>
                <w:tcW w:w="2070" w:type="dxa"/>
              </w:tcPr>
            </w:tcPrChange>
          </w:tcPr>
          <w:p w14:paraId="6898BDF0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264" w:author="usaiduser" w:date="2014-11-09T09:54:00Z">
              <w:tcPr>
                <w:tcW w:w="2070" w:type="dxa"/>
              </w:tcPr>
            </w:tcPrChange>
          </w:tcPr>
          <w:p w14:paraId="1E5140E6" w14:textId="6AF8DF3B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265" w:author="usaiduser" w:date="2014-11-09T09:54:00Z">
              <w:tcPr>
                <w:tcW w:w="1350" w:type="dxa"/>
              </w:tcPr>
            </w:tcPrChange>
          </w:tcPr>
          <w:p w14:paraId="225AA253" w14:textId="0CA12D3D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1FA6CC21" w14:textId="77777777" w:rsidTr="005A6D65">
        <w:tc>
          <w:tcPr>
            <w:tcW w:w="432" w:type="dxa"/>
            <w:tcPrChange w:id="266" w:author="usaiduser" w:date="2014-11-09T09:54:00Z">
              <w:tcPr>
                <w:tcW w:w="432" w:type="dxa"/>
              </w:tcPr>
            </w:tcPrChange>
          </w:tcPr>
          <w:p w14:paraId="5C35E95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</w:t>
            </w:r>
          </w:p>
        </w:tc>
        <w:tc>
          <w:tcPr>
            <w:tcW w:w="1870" w:type="dxa"/>
            <w:tcPrChange w:id="267" w:author="usaiduser" w:date="2014-11-09T09:54:00Z">
              <w:tcPr>
                <w:tcW w:w="1870" w:type="dxa"/>
              </w:tcPr>
            </w:tcPrChange>
          </w:tcPr>
          <w:p w14:paraId="1B453859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Charcoal</w:t>
            </w:r>
          </w:p>
        </w:tc>
        <w:tc>
          <w:tcPr>
            <w:tcW w:w="2009" w:type="dxa"/>
            <w:tcPrChange w:id="268" w:author="usaiduser" w:date="2014-11-09T09:54:00Z">
              <w:tcPr>
                <w:tcW w:w="2009" w:type="dxa"/>
              </w:tcPr>
            </w:tcPrChange>
          </w:tcPr>
          <w:p w14:paraId="498F7956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269" w:author="usaiduser" w:date="2014-11-09T09:54:00Z">
              <w:tcPr>
                <w:tcW w:w="1058" w:type="dxa"/>
              </w:tcPr>
            </w:tcPrChange>
          </w:tcPr>
          <w:p w14:paraId="09659B90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270" w:author="usaiduser" w:date="2014-11-09T09:54:00Z">
              <w:tcPr>
                <w:tcW w:w="1669" w:type="dxa"/>
              </w:tcPr>
            </w:tcPrChange>
          </w:tcPr>
          <w:p w14:paraId="5AEE897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271" w:author="usaiduser" w:date="2014-11-09T09:54:00Z">
              <w:tcPr>
                <w:tcW w:w="2070" w:type="dxa"/>
              </w:tcPr>
            </w:tcPrChange>
          </w:tcPr>
          <w:p w14:paraId="228721BC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272" w:author="usaiduser" w:date="2014-11-09T09:54:00Z">
              <w:tcPr>
                <w:tcW w:w="2070" w:type="dxa"/>
              </w:tcPr>
            </w:tcPrChange>
          </w:tcPr>
          <w:p w14:paraId="168B19AF" w14:textId="46BB826B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273" w:author="usaiduser" w:date="2014-11-09T09:54:00Z">
              <w:tcPr>
                <w:tcW w:w="1350" w:type="dxa"/>
              </w:tcPr>
            </w:tcPrChange>
          </w:tcPr>
          <w:p w14:paraId="1A0D9644" w14:textId="5EB6669A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040076E2" w14:textId="77777777" w:rsidTr="005A6D65">
        <w:tc>
          <w:tcPr>
            <w:tcW w:w="432" w:type="dxa"/>
            <w:tcPrChange w:id="274" w:author="usaiduser" w:date="2014-11-09T09:54:00Z">
              <w:tcPr>
                <w:tcW w:w="432" w:type="dxa"/>
              </w:tcPr>
            </w:tcPrChange>
          </w:tcPr>
          <w:p w14:paraId="5CF1CC07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d</w:t>
            </w:r>
          </w:p>
        </w:tc>
        <w:tc>
          <w:tcPr>
            <w:tcW w:w="1870" w:type="dxa"/>
            <w:tcPrChange w:id="275" w:author="usaiduser" w:date="2014-11-09T09:54:00Z">
              <w:tcPr>
                <w:tcW w:w="1870" w:type="dxa"/>
              </w:tcPr>
            </w:tcPrChange>
          </w:tcPr>
          <w:p w14:paraId="432D11AB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wood carving</w:t>
            </w:r>
          </w:p>
        </w:tc>
        <w:tc>
          <w:tcPr>
            <w:tcW w:w="2009" w:type="dxa"/>
            <w:tcPrChange w:id="276" w:author="usaiduser" w:date="2014-11-09T09:54:00Z">
              <w:tcPr>
                <w:tcW w:w="2009" w:type="dxa"/>
              </w:tcPr>
            </w:tcPrChange>
          </w:tcPr>
          <w:p w14:paraId="330BA0E4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277" w:author="usaiduser" w:date="2014-11-09T09:54:00Z">
              <w:tcPr>
                <w:tcW w:w="1058" w:type="dxa"/>
              </w:tcPr>
            </w:tcPrChange>
          </w:tcPr>
          <w:p w14:paraId="4DE072B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278" w:author="usaiduser" w:date="2014-11-09T09:54:00Z">
              <w:tcPr>
                <w:tcW w:w="1669" w:type="dxa"/>
              </w:tcPr>
            </w:tcPrChange>
          </w:tcPr>
          <w:p w14:paraId="67D81F49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279" w:author="usaiduser" w:date="2014-11-09T09:54:00Z">
              <w:tcPr>
                <w:tcW w:w="2070" w:type="dxa"/>
              </w:tcPr>
            </w:tcPrChange>
          </w:tcPr>
          <w:p w14:paraId="08542C73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280" w:author="usaiduser" w:date="2014-11-09T09:54:00Z">
              <w:tcPr>
                <w:tcW w:w="2070" w:type="dxa"/>
              </w:tcPr>
            </w:tcPrChange>
          </w:tcPr>
          <w:p w14:paraId="1CC32C52" w14:textId="3525DB20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281" w:author="usaiduser" w:date="2014-11-09T09:54:00Z">
              <w:tcPr>
                <w:tcW w:w="1350" w:type="dxa"/>
              </w:tcPr>
            </w:tcPrChange>
          </w:tcPr>
          <w:p w14:paraId="369DE332" w14:textId="4FEEF1E8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50566E7E" w14:textId="77777777" w:rsidTr="005A6D65">
        <w:tc>
          <w:tcPr>
            <w:tcW w:w="432" w:type="dxa"/>
            <w:tcPrChange w:id="282" w:author="usaiduser" w:date="2014-11-09T09:54:00Z">
              <w:tcPr>
                <w:tcW w:w="432" w:type="dxa"/>
              </w:tcPr>
            </w:tcPrChange>
          </w:tcPr>
          <w:p w14:paraId="20DD7B32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e</w:t>
            </w:r>
          </w:p>
        </w:tc>
        <w:tc>
          <w:tcPr>
            <w:tcW w:w="1870" w:type="dxa"/>
            <w:tcPrChange w:id="283" w:author="usaiduser" w:date="2014-11-09T09:54:00Z">
              <w:tcPr>
                <w:tcW w:w="1870" w:type="dxa"/>
              </w:tcPr>
            </w:tcPrChange>
          </w:tcPr>
          <w:p w14:paraId="6BCBDE64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poles</w:t>
            </w:r>
          </w:p>
        </w:tc>
        <w:tc>
          <w:tcPr>
            <w:tcW w:w="2009" w:type="dxa"/>
            <w:tcPrChange w:id="284" w:author="usaiduser" w:date="2014-11-09T09:54:00Z">
              <w:tcPr>
                <w:tcW w:w="2009" w:type="dxa"/>
              </w:tcPr>
            </w:tcPrChange>
          </w:tcPr>
          <w:p w14:paraId="071F8922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285" w:author="usaiduser" w:date="2014-11-09T09:54:00Z">
              <w:tcPr>
                <w:tcW w:w="1058" w:type="dxa"/>
              </w:tcPr>
            </w:tcPrChange>
          </w:tcPr>
          <w:p w14:paraId="398F85A4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286" w:author="usaiduser" w:date="2014-11-09T09:54:00Z">
              <w:tcPr>
                <w:tcW w:w="1669" w:type="dxa"/>
              </w:tcPr>
            </w:tcPrChange>
          </w:tcPr>
          <w:p w14:paraId="34FD80B2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287" w:author="usaiduser" w:date="2014-11-09T09:54:00Z">
              <w:tcPr>
                <w:tcW w:w="2070" w:type="dxa"/>
              </w:tcPr>
            </w:tcPrChange>
          </w:tcPr>
          <w:p w14:paraId="6B085701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288" w:author="usaiduser" w:date="2014-11-09T09:54:00Z">
              <w:tcPr>
                <w:tcW w:w="2070" w:type="dxa"/>
              </w:tcPr>
            </w:tcPrChange>
          </w:tcPr>
          <w:p w14:paraId="5A5270BE" w14:textId="2039F8BE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289" w:author="usaiduser" w:date="2014-11-09T09:54:00Z">
              <w:tcPr>
                <w:tcW w:w="1350" w:type="dxa"/>
              </w:tcPr>
            </w:tcPrChange>
          </w:tcPr>
          <w:p w14:paraId="5206B3A0" w14:textId="062BD336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347EBEC4" w14:textId="77777777" w:rsidTr="005A6D65">
        <w:trPr>
          <w:trHeight w:val="179"/>
          <w:trPrChange w:id="290" w:author="usaiduser" w:date="2014-11-09T09:54:00Z">
            <w:trPr>
              <w:trHeight w:val="179"/>
            </w:trPr>
          </w:trPrChange>
        </w:trPr>
        <w:tc>
          <w:tcPr>
            <w:tcW w:w="432" w:type="dxa"/>
            <w:tcPrChange w:id="291" w:author="usaiduser" w:date="2014-11-09T09:54:00Z">
              <w:tcPr>
                <w:tcW w:w="432" w:type="dxa"/>
              </w:tcPr>
            </w:tcPrChange>
          </w:tcPr>
          <w:p w14:paraId="1ED9ABEC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</w:t>
            </w:r>
          </w:p>
        </w:tc>
        <w:tc>
          <w:tcPr>
            <w:tcW w:w="1870" w:type="dxa"/>
            <w:tcPrChange w:id="292" w:author="usaiduser" w:date="2014-11-09T09:54:00Z">
              <w:tcPr>
                <w:tcW w:w="1870" w:type="dxa"/>
              </w:tcPr>
            </w:tcPrChange>
          </w:tcPr>
          <w:p w14:paraId="1FA52F8A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Fruit, nuts, seeds, roots, berries, etc. </w:t>
            </w:r>
          </w:p>
        </w:tc>
        <w:tc>
          <w:tcPr>
            <w:tcW w:w="2009" w:type="dxa"/>
            <w:tcPrChange w:id="293" w:author="usaiduser" w:date="2014-11-09T09:54:00Z">
              <w:tcPr>
                <w:tcW w:w="2009" w:type="dxa"/>
              </w:tcPr>
            </w:tcPrChange>
          </w:tcPr>
          <w:p w14:paraId="1F1D7A7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294" w:author="usaiduser" w:date="2014-11-09T09:54:00Z">
              <w:tcPr>
                <w:tcW w:w="1058" w:type="dxa"/>
              </w:tcPr>
            </w:tcPrChange>
          </w:tcPr>
          <w:p w14:paraId="67CCE4D6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295" w:author="usaiduser" w:date="2014-11-09T09:54:00Z">
              <w:tcPr>
                <w:tcW w:w="1669" w:type="dxa"/>
              </w:tcPr>
            </w:tcPrChange>
          </w:tcPr>
          <w:p w14:paraId="18315CD1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296" w:author="usaiduser" w:date="2014-11-09T09:54:00Z">
              <w:tcPr>
                <w:tcW w:w="2070" w:type="dxa"/>
              </w:tcPr>
            </w:tcPrChange>
          </w:tcPr>
          <w:p w14:paraId="7B550070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297" w:author="usaiduser" w:date="2014-11-09T09:54:00Z">
              <w:tcPr>
                <w:tcW w:w="2070" w:type="dxa"/>
              </w:tcPr>
            </w:tcPrChange>
          </w:tcPr>
          <w:p w14:paraId="1625DD77" w14:textId="39FEB43B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298" w:author="usaiduser" w:date="2014-11-09T09:54:00Z">
              <w:tcPr>
                <w:tcW w:w="1350" w:type="dxa"/>
              </w:tcPr>
            </w:tcPrChange>
          </w:tcPr>
          <w:p w14:paraId="3A73DC21" w14:textId="149E40BA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4EBCF546" w14:textId="77777777" w:rsidTr="005A6D65">
        <w:tc>
          <w:tcPr>
            <w:tcW w:w="432" w:type="dxa"/>
            <w:tcPrChange w:id="299" w:author="usaiduser" w:date="2014-11-09T09:54:00Z">
              <w:tcPr>
                <w:tcW w:w="432" w:type="dxa"/>
              </w:tcPr>
            </w:tcPrChange>
          </w:tcPr>
          <w:p w14:paraId="7D6931ED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g</w:t>
            </w:r>
          </w:p>
        </w:tc>
        <w:tc>
          <w:tcPr>
            <w:tcW w:w="1870" w:type="dxa"/>
            <w:tcPrChange w:id="300" w:author="usaiduser" w:date="2014-11-09T09:54:00Z">
              <w:tcPr>
                <w:tcW w:w="1870" w:type="dxa"/>
              </w:tcPr>
            </w:tcPrChange>
          </w:tcPr>
          <w:p w14:paraId="47AD514D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Mushrooms</w:t>
            </w:r>
          </w:p>
        </w:tc>
        <w:tc>
          <w:tcPr>
            <w:tcW w:w="2009" w:type="dxa"/>
            <w:tcPrChange w:id="301" w:author="usaiduser" w:date="2014-11-09T09:54:00Z">
              <w:tcPr>
                <w:tcW w:w="2009" w:type="dxa"/>
              </w:tcPr>
            </w:tcPrChange>
          </w:tcPr>
          <w:p w14:paraId="5F14C8B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302" w:author="usaiduser" w:date="2014-11-09T09:54:00Z">
              <w:tcPr>
                <w:tcW w:w="1058" w:type="dxa"/>
              </w:tcPr>
            </w:tcPrChange>
          </w:tcPr>
          <w:p w14:paraId="567B9CA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303" w:author="usaiduser" w:date="2014-11-09T09:54:00Z">
              <w:tcPr>
                <w:tcW w:w="1669" w:type="dxa"/>
              </w:tcPr>
            </w:tcPrChange>
          </w:tcPr>
          <w:p w14:paraId="15C1D6E3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304" w:author="usaiduser" w:date="2014-11-09T09:54:00Z">
              <w:tcPr>
                <w:tcW w:w="2070" w:type="dxa"/>
              </w:tcPr>
            </w:tcPrChange>
          </w:tcPr>
          <w:p w14:paraId="7919F13A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305" w:author="usaiduser" w:date="2014-11-09T09:54:00Z">
              <w:tcPr>
                <w:tcW w:w="2070" w:type="dxa"/>
              </w:tcPr>
            </w:tcPrChange>
          </w:tcPr>
          <w:p w14:paraId="1A7EB9E4" w14:textId="06FED40F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06" w:author="usaiduser" w:date="2014-11-09T09:54:00Z">
              <w:tcPr>
                <w:tcW w:w="1350" w:type="dxa"/>
              </w:tcPr>
            </w:tcPrChange>
          </w:tcPr>
          <w:p w14:paraId="5F35CBBF" w14:textId="730B7B1B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773ECEA0" w14:textId="77777777" w:rsidTr="005A6D65">
        <w:tc>
          <w:tcPr>
            <w:tcW w:w="432" w:type="dxa"/>
            <w:tcPrChange w:id="307" w:author="usaiduser" w:date="2014-11-09T09:54:00Z">
              <w:tcPr>
                <w:tcW w:w="432" w:type="dxa"/>
              </w:tcPr>
            </w:tcPrChange>
          </w:tcPr>
          <w:p w14:paraId="421A5E43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</w:t>
            </w:r>
          </w:p>
        </w:tc>
        <w:tc>
          <w:tcPr>
            <w:tcW w:w="1870" w:type="dxa"/>
            <w:tcPrChange w:id="308" w:author="usaiduser" w:date="2014-11-09T09:54:00Z">
              <w:tcPr>
                <w:tcW w:w="1870" w:type="dxa"/>
              </w:tcPr>
            </w:tcPrChange>
          </w:tcPr>
          <w:p w14:paraId="089F166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Fodder</w:t>
            </w:r>
          </w:p>
        </w:tc>
        <w:tc>
          <w:tcPr>
            <w:tcW w:w="2009" w:type="dxa"/>
            <w:tcPrChange w:id="309" w:author="usaiduser" w:date="2014-11-09T09:54:00Z">
              <w:tcPr>
                <w:tcW w:w="2009" w:type="dxa"/>
              </w:tcPr>
            </w:tcPrChange>
          </w:tcPr>
          <w:p w14:paraId="5A2AE34D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310" w:author="usaiduser" w:date="2014-11-09T09:54:00Z">
              <w:tcPr>
                <w:tcW w:w="1058" w:type="dxa"/>
              </w:tcPr>
            </w:tcPrChange>
          </w:tcPr>
          <w:p w14:paraId="5672C357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311" w:author="usaiduser" w:date="2014-11-09T09:54:00Z">
              <w:tcPr>
                <w:tcW w:w="1669" w:type="dxa"/>
              </w:tcPr>
            </w:tcPrChange>
          </w:tcPr>
          <w:p w14:paraId="46319CD3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312" w:author="usaiduser" w:date="2014-11-09T09:54:00Z">
              <w:tcPr>
                <w:tcW w:w="2070" w:type="dxa"/>
              </w:tcPr>
            </w:tcPrChange>
          </w:tcPr>
          <w:p w14:paraId="356FF66B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313" w:author="usaiduser" w:date="2014-11-09T09:54:00Z">
              <w:tcPr>
                <w:tcW w:w="2070" w:type="dxa"/>
              </w:tcPr>
            </w:tcPrChange>
          </w:tcPr>
          <w:p w14:paraId="107D793A" w14:textId="73483D98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14" w:author="usaiduser" w:date="2014-11-09T09:54:00Z">
              <w:tcPr>
                <w:tcW w:w="1350" w:type="dxa"/>
              </w:tcPr>
            </w:tcPrChange>
          </w:tcPr>
          <w:p w14:paraId="0BBCBFEB" w14:textId="17115F30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623F5135" w14:textId="77777777" w:rsidTr="005A6D65">
        <w:tc>
          <w:tcPr>
            <w:tcW w:w="432" w:type="dxa"/>
            <w:tcPrChange w:id="315" w:author="usaiduser" w:date="2014-11-09T09:54:00Z">
              <w:tcPr>
                <w:tcW w:w="432" w:type="dxa"/>
              </w:tcPr>
            </w:tcPrChange>
          </w:tcPr>
          <w:p w14:paraId="3F89CDB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i</w:t>
            </w:r>
          </w:p>
        </w:tc>
        <w:tc>
          <w:tcPr>
            <w:tcW w:w="1870" w:type="dxa"/>
            <w:tcPrChange w:id="316" w:author="usaiduser" w:date="2014-11-09T09:54:00Z">
              <w:tcPr>
                <w:tcW w:w="1870" w:type="dxa"/>
              </w:tcPr>
            </w:tcPrChange>
          </w:tcPr>
          <w:p w14:paraId="24A55CB7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Rattan</w:t>
            </w:r>
          </w:p>
        </w:tc>
        <w:tc>
          <w:tcPr>
            <w:tcW w:w="2009" w:type="dxa"/>
            <w:tcPrChange w:id="317" w:author="usaiduser" w:date="2014-11-09T09:54:00Z">
              <w:tcPr>
                <w:tcW w:w="2009" w:type="dxa"/>
              </w:tcPr>
            </w:tcPrChange>
          </w:tcPr>
          <w:p w14:paraId="76E2A8A7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318" w:author="usaiduser" w:date="2014-11-09T09:54:00Z">
              <w:tcPr>
                <w:tcW w:w="1058" w:type="dxa"/>
              </w:tcPr>
            </w:tcPrChange>
          </w:tcPr>
          <w:p w14:paraId="1FA3A4CE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319" w:author="usaiduser" w:date="2014-11-09T09:54:00Z">
              <w:tcPr>
                <w:tcW w:w="1669" w:type="dxa"/>
              </w:tcPr>
            </w:tcPrChange>
          </w:tcPr>
          <w:p w14:paraId="347ECFB9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320" w:author="usaiduser" w:date="2014-11-09T09:54:00Z">
              <w:tcPr>
                <w:tcW w:w="2070" w:type="dxa"/>
              </w:tcPr>
            </w:tcPrChange>
          </w:tcPr>
          <w:p w14:paraId="61D004CB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321" w:author="usaiduser" w:date="2014-11-09T09:54:00Z">
              <w:tcPr>
                <w:tcW w:w="2070" w:type="dxa"/>
              </w:tcPr>
            </w:tcPrChange>
          </w:tcPr>
          <w:p w14:paraId="1F121BAB" w14:textId="234D26A3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22" w:author="usaiduser" w:date="2014-11-09T09:54:00Z">
              <w:tcPr>
                <w:tcW w:w="1350" w:type="dxa"/>
              </w:tcPr>
            </w:tcPrChange>
          </w:tcPr>
          <w:p w14:paraId="63F64614" w14:textId="191A3FE6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2C0AB8A5" w14:textId="77777777" w:rsidTr="005A6D65">
        <w:tc>
          <w:tcPr>
            <w:tcW w:w="432" w:type="dxa"/>
            <w:tcPrChange w:id="323" w:author="usaiduser" w:date="2014-11-09T09:54:00Z">
              <w:tcPr>
                <w:tcW w:w="432" w:type="dxa"/>
              </w:tcPr>
            </w:tcPrChange>
          </w:tcPr>
          <w:p w14:paraId="321B5A56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j</w:t>
            </w:r>
          </w:p>
        </w:tc>
        <w:tc>
          <w:tcPr>
            <w:tcW w:w="1870" w:type="dxa"/>
            <w:tcPrChange w:id="324" w:author="usaiduser" w:date="2014-11-09T09:54:00Z">
              <w:tcPr>
                <w:tcW w:w="1870" w:type="dxa"/>
              </w:tcPr>
            </w:tcPrChange>
          </w:tcPr>
          <w:p w14:paraId="5E65674A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Plant medicines</w:t>
            </w:r>
          </w:p>
        </w:tc>
        <w:tc>
          <w:tcPr>
            <w:tcW w:w="2009" w:type="dxa"/>
            <w:tcPrChange w:id="325" w:author="usaiduser" w:date="2014-11-09T09:54:00Z">
              <w:tcPr>
                <w:tcW w:w="2009" w:type="dxa"/>
              </w:tcPr>
            </w:tcPrChange>
          </w:tcPr>
          <w:p w14:paraId="733857B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326" w:author="usaiduser" w:date="2014-11-09T09:54:00Z">
              <w:tcPr>
                <w:tcW w:w="1058" w:type="dxa"/>
              </w:tcPr>
            </w:tcPrChange>
          </w:tcPr>
          <w:p w14:paraId="18D87312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327" w:author="usaiduser" w:date="2014-11-09T09:54:00Z">
              <w:tcPr>
                <w:tcW w:w="1669" w:type="dxa"/>
              </w:tcPr>
            </w:tcPrChange>
          </w:tcPr>
          <w:p w14:paraId="453E14D3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328" w:author="usaiduser" w:date="2014-11-09T09:54:00Z">
              <w:tcPr>
                <w:tcW w:w="2070" w:type="dxa"/>
              </w:tcPr>
            </w:tcPrChange>
          </w:tcPr>
          <w:p w14:paraId="4382A89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329" w:author="usaiduser" w:date="2014-11-09T09:54:00Z">
              <w:tcPr>
                <w:tcW w:w="2070" w:type="dxa"/>
              </w:tcPr>
            </w:tcPrChange>
          </w:tcPr>
          <w:p w14:paraId="0AE58324" w14:textId="0454C7D3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30" w:author="usaiduser" w:date="2014-11-09T09:54:00Z">
              <w:tcPr>
                <w:tcW w:w="1350" w:type="dxa"/>
              </w:tcPr>
            </w:tcPrChange>
          </w:tcPr>
          <w:p w14:paraId="42C33170" w14:textId="6D846361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0E8D456B" w14:textId="77777777" w:rsidTr="005A6D65">
        <w:tc>
          <w:tcPr>
            <w:tcW w:w="432" w:type="dxa"/>
            <w:tcPrChange w:id="331" w:author="usaiduser" w:date="2014-11-09T09:54:00Z">
              <w:tcPr>
                <w:tcW w:w="432" w:type="dxa"/>
              </w:tcPr>
            </w:tcPrChange>
          </w:tcPr>
          <w:p w14:paraId="325A4DC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</w:t>
            </w:r>
          </w:p>
        </w:tc>
        <w:tc>
          <w:tcPr>
            <w:tcW w:w="1870" w:type="dxa"/>
            <w:tcPrChange w:id="332" w:author="usaiduser" w:date="2014-11-09T09:54:00Z">
              <w:tcPr>
                <w:tcW w:w="1870" w:type="dxa"/>
              </w:tcPr>
            </w:tcPrChange>
          </w:tcPr>
          <w:p w14:paraId="4D67DD0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Herbs and spices</w:t>
            </w:r>
          </w:p>
        </w:tc>
        <w:tc>
          <w:tcPr>
            <w:tcW w:w="2009" w:type="dxa"/>
            <w:tcPrChange w:id="333" w:author="usaiduser" w:date="2014-11-09T09:54:00Z">
              <w:tcPr>
                <w:tcW w:w="2009" w:type="dxa"/>
              </w:tcPr>
            </w:tcPrChange>
          </w:tcPr>
          <w:p w14:paraId="249860A4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334" w:author="usaiduser" w:date="2014-11-09T09:54:00Z">
              <w:tcPr>
                <w:tcW w:w="1058" w:type="dxa"/>
              </w:tcPr>
            </w:tcPrChange>
          </w:tcPr>
          <w:p w14:paraId="1CB5D0F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335" w:author="usaiduser" w:date="2014-11-09T09:54:00Z">
              <w:tcPr>
                <w:tcW w:w="1669" w:type="dxa"/>
              </w:tcPr>
            </w:tcPrChange>
          </w:tcPr>
          <w:p w14:paraId="344DEBCA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336" w:author="usaiduser" w:date="2014-11-09T09:54:00Z">
              <w:tcPr>
                <w:tcW w:w="2070" w:type="dxa"/>
              </w:tcPr>
            </w:tcPrChange>
          </w:tcPr>
          <w:p w14:paraId="0E17920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337" w:author="usaiduser" w:date="2014-11-09T09:54:00Z">
              <w:tcPr>
                <w:tcW w:w="2070" w:type="dxa"/>
              </w:tcPr>
            </w:tcPrChange>
          </w:tcPr>
          <w:p w14:paraId="129EABC0" w14:textId="068A98E1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38" w:author="usaiduser" w:date="2014-11-09T09:54:00Z">
              <w:tcPr>
                <w:tcW w:w="1350" w:type="dxa"/>
              </w:tcPr>
            </w:tcPrChange>
          </w:tcPr>
          <w:p w14:paraId="061F8B93" w14:textId="30F7199F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03EBB325" w14:textId="77777777" w:rsidTr="005A6D65">
        <w:tc>
          <w:tcPr>
            <w:tcW w:w="432" w:type="dxa"/>
            <w:tcPrChange w:id="339" w:author="usaiduser" w:date="2014-11-09T09:54:00Z">
              <w:tcPr>
                <w:tcW w:w="432" w:type="dxa"/>
              </w:tcPr>
            </w:tcPrChange>
          </w:tcPr>
          <w:p w14:paraId="5CACC75A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l</w:t>
            </w:r>
          </w:p>
        </w:tc>
        <w:tc>
          <w:tcPr>
            <w:tcW w:w="1870" w:type="dxa"/>
            <w:tcPrChange w:id="340" w:author="usaiduser" w:date="2014-11-09T09:54:00Z">
              <w:tcPr>
                <w:tcW w:w="1870" w:type="dxa"/>
              </w:tcPr>
            </w:tcPrChange>
          </w:tcPr>
          <w:p w14:paraId="6B68AB59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Dying/tanning</w:t>
            </w:r>
          </w:p>
        </w:tc>
        <w:tc>
          <w:tcPr>
            <w:tcW w:w="2009" w:type="dxa"/>
            <w:tcPrChange w:id="341" w:author="usaiduser" w:date="2014-11-09T09:54:00Z">
              <w:tcPr>
                <w:tcW w:w="2009" w:type="dxa"/>
              </w:tcPr>
            </w:tcPrChange>
          </w:tcPr>
          <w:p w14:paraId="29826580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342" w:author="usaiduser" w:date="2014-11-09T09:54:00Z">
              <w:tcPr>
                <w:tcW w:w="1058" w:type="dxa"/>
              </w:tcPr>
            </w:tcPrChange>
          </w:tcPr>
          <w:p w14:paraId="4798A9DC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343" w:author="usaiduser" w:date="2014-11-09T09:54:00Z">
              <w:tcPr>
                <w:tcW w:w="1669" w:type="dxa"/>
              </w:tcPr>
            </w:tcPrChange>
          </w:tcPr>
          <w:p w14:paraId="4B17B89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344" w:author="usaiduser" w:date="2014-11-09T09:54:00Z">
              <w:tcPr>
                <w:tcW w:w="2070" w:type="dxa"/>
              </w:tcPr>
            </w:tcPrChange>
          </w:tcPr>
          <w:p w14:paraId="0DEF9519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345" w:author="usaiduser" w:date="2014-11-09T09:54:00Z">
              <w:tcPr>
                <w:tcW w:w="2070" w:type="dxa"/>
              </w:tcPr>
            </w:tcPrChange>
          </w:tcPr>
          <w:p w14:paraId="1800A412" w14:textId="394B0445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46" w:author="usaiduser" w:date="2014-11-09T09:54:00Z">
              <w:tcPr>
                <w:tcW w:w="1350" w:type="dxa"/>
              </w:tcPr>
            </w:tcPrChange>
          </w:tcPr>
          <w:p w14:paraId="46B92A19" w14:textId="4E185EFB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0EC875B1" w14:textId="77777777" w:rsidTr="005A6D65">
        <w:tc>
          <w:tcPr>
            <w:tcW w:w="432" w:type="dxa"/>
            <w:tcPrChange w:id="347" w:author="usaiduser" w:date="2014-11-09T09:54:00Z">
              <w:tcPr>
                <w:tcW w:w="432" w:type="dxa"/>
              </w:tcPr>
            </w:tcPrChange>
          </w:tcPr>
          <w:p w14:paraId="04444B9E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m</w:t>
            </w:r>
          </w:p>
        </w:tc>
        <w:tc>
          <w:tcPr>
            <w:tcW w:w="1870" w:type="dxa"/>
            <w:tcPrChange w:id="348" w:author="usaiduser" w:date="2014-11-09T09:54:00Z">
              <w:tcPr>
                <w:tcW w:w="1870" w:type="dxa"/>
              </w:tcPr>
            </w:tcPrChange>
          </w:tcPr>
          <w:p w14:paraId="4B159037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Seeds (for regeneration purposes)</w:t>
            </w:r>
          </w:p>
        </w:tc>
        <w:tc>
          <w:tcPr>
            <w:tcW w:w="2009" w:type="dxa"/>
            <w:tcPrChange w:id="349" w:author="usaiduser" w:date="2014-11-09T09:54:00Z">
              <w:tcPr>
                <w:tcW w:w="2009" w:type="dxa"/>
              </w:tcPr>
            </w:tcPrChange>
          </w:tcPr>
          <w:p w14:paraId="154A6114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350" w:author="usaiduser" w:date="2014-11-09T09:54:00Z">
              <w:tcPr>
                <w:tcW w:w="1058" w:type="dxa"/>
              </w:tcPr>
            </w:tcPrChange>
          </w:tcPr>
          <w:p w14:paraId="308CD7E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351" w:author="usaiduser" w:date="2014-11-09T09:54:00Z">
              <w:tcPr>
                <w:tcW w:w="1669" w:type="dxa"/>
              </w:tcPr>
            </w:tcPrChange>
          </w:tcPr>
          <w:p w14:paraId="2C4857D7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352" w:author="usaiduser" w:date="2014-11-09T09:54:00Z">
              <w:tcPr>
                <w:tcW w:w="2070" w:type="dxa"/>
              </w:tcPr>
            </w:tcPrChange>
          </w:tcPr>
          <w:p w14:paraId="60CB0819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353" w:author="usaiduser" w:date="2014-11-09T09:54:00Z">
              <w:tcPr>
                <w:tcW w:w="2070" w:type="dxa"/>
              </w:tcPr>
            </w:tcPrChange>
          </w:tcPr>
          <w:p w14:paraId="14801C8E" w14:textId="3B37A53E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54" w:author="usaiduser" w:date="2014-11-09T09:54:00Z">
              <w:tcPr>
                <w:tcW w:w="1350" w:type="dxa"/>
              </w:tcPr>
            </w:tcPrChange>
          </w:tcPr>
          <w:p w14:paraId="2644C4D7" w14:textId="4D24B6A8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020F2E7B" w14:textId="77777777" w:rsidTr="005A6D65">
        <w:tc>
          <w:tcPr>
            <w:tcW w:w="432" w:type="dxa"/>
            <w:tcPrChange w:id="355" w:author="usaiduser" w:date="2014-11-09T09:54:00Z">
              <w:tcPr>
                <w:tcW w:w="432" w:type="dxa"/>
              </w:tcPr>
            </w:tcPrChange>
          </w:tcPr>
          <w:p w14:paraId="3B57D36E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n</w:t>
            </w:r>
          </w:p>
        </w:tc>
        <w:tc>
          <w:tcPr>
            <w:tcW w:w="1870" w:type="dxa"/>
            <w:tcPrChange w:id="356" w:author="usaiduser" w:date="2014-11-09T09:54:00Z">
              <w:tcPr>
                <w:tcW w:w="1870" w:type="dxa"/>
              </w:tcPr>
            </w:tcPrChange>
          </w:tcPr>
          <w:p w14:paraId="3356EB6B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Fibres (for rope, etc)</w:t>
            </w:r>
          </w:p>
        </w:tc>
        <w:tc>
          <w:tcPr>
            <w:tcW w:w="2009" w:type="dxa"/>
            <w:tcPrChange w:id="357" w:author="usaiduser" w:date="2014-11-09T09:54:00Z">
              <w:tcPr>
                <w:tcW w:w="2009" w:type="dxa"/>
              </w:tcPr>
            </w:tcPrChange>
          </w:tcPr>
          <w:p w14:paraId="28923426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358" w:author="usaiduser" w:date="2014-11-09T09:54:00Z">
              <w:tcPr>
                <w:tcW w:w="1058" w:type="dxa"/>
              </w:tcPr>
            </w:tcPrChange>
          </w:tcPr>
          <w:p w14:paraId="0A33E880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359" w:author="usaiduser" w:date="2014-11-09T09:54:00Z">
              <w:tcPr>
                <w:tcW w:w="1669" w:type="dxa"/>
              </w:tcPr>
            </w:tcPrChange>
          </w:tcPr>
          <w:p w14:paraId="3DCAB7DE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360" w:author="usaiduser" w:date="2014-11-09T09:54:00Z">
              <w:tcPr>
                <w:tcW w:w="2070" w:type="dxa"/>
              </w:tcPr>
            </w:tcPrChange>
          </w:tcPr>
          <w:p w14:paraId="46C1C53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361" w:author="usaiduser" w:date="2014-11-09T09:54:00Z">
              <w:tcPr>
                <w:tcW w:w="2070" w:type="dxa"/>
              </w:tcPr>
            </w:tcPrChange>
          </w:tcPr>
          <w:p w14:paraId="482780F4" w14:textId="68029958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62" w:author="usaiduser" w:date="2014-11-09T09:54:00Z">
              <w:tcPr>
                <w:tcW w:w="1350" w:type="dxa"/>
              </w:tcPr>
            </w:tcPrChange>
          </w:tcPr>
          <w:p w14:paraId="046B246F" w14:textId="3D4CD8D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4F42BC1B" w14:textId="77777777" w:rsidTr="005A6D65">
        <w:tc>
          <w:tcPr>
            <w:tcW w:w="432" w:type="dxa"/>
            <w:tcPrChange w:id="363" w:author="usaiduser" w:date="2014-11-09T09:54:00Z">
              <w:tcPr>
                <w:tcW w:w="432" w:type="dxa"/>
              </w:tcPr>
            </w:tcPrChange>
          </w:tcPr>
          <w:p w14:paraId="1B76E87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o</w:t>
            </w:r>
          </w:p>
        </w:tc>
        <w:tc>
          <w:tcPr>
            <w:tcW w:w="1870" w:type="dxa"/>
            <w:tcPrChange w:id="364" w:author="usaiduser" w:date="2014-11-09T09:54:00Z">
              <w:tcPr>
                <w:tcW w:w="1870" w:type="dxa"/>
              </w:tcPr>
            </w:tcPrChange>
          </w:tcPr>
          <w:p w14:paraId="3BC21260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Other plant products</w:t>
            </w:r>
          </w:p>
        </w:tc>
        <w:tc>
          <w:tcPr>
            <w:tcW w:w="2009" w:type="dxa"/>
            <w:tcPrChange w:id="365" w:author="usaiduser" w:date="2014-11-09T09:54:00Z">
              <w:tcPr>
                <w:tcW w:w="2009" w:type="dxa"/>
              </w:tcPr>
            </w:tcPrChange>
          </w:tcPr>
          <w:p w14:paraId="1F47CD3C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366" w:author="usaiduser" w:date="2014-11-09T09:54:00Z">
              <w:tcPr>
                <w:tcW w:w="1058" w:type="dxa"/>
              </w:tcPr>
            </w:tcPrChange>
          </w:tcPr>
          <w:p w14:paraId="25EA5C34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367" w:author="usaiduser" w:date="2014-11-09T09:54:00Z">
              <w:tcPr>
                <w:tcW w:w="1669" w:type="dxa"/>
              </w:tcPr>
            </w:tcPrChange>
          </w:tcPr>
          <w:p w14:paraId="0862B00E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368" w:author="usaiduser" w:date="2014-11-09T09:54:00Z">
              <w:tcPr>
                <w:tcW w:w="2070" w:type="dxa"/>
              </w:tcPr>
            </w:tcPrChange>
          </w:tcPr>
          <w:p w14:paraId="58A4424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369" w:author="usaiduser" w:date="2014-11-09T09:54:00Z">
              <w:tcPr>
                <w:tcW w:w="2070" w:type="dxa"/>
              </w:tcPr>
            </w:tcPrChange>
          </w:tcPr>
          <w:p w14:paraId="28C40E58" w14:textId="12B8DA88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70" w:author="usaiduser" w:date="2014-11-09T09:54:00Z">
              <w:tcPr>
                <w:tcW w:w="1350" w:type="dxa"/>
              </w:tcPr>
            </w:tcPrChange>
          </w:tcPr>
          <w:p w14:paraId="2AE00D49" w14:textId="77D10545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72B2282D" w14:textId="77777777" w:rsidTr="005A6D65">
        <w:tc>
          <w:tcPr>
            <w:tcW w:w="432" w:type="dxa"/>
            <w:tcPrChange w:id="371" w:author="usaiduser" w:date="2014-11-09T09:54:00Z">
              <w:tcPr>
                <w:tcW w:w="432" w:type="dxa"/>
              </w:tcPr>
            </w:tcPrChange>
          </w:tcPr>
          <w:p w14:paraId="4E37289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p</w:t>
            </w:r>
          </w:p>
        </w:tc>
        <w:tc>
          <w:tcPr>
            <w:tcW w:w="1870" w:type="dxa"/>
            <w:tcPrChange w:id="372" w:author="usaiduser" w:date="2014-11-09T09:54:00Z">
              <w:tcPr>
                <w:tcW w:w="1870" w:type="dxa"/>
              </w:tcPr>
            </w:tcPrChange>
          </w:tcPr>
          <w:p w14:paraId="351CAEA0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Wildlife (including bushmeat)</w:t>
            </w:r>
          </w:p>
        </w:tc>
        <w:tc>
          <w:tcPr>
            <w:tcW w:w="2009" w:type="dxa"/>
            <w:tcPrChange w:id="373" w:author="usaiduser" w:date="2014-11-09T09:54:00Z">
              <w:tcPr>
                <w:tcW w:w="2009" w:type="dxa"/>
              </w:tcPr>
            </w:tcPrChange>
          </w:tcPr>
          <w:p w14:paraId="28640971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374" w:author="usaiduser" w:date="2014-11-09T09:54:00Z">
              <w:tcPr>
                <w:tcW w:w="1058" w:type="dxa"/>
              </w:tcPr>
            </w:tcPrChange>
          </w:tcPr>
          <w:p w14:paraId="0DFCEEC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375" w:author="usaiduser" w:date="2014-11-09T09:54:00Z">
              <w:tcPr>
                <w:tcW w:w="1669" w:type="dxa"/>
              </w:tcPr>
            </w:tcPrChange>
          </w:tcPr>
          <w:p w14:paraId="60DB0D24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376" w:author="usaiduser" w:date="2014-11-09T09:54:00Z">
              <w:tcPr>
                <w:tcW w:w="2070" w:type="dxa"/>
              </w:tcPr>
            </w:tcPrChange>
          </w:tcPr>
          <w:p w14:paraId="3CFBD2FD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377" w:author="usaiduser" w:date="2014-11-09T09:54:00Z">
              <w:tcPr>
                <w:tcW w:w="2070" w:type="dxa"/>
              </w:tcPr>
            </w:tcPrChange>
          </w:tcPr>
          <w:p w14:paraId="61590CBE" w14:textId="3090C5AA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78" w:author="usaiduser" w:date="2014-11-09T09:54:00Z">
              <w:tcPr>
                <w:tcW w:w="1350" w:type="dxa"/>
              </w:tcPr>
            </w:tcPrChange>
          </w:tcPr>
          <w:p w14:paraId="3B60BE54" w14:textId="38D869A1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72B4556B" w14:textId="77777777" w:rsidTr="005A6D65">
        <w:tc>
          <w:tcPr>
            <w:tcW w:w="432" w:type="dxa"/>
            <w:tcPrChange w:id="379" w:author="usaiduser" w:date="2014-11-09T09:54:00Z">
              <w:tcPr>
                <w:tcW w:w="432" w:type="dxa"/>
              </w:tcPr>
            </w:tcPrChange>
          </w:tcPr>
          <w:p w14:paraId="37BC42F4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q</w:t>
            </w:r>
          </w:p>
        </w:tc>
        <w:tc>
          <w:tcPr>
            <w:tcW w:w="1870" w:type="dxa"/>
            <w:tcPrChange w:id="380" w:author="usaiduser" w:date="2014-11-09T09:54:00Z">
              <w:tcPr>
                <w:tcW w:w="1870" w:type="dxa"/>
              </w:tcPr>
            </w:tcPrChange>
          </w:tcPr>
          <w:p w14:paraId="4C61672D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Beekeeping activities (e.g. honey) </w:t>
            </w:r>
          </w:p>
        </w:tc>
        <w:tc>
          <w:tcPr>
            <w:tcW w:w="2009" w:type="dxa"/>
            <w:tcPrChange w:id="381" w:author="usaiduser" w:date="2014-11-09T09:54:00Z">
              <w:tcPr>
                <w:tcW w:w="2009" w:type="dxa"/>
              </w:tcPr>
            </w:tcPrChange>
          </w:tcPr>
          <w:p w14:paraId="4FC00FB3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382" w:author="usaiduser" w:date="2014-11-09T09:54:00Z">
              <w:tcPr>
                <w:tcW w:w="1058" w:type="dxa"/>
              </w:tcPr>
            </w:tcPrChange>
          </w:tcPr>
          <w:p w14:paraId="4E4BB79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383" w:author="usaiduser" w:date="2014-11-09T09:54:00Z">
              <w:tcPr>
                <w:tcW w:w="1669" w:type="dxa"/>
              </w:tcPr>
            </w:tcPrChange>
          </w:tcPr>
          <w:p w14:paraId="20BF9FD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384" w:author="usaiduser" w:date="2014-11-09T09:54:00Z">
              <w:tcPr>
                <w:tcW w:w="2070" w:type="dxa"/>
              </w:tcPr>
            </w:tcPrChange>
          </w:tcPr>
          <w:p w14:paraId="7FE3C9B1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385" w:author="usaiduser" w:date="2014-11-09T09:54:00Z">
              <w:tcPr>
                <w:tcW w:w="2070" w:type="dxa"/>
              </w:tcPr>
            </w:tcPrChange>
          </w:tcPr>
          <w:p w14:paraId="11881118" w14:textId="23DA11A6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86" w:author="usaiduser" w:date="2014-11-09T09:54:00Z">
              <w:tcPr>
                <w:tcW w:w="1350" w:type="dxa"/>
              </w:tcPr>
            </w:tcPrChange>
          </w:tcPr>
          <w:p w14:paraId="49CEADC3" w14:textId="6BE6D50C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7091C57F" w14:textId="77777777" w:rsidTr="005A6D65">
        <w:tc>
          <w:tcPr>
            <w:tcW w:w="432" w:type="dxa"/>
            <w:tcPrChange w:id="387" w:author="usaiduser" w:date="2014-11-09T09:54:00Z">
              <w:tcPr>
                <w:tcW w:w="432" w:type="dxa"/>
              </w:tcPr>
            </w:tcPrChange>
          </w:tcPr>
          <w:p w14:paraId="0B3DE0C9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</w:t>
            </w:r>
          </w:p>
        </w:tc>
        <w:tc>
          <w:tcPr>
            <w:tcW w:w="1870" w:type="dxa"/>
            <w:tcPrChange w:id="388" w:author="usaiduser" w:date="2014-11-09T09:54:00Z">
              <w:tcPr>
                <w:tcW w:w="1870" w:type="dxa"/>
              </w:tcPr>
            </w:tcPrChange>
          </w:tcPr>
          <w:p w14:paraId="5FE53CA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Caterpillar</w:t>
            </w:r>
          </w:p>
        </w:tc>
        <w:tc>
          <w:tcPr>
            <w:tcW w:w="2009" w:type="dxa"/>
            <w:tcPrChange w:id="389" w:author="usaiduser" w:date="2014-11-09T09:54:00Z">
              <w:tcPr>
                <w:tcW w:w="2009" w:type="dxa"/>
              </w:tcPr>
            </w:tcPrChange>
          </w:tcPr>
          <w:p w14:paraId="7855F23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390" w:author="usaiduser" w:date="2014-11-09T09:54:00Z">
              <w:tcPr>
                <w:tcW w:w="1058" w:type="dxa"/>
              </w:tcPr>
            </w:tcPrChange>
          </w:tcPr>
          <w:p w14:paraId="6B8CEDBE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391" w:author="usaiduser" w:date="2014-11-09T09:54:00Z">
              <w:tcPr>
                <w:tcW w:w="1669" w:type="dxa"/>
              </w:tcPr>
            </w:tcPrChange>
          </w:tcPr>
          <w:p w14:paraId="6EE963F6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392" w:author="usaiduser" w:date="2014-11-09T09:54:00Z">
              <w:tcPr>
                <w:tcW w:w="2070" w:type="dxa"/>
              </w:tcPr>
            </w:tcPrChange>
          </w:tcPr>
          <w:p w14:paraId="64EDCAF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393" w:author="usaiduser" w:date="2014-11-09T09:54:00Z">
              <w:tcPr>
                <w:tcW w:w="2070" w:type="dxa"/>
              </w:tcPr>
            </w:tcPrChange>
          </w:tcPr>
          <w:p w14:paraId="088D8386" w14:textId="60BD9AF0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94" w:author="usaiduser" w:date="2014-11-09T09:54:00Z">
              <w:tcPr>
                <w:tcW w:w="1350" w:type="dxa"/>
              </w:tcPr>
            </w:tcPrChange>
          </w:tcPr>
          <w:p w14:paraId="18898BDC" w14:textId="30996A3D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3CC249BF" w14:textId="77777777" w:rsidTr="005A6D65">
        <w:tc>
          <w:tcPr>
            <w:tcW w:w="432" w:type="dxa"/>
            <w:tcPrChange w:id="395" w:author="usaiduser" w:date="2014-11-09T09:54:00Z">
              <w:tcPr>
                <w:tcW w:w="432" w:type="dxa"/>
              </w:tcPr>
            </w:tcPrChange>
          </w:tcPr>
          <w:p w14:paraId="235283B0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s</w:t>
            </w:r>
          </w:p>
        </w:tc>
        <w:tc>
          <w:tcPr>
            <w:tcW w:w="1870" w:type="dxa"/>
            <w:tcPrChange w:id="396" w:author="usaiduser" w:date="2014-11-09T09:54:00Z">
              <w:tcPr>
                <w:tcW w:w="1870" w:type="dxa"/>
              </w:tcPr>
            </w:tcPrChange>
          </w:tcPr>
          <w:p w14:paraId="2F92B5A7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Other, specify </w:t>
            </w:r>
          </w:p>
        </w:tc>
        <w:tc>
          <w:tcPr>
            <w:tcW w:w="2009" w:type="dxa"/>
            <w:tcPrChange w:id="397" w:author="usaiduser" w:date="2014-11-09T09:54:00Z">
              <w:tcPr>
                <w:tcW w:w="2009" w:type="dxa"/>
              </w:tcPr>
            </w:tcPrChange>
          </w:tcPr>
          <w:p w14:paraId="2A4FA2C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398" w:author="usaiduser" w:date="2014-11-09T09:54:00Z">
              <w:tcPr>
                <w:tcW w:w="1058" w:type="dxa"/>
              </w:tcPr>
            </w:tcPrChange>
          </w:tcPr>
          <w:p w14:paraId="4740C51A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399" w:author="usaiduser" w:date="2014-11-09T09:54:00Z">
              <w:tcPr>
                <w:tcW w:w="1669" w:type="dxa"/>
              </w:tcPr>
            </w:tcPrChange>
          </w:tcPr>
          <w:p w14:paraId="22FC3B72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400" w:author="usaiduser" w:date="2014-11-09T09:54:00Z">
              <w:tcPr>
                <w:tcW w:w="2070" w:type="dxa"/>
              </w:tcPr>
            </w:tcPrChange>
          </w:tcPr>
          <w:p w14:paraId="6BDFB0C7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401" w:author="usaiduser" w:date="2014-11-09T09:54:00Z">
              <w:tcPr>
                <w:tcW w:w="2070" w:type="dxa"/>
              </w:tcPr>
            </w:tcPrChange>
          </w:tcPr>
          <w:p w14:paraId="1273CF82" w14:textId="11906782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402" w:author="usaiduser" w:date="2014-11-09T09:54:00Z">
              <w:tcPr>
                <w:tcW w:w="1350" w:type="dxa"/>
              </w:tcPr>
            </w:tcPrChange>
          </w:tcPr>
          <w:p w14:paraId="1AD663C5" w14:textId="7D21BD9B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</w:tbl>
    <w:p w14:paraId="4B50DAE6" w14:textId="77777777" w:rsidR="00DD26A1" w:rsidRPr="00676B69" w:rsidRDefault="00DD26A1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1CBAB68F" w14:textId="77777777" w:rsidR="00AD3137" w:rsidRPr="00676B69" w:rsidRDefault="00AD3137" w:rsidP="007C3C66">
      <w:pPr>
        <w:rPr>
          <w:rFonts w:ascii="Gill Sans MT" w:eastAsia="Calibri" w:hAnsi="Gill Sans MT" w:cs="Times New Roman"/>
          <w:sz w:val="22"/>
          <w:szCs w:val="22"/>
        </w:rPr>
      </w:pPr>
      <w:r w:rsidRPr="00676B69">
        <w:rPr>
          <w:rFonts w:ascii="Gill Sans MT" w:eastAsia="Calibri" w:hAnsi="Gill Sans MT" w:cs="Times New Roman"/>
          <w:sz w:val="22"/>
          <w:szCs w:val="22"/>
        </w:rPr>
        <w:br w:type="page"/>
      </w:r>
    </w:p>
    <w:tbl>
      <w:tblPr>
        <w:tblStyle w:val="TableGrid1"/>
        <w:tblW w:w="10767" w:type="dxa"/>
        <w:tblLayout w:type="fixed"/>
        <w:tblLook w:val="04A0" w:firstRow="1" w:lastRow="0" w:firstColumn="1" w:lastColumn="0" w:noHBand="0" w:noVBand="1"/>
      </w:tblPr>
      <w:tblGrid>
        <w:gridCol w:w="468"/>
        <w:gridCol w:w="2361"/>
        <w:gridCol w:w="1362"/>
        <w:gridCol w:w="2346"/>
        <w:gridCol w:w="1350"/>
        <w:gridCol w:w="1170"/>
        <w:gridCol w:w="1710"/>
      </w:tblGrid>
      <w:tr w:rsidR="0095179B" w:rsidRPr="00676B69" w14:paraId="270AACCB" w14:textId="77777777" w:rsidTr="0095179B">
        <w:tc>
          <w:tcPr>
            <w:tcW w:w="468" w:type="dxa"/>
          </w:tcPr>
          <w:p w14:paraId="41FA5634" w14:textId="77777777" w:rsidR="0095179B" w:rsidRPr="00676B69" w:rsidRDefault="0095179B" w:rsidP="007C3C66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2361" w:type="dxa"/>
          </w:tcPr>
          <w:p w14:paraId="3BC9E2F4" w14:textId="77777777" w:rsidR="0095179B" w:rsidRPr="00676B69" w:rsidRDefault="0095179B" w:rsidP="007C3C66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362" w:type="dxa"/>
          </w:tcPr>
          <w:p w14:paraId="6F13DE5E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K.11</w:t>
            </w:r>
          </w:p>
        </w:tc>
        <w:tc>
          <w:tcPr>
            <w:tcW w:w="2346" w:type="dxa"/>
          </w:tcPr>
          <w:p w14:paraId="7B222C8B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K.12a</w:t>
            </w:r>
          </w:p>
        </w:tc>
        <w:tc>
          <w:tcPr>
            <w:tcW w:w="1350" w:type="dxa"/>
          </w:tcPr>
          <w:p w14:paraId="6913D8B7" w14:textId="77777777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K.12b</w:t>
            </w:r>
          </w:p>
        </w:tc>
        <w:tc>
          <w:tcPr>
            <w:tcW w:w="1170" w:type="dxa"/>
          </w:tcPr>
          <w:p w14:paraId="396DC6DD" w14:textId="77777777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K.12c</w:t>
            </w:r>
          </w:p>
        </w:tc>
        <w:tc>
          <w:tcPr>
            <w:tcW w:w="1710" w:type="dxa"/>
          </w:tcPr>
          <w:p w14:paraId="4372D2B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K.13</w:t>
            </w:r>
          </w:p>
        </w:tc>
      </w:tr>
      <w:tr w:rsidR="0095179B" w:rsidRPr="00676B69" w14:paraId="71AC29C3" w14:textId="77777777" w:rsidTr="0095179B">
        <w:tc>
          <w:tcPr>
            <w:tcW w:w="468" w:type="dxa"/>
          </w:tcPr>
          <w:p w14:paraId="5F93BA51" w14:textId="77777777" w:rsidR="0095179B" w:rsidRPr="00676B69" w:rsidRDefault="0095179B" w:rsidP="007C3C66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2361" w:type="dxa"/>
          </w:tcPr>
          <w:p w14:paraId="415F95B5" w14:textId="77777777" w:rsidR="0095179B" w:rsidRPr="00676B69" w:rsidRDefault="0095179B" w:rsidP="007C3C66">
            <w:pPr>
              <w:rPr>
                <w:rFonts w:ascii="Gill Sans MT" w:hAnsi="Gill Sans MT" w:cs="Times New Roman"/>
                <w:b/>
              </w:rPr>
            </w:pPr>
            <w:r w:rsidRPr="00676B69">
              <w:rPr>
                <w:rFonts w:ascii="Gill Sans MT" w:hAnsi="Gill Sans MT" w:cs="Times New Roman"/>
                <w:b/>
              </w:rPr>
              <w:t>Wood/forest product</w:t>
            </w:r>
          </w:p>
        </w:tc>
        <w:tc>
          <w:tcPr>
            <w:tcW w:w="1362" w:type="dxa"/>
          </w:tcPr>
          <w:p w14:paraId="7A04CFDC" w14:textId="55CF3C3B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Please rank the top three most important products for the households’ own consumption</w:t>
            </w:r>
          </w:p>
        </w:tc>
        <w:tc>
          <w:tcPr>
            <w:tcW w:w="2346" w:type="dxa"/>
          </w:tcPr>
          <w:p w14:paraId="1684FAF3" w14:textId="0FD618B9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What are the main species your community harvests (per product) </w:t>
            </w:r>
          </w:p>
          <w:p w14:paraId="069C00EA" w14:textId="7232284A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 List from the most important to the least important</w:t>
            </w:r>
          </w:p>
          <w:p w14:paraId="29DBD32C" w14:textId="77777777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Species 1</w:t>
            </w:r>
          </w:p>
        </w:tc>
        <w:tc>
          <w:tcPr>
            <w:tcW w:w="1350" w:type="dxa"/>
          </w:tcPr>
          <w:p w14:paraId="7141015E" w14:textId="77777777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Species 2</w:t>
            </w:r>
          </w:p>
        </w:tc>
        <w:tc>
          <w:tcPr>
            <w:tcW w:w="1170" w:type="dxa"/>
          </w:tcPr>
          <w:p w14:paraId="65DE70CD" w14:textId="77777777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 xml:space="preserve">Species 3 </w:t>
            </w:r>
          </w:p>
        </w:tc>
        <w:tc>
          <w:tcPr>
            <w:tcW w:w="1710" w:type="dxa"/>
          </w:tcPr>
          <w:p w14:paraId="219A59D7" w14:textId="5395364A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Has the availability of &lt;product&gt; changed over the past 3 years?</w:t>
            </w:r>
          </w:p>
          <w:p w14:paraId="39756020" w14:textId="1E509B03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1= Increased greatly</w:t>
            </w:r>
          </w:p>
          <w:p w14:paraId="489EEE78" w14:textId="142F3B40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2=Increased slightly</w:t>
            </w:r>
          </w:p>
          <w:p w14:paraId="66F58F5A" w14:textId="14FA5055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3= No change</w:t>
            </w:r>
          </w:p>
          <w:p w14:paraId="758966D4" w14:textId="3214D7C3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 xml:space="preserve">4=Decreased slightly </w:t>
            </w:r>
          </w:p>
          <w:p w14:paraId="64A62AD4" w14:textId="55C602CC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5=</w:t>
            </w:r>
          </w:p>
          <w:p w14:paraId="010F61A6" w14:textId="77777777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</w:p>
          <w:p w14:paraId="333ACBE0" w14:textId="77777777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888= Do not know</w:t>
            </w:r>
          </w:p>
        </w:tc>
      </w:tr>
      <w:tr w:rsidR="0095179B" w:rsidRPr="00676B69" w14:paraId="29D66748" w14:textId="77777777" w:rsidTr="0095179B">
        <w:tc>
          <w:tcPr>
            <w:tcW w:w="468" w:type="dxa"/>
          </w:tcPr>
          <w:p w14:paraId="74CB126D" w14:textId="4621C10C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a</w:t>
            </w:r>
          </w:p>
        </w:tc>
        <w:tc>
          <w:tcPr>
            <w:tcW w:w="2361" w:type="dxa"/>
          </w:tcPr>
          <w:p w14:paraId="2D8ED1B7" w14:textId="2B63A373" w:rsidR="0095179B" w:rsidRPr="00676B69" w:rsidRDefault="00966DB1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TImber</w:t>
            </w:r>
          </w:p>
        </w:tc>
        <w:tc>
          <w:tcPr>
            <w:tcW w:w="1362" w:type="dxa"/>
          </w:tcPr>
          <w:p w14:paraId="157CBA43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0B52A6E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7CD966B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3B47992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44CA8ED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4E8625C6" w14:textId="77777777" w:rsidTr="0095179B">
        <w:tc>
          <w:tcPr>
            <w:tcW w:w="468" w:type="dxa"/>
          </w:tcPr>
          <w:p w14:paraId="2145103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b</w:t>
            </w:r>
          </w:p>
        </w:tc>
        <w:tc>
          <w:tcPr>
            <w:tcW w:w="2361" w:type="dxa"/>
          </w:tcPr>
          <w:p w14:paraId="718B1C3D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Fuel wood</w:t>
            </w:r>
          </w:p>
        </w:tc>
        <w:tc>
          <w:tcPr>
            <w:tcW w:w="1362" w:type="dxa"/>
          </w:tcPr>
          <w:p w14:paraId="752FC1E6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464ABF03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3C8EADE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48B272A0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00E439B3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35C08067" w14:textId="77777777" w:rsidTr="0095179B">
        <w:tc>
          <w:tcPr>
            <w:tcW w:w="468" w:type="dxa"/>
          </w:tcPr>
          <w:p w14:paraId="0B63FB0B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</w:t>
            </w:r>
          </w:p>
        </w:tc>
        <w:tc>
          <w:tcPr>
            <w:tcW w:w="2361" w:type="dxa"/>
          </w:tcPr>
          <w:p w14:paraId="15A2995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Charcoal</w:t>
            </w:r>
          </w:p>
        </w:tc>
        <w:tc>
          <w:tcPr>
            <w:tcW w:w="1362" w:type="dxa"/>
          </w:tcPr>
          <w:p w14:paraId="6C5D1A46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25EBB29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5E2ED6D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45F4F8B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61F6023B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7882C847" w14:textId="77777777" w:rsidTr="0095179B">
        <w:tc>
          <w:tcPr>
            <w:tcW w:w="468" w:type="dxa"/>
          </w:tcPr>
          <w:p w14:paraId="350AC9A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d</w:t>
            </w:r>
          </w:p>
        </w:tc>
        <w:tc>
          <w:tcPr>
            <w:tcW w:w="2361" w:type="dxa"/>
          </w:tcPr>
          <w:p w14:paraId="79E61A00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wood carving</w:t>
            </w:r>
          </w:p>
        </w:tc>
        <w:tc>
          <w:tcPr>
            <w:tcW w:w="1362" w:type="dxa"/>
          </w:tcPr>
          <w:p w14:paraId="56824AE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5B000DA3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2C18107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323C6E70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536583EC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1C349C86" w14:textId="77777777" w:rsidTr="0095179B">
        <w:tc>
          <w:tcPr>
            <w:tcW w:w="468" w:type="dxa"/>
          </w:tcPr>
          <w:p w14:paraId="4C4A39F0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e</w:t>
            </w:r>
          </w:p>
        </w:tc>
        <w:tc>
          <w:tcPr>
            <w:tcW w:w="2361" w:type="dxa"/>
          </w:tcPr>
          <w:p w14:paraId="569D867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poles</w:t>
            </w:r>
          </w:p>
        </w:tc>
        <w:tc>
          <w:tcPr>
            <w:tcW w:w="1362" w:type="dxa"/>
          </w:tcPr>
          <w:p w14:paraId="5B556EB6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4C03777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3C0C28D1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3986A00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7CB739E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5248ED79" w14:textId="77777777" w:rsidTr="0095179B">
        <w:trPr>
          <w:trHeight w:val="179"/>
        </w:trPr>
        <w:tc>
          <w:tcPr>
            <w:tcW w:w="468" w:type="dxa"/>
          </w:tcPr>
          <w:p w14:paraId="2965791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</w:t>
            </w:r>
          </w:p>
        </w:tc>
        <w:tc>
          <w:tcPr>
            <w:tcW w:w="2361" w:type="dxa"/>
          </w:tcPr>
          <w:p w14:paraId="34E3ABAB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Fruit, nuts, seeds, roots, berries, etc. </w:t>
            </w:r>
          </w:p>
        </w:tc>
        <w:tc>
          <w:tcPr>
            <w:tcW w:w="1362" w:type="dxa"/>
          </w:tcPr>
          <w:p w14:paraId="5E8C6DC3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77231DDC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193D6A5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6425A1A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12B8B01C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75A80DDF" w14:textId="77777777" w:rsidTr="0095179B">
        <w:tc>
          <w:tcPr>
            <w:tcW w:w="468" w:type="dxa"/>
          </w:tcPr>
          <w:p w14:paraId="52CB29D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g</w:t>
            </w:r>
          </w:p>
        </w:tc>
        <w:tc>
          <w:tcPr>
            <w:tcW w:w="2361" w:type="dxa"/>
          </w:tcPr>
          <w:p w14:paraId="57116371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Mushrooms</w:t>
            </w:r>
          </w:p>
        </w:tc>
        <w:tc>
          <w:tcPr>
            <w:tcW w:w="1362" w:type="dxa"/>
          </w:tcPr>
          <w:p w14:paraId="6F4C0C8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0D8B7694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3A50BB9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4638A58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063335E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27D92F63" w14:textId="77777777" w:rsidTr="0095179B">
        <w:tc>
          <w:tcPr>
            <w:tcW w:w="468" w:type="dxa"/>
          </w:tcPr>
          <w:p w14:paraId="4B29293C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</w:t>
            </w:r>
          </w:p>
        </w:tc>
        <w:tc>
          <w:tcPr>
            <w:tcW w:w="2361" w:type="dxa"/>
          </w:tcPr>
          <w:p w14:paraId="051FBAFE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Fodder</w:t>
            </w:r>
          </w:p>
        </w:tc>
        <w:tc>
          <w:tcPr>
            <w:tcW w:w="1362" w:type="dxa"/>
          </w:tcPr>
          <w:p w14:paraId="3C93E643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303062A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4B458BF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461760C4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09E8177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53CAA747" w14:textId="77777777" w:rsidTr="0095179B">
        <w:tc>
          <w:tcPr>
            <w:tcW w:w="468" w:type="dxa"/>
          </w:tcPr>
          <w:p w14:paraId="51FBA5CE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i</w:t>
            </w:r>
          </w:p>
        </w:tc>
        <w:tc>
          <w:tcPr>
            <w:tcW w:w="2361" w:type="dxa"/>
          </w:tcPr>
          <w:p w14:paraId="3E14BC8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Rattan</w:t>
            </w:r>
          </w:p>
        </w:tc>
        <w:tc>
          <w:tcPr>
            <w:tcW w:w="1362" w:type="dxa"/>
          </w:tcPr>
          <w:p w14:paraId="5BB5BB2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69EB70EC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0857F29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31025111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40ECB43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613E1188" w14:textId="77777777" w:rsidTr="0095179B">
        <w:tc>
          <w:tcPr>
            <w:tcW w:w="468" w:type="dxa"/>
          </w:tcPr>
          <w:p w14:paraId="20802DF4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j</w:t>
            </w:r>
          </w:p>
        </w:tc>
        <w:tc>
          <w:tcPr>
            <w:tcW w:w="2361" w:type="dxa"/>
          </w:tcPr>
          <w:p w14:paraId="706FB75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Plant medicines</w:t>
            </w:r>
          </w:p>
        </w:tc>
        <w:tc>
          <w:tcPr>
            <w:tcW w:w="1362" w:type="dxa"/>
          </w:tcPr>
          <w:p w14:paraId="181CD52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66511956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5045EB0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2556763D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0102BDF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448E2D90" w14:textId="77777777" w:rsidTr="0095179B">
        <w:tc>
          <w:tcPr>
            <w:tcW w:w="468" w:type="dxa"/>
          </w:tcPr>
          <w:p w14:paraId="25336AB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</w:t>
            </w:r>
          </w:p>
        </w:tc>
        <w:tc>
          <w:tcPr>
            <w:tcW w:w="2361" w:type="dxa"/>
          </w:tcPr>
          <w:p w14:paraId="4091F1C1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Herbs and spices</w:t>
            </w:r>
          </w:p>
        </w:tc>
        <w:tc>
          <w:tcPr>
            <w:tcW w:w="1362" w:type="dxa"/>
          </w:tcPr>
          <w:p w14:paraId="6E781CC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33A312C6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1214080E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2585B790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15DFC4D0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7FECAC1C" w14:textId="77777777" w:rsidTr="0095179B">
        <w:tc>
          <w:tcPr>
            <w:tcW w:w="468" w:type="dxa"/>
          </w:tcPr>
          <w:p w14:paraId="1D76CA8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l</w:t>
            </w:r>
          </w:p>
        </w:tc>
        <w:tc>
          <w:tcPr>
            <w:tcW w:w="2361" w:type="dxa"/>
          </w:tcPr>
          <w:p w14:paraId="71444F04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Dying/tanning</w:t>
            </w:r>
          </w:p>
        </w:tc>
        <w:tc>
          <w:tcPr>
            <w:tcW w:w="1362" w:type="dxa"/>
          </w:tcPr>
          <w:p w14:paraId="42A4B07D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5C0EBAE6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3C24F201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7064F224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6BAA50D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387BBEB2" w14:textId="77777777" w:rsidTr="0095179B">
        <w:tc>
          <w:tcPr>
            <w:tcW w:w="468" w:type="dxa"/>
          </w:tcPr>
          <w:p w14:paraId="3593A42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m</w:t>
            </w:r>
          </w:p>
        </w:tc>
        <w:tc>
          <w:tcPr>
            <w:tcW w:w="2361" w:type="dxa"/>
          </w:tcPr>
          <w:p w14:paraId="7C0E7C3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Seeds (for regeneration purposes)</w:t>
            </w:r>
          </w:p>
        </w:tc>
        <w:tc>
          <w:tcPr>
            <w:tcW w:w="1362" w:type="dxa"/>
          </w:tcPr>
          <w:p w14:paraId="292671CB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60B02FF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622D3D8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7C9DFDE4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5422073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5D89D611" w14:textId="77777777" w:rsidTr="0095179B">
        <w:tc>
          <w:tcPr>
            <w:tcW w:w="468" w:type="dxa"/>
          </w:tcPr>
          <w:p w14:paraId="7E4F73D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n</w:t>
            </w:r>
          </w:p>
        </w:tc>
        <w:tc>
          <w:tcPr>
            <w:tcW w:w="2361" w:type="dxa"/>
          </w:tcPr>
          <w:p w14:paraId="491C4D1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Fibres (for rope, etc)</w:t>
            </w:r>
          </w:p>
        </w:tc>
        <w:tc>
          <w:tcPr>
            <w:tcW w:w="1362" w:type="dxa"/>
          </w:tcPr>
          <w:p w14:paraId="10C28F4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70BE186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47BB756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7D938A44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202C461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382B75A1" w14:textId="77777777" w:rsidTr="0095179B">
        <w:tc>
          <w:tcPr>
            <w:tcW w:w="468" w:type="dxa"/>
          </w:tcPr>
          <w:p w14:paraId="0BE631BB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o</w:t>
            </w:r>
          </w:p>
        </w:tc>
        <w:tc>
          <w:tcPr>
            <w:tcW w:w="2361" w:type="dxa"/>
          </w:tcPr>
          <w:p w14:paraId="190E8776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Other plant products</w:t>
            </w:r>
          </w:p>
        </w:tc>
        <w:tc>
          <w:tcPr>
            <w:tcW w:w="1362" w:type="dxa"/>
          </w:tcPr>
          <w:p w14:paraId="18A864C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23B0109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347928E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2722FAA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03F70FF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02096DDB" w14:textId="77777777" w:rsidTr="0095179B">
        <w:tc>
          <w:tcPr>
            <w:tcW w:w="468" w:type="dxa"/>
          </w:tcPr>
          <w:p w14:paraId="764C7C9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p</w:t>
            </w:r>
          </w:p>
        </w:tc>
        <w:tc>
          <w:tcPr>
            <w:tcW w:w="2361" w:type="dxa"/>
          </w:tcPr>
          <w:p w14:paraId="6F54F4FD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Wildlife (including bushmeat)</w:t>
            </w:r>
          </w:p>
        </w:tc>
        <w:tc>
          <w:tcPr>
            <w:tcW w:w="1362" w:type="dxa"/>
          </w:tcPr>
          <w:p w14:paraId="345577A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7430FD4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16713DA6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1156CD4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4A0D79E0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6CC59CE7" w14:textId="77777777" w:rsidTr="0095179B">
        <w:tc>
          <w:tcPr>
            <w:tcW w:w="468" w:type="dxa"/>
          </w:tcPr>
          <w:p w14:paraId="3EC8181E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q</w:t>
            </w:r>
          </w:p>
        </w:tc>
        <w:tc>
          <w:tcPr>
            <w:tcW w:w="2361" w:type="dxa"/>
          </w:tcPr>
          <w:p w14:paraId="1D51FB2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Beekeeping activities (e.g. honey) </w:t>
            </w:r>
          </w:p>
        </w:tc>
        <w:tc>
          <w:tcPr>
            <w:tcW w:w="1362" w:type="dxa"/>
          </w:tcPr>
          <w:p w14:paraId="13DD920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42C1E7F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23ED413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5FEB4A7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6095C57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29426B71" w14:textId="77777777" w:rsidTr="0095179B">
        <w:tc>
          <w:tcPr>
            <w:tcW w:w="468" w:type="dxa"/>
          </w:tcPr>
          <w:p w14:paraId="742143F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</w:t>
            </w:r>
          </w:p>
        </w:tc>
        <w:tc>
          <w:tcPr>
            <w:tcW w:w="2361" w:type="dxa"/>
          </w:tcPr>
          <w:p w14:paraId="3B39A39D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Caterpillar</w:t>
            </w:r>
          </w:p>
        </w:tc>
        <w:tc>
          <w:tcPr>
            <w:tcW w:w="1362" w:type="dxa"/>
          </w:tcPr>
          <w:p w14:paraId="08207F5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6BDA10F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27C902E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65807263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0BB13B73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7448847F" w14:textId="77777777" w:rsidTr="0095179B">
        <w:tc>
          <w:tcPr>
            <w:tcW w:w="468" w:type="dxa"/>
          </w:tcPr>
          <w:p w14:paraId="74209E8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s</w:t>
            </w:r>
          </w:p>
        </w:tc>
        <w:tc>
          <w:tcPr>
            <w:tcW w:w="2361" w:type="dxa"/>
          </w:tcPr>
          <w:p w14:paraId="226E57AB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Other, specify </w:t>
            </w:r>
          </w:p>
        </w:tc>
        <w:tc>
          <w:tcPr>
            <w:tcW w:w="1362" w:type="dxa"/>
          </w:tcPr>
          <w:p w14:paraId="12A6599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053877FC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625FB19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0C2C22A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1439463E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</w:tbl>
    <w:p w14:paraId="1D100362" w14:textId="77777777" w:rsidR="00AD3137" w:rsidRPr="00676B69" w:rsidRDefault="00AD3137" w:rsidP="007C3C66">
      <w:pPr>
        <w:rPr>
          <w:rFonts w:ascii="Gill Sans MT" w:eastAsia="Calibri" w:hAnsi="Gill Sans MT" w:cs="Times New Roman"/>
          <w:sz w:val="22"/>
          <w:szCs w:val="22"/>
        </w:rPr>
      </w:pPr>
    </w:p>
    <w:p w14:paraId="0A5E9B33" w14:textId="77777777" w:rsidR="00AD3137" w:rsidRPr="00676B69" w:rsidRDefault="00AD3137" w:rsidP="007C3C66">
      <w:pPr>
        <w:rPr>
          <w:rFonts w:ascii="Gill Sans MT" w:eastAsia="Calibri" w:hAnsi="Gill Sans MT" w:cs="Times New Roman"/>
          <w:sz w:val="22"/>
          <w:szCs w:val="22"/>
        </w:rPr>
      </w:pPr>
      <w:r w:rsidRPr="00676B69">
        <w:rPr>
          <w:rFonts w:ascii="Gill Sans MT" w:eastAsia="Calibri" w:hAnsi="Gill Sans MT" w:cs="Times New Roman"/>
          <w:sz w:val="22"/>
          <w:szCs w:val="22"/>
        </w:rPr>
        <w:br w:type="page"/>
      </w:r>
    </w:p>
    <w:tbl>
      <w:tblPr>
        <w:tblStyle w:val="TableGrid1"/>
        <w:tblW w:w="12270" w:type="dxa"/>
        <w:tblLayout w:type="fixed"/>
        <w:tblLook w:val="04A0" w:firstRow="1" w:lastRow="0" w:firstColumn="1" w:lastColumn="0" w:noHBand="0" w:noVBand="1"/>
      </w:tblPr>
      <w:tblGrid>
        <w:gridCol w:w="468"/>
        <w:gridCol w:w="1890"/>
        <w:gridCol w:w="2262"/>
        <w:gridCol w:w="1266"/>
        <w:gridCol w:w="1692"/>
        <w:gridCol w:w="2346"/>
        <w:gridCol w:w="2346"/>
      </w:tblGrid>
      <w:tr w:rsidR="00AD3137" w:rsidRPr="00676B69" w14:paraId="17CF2DA5" w14:textId="77777777" w:rsidTr="00F35D3A">
        <w:tc>
          <w:tcPr>
            <w:tcW w:w="468" w:type="dxa"/>
          </w:tcPr>
          <w:p w14:paraId="6A74A9C6" w14:textId="77777777" w:rsidR="00AD3137" w:rsidRPr="00676B69" w:rsidRDefault="00AD3137" w:rsidP="007C3C66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890" w:type="dxa"/>
          </w:tcPr>
          <w:p w14:paraId="18A1FE41" w14:textId="77777777" w:rsidR="00AD3137" w:rsidRPr="00676B69" w:rsidRDefault="00AD3137" w:rsidP="007C3C66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2262" w:type="dxa"/>
          </w:tcPr>
          <w:p w14:paraId="19A3B79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K.14</w:t>
            </w:r>
          </w:p>
        </w:tc>
        <w:tc>
          <w:tcPr>
            <w:tcW w:w="1266" w:type="dxa"/>
          </w:tcPr>
          <w:p w14:paraId="38C7DE1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K.15</w:t>
            </w:r>
          </w:p>
        </w:tc>
        <w:tc>
          <w:tcPr>
            <w:tcW w:w="1692" w:type="dxa"/>
          </w:tcPr>
          <w:p w14:paraId="66A12E2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K.16</w:t>
            </w:r>
          </w:p>
        </w:tc>
        <w:tc>
          <w:tcPr>
            <w:tcW w:w="2346" w:type="dxa"/>
          </w:tcPr>
          <w:p w14:paraId="5074F87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K.17</w:t>
            </w:r>
          </w:p>
        </w:tc>
        <w:tc>
          <w:tcPr>
            <w:tcW w:w="2346" w:type="dxa"/>
          </w:tcPr>
          <w:p w14:paraId="326CED0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K.18</w:t>
            </w:r>
          </w:p>
        </w:tc>
      </w:tr>
      <w:tr w:rsidR="00AD3137" w:rsidRPr="00676B69" w14:paraId="787EF318" w14:textId="77777777" w:rsidTr="00F35D3A">
        <w:tc>
          <w:tcPr>
            <w:tcW w:w="468" w:type="dxa"/>
          </w:tcPr>
          <w:p w14:paraId="0216DA94" w14:textId="77777777" w:rsidR="00AD3137" w:rsidRPr="00676B69" w:rsidRDefault="00AD3137" w:rsidP="007C3C66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890" w:type="dxa"/>
          </w:tcPr>
          <w:p w14:paraId="41CC05C1" w14:textId="77777777" w:rsidR="00AD3137" w:rsidRPr="00676B69" w:rsidRDefault="00AD3137" w:rsidP="007C3C66">
            <w:pPr>
              <w:rPr>
                <w:rFonts w:ascii="Gill Sans MT" w:hAnsi="Gill Sans MT" w:cs="Times New Roman"/>
                <w:b/>
              </w:rPr>
            </w:pPr>
            <w:r w:rsidRPr="00676B69">
              <w:rPr>
                <w:rFonts w:ascii="Gill Sans MT" w:hAnsi="Gill Sans MT" w:cs="Times New Roman"/>
                <w:b/>
              </w:rPr>
              <w:t>Wood/forest product</w:t>
            </w:r>
          </w:p>
        </w:tc>
        <w:tc>
          <w:tcPr>
            <w:tcW w:w="2262" w:type="dxa"/>
          </w:tcPr>
          <w:p w14:paraId="4B059A7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What are the reasons for this increase? </w:t>
            </w:r>
          </w:p>
          <w:p w14:paraId="3104113D" w14:textId="77777777" w:rsidR="00AD3137" w:rsidRPr="00676B69" w:rsidRDefault="00AD3137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See code 123</w:t>
            </w:r>
          </w:p>
          <w:p w14:paraId="04161F9D" w14:textId="77777777" w:rsidR="00AD3137" w:rsidRPr="00676B69" w:rsidRDefault="00AD3137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Probe and code, select all that apply</w:t>
            </w:r>
          </w:p>
        </w:tc>
        <w:tc>
          <w:tcPr>
            <w:tcW w:w="1266" w:type="dxa"/>
          </w:tcPr>
          <w:p w14:paraId="5FC7845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What is the reason for the decline in &lt;product&gt;?</w:t>
            </w:r>
          </w:p>
          <w:p w14:paraId="042C707F" w14:textId="77777777" w:rsidR="00AD3137" w:rsidRPr="00676B69" w:rsidRDefault="00AD3137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See code 124</w:t>
            </w:r>
          </w:p>
          <w:p w14:paraId="37E473C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  <w:i/>
              </w:rPr>
              <w:t>Probe and code, Select all that apply</w:t>
            </w:r>
            <w:r w:rsidRPr="00676B69">
              <w:rPr>
                <w:rFonts w:ascii="Gill Sans MT" w:hAnsi="Gill Sans MT" w:cs="Times New Roman"/>
              </w:rPr>
              <w:t xml:space="preserve"> </w:t>
            </w:r>
          </w:p>
        </w:tc>
        <w:tc>
          <w:tcPr>
            <w:tcW w:w="1692" w:type="dxa"/>
          </w:tcPr>
          <w:p w14:paraId="523A899C" w14:textId="629D5D7D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What </w:t>
            </w:r>
            <w:r w:rsidR="0095179B" w:rsidRPr="00676B69">
              <w:rPr>
                <w:rFonts w:ascii="Gill Sans MT" w:hAnsi="Gill Sans MT" w:cs="Times New Roman"/>
              </w:rPr>
              <w:t>has your community</w:t>
            </w:r>
            <w:r w:rsidRPr="00676B69">
              <w:rPr>
                <w:rFonts w:ascii="Gill Sans MT" w:hAnsi="Gill Sans MT" w:cs="Times New Roman"/>
              </w:rPr>
              <w:t xml:space="preserve"> done in response to the decline in availability of &lt;product&gt;?</w:t>
            </w:r>
          </w:p>
          <w:p w14:paraId="2ABE0A3A" w14:textId="77777777" w:rsidR="00AD3137" w:rsidRPr="00676B69" w:rsidRDefault="00AD3137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See code 125</w:t>
            </w:r>
          </w:p>
          <w:p w14:paraId="579B23C4" w14:textId="77777777" w:rsidR="00AD3137" w:rsidRPr="00676B69" w:rsidRDefault="00AD3137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Probe and code, Select all that apply</w:t>
            </w:r>
          </w:p>
        </w:tc>
        <w:tc>
          <w:tcPr>
            <w:tcW w:w="2346" w:type="dxa"/>
          </w:tcPr>
          <w:p w14:paraId="75B80817" w14:textId="295C6FF1" w:rsidR="00AD3137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Has your community</w:t>
            </w:r>
            <w:r w:rsidR="00AD3137" w:rsidRPr="00676B69">
              <w:rPr>
                <w:rFonts w:ascii="Gill Sans MT" w:hAnsi="Gill Sans MT" w:cs="Times New Roman"/>
              </w:rPr>
              <w:t xml:space="preserve"> experienced any conflicts in relation to harve</w:t>
            </w:r>
            <w:r w:rsidRPr="00676B69">
              <w:rPr>
                <w:rFonts w:ascii="Gill Sans MT" w:hAnsi="Gill Sans MT" w:cs="Times New Roman"/>
              </w:rPr>
              <w:t>sting &lt;product&gt; in the last three</w:t>
            </w:r>
            <w:r w:rsidR="00AD3137" w:rsidRPr="00676B69">
              <w:rPr>
                <w:rFonts w:ascii="Gill Sans MT" w:hAnsi="Gill Sans MT" w:cs="Times New Roman"/>
              </w:rPr>
              <w:t xml:space="preserve"> years? </w:t>
            </w:r>
          </w:p>
          <w:p w14:paraId="301B5E2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0=No</w:t>
            </w:r>
          </w:p>
          <w:p w14:paraId="24F7EB7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1=Yes </w:t>
            </w:r>
          </w:p>
          <w:p w14:paraId="5611F4C6" w14:textId="77777777" w:rsidR="00AD3137" w:rsidRPr="00676B69" w:rsidRDefault="00AD3137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If 0, skip to next product</w:t>
            </w:r>
          </w:p>
        </w:tc>
        <w:tc>
          <w:tcPr>
            <w:tcW w:w="2346" w:type="dxa"/>
          </w:tcPr>
          <w:p w14:paraId="09E82C0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What type of conflict?</w:t>
            </w:r>
          </w:p>
          <w:p w14:paraId="2AED785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1=Conflict with FD</w:t>
            </w:r>
          </w:p>
          <w:p w14:paraId="732F324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2=Conflict with concessioners</w:t>
            </w:r>
          </w:p>
          <w:p w14:paraId="74A85A8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3=Land-use conflicts with community members</w:t>
            </w:r>
          </w:p>
          <w:p w14:paraId="79A5E899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4=Land-use conflicts with neighboring communities</w:t>
            </w:r>
          </w:p>
          <w:p w14:paraId="6CD923A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5=Conflicts with outsiders</w:t>
            </w:r>
          </w:p>
          <w:p w14:paraId="6139911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97=Other, specify </w:t>
            </w:r>
          </w:p>
        </w:tc>
      </w:tr>
      <w:tr w:rsidR="00AD3137" w:rsidRPr="00676B69" w14:paraId="7BCEB410" w14:textId="77777777" w:rsidTr="00F35D3A">
        <w:tc>
          <w:tcPr>
            <w:tcW w:w="468" w:type="dxa"/>
          </w:tcPr>
          <w:p w14:paraId="3940C93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a</w:t>
            </w:r>
          </w:p>
        </w:tc>
        <w:tc>
          <w:tcPr>
            <w:tcW w:w="1890" w:type="dxa"/>
          </w:tcPr>
          <w:p w14:paraId="05743999" w14:textId="28498C04" w:rsidR="00AD3137" w:rsidRPr="00676B69" w:rsidRDefault="00966DB1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TImber</w:t>
            </w:r>
          </w:p>
        </w:tc>
        <w:tc>
          <w:tcPr>
            <w:tcW w:w="2262" w:type="dxa"/>
          </w:tcPr>
          <w:p w14:paraId="56D2444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5B930DC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3384299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703B61D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3125377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785E9009" w14:textId="77777777" w:rsidTr="00F35D3A">
        <w:tc>
          <w:tcPr>
            <w:tcW w:w="468" w:type="dxa"/>
          </w:tcPr>
          <w:p w14:paraId="43DEBB1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b</w:t>
            </w:r>
          </w:p>
        </w:tc>
        <w:tc>
          <w:tcPr>
            <w:tcW w:w="1890" w:type="dxa"/>
          </w:tcPr>
          <w:p w14:paraId="52BCC6D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Fuel wood</w:t>
            </w:r>
          </w:p>
        </w:tc>
        <w:tc>
          <w:tcPr>
            <w:tcW w:w="2262" w:type="dxa"/>
          </w:tcPr>
          <w:p w14:paraId="2F25CDC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5853F55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27F76D89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5A31E85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47AAA3E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7E254FC1" w14:textId="77777777" w:rsidTr="00F35D3A">
        <w:tc>
          <w:tcPr>
            <w:tcW w:w="468" w:type="dxa"/>
          </w:tcPr>
          <w:p w14:paraId="5EC88F2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</w:t>
            </w:r>
          </w:p>
        </w:tc>
        <w:tc>
          <w:tcPr>
            <w:tcW w:w="1890" w:type="dxa"/>
          </w:tcPr>
          <w:p w14:paraId="4F29660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Charcoal</w:t>
            </w:r>
          </w:p>
        </w:tc>
        <w:tc>
          <w:tcPr>
            <w:tcW w:w="2262" w:type="dxa"/>
          </w:tcPr>
          <w:p w14:paraId="023BC24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49981BC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6B6F0EF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1E9E10D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30F9E72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7937BC2E" w14:textId="77777777" w:rsidTr="00F35D3A">
        <w:tc>
          <w:tcPr>
            <w:tcW w:w="468" w:type="dxa"/>
          </w:tcPr>
          <w:p w14:paraId="78718CB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d</w:t>
            </w:r>
          </w:p>
        </w:tc>
        <w:tc>
          <w:tcPr>
            <w:tcW w:w="1890" w:type="dxa"/>
          </w:tcPr>
          <w:p w14:paraId="3730D83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wood carving</w:t>
            </w:r>
          </w:p>
        </w:tc>
        <w:tc>
          <w:tcPr>
            <w:tcW w:w="2262" w:type="dxa"/>
          </w:tcPr>
          <w:p w14:paraId="67E4BB8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4CFB37A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5C930D6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107645C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245F5B2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192BF79A" w14:textId="77777777" w:rsidTr="00F35D3A">
        <w:tc>
          <w:tcPr>
            <w:tcW w:w="468" w:type="dxa"/>
          </w:tcPr>
          <w:p w14:paraId="6A3B1D9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e</w:t>
            </w:r>
          </w:p>
        </w:tc>
        <w:tc>
          <w:tcPr>
            <w:tcW w:w="1890" w:type="dxa"/>
          </w:tcPr>
          <w:p w14:paraId="78EAB41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poles</w:t>
            </w:r>
          </w:p>
        </w:tc>
        <w:tc>
          <w:tcPr>
            <w:tcW w:w="2262" w:type="dxa"/>
          </w:tcPr>
          <w:p w14:paraId="5F0CDEA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0BC795C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02C8A6B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66B17F2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42678A2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648D2BA6" w14:textId="77777777" w:rsidTr="00F35D3A">
        <w:trPr>
          <w:trHeight w:val="179"/>
        </w:trPr>
        <w:tc>
          <w:tcPr>
            <w:tcW w:w="468" w:type="dxa"/>
          </w:tcPr>
          <w:p w14:paraId="46C684F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</w:t>
            </w:r>
          </w:p>
        </w:tc>
        <w:tc>
          <w:tcPr>
            <w:tcW w:w="1890" w:type="dxa"/>
          </w:tcPr>
          <w:p w14:paraId="48E7F68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Fruit, nuts, seeds, roots, berries, etc. </w:t>
            </w:r>
          </w:p>
        </w:tc>
        <w:tc>
          <w:tcPr>
            <w:tcW w:w="2262" w:type="dxa"/>
          </w:tcPr>
          <w:p w14:paraId="05E8BFF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4D18CE9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4BBAD76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59E6E5C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0A0B0A0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64493386" w14:textId="77777777" w:rsidTr="00F35D3A">
        <w:tc>
          <w:tcPr>
            <w:tcW w:w="468" w:type="dxa"/>
          </w:tcPr>
          <w:p w14:paraId="16D06F7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g</w:t>
            </w:r>
          </w:p>
        </w:tc>
        <w:tc>
          <w:tcPr>
            <w:tcW w:w="1890" w:type="dxa"/>
          </w:tcPr>
          <w:p w14:paraId="55514B9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Mushrooms</w:t>
            </w:r>
          </w:p>
        </w:tc>
        <w:tc>
          <w:tcPr>
            <w:tcW w:w="2262" w:type="dxa"/>
          </w:tcPr>
          <w:p w14:paraId="2ACD1F5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1A383DC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7AA5ACD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40E58A6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40FA7AE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158C8ECA" w14:textId="77777777" w:rsidTr="00F35D3A">
        <w:tc>
          <w:tcPr>
            <w:tcW w:w="468" w:type="dxa"/>
          </w:tcPr>
          <w:p w14:paraId="674A8C7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</w:t>
            </w:r>
          </w:p>
        </w:tc>
        <w:tc>
          <w:tcPr>
            <w:tcW w:w="1890" w:type="dxa"/>
          </w:tcPr>
          <w:p w14:paraId="31FAD96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Fodder</w:t>
            </w:r>
          </w:p>
        </w:tc>
        <w:tc>
          <w:tcPr>
            <w:tcW w:w="2262" w:type="dxa"/>
          </w:tcPr>
          <w:p w14:paraId="7F7395D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10484D3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40C8323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5B3A668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6A7B417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101846BD" w14:textId="77777777" w:rsidTr="00F35D3A">
        <w:tc>
          <w:tcPr>
            <w:tcW w:w="468" w:type="dxa"/>
          </w:tcPr>
          <w:p w14:paraId="4C4E933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i</w:t>
            </w:r>
          </w:p>
        </w:tc>
        <w:tc>
          <w:tcPr>
            <w:tcW w:w="1890" w:type="dxa"/>
          </w:tcPr>
          <w:p w14:paraId="7D72181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Rattan</w:t>
            </w:r>
          </w:p>
        </w:tc>
        <w:tc>
          <w:tcPr>
            <w:tcW w:w="2262" w:type="dxa"/>
          </w:tcPr>
          <w:p w14:paraId="1D13214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01F011B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71E51F9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7DF9592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61DDABE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022B6574" w14:textId="77777777" w:rsidTr="00F35D3A">
        <w:tc>
          <w:tcPr>
            <w:tcW w:w="468" w:type="dxa"/>
          </w:tcPr>
          <w:p w14:paraId="0E5E6C4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j</w:t>
            </w:r>
          </w:p>
        </w:tc>
        <w:tc>
          <w:tcPr>
            <w:tcW w:w="1890" w:type="dxa"/>
          </w:tcPr>
          <w:p w14:paraId="576C61F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Plant medicines</w:t>
            </w:r>
          </w:p>
        </w:tc>
        <w:tc>
          <w:tcPr>
            <w:tcW w:w="2262" w:type="dxa"/>
          </w:tcPr>
          <w:p w14:paraId="73F724D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6B4CF2F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0212DE9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28F29C2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7E5E493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2D5D7463" w14:textId="77777777" w:rsidTr="00F35D3A">
        <w:tc>
          <w:tcPr>
            <w:tcW w:w="468" w:type="dxa"/>
          </w:tcPr>
          <w:p w14:paraId="55DFB58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</w:t>
            </w:r>
          </w:p>
        </w:tc>
        <w:tc>
          <w:tcPr>
            <w:tcW w:w="1890" w:type="dxa"/>
          </w:tcPr>
          <w:p w14:paraId="02440A9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Herbs and spices</w:t>
            </w:r>
          </w:p>
        </w:tc>
        <w:tc>
          <w:tcPr>
            <w:tcW w:w="2262" w:type="dxa"/>
          </w:tcPr>
          <w:p w14:paraId="0755ECD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066C96C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0EE04AF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4DA9912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7D331FF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7BA351C1" w14:textId="77777777" w:rsidTr="00F35D3A">
        <w:tc>
          <w:tcPr>
            <w:tcW w:w="468" w:type="dxa"/>
          </w:tcPr>
          <w:p w14:paraId="7546BBF9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l</w:t>
            </w:r>
          </w:p>
        </w:tc>
        <w:tc>
          <w:tcPr>
            <w:tcW w:w="1890" w:type="dxa"/>
          </w:tcPr>
          <w:p w14:paraId="35A640A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Dying/tanning</w:t>
            </w:r>
          </w:p>
        </w:tc>
        <w:tc>
          <w:tcPr>
            <w:tcW w:w="2262" w:type="dxa"/>
          </w:tcPr>
          <w:p w14:paraId="460A666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1806AE2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53539489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4876367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7A14663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02A1C65C" w14:textId="77777777" w:rsidTr="00F35D3A">
        <w:tc>
          <w:tcPr>
            <w:tcW w:w="468" w:type="dxa"/>
          </w:tcPr>
          <w:p w14:paraId="4384554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m</w:t>
            </w:r>
          </w:p>
        </w:tc>
        <w:tc>
          <w:tcPr>
            <w:tcW w:w="1890" w:type="dxa"/>
          </w:tcPr>
          <w:p w14:paraId="46C8112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Seeds (for regeneration purposes)</w:t>
            </w:r>
          </w:p>
        </w:tc>
        <w:tc>
          <w:tcPr>
            <w:tcW w:w="2262" w:type="dxa"/>
          </w:tcPr>
          <w:p w14:paraId="0447044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337AC12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074FB31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1796DB6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116C4BB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133C31CA" w14:textId="77777777" w:rsidTr="00F35D3A">
        <w:tc>
          <w:tcPr>
            <w:tcW w:w="468" w:type="dxa"/>
          </w:tcPr>
          <w:p w14:paraId="13437C3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n</w:t>
            </w:r>
          </w:p>
        </w:tc>
        <w:tc>
          <w:tcPr>
            <w:tcW w:w="1890" w:type="dxa"/>
          </w:tcPr>
          <w:p w14:paraId="1F00CD5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Fibres (for rope, etc)</w:t>
            </w:r>
          </w:p>
        </w:tc>
        <w:tc>
          <w:tcPr>
            <w:tcW w:w="2262" w:type="dxa"/>
          </w:tcPr>
          <w:p w14:paraId="7CD2ED3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42E2D93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13B4712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0C65619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285D02A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7162B14F" w14:textId="77777777" w:rsidTr="00F35D3A">
        <w:tc>
          <w:tcPr>
            <w:tcW w:w="468" w:type="dxa"/>
          </w:tcPr>
          <w:p w14:paraId="074ED9C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o</w:t>
            </w:r>
          </w:p>
        </w:tc>
        <w:tc>
          <w:tcPr>
            <w:tcW w:w="1890" w:type="dxa"/>
          </w:tcPr>
          <w:p w14:paraId="7705F83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Other plant products</w:t>
            </w:r>
          </w:p>
        </w:tc>
        <w:tc>
          <w:tcPr>
            <w:tcW w:w="2262" w:type="dxa"/>
          </w:tcPr>
          <w:p w14:paraId="3B0F598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56EA4EE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75E2035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7AA6A0A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656F141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6EDEA96A" w14:textId="77777777" w:rsidTr="00F35D3A">
        <w:tc>
          <w:tcPr>
            <w:tcW w:w="468" w:type="dxa"/>
          </w:tcPr>
          <w:p w14:paraId="723926A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p</w:t>
            </w:r>
          </w:p>
        </w:tc>
        <w:tc>
          <w:tcPr>
            <w:tcW w:w="1890" w:type="dxa"/>
          </w:tcPr>
          <w:p w14:paraId="158D81C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Wildlife (including bushmeat)</w:t>
            </w:r>
          </w:p>
        </w:tc>
        <w:tc>
          <w:tcPr>
            <w:tcW w:w="2262" w:type="dxa"/>
          </w:tcPr>
          <w:p w14:paraId="70B9964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1AC6DE7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5A5219D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1AB5D19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4C36D6E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3006FB29" w14:textId="77777777" w:rsidTr="00F35D3A">
        <w:tc>
          <w:tcPr>
            <w:tcW w:w="468" w:type="dxa"/>
          </w:tcPr>
          <w:p w14:paraId="6F16376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q</w:t>
            </w:r>
          </w:p>
        </w:tc>
        <w:tc>
          <w:tcPr>
            <w:tcW w:w="1890" w:type="dxa"/>
          </w:tcPr>
          <w:p w14:paraId="42573F0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Beekeeping activities (e.g. honey) </w:t>
            </w:r>
          </w:p>
        </w:tc>
        <w:tc>
          <w:tcPr>
            <w:tcW w:w="2262" w:type="dxa"/>
          </w:tcPr>
          <w:p w14:paraId="281AEC8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2BF1CFB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76BA67E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68322E7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682D619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3612A099" w14:textId="77777777" w:rsidTr="00F35D3A">
        <w:tc>
          <w:tcPr>
            <w:tcW w:w="468" w:type="dxa"/>
          </w:tcPr>
          <w:p w14:paraId="16DE2B0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</w:t>
            </w:r>
          </w:p>
        </w:tc>
        <w:tc>
          <w:tcPr>
            <w:tcW w:w="1890" w:type="dxa"/>
          </w:tcPr>
          <w:p w14:paraId="6425DB9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Caterpillar</w:t>
            </w:r>
          </w:p>
        </w:tc>
        <w:tc>
          <w:tcPr>
            <w:tcW w:w="2262" w:type="dxa"/>
          </w:tcPr>
          <w:p w14:paraId="1B675D6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6777B8F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76FFFFE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5608F36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306F3A0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77A7E22E" w14:textId="77777777" w:rsidTr="00F35D3A">
        <w:tc>
          <w:tcPr>
            <w:tcW w:w="468" w:type="dxa"/>
          </w:tcPr>
          <w:p w14:paraId="03A7D6F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s</w:t>
            </w:r>
          </w:p>
        </w:tc>
        <w:tc>
          <w:tcPr>
            <w:tcW w:w="1890" w:type="dxa"/>
          </w:tcPr>
          <w:p w14:paraId="58ED885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Other, specify </w:t>
            </w:r>
          </w:p>
        </w:tc>
        <w:tc>
          <w:tcPr>
            <w:tcW w:w="2262" w:type="dxa"/>
          </w:tcPr>
          <w:p w14:paraId="2B94FCB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0DB0341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3BCB9CB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0D47049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78873FC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</w:tbl>
    <w:p w14:paraId="7E9CF3D2" w14:textId="77777777" w:rsidR="00AD3137" w:rsidRPr="00676B69" w:rsidRDefault="00AD3137" w:rsidP="007C3C66">
      <w:pPr>
        <w:rPr>
          <w:rFonts w:ascii="Gill Sans MT" w:eastAsia="Calibri" w:hAnsi="Gill Sans MT" w:cs="Times New Roman"/>
          <w:sz w:val="22"/>
          <w:szCs w:val="22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3660"/>
        <w:gridCol w:w="3735"/>
        <w:gridCol w:w="3621"/>
      </w:tblGrid>
      <w:tr w:rsidR="00AD3137" w:rsidRPr="00676B69" w14:paraId="07E6C939" w14:textId="77777777" w:rsidTr="00AD3137">
        <w:tc>
          <w:tcPr>
            <w:tcW w:w="4392" w:type="dxa"/>
          </w:tcPr>
          <w:p w14:paraId="6642BBE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Reason for increase - 123</w:t>
            </w:r>
          </w:p>
        </w:tc>
        <w:tc>
          <w:tcPr>
            <w:tcW w:w="4392" w:type="dxa"/>
          </w:tcPr>
          <w:p w14:paraId="292F1CB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Reason for decline - 124</w:t>
            </w:r>
          </w:p>
        </w:tc>
        <w:tc>
          <w:tcPr>
            <w:tcW w:w="4392" w:type="dxa"/>
          </w:tcPr>
          <w:p w14:paraId="0F6DF1E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Response to decline - 125</w:t>
            </w:r>
          </w:p>
        </w:tc>
      </w:tr>
      <w:tr w:rsidR="00AD3137" w:rsidRPr="00676B69" w14:paraId="437D3A72" w14:textId="77777777" w:rsidTr="00AD3137">
        <w:tc>
          <w:tcPr>
            <w:tcW w:w="4392" w:type="dxa"/>
          </w:tcPr>
          <w:p w14:paraId="3BC2450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1=Less clearing of forests for agriculture</w:t>
            </w:r>
          </w:p>
          <w:p w14:paraId="26E0108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2=Less collection of the product by locals</w:t>
            </w:r>
          </w:p>
          <w:p w14:paraId="7CE6570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3=Less collection of the product from outsiders</w:t>
            </w:r>
          </w:p>
          <w:p w14:paraId="2BA6189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4=Reduced use from large-scale commercial users/projects</w:t>
            </w:r>
          </w:p>
          <w:p w14:paraId="1E0A195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5=Changes in management of forests</w:t>
            </w:r>
          </w:p>
          <w:p w14:paraId="047C140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6=Climatic changes, eg more rainfall</w:t>
            </w:r>
          </w:p>
          <w:p w14:paraId="2719F59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7=Forest clearing that increases supply of product (eg fuelwood)</w:t>
            </w:r>
          </w:p>
          <w:p w14:paraId="29EF648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8=Conservation activities or more sustainable harvesting practices</w:t>
            </w:r>
          </w:p>
          <w:p w14:paraId="5FF0F54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9=Increased secondary forests (land left to regenerate)</w:t>
            </w:r>
          </w:p>
          <w:p w14:paraId="39FF456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10=Tree planting </w:t>
            </w:r>
          </w:p>
          <w:p w14:paraId="1116E76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11=Improved rights to the product</w:t>
            </w:r>
          </w:p>
          <w:p w14:paraId="36B8F40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12=More illegal access to protected area</w:t>
            </w:r>
          </w:p>
          <w:p w14:paraId="70756EB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13=Reduced bush fires</w:t>
            </w:r>
          </w:p>
          <w:p w14:paraId="6424CCE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97=Other, specify</w:t>
            </w:r>
          </w:p>
        </w:tc>
        <w:tc>
          <w:tcPr>
            <w:tcW w:w="4392" w:type="dxa"/>
          </w:tcPr>
          <w:p w14:paraId="72D587C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1=Reduced forest areas due to small-scale clearing for agriculture </w:t>
            </w:r>
          </w:p>
          <w:p w14:paraId="04C65FD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2=Reduced forest area due to large-scale projects (plantations, new settlements, mining activities, etc)</w:t>
            </w:r>
          </w:p>
          <w:p w14:paraId="49579BB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3=Increased use of the plant/tree due to more local people collecting more</w:t>
            </w:r>
          </w:p>
          <w:p w14:paraId="40FC8DF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4=Increased use of the plant/tree due to more people from outsiders collecting more</w:t>
            </w:r>
          </w:p>
          <w:p w14:paraId="33DE630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5=Timber harvesting </w:t>
            </w:r>
          </w:p>
          <w:p w14:paraId="758A669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6=Charcoal burning </w:t>
            </w:r>
          </w:p>
          <w:p w14:paraId="598DFD7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7=Brick burning </w:t>
            </w:r>
          </w:p>
          <w:p w14:paraId="374216B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8=Poor harvesting practices</w:t>
            </w:r>
          </w:p>
          <w:p w14:paraId="7D6DA1A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9=People from outside buying land and restricting access</w:t>
            </w:r>
          </w:p>
          <w:p w14:paraId="71DF483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10=State or local authority restricting access</w:t>
            </w:r>
          </w:p>
          <w:p w14:paraId="1DE2BAB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11=Customary or community restrictions on access</w:t>
            </w:r>
          </w:p>
          <w:p w14:paraId="1E2158F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12=Bush burning/fire</w:t>
            </w:r>
          </w:p>
          <w:p w14:paraId="005DEF5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13=Product attacked/consumed by pests/forest dwelling vermin</w:t>
            </w:r>
          </w:p>
          <w:p w14:paraId="2EB2C12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14=Natural disasters</w:t>
            </w:r>
          </w:p>
          <w:p w14:paraId="1AA7EC8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15=Climatic changes </w:t>
            </w:r>
          </w:p>
          <w:p w14:paraId="3728C6B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97=Other, specify </w:t>
            </w:r>
          </w:p>
        </w:tc>
        <w:tc>
          <w:tcPr>
            <w:tcW w:w="4392" w:type="dxa"/>
          </w:tcPr>
          <w:p w14:paraId="325D0B2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1=It did not influence the harvest of forest products</w:t>
            </w:r>
          </w:p>
          <w:p w14:paraId="36812CA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2=Increase collection time (including travelling to areas further away)</w:t>
            </w:r>
          </w:p>
          <w:p w14:paraId="149C0FC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3=Buy the product from other suppliers</w:t>
            </w:r>
          </w:p>
          <w:p w14:paraId="42168689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4=Reduce harvesting of the product</w:t>
            </w:r>
          </w:p>
          <w:p w14:paraId="7533FA8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5=Stop harvesting of the product</w:t>
            </w:r>
          </w:p>
          <w:p w14:paraId="661FE9A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6=Substitute with other type of forest products</w:t>
            </w:r>
          </w:p>
          <w:p w14:paraId="7154BF2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7=Substitute with agricultural products</w:t>
            </w:r>
          </w:p>
          <w:p w14:paraId="5B36408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8=Conserving standing trees</w:t>
            </w:r>
          </w:p>
          <w:p w14:paraId="4B56D44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9=Planting trees</w:t>
            </w:r>
          </w:p>
          <w:p w14:paraId="5D19D7E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10=Restricting access/use of forest</w:t>
            </w:r>
          </w:p>
        </w:tc>
      </w:tr>
    </w:tbl>
    <w:p w14:paraId="63335BAC" w14:textId="77777777" w:rsidR="00FA13E0" w:rsidRPr="00676B69" w:rsidRDefault="00FA13E0" w:rsidP="007F5705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1798D5E9" w14:textId="77777777" w:rsidR="005A2E20" w:rsidRPr="00676B69" w:rsidRDefault="005A2E20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18"/>
      </w:tblGrid>
      <w:tr w:rsidR="005A2E20" w:rsidRPr="00676B69" w14:paraId="5FC491A1" w14:textId="77777777" w:rsidTr="00015DCC">
        <w:trPr>
          <w:trHeight w:val="727"/>
        </w:trPr>
        <w:tc>
          <w:tcPr>
            <w:tcW w:w="10618" w:type="dxa"/>
            <w:shd w:val="clear" w:color="auto" w:fill="D6E3BC" w:themeFill="accent3" w:themeFillTint="66"/>
          </w:tcPr>
          <w:p w14:paraId="76E41235" w14:textId="77777777" w:rsidR="005A2E20" w:rsidRPr="00676B69" w:rsidRDefault="005A2E20" w:rsidP="005A2E20">
            <w:pPr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</w:pPr>
          </w:p>
          <w:p w14:paraId="7F9ADCDB" w14:textId="49E4644C" w:rsidR="00015DCC" w:rsidRPr="00676B69" w:rsidRDefault="00015DCC" w:rsidP="00015DCC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What </w:t>
            </w:r>
            <w:commentRangeStart w:id="403"/>
            <w:r w:rsidRPr="00676B69">
              <w:rPr>
                <w:rFonts w:ascii="Gill Sans MT" w:hAnsi="Gill Sans MT"/>
                <w:sz w:val="22"/>
                <w:szCs w:val="22"/>
              </w:rPr>
              <w:t xml:space="preserve">actions </w:t>
            </w:r>
            <w:commentRangeEnd w:id="403"/>
            <w:r w:rsidR="005E3581">
              <w:rPr>
                <w:rStyle w:val="CommentReference"/>
                <w:rFonts w:eastAsiaTheme="minorHAnsi"/>
              </w:rPr>
              <w:commentReference w:id="403"/>
            </w:r>
            <w:r w:rsidRPr="00676B69">
              <w:rPr>
                <w:rFonts w:ascii="Gill Sans MT" w:hAnsi="Gill Sans MT"/>
                <w:sz w:val="22"/>
                <w:szCs w:val="22"/>
              </w:rPr>
              <w:t>are the district or local government taking to stop deforestation and forest degradation</w:t>
            </w:r>
            <w:ins w:id="404" w:author="usaiduser" w:date="2014-11-09T09:58:00Z">
              <w:r w:rsidR="005E3581">
                <w:rPr>
                  <w:rFonts w:ascii="Gill Sans MT" w:hAnsi="Gill Sans MT"/>
                  <w:sz w:val="22"/>
                  <w:szCs w:val="22"/>
                </w:rPr>
                <w:t xml:space="preserve"> in your community</w:t>
              </w:r>
            </w:ins>
            <w:r w:rsidRPr="00676B69">
              <w:rPr>
                <w:rFonts w:ascii="Gill Sans MT" w:hAnsi="Gill Sans MT"/>
                <w:sz w:val="22"/>
                <w:szCs w:val="22"/>
              </w:rPr>
              <w:t xml:space="preserve">? In your opinion, are these actions effective or successful at stopping deforestation and/or forest </w:t>
            </w:r>
            <w:commentRangeStart w:id="405"/>
            <w:r w:rsidRPr="00676B69">
              <w:rPr>
                <w:rFonts w:ascii="Gill Sans MT" w:hAnsi="Gill Sans MT"/>
                <w:sz w:val="22"/>
                <w:szCs w:val="22"/>
              </w:rPr>
              <w:t>degradation</w:t>
            </w:r>
            <w:commentRangeEnd w:id="405"/>
            <w:r w:rsidR="005E3581">
              <w:rPr>
                <w:rStyle w:val="CommentReference"/>
                <w:rFonts w:eastAsiaTheme="minorHAnsi"/>
              </w:rPr>
              <w:commentReference w:id="405"/>
            </w:r>
            <w:r w:rsidRPr="00676B69">
              <w:rPr>
                <w:rFonts w:ascii="Gill Sans MT" w:hAnsi="Gill Sans MT"/>
                <w:sz w:val="22"/>
                <w:szCs w:val="22"/>
              </w:rPr>
              <w:t xml:space="preserve">? </w:t>
            </w:r>
          </w:p>
          <w:p w14:paraId="338903F3" w14:textId="77777777" w:rsidR="005A2E20" w:rsidRPr="00676B69" w:rsidRDefault="005A2E20" w:rsidP="005A2E20">
            <w:pPr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</w:pPr>
          </w:p>
          <w:p w14:paraId="63A8DA1E" w14:textId="77777777" w:rsidR="005A2E20" w:rsidRPr="00676B69" w:rsidRDefault="005A2E20" w:rsidP="005A2E20">
            <w:pPr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</w:pPr>
          </w:p>
        </w:tc>
      </w:tr>
    </w:tbl>
    <w:p w14:paraId="48559DF0" w14:textId="77777777" w:rsidR="005A2E20" w:rsidRPr="00676B69" w:rsidRDefault="005A2E20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18"/>
      </w:tblGrid>
      <w:tr w:rsidR="00015DCC" w:rsidRPr="00676B69" w14:paraId="37D3BABF" w14:textId="77777777" w:rsidTr="00015DCC">
        <w:trPr>
          <w:trHeight w:val="189"/>
        </w:trPr>
        <w:tc>
          <w:tcPr>
            <w:tcW w:w="10618" w:type="dxa"/>
            <w:shd w:val="clear" w:color="auto" w:fill="D6E3BC" w:themeFill="accent3" w:themeFillTint="66"/>
          </w:tcPr>
          <w:p w14:paraId="6DFAB47D" w14:textId="77777777" w:rsidR="00015DCC" w:rsidRPr="00676B69" w:rsidRDefault="00015DCC" w:rsidP="00015DCC">
            <w:pPr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</w:pPr>
          </w:p>
          <w:p w14:paraId="5A027290" w14:textId="77777777" w:rsidR="00015DCC" w:rsidRPr="00676B69" w:rsidRDefault="00015DCC" w:rsidP="00015DCC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Are you aware of any major policy shifts (past # years) that affect the utilization of forests by local users? </w:t>
            </w:r>
            <w:commentRangeStart w:id="406"/>
            <w:r w:rsidRPr="00676B69">
              <w:rPr>
                <w:rFonts w:ascii="Gill Sans MT" w:hAnsi="Gill Sans MT"/>
                <w:sz w:val="22"/>
                <w:szCs w:val="22"/>
              </w:rPr>
              <w:t>If</w:t>
            </w:r>
            <w:commentRangeEnd w:id="406"/>
            <w:r w:rsidR="000922B6">
              <w:rPr>
                <w:rStyle w:val="CommentReference"/>
                <w:rFonts w:eastAsiaTheme="minorHAnsi"/>
              </w:rPr>
              <w:commentReference w:id="406"/>
            </w:r>
            <w:r w:rsidRPr="00676B69">
              <w:rPr>
                <w:rFonts w:ascii="Gill Sans MT" w:hAnsi="Gill Sans MT"/>
                <w:sz w:val="22"/>
                <w:szCs w:val="22"/>
              </w:rPr>
              <w:t xml:space="preserve"> so, what are they?</w:t>
            </w:r>
          </w:p>
          <w:p w14:paraId="45EB07EF" w14:textId="77777777" w:rsidR="00015DCC" w:rsidRPr="00676B69" w:rsidRDefault="00015DCC" w:rsidP="00015DCC">
            <w:pPr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</w:pPr>
          </w:p>
          <w:p w14:paraId="649C44A6" w14:textId="77777777" w:rsidR="00015DCC" w:rsidRPr="00676B69" w:rsidRDefault="00015DCC" w:rsidP="00015DCC">
            <w:pPr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</w:pPr>
          </w:p>
          <w:p w14:paraId="45A075CB" w14:textId="77777777" w:rsidR="00015DCC" w:rsidRPr="00676B69" w:rsidRDefault="00015DCC" w:rsidP="00015DCC">
            <w:pPr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</w:pPr>
          </w:p>
        </w:tc>
      </w:tr>
    </w:tbl>
    <w:p w14:paraId="564B4F4A" w14:textId="77777777" w:rsidR="005A2E20" w:rsidRPr="00676B69" w:rsidRDefault="005A2E20" w:rsidP="005A2E20">
      <w:pPr>
        <w:rPr>
          <w:rFonts w:ascii="Gill Sans MT" w:hAnsi="Gill Sans MT"/>
          <w:sz w:val="22"/>
          <w:szCs w:val="22"/>
        </w:rPr>
      </w:pPr>
    </w:p>
    <w:p w14:paraId="41E5E9BA" w14:textId="77777777" w:rsidR="005A2E20" w:rsidRPr="00676B69" w:rsidRDefault="005A2E20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034066AF" w14:textId="77777777" w:rsidR="00334EFB" w:rsidRPr="00676B69" w:rsidRDefault="00334EFB" w:rsidP="007C3C66">
      <w:pPr>
        <w:ind w:right="-108"/>
        <w:rPr>
          <w:rFonts w:ascii="Gill Sans MT" w:hAnsi="Gill Sans MT"/>
          <w:sz w:val="22"/>
          <w:szCs w:val="22"/>
        </w:rPr>
      </w:pPr>
    </w:p>
    <w:p w14:paraId="44449AA4" w14:textId="77777777" w:rsidR="00334EFB" w:rsidRPr="00676B69" w:rsidRDefault="00334EFB" w:rsidP="007C3C66">
      <w:pPr>
        <w:ind w:right="-108"/>
        <w:rPr>
          <w:rFonts w:ascii="Gill Sans MT" w:hAnsi="Gill Sans MT"/>
          <w:sz w:val="22"/>
          <w:szCs w:val="22"/>
        </w:rPr>
      </w:pPr>
    </w:p>
    <w:p w14:paraId="6D3E0B00" w14:textId="77777777" w:rsidR="005A2E20" w:rsidRPr="00676B69" w:rsidRDefault="005A2E20" w:rsidP="007C3C66">
      <w:pPr>
        <w:rPr>
          <w:rFonts w:ascii="Gill Sans MT" w:hAnsi="Gill Sans MT"/>
          <w:sz w:val="22"/>
          <w:szCs w:val="22"/>
        </w:rPr>
      </w:pPr>
    </w:p>
    <w:p w14:paraId="21DD6B18" w14:textId="77777777" w:rsidR="005A2E20" w:rsidRPr="00676B69" w:rsidRDefault="005A2E20" w:rsidP="007C3C66">
      <w:pPr>
        <w:rPr>
          <w:rFonts w:ascii="Gill Sans MT" w:hAnsi="Gill Sans MT"/>
          <w:sz w:val="22"/>
          <w:szCs w:val="22"/>
        </w:rPr>
      </w:pPr>
    </w:p>
    <w:p w14:paraId="29F4128B" w14:textId="77777777" w:rsidR="00F35D3A" w:rsidRPr="00676B69" w:rsidRDefault="00F35D3A" w:rsidP="007C3C66">
      <w:pPr>
        <w:rPr>
          <w:rFonts w:ascii="Gill Sans MT" w:hAnsi="Gill Sans MT"/>
          <w:sz w:val="22"/>
          <w:szCs w:val="22"/>
        </w:rPr>
      </w:pPr>
    </w:p>
    <w:p w14:paraId="5348494C" w14:textId="77777777" w:rsidR="00F35D3A" w:rsidRPr="00676B69" w:rsidRDefault="00F35D3A" w:rsidP="007C3C66">
      <w:pPr>
        <w:rPr>
          <w:rFonts w:ascii="Gill Sans MT" w:hAnsi="Gill Sans MT"/>
          <w:b/>
          <w:sz w:val="22"/>
          <w:szCs w:val="22"/>
        </w:rPr>
      </w:pPr>
    </w:p>
    <w:p w14:paraId="13782E00" w14:textId="005E4EA2" w:rsidR="00F35D3A" w:rsidRPr="00676B69" w:rsidRDefault="00F35D3A" w:rsidP="00F35D3A">
      <w:pPr>
        <w:rPr>
          <w:rFonts w:ascii="Gill Sans MT" w:hAnsi="Gill Sans MT"/>
          <w:bCs/>
          <w:sz w:val="22"/>
          <w:szCs w:val="22"/>
        </w:rPr>
      </w:pPr>
    </w:p>
    <w:sectPr w:rsidR="00F35D3A" w:rsidRPr="00676B69" w:rsidSect="00536BBF">
      <w:footerReference w:type="even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Heather Huntington" w:date="2014-11-07T09:58:00Z" w:initials="HH">
    <w:p w14:paraId="5B5502E6" w14:textId="0498526D" w:rsidR="004E0A73" w:rsidRDefault="004E0A73">
      <w:pPr>
        <w:pStyle w:val="CommentText"/>
      </w:pPr>
      <w:r>
        <w:rPr>
          <w:rStyle w:val="CommentReference"/>
        </w:rPr>
        <w:annotationRef/>
      </w:r>
      <w:r>
        <w:t xml:space="preserve">Please excuse the formatting and lack of skips for all sections. We will get this cleaned up before it goes out for external review. </w:t>
      </w:r>
    </w:p>
    <w:p w14:paraId="675D23E5" w14:textId="77777777" w:rsidR="004E0A73" w:rsidRDefault="004E0A73">
      <w:pPr>
        <w:pStyle w:val="CommentText"/>
      </w:pPr>
    </w:p>
    <w:p w14:paraId="77117FFB" w14:textId="7B36E912" w:rsidR="004E0A73" w:rsidRDefault="004E0A73">
      <w:pPr>
        <w:pStyle w:val="CommentText"/>
      </w:pPr>
      <w:r>
        <w:t xml:space="preserve">The questions for open-ended discussions with the KII Forest are highlighted in light green. </w:t>
      </w:r>
    </w:p>
  </w:comment>
  <w:comment w:id="1" w:author="usaiduser" w:date="2014-11-09T05:41:00Z" w:initials="u">
    <w:p w14:paraId="5BDEF7CF" w14:textId="23C30B79" w:rsidR="004E0A73" w:rsidRDefault="004E0A73">
      <w:pPr>
        <w:pStyle w:val="CommentText"/>
      </w:pPr>
      <w:r>
        <w:rPr>
          <w:rStyle w:val="CommentReference"/>
        </w:rPr>
        <w:annotationRef/>
      </w:r>
      <w:r>
        <w:t>May want to add hint here to explain what is meant by “reforestation”</w:t>
      </w:r>
    </w:p>
  </w:comment>
  <w:comment w:id="2" w:author="usaiduser" w:date="2014-11-09T09:23:00Z" w:initials="u">
    <w:p w14:paraId="0968FBC0" w14:textId="4B8502FB" w:rsidR="004E0A73" w:rsidRDefault="004E0A73">
      <w:pPr>
        <w:pStyle w:val="CommentText"/>
      </w:pPr>
      <w:r>
        <w:rPr>
          <w:rStyle w:val="CommentReference"/>
        </w:rPr>
        <w:annotationRef/>
      </w:r>
      <w:r>
        <w:t>I presume this can be auto-filled from the previous question in ODK</w:t>
      </w:r>
    </w:p>
  </w:comment>
  <w:comment w:id="3" w:author="usaiduser" w:date="2014-11-09T09:24:00Z" w:initials="u">
    <w:p w14:paraId="0F80D172" w14:textId="1AF26CEE" w:rsidR="004E0A73" w:rsidRDefault="004E0A73">
      <w:pPr>
        <w:pStyle w:val="CommentText"/>
      </w:pPr>
      <w:r>
        <w:rPr>
          <w:rStyle w:val="CommentReference"/>
        </w:rPr>
        <w:annotationRef/>
      </w:r>
      <w:r>
        <w:t>Please use closed response codes here.</w:t>
      </w:r>
    </w:p>
  </w:comment>
  <w:comment w:id="4" w:author="usaiduser" w:date="2014-11-09T09:24:00Z" w:initials="u">
    <w:p w14:paraId="6149AF37" w14:textId="6F721342" w:rsidR="004E0A73" w:rsidRDefault="004E0A73">
      <w:pPr>
        <w:pStyle w:val="CommentText"/>
      </w:pPr>
      <w:r>
        <w:rPr>
          <w:rStyle w:val="CommentReference"/>
        </w:rPr>
        <w:annotationRef/>
      </w:r>
      <w:r>
        <w:t>Suggest adding a separate field for the response unit (in addition to #).</w:t>
      </w:r>
    </w:p>
  </w:comment>
  <w:comment w:id="5" w:author="usaiduser" w:date="2014-11-09T09:26:00Z" w:initials="u">
    <w:p w14:paraId="164A015A" w14:textId="147F04A7" w:rsidR="004E0A73" w:rsidRDefault="004E0A73">
      <w:pPr>
        <w:pStyle w:val="CommentText"/>
      </w:pPr>
      <w:r>
        <w:rPr>
          <w:rStyle w:val="CommentReference"/>
        </w:rPr>
        <w:annotationRef/>
      </w:r>
      <w:r>
        <w:t>Please code responses to at least this first question (y/n) and ideally the next one (is it and fair efficient) on a Lickert scale.</w:t>
      </w:r>
    </w:p>
  </w:comment>
  <w:comment w:id="6" w:author="usaiduser" w:date="2014-11-09T09:27:00Z" w:initials="u">
    <w:p w14:paraId="2DB35CCD" w14:textId="1601F43A" w:rsidR="004E0A73" w:rsidRDefault="004E0A73">
      <w:pPr>
        <w:pStyle w:val="CommentText"/>
      </w:pPr>
      <w:r>
        <w:rPr>
          <w:rStyle w:val="CommentReference"/>
        </w:rPr>
        <w:annotationRef/>
      </w:r>
      <w:r>
        <w:t>If possible add response codes, e.g. next to existing farms, in total new areas, etc. (these are just examples not suggestions – I’m not sure they’re relevant).</w:t>
      </w:r>
    </w:p>
  </w:comment>
  <w:comment w:id="7" w:author="usaiduser" w:date="2014-11-09T09:28:00Z" w:initials="u">
    <w:p w14:paraId="066B7463" w14:textId="281AD25F" w:rsidR="004E0A73" w:rsidRDefault="004E0A73">
      <w:pPr>
        <w:pStyle w:val="CommentText"/>
      </w:pPr>
      <w:r>
        <w:rPr>
          <w:rStyle w:val="CommentReference"/>
        </w:rPr>
        <w:annotationRef/>
      </w:r>
      <w:r>
        <w:t>Again can we make this a closed response please. Also, would it be more or less informative to ask if “people in this area” usually apply? If there is a permit system in place and people don’t usually apply, the may not be particularly truthful.</w:t>
      </w:r>
    </w:p>
  </w:comment>
  <w:comment w:id="8" w:author="usaiduser" w:date="2014-11-09T09:29:00Z" w:initials="u">
    <w:p w14:paraId="554A19FB" w14:textId="112C3287" w:rsidR="004E0A73" w:rsidRDefault="004E0A73">
      <w:pPr>
        <w:pStyle w:val="CommentText"/>
      </w:pPr>
      <w:r>
        <w:rPr>
          <w:rStyle w:val="CommentReference"/>
        </w:rPr>
        <w:annotationRef/>
      </w:r>
      <w:r>
        <w:t>Add response codes please</w:t>
      </w:r>
    </w:p>
  </w:comment>
  <w:comment w:id="9" w:author="usaiduser" w:date="2014-11-09T09:29:00Z" w:initials="u">
    <w:p w14:paraId="43FA2D7A" w14:textId="746D0DCC" w:rsidR="004E0A73" w:rsidRDefault="004E0A73">
      <w:pPr>
        <w:pStyle w:val="CommentText"/>
      </w:pPr>
      <w:r>
        <w:rPr>
          <w:rStyle w:val="CommentReference"/>
        </w:rPr>
        <w:annotationRef/>
      </w:r>
      <w:r>
        <w:t>Add response codes and use probe and code please</w:t>
      </w:r>
    </w:p>
  </w:comment>
  <w:comment w:id="11" w:author="usaiduser" w:date="2014-11-09T09:30:00Z" w:initials="u">
    <w:p w14:paraId="20311D04" w14:textId="3ADAE46E" w:rsidR="004E0A73" w:rsidRDefault="004E0A73">
      <w:pPr>
        <w:pStyle w:val="CommentText"/>
      </w:pPr>
      <w:r>
        <w:rPr>
          <w:rStyle w:val="CommentReference"/>
        </w:rPr>
        <w:annotationRef/>
      </w:r>
      <w:r>
        <w:t xml:space="preserve">Great  - I will be interested in what these codes are </w:t>
      </w:r>
      <w:r>
        <w:sym w:font="Wingdings" w:char="F04A"/>
      </w:r>
    </w:p>
  </w:comment>
  <w:comment w:id="12" w:author="Heather Huntington" w:date="2014-11-07T20:16:00Z" w:initials="HH">
    <w:p w14:paraId="76F95BA7" w14:textId="022DA809" w:rsidR="004E0A73" w:rsidRDefault="004E0A73" w:rsidP="0018352F">
      <w:pPr>
        <w:pStyle w:val="CommentText"/>
      </w:pPr>
      <w:r>
        <w:rPr>
          <w:rStyle w:val="CommentReference"/>
        </w:rPr>
        <w:annotationRef/>
      </w:r>
      <w:r>
        <w:t xml:space="preserve">Unless we are definitely going with the remote sensing data, I suggest we keep this series. Also, we need this perception data to get at degradation because the remote sensing isn’t going to pick up on degradation under the canopy. </w:t>
      </w:r>
    </w:p>
  </w:comment>
  <w:comment w:id="13" w:author="usaiduser" w:date="2014-11-09T09:31:00Z" w:initials="u">
    <w:p w14:paraId="4FBE4CD0" w14:textId="4FAE917D" w:rsidR="004E0A73" w:rsidRDefault="004E0A73">
      <w:pPr>
        <w:pStyle w:val="CommentText"/>
      </w:pPr>
      <w:r>
        <w:rPr>
          <w:rStyle w:val="CommentReference"/>
        </w:rPr>
        <w:annotationRef/>
      </w:r>
      <w:r>
        <w:t>OK</w:t>
      </w:r>
    </w:p>
  </w:comment>
  <w:comment w:id="14" w:author="Rebecca Nicodemus" w:date="2014-11-10T16:29:00Z" w:initials="RAN">
    <w:p w14:paraId="2E908CFD" w14:textId="43ED5BB0" w:rsidR="004E0A73" w:rsidRDefault="004E0A73">
      <w:pPr>
        <w:pStyle w:val="CommentText"/>
      </w:pPr>
      <w:r>
        <w:rPr>
          <w:rStyle w:val="CommentReference"/>
        </w:rPr>
        <w:annotationRef/>
      </w:r>
      <w:r>
        <w:t>Do we want to have the years consistent between survey instruments? For instance, in the FGD instrument I believe 3 years was suggested. Or perhaps there’s a reason to have 5 (or longer) years here (landscape change takes longer).</w:t>
      </w:r>
    </w:p>
  </w:comment>
  <w:comment w:id="20" w:author="usaiduser" w:date="2014-11-09T09:32:00Z" w:initials="u">
    <w:p w14:paraId="1139C4C2" w14:textId="201F6D2E" w:rsidR="004E0A73" w:rsidRDefault="004E0A73">
      <w:pPr>
        <w:pStyle w:val="CommentText"/>
      </w:pPr>
      <w:r>
        <w:rPr>
          <w:rStyle w:val="CommentReference"/>
        </w:rPr>
        <w:annotationRef/>
      </w:r>
      <w:r>
        <w:t>Add codes please</w:t>
      </w:r>
    </w:p>
  </w:comment>
  <w:comment w:id="21" w:author="usaiduser" w:date="2014-11-09T09:32:00Z" w:initials="u">
    <w:p w14:paraId="59936270" w14:textId="0A0B6421" w:rsidR="004E0A73" w:rsidRDefault="004E0A73">
      <w:pPr>
        <w:pStyle w:val="CommentText"/>
      </w:pPr>
      <w:r>
        <w:rPr>
          <w:rStyle w:val="CommentReference"/>
        </w:rPr>
        <w:annotationRef/>
      </w:r>
      <w:r>
        <w:t>Add codes please</w:t>
      </w:r>
    </w:p>
  </w:comment>
  <w:comment w:id="22" w:author="usaiduser" w:date="2014-11-09T09:32:00Z" w:initials="u">
    <w:p w14:paraId="33C1A329" w14:textId="49876841" w:rsidR="004E0A73" w:rsidRDefault="004E0A73">
      <w:pPr>
        <w:pStyle w:val="CommentText"/>
      </w:pPr>
      <w:r>
        <w:rPr>
          <w:rStyle w:val="CommentReference"/>
        </w:rPr>
        <w:annotationRef/>
      </w:r>
      <w:r>
        <w:t xml:space="preserve">Add codes please </w:t>
      </w:r>
      <w:r>
        <w:sym w:font="Wingdings" w:char="F04A"/>
      </w:r>
    </w:p>
  </w:comment>
  <w:comment w:id="23" w:author="usaiduser" w:date="2014-11-09T09:33:00Z" w:initials="u">
    <w:p w14:paraId="5D8B033B" w14:textId="1CDF4105" w:rsidR="004E0A73" w:rsidRDefault="004E0A73">
      <w:pPr>
        <w:pStyle w:val="CommentText"/>
      </w:pPr>
      <w:r>
        <w:rPr>
          <w:rStyle w:val="CommentReference"/>
        </w:rPr>
        <w:annotationRef/>
      </w:r>
      <w:r>
        <w:t>Add codes but use probe and code</w:t>
      </w:r>
    </w:p>
  </w:comment>
  <w:comment w:id="24" w:author="usaiduser" w:date="2014-11-09T09:33:00Z" w:initials="u">
    <w:p w14:paraId="027D4FC3" w14:textId="503E7A8D" w:rsidR="004E0A73" w:rsidRDefault="004E0A73">
      <w:pPr>
        <w:pStyle w:val="CommentText"/>
      </w:pPr>
      <w:r>
        <w:rPr>
          <w:rStyle w:val="CommentReference"/>
        </w:rPr>
        <w:annotationRef/>
      </w:r>
      <w:r>
        <w:t>Add codes but use probe and code</w:t>
      </w:r>
    </w:p>
  </w:comment>
  <w:comment w:id="25" w:author="usaiduser" w:date="2014-11-09T09:33:00Z" w:initials="u">
    <w:p w14:paraId="4C569165" w14:textId="7BBC74A1" w:rsidR="004E0A73" w:rsidRDefault="004E0A73">
      <w:pPr>
        <w:pStyle w:val="CommentText"/>
      </w:pPr>
      <w:r>
        <w:rPr>
          <w:rStyle w:val="CommentReference"/>
        </w:rPr>
        <w:annotationRef/>
      </w:r>
      <w:r>
        <w:t>Add codes</w:t>
      </w:r>
    </w:p>
  </w:comment>
  <w:comment w:id="26" w:author="usaiduser" w:date="2014-11-09T09:34:00Z" w:initials="u">
    <w:p w14:paraId="5F4A0A96" w14:textId="3E5447A3" w:rsidR="004E0A73" w:rsidRDefault="004E0A73">
      <w:pPr>
        <w:pStyle w:val="CommentText"/>
      </w:pPr>
      <w:r>
        <w:rPr>
          <w:rStyle w:val="CommentReference"/>
        </w:rPr>
        <w:annotationRef/>
      </w:r>
      <w:r>
        <w:t>Add codes</w:t>
      </w:r>
    </w:p>
  </w:comment>
  <w:comment w:id="27" w:author="Rebecca Nicodemus" w:date="2014-11-12T12:03:00Z" w:initials="RAN">
    <w:p w14:paraId="59BFC4E8" w14:textId="6776A4CA" w:rsidR="004E0A73" w:rsidRDefault="004E0A73">
      <w:pPr>
        <w:pStyle w:val="CommentText"/>
      </w:pPr>
      <w:r>
        <w:rPr>
          <w:rStyle w:val="CommentReference"/>
        </w:rPr>
        <w:annotationRef/>
      </w:r>
      <w:r>
        <w:t>Do you think it would be worthwhile to add questions to probe the recent past. For instance, when was this group formed? Has the group responsible changed in the past 3 years (or was it formed in the last three years). Also for the previous question.</w:t>
      </w:r>
    </w:p>
  </w:comment>
  <w:comment w:id="28" w:author="usaiduser" w:date="2014-11-09T09:35:00Z" w:initials="u">
    <w:p w14:paraId="2D78B25E" w14:textId="46E87D5B" w:rsidR="004E0A73" w:rsidRDefault="004E0A73">
      <w:pPr>
        <w:pStyle w:val="CommentText"/>
      </w:pPr>
      <w:r>
        <w:rPr>
          <w:rStyle w:val="CommentReference"/>
        </w:rPr>
        <w:annotationRef/>
      </w:r>
      <w:r>
        <w:t>Add response codes</w:t>
      </w:r>
    </w:p>
  </w:comment>
  <w:comment w:id="29" w:author="usaiduser" w:date="2014-11-09T09:36:00Z" w:initials="u">
    <w:p w14:paraId="5D2CADCC" w14:textId="434BAC91" w:rsidR="004E0A73" w:rsidRDefault="004E0A73">
      <w:pPr>
        <w:pStyle w:val="CommentText"/>
      </w:pPr>
      <w:r>
        <w:rPr>
          <w:rStyle w:val="CommentReference"/>
        </w:rPr>
        <w:annotationRef/>
      </w:r>
      <w:r>
        <w:t>Most other y/n responses seem to be ordered no, then yes. Suggest re-ordering to fit this pattern and avoid a false positive in the interview process.</w:t>
      </w:r>
    </w:p>
  </w:comment>
  <w:comment w:id="30" w:author="usaiduser" w:date="2014-11-09T09:36:00Z" w:initials="u">
    <w:p w14:paraId="3DDDA09F" w14:textId="520A3421" w:rsidR="004E0A73" w:rsidRDefault="004E0A73">
      <w:pPr>
        <w:pStyle w:val="CommentText"/>
      </w:pPr>
      <w:r>
        <w:rPr>
          <w:rStyle w:val="CommentReference"/>
        </w:rPr>
        <w:annotationRef/>
      </w:r>
      <w:r>
        <w:t>Suggest coding as much as possible but allowing for fill-in answers where an appropriate code is not listed.</w:t>
      </w:r>
    </w:p>
  </w:comment>
  <w:comment w:id="31" w:author="Heather Huntington" w:date="2014-11-07T11:21:00Z" w:initials="HH">
    <w:p w14:paraId="1E0EEA91" w14:textId="49206EA5" w:rsidR="004E0A73" w:rsidRDefault="004E0A73">
      <w:pPr>
        <w:pStyle w:val="CommentText"/>
      </w:pPr>
      <w:r>
        <w:rPr>
          <w:rStyle w:val="CommentReference"/>
        </w:rPr>
        <w:annotationRef/>
      </w:r>
      <w:r>
        <w:t xml:space="preserve">We can format this as a little forest user group roster if you like this series of questions. </w:t>
      </w:r>
    </w:p>
  </w:comment>
  <w:comment w:id="32" w:author="usaiduser" w:date="2014-11-09T09:38:00Z" w:initials="u">
    <w:p w14:paraId="244E7CA9" w14:textId="54219AC7" w:rsidR="004E0A73" w:rsidRDefault="004E0A73">
      <w:pPr>
        <w:pStyle w:val="CommentText"/>
      </w:pPr>
      <w:r>
        <w:rPr>
          <w:rStyle w:val="CommentReference"/>
        </w:rPr>
        <w:annotationRef/>
      </w:r>
      <w:r>
        <w:t>A little forest user group roster would be great! As you’ve picked up by now, I’d like to see as many closed response answers as possible in this survey.</w:t>
      </w:r>
    </w:p>
  </w:comment>
  <w:comment w:id="34" w:author="usaiduser" w:date="2014-11-09T09:40:00Z" w:initials="u">
    <w:p w14:paraId="3A2F506D" w14:textId="348E1EAC" w:rsidR="004E0A73" w:rsidRDefault="004E0A73">
      <w:pPr>
        <w:pStyle w:val="CommentText"/>
      </w:pPr>
      <w:r>
        <w:rPr>
          <w:rStyle w:val="CommentReference"/>
        </w:rPr>
        <w:annotationRef/>
      </w:r>
      <w:r>
        <w:t>I presume this list covers all the forest user group activities under CFP. I didn’t see anything about a forest management plan, and I thought that was part of this suite of activities, but if that happens through another body (not the forest user group) then please ignore this.</w:t>
      </w:r>
    </w:p>
  </w:comment>
  <w:comment w:id="35" w:author="usaiduser" w:date="2014-11-09T09:41:00Z" w:initials="u">
    <w:p w14:paraId="1E718F45" w14:textId="300B8FFD" w:rsidR="004E0A73" w:rsidRDefault="004E0A73">
      <w:pPr>
        <w:pStyle w:val="CommentText"/>
      </w:pPr>
      <w:r>
        <w:rPr>
          <w:rStyle w:val="CommentReference"/>
        </w:rPr>
        <w:annotationRef/>
      </w:r>
      <w:r>
        <w:t>Please add codes</w:t>
      </w:r>
    </w:p>
  </w:comment>
  <w:comment w:id="37" w:author="usaiduser" w:date="2014-11-09T09:43:00Z" w:initials="u">
    <w:p w14:paraId="18400D98" w14:textId="4E6C7664" w:rsidR="004E0A73" w:rsidRDefault="004E0A73">
      <w:pPr>
        <w:pStyle w:val="CommentText"/>
      </w:pPr>
      <w:r>
        <w:rPr>
          <w:rStyle w:val="CommentReference"/>
        </w:rPr>
        <w:annotationRef/>
      </w:r>
      <w:r>
        <w:t>Suggest 12 or fewer (short recall time)</w:t>
      </w:r>
    </w:p>
  </w:comment>
  <w:comment w:id="41" w:author="usaiduser" w:date="2014-11-09T09:44:00Z" w:initials="u">
    <w:p w14:paraId="1F58D94C" w14:textId="253FB67D" w:rsidR="004E0A73" w:rsidRDefault="004E0A73">
      <w:pPr>
        <w:pStyle w:val="CommentText"/>
      </w:pPr>
      <w:r>
        <w:rPr>
          <w:rStyle w:val="CommentReference"/>
        </w:rPr>
        <w:annotationRef/>
      </w:r>
      <w:r>
        <w:t>May want to add a hint about what that looks like in practice</w:t>
      </w:r>
    </w:p>
  </w:comment>
  <w:comment w:id="42" w:author="usaiduser" w:date="2014-11-09T09:46:00Z" w:initials="u">
    <w:p w14:paraId="6F23BC88" w14:textId="317A10A4" w:rsidR="004E0A73" w:rsidRDefault="004E0A73">
      <w:pPr>
        <w:pStyle w:val="CommentText"/>
      </w:pPr>
      <w:r>
        <w:rPr>
          <w:rStyle w:val="CommentReference"/>
        </w:rPr>
        <w:annotationRef/>
      </w:r>
      <w:r>
        <w:t>Add code please (at least Y/N in general)</w:t>
      </w:r>
    </w:p>
  </w:comment>
  <w:comment w:id="43" w:author="usaiduser" w:date="2014-11-09T09:46:00Z" w:initials="u">
    <w:p w14:paraId="3D407D57" w14:textId="64DA03C0" w:rsidR="004E0A73" w:rsidRDefault="004E0A73">
      <w:pPr>
        <w:pStyle w:val="CommentText"/>
      </w:pPr>
      <w:r>
        <w:rPr>
          <w:rStyle w:val="CommentReference"/>
        </w:rPr>
        <w:annotationRef/>
      </w:r>
      <w:r>
        <w:t>Add code please</w:t>
      </w:r>
    </w:p>
  </w:comment>
  <w:comment w:id="44" w:author="usaiduser" w:date="2014-11-09T09:48:00Z" w:initials="u">
    <w:p w14:paraId="3981EDB9" w14:textId="19ADD806" w:rsidR="004E0A73" w:rsidRDefault="004E0A73">
      <w:pPr>
        <w:pStyle w:val="CommentText"/>
      </w:pPr>
      <w:r>
        <w:rPr>
          <w:rStyle w:val="CommentReference"/>
        </w:rPr>
        <w:annotationRef/>
      </w:r>
      <w:r>
        <w:t>Add codes if possible. Consider breaking out design/implementation/oversight if time.</w:t>
      </w:r>
    </w:p>
  </w:comment>
  <w:comment w:id="45" w:author="usaiduser" w:date="2014-11-09T09:48:00Z" w:initials="u">
    <w:p w14:paraId="7A271850" w14:textId="527385F3" w:rsidR="004E0A73" w:rsidRDefault="004E0A73">
      <w:pPr>
        <w:pStyle w:val="CommentText"/>
      </w:pPr>
      <w:r>
        <w:rPr>
          <w:rStyle w:val="CommentReference"/>
        </w:rPr>
        <w:annotationRef/>
      </w:r>
      <w:r>
        <w:t>Add codes</w:t>
      </w:r>
    </w:p>
  </w:comment>
  <w:comment w:id="48" w:author="usaiduser" w:date="2014-11-09T09:50:00Z" w:initials="u">
    <w:p w14:paraId="5584A422" w14:textId="64AFB93A" w:rsidR="004E0A73" w:rsidRDefault="004E0A73">
      <w:pPr>
        <w:pStyle w:val="CommentText"/>
      </w:pPr>
      <w:r>
        <w:rPr>
          <w:rStyle w:val="CommentReference"/>
        </w:rPr>
        <w:annotationRef/>
      </w:r>
      <w:r>
        <w:t xml:space="preserve">Code </w:t>
      </w:r>
    </w:p>
  </w:comment>
  <w:comment w:id="49" w:author="usaiduser" w:date="2014-11-09T09:50:00Z" w:initials="u">
    <w:p w14:paraId="5C7406E5" w14:textId="586731C4" w:rsidR="004E0A73" w:rsidRDefault="004E0A73">
      <w:pPr>
        <w:pStyle w:val="CommentText"/>
      </w:pPr>
      <w:r>
        <w:rPr>
          <w:rStyle w:val="CommentReference"/>
        </w:rPr>
        <w:annotationRef/>
      </w:r>
      <w:r>
        <w:t xml:space="preserve">Code </w:t>
      </w:r>
    </w:p>
  </w:comment>
  <w:comment w:id="50" w:author="usaiduser" w:date="2014-11-09T09:50:00Z" w:initials="u">
    <w:p w14:paraId="7F807588" w14:textId="7B2F473E" w:rsidR="004E0A73" w:rsidRDefault="004E0A73">
      <w:pPr>
        <w:pStyle w:val="CommentText"/>
      </w:pPr>
      <w:r>
        <w:rPr>
          <w:rStyle w:val="CommentReference"/>
        </w:rPr>
        <w:annotationRef/>
      </w:r>
      <w:r>
        <w:t xml:space="preserve">Code </w:t>
      </w:r>
    </w:p>
  </w:comment>
  <w:comment w:id="70" w:author="usaiduser" w:date="2014-11-09T09:52:00Z" w:initials="u">
    <w:p w14:paraId="473C769B" w14:textId="4F9E82DD" w:rsidR="004E0A73" w:rsidRDefault="004E0A73">
      <w:pPr>
        <w:pStyle w:val="CommentText"/>
      </w:pPr>
      <w:r>
        <w:rPr>
          <w:rStyle w:val="CommentReference"/>
        </w:rPr>
        <w:annotationRef/>
      </w:r>
      <w:r>
        <w:t>Code if possible</w:t>
      </w:r>
    </w:p>
  </w:comment>
  <w:comment w:id="72" w:author="usaiduser" w:date="2014-11-09T09:52:00Z" w:initials="u">
    <w:p w14:paraId="0F0F32F4" w14:textId="23AB14CC" w:rsidR="004E0A73" w:rsidRDefault="004E0A73">
      <w:pPr>
        <w:pStyle w:val="CommentText"/>
      </w:pPr>
      <w:r>
        <w:rPr>
          <w:rStyle w:val="CommentReference"/>
        </w:rPr>
        <w:annotationRef/>
      </w:r>
      <w:r>
        <w:t>Code if possible</w:t>
      </w:r>
    </w:p>
  </w:comment>
  <w:comment w:id="74" w:author="usaiduser" w:date="2014-11-09T09:53:00Z" w:initials="u">
    <w:p w14:paraId="4713D03D" w14:textId="034FA112" w:rsidR="004E0A73" w:rsidRDefault="004E0A73">
      <w:pPr>
        <w:pStyle w:val="CommentText"/>
      </w:pPr>
      <w:r>
        <w:rPr>
          <w:rStyle w:val="CommentReference"/>
        </w:rPr>
        <w:annotationRef/>
      </w:r>
      <w:r>
        <w:t>Can we find a slightly more neutral way to put this while still being clear about the focus of the question? If not, just leave it as is. Since we’re not asking about a specific person’s illegal activities, hopefully this will be ok. Thanks.</w:t>
      </w:r>
    </w:p>
  </w:comment>
  <w:comment w:id="243" w:author="usaiduser" w:date="2014-11-09T09:54:00Z" w:initials="u">
    <w:p w14:paraId="7ED11A2C" w14:textId="39226176" w:rsidR="004E0A73" w:rsidRDefault="004E0A73">
      <w:pPr>
        <w:pStyle w:val="CommentText"/>
      </w:pPr>
      <w:r>
        <w:rPr>
          <w:rStyle w:val="CommentReference"/>
        </w:rPr>
        <w:annotationRef/>
      </w:r>
      <w:r>
        <w:t>Codes (local markets/nearest big city, etc.(</w:t>
      </w:r>
    </w:p>
  </w:comment>
  <w:comment w:id="248" w:author="usaiduser" w:date="2014-11-09T09:55:00Z" w:initials="u">
    <w:p w14:paraId="00FCC06D" w14:textId="08D68DE5" w:rsidR="004E0A73" w:rsidRDefault="004E0A73">
      <w:pPr>
        <w:pStyle w:val="CommentText"/>
      </w:pPr>
      <w:r>
        <w:rPr>
          <w:rStyle w:val="CommentReference"/>
        </w:rPr>
        <w:annotationRef/>
      </w:r>
      <w:r>
        <w:t>Code on Lickert scale</w:t>
      </w:r>
    </w:p>
  </w:comment>
  <w:comment w:id="403" w:author="usaiduser" w:date="2014-11-09T09:59:00Z" w:initials="u">
    <w:p w14:paraId="61C7DFE7" w14:textId="530E20D6" w:rsidR="004E0A73" w:rsidRDefault="004E0A73">
      <w:pPr>
        <w:pStyle w:val="CommentText"/>
      </w:pPr>
      <w:r>
        <w:rPr>
          <w:rStyle w:val="CommentReference"/>
        </w:rPr>
        <w:annotationRef/>
      </w:r>
      <w:r>
        <w:t>Add codes and use probe and code if possible</w:t>
      </w:r>
    </w:p>
  </w:comment>
  <w:comment w:id="405" w:author="usaiduser" w:date="2014-11-09T09:58:00Z" w:initials="u">
    <w:p w14:paraId="42B96BCE" w14:textId="50B63185" w:rsidR="004E0A73" w:rsidRDefault="004E0A73">
      <w:pPr>
        <w:pStyle w:val="CommentText"/>
      </w:pPr>
      <w:r>
        <w:rPr>
          <w:rStyle w:val="CommentReference"/>
        </w:rPr>
        <w:annotationRef/>
      </w:r>
      <w:r>
        <w:t>Add yes/no codes</w:t>
      </w:r>
    </w:p>
  </w:comment>
  <w:comment w:id="406" w:author="usaiduser" w:date="2014-11-09T09:59:00Z" w:initials="u">
    <w:p w14:paraId="5D90FEF4" w14:textId="36A8AB56" w:rsidR="004E0A73" w:rsidRDefault="004E0A73">
      <w:pPr>
        <w:pStyle w:val="CommentText"/>
      </w:pPr>
      <w:r>
        <w:rPr>
          <w:rStyle w:val="CommentReference"/>
        </w:rPr>
        <w:annotationRef/>
      </w:r>
      <w:r>
        <w:t>Add yes/no codes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CE687B" w14:textId="77777777" w:rsidR="004E0A73" w:rsidRDefault="004E0A73" w:rsidP="00250D8D">
      <w:r>
        <w:separator/>
      </w:r>
    </w:p>
  </w:endnote>
  <w:endnote w:type="continuationSeparator" w:id="0">
    <w:p w14:paraId="3BDD21C6" w14:textId="77777777" w:rsidR="004E0A73" w:rsidRDefault="004E0A73" w:rsidP="00250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5C3A64" w14:textId="77777777" w:rsidR="004E0A73" w:rsidRDefault="004E0A73" w:rsidP="00250D8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1E38B1A" w14:textId="77777777" w:rsidR="004E0A73" w:rsidRDefault="004E0A73" w:rsidP="00250D8D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4E307C" w14:textId="77777777" w:rsidR="004E0A73" w:rsidRDefault="004E0A73" w:rsidP="00250D8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97C81">
      <w:rPr>
        <w:rStyle w:val="PageNumber"/>
        <w:noProof/>
      </w:rPr>
      <w:t>20</w:t>
    </w:r>
    <w:r>
      <w:rPr>
        <w:rStyle w:val="PageNumber"/>
      </w:rPr>
      <w:fldChar w:fldCharType="end"/>
    </w:r>
  </w:p>
  <w:p w14:paraId="2066D6E1" w14:textId="77777777" w:rsidR="004E0A73" w:rsidRDefault="004E0A73" w:rsidP="00250D8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5F7646" w14:textId="77777777" w:rsidR="004E0A73" w:rsidRDefault="004E0A73" w:rsidP="00250D8D">
      <w:r>
        <w:separator/>
      </w:r>
    </w:p>
  </w:footnote>
  <w:footnote w:type="continuationSeparator" w:id="0">
    <w:p w14:paraId="7577C621" w14:textId="77777777" w:rsidR="004E0A73" w:rsidRDefault="004E0A73" w:rsidP="00250D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50B07"/>
    <w:multiLevelType w:val="hybridMultilevel"/>
    <w:tmpl w:val="56D49B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17D26E1"/>
    <w:multiLevelType w:val="hybridMultilevel"/>
    <w:tmpl w:val="7DBE77D4"/>
    <w:lvl w:ilvl="0" w:tplc="748CB61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A82662A2">
      <w:start w:val="1"/>
      <w:numFmt w:val="decimal"/>
      <w:lvlText w:val="%4"/>
      <w:lvlJc w:val="left"/>
      <w:pPr>
        <w:ind w:left="2880" w:hanging="360"/>
      </w:pPr>
      <w:rPr>
        <w:rFonts w:asciiTheme="minorHAnsi" w:eastAsiaTheme="minorHAnsi" w:hAnsiTheme="minorHAnsi" w:cstheme="minorBidi"/>
        <w:i/>
        <w:sz w:val="18"/>
        <w:szCs w:val="18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8A82C06"/>
    <w:multiLevelType w:val="multilevel"/>
    <w:tmpl w:val="303029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0022585"/>
    <w:multiLevelType w:val="hybridMultilevel"/>
    <w:tmpl w:val="1C9CF564"/>
    <w:lvl w:ilvl="0" w:tplc="73863A62">
      <w:start w:val="11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73D0272"/>
    <w:multiLevelType w:val="hybridMultilevel"/>
    <w:tmpl w:val="DE867DCA"/>
    <w:lvl w:ilvl="0" w:tplc="08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E4EB772">
      <w:start w:val="1"/>
      <w:numFmt w:val="decimal"/>
      <w:lvlText w:val="%5"/>
      <w:lvlJc w:val="left"/>
      <w:pPr>
        <w:ind w:left="3600" w:hanging="360"/>
      </w:pPr>
      <w:rPr>
        <w:rFonts w:hint="default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2BA62DC1"/>
    <w:multiLevelType w:val="hybridMultilevel"/>
    <w:tmpl w:val="7DBE77D4"/>
    <w:lvl w:ilvl="0" w:tplc="748CB61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A82662A2">
      <w:start w:val="1"/>
      <w:numFmt w:val="decimal"/>
      <w:lvlText w:val="%4"/>
      <w:lvlJc w:val="left"/>
      <w:pPr>
        <w:ind w:left="2880" w:hanging="360"/>
      </w:pPr>
      <w:rPr>
        <w:rFonts w:asciiTheme="minorHAnsi" w:eastAsiaTheme="minorHAnsi" w:hAnsiTheme="minorHAnsi" w:cstheme="minorBidi"/>
        <w:i/>
        <w:sz w:val="18"/>
        <w:szCs w:val="18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3B2D6235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A5728B5"/>
    <w:multiLevelType w:val="hybridMultilevel"/>
    <w:tmpl w:val="303029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6D3D0201"/>
    <w:multiLevelType w:val="hybridMultilevel"/>
    <w:tmpl w:val="1C30A6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9B02CB0"/>
    <w:multiLevelType w:val="hybridMultilevel"/>
    <w:tmpl w:val="B0B24BBE"/>
    <w:lvl w:ilvl="0" w:tplc="3672075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496593"/>
    <w:multiLevelType w:val="hybridMultilevel"/>
    <w:tmpl w:val="208871F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2"/>
  </w:num>
  <w:num w:numId="5">
    <w:abstractNumId w:val="8"/>
  </w:num>
  <w:num w:numId="6">
    <w:abstractNumId w:val="10"/>
  </w:num>
  <w:num w:numId="7">
    <w:abstractNumId w:val="9"/>
  </w:num>
  <w:num w:numId="8">
    <w:abstractNumId w:val="3"/>
  </w:num>
  <w:num w:numId="9">
    <w:abstractNumId w:val="4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27C"/>
    <w:rsid w:val="00015DCC"/>
    <w:rsid w:val="00034064"/>
    <w:rsid w:val="00056118"/>
    <w:rsid w:val="00077EEA"/>
    <w:rsid w:val="000922B6"/>
    <w:rsid w:val="00097C81"/>
    <w:rsid w:val="000C2ECB"/>
    <w:rsid w:val="000D741D"/>
    <w:rsid w:val="001129F5"/>
    <w:rsid w:val="00156308"/>
    <w:rsid w:val="0018352F"/>
    <w:rsid w:val="001A407C"/>
    <w:rsid w:val="001D3DCA"/>
    <w:rsid w:val="00250D8D"/>
    <w:rsid w:val="00253960"/>
    <w:rsid w:val="00271F6F"/>
    <w:rsid w:val="00281913"/>
    <w:rsid w:val="00296D0E"/>
    <w:rsid w:val="00297EDA"/>
    <w:rsid w:val="002F7082"/>
    <w:rsid w:val="00321D6B"/>
    <w:rsid w:val="00334EFB"/>
    <w:rsid w:val="00350CBE"/>
    <w:rsid w:val="00354A2B"/>
    <w:rsid w:val="00361A12"/>
    <w:rsid w:val="003B18E2"/>
    <w:rsid w:val="003C4558"/>
    <w:rsid w:val="003C7D64"/>
    <w:rsid w:val="003E4735"/>
    <w:rsid w:val="003F15C8"/>
    <w:rsid w:val="00400682"/>
    <w:rsid w:val="00431701"/>
    <w:rsid w:val="00436ACA"/>
    <w:rsid w:val="00440BA5"/>
    <w:rsid w:val="0046427C"/>
    <w:rsid w:val="00466ACB"/>
    <w:rsid w:val="004725DB"/>
    <w:rsid w:val="004A3603"/>
    <w:rsid w:val="004E0A73"/>
    <w:rsid w:val="005202C2"/>
    <w:rsid w:val="00536BBF"/>
    <w:rsid w:val="00542EE7"/>
    <w:rsid w:val="00546CF9"/>
    <w:rsid w:val="00554275"/>
    <w:rsid w:val="00570FE3"/>
    <w:rsid w:val="00570FF8"/>
    <w:rsid w:val="005807E0"/>
    <w:rsid w:val="005A2E20"/>
    <w:rsid w:val="005A6D65"/>
    <w:rsid w:val="005B3C72"/>
    <w:rsid w:val="005E3581"/>
    <w:rsid w:val="005F0086"/>
    <w:rsid w:val="005F6D4B"/>
    <w:rsid w:val="00615192"/>
    <w:rsid w:val="00627A0B"/>
    <w:rsid w:val="00655827"/>
    <w:rsid w:val="00676B69"/>
    <w:rsid w:val="00681538"/>
    <w:rsid w:val="0068754E"/>
    <w:rsid w:val="006A241E"/>
    <w:rsid w:val="006F1D1A"/>
    <w:rsid w:val="0075354F"/>
    <w:rsid w:val="00765D34"/>
    <w:rsid w:val="00772D7A"/>
    <w:rsid w:val="007845D0"/>
    <w:rsid w:val="007A288C"/>
    <w:rsid w:val="007C0D34"/>
    <w:rsid w:val="007C3C66"/>
    <w:rsid w:val="007F5705"/>
    <w:rsid w:val="00805247"/>
    <w:rsid w:val="00811DDA"/>
    <w:rsid w:val="00883197"/>
    <w:rsid w:val="008A5435"/>
    <w:rsid w:val="008C5112"/>
    <w:rsid w:val="008D3131"/>
    <w:rsid w:val="008E2386"/>
    <w:rsid w:val="0093479F"/>
    <w:rsid w:val="00934F1D"/>
    <w:rsid w:val="009356EC"/>
    <w:rsid w:val="0095179B"/>
    <w:rsid w:val="00966DB1"/>
    <w:rsid w:val="00976BC9"/>
    <w:rsid w:val="00980B7E"/>
    <w:rsid w:val="009842FE"/>
    <w:rsid w:val="009B61B3"/>
    <w:rsid w:val="00A01930"/>
    <w:rsid w:val="00A124D8"/>
    <w:rsid w:val="00A4095B"/>
    <w:rsid w:val="00A45B8C"/>
    <w:rsid w:val="00AA4F0F"/>
    <w:rsid w:val="00AD13DF"/>
    <w:rsid w:val="00AD3137"/>
    <w:rsid w:val="00AD368E"/>
    <w:rsid w:val="00AF6204"/>
    <w:rsid w:val="00B237C0"/>
    <w:rsid w:val="00B26B02"/>
    <w:rsid w:val="00B54544"/>
    <w:rsid w:val="00B6779A"/>
    <w:rsid w:val="00B85582"/>
    <w:rsid w:val="00BC79FF"/>
    <w:rsid w:val="00C02CE1"/>
    <w:rsid w:val="00C43761"/>
    <w:rsid w:val="00C90A1D"/>
    <w:rsid w:val="00C92576"/>
    <w:rsid w:val="00CB4509"/>
    <w:rsid w:val="00CF0960"/>
    <w:rsid w:val="00D06ECD"/>
    <w:rsid w:val="00D46B72"/>
    <w:rsid w:val="00D55A09"/>
    <w:rsid w:val="00D65C34"/>
    <w:rsid w:val="00D87228"/>
    <w:rsid w:val="00D908DF"/>
    <w:rsid w:val="00DD26A1"/>
    <w:rsid w:val="00DE0AAA"/>
    <w:rsid w:val="00DF3039"/>
    <w:rsid w:val="00E016D5"/>
    <w:rsid w:val="00E32666"/>
    <w:rsid w:val="00E67859"/>
    <w:rsid w:val="00E77260"/>
    <w:rsid w:val="00EB06AE"/>
    <w:rsid w:val="00ED159E"/>
    <w:rsid w:val="00F058A2"/>
    <w:rsid w:val="00F24F39"/>
    <w:rsid w:val="00F35D3A"/>
    <w:rsid w:val="00F41FE7"/>
    <w:rsid w:val="00F63D61"/>
    <w:rsid w:val="00F701EE"/>
    <w:rsid w:val="00FA13E0"/>
    <w:rsid w:val="00FA2C2D"/>
    <w:rsid w:val="00FD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55F4D3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s"/>
    <w:basedOn w:val="Normal"/>
    <w:link w:val="ListParagraphChar"/>
    <w:uiPriority w:val="34"/>
    <w:qFormat/>
    <w:rsid w:val="00D87228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character" w:customStyle="1" w:styleId="ListParagraphChar">
    <w:name w:val="List Paragraph Char"/>
    <w:aliases w:val="Bullets Char"/>
    <w:basedOn w:val="DefaultParagraphFont"/>
    <w:link w:val="ListParagraph"/>
    <w:uiPriority w:val="34"/>
    <w:rsid w:val="00D87228"/>
    <w:rPr>
      <w:rFonts w:eastAsiaTheme="minorHAns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772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7260"/>
    <w:pPr>
      <w:spacing w:after="200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7260"/>
    <w:rPr>
      <w:rFonts w:eastAsiaTheme="minorHAnsi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726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260"/>
    <w:rPr>
      <w:rFonts w:ascii="Lucida Grande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6D4B"/>
    <w:pPr>
      <w:spacing w:after="0"/>
    </w:pPr>
    <w:rPr>
      <w:rFonts w:eastAsiaTheme="minorEastAsia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6D4B"/>
    <w:rPr>
      <w:rFonts w:eastAsiaTheme="minorHAnsi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934F1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36ACA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AD3137"/>
    <w:rPr>
      <w:rFonts w:eastAsia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250D8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0D8D"/>
  </w:style>
  <w:style w:type="character" w:styleId="PageNumber">
    <w:name w:val="page number"/>
    <w:basedOn w:val="DefaultParagraphFont"/>
    <w:uiPriority w:val="99"/>
    <w:semiHidden/>
    <w:unhideWhenUsed/>
    <w:rsid w:val="00250D8D"/>
  </w:style>
  <w:style w:type="paragraph" w:styleId="Revision">
    <w:name w:val="Revision"/>
    <w:hidden/>
    <w:uiPriority w:val="99"/>
    <w:semiHidden/>
    <w:rsid w:val="001D3DC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s"/>
    <w:basedOn w:val="Normal"/>
    <w:link w:val="ListParagraphChar"/>
    <w:uiPriority w:val="34"/>
    <w:qFormat/>
    <w:rsid w:val="00D87228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character" w:customStyle="1" w:styleId="ListParagraphChar">
    <w:name w:val="List Paragraph Char"/>
    <w:aliases w:val="Bullets Char"/>
    <w:basedOn w:val="DefaultParagraphFont"/>
    <w:link w:val="ListParagraph"/>
    <w:uiPriority w:val="34"/>
    <w:rsid w:val="00D87228"/>
    <w:rPr>
      <w:rFonts w:eastAsiaTheme="minorHAns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772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7260"/>
    <w:pPr>
      <w:spacing w:after="200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7260"/>
    <w:rPr>
      <w:rFonts w:eastAsiaTheme="minorHAnsi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726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260"/>
    <w:rPr>
      <w:rFonts w:ascii="Lucida Grande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6D4B"/>
    <w:pPr>
      <w:spacing w:after="0"/>
    </w:pPr>
    <w:rPr>
      <w:rFonts w:eastAsiaTheme="minorEastAsia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6D4B"/>
    <w:rPr>
      <w:rFonts w:eastAsiaTheme="minorHAnsi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934F1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36ACA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AD3137"/>
    <w:rPr>
      <w:rFonts w:eastAsia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250D8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0D8D"/>
  </w:style>
  <w:style w:type="character" w:styleId="PageNumber">
    <w:name w:val="page number"/>
    <w:basedOn w:val="DefaultParagraphFont"/>
    <w:uiPriority w:val="99"/>
    <w:semiHidden/>
    <w:unhideWhenUsed/>
    <w:rsid w:val="00250D8D"/>
  </w:style>
  <w:style w:type="paragraph" w:styleId="Revision">
    <w:name w:val="Revision"/>
    <w:hidden/>
    <w:uiPriority w:val="99"/>
    <w:semiHidden/>
    <w:rsid w:val="001D3D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CE7F15-FE43-49D9-8909-7CC7F6036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20</Pages>
  <Words>3797</Words>
  <Characters>21648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Cloudburst Group</Company>
  <LinksUpToDate>false</LinksUpToDate>
  <CharactersWithSpaces>25395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Huntington</dc:creator>
  <cp:keywords/>
  <dc:description/>
  <cp:lastModifiedBy>Rebecca Nicodemus</cp:lastModifiedBy>
  <cp:revision>1</cp:revision>
  <dcterms:created xsi:type="dcterms:W3CDTF">2014-11-10T21:24:00Z</dcterms:created>
  <dcterms:modified xsi:type="dcterms:W3CDTF">2014-11-12T21:56:00Z</dcterms:modified>
</cp:coreProperties>
</file>