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6AD0A1" w14:textId="77777777" w:rsidR="00026305" w:rsidRPr="00F71A9A" w:rsidRDefault="00E4168E" w:rsidP="00AC7CBE">
      <w:pPr>
        <w:spacing w:after="0" w:line="240" w:lineRule="auto"/>
        <w:contextualSpacing/>
        <w:jc w:val="center"/>
        <w:rPr>
          <w:rFonts w:ascii="Gill Sans MT" w:hAnsi="Gill Sans MT"/>
          <w:sz w:val="20"/>
          <w:szCs w:val="20"/>
        </w:rPr>
      </w:pPr>
      <w:r w:rsidRPr="00F71A9A">
        <w:rPr>
          <w:rFonts w:ascii="Gill Sans MT" w:hAnsi="Gill Sans MT"/>
          <w:sz w:val="20"/>
          <w:szCs w:val="20"/>
        </w:rPr>
        <w:t>Community Forest Project</w:t>
      </w:r>
    </w:p>
    <w:p w14:paraId="34D2A288" w14:textId="77777777" w:rsidR="00E4168E" w:rsidRPr="00F71A9A" w:rsidRDefault="00FA0451" w:rsidP="00AC7CBE">
      <w:pPr>
        <w:spacing w:after="0" w:line="240" w:lineRule="auto"/>
        <w:contextualSpacing/>
        <w:jc w:val="center"/>
        <w:rPr>
          <w:rFonts w:ascii="Gill Sans MT" w:hAnsi="Gill Sans MT"/>
          <w:sz w:val="20"/>
          <w:szCs w:val="20"/>
        </w:rPr>
      </w:pPr>
      <w:r w:rsidRPr="00F71A9A">
        <w:rPr>
          <w:rFonts w:ascii="Gill Sans MT" w:hAnsi="Gill Sans MT"/>
          <w:sz w:val="20"/>
          <w:szCs w:val="20"/>
        </w:rPr>
        <w:t xml:space="preserve">Headperson </w:t>
      </w:r>
      <w:r w:rsidR="00E4168E" w:rsidRPr="00F71A9A">
        <w:rPr>
          <w:rFonts w:ascii="Gill Sans MT" w:hAnsi="Gill Sans MT"/>
          <w:sz w:val="20"/>
          <w:szCs w:val="20"/>
        </w:rPr>
        <w:t>Survey</w:t>
      </w:r>
    </w:p>
    <w:p w14:paraId="0FB20091" w14:textId="77777777" w:rsidR="00303B9C" w:rsidRPr="00F71A9A" w:rsidRDefault="00303B9C" w:rsidP="00AC7CBE">
      <w:pPr>
        <w:spacing w:after="0" w:line="240" w:lineRule="auto"/>
        <w:contextualSpacing/>
        <w:jc w:val="center"/>
        <w:rPr>
          <w:rFonts w:ascii="Gill Sans MT" w:hAnsi="Gill Sans MT"/>
          <w:sz w:val="20"/>
          <w:szCs w:val="20"/>
        </w:rPr>
      </w:pPr>
    </w:p>
    <w:p w14:paraId="536D9484" w14:textId="77777777" w:rsidR="00303B9C" w:rsidRPr="00F71A9A" w:rsidRDefault="00303B9C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089E811F" w14:textId="77777777" w:rsidR="008F39A8" w:rsidRPr="00F71A9A" w:rsidRDefault="008F39A8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tbl>
      <w:tblPr>
        <w:tblW w:w="10080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60"/>
        <w:gridCol w:w="7200"/>
        <w:gridCol w:w="2520"/>
      </w:tblGrid>
      <w:tr w:rsidR="003D66BB" w:rsidRPr="00F71A9A" w14:paraId="70D620C4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765DE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104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13BCE4A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start time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(start)</w:t>
            </w: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65C228" w14:textId="77777777" w:rsidR="003D66BB" w:rsidRPr="00F71A9A" w:rsidRDefault="003D66BB" w:rsidP="00AC7CBE">
            <w:pPr>
              <w:spacing w:beforeLines="20" w:before="48" w:afterLines="20" w:after="48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hour/minute</w:t>
            </w:r>
          </w:p>
        </w:tc>
      </w:tr>
      <w:tr w:rsidR="003D66BB" w:rsidRPr="00F71A9A" w14:paraId="39E4D8FB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EDCC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EB688D8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End time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(end)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auto"/>
              <w:bottom w:val="single" w:sz="18" w:space="0" w:color="000000"/>
              <w:right w:val="single" w:sz="18" w:space="0" w:color="000000"/>
            </w:tcBorders>
          </w:tcPr>
          <w:p w14:paraId="4BACA939" w14:textId="77777777" w:rsidR="003D66BB" w:rsidRPr="00F71A9A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hour/minute</w:t>
            </w:r>
          </w:p>
        </w:tc>
      </w:tr>
    </w:tbl>
    <w:p w14:paraId="1B64F6E5" w14:textId="325979DF" w:rsidR="003D66BB" w:rsidRPr="00F71A9A" w:rsidRDefault="003D66BB" w:rsidP="00AC7CBE">
      <w:pPr>
        <w:tabs>
          <w:tab w:val="center" w:pos="5620"/>
          <w:tab w:val="right" w:pos="11240"/>
        </w:tabs>
        <w:spacing w:beforeLines="20" w:before="48" w:afterLines="20" w:after="48" w:line="240" w:lineRule="auto"/>
        <w:contextualSpacing/>
        <w:rPr>
          <w:rFonts w:ascii="Gill Sans MT" w:hAnsi="Gill Sans MT"/>
          <w:sz w:val="20"/>
          <w:szCs w:val="20"/>
        </w:rPr>
      </w:pPr>
    </w:p>
    <w:p w14:paraId="0B605D47" w14:textId="612F814B" w:rsidR="003D66BB" w:rsidRPr="00F71A9A" w:rsidRDefault="003D66BB" w:rsidP="00AC7CBE">
      <w:pPr>
        <w:pStyle w:val="Subtitle"/>
        <w:contextualSpacing/>
        <w:rPr>
          <w:rFonts w:ascii="Gill Sans MT" w:hAnsi="Gill Sans MT"/>
          <w:sz w:val="20"/>
          <w:szCs w:val="20"/>
        </w:rPr>
      </w:pPr>
      <w:r w:rsidRPr="00F71A9A">
        <w:rPr>
          <w:rFonts w:ascii="Gill Sans MT" w:hAnsi="Gill Sans MT"/>
          <w:sz w:val="20"/>
          <w:szCs w:val="20"/>
        </w:rPr>
        <w:t>A</w:t>
      </w:r>
      <w:r w:rsidR="00471179" w:rsidRPr="00F71A9A">
        <w:rPr>
          <w:rFonts w:ascii="Gill Sans MT" w:hAnsi="Gill Sans MT"/>
          <w:sz w:val="20"/>
          <w:szCs w:val="20"/>
        </w:rPr>
        <w:t>.</w:t>
      </w:r>
      <w:r w:rsidR="003450C1">
        <w:rPr>
          <w:rFonts w:ascii="Gill Sans MT" w:hAnsi="Gill Sans MT"/>
          <w:sz w:val="20"/>
          <w:szCs w:val="20"/>
        </w:rPr>
        <w:t>HEADPERSON</w:t>
      </w:r>
      <w:r w:rsidRPr="00F71A9A">
        <w:rPr>
          <w:rFonts w:ascii="Gill Sans MT" w:hAnsi="Gill Sans MT"/>
          <w:sz w:val="20"/>
          <w:szCs w:val="20"/>
        </w:rPr>
        <w:t xml:space="preserve"> IDENTIFICATION AND CONSENT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4680"/>
        <w:gridCol w:w="2520"/>
        <w:gridCol w:w="2520"/>
      </w:tblGrid>
      <w:tr w:rsidR="003D66BB" w:rsidRPr="00F71A9A" w14:paraId="01688FD4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17C02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104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59F3257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A1.Date of Survey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 xml:space="preserve"> (</w:t>
            </w:r>
            <w:proofErr w:type="spell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time_st</w:t>
            </w:r>
            <w:proofErr w:type="spell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5B16BD" w14:textId="77777777" w:rsidR="003D66BB" w:rsidRPr="00F71A9A" w:rsidRDefault="003D66BB" w:rsidP="00AC7CBE">
            <w:pPr>
              <w:spacing w:beforeLines="20" w:before="48" w:afterLines="20" w:after="48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mm/</w:t>
            </w:r>
            <w:proofErr w:type="spellStart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dd</w:t>
            </w:r>
            <w:proofErr w:type="spellEnd"/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 xml:space="preserve">    </w:t>
            </w:r>
          </w:p>
          <w:p w14:paraId="4C84100D" w14:textId="77777777" w:rsidR="003D66BB" w:rsidRPr="00F71A9A" w:rsidRDefault="003D66BB" w:rsidP="00AC7CBE">
            <w:pPr>
              <w:spacing w:beforeLines="20" w:before="48" w:afterLines="20" w:after="48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hour/minute</w:t>
            </w:r>
          </w:p>
        </w:tc>
      </w:tr>
      <w:tr w:rsidR="003D66BB" w:rsidRPr="00F71A9A" w14:paraId="035EB671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267F9" w14:textId="77777777" w:rsidR="003D66BB" w:rsidRPr="00F71A9A" w:rsidRDefault="003D66BB" w:rsidP="00AC7CB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13B7887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A2.Name of Supervisor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 xml:space="preserve"> (</w:t>
            </w:r>
            <w:proofErr w:type="spell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superv</w:t>
            </w:r>
            <w:proofErr w:type="spell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8B9372" w14:textId="77777777" w:rsidR="003D66BB" w:rsidRPr="00F71A9A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  <w:p w14:paraId="52A447AE" w14:textId="77777777" w:rsidR="003D66BB" w:rsidRPr="00F71A9A" w:rsidRDefault="003D66BB" w:rsidP="00AC7CBE">
            <w:pPr>
              <w:spacing w:beforeLines="20" w:before="48" w:afterLines="20" w:after="48" w:line="240" w:lineRule="auto"/>
              <w:ind w:left="120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D66BB" w:rsidRPr="00F71A9A" w14:paraId="5924DAF1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9CF23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8DC537F" w14:textId="77777777" w:rsidR="003D66BB" w:rsidRPr="00F71A9A" w:rsidRDefault="003D66BB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hAnsi="Gill Sans MT"/>
                <w:b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A3.Village Name </w:t>
            </w: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h_vil</w:t>
            </w:r>
            <w:proofErr w:type="spellEnd"/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7C0A8C" w14:textId="77777777" w:rsidR="003D66BB" w:rsidRPr="00F71A9A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  <w:p w14:paraId="6CAD8DC6" w14:textId="77777777" w:rsidR="003D66BB" w:rsidRPr="00F71A9A" w:rsidRDefault="003D66BB" w:rsidP="00AC7CBE">
            <w:pPr>
              <w:spacing w:beforeLines="20" w:before="48" w:afterLines="20" w:after="48" w:line="240" w:lineRule="auto"/>
              <w:ind w:left="120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D66BB" w:rsidRPr="00F71A9A" w14:paraId="50E7AD0A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F2D5B" w14:textId="77777777" w:rsidR="003D66BB" w:rsidRPr="00F71A9A" w:rsidRDefault="003D66BB" w:rsidP="00AC7CB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3BD6DF" w14:textId="35D43949" w:rsidR="003D66BB" w:rsidRPr="00F71A9A" w:rsidRDefault="0012712C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A4</w:t>
            </w:r>
            <w:r w:rsidR="003D66BB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.Village ID: </w:t>
            </w:r>
            <w:r w:rsidR="003D66BB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</w:t>
            </w:r>
            <w:proofErr w:type="spellStart"/>
            <w:r w:rsidR="003D66BB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h_vilid</w:t>
            </w:r>
            <w:proofErr w:type="spellEnd"/>
            <w:r w:rsidR="003D66BB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)</w:t>
            </w:r>
            <w:r w:rsidR="003D66BB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AF088C" w14:textId="77777777" w:rsidR="003D66BB" w:rsidRPr="00F71A9A" w:rsidRDefault="003D66BB" w:rsidP="00AC7CBE">
            <w:pPr>
              <w:spacing w:beforeLines="20" w:before="48" w:afterLines="20" w:after="48"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 xml:space="preserve">(Integer) </w:t>
            </w:r>
          </w:p>
        </w:tc>
      </w:tr>
      <w:tr w:rsidR="003D66BB" w:rsidRPr="00F71A9A" w14:paraId="39018DB7" w14:textId="77777777" w:rsidTr="00AC7CBE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62BBA" w14:textId="77777777" w:rsidR="003D66BB" w:rsidRPr="00F71A9A" w:rsidRDefault="003D66BB" w:rsidP="00AC7CBE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contextualSpacing/>
              <w:jc w:val="center"/>
              <w:rPr>
                <w:rFonts w:ascii="Gill Sans MT" w:hAnsi="Gill Sans MT"/>
                <w:spacing w:val="1"/>
                <w:w w:val="105"/>
                <w:sz w:val="20"/>
                <w:szCs w:val="20"/>
              </w:rPr>
            </w:pPr>
          </w:p>
        </w:tc>
        <w:tc>
          <w:tcPr>
            <w:tcW w:w="72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3286945" w14:textId="6F65ECA6" w:rsidR="003D66BB" w:rsidRPr="00F71A9A" w:rsidRDefault="0012712C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A5</w:t>
            </w:r>
            <w:r w:rsidR="003D66BB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.Confirm village ID: </w:t>
            </w:r>
            <w:r w:rsidR="003D66BB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(h_vilid2)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5B48B8" w14:textId="77777777" w:rsidR="003D66BB" w:rsidRPr="00F71A9A" w:rsidRDefault="003D66BB" w:rsidP="00AC7CBE">
            <w:pPr>
              <w:spacing w:beforeLines="20" w:before="48" w:afterLines="20" w:after="48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</w:tbl>
    <w:p w14:paraId="0BA67B47" w14:textId="77777777" w:rsidR="003D66BB" w:rsidRPr="00F71A9A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0"/>
          <w:szCs w:val="20"/>
        </w:rPr>
      </w:pPr>
    </w:p>
    <w:p w14:paraId="0CD40573" w14:textId="77777777" w:rsidR="003D66BB" w:rsidRPr="00F71A9A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0"/>
          <w:szCs w:val="20"/>
        </w:rPr>
      </w:pPr>
      <w:r w:rsidRPr="00F71A9A">
        <w:rPr>
          <w:rFonts w:ascii="Gill Sans MT" w:eastAsia="Times New Roman" w:hAnsi="Gill Sans MT"/>
          <w:sz w:val="20"/>
          <w:szCs w:val="20"/>
          <w:lang w:eastAsia="zh-CN"/>
        </w:rPr>
        <w:t>INFORMED CONSENT - PLEASE READ THE PAPER CONSENT FORM CAREFULY AND WORD FOR WORD</w:t>
      </w:r>
    </w:p>
    <w:p w14:paraId="3CE1B829" w14:textId="77777777" w:rsidR="003D66BB" w:rsidRPr="00F71A9A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0"/>
          <w:szCs w:val="20"/>
        </w:rPr>
      </w:pPr>
    </w:p>
    <w:p w14:paraId="3A62DD41" w14:textId="77777777" w:rsidR="003D66BB" w:rsidRPr="00F71A9A" w:rsidRDefault="003D66BB" w:rsidP="00AC7CBE">
      <w:pPr>
        <w:pStyle w:val="BodyText"/>
        <w:kinsoku w:val="0"/>
        <w:overflowPunct w:val="0"/>
        <w:spacing w:beforeLines="20" w:before="48" w:afterLines="20" w:after="48"/>
        <w:ind w:right="160"/>
        <w:contextualSpacing/>
        <w:rPr>
          <w:rFonts w:ascii="Gill Sans MT" w:hAnsi="Gill Sans MT"/>
          <w:sz w:val="20"/>
          <w:szCs w:val="20"/>
        </w:rPr>
      </w:pPr>
    </w:p>
    <w:tbl>
      <w:tblPr>
        <w:tblW w:w="1008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4680"/>
        <w:gridCol w:w="4320"/>
        <w:gridCol w:w="720"/>
      </w:tblGrid>
      <w:tr w:rsidR="003D66BB" w:rsidRPr="00F71A9A" w14:paraId="5F148F92" w14:textId="77777777" w:rsidTr="00AC7CBE">
        <w:trPr>
          <w:trHeight w:val="20"/>
        </w:trPr>
        <w:tc>
          <w:tcPr>
            <w:tcW w:w="360" w:type="dxa"/>
          </w:tcPr>
          <w:p w14:paraId="7DCED0B7" w14:textId="77777777" w:rsidR="003D66BB" w:rsidRPr="00F71A9A" w:rsidRDefault="003D66BB" w:rsidP="00AC7CBE">
            <w:pPr>
              <w:kinsoku w:val="0"/>
              <w:overflowPunct w:val="0"/>
              <w:spacing w:after="0" w:line="240" w:lineRule="auto"/>
              <w:ind w:left="104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680" w:type="dxa"/>
            <w:tcBorders>
              <w:right w:val="nil"/>
            </w:tcBorders>
          </w:tcPr>
          <w:p w14:paraId="37A78A2F" w14:textId="5F70CF79" w:rsidR="003D66BB" w:rsidRPr="00F71A9A" w:rsidRDefault="0012712C" w:rsidP="00AC7CBE">
            <w:pPr>
              <w:kinsoku w:val="0"/>
              <w:overflowPunct w:val="0"/>
              <w:spacing w:afterLines="20" w:after="48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A6 </w:t>
            </w:r>
            <w:r w:rsidR="003D66BB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Did the respondent consent? </w:t>
            </w:r>
            <w:r w:rsidR="003D66BB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(consent)</w:t>
            </w:r>
          </w:p>
          <w:p w14:paraId="0229EEFA" w14:textId="316D00B3" w:rsidR="00CB0E2D" w:rsidRPr="00F71A9A" w:rsidRDefault="00CB0E2D" w:rsidP="00AC7CBE">
            <w:pPr>
              <w:kinsoku w:val="0"/>
              <w:overflowPunct w:val="0"/>
              <w:spacing w:afterLines="20" w:after="48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If 1, skip to Module B</w:t>
            </w:r>
          </w:p>
        </w:tc>
        <w:tc>
          <w:tcPr>
            <w:tcW w:w="4320" w:type="dxa"/>
            <w:tcBorders>
              <w:left w:val="nil"/>
              <w:right w:val="single" w:sz="18" w:space="0" w:color="000000"/>
            </w:tcBorders>
          </w:tcPr>
          <w:p w14:paraId="1FBDDFF9" w14:textId="77777777" w:rsidR="00CB0E2D" w:rsidRPr="00F71A9A" w:rsidRDefault="00CB0E2D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</w:t>
            </w:r>
          </w:p>
          <w:p w14:paraId="4B17A4EA" w14:textId="4725C8AF" w:rsidR="003D66BB" w:rsidRPr="00F71A9A" w:rsidRDefault="00CB0E2D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2=Yes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1E8656" w14:textId="77777777" w:rsidR="003D66BB" w:rsidRPr="00F71A9A" w:rsidRDefault="003D66BB" w:rsidP="00AC7CBE">
            <w:pPr>
              <w:kinsoku w:val="0"/>
              <w:overflowPunct w:val="0"/>
              <w:spacing w:after="0" w:line="240" w:lineRule="auto"/>
              <w:ind w:left="22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(Code)</w:t>
            </w:r>
          </w:p>
        </w:tc>
      </w:tr>
      <w:tr w:rsidR="003D66BB" w:rsidRPr="00F71A9A" w14:paraId="0E351898" w14:textId="77777777" w:rsidTr="00AC7CBE">
        <w:trPr>
          <w:trHeight w:val="20"/>
        </w:trPr>
        <w:tc>
          <w:tcPr>
            <w:tcW w:w="360" w:type="dxa"/>
          </w:tcPr>
          <w:p w14:paraId="32D4B752" w14:textId="77777777" w:rsidR="003D66BB" w:rsidRPr="00F71A9A" w:rsidRDefault="003D66BB" w:rsidP="00AC7CBE">
            <w:pPr>
              <w:kinsoku w:val="0"/>
              <w:overflowPunct w:val="0"/>
              <w:spacing w:after="0" w:line="240" w:lineRule="auto"/>
              <w:ind w:left="75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680" w:type="dxa"/>
            <w:tcBorders>
              <w:right w:val="single" w:sz="18" w:space="0" w:color="000000"/>
            </w:tcBorders>
          </w:tcPr>
          <w:p w14:paraId="2589921E" w14:textId="3D07C0C0" w:rsidR="003D66BB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A7</w:t>
            </w:r>
            <w:r w:rsidR="003D66BB" w:rsidRPr="00F71A9A">
              <w:rPr>
                <w:rFonts w:ascii="Gill Sans MT" w:hAnsi="Gill Sans MT"/>
                <w:sz w:val="20"/>
                <w:szCs w:val="20"/>
              </w:rPr>
              <w:t xml:space="preserve">.If you have chosen not to participate, can you please tell me why? </w:t>
            </w:r>
            <w:r w:rsidR="003D66BB" w:rsidRPr="00F71A9A">
              <w:rPr>
                <w:rFonts w:ascii="Gill Sans MT" w:hAnsi="Gill Sans MT"/>
                <w:b/>
                <w:sz w:val="20"/>
                <w:szCs w:val="20"/>
              </w:rPr>
              <w:t>(refuse)</w:t>
            </w:r>
          </w:p>
          <w:p w14:paraId="782EE28A" w14:textId="30FC7702" w:rsidR="003D66BB" w:rsidRPr="00F71A9A" w:rsidRDefault="003D66BB" w:rsidP="00AC7CBE">
            <w:pPr>
              <w:keepNext/>
              <w:spacing w:afterLines="20" w:after="48" w:line="240" w:lineRule="auto"/>
              <w:contextualSpacing/>
              <w:outlineLvl w:val="4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Skip to</w:t>
            </w:r>
            <w:r w:rsidRPr="00F71A9A">
              <w:rPr>
                <w:rFonts w:ascii="Gill Sans MT" w:hAnsi="Gill Sans MT" w:cs="Times New Roman"/>
                <w:i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hAnsi="Gill Sans MT" w:cs="Times New Roman"/>
                <w:b/>
                <w:w w:val="105"/>
                <w:sz w:val="20"/>
                <w:szCs w:val="20"/>
              </w:rPr>
              <w:t>Module J-&gt; Conclusion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B5CAE2" w14:textId="2F6D484B" w:rsidR="003D66BB" w:rsidRPr="00F71A9A" w:rsidRDefault="003D66BB" w:rsidP="00AC7CBE">
            <w:pPr>
              <w:kinsoku w:val="0"/>
              <w:overflowPunct w:val="0"/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</w:tbl>
    <w:p w14:paraId="0F78B80D" w14:textId="77777777" w:rsidR="003D66BB" w:rsidRPr="00F71A9A" w:rsidRDefault="003D66BB" w:rsidP="00AC7CBE">
      <w:pPr>
        <w:tabs>
          <w:tab w:val="left" w:pos="5490"/>
        </w:tabs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253991E8" w14:textId="77777777" w:rsidR="003D66BB" w:rsidRPr="00F71A9A" w:rsidRDefault="003D66BB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3FD15367" w14:textId="77777777" w:rsidR="00CB0E2D" w:rsidRPr="00F71A9A" w:rsidRDefault="00CB0E2D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  <w:r w:rsidRPr="00F71A9A">
        <w:rPr>
          <w:rFonts w:ascii="Gill Sans MT" w:eastAsia="Times New Roman" w:hAnsi="Gill Sans MT" w:cs="Times New Roman"/>
          <w:b/>
          <w:color w:val="000000"/>
          <w:sz w:val="20"/>
          <w:szCs w:val="20"/>
        </w:rPr>
        <w:br w:type="page"/>
      </w:r>
    </w:p>
    <w:p w14:paraId="2C9F3A30" w14:textId="16B6E3E7" w:rsidR="003D66BB" w:rsidRPr="00F71A9A" w:rsidRDefault="003450C1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  <w:r>
        <w:rPr>
          <w:rFonts w:ascii="Gill Sans MT" w:eastAsia="Times New Roman" w:hAnsi="Gill Sans MT" w:cs="Times New Roman"/>
          <w:b/>
          <w:color w:val="000000"/>
          <w:sz w:val="20"/>
          <w:szCs w:val="20"/>
        </w:rPr>
        <w:lastRenderedPageBreak/>
        <w:t xml:space="preserve">HEADPERSON INFO </w:t>
      </w:r>
    </w:p>
    <w:tbl>
      <w:tblPr>
        <w:tblW w:w="10082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5321"/>
        <w:gridCol w:w="1520"/>
        <w:gridCol w:w="357"/>
        <w:gridCol w:w="1803"/>
        <w:gridCol w:w="18"/>
        <w:gridCol w:w="697"/>
        <w:gridCol w:w="7"/>
      </w:tblGrid>
      <w:tr w:rsidR="00A95A91" w:rsidRPr="00F71A9A" w14:paraId="3EE36861" w14:textId="77777777" w:rsidTr="004F4072">
        <w:trPr>
          <w:gridAfter w:val="1"/>
          <w:wAfter w:w="7" w:type="dxa"/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051956C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321" w:type="dxa"/>
            <w:tcBorders>
              <w:left w:val="single" w:sz="4" w:space="0" w:color="auto"/>
              <w:right w:val="single" w:sz="18" w:space="0" w:color="000000"/>
            </w:tcBorders>
          </w:tcPr>
          <w:p w14:paraId="04DE3970" w14:textId="2FD62DCE" w:rsidR="00A95A91" w:rsidRPr="00F71A9A" w:rsidRDefault="003450C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B1.Full name of Headperson</w:t>
            </w:r>
            <w:r w:rsidR="00A95A91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="00A95A91"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="00A95A91"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hname</w:t>
            </w:r>
            <w:proofErr w:type="spellEnd"/>
            <w:r w:rsidR="00A95A91"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439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C4E3210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A95A91" w:rsidRPr="00F71A9A" w14:paraId="373173C4" w14:textId="77777777" w:rsidTr="004F4072">
        <w:trPr>
          <w:gridAfter w:val="1"/>
          <w:wAfter w:w="7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281F8A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F4EC3DA" w14:textId="3972E33E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B2</w:t>
            </w:r>
            <w:r w:rsidR="00471179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.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Nickname of </w:t>
            </w:r>
            <w:r w:rsidR="003450C1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headperson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hnickname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4395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BC706A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A95A91" w:rsidRPr="00F71A9A" w14:paraId="0B048172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DAE808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40448AF" w14:textId="05EFC8F6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B3</w:t>
            </w:r>
            <w:r w:rsidR="00471179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.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NRC of </w:t>
            </w:r>
            <w:r w:rsidR="003450C1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headperson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hnrc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36529E1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95A91" w:rsidRPr="00F71A9A" w14:paraId="11F86031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165175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795B224" w14:textId="3E16182D" w:rsidR="00A95A91" w:rsidRPr="00F71A9A" w:rsidRDefault="00A95A91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B4a</w:t>
            </w:r>
            <w:r w:rsidR="00471179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.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Enter the mobile number of the </w:t>
            </w:r>
            <w:r w:rsidR="003450C1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headperson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(hcell1)</w:t>
            </w:r>
          </w:p>
          <w:p w14:paraId="213FB319" w14:textId="70FC0E92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If no mobile number, enter 0</w:t>
            </w:r>
            <w:r w:rsidR="00471179"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3C68566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95A91" w:rsidRPr="00F71A9A" w14:paraId="5AAED91B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8EEBE1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7888153" w14:textId="52993EAD" w:rsidR="00A95A91" w:rsidRPr="00F71A9A" w:rsidRDefault="00A95A91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B4b</w:t>
            </w:r>
            <w:r w:rsidR="00471179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.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Enter the second mobile number of the </w:t>
            </w:r>
            <w:r w:rsidR="003450C1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headperson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(hcell2)</w:t>
            </w:r>
          </w:p>
          <w:p w14:paraId="05FBD36F" w14:textId="6AD5FDDA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If no mobile number, enter 0.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EB01C0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95A91" w:rsidRPr="00F71A9A" w14:paraId="22CDD1B5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CBBDC3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7896F2" w14:textId="78CFCC92" w:rsidR="00A95A91" w:rsidRPr="00F71A9A" w:rsidRDefault="00A95A91" w:rsidP="00AC7CBE">
            <w:pPr>
              <w:kinsoku w:val="0"/>
              <w:overflowPunct w:val="0"/>
              <w:spacing w:beforeLines="20" w:before="48" w:afterLines="20" w:after="48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B4c</w:t>
            </w:r>
            <w:r w:rsidR="00471179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.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Enter the third mobile number of the </w:t>
            </w:r>
            <w:r w:rsidR="003450C1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headperson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(hcell3)</w:t>
            </w:r>
          </w:p>
          <w:p w14:paraId="233B8EA6" w14:textId="63439A6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If no mobile number, enter 0.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DC419C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95A91" w:rsidRPr="00F71A9A" w14:paraId="72B3AA60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3E7DE6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170B05A" w14:textId="358B6871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B5.Gender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hgender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ab/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Observation only</w:t>
            </w:r>
          </w:p>
        </w:tc>
        <w:tc>
          <w:tcPr>
            <w:tcW w:w="36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B2A6EB3" w14:textId="4DB16189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1=Male</w:t>
            </w:r>
          </w:p>
          <w:p w14:paraId="75E58232" w14:textId="1F3BE44B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2=Female</w:t>
            </w:r>
          </w:p>
          <w:p w14:paraId="7A14FAFF" w14:textId="57B1E05F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EE0147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95A91" w:rsidRPr="00F71A9A" w14:paraId="66CFA1B8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270F88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F8B9D8A" w14:textId="7C0BD02B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B6.What is your age? </w:t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Respondent age at last birthday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hage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A277566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95A91" w:rsidRPr="00F71A9A" w14:paraId="3A9BEC43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7BB3A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262061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B7.What is your marital status?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hmaritial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0D065247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68F15BB" w14:textId="6C3DF66F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Monogomously</w:t>
            </w:r>
            <w:proofErr w:type="spellEnd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 married</w:t>
            </w:r>
          </w:p>
          <w:p w14:paraId="7A4179A7" w14:textId="4442C78A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2= 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Polygamously</w:t>
            </w:r>
            <w:proofErr w:type="spellEnd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 married</w:t>
            </w:r>
          </w:p>
          <w:p w14:paraId="3CE4E9E3" w14:textId="50EDCDE0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3=Never married</w:t>
            </w:r>
          </w:p>
          <w:p w14:paraId="34ED8ACC" w14:textId="4DFFF4EC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4=Widowed</w:t>
            </w:r>
          </w:p>
          <w:p w14:paraId="17F28C14" w14:textId="6F63E6CF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5=Divorced</w:t>
            </w:r>
          </w:p>
          <w:p w14:paraId="4EF4982F" w14:textId="0992949D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6=</w:t>
            </w:r>
            <w:r w:rsidR="000E1818"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Separated</w:t>
            </w:r>
          </w:p>
          <w:p w14:paraId="187F1067" w14:textId="534685E4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7=Cohabitating</w:t>
            </w:r>
          </w:p>
          <w:p w14:paraId="048280C6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  <w:p w14:paraId="45554A4F" w14:textId="1D92DFEF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10911D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95A91" w:rsidRPr="00F71A9A" w14:paraId="19419B30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3A162" w14:textId="1B7DC31C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12D451" w14:textId="74B52F5C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B8.What is your tribe?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htribe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</w:tcBorders>
          </w:tcPr>
          <w:p w14:paraId="0367E53F" w14:textId="26A5898D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Chewa</w:t>
            </w:r>
            <w:proofErr w:type="spellEnd"/>
          </w:p>
          <w:p w14:paraId="43D24FBE" w14:textId="55E0FCA1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N’goni</w:t>
            </w:r>
            <w:proofErr w:type="spellEnd"/>
          </w:p>
          <w:p w14:paraId="764A0C27" w14:textId="33489A8F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Nsenga</w:t>
            </w:r>
            <w:proofErr w:type="spellEnd"/>
          </w:p>
          <w:p w14:paraId="11C13619" w14:textId="035E3346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4=Tonga</w:t>
            </w:r>
          </w:p>
          <w:p w14:paraId="3C450F5C" w14:textId="4FE1B74E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Lunda</w:t>
            </w:r>
            <w:proofErr w:type="spellEnd"/>
          </w:p>
          <w:p w14:paraId="406B11B1" w14:textId="214211FD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6=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Luvale</w:t>
            </w:r>
            <w:proofErr w:type="spellEnd"/>
          </w:p>
          <w:p w14:paraId="4656E423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7=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Kaonede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35F2B1C" w14:textId="666185CD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8=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Loza</w:t>
            </w:r>
            <w:proofErr w:type="spellEnd"/>
          </w:p>
          <w:p w14:paraId="1505985B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9=Bemba</w:t>
            </w:r>
          </w:p>
          <w:p w14:paraId="6A490A74" w14:textId="4931A644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10=Zambian only</w:t>
            </w:r>
          </w:p>
          <w:p w14:paraId="1D8E4327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97=Other, please specify</w:t>
            </w:r>
          </w:p>
          <w:p w14:paraId="75B2E689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6B431EE3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904D3E5" w14:textId="77777777" w:rsidR="00A95A91" w:rsidRPr="00F71A9A" w:rsidRDefault="00A95A91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4F4072" w:rsidRPr="00F71A9A" w14:paraId="3DE35A32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41B9" w14:textId="77777777" w:rsidR="004F4072" w:rsidRPr="00F71A9A" w:rsidRDefault="004F4072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B137FC" w14:textId="0462BB3C" w:rsidR="004F4072" w:rsidRPr="00F71A9A" w:rsidRDefault="004F4072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B9.What is your religion?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hreligion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44BB6C7" w14:textId="77777777" w:rsidR="004F4072" w:rsidRPr="00F71A9A" w:rsidRDefault="004F4072" w:rsidP="004F4072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</w:t>
            </w:r>
            <w:ins w:id="0" w:author="Heather Huntington" w:date="2014-11-07T11:54:00Z">
              <w:r w:rsidRPr="00F71A9A">
                <w:rPr>
                  <w:rFonts w:ascii="Gill Sans MT" w:hAnsi="Gill Sans MT" w:cs="Times New Roman"/>
                  <w:w w:val="105"/>
                  <w:sz w:val="20"/>
                  <w:szCs w:val="20"/>
                </w:rPr>
                <w:t>C</w:t>
              </w:r>
            </w:ins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hristian</w:t>
            </w:r>
          </w:p>
          <w:p w14:paraId="07AFC63D" w14:textId="77777777" w:rsidR="004F4072" w:rsidRPr="00F71A9A" w:rsidRDefault="004F4072" w:rsidP="004F4072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2=Islam</w:t>
            </w:r>
          </w:p>
          <w:p w14:paraId="7D54D2BF" w14:textId="77777777" w:rsidR="004F4072" w:rsidRPr="00F71A9A" w:rsidRDefault="004F4072" w:rsidP="004F4072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3=Not religious </w:t>
            </w:r>
          </w:p>
          <w:p w14:paraId="3A25D941" w14:textId="77777777" w:rsidR="004F4072" w:rsidRPr="00F71A9A" w:rsidRDefault="004F4072" w:rsidP="004F4072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4=Spiritual/traditional</w:t>
            </w:r>
          </w:p>
          <w:p w14:paraId="590C73CB" w14:textId="77777777" w:rsidR="004F4072" w:rsidRPr="00F71A9A" w:rsidRDefault="004F4072" w:rsidP="004F4072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  <w:p w14:paraId="4DC32323" w14:textId="77777777" w:rsidR="004F4072" w:rsidRPr="00F71A9A" w:rsidRDefault="004F4072" w:rsidP="004F4072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71F07AC2" w14:textId="052DF791" w:rsidR="004F4072" w:rsidRPr="00F71A9A" w:rsidRDefault="004F4072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A26401" w14:textId="77777777" w:rsidR="004F4072" w:rsidRPr="00F71A9A" w:rsidRDefault="004F4072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1377F" w:rsidRPr="00F71A9A" w14:paraId="0F919B7C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CE5462" w14:textId="641FF0E5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088263E" w14:textId="7C56171C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B10.Were you born in this village?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htown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3698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22FEEEB" w14:textId="1FDA5A0D" w:rsidR="00A1377F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0</w:t>
            </w:r>
            <w:r w:rsidR="00A1377F"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23ED7168" w14:textId="7C48E787" w:rsidR="00A1377F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</w:t>
            </w:r>
            <w:r w:rsidR="00A1377F"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="00A1377F"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672479EC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7D663616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lastRenderedPageBreak/>
              <w:t>999=Prefer not to respond</w:t>
            </w:r>
          </w:p>
        </w:tc>
        <w:tc>
          <w:tcPr>
            <w:tcW w:w="704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535E4A6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lastRenderedPageBreak/>
              <w:t>(Code)</w:t>
            </w:r>
          </w:p>
        </w:tc>
      </w:tr>
      <w:tr w:rsidR="00A1377F" w:rsidRPr="00F71A9A" w14:paraId="6C3AD871" w14:textId="77777777" w:rsidTr="00AC7C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C5FE5A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8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ABB6922" w14:textId="524B90CC" w:rsidR="00A1377F" w:rsidRPr="00F71A9A" w:rsidRDefault="00A1377F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B11.How many years have you lived in this village? </w:t>
            </w:r>
            <w:r w:rsidRPr="00F71A9A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sz w:val="20"/>
                <w:szCs w:val="20"/>
              </w:rPr>
              <w:t>hnumyrs</w:t>
            </w:r>
            <w:proofErr w:type="spellEnd"/>
            <w:r w:rsidRPr="00F71A9A">
              <w:rPr>
                <w:rFonts w:ascii="Gill Sans MT" w:hAnsi="Gill Sans MT"/>
                <w:b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BD1E29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A1377F" w:rsidRPr="00F71A9A" w14:paraId="1B025D76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169F4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FA7A0C" w14:textId="0F8B6C94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B12.What is the highest level of formal education that you have completed?  </w:t>
            </w:r>
            <w:r w:rsidRPr="00F71A9A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sz w:val="20"/>
                <w:szCs w:val="20"/>
              </w:rPr>
              <w:t>heduc</w:t>
            </w:r>
            <w:proofErr w:type="spellEnd"/>
            <w:r w:rsidRPr="00F71A9A">
              <w:rPr>
                <w:rFonts w:ascii="Gill Sans MT" w:hAnsi="Gill Sans MT"/>
                <w:b/>
                <w:sz w:val="20"/>
                <w:szCs w:val="20"/>
              </w:rPr>
              <w:t>)</w:t>
            </w:r>
          </w:p>
        </w:tc>
        <w:tc>
          <w:tcPr>
            <w:tcW w:w="1520" w:type="dxa"/>
            <w:tcBorders>
              <w:top w:val="single" w:sz="4" w:space="0" w:color="000000"/>
              <w:bottom w:val="single" w:sz="4" w:space="0" w:color="000000"/>
            </w:tcBorders>
          </w:tcPr>
          <w:p w14:paraId="2963DF89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1=None</w:t>
            </w:r>
          </w:p>
          <w:p w14:paraId="7783480F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2=Grade 1/Sub-standard A</w:t>
            </w:r>
          </w:p>
          <w:p w14:paraId="0270579F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3=Grade 1/Sub-standard B</w:t>
            </w:r>
          </w:p>
          <w:p w14:paraId="2ADE1F18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4=Grade 2/Standard 1</w:t>
            </w:r>
          </w:p>
          <w:p w14:paraId="265B9545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5=Grade 3/Standard 2</w:t>
            </w:r>
          </w:p>
          <w:p w14:paraId="227A2F5E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6=Grade 4/Standard 3</w:t>
            </w:r>
          </w:p>
          <w:p w14:paraId="4477DE93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7=Grade 5/Standard 4</w:t>
            </w:r>
          </w:p>
          <w:p w14:paraId="1FF776A9" w14:textId="52090792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8=Grade 6/Standard 5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B82545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9=Grade 7/Standard 6</w:t>
            </w:r>
          </w:p>
          <w:p w14:paraId="7E81AFFE" w14:textId="587AC8B8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10=Grade 8/Form 1</w:t>
            </w:r>
          </w:p>
          <w:p w14:paraId="5049ACEB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11=Grade 9/Form 2</w:t>
            </w:r>
          </w:p>
          <w:p w14:paraId="357B80C6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12=Grade 10/Form 3</w:t>
            </w:r>
          </w:p>
          <w:p w14:paraId="5E07F7C1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13=Grade 11/Form 4</w:t>
            </w:r>
          </w:p>
          <w:p w14:paraId="72B8A06B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14=Grade 12/Form 5</w:t>
            </w:r>
          </w:p>
          <w:p w14:paraId="2FEF2BFF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15=Post-secondary</w:t>
            </w:r>
          </w:p>
          <w:p w14:paraId="0577AAAF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8F4F9D2" w14:textId="5ADBB545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999=Preferred not to answer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920D119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1377F" w:rsidRPr="00F71A9A" w14:paraId="0F3F651C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8463E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3B9236" w14:textId="1DA8BCBD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B13</w:t>
            </w:r>
            <w:r w:rsidR="00471179" w:rsidRPr="00F71A9A">
              <w:rPr>
                <w:rFonts w:ascii="Gill Sans MT" w:hAnsi="Gill Sans MT"/>
                <w:color w:val="000000"/>
                <w:sz w:val="20"/>
                <w:szCs w:val="20"/>
              </w:rPr>
              <w:t>.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What type of roof does the </w:t>
            </w:r>
            <w:r w:rsidR="003450C1">
              <w:rPr>
                <w:rFonts w:ascii="Gill Sans MT" w:hAnsi="Gill Sans MT"/>
                <w:color w:val="000000"/>
                <w:sz w:val="20"/>
                <w:szCs w:val="20"/>
              </w:rPr>
              <w:t>headperson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's house have?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hroof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  <w:r w:rsidRPr="00F71A9A">
              <w:rPr>
                <w:rFonts w:ascii="Gill Sans MT" w:hAnsi="Gill Sans MT"/>
                <w:i/>
                <w:color w:val="000000"/>
                <w:sz w:val="20"/>
                <w:szCs w:val="20"/>
              </w:rPr>
              <w:t xml:space="preserve">    </w:t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>Observation only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2650BB7" w14:textId="36AC043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1=Grass thatched</w:t>
            </w:r>
          </w:p>
          <w:p w14:paraId="097F4D1E" w14:textId="01CD9585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2=Iron sheet</w:t>
            </w:r>
          </w:p>
          <w:p w14:paraId="73BE1F02" w14:textId="46EDAFC3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3=Tin</w:t>
            </w:r>
          </w:p>
          <w:p w14:paraId="5FB888E2" w14:textId="277C9845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4=Zinc</w:t>
            </w:r>
          </w:p>
          <w:p w14:paraId="45683B5D" w14:textId="71EA6408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5=Roofing tile</w:t>
            </w:r>
          </w:p>
          <w:p w14:paraId="4ABA42E4" w14:textId="480C865C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6=Concrete</w:t>
            </w:r>
          </w:p>
          <w:p w14:paraId="66A4F214" w14:textId="238B503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7=Cardboard</w:t>
            </w:r>
          </w:p>
          <w:p w14:paraId="32910AD3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8=Asbestos</w:t>
            </w:r>
          </w:p>
          <w:p w14:paraId="01590704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9=Shingles</w:t>
            </w:r>
          </w:p>
          <w:p w14:paraId="67D7D43B" w14:textId="38D8B1D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10=Plastic </w:t>
            </w:r>
            <w:proofErr w:type="spellStart"/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cheets</w:t>
            </w:r>
            <w:proofErr w:type="spellEnd"/>
          </w:p>
          <w:p w14:paraId="60E7CD85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97=Other, please specify</w:t>
            </w:r>
          </w:p>
          <w:p w14:paraId="7F382ADF" w14:textId="560BC56A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D1AF50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A1377F" w:rsidRPr="00F71A9A" w14:paraId="230A6F48" w14:textId="77777777" w:rsidTr="004F40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1026A" w14:textId="5DF5C6CE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A9E98" w14:textId="309AB516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B14</w:t>
            </w:r>
            <w:r w:rsidR="00471179" w:rsidRPr="00F71A9A">
              <w:rPr>
                <w:rFonts w:ascii="Gill Sans MT" w:hAnsi="Gill Sans MT"/>
                <w:color w:val="000000"/>
                <w:sz w:val="20"/>
                <w:szCs w:val="20"/>
              </w:rPr>
              <w:t>.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the </w:t>
            </w:r>
            <w:r w:rsidR="003450C1">
              <w:rPr>
                <w:rFonts w:ascii="Gill Sans MT" w:hAnsi="Gill Sans MT"/>
                <w:color w:val="000000"/>
                <w:sz w:val="20"/>
                <w:szCs w:val="20"/>
              </w:rPr>
              <w:t>headperson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's house painted?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hpaint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50567A64" w14:textId="7CE3155E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sz w:val="20"/>
                <w:szCs w:val="20"/>
              </w:rPr>
              <w:t>Observation only</w:t>
            </w:r>
          </w:p>
        </w:tc>
        <w:tc>
          <w:tcPr>
            <w:tcW w:w="36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0A23F06" w14:textId="24F2793A" w:rsidR="00A1377F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0</w:t>
            </w:r>
            <w:r w:rsidR="00A1377F"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=No</w:t>
            </w:r>
          </w:p>
          <w:p w14:paraId="0B5883DA" w14:textId="6C86353E" w:rsidR="00A1377F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</w:t>
            </w:r>
            <w:r w:rsidR="00A1377F"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=Yes</w:t>
            </w:r>
            <w:r w:rsidR="00A1377F" w:rsidRPr="00F71A9A" w:rsidDel="00226116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 </w:t>
            </w:r>
          </w:p>
          <w:p w14:paraId="36162A49" w14:textId="1B714280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888=Don’t know</w:t>
            </w:r>
          </w:p>
        </w:tc>
        <w:tc>
          <w:tcPr>
            <w:tcW w:w="72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60FE5A" w14:textId="77777777" w:rsidR="00A1377F" w:rsidRPr="00F71A9A" w:rsidRDefault="00A137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</w:tbl>
    <w:p w14:paraId="5C796BC3" w14:textId="5872DE38" w:rsidR="00CB0E2D" w:rsidRPr="00F71A9A" w:rsidRDefault="00CB0E2D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66B83ABA" w14:textId="77777777" w:rsidR="00A1377F" w:rsidRPr="00F71A9A" w:rsidRDefault="00A1377F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3927ED69" w14:textId="77777777" w:rsidR="00CB0E2D" w:rsidRPr="00F71A9A" w:rsidRDefault="00CB0E2D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191E9422" w14:textId="77777777" w:rsidR="00F42809" w:rsidRPr="00F71A9A" w:rsidRDefault="00F42809" w:rsidP="00AC7CBE">
      <w:pPr>
        <w:spacing w:after="0" w:line="240" w:lineRule="auto"/>
        <w:contextualSpacing/>
        <w:rPr>
          <w:rFonts w:ascii="Gill Sans MT" w:hAnsi="Gill Sans MT"/>
          <w:sz w:val="20"/>
          <w:szCs w:val="20"/>
        </w:rPr>
      </w:pPr>
      <w:r w:rsidRPr="00F71A9A">
        <w:rPr>
          <w:rFonts w:ascii="Gill Sans MT" w:hAnsi="Gill Sans MT"/>
          <w:sz w:val="20"/>
          <w:szCs w:val="20"/>
        </w:rPr>
        <w:br w:type="page"/>
      </w:r>
    </w:p>
    <w:p w14:paraId="0E72D9A3" w14:textId="3D2AB234" w:rsidR="003D66BB" w:rsidRPr="00F71A9A" w:rsidRDefault="003450C1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  <w:r>
        <w:rPr>
          <w:rFonts w:ascii="Gill Sans MT" w:eastAsia="Times New Roman" w:hAnsi="Gill Sans MT" w:cs="Times New Roman"/>
          <w:b/>
          <w:color w:val="000000"/>
          <w:sz w:val="20"/>
          <w:szCs w:val="20"/>
        </w:rPr>
        <w:lastRenderedPageBreak/>
        <w:t xml:space="preserve">VILLAGE INFO 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803"/>
        <w:gridCol w:w="718"/>
        <w:gridCol w:w="14"/>
      </w:tblGrid>
      <w:tr w:rsidR="00F42809" w:rsidRPr="00F71A9A" w14:paraId="63D29BDC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636FC" w14:textId="77777777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781BC5" w14:textId="3F3FE678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C1.How many y</w:t>
            </w:r>
            <w:r w:rsidR="007F3296" w:rsidRPr="00F71A9A">
              <w:rPr>
                <w:rFonts w:ascii="Gill Sans MT" w:hAnsi="Gill Sans MT"/>
                <w:color w:val="000000"/>
                <w:sz w:val="20"/>
                <w:szCs w:val="20"/>
              </w:rPr>
              <w:t>ears ago did the village get it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s first </w:t>
            </w:r>
            <w:r w:rsidR="003450C1">
              <w:rPr>
                <w:rFonts w:ascii="Gill Sans MT" w:hAnsi="Gill Sans MT"/>
                <w:color w:val="000000"/>
                <w:sz w:val="20"/>
                <w:szCs w:val="20"/>
              </w:rPr>
              <w:t>headperson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? 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hvage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FCE0D36" w14:textId="460D81F4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1=Less than 20 years</w:t>
            </w:r>
          </w:p>
          <w:p w14:paraId="7EDDC466" w14:textId="3411B01A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2=20 – 50 years ago</w:t>
            </w:r>
          </w:p>
          <w:p w14:paraId="54D4A3CE" w14:textId="687E8893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3=50 – 100 years ago</w:t>
            </w:r>
          </w:p>
          <w:p w14:paraId="35BEC47D" w14:textId="46190F53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4=100 – 200 years ago</w:t>
            </w:r>
          </w:p>
          <w:p w14:paraId="7284B77D" w14:textId="64F6486A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5=200 – 500 years ago</w:t>
            </w:r>
          </w:p>
          <w:p w14:paraId="183AC81D" w14:textId="108ED5BF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6=More than 500 years ago</w:t>
            </w:r>
          </w:p>
          <w:p w14:paraId="6C35A4A1" w14:textId="7CCDF3E8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0F9A242" w14:textId="77777777" w:rsidR="00F42809" w:rsidRPr="00F71A9A" w:rsidRDefault="00F4280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23226027" w14:textId="77777777" w:rsidTr="007242F1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701A83" w14:textId="7C9CEBB3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8B613DD" w14:textId="0E790E62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C2.Please estimate the number of households in this village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hvsize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25044A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7242F1" w:rsidRPr="00F71A9A" w14:paraId="5D3BA739" w14:textId="77777777" w:rsidTr="007242F1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CF86C4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C71FBCC" w14:textId="7789BAC5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C3.How many years have you been the </w:t>
            </w:r>
            <w:r w:rsidR="003450C1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headperson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 in this village?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hyrs</w:t>
            </w:r>
            <w:proofErr w:type="spellEnd"/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D59ED8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</w:tbl>
    <w:p w14:paraId="45259752" w14:textId="77777777" w:rsidR="00F42809" w:rsidRPr="00F71A9A" w:rsidRDefault="00F42809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098F434E" w14:textId="77777777" w:rsidR="007242F1" w:rsidRPr="00F71A9A" w:rsidRDefault="007242F1" w:rsidP="00AC7CBE">
      <w:pPr>
        <w:pStyle w:val="BodyText2"/>
        <w:spacing w:after="0" w:line="240" w:lineRule="auto"/>
        <w:contextualSpacing/>
        <w:rPr>
          <w:rFonts w:ascii="Gill Sans MT" w:hAnsi="Gill Sans MT"/>
          <w:sz w:val="20"/>
          <w:szCs w:val="20"/>
        </w:rPr>
      </w:pPr>
      <w:r w:rsidRPr="00F71A9A">
        <w:rPr>
          <w:rFonts w:ascii="Gill Sans MT" w:hAnsi="Gill Sans MT"/>
          <w:sz w:val="20"/>
          <w:szCs w:val="20"/>
        </w:rPr>
        <w:t>Next, I am going to ask you some questions about how many kilometers from the village a number of services are located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27"/>
        <w:gridCol w:w="1793"/>
        <w:gridCol w:w="732"/>
      </w:tblGrid>
      <w:tr w:rsidR="007242F1" w:rsidRPr="00F71A9A" w14:paraId="3D517E90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75C6D1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1592AFF" w14:textId="5886BBD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C4.From the central part of this village, how many kilometers is it to the nearest </w:t>
            </w:r>
            <w:proofErr w:type="spellStart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boma</w:t>
            </w:r>
            <w:proofErr w:type="spellEnd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hboma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4D36835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4FD4D80B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AA46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CC172C" w14:textId="5BE16252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C5 What is the most common method of transportation from the village to the nearest </w:t>
            </w:r>
            <w:proofErr w:type="spellStart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boma</w:t>
            </w:r>
            <w:proofErr w:type="spellEnd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?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8B4BE68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68F96C6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43C0965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4E546929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175336C5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6E68D41E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6793D8C1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EF491E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18F86A0F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7134D3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4046CAD" w14:textId="5A912411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C6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.From the central part of this village, how many kilometers is it to the nearest tarmac road? 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htarmac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CA0397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466DABE8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6B2D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844D3A" w14:textId="0D2182B6" w:rsidR="00DA6359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C7. What is the most common method of transportation from the village to the nearest tarmac road?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4938689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4A9CEECA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01819DFE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6496CE3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087330D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462560E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23034B9F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78D419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12C4D4D3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098FC1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2DC8B79" w14:textId="71164954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C8. 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From the central part of this village, how many kilometers is it to the nearest road useable for bus or truck traffic year-round? 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hroad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DF68D1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3FB7B2B6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8C18A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D5B84D" w14:textId="7F081532" w:rsidR="00DA6359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C9. What is the most common method of transportation from the village to the nearest road useable for bus or truck traffic year-round?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0C54D6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1B1F810B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22A63AAC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5E258A63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613AD0C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28675F52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20C09326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D9E1CA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3A37BA52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4254D4A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612D0EC" w14:textId="5C032BEE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</w:t>
            </w:r>
            <w:r w:rsidR="0012712C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10. 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From the central part of this village, how many kilometers is it to the nearest FRA buying or collection point?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hfra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E5BAAF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3AC7D8D3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D008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EC6333" w14:textId="3811EFAA" w:rsidR="00DA6359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C.11 What is the most common method of transportation from the village to the nearest FRA buying or collection point?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A47F07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14E06A1C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00537118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1C264CA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04589A70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562979C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2E313522" w14:textId="10319EE3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D01BD0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16DAB831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F3A11A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vAlign w:val="bottom"/>
          </w:tcPr>
          <w:p w14:paraId="4B781698" w14:textId="6097AE03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C12. 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From the central part of this village, how many kilometers is it to the nearest place to board a minibus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hpublic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907AF3E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3EEE7BDD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5DD76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9DC44B" w14:textId="35FBA253" w:rsidR="00DA6359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C13. What is the most common method of transportation from the village to the nearest place to board a minibus?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83E9319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739E1426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1277EF7E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1E2B67A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023431F6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276D5800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2B6FA339" w14:textId="28D5C33B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D588D0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63B3ADAE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D8DB08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D57BAB1" w14:textId="3AC95FEE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C14. </w:t>
            </w:r>
            <w:r w:rsidR="007242F1" w:rsidRPr="00F71A9A">
              <w:rPr>
                <w:rFonts w:ascii="Gill Sans MT" w:hAnsi="Gill Sans MT"/>
                <w:sz w:val="20"/>
                <w:szCs w:val="20"/>
              </w:rPr>
              <w:t xml:space="preserve">From the central part of this village, how many kilometers is it to the nearest point where you can receive mobile phone network services?  </w:t>
            </w:r>
            <w:r w:rsidR="007242F1" w:rsidRPr="00F71A9A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hmobile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A1EAA6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4A47A960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2A121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BC52A5" w14:textId="5A71FF35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C.15 What is the most common method of transportation from the village to the nearest </w:t>
            </w:r>
            <w:r w:rsidRPr="00F71A9A">
              <w:rPr>
                <w:rFonts w:ascii="Gill Sans MT" w:hAnsi="Gill Sans MT"/>
                <w:sz w:val="20"/>
                <w:szCs w:val="20"/>
              </w:rPr>
              <w:t>point where you can receive mobile phone network services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4F3DE58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7AA5C9A8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45361D4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480D1DC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3A3B5878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11BDC7E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352D5FED" w14:textId="38AA3691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C5E0A4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66A16DB0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F1AE212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55FC207" w14:textId="767E7523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C16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>.From the central part of this village, how many kilometers is it to the nearest point where you can sell crops to private buyers?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 xml:space="preserve"> 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hsell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A35931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54DD01C8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9B1C0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64DF7A" w14:textId="6C60B234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C17. What is the most common method of transportation from the village to the nearest point where you can sell crops to private buyers?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ABCE0E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5B0DF682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41B6B038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189329C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60B5FA60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40531B3A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608CE750" w14:textId="4F485E8E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92DAB5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4EA710B6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F9DE50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1D29A0C" w14:textId="4E7B0978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C18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.From the central part of this village, how many kilometers is it to the nearest market place with many buyers and sellers of locally produced agricultural products?  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hmarket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6CA948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4FB22948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400E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98303A" w14:textId="4F7F293A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C19 What is the most common method of transportation from the village to the nearest market place with many buyers and sellers of locally produced agricultural products? 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1EA55C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35E88F6D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35D318EC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7E6FE4C8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25A8BEB3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55A89E2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306F2C9E" w14:textId="40C96404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0F72C1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3D67E6F7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3902FC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8347AD3" w14:textId="51CB16A9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C20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.From the central part of this village, how many kilometers is it to the nearest primary school? 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hprimary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58E578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65C7E7F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A0D4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B4872F" w14:textId="77313A5E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C21What is the most common method of transportation from the village to the nearest primary school?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117B1B5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350971C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465DCA1C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171F7B93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2DD4835B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4CC00270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2DAB3AF6" w14:textId="7D2A6E5B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01B6A0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2A56E158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145850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8CD2F2" w14:textId="29AE58E6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C22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.From the central part of this village, how many kilometers is it to the nearest secondary school? 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hsecond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857E9B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4788B625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C139A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28DF59" w14:textId="20953CBC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C23. What is the most common method of transportation from the village to the nearest secondary school?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C0A3CA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0FC54D6D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1F380D0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445811B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01AB98D5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2F12DB9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0BC293DA" w14:textId="017E791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AED0B0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07127526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0FA90F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DD59838" w14:textId="1119D6A8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C25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.From the central part of this village, how many kilometers is it to the nearest clinic or health center?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hclinic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3D41CF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7C38990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08AD9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9B85C5" w14:textId="274CA04F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C26. What is the most common method of transportation from the village to the nearest clinic or health center?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AD037AA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60F4368B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13DD5EC5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2E89711A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69C4BB80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3B59FB29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7090BE49" w14:textId="06052FB0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E0DAD8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6AC632E9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24E933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51344C9" w14:textId="659AE851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C27. 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From the central part of this village, how many kilometers is it to the nearest bank or microfinance office?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hbank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42A523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1736E31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4D9C0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32539F" w14:textId="02CF6902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C.28 What is the most common method of transportation from the village to the nearest bank or microfinance office?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B1198D6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3D20F6B3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34A50A45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3A87B95B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03DEAC0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107B605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039D20B5" w14:textId="682AC4FC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DFC6837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7EFD5B67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9C16F2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F2916F6" w14:textId="0BA4711E" w:rsidR="007242F1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C29</w:t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.From the central part of this village, how many kilometers is it to the nearest </w:t>
            </w:r>
            <w:commentRangeStart w:id="1"/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>borehole</w:t>
            </w:r>
            <w:commentRangeEnd w:id="1"/>
            <w:r w:rsidR="000E1818">
              <w:rPr>
                <w:rStyle w:val="CommentReference"/>
              </w:rPr>
              <w:commentReference w:id="1"/>
            </w:r>
            <w:r w:rsidR="007242F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?   </w:t>
            </w:r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hbore</w:t>
            </w:r>
            <w:proofErr w:type="spellEnd"/>
            <w:r w:rsidR="007242F1"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629510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41219CAA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C746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F085F3" w14:textId="3E943DA7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C.30 What is the most common method of transportation from the village to the nearest borehole? 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5E574E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6EC275B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3529F4D9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25A2F1E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77266F1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1881FA6A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001B7323" w14:textId="4D707B9D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81CBA3E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7242F1" w:rsidRPr="00F71A9A" w14:paraId="6EBD93F0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AA2F38" w14:textId="77777777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FE2409F" w14:textId="2B50ABC4" w:rsidR="007242F1" w:rsidRPr="00F71A9A" w:rsidRDefault="0012712C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C31</w:t>
            </w:r>
            <w:r w:rsidR="007242F1" w:rsidRPr="00F71A9A">
              <w:rPr>
                <w:rFonts w:ascii="Gill Sans MT" w:hAnsi="Gill Sans MT"/>
                <w:sz w:val="20"/>
                <w:szCs w:val="20"/>
              </w:rPr>
              <w:t xml:space="preserve">.From the central part of this village, how many kilometers is it to the nearest agricultural camp officer?  </w:t>
            </w:r>
            <w:r w:rsidR="007242F1" w:rsidRPr="00F71A9A">
              <w:rPr>
                <w:rFonts w:ascii="Gill Sans MT" w:hAnsi="Gill Sans MT"/>
                <w:b/>
                <w:sz w:val="20"/>
                <w:szCs w:val="20"/>
              </w:rPr>
              <w:t>(</w:t>
            </w:r>
            <w:proofErr w:type="spellStart"/>
            <w:r w:rsidR="007242F1" w:rsidRPr="00F71A9A">
              <w:rPr>
                <w:rFonts w:ascii="Gill Sans MT" w:hAnsi="Gill Sans MT"/>
                <w:b/>
                <w:sz w:val="20"/>
                <w:szCs w:val="20"/>
              </w:rPr>
              <w:t>hagoffice</w:t>
            </w:r>
            <w:proofErr w:type="spellEnd"/>
            <w:r w:rsidR="007242F1" w:rsidRPr="00F71A9A">
              <w:rPr>
                <w:rFonts w:ascii="Gill Sans MT" w:hAnsi="Gill Sans MT"/>
                <w:b/>
                <w:sz w:val="20"/>
                <w:szCs w:val="2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D60654" w14:textId="27005956" w:rsidR="007242F1" w:rsidRPr="00F71A9A" w:rsidRDefault="007242F1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5109AB39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A34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226B90" w14:textId="50DA43D0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C.32 What is the most common method of transportation from the village to the nearest </w:t>
            </w:r>
            <w:r w:rsidRPr="00F71A9A">
              <w:rPr>
                <w:rFonts w:ascii="Gill Sans MT" w:hAnsi="Gill Sans MT"/>
                <w:sz w:val="20"/>
                <w:szCs w:val="20"/>
              </w:rPr>
              <w:t xml:space="preserve">agricultural camp officer?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999A2B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2605589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3625A06E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5C887F8A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7B91BA54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20A6299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4174A727" w14:textId="21976B0A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3D4841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DA6359" w:rsidRPr="00F71A9A" w14:paraId="55B5246F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B6EF21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300AE56" w14:textId="1D351E09" w:rsidR="00DA6359" w:rsidRPr="00F71A9A" w:rsidRDefault="00DA6359" w:rsidP="0012712C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C</w:t>
            </w:r>
            <w:r w:rsidR="0012712C" w:rsidRPr="00F71A9A">
              <w:rPr>
                <w:rFonts w:ascii="Gill Sans MT" w:hAnsi="Gill Sans MT"/>
                <w:sz w:val="20"/>
                <w:szCs w:val="20"/>
              </w:rPr>
              <w:t>33</w:t>
            </w:r>
            <w:r w:rsidR="00471179" w:rsidRPr="00F71A9A">
              <w:rPr>
                <w:rFonts w:ascii="Gill Sans MT" w:hAnsi="Gill Sans MT"/>
                <w:sz w:val="20"/>
                <w:szCs w:val="20"/>
              </w:rPr>
              <w:t>.</w:t>
            </w:r>
            <w:r w:rsidRPr="00F71A9A">
              <w:rPr>
                <w:rFonts w:ascii="Gill Sans MT" w:hAnsi="Gill Sans MT"/>
                <w:sz w:val="20"/>
                <w:szCs w:val="20"/>
              </w:rPr>
              <w:t xml:space="preserve">From the central part of this village, how many kilometers is it to the nearest electricity supply?  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2D0212" w14:textId="536FF8FB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1B872A2D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79BA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1CD478" w14:textId="19CDF512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C.34 What is the most common method of transportation from the village to the nearest </w:t>
            </w:r>
            <w:r w:rsidRPr="00F71A9A">
              <w:rPr>
                <w:rFonts w:ascii="Gill Sans MT" w:hAnsi="Gill Sans MT"/>
                <w:sz w:val="20"/>
                <w:szCs w:val="20"/>
              </w:rPr>
              <w:t xml:space="preserve">electricity supply?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84DD263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2C8CC5CE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2F8D3F43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58C0B57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73FF9FE7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30A647CC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20330B05" w14:textId="761D1FB8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3A7AD5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DA6359" w:rsidRPr="00F71A9A" w14:paraId="6F83E994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7CB632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C669385" w14:textId="56C6FA73" w:rsidR="000A4D66" w:rsidRPr="00F71A9A" w:rsidRDefault="0012712C" w:rsidP="00AC7CBE">
            <w:pPr>
              <w:pStyle w:val="BodyText2"/>
              <w:tabs>
                <w:tab w:val="clear" w:pos="9990"/>
              </w:tabs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C35</w:t>
            </w:r>
            <w:r w:rsidR="00471179" w:rsidRPr="00F71A9A">
              <w:rPr>
                <w:rFonts w:ascii="Gill Sans MT" w:hAnsi="Gill Sans MT"/>
                <w:sz w:val="20"/>
                <w:szCs w:val="20"/>
              </w:rPr>
              <w:t>.</w:t>
            </w:r>
            <w:r w:rsidR="00DA6359" w:rsidRPr="00F71A9A">
              <w:rPr>
                <w:rFonts w:ascii="Gill Sans MT" w:hAnsi="Gill Sans MT"/>
                <w:sz w:val="20"/>
                <w:szCs w:val="20"/>
              </w:rPr>
              <w:t xml:space="preserve">From the central part of this village, how many kilometers is it to the nearest police station?  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366316" w14:textId="09AF8CA1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DA6359" w:rsidRPr="00F71A9A" w14:paraId="4E7BC3EA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9D04C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68C62F" w14:textId="2A82E79E" w:rsidR="00DA6359" w:rsidRPr="00F71A9A" w:rsidRDefault="0012712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C.36 </w:t>
            </w:r>
            <w:r w:rsidR="00DA6359" w:rsidRPr="00F71A9A">
              <w:rPr>
                <w:rFonts w:ascii="Gill Sans MT" w:hAnsi="Gill Sans MT"/>
                <w:color w:val="000000"/>
                <w:sz w:val="20"/>
                <w:szCs w:val="2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DCF462E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63C415EB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7489D5F3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66E1B599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7C00A531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3FCE373F" w14:textId="77777777" w:rsidR="00DA6359" w:rsidRPr="00F71A9A" w:rsidRDefault="00DA6359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2681DF2C" w14:textId="652A3BD5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5B5940" w14:textId="77777777" w:rsidR="00DA6359" w:rsidRPr="00F71A9A" w:rsidRDefault="00DA6359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12712C" w:rsidRPr="00F71A9A" w14:paraId="0FB6EB1B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B263A" w14:textId="77777777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965CF4" w14:textId="407E0DEE" w:rsidR="0012712C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C37.From the central part of this village, how many kilometers is it to the nearest national park?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678ED56" w14:textId="5F38349C" w:rsidR="0012712C" w:rsidRPr="00F71A9A" w:rsidRDefault="0012712C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835B6EA" w14:textId="77777777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12712C" w:rsidRPr="00F71A9A" w14:paraId="4E3714A2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6C032" w14:textId="77777777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77F7DD" w14:textId="3EE931C3" w:rsidR="0012712C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C28 What is the most common method of transportation from the village to the nearest </w:t>
            </w:r>
            <w:r w:rsidRPr="00F71A9A">
              <w:rPr>
                <w:rFonts w:ascii="Gill Sans MT" w:hAnsi="Gill Sans MT"/>
                <w:sz w:val="20"/>
                <w:szCs w:val="20"/>
              </w:rPr>
              <w:t xml:space="preserve">national park?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9D68E4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56CDEBD6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34DD57FF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2A8590A7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610B274A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03EF2CCF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426C8784" w14:textId="0996BC65" w:rsidR="0012712C" w:rsidRPr="00F71A9A" w:rsidRDefault="0012712C" w:rsidP="00AC7CBE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97AF90" w14:textId="76C63532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12712C" w:rsidRPr="00F71A9A" w14:paraId="6ECDDE85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46C6E" w14:textId="77777777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06F09" w14:textId="544ED42B" w:rsidR="0012712C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C39.From the central part of this village, how many kilometers is it to the nearest forest reserve?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4407328" w14:textId="2354DE99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8E7290" w14:textId="77777777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12712C" w:rsidRPr="00F71A9A" w14:paraId="0D6A9C1E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5861F" w14:textId="77777777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732A5" w14:textId="6F2E56E0" w:rsidR="0012712C" w:rsidRPr="00F71A9A" w:rsidRDefault="0012712C" w:rsidP="0012712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C.40 What is the most common method of transportation from the village to the nearest </w:t>
            </w:r>
            <w:r w:rsidRPr="00F71A9A">
              <w:rPr>
                <w:rFonts w:ascii="Gill Sans MT" w:hAnsi="Gill Sans MT"/>
                <w:sz w:val="20"/>
                <w:szCs w:val="20"/>
              </w:rPr>
              <w:t xml:space="preserve">forest reserve?  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C403026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1=Walking</w:t>
            </w:r>
          </w:p>
          <w:p w14:paraId="55840D7A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2=Bicycle</w:t>
            </w:r>
          </w:p>
          <w:p w14:paraId="4605DBD5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3=Ox-cart</w:t>
            </w:r>
          </w:p>
          <w:p w14:paraId="69CF6466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4=Canoe</w:t>
            </w:r>
          </w:p>
          <w:p w14:paraId="544B9E15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5=Motorized transport</w:t>
            </w:r>
          </w:p>
          <w:p w14:paraId="73FC5D39" w14:textId="77777777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6=Combination of modes</w:t>
            </w:r>
          </w:p>
          <w:p w14:paraId="078EC68D" w14:textId="33914C7E" w:rsidR="0012712C" w:rsidRPr="00F71A9A" w:rsidRDefault="0012712C" w:rsidP="0012712C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63C433" w14:textId="6830501E" w:rsidR="0012712C" w:rsidRPr="00F71A9A" w:rsidRDefault="0012712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</w:tbl>
    <w:p w14:paraId="5529801F" w14:textId="77777777" w:rsidR="007242F1" w:rsidRPr="00F71A9A" w:rsidRDefault="007242F1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6"/>
        <w:gridCol w:w="4344"/>
        <w:gridCol w:w="701"/>
      </w:tblGrid>
      <w:tr w:rsidR="00FF0DA8" w:rsidRPr="00F71A9A" w14:paraId="04EE07DC" w14:textId="77777777" w:rsidTr="0029447F">
        <w:trPr>
          <w:trHeight w:val="992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7771830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0747DADB" w14:textId="07E416D8" w:rsidR="0029447F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Do people in thi</w:t>
            </w:r>
            <w:r w:rsidR="0029447F"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 xml:space="preserve">s village graze their animals in community traditional forestlands? </w:t>
            </w:r>
          </w:p>
          <w:p w14:paraId="544D22C0" w14:textId="77777777" w:rsidR="0029447F" w:rsidRPr="00F71A9A" w:rsidRDefault="0029447F" w:rsidP="00AC7CBE">
            <w:pPr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</w:p>
          <w:p w14:paraId="2E3B0820" w14:textId="77777777" w:rsidR="0029447F" w:rsidRPr="00F71A9A" w:rsidRDefault="0029447F" w:rsidP="00AC7CBE">
            <w:pPr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</w:p>
          <w:p w14:paraId="29B38E71" w14:textId="77777777" w:rsidR="0029447F" w:rsidRPr="00F71A9A" w:rsidRDefault="0029447F" w:rsidP="00AC7CBE">
            <w:pPr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</w:p>
          <w:p w14:paraId="7EE78C6D" w14:textId="574AE5FC" w:rsidR="00FF0DA8" w:rsidRPr="00F71A9A" w:rsidRDefault="00FF0DA8" w:rsidP="0029447F">
            <w:pPr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14032B22" w14:textId="3F555B75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0</w:t>
            </w:r>
            <w:r w:rsidR="00FF0DA8"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589A82CE" w14:textId="17E0B14D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</w:t>
            </w:r>
            <w:r w:rsidR="00FF0DA8"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="00FF0DA8"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3A98EF4E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18214E5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01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0C732A0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29447F" w:rsidRPr="00F71A9A" w14:paraId="73B42203" w14:textId="77777777" w:rsidTr="0029447F">
        <w:trPr>
          <w:trHeight w:val="920"/>
        </w:trPr>
        <w:tc>
          <w:tcPr>
            <w:tcW w:w="35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B69CFA2" w14:textId="77777777" w:rsidR="0029447F" w:rsidRPr="00F71A9A" w:rsidRDefault="002944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68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254F71F7" w14:textId="6F65D188" w:rsidR="0029447F" w:rsidRPr="00F71A9A" w:rsidRDefault="0029447F" w:rsidP="0029447F">
            <w:pPr>
              <w:spacing w:after="0" w:line="240" w:lineRule="auto"/>
              <w:contextualSpacing/>
              <w:rPr>
                <w:rFonts w:ascii="Gill Sans MT" w:hAnsi="Gill Sans MT" w:cs="TimesNewRomanPS-ItalicMT"/>
                <w:iCs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Do community members graze their animals in National Parks or Reserves?</w:t>
            </w:r>
          </w:p>
        </w:tc>
        <w:tc>
          <w:tcPr>
            <w:tcW w:w="4344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FD7FA2E" w14:textId="77777777" w:rsidR="0029447F" w:rsidRPr="00F71A9A" w:rsidRDefault="0029447F" w:rsidP="0029447F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0=No</w:t>
            </w:r>
          </w:p>
          <w:p w14:paraId="4BA5A7B4" w14:textId="77777777" w:rsidR="0029447F" w:rsidRPr="00F71A9A" w:rsidRDefault="0029447F" w:rsidP="0029447F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2D1F7AEF" w14:textId="77777777" w:rsidR="0029447F" w:rsidRPr="00F71A9A" w:rsidRDefault="0029447F" w:rsidP="0029447F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73D3CACC" w14:textId="2BBBF4CC" w:rsidR="0029447F" w:rsidRPr="00F71A9A" w:rsidRDefault="0029447F" w:rsidP="0029447F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01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17EB8C" w14:textId="77777777" w:rsidR="0029447F" w:rsidRPr="00F71A9A" w:rsidRDefault="0029447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FF0DA8" w:rsidRPr="00F71A9A" w14:paraId="1D11B248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B02D55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3C7E861" w14:textId="3BDDC261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NewRomanPS-ItalicMT"/>
                <w:iCs/>
                <w:sz w:val="20"/>
                <w:szCs w:val="20"/>
              </w:rPr>
              <w:t>Do other grazing areas exist outside the forests?</w:t>
            </w: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2A8430" w14:textId="418A3BFA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0</w:t>
            </w:r>
            <w:r w:rsidR="00FF0DA8" w:rsidRPr="00F71A9A">
              <w:rPr>
                <w:rFonts w:ascii="Gill Sans MT" w:hAnsi="Gill Sans MT"/>
                <w:sz w:val="20"/>
                <w:szCs w:val="20"/>
              </w:rPr>
              <w:t>=No</w:t>
            </w:r>
          </w:p>
          <w:p w14:paraId="351E130F" w14:textId="7DBD788B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</w:t>
            </w:r>
            <w:r w:rsidR="00FF0DA8" w:rsidRPr="00F71A9A">
              <w:rPr>
                <w:rFonts w:ascii="Gill Sans MT" w:hAnsi="Gill Sans MT"/>
                <w:sz w:val="20"/>
                <w:szCs w:val="20"/>
              </w:rPr>
              <w:t>=Yes</w:t>
            </w:r>
            <w:r w:rsidR="00FF0DA8"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5DCDF665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417279A0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B0CF6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</w:tbl>
    <w:p w14:paraId="4E2AFCC1" w14:textId="77777777" w:rsidR="00F42809" w:rsidRPr="00F71A9A" w:rsidRDefault="00F42809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72DEAE92" w14:textId="77777777" w:rsidR="00303B9C" w:rsidRPr="00F71A9A" w:rsidRDefault="00303B9C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-BoldMT"/>
          <w:b/>
          <w:bCs/>
          <w:sz w:val="20"/>
          <w:szCs w:val="20"/>
        </w:rPr>
      </w:pPr>
    </w:p>
    <w:p w14:paraId="77290A15" w14:textId="5BC23B23" w:rsidR="00A1355F" w:rsidRPr="00F71A9A" w:rsidRDefault="003450C1" w:rsidP="00AC7CBE">
      <w:pPr>
        <w:spacing w:after="0" w:line="240" w:lineRule="auto"/>
        <w:contextualSpacing/>
        <w:rPr>
          <w:rFonts w:ascii="Gill Sans MT" w:hAnsi="Gill Sans MT" w:cs="TimesNewRomanPS-BoldMT"/>
          <w:b/>
          <w:bCs/>
          <w:sz w:val="20"/>
          <w:szCs w:val="20"/>
        </w:rPr>
      </w:pPr>
      <w:r>
        <w:rPr>
          <w:rFonts w:ascii="Gill Sans MT" w:eastAsia="Times New Roman" w:hAnsi="Gill Sans MT" w:cs="Times New Roman"/>
          <w:b/>
          <w:color w:val="000000"/>
          <w:sz w:val="20"/>
          <w:szCs w:val="20"/>
        </w:rPr>
        <w:t xml:space="preserve">VILLAGE LAND ASSETS 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0"/>
        <w:gridCol w:w="2281"/>
        <w:gridCol w:w="2207"/>
        <w:gridCol w:w="193"/>
        <w:gridCol w:w="2328"/>
        <w:gridCol w:w="1801"/>
        <w:gridCol w:w="720"/>
      </w:tblGrid>
      <w:tr w:rsidR="00FF0DA8" w:rsidRPr="00F71A9A" w14:paraId="7ABEEA43" w14:textId="77777777" w:rsidTr="00C70E1F">
        <w:trPr>
          <w:trHeight w:val="20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4E4699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D1</w:t>
            </w:r>
          </w:p>
        </w:tc>
        <w:tc>
          <w:tcPr>
            <w:tcW w:w="700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34F757F7" w14:textId="64AB0502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What is the </w:t>
            </w:r>
            <w:commentRangeStart w:id="2"/>
            <w:r w:rsidR="0029447F"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size/</w:t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 xml:space="preserve">area of </w:t>
            </w:r>
            <w:commentRangeEnd w:id="2"/>
            <w:r w:rsidR="0029447F" w:rsidRPr="00F71A9A">
              <w:rPr>
                <w:rStyle w:val="CommentReference"/>
                <w:rFonts w:ascii="Gill Sans MT" w:hAnsi="Gill Sans MT"/>
                <w:sz w:val="20"/>
                <w:szCs w:val="20"/>
              </w:rPr>
              <w:commentReference w:id="2"/>
            </w: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your village?</w:t>
            </w:r>
            <w:r w:rsidRPr="00F71A9A"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  <w:t xml:space="preserve">   </w:t>
            </w:r>
            <w:r w:rsidRPr="00F71A9A">
              <w:rPr>
                <w:rFonts w:ascii="Gill Sans MT" w:eastAsia="Calibri" w:hAnsi="Gill Sans MT" w:cs="Times New Roman"/>
                <w:b/>
                <w:w w:val="105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hvarea</w:t>
            </w:r>
            <w:proofErr w:type="spell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 xml:space="preserve">) 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FF6664A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FF0DA8" w:rsidRPr="00F71A9A" w14:paraId="3FFC2C25" w14:textId="77777777" w:rsidTr="00C70E1F">
        <w:trPr>
          <w:trHeight w:val="20"/>
        </w:trPr>
        <w:tc>
          <w:tcPr>
            <w:tcW w:w="5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E1430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</w:tcPr>
          <w:p w14:paraId="47C9350D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0D0515BB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171F70E4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(2)Acre</w:t>
            </w:r>
          </w:p>
          <w:p w14:paraId="2C3A9905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5F0D258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(4)Square meter</w:t>
            </w:r>
          </w:p>
          <w:p w14:paraId="1665047C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hvarea_unit</w:t>
            </w:r>
            <w:proofErr w:type="spell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69C01F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F0DA8" w:rsidRPr="00F71A9A" w14:paraId="47DE04D9" w14:textId="77777777" w:rsidTr="00C70E1F">
        <w:trPr>
          <w:trHeight w:val="20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46B03F" w14:textId="621C5F98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D2</w:t>
            </w:r>
          </w:p>
        </w:tc>
        <w:tc>
          <w:tcPr>
            <w:tcW w:w="700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FE438BD" w14:textId="206C35CA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What </w:t>
            </w:r>
            <w:commentRangeStart w:id="3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area </w:t>
            </w:r>
            <w:commentRangeEnd w:id="3"/>
            <w:r w:rsidR="005D3FDE" w:rsidRPr="00F71A9A">
              <w:rPr>
                <w:rStyle w:val="CommentReference"/>
                <w:rFonts w:ascii="Gill Sans MT" w:hAnsi="Gill Sans MT"/>
                <w:sz w:val="20"/>
                <w:szCs w:val="20"/>
              </w:rPr>
              <w:commentReference w:id="3"/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of land is allocated to individual households?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hvland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16196AB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FF0DA8" w:rsidRPr="00F71A9A" w14:paraId="26D6BF5D" w14:textId="77777777" w:rsidTr="00C70E1F">
        <w:trPr>
          <w:trHeight w:val="20"/>
        </w:trPr>
        <w:tc>
          <w:tcPr>
            <w:tcW w:w="5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CD3DF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</w:tcPr>
          <w:p w14:paraId="0908E017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3489902C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1C6CBC35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(2)Acre</w:t>
            </w:r>
          </w:p>
          <w:p w14:paraId="127CF707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5F1D7CBE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(4)Square meter</w:t>
            </w:r>
          </w:p>
          <w:p w14:paraId="09475D84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hvarea_unit</w:t>
            </w:r>
            <w:proofErr w:type="spell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DB584A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F0DA8" w:rsidRPr="00F71A9A" w14:paraId="4E3A590C" w14:textId="77777777" w:rsidTr="00C70E1F">
        <w:trPr>
          <w:trHeight w:val="20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781A45" w14:textId="418D521B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D3</w:t>
            </w:r>
          </w:p>
        </w:tc>
        <w:tc>
          <w:tcPr>
            <w:tcW w:w="700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594877B" w14:textId="07D14A07" w:rsidR="00FF0DA8" w:rsidRPr="00F71A9A" w:rsidRDefault="00FF0DA8" w:rsidP="00AC7CBE">
            <w:pPr>
              <w:pStyle w:val="longtableQtext"/>
              <w:spacing w:after="0" w:line="240" w:lineRule="auto"/>
              <w:contextualSpacing/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  <w:t xml:space="preserve">What area of land is unallocated? </w:t>
            </w:r>
            <w:r w:rsidRPr="00F71A9A">
              <w:rPr>
                <w:rFonts w:ascii="Gill Sans MT" w:eastAsia="Calibri" w:hAnsi="Gill Sans MT" w:cs="Times New Roman"/>
                <w:i/>
                <w:color w:val="auto"/>
                <w:w w:val="105"/>
                <w:sz w:val="20"/>
                <w:szCs w:val="20"/>
              </w:rPr>
              <w:t>under village authority</w:t>
            </w:r>
            <w:r w:rsidRPr="00F71A9A">
              <w:rPr>
                <w:rFonts w:ascii="Gill Sans MT" w:eastAsiaTheme="minorEastAsia" w:hAnsi="Gill Sans MT"/>
                <w:sz w:val="20"/>
                <w:szCs w:val="20"/>
                <w:lang w:eastAsia="zh-CN"/>
              </w:rPr>
              <w:t xml:space="preserve"> </w:t>
            </w:r>
            <w:r w:rsidRPr="00F71A9A">
              <w:rPr>
                <w:rFonts w:ascii="Gill Sans MT" w:eastAsiaTheme="minorEastAsia" w:hAnsi="Gill Sans MT"/>
                <w:b/>
                <w:sz w:val="20"/>
                <w:szCs w:val="20"/>
                <w:lang w:eastAsia="zh-CN"/>
              </w:rPr>
              <w:t>(</w:t>
            </w:r>
            <w:proofErr w:type="spellStart"/>
            <w:r w:rsidRPr="00F71A9A">
              <w:rPr>
                <w:rFonts w:ascii="Gill Sans MT" w:eastAsiaTheme="minorEastAsia" w:hAnsi="Gill Sans MT"/>
                <w:b/>
                <w:sz w:val="20"/>
                <w:szCs w:val="20"/>
                <w:lang w:eastAsia="zh-CN"/>
              </w:rPr>
              <w:t>hvland_unallocated</w:t>
            </w:r>
            <w:proofErr w:type="spellEnd"/>
            <w:r w:rsidRPr="00F71A9A">
              <w:rPr>
                <w:rFonts w:ascii="Gill Sans MT" w:eastAsiaTheme="minorEastAsia" w:hAnsi="Gill Sans MT"/>
                <w:b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E1E5F49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FF0DA8" w:rsidRPr="00F71A9A" w14:paraId="2297EB40" w14:textId="77777777" w:rsidTr="00C70E1F">
        <w:trPr>
          <w:trHeight w:val="20"/>
        </w:trPr>
        <w:tc>
          <w:tcPr>
            <w:tcW w:w="5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6FFEC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</w:tcPr>
          <w:p w14:paraId="0344BD0E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7F157E06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7690B85F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(2)Acre</w:t>
            </w:r>
          </w:p>
          <w:p w14:paraId="28FDFF96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3342E6B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(4)Square meter</w:t>
            </w:r>
          </w:p>
          <w:p w14:paraId="2899264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hvarea_unit</w:t>
            </w:r>
            <w:proofErr w:type="spell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5DABE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F0DA8" w:rsidRPr="00F71A9A" w14:paraId="68A9BD73" w14:textId="77777777" w:rsidTr="00C70E1F">
        <w:trPr>
          <w:trHeight w:val="20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28AA2D" w14:textId="6DFFC263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D4</w:t>
            </w:r>
          </w:p>
        </w:tc>
        <w:tc>
          <w:tcPr>
            <w:tcW w:w="700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68155577" w14:textId="55E63279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Of the unallocated land, what area is suitable for crop production?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hvcrop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57C9D4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FF0DA8" w:rsidRPr="00F71A9A" w14:paraId="3EC188FC" w14:textId="77777777" w:rsidTr="00C70E1F">
        <w:trPr>
          <w:trHeight w:val="20"/>
        </w:trPr>
        <w:tc>
          <w:tcPr>
            <w:tcW w:w="5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5C1C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</w:tcPr>
          <w:p w14:paraId="6D773FA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12D13C57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00048D4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(2)Acre</w:t>
            </w:r>
          </w:p>
          <w:p w14:paraId="49ACB50F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01AAD93F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(4)Square meter</w:t>
            </w:r>
          </w:p>
          <w:p w14:paraId="125CEA3B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hvarea_unit</w:t>
            </w:r>
            <w:proofErr w:type="spell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929096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F0DA8" w:rsidRPr="00F71A9A" w14:paraId="710B6407" w14:textId="77777777" w:rsidTr="00B2345E">
        <w:trPr>
          <w:trHeight w:val="1143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B8ED0DB" w14:textId="7B2B1DB4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D5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60EF50D3" w14:textId="0633D7E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Could a household in your village obtain additional land for </w:t>
            </w:r>
            <w:commentRangeStart w:id="4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crop production </w:t>
            </w:r>
            <w:commentRangeEnd w:id="4"/>
            <w:r w:rsidR="00287E3F" w:rsidRPr="00F71A9A">
              <w:rPr>
                <w:rStyle w:val="CommentReference"/>
                <w:rFonts w:ascii="Gill Sans MT" w:hAnsi="Gill Sans MT"/>
                <w:sz w:val="20"/>
                <w:szCs w:val="20"/>
              </w:rPr>
              <w:commentReference w:id="4"/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in this village?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h_hhextra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7FCA4D0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</w:t>
            </w:r>
          </w:p>
          <w:p w14:paraId="124BAA90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7BDB1879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39EE7BF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  <w:p w14:paraId="1F46C2B6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78A87131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B2345E" w:rsidRPr="00F71A9A" w14:paraId="04DFABE5" w14:textId="77777777" w:rsidTr="00B2345E">
        <w:trPr>
          <w:trHeight w:val="336"/>
        </w:trPr>
        <w:tc>
          <w:tcPr>
            <w:tcW w:w="5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20F0ACA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1DD9A5" w14:textId="6698BCA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What entity within the community allocates land?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D47587A" w14:textId="77777777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 1= Headperson</w:t>
            </w:r>
          </w:p>
          <w:p w14:paraId="71A773E3" w14:textId="77777777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 Chief</w:t>
            </w:r>
          </w:p>
          <w:p w14:paraId="1F0DD2A0" w14:textId="77777777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 = Village committee</w:t>
            </w:r>
          </w:p>
          <w:p w14:paraId="72338F37" w14:textId="31558F16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97 = Other, please specify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F0A2FFC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2345E" w:rsidRPr="00F71A9A" w14:paraId="5767DAEA" w14:textId="77777777" w:rsidTr="00B2345E">
        <w:trPr>
          <w:trHeight w:val="464"/>
        </w:trPr>
        <w:tc>
          <w:tcPr>
            <w:tcW w:w="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</w:tcPr>
          <w:p w14:paraId="20DD2BC8" w14:textId="7056144C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  <w:shd w:val="clear" w:color="auto" w:fill="D6E3BC" w:themeFill="accent3" w:themeFillTint="66"/>
          </w:tcPr>
          <w:p w14:paraId="5FE54DE7" w14:textId="3A5F12FD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How is the land allocated? Please describe the process. 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7AEA843C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1DFF287" w14:textId="6C683F23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TEXT</w:t>
            </w:r>
          </w:p>
        </w:tc>
      </w:tr>
      <w:tr w:rsidR="00FF0DA8" w:rsidRPr="00F71A9A" w14:paraId="378FE0E3" w14:textId="77777777" w:rsidTr="00B2345E">
        <w:trPr>
          <w:trHeight w:val="128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D094ADD" w14:textId="401F79C0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D6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66A619E9" w14:textId="4E337D9C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convert customary land into titled property in this village?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hvtenure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4889F6E5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FD19DA2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</w:t>
            </w:r>
          </w:p>
          <w:p w14:paraId="5799460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2E1FCC2A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06D7502B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  <w:p w14:paraId="14E83064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A952A9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B2345E" w:rsidRPr="00F71A9A" w14:paraId="05F0AF1D" w14:textId="77777777" w:rsidTr="00B2345E">
        <w:trPr>
          <w:trHeight w:val="864"/>
        </w:trPr>
        <w:tc>
          <w:tcPr>
            <w:tcW w:w="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DD12B26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4C712CF7" w14:textId="2D590613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this title granted to the individual or to the community? 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D150BD2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1=Individual</w:t>
            </w:r>
          </w:p>
          <w:p w14:paraId="4B4AC7F1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2=Community</w:t>
            </w:r>
          </w:p>
          <w:p w14:paraId="2CD6E99B" w14:textId="71A50ADE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specify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CCAC09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2345E" w:rsidRPr="00F71A9A" w14:paraId="34149A9D" w14:textId="77777777" w:rsidTr="00B2345E">
        <w:trPr>
          <w:trHeight w:val="104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25B32BE0" w14:textId="2F265C32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D7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0D3CE660" w14:textId="69A5B4DB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buy or sell customary land to community members in the village without first changing it to titled land?  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hvsellcust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65A6E7D2" w14:textId="77777777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F184D03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</w:t>
            </w:r>
          </w:p>
          <w:p w14:paraId="724F513E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67EC999A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7ACDA04E" w14:textId="4F8683AD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18" w:space="0" w:color="000000"/>
            </w:tcBorders>
          </w:tcPr>
          <w:p w14:paraId="3D8BB7BD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B2345E" w:rsidRPr="00F71A9A" w14:paraId="65AF289E" w14:textId="77777777" w:rsidTr="00B2345E">
        <w:trPr>
          <w:trHeight w:val="1124"/>
        </w:trPr>
        <w:tc>
          <w:tcPr>
            <w:tcW w:w="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2262A12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5D28A9D0" w14:textId="5C40FBDA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buy or sell customary land to external peoples or companies without first changing it to titled land?    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65D7B9D" w14:textId="77777777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</w:t>
            </w:r>
          </w:p>
          <w:p w14:paraId="3B5C0E9A" w14:textId="77777777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55A8F83F" w14:textId="77777777" w:rsidR="00B2345E" w:rsidRPr="00F71A9A" w:rsidRDefault="00B2345E" w:rsidP="00B2345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7C077005" w14:textId="48EF378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vMerge/>
            <w:tcBorders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615964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FF0DA8" w:rsidRPr="00F71A9A" w14:paraId="79749691" w14:textId="77777777" w:rsidTr="00B2345E">
        <w:trPr>
          <w:trHeight w:val="1296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57C416B" w14:textId="04F25EFE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D8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5AE66B2E" w14:textId="1B1510DB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Is it possible to rent customary land</w:t>
            </w:r>
            <w:r w:rsidR="00B0446B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to community members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in this village?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hvrentcust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4AA9E39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</w:t>
            </w:r>
          </w:p>
          <w:p w14:paraId="3084DABB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73C8129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5D7E492D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0CA3C35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B2345E" w:rsidRPr="00F71A9A" w14:paraId="1AAE4DD7" w14:textId="77777777" w:rsidTr="00DC46D0">
        <w:trPr>
          <w:trHeight w:val="890"/>
        </w:trPr>
        <w:tc>
          <w:tcPr>
            <w:tcW w:w="55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C2580A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2EB81D53" w14:textId="1234563C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Is it possible to buy or sell customary land to external peoples or companies without first changing it to titled land?     </w:t>
            </w:r>
          </w:p>
        </w:tc>
        <w:tc>
          <w:tcPr>
            <w:tcW w:w="4322" w:type="dxa"/>
            <w:gridSpan w:val="3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C4FE0A5" w14:textId="77777777" w:rsidR="00DC46D0" w:rsidRPr="00F71A9A" w:rsidRDefault="00DC46D0" w:rsidP="00DC46D0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</w:t>
            </w:r>
          </w:p>
          <w:p w14:paraId="4F6A0A09" w14:textId="77777777" w:rsidR="00DC46D0" w:rsidRPr="00F71A9A" w:rsidRDefault="00DC46D0" w:rsidP="00DC46D0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320FCAEB" w14:textId="77777777" w:rsidR="00DC46D0" w:rsidRPr="00F71A9A" w:rsidRDefault="00DC46D0" w:rsidP="00DC46D0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849BAA3" w14:textId="22E8766F" w:rsidR="00B2345E" w:rsidRPr="00F71A9A" w:rsidRDefault="00DC46D0" w:rsidP="00DC46D0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89F5F9" w14:textId="77777777" w:rsidR="00B2345E" w:rsidRPr="00F71A9A" w:rsidRDefault="00B2345E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FF0DA8" w:rsidRPr="00F71A9A" w14:paraId="7CFE30D3" w14:textId="77777777" w:rsidTr="00C70E1F">
        <w:trPr>
          <w:trHeight w:val="2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C1264D" w14:textId="6132FA88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D9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DFF006D" w14:textId="553944A6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commentRangeStart w:id="5"/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Has any part of your village's customary land been sold</w:t>
            </w:r>
            <w:r w:rsidR="00DC46D0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or leased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to someone from outside this village in the past five years?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hland_sold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  <w:commentRangeEnd w:id="5"/>
            <w:r w:rsidR="00DC46D0" w:rsidRPr="00F71A9A">
              <w:rPr>
                <w:rStyle w:val="CommentReference"/>
                <w:rFonts w:ascii="Gill Sans MT" w:hAnsi="Gill Sans MT"/>
                <w:sz w:val="20"/>
                <w:szCs w:val="20"/>
              </w:rPr>
              <w:commentReference w:id="5"/>
            </w:r>
          </w:p>
          <w:p w14:paraId="326AFB57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If 1, 888, or 999, skip to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 xml:space="preserve"> D14</w:t>
            </w:r>
          </w:p>
          <w:p w14:paraId="33BF3E86" w14:textId="77777777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</w:p>
          <w:p w14:paraId="4ACE75CB" w14:textId="6D89C1CA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 xml:space="preserve">Select all that apply </w:t>
            </w:r>
          </w:p>
          <w:p w14:paraId="1DC55C48" w14:textId="77777777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</w:p>
          <w:p w14:paraId="37720AE7" w14:textId="77777777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</w:p>
          <w:p w14:paraId="4D38F96B" w14:textId="77777777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</w:p>
          <w:p w14:paraId="74E7018E" w14:textId="6AC03DF8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D339D85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1=No</w:t>
            </w:r>
          </w:p>
          <w:p w14:paraId="202ED7C0" w14:textId="25C4157E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  <w:r w:rsidR="00DC46D0" w:rsidRPr="00F71A9A">
              <w:rPr>
                <w:rFonts w:ascii="Gill Sans MT" w:hAnsi="Gill Sans MT"/>
                <w:sz w:val="20"/>
                <w:szCs w:val="20"/>
              </w:rPr>
              <w:t>– sold</w:t>
            </w:r>
          </w:p>
          <w:p w14:paraId="01AC6F2A" w14:textId="78D0D383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 Yes – concession</w:t>
            </w:r>
          </w:p>
          <w:p w14:paraId="6E79398B" w14:textId="29A4CD76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 xml:space="preserve">4 = yes – permit </w:t>
            </w:r>
          </w:p>
          <w:p w14:paraId="4017B1D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680DB3A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B22339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F0DA8" w:rsidRPr="00F71A9A" w14:paraId="625ECE15" w14:textId="77777777" w:rsidTr="00C70E1F">
        <w:trPr>
          <w:trHeight w:val="2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ED29B03" w14:textId="3BA1813B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D10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8DC4271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Who sold</w:t>
            </w:r>
            <w:r w:rsidR="00DC46D0" w:rsidRPr="00F71A9A">
              <w:rPr>
                <w:rFonts w:ascii="Gill Sans MT" w:hAnsi="Gill Sans MT"/>
                <w:color w:val="000000"/>
                <w:sz w:val="20"/>
                <w:szCs w:val="20"/>
              </w:rPr>
              <w:t>/leased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this land?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hwho_sold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14EDBDCC" w14:textId="77777777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</w:p>
          <w:p w14:paraId="109181EF" w14:textId="7F96FF4A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 xml:space="preserve">Select all that apply 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9325802" w14:textId="30882B6F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1=Chief</w:t>
            </w:r>
          </w:p>
          <w:p w14:paraId="5B6728AE" w14:textId="1959AC1C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</w:t>
            </w:r>
            <w:r w:rsidR="003450C1">
              <w:rPr>
                <w:rFonts w:ascii="Gill Sans MT" w:hAnsi="Gill Sans MT"/>
                <w:sz w:val="20"/>
                <w:szCs w:val="20"/>
              </w:rPr>
              <w:t>Headperson</w:t>
            </w:r>
          </w:p>
          <w:p w14:paraId="5ECCC553" w14:textId="70BADC56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 Community together as a group</w:t>
            </w:r>
          </w:p>
          <w:p w14:paraId="7D58472F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  <w:p w14:paraId="3EAFC857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37012955" w14:textId="78A58B9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999=Preferred not to answer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9B7EDD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F0DA8" w:rsidRPr="00F71A9A" w14:paraId="4E0EA438" w14:textId="77777777" w:rsidTr="00C70E1F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550" w:type="dxa"/>
            <w:tcBorders>
              <w:right w:val="single" w:sz="4" w:space="0" w:color="auto"/>
            </w:tcBorders>
          </w:tcPr>
          <w:p w14:paraId="741EC31E" w14:textId="613D7C21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D10b</w:t>
            </w:r>
          </w:p>
        </w:tc>
        <w:tc>
          <w:tcPr>
            <w:tcW w:w="4488" w:type="dxa"/>
            <w:gridSpan w:val="2"/>
            <w:tcBorders>
              <w:left w:val="single" w:sz="4" w:space="0" w:color="auto"/>
              <w:right w:val="single" w:sz="18" w:space="0" w:color="000000"/>
            </w:tcBorders>
          </w:tcPr>
          <w:p w14:paraId="03744911" w14:textId="3063F8E3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Other, specify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hwho_soldo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  <w:p w14:paraId="5B305400" w14:textId="0ECFF9D9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504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1378D0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FF0DA8" w:rsidRPr="00F71A9A" w14:paraId="6C1DB128" w14:textId="77777777" w:rsidTr="00C70E1F">
        <w:trPr>
          <w:trHeight w:val="20"/>
        </w:trPr>
        <w:tc>
          <w:tcPr>
            <w:tcW w:w="55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9EE3EE" w14:textId="5BB0B6F9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D1</w:t>
            </w:r>
            <w:r w:rsidR="00C70E1F" w:rsidRPr="00F71A9A">
              <w:rPr>
                <w:rFonts w:ascii="Gill Sans MT" w:eastAsia="Calibri" w:hAnsi="Gill Sans MT" w:cs="Times New Roman"/>
                <w:sz w:val="20"/>
                <w:szCs w:val="20"/>
              </w:rPr>
              <w:t>1</w:t>
            </w:r>
          </w:p>
        </w:tc>
        <w:tc>
          <w:tcPr>
            <w:tcW w:w="7009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79B0915" w14:textId="110B82FA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What was the area of land sold</w:t>
            </w:r>
            <w:r w:rsidR="00DC46D0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or leased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harea_sold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1B872ED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(Integer)</w:t>
            </w:r>
          </w:p>
        </w:tc>
      </w:tr>
      <w:tr w:rsidR="00FF0DA8" w:rsidRPr="00F71A9A" w14:paraId="23D1BDEE" w14:textId="77777777" w:rsidTr="00C70E1F">
        <w:trPr>
          <w:trHeight w:val="20"/>
        </w:trPr>
        <w:tc>
          <w:tcPr>
            <w:tcW w:w="55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23B2D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2281" w:type="dxa"/>
            <w:tcBorders>
              <w:left w:val="single" w:sz="4" w:space="0" w:color="000000"/>
              <w:bottom w:val="single" w:sz="4" w:space="0" w:color="000000"/>
            </w:tcBorders>
          </w:tcPr>
          <w:p w14:paraId="1E44F9B4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Unit:</w:t>
            </w:r>
          </w:p>
          <w:p w14:paraId="572C2563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53A32D3E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(2)Acre</w:t>
            </w:r>
          </w:p>
          <w:p w14:paraId="360B7B0A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717C0E77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(4)Square meter</w:t>
            </w:r>
          </w:p>
          <w:p w14:paraId="3F43D14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(</w:t>
            </w:r>
            <w:proofErr w:type="spellStart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hvarea_unit</w:t>
            </w:r>
            <w:proofErr w:type="spell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C0A048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F0DA8" w:rsidRPr="00F71A9A" w14:paraId="10E62EE9" w14:textId="77777777" w:rsidTr="00C70E1F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550" w:type="dxa"/>
            <w:tcBorders>
              <w:right w:val="single" w:sz="4" w:space="0" w:color="auto"/>
            </w:tcBorders>
          </w:tcPr>
          <w:p w14:paraId="6BE091ED" w14:textId="256850B1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D12</w:t>
            </w:r>
          </w:p>
        </w:tc>
        <w:tc>
          <w:tcPr>
            <w:tcW w:w="4488" w:type="dxa"/>
            <w:gridSpan w:val="2"/>
            <w:tcBorders>
              <w:left w:val="single" w:sz="4" w:space="0" w:color="auto"/>
              <w:right w:val="single" w:sz="18" w:space="0" w:color="000000"/>
            </w:tcBorders>
          </w:tcPr>
          <w:p w14:paraId="5B84362B" w14:textId="21B91BCC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Who purchased this land?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hwho_bought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504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1EF692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FF0DA8" w:rsidRPr="00F71A9A" w14:paraId="32A5E72B" w14:textId="77777777" w:rsidTr="00DC46D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608"/>
        </w:trPr>
        <w:tc>
          <w:tcPr>
            <w:tcW w:w="55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25B76" w14:textId="2DEC4ECC" w:rsidR="00FF0DA8" w:rsidRPr="00F71A9A" w:rsidRDefault="00C70E1F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D13</w:t>
            </w:r>
          </w:p>
        </w:tc>
        <w:tc>
          <w:tcPr>
            <w:tcW w:w="448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4B144ABA" w14:textId="098A3DE9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  <w:t xml:space="preserve">For what </w:t>
            </w:r>
            <w:commentRangeStart w:id="6"/>
            <w:r w:rsidRPr="00F71A9A"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  <w:t xml:space="preserve">purpose </w:t>
            </w:r>
            <w:commentRangeEnd w:id="6"/>
            <w:r w:rsidR="006B2EE3">
              <w:rPr>
                <w:rStyle w:val="CommentReference"/>
              </w:rPr>
              <w:commentReference w:id="6"/>
            </w:r>
            <w:r w:rsidRPr="00F71A9A"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  <w:t xml:space="preserve">was the land </w:t>
            </w:r>
            <w:r w:rsidR="00DC46D0" w:rsidRPr="00F71A9A"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  <w:t>leased/</w:t>
            </w:r>
            <w:r w:rsidRPr="00F71A9A"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  <w:t>purchased</w:t>
            </w:r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? (</w:t>
            </w:r>
            <w:proofErr w:type="spellStart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hwhy_bought</w:t>
            </w:r>
            <w:proofErr w:type="spellEnd"/>
            <w:r w:rsidRPr="00F71A9A">
              <w:rPr>
                <w:rFonts w:ascii="Gill Sans MT" w:eastAsiaTheme="minorEastAsia" w:hAnsi="Gill Sans MT"/>
                <w:b/>
                <w:color w:val="000000"/>
                <w:sz w:val="20"/>
                <w:szCs w:val="20"/>
                <w:lang w:eastAsia="zh-CN"/>
              </w:rPr>
              <w:t>)</w:t>
            </w:r>
          </w:p>
          <w:p w14:paraId="33790580" w14:textId="5D97C04C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</w:p>
        </w:tc>
        <w:tc>
          <w:tcPr>
            <w:tcW w:w="504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44D4CC14" w14:textId="77777777" w:rsidR="00FF0DA8" w:rsidRPr="00F71A9A" w:rsidRDefault="00FF0DA8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DC46D0" w:rsidRPr="00F71A9A" w14:paraId="6C8508EA" w14:textId="77777777" w:rsidTr="00DC46D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14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0276A2" w14:textId="77777777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21E0D104" w14:textId="3B6F677A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  <w:t xml:space="preserve">Were community members compensated? </w:t>
            </w:r>
          </w:p>
          <w:p w14:paraId="518F3C31" w14:textId="77777777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  <w:t>0-No</w:t>
            </w:r>
          </w:p>
          <w:p w14:paraId="228E0AFB" w14:textId="7E1BA764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  <w:t>1-YEs</w:t>
            </w:r>
          </w:p>
        </w:tc>
        <w:tc>
          <w:tcPr>
            <w:tcW w:w="5042" w:type="dxa"/>
            <w:gridSpan w:val="4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auto"/>
          </w:tcPr>
          <w:p w14:paraId="3E4808C3" w14:textId="77777777" w:rsidR="00DC46D0" w:rsidRPr="00F71A9A" w:rsidRDefault="00DC46D0" w:rsidP="00DC46D0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  <w:tr w:rsidR="00DC46D0" w:rsidRPr="00F71A9A" w14:paraId="2F2BF495" w14:textId="77777777" w:rsidTr="00DC46D0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44"/>
        </w:trPr>
        <w:tc>
          <w:tcPr>
            <w:tcW w:w="55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B25F601" w14:textId="7F05019C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4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D720A0D" w14:textId="05F1B2EC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  <w:r w:rsidRPr="00F71A9A"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  <w:t xml:space="preserve">If yes, please describe how. </w:t>
            </w:r>
          </w:p>
          <w:p w14:paraId="6A5B464C" w14:textId="77777777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eastAsiaTheme="minorEastAsia" w:hAnsi="Gill Sans MT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5042" w:type="dxa"/>
            <w:gridSpan w:val="4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AA4CBD1" w14:textId="2469CA7F" w:rsidR="00DC46D0" w:rsidRPr="00F71A9A" w:rsidRDefault="00DC46D0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TEXT</w:t>
            </w:r>
          </w:p>
        </w:tc>
      </w:tr>
    </w:tbl>
    <w:p w14:paraId="0FB726D5" w14:textId="53CC53C7" w:rsidR="00FF0DA8" w:rsidRPr="00F71A9A" w:rsidRDefault="00FF0DA8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color w:val="000000"/>
          <w:sz w:val="20"/>
          <w:szCs w:val="20"/>
        </w:rPr>
      </w:pPr>
    </w:p>
    <w:p w14:paraId="0059855C" w14:textId="3B2E542E" w:rsidR="00FF0DA8" w:rsidRPr="00F71A9A" w:rsidRDefault="003660A7" w:rsidP="00AC7CBE">
      <w:pPr>
        <w:spacing w:after="0" w:line="240" w:lineRule="auto"/>
        <w:contextualSpacing/>
        <w:rPr>
          <w:rFonts w:ascii="Gill Sans MT" w:hAnsi="Gill Sans MT"/>
          <w:color w:val="000000"/>
          <w:sz w:val="20"/>
          <w:szCs w:val="20"/>
        </w:rPr>
      </w:pPr>
      <w:r w:rsidRPr="00F71A9A">
        <w:rPr>
          <w:rFonts w:ascii="Gill Sans MT" w:hAnsi="Gill Sans MT"/>
          <w:color w:val="000000"/>
          <w:sz w:val="20"/>
          <w:szCs w:val="20"/>
        </w:rPr>
        <w:t>Now I am going ask you some questions about events that could happen in your village</w:t>
      </w:r>
      <w:r w:rsidR="00471179" w:rsidRPr="00F71A9A">
        <w:rPr>
          <w:rFonts w:ascii="Gill Sans MT" w:hAnsi="Gill Sans MT"/>
          <w:color w:val="000000"/>
          <w:sz w:val="20"/>
          <w:szCs w:val="20"/>
        </w:rPr>
        <w:t>.</w:t>
      </w:r>
      <w:r w:rsidR="0017075D" w:rsidRPr="00F71A9A">
        <w:rPr>
          <w:rFonts w:ascii="Gill Sans MT" w:hAnsi="Gill Sans MT"/>
          <w:color w:val="000000"/>
          <w:sz w:val="20"/>
          <w:szCs w:val="20"/>
        </w:rPr>
        <w:t xml:space="preserve"> </w:t>
      </w:r>
      <w:r w:rsidRPr="00F71A9A">
        <w:rPr>
          <w:rFonts w:ascii="Gill Sans MT" w:hAnsi="Gill Sans MT"/>
          <w:color w:val="000000"/>
          <w:sz w:val="20"/>
          <w:szCs w:val="20"/>
        </w:rPr>
        <w:t>Please tell me how likely you think the following events are.</w:t>
      </w:r>
    </w:p>
    <w:tbl>
      <w:tblPr>
        <w:tblW w:w="10114" w:type="dxa"/>
        <w:tblInd w:w="-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"/>
        <w:gridCol w:w="550"/>
        <w:gridCol w:w="5130"/>
        <w:gridCol w:w="3510"/>
        <w:gridCol w:w="168"/>
        <w:gridCol w:w="12"/>
        <w:gridCol w:w="720"/>
      </w:tblGrid>
      <w:tr w:rsidR="003660A7" w:rsidRPr="00F71A9A" w14:paraId="600D4EE9" w14:textId="77777777" w:rsidTr="00F71A9A">
        <w:trPr>
          <w:gridBefore w:val="1"/>
          <w:wBefore w:w="24" w:type="dxa"/>
          <w:trHeight w:val="2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3D24D" w14:textId="0DEE6235" w:rsidR="003660A7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D14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B789C5" w14:textId="052B03E2" w:rsidR="003660A7" w:rsidRPr="00F71A9A" w:rsidRDefault="003660A7" w:rsidP="00E45EEA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How likely is it that </w:t>
            </w:r>
            <w:r w:rsidR="00E45EEA" w:rsidRPr="00F71A9A">
              <w:rPr>
                <w:rFonts w:ascii="Gill Sans MT" w:hAnsi="Gill Sans MT"/>
                <w:color w:val="000000"/>
                <w:sz w:val="20"/>
                <w:szCs w:val="20"/>
              </w:rPr>
              <w:t>elites from Lusaka will take some of the customary</w:t>
            </w:r>
            <w:r w:rsidR="000A4D66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forest land used by your village w</w:t>
            </w:r>
            <w:r w:rsidR="005B3DC0">
              <w:rPr>
                <w:rFonts w:ascii="Gill Sans MT" w:hAnsi="Gill Sans MT"/>
                <w:color w:val="000000"/>
                <w:sz w:val="20"/>
                <w:szCs w:val="20"/>
              </w:rPr>
              <w:t>ithout authorization from the community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in the next 1 to 3 years? 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(helite1)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92D3471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1641B6C9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720DE76D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1A743976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77CD16E4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11F41D6B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5D195D9F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31298F1B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2263B954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i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C9A008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3660A7" w:rsidRPr="00F71A9A" w14:paraId="3794720E" w14:textId="77777777" w:rsidTr="00F71A9A">
        <w:trPr>
          <w:gridBefore w:val="1"/>
          <w:wBefore w:w="24" w:type="dxa"/>
          <w:trHeight w:val="2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93215" w14:textId="0D3A41F4" w:rsidR="003660A7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D15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234FFC" w14:textId="6964F7F9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H</w:t>
            </w:r>
            <w:r w:rsidR="00E45EEA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ow likely is it that elites from Lusaka 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will take some of the </w:t>
            </w:r>
            <w:r w:rsidR="000A4D66" w:rsidRPr="00F71A9A">
              <w:rPr>
                <w:rFonts w:ascii="Gill Sans MT" w:hAnsi="Gill Sans MT"/>
                <w:color w:val="000000"/>
                <w:sz w:val="20"/>
                <w:szCs w:val="20"/>
              </w:rPr>
              <w:t>customary forest land used by your village</w:t>
            </w:r>
            <w:r w:rsidR="005B3DC0">
              <w:rPr>
                <w:rFonts w:ascii="Gill Sans MT" w:hAnsi="Gill Sans MT"/>
                <w:color w:val="000000"/>
                <w:sz w:val="20"/>
                <w:szCs w:val="20"/>
              </w:rPr>
              <w:t xml:space="preserve"> without authorization from the community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more than 3 years into the future?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(helite3)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6C02FDE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05F92FC5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43AA3D0E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74F52D88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7CE0A660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515BA756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442F6ED3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6ABB73A9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34510086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8DDE43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3660A7" w:rsidRPr="00F71A9A" w14:paraId="3F84A84D" w14:textId="77777777" w:rsidTr="00F71A9A">
        <w:trPr>
          <w:gridBefore w:val="1"/>
          <w:wBefore w:w="24" w:type="dxa"/>
          <w:trHeight w:val="2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7873" w14:textId="0F00F80C" w:rsidR="003660A7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D16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7787DB" w14:textId="2B225F90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How likely is it that a chief will sell or give away </w:t>
            </w:r>
            <w:r w:rsidR="00901471" w:rsidRPr="00F71A9A">
              <w:rPr>
                <w:rFonts w:ascii="Gill Sans MT" w:hAnsi="Gill Sans MT"/>
                <w:color w:val="000000"/>
                <w:sz w:val="20"/>
                <w:szCs w:val="20"/>
              </w:rPr>
              <w:t>customary forestl</w:t>
            </w:r>
            <w:r w:rsidR="000A4D66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and used </w:t>
            </w:r>
            <w:r w:rsidR="00901471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by 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this village for investment purposes in the next 1-3 years</w:t>
            </w:r>
            <w:r w:rsidR="00E45EEA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without authorization from the community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?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(hchiefsell1)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0A3B040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22AD275C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67CBB4AC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0CDF19AE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65E8F0F7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34711BE2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72477302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3A13FFA0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2C42662E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A56D060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3660A7" w:rsidRPr="00F71A9A" w14:paraId="75EA91DF" w14:textId="77777777" w:rsidTr="00F71A9A">
        <w:trPr>
          <w:gridBefore w:val="1"/>
          <w:wBefore w:w="24" w:type="dxa"/>
          <w:trHeight w:val="20"/>
        </w:trPr>
        <w:tc>
          <w:tcPr>
            <w:tcW w:w="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95901" w14:textId="3338A5FF" w:rsidR="003660A7" w:rsidRPr="00F71A9A" w:rsidRDefault="00C70E1F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sz w:val="20"/>
                <w:szCs w:val="20"/>
              </w:rPr>
              <w:t>D17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185CB2" w14:textId="2E916063" w:rsidR="003660A7" w:rsidRPr="00F71A9A" w:rsidRDefault="003660A7" w:rsidP="00901471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How likely is it that a chief will sell or give away </w:t>
            </w:r>
            <w:r w:rsidR="00901471" w:rsidRPr="00F71A9A">
              <w:rPr>
                <w:rFonts w:ascii="Gill Sans MT" w:hAnsi="Gill Sans MT"/>
                <w:color w:val="000000"/>
                <w:sz w:val="20"/>
                <w:szCs w:val="20"/>
              </w:rPr>
              <w:t>the customary forestland used by this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village for investment purposes more than 3 years into the future</w:t>
            </w:r>
            <w:r w:rsidR="00E45EEA"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 without authorization from the community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?</w:t>
            </w:r>
            <w:r w:rsidRPr="00F71A9A">
              <w:rPr>
                <w:rFonts w:ascii="Gill Sans MT" w:hAnsi="Gill Sans MT"/>
                <w:sz w:val="20"/>
                <w:szCs w:val="20"/>
              </w:rPr>
              <w:t xml:space="preserve"> </w:t>
            </w:r>
            <w:r w:rsidRPr="00F71A9A">
              <w:rPr>
                <w:rFonts w:ascii="Gill Sans MT" w:hAnsi="Gill Sans MT"/>
                <w:b/>
                <w:sz w:val="20"/>
                <w:szCs w:val="20"/>
              </w:rPr>
              <w:t>(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hchiefsell3)</w:t>
            </w:r>
          </w:p>
        </w:tc>
        <w:tc>
          <w:tcPr>
            <w:tcW w:w="3678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FA8F0A1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1=Impossible/would never happen</w:t>
            </w:r>
          </w:p>
          <w:p w14:paraId="6F2433C4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2=Highly Unlikely</w:t>
            </w:r>
          </w:p>
          <w:p w14:paraId="5AE2D9E4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3=Unlikely  </w:t>
            </w:r>
          </w:p>
          <w:p w14:paraId="4BCDEB0D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4=Unsure/Don't know</w:t>
            </w:r>
          </w:p>
          <w:p w14:paraId="35BF28CA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5=Likely</w:t>
            </w:r>
          </w:p>
          <w:p w14:paraId="018CA9C6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6=Highly Likely </w:t>
            </w:r>
          </w:p>
          <w:p w14:paraId="0C59C2FC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 xml:space="preserve">7=Happening right now </w:t>
            </w:r>
          </w:p>
          <w:p w14:paraId="6A99FDE9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888=Don't know</w:t>
            </w:r>
          </w:p>
          <w:p w14:paraId="30AEBA1C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A2699E4" w14:textId="77777777" w:rsidR="003660A7" w:rsidRPr="00F71A9A" w:rsidRDefault="003660A7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71A9A" w:rsidRPr="00F71A9A" w14:paraId="6828BA9B" w14:textId="77777777" w:rsidTr="00F71A9A">
        <w:tblPrEx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5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8C600B" w14:textId="77777777" w:rsidR="00F71A9A" w:rsidRPr="00F71A9A" w:rsidRDefault="00F71A9A" w:rsidP="00F71A9A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F.17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24D7770" w14:textId="77777777" w:rsidR="00F71A9A" w:rsidRPr="00F71A9A" w:rsidRDefault="00F71A9A" w:rsidP="00F71A9A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Are there any forests that your community used to access that your community is no longer allowed to access?</w:t>
            </w:r>
          </w:p>
          <w:p w14:paraId="60EBDDAD" w14:textId="77777777" w:rsidR="00F71A9A" w:rsidRPr="00F71A9A" w:rsidRDefault="00F71A9A" w:rsidP="00F71A9A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i/>
                <w:sz w:val="20"/>
                <w:szCs w:val="20"/>
              </w:rPr>
              <w:t>If 0, skip to Section G</w:t>
            </w: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 </w:t>
            </w:r>
          </w:p>
        </w:tc>
        <w:tc>
          <w:tcPr>
            <w:tcW w:w="369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A41575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0=No</w:t>
            </w:r>
          </w:p>
          <w:p w14:paraId="58D7FAA6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1=Yes</w:t>
            </w:r>
            <w:r w:rsidRPr="00F71A9A" w:rsidDel="00226116">
              <w:rPr>
                <w:rFonts w:ascii="Gill Sans MT" w:hAnsi="Gill Sans MT"/>
                <w:sz w:val="20"/>
                <w:szCs w:val="20"/>
              </w:rPr>
              <w:t xml:space="preserve"> </w:t>
            </w:r>
          </w:p>
          <w:p w14:paraId="70B7A7A4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888=Don’t know</w:t>
            </w:r>
          </w:p>
          <w:p w14:paraId="50A729A6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F5B4E0" w14:textId="77777777" w:rsidR="00F71A9A" w:rsidRPr="00F71A9A" w:rsidRDefault="00F71A9A" w:rsidP="00F71A9A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71A9A" w:rsidRPr="00F71A9A" w14:paraId="20A300F2" w14:textId="77777777" w:rsidTr="00F71A9A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574" w:type="dxa"/>
            <w:gridSpan w:val="2"/>
            <w:tcBorders>
              <w:right w:val="single" w:sz="4" w:space="0" w:color="auto"/>
            </w:tcBorders>
          </w:tcPr>
          <w:p w14:paraId="7D8BC637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F.18</w:t>
            </w:r>
          </w:p>
        </w:tc>
        <w:tc>
          <w:tcPr>
            <w:tcW w:w="5130" w:type="dxa"/>
            <w:tcBorders>
              <w:left w:val="single" w:sz="4" w:space="0" w:color="auto"/>
              <w:right w:val="single" w:sz="18" w:space="0" w:color="000000"/>
            </w:tcBorders>
          </w:tcPr>
          <w:p w14:paraId="76401A1F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What are the names of the forests where your community lost access? </w:t>
            </w:r>
          </w:p>
        </w:tc>
        <w:tc>
          <w:tcPr>
            <w:tcW w:w="441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371811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F71A9A" w:rsidRPr="00F71A9A" w14:paraId="7D4D00CA" w14:textId="77777777" w:rsidTr="00F71A9A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57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</w:tcPr>
          <w:p w14:paraId="2868034E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F.19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39539470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commentRangeStart w:id="7"/>
            <w:r w:rsidRPr="00F71A9A">
              <w:rPr>
                <w:rFonts w:ascii="Gill Sans MT" w:hAnsi="Gill Sans MT" w:cs="Arial"/>
                <w:sz w:val="20"/>
                <w:szCs w:val="20"/>
              </w:rPr>
              <w:t>Why</w:t>
            </w:r>
            <w:commentRangeEnd w:id="7"/>
            <w:r w:rsidR="00B045F7">
              <w:rPr>
                <w:rStyle w:val="CommentReference"/>
              </w:rPr>
              <w:commentReference w:id="7"/>
            </w: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 did your community lose access? </w:t>
            </w:r>
          </w:p>
        </w:tc>
        <w:tc>
          <w:tcPr>
            <w:tcW w:w="4410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6726301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  <w:tr w:rsidR="00F71A9A" w:rsidRPr="00F71A9A" w14:paraId="66D72ED5" w14:textId="77777777" w:rsidTr="00F71A9A">
        <w:tblPrEx>
          <w:tblCellMar>
            <w:left w:w="29" w:type="dxa"/>
            <w:right w:w="29" w:type="dxa"/>
          </w:tblCellMar>
        </w:tblPrEx>
        <w:trPr>
          <w:trHeight w:val="20"/>
        </w:trPr>
        <w:tc>
          <w:tcPr>
            <w:tcW w:w="5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6E3BC" w:themeFill="accent3" w:themeFillTint="66"/>
          </w:tcPr>
          <w:p w14:paraId="0E244703" w14:textId="77777777" w:rsidR="00F71A9A" w:rsidRPr="00F71A9A" w:rsidRDefault="00F71A9A" w:rsidP="00F71A9A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  <w:t>F.20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6E3BC" w:themeFill="accent3" w:themeFillTint="66"/>
          </w:tcPr>
          <w:p w14:paraId="20C4FADC" w14:textId="77777777" w:rsidR="00F71A9A" w:rsidRPr="00F71A9A" w:rsidRDefault="00F71A9A" w:rsidP="00F71A9A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Please describe the impact of loosing access on your community </w:t>
            </w:r>
          </w:p>
        </w:tc>
        <w:tc>
          <w:tcPr>
            <w:tcW w:w="351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3FD88950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</w:p>
          <w:p w14:paraId="71188F29" w14:textId="77777777" w:rsidR="00F71A9A" w:rsidRPr="00F71A9A" w:rsidRDefault="00F71A9A" w:rsidP="00F71A9A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900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6391493" w14:textId="77777777" w:rsidR="00F71A9A" w:rsidRPr="00F71A9A" w:rsidRDefault="00F71A9A" w:rsidP="00F71A9A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</w:tbl>
    <w:p w14:paraId="682C7CA4" w14:textId="77777777" w:rsidR="00F71A9A" w:rsidRPr="00F71A9A" w:rsidRDefault="00F71A9A" w:rsidP="00F71A9A">
      <w:pPr>
        <w:rPr>
          <w:ins w:id="8" w:author="Aleta Haflett" w:date="2014-11-04T15:53:00Z"/>
          <w:rFonts w:ascii="Gill Sans MT" w:eastAsia="Times New Roman" w:hAnsi="Gill Sans MT" w:cs="Times New Roman"/>
          <w:b/>
          <w:bCs/>
          <w:color w:val="000000"/>
          <w:sz w:val="20"/>
          <w:szCs w:val="20"/>
          <w:lang w:eastAsia="zh-CN"/>
        </w:rPr>
      </w:pPr>
      <w:ins w:id="9" w:author="Aleta Haflett" w:date="2014-11-04T15:53:00Z">
        <w:r w:rsidRPr="00F71A9A">
          <w:rPr>
            <w:rFonts w:ascii="Gill Sans MT" w:eastAsia="Times New Roman" w:hAnsi="Gill Sans MT" w:cs="Times New Roman"/>
            <w:b/>
            <w:bCs/>
            <w:color w:val="000000"/>
            <w:sz w:val="20"/>
            <w:szCs w:val="20"/>
          </w:rPr>
          <w:br w:type="page"/>
        </w:r>
      </w:ins>
    </w:p>
    <w:p w14:paraId="43E99BAB" w14:textId="7405D339" w:rsidR="0097103A" w:rsidRPr="00F71A9A" w:rsidRDefault="0097103A" w:rsidP="00341470">
      <w:pPr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</w:pPr>
      <w:commentRangeStart w:id="10"/>
      <w:r w:rsidRPr="00F71A9A"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  <w:t xml:space="preserve">FOREST ROSTERS </w:t>
      </w:r>
      <w:commentRangeEnd w:id="10"/>
      <w:r w:rsidRPr="00F71A9A">
        <w:rPr>
          <w:rStyle w:val="CommentReference"/>
          <w:rFonts w:ascii="Gill Sans MT" w:hAnsi="Gill Sans MT"/>
          <w:sz w:val="20"/>
          <w:szCs w:val="20"/>
        </w:rPr>
        <w:commentReference w:id="10"/>
      </w:r>
    </w:p>
    <w:p w14:paraId="7CBBC747" w14:textId="77777777" w:rsidR="00520250" w:rsidRPr="00F71A9A" w:rsidRDefault="00520250" w:rsidP="00520250">
      <w:pPr>
        <w:rPr>
          <w:rFonts w:ascii="Gill Sans MT" w:hAnsi="Gill Sans MT"/>
          <w:color w:val="000000" w:themeColor="text1"/>
          <w:sz w:val="20"/>
          <w:szCs w:val="20"/>
        </w:rPr>
      </w:pPr>
    </w:p>
    <w:p w14:paraId="4AD8E2C8" w14:textId="77777777" w:rsidR="00520250" w:rsidRPr="00F71A9A" w:rsidRDefault="00520250" w:rsidP="00520250">
      <w:pPr>
        <w:rPr>
          <w:rFonts w:ascii="Gill Sans MT" w:hAnsi="Gill Sans MT"/>
          <w:color w:val="000000" w:themeColor="text1"/>
          <w:sz w:val="20"/>
          <w:szCs w:val="20"/>
        </w:rPr>
      </w:pPr>
    </w:p>
    <w:p w14:paraId="0FD04699" w14:textId="078F4AC7" w:rsidR="00520250" w:rsidRPr="00B87173" w:rsidRDefault="00B61294" w:rsidP="00520250">
      <w:pPr>
        <w:rPr>
          <w:rFonts w:ascii="Gill Sans MT" w:hAnsi="Gill Sans MT"/>
          <w:b/>
          <w:color w:val="000000" w:themeColor="text1"/>
          <w:sz w:val="20"/>
          <w:szCs w:val="20"/>
        </w:rPr>
      </w:pPr>
      <w:r w:rsidRPr="00F71A9A">
        <w:rPr>
          <w:rFonts w:ascii="Gill Sans MT" w:hAnsi="Gill Sans MT"/>
          <w:b/>
          <w:color w:val="000000" w:themeColor="text1"/>
          <w:sz w:val="20"/>
          <w:szCs w:val="20"/>
        </w:rPr>
        <w:t xml:space="preserve">DEFORESTATION &amp; CLIMATE CHANGE </w:t>
      </w:r>
    </w:p>
    <w:tbl>
      <w:tblPr>
        <w:tblW w:w="11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4590"/>
        <w:gridCol w:w="810"/>
      </w:tblGrid>
      <w:tr w:rsidR="00520250" w:rsidRPr="00F71A9A" w14:paraId="7B8A9E41" w14:textId="77777777" w:rsidTr="00B61294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06735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5412CD" w14:textId="77777777" w:rsidR="00520250" w:rsidRPr="00F71A9A" w:rsidRDefault="00520250" w:rsidP="00B61294">
            <w:pPr>
              <w:spacing w:line="240" w:lineRule="auto"/>
              <w:ind w:right="-108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In the past 5 years, have you observed any of the following changes in your community? </w:t>
            </w:r>
          </w:p>
          <w:p w14:paraId="3862254E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83DEB38" w14:textId="77777777" w:rsidR="00520250" w:rsidRPr="00F71A9A" w:rsidRDefault="00520250" w:rsidP="00B61294">
            <w:pPr>
              <w:spacing w:line="240" w:lineRule="auto"/>
              <w:ind w:right="-115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1=Reduced rainfall</w:t>
            </w:r>
            <w:r w:rsidRPr="00F71A9A">
              <w:rPr>
                <w:rFonts w:ascii="Gill Sans MT" w:eastAsia="MS Gothic" w:hAnsi="Gill Sans MT" w:cs="MS Gothic"/>
                <w:sz w:val="20"/>
                <w:szCs w:val="20"/>
              </w:rPr>
              <w:t> </w:t>
            </w:r>
          </w:p>
          <w:p w14:paraId="6A757A90" w14:textId="77777777" w:rsidR="00520250" w:rsidRPr="00F71A9A" w:rsidRDefault="00520250" w:rsidP="00B61294">
            <w:pPr>
              <w:spacing w:line="240" w:lineRule="auto"/>
              <w:ind w:right="-115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2=Increased rainfall</w:t>
            </w:r>
          </w:p>
          <w:p w14:paraId="37EBE17F" w14:textId="77777777" w:rsidR="00520250" w:rsidRPr="00F71A9A" w:rsidRDefault="00520250" w:rsidP="00B61294">
            <w:pPr>
              <w:spacing w:line="240" w:lineRule="auto"/>
              <w:ind w:right="-115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</w:t>
            </w: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Changes in seasonal patterns (when rainy and dry seasons occur) </w:t>
            </w:r>
          </w:p>
          <w:p w14:paraId="6F36904A" w14:textId="77777777" w:rsidR="00520250" w:rsidRPr="00F71A9A" w:rsidRDefault="00520250" w:rsidP="00B61294">
            <w:pPr>
              <w:spacing w:line="240" w:lineRule="auto"/>
              <w:ind w:right="-115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4=Drought</w:t>
            </w:r>
            <w:r w:rsidRPr="00F71A9A">
              <w:rPr>
                <w:rFonts w:ascii="Gill Sans MT" w:eastAsia="MS Gothic" w:hAnsi="Gill Sans MT" w:cs="MS Gothic"/>
                <w:sz w:val="20"/>
                <w:szCs w:val="20"/>
              </w:rPr>
              <w:t> </w:t>
            </w:r>
          </w:p>
          <w:p w14:paraId="1B4A47D8" w14:textId="77777777" w:rsidR="00520250" w:rsidRPr="00F71A9A" w:rsidRDefault="00520250" w:rsidP="00B61294">
            <w:pPr>
              <w:spacing w:line="240" w:lineRule="auto"/>
              <w:ind w:right="-115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5=Flooding/landslides</w:t>
            </w:r>
            <w:r w:rsidRPr="00F71A9A">
              <w:rPr>
                <w:rFonts w:ascii="Gill Sans MT" w:eastAsia="MS Gothic" w:hAnsi="Gill Sans MT" w:cs="MS Gothic"/>
                <w:sz w:val="20"/>
                <w:szCs w:val="20"/>
              </w:rPr>
              <w:t> </w:t>
            </w:r>
          </w:p>
          <w:p w14:paraId="0BB2DEBF" w14:textId="77777777" w:rsidR="00520250" w:rsidRPr="00F71A9A" w:rsidRDefault="00520250" w:rsidP="00B61294">
            <w:pPr>
              <w:spacing w:line="240" w:lineRule="auto"/>
              <w:ind w:right="-115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6=Other (specify)</w:t>
            </w:r>
          </w:p>
        </w:tc>
        <w:tc>
          <w:tcPr>
            <w:tcW w:w="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17FE7B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520250" w:rsidRPr="00F71A9A" w14:paraId="67DBF7BC" w14:textId="77777777" w:rsidTr="00B61294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62132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43F21" w14:textId="4B4F0C45" w:rsidR="00520250" w:rsidRPr="00F71A9A" w:rsidRDefault="00520250" w:rsidP="00B61294">
            <w:pPr>
              <w:spacing w:line="240" w:lineRule="auto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In the past 5 years, have you observed any of the following changes in the forest area that you think are due t</w:t>
            </w:r>
            <w:r w:rsidR="00B61294" w:rsidRPr="00F71A9A">
              <w:rPr>
                <w:rFonts w:ascii="Gill Sans MT" w:hAnsi="Gill Sans MT" w:cs="Arial"/>
                <w:sz w:val="20"/>
                <w:szCs w:val="20"/>
              </w:rPr>
              <w:t>o change in temperature or rainfall patterns</w:t>
            </w: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? </w:t>
            </w:r>
          </w:p>
          <w:p w14:paraId="74467ECC" w14:textId="77777777" w:rsidR="00520250" w:rsidRPr="00F71A9A" w:rsidRDefault="00520250" w:rsidP="00B61294">
            <w:pPr>
              <w:spacing w:line="240" w:lineRule="auto"/>
              <w:ind w:right="-108"/>
              <w:contextualSpacing/>
              <w:rPr>
                <w:rFonts w:ascii="Gill Sans MT" w:hAnsi="Gill Sans MT" w:cs="Arial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F7B3F96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1=Decline in abundance of game and non-timber forest products </w:t>
            </w:r>
          </w:p>
          <w:p w14:paraId="4643317D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2=Decline in productivity or health of fisheries</w:t>
            </w:r>
            <w:r w:rsidRPr="00F71A9A">
              <w:rPr>
                <w:rFonts w:ascii="Gill Sans MT" w:eastAsia="MS Gothic" w:hAnsi="Gill Sans MT" w:cs="MS Gothic"/>
                <w:sz w:val="20"/>
                <w:szCs w:val="20"/>
              </w:rPr>
              <w:t> </w:t>
            </w:r>
          </w:p>
          <w:p w14:paraId="1ACE53A4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3=Change in seasons of flowering or fruiting</w:t>
            </w:r>
            <w:r w:rsidRPr="00F71A9A">
              <w:rPr>
                <w:rFonts w:ascii="Gill Sans MT" w:eastAsia="MS Gothic" w:hAnsi="Gill Sans MT" w:cs="MS Gothic"/>
                <w:sz w:val="20"/>
                <w:szCs w:val="20"/>
              </w:rPr>
              <w:t> </w:t>
            </w:r>
          </w:p>
          <w:p w14:paraId="786B7C23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4=Decline in crops/harvest cycles</w:t>
            </w:r>
          </w:p>
          <w:p w14:paraId="4E864872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5=Other (specify): </w:t>
            </w:r>
          </w:p>
        </w:tc>
        <w:tc>
          <w:tcPr>
            <w:tcW w:w="81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960F77" w14:textId="77777777" w:rsidR="00520250" w:rsidRPr="00F71A9A" w:rsidRDefault="00520250" w:rsidP="00B61294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678B28A5" w14:textId="0E593844" w:rsidR="00587890" w:rsidRPr="00F71A9A" w:rsidRDefault="00587890" w:rsidP="00341470">
      <w:pPr>
        <w:rPr>
          <w:ins w:id="11" w:author="Aleta Haflett" w:date="2014-11-04T15:54:00Z"/>
          <w:rFonts w:ascii="Gill Sans MT" w:eastAsia="Times New Roman" w:hAnsi="Gill Sans MT" w:cs="Times New Roman"/>
          <w:b/>
          <w:bCs/>
          <w:color w:val="000000"/>
          <w:sz w:val="20"/>
          <w:szCs w:val="20"/>
        </w:rPr>
      </w:pPr>
    </w:p>
    <w:tbl>
      <w:tblPr>
        <w:tblW w:w="11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0"/>
        <w:gridCol w:w="4500"/>
        <w:gridCol w:w="3150"/>
        <w:gridCol w:w="3060"/>
      </w:tblGrid>
      <w:tr w:rsidR="00D13B07" w:rsidRPr="00F71A9A" w14:paraId="0452D461" w14:textId="77777777" w:rsidTr="00F71A9A">
        <w:trPr>
          <w:trHeight w:val="20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961E27D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B3AC55B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In your opinion, what other benefits does the nearby forest, wooded area, or trees provide, apart from products that are harvested?  </w:t>
            </w:r>
            <w:r w:rsidRPr="00F71A9A">
              <w:rPr>
                <w:rFonts w:ascii="Gill Sans MT" w:hAnsi="Gill Sans MT"/>
                <w:i/>
                <w:color w:val="000000"/>
                <w:sz w:val="20"/>
                <w:szCs w:val="20"/>
              </w:rPr>
              <w:t>Please rank the top three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8B1F5EB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1=None</w:t>
            </w:r>
          </w:p>
          <w:p w14:paraId="3E342B9C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2=Soil protected</w:t>
            </w:r>
          </w:p>
          <w:p w14:paraId="7279E772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3=Soil fertility</w:t>
            </w:r>
          </w:p>
          <w:p w14:paraId="49B0F035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4=Area for grazing areas</w:t>
            </w:r>
          </w:p>
          <w:p w14:paraId="23FBFB65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5=Water conservation </w:t>
            </w:r>
          </w:p>
          <w:p w14:paraId="14E818E0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6=Water purification</w:t>
            </w:r>
          </w:p>
          <w:p w14:paraId="270F1248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7=Climate regulation</w:t>
            </w:r>
          </w:p>
          <w:p w14:paraId="083D23E2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8=Disease control </w:t>
            </w:r>
          </w:p>
          <w:p w14:paraId="2C9652C5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9=Windbreak</w:t>
            </w:r>
          </w:p>
          <w:p w14:paraId="1DF215DA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10=Shade</w:t>
            </w:r>
          </w:p>
        </w:tc>
        <w:tc>
          <w:tcPr>
            <w:tcW w:w="3060" w:type="dxa"/>
            <w:tcBorders>
              <w:top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3D0E34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11=Religious/spiritual</w:t>
            </w:r>
          </w:p>
          <w:p w14:paraId="2056E212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12=Cultural heritage</w:t>
            </w:r>
          </w:p>
          <w:p w14:paraId="402B85B6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13=Recreation/tourism</w:t>
            </w:r>
          </w:p>
          <w:p w14:paraId="60B5614B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14=Aesthetic</w:t>
            </w:r>
          </w:p>
          <w:p w14:paraId="296273B5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15=Education/scientific studies</w:t>
            </w:r>
          </w:p>
          <w:p w14:paraId="40FDAB17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16=Employment</w:t>
            </w:r>
          </w:p>
          <w:p w14:paraId="5E995E01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17=Other</w:t>
            </w:r>
          </w:p>
          <w:p w14:paraId="3CB84599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A6A6A6" w:themeColor="background1" w:themeShade="A6"/>
                <w:sz w:val="20"/>
                <w:szCs w:val="20"/>
              </w:rPr>
              <w:t>999=Not applicable</w:t>
            </w:r>
          </w:p>
        </w:tc>
      </w:tr>
      <w:tr w:rsidR="00D13B07" w:rsidRPr="00F71A9A" w14:paraId="7A9FE4D0" w14:textId="77777777" w:rsidTr="00F71A9A">
        <w:trPr>
          <w:trHeight w:val="20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AA3FE3" w14:textId="0964B922" w:rsidR="0026395C" w:rsidRPr="00F71A9A" w:rsidRDefault="001630B2" w:rsidP="0026395C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F1a</w:t>
            </w:r>
          </w:p>
        </w:tc>
        <w:tc>
          <w:tcPr>
            <w:tcW w:w="765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661DF93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1st</w:t>
            </w:r>
          </w:p>
        </w:tc>
        <w:tc>
          <w:tcPr>
            <w:tcW w:w="30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CAEAD5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  <w:tr w:rsidR="00D13B07" w:rsidRPr="00F71A9A" w14:paraId="7160340F" w14:textId="77777777" w:rsidTr="00F71A9A">
        <w:trPr>
          <w:trHeight w:val="20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19EDEE" w14:textId="781F0A6A" w:rsidR="0026395C" w:rsidRPr="00F71A9A" w:rsidRDefault="001630B2" w:rsidP="0026395C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F1b</w:t>
            </w:r>
          </w:p>
        </w:tc>
        <w:tc>
          <w:tcPr>
            <w:tcW w:w="765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4C9B2BA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2nd</w:t>
            </w:r>
          </w:p>
        </w:tc>
        <w:tc>
          <w:tcPr>
            <w:tcW w:w="30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DA7FA7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  <w:tr w:rsidR="00D13B07" w:rsidRPr="00F71A9A" w14:paraId="6B145B08" w14:textId="77777777" w:rsidTr="00F71A9A">
        <w:trPr>
          <w:trHeight w:val="20"/>
        </w:trPr>
        <w:tc>
          <w:tcPr>
            <w:tcW w:w="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2BA102C" w14:textId="59DF8622" w:rsidR="0026395C" w:rsidRPr="00F71A9A" w:rsidRDefault="001630B2" w:rsidP="0026395C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F1c</w:t>
            </w:r>
          </w:p>
        </w:tc>
        <w:tc>
          <w:tcPr>
            <w:tcW w:w="765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70B310B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3rd</w:t>
            </w:r>
          </w:p>
        </w:tc>
        <w:tc>
          <w:tcPr>
            <w:tcW w:w="30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3652A4B" w14:textId="77777777" w:rsidR="0026395C" w:rsidRPr="00F71A9A" w:rsidRDefault="0026395C" w:rsidP="0026395C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</w:tbl>
    <w:p w14:paraId="7C5A7811" w14:textId="77777777" w:rsidR="00D13B07" w:rsidRPr="00F71A9A" w:rsidRDefault="00D13B07">
      <w:pPr>
        <w:rPr>
          <w:rFonts w:ascii="Gill Sans MT" w:hAnsi="Gill Sans MT"/>
          <w:sz w:val="20"/>
          <w:szCs w:val="20"/>
        </w:rPr>
      </w:pPr>
    </w:p>
    <w:tbl>
      <w:tblPr>
        <w:tblW w:w="1110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664"/>
        <w:gridCol w:w="4895"/>
        <w:gridCol w:w="3475"/>
        <w:gridCol w:w="810"/>
        <w:gridCol w:w="1260"/>
      </w:tblGrid>
      <w:tr w:rsidR="00FC5174" w:rsidRPr="00F71A9A" w14:paraId="27B3AF91" w14:textId="77777777" w:rsidTr="00B61294">
        <w:trPr>
          <w:trHeight w:hRule="exact" w:val="810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DD21730" w14:textId="2FF18555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F.2</w:t>
            </w:r>
          </w:p>
        </w:tc>
        <w:tc>
          <w:tcPr>
            <w:tcW w:w="918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FD055DE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commentRangeStart w:id="12"/>
            <w:r w:rsidRPr="00F71A9A">
              <w:rPr>
                <w:rFonts w:ascii="Gill Sans MT" w:hAnsi="Gill Sans MT" w:cs="Arial"/>
                <w:sz w:val="20"/>
                <w:szCs w:val="20"/>
              </w:rPr>
              <w:t>What do you think is the value of all the trees on a well-forested ha of your community land?</w:t>
            </w:r>
            <w:commentRangeEnd w:id="12"/>
            <w:r w:rsidR="0010097C">
              <w:rPr>
                <w:rStyle w:val="CommentReference"/>
              </w:rPr>
              <w:commentReference w:id="12"/>
            </w:r>
          </w:p>
        </w:tc>
        <w:tc>
          <w:tcPr>
            <w:tcW w:w="12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7AFFCA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9283E" w:rsidRPr="00F71A9A" w14:paraId="0F6347BF" w14:textId="77777777" w:rsidTr="00B61294">
        <w:trPr>
          <w:trHeight w:val="20"/>
        </w:trPr>
        <w:tc>
          <w:tcPr>
            <w:tcW w:w="5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A3646" w14:textId="77777777" w:rsidR="00F9283E" w:rsidRPr="00F71A9A" w:rsidRDefault="00F9283E" w:rsidP="00F9283E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Now I am going to read you a series of statements. Please tell me how much you agree or disagree with the following.</w:t>
            </w:r>
          </w:p>
        </w:tc>
        <w:tc>
          <w:tcPr>
            <w:tcW w:w="5545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F0E3E3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F9283E" w:rsidRPr="00F71A9A" w14:paraId="697A001F" w14:textId="77777777" w:rsidTr="00B61294">
        <w:trPr>
          <w:trHeight w:val="20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EC41A6A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0D12056" w14:textId="77777777" w:rsidR="0097103A" w:rsidRPr="00F71A9A" w:rsidRDefault="00F9283E" w:rsidP="00F9283E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commentRangeStart w:id="13"/>
            <w:r w:rsidRPr="00F71A9A">
              <w:rPr>
                <w:rFonts w:ascii="Gill Sans MT" w:hAnsi="Gill Sans MT" w:cs="Arial"/>
                <w:sz w:val="20"/>
                <w:szCs w:val="20"/>
              </w:rPr>
              <w:t>Forest degradation is a big problem facing this community.</w:t>
            </w:r>
            <w:ins w:id="14" w:author="Vanessa Retana" w:date="2014-11-05T20:35:00Z">
              <w:r w:rsidR="00DC4BD9" w:rsidRPr="00F71A9A">
                <w:rPr>
                  <w:rFonts w:ascii="Gill Sans MT" w:hAnsi="Gill Sans MT" w:cs="Arial"/>
                  <w:sz w:val="20"/>
                  <w:szCs w:val="20"/>
                </w:rPr>
                <w:t xml:space="preserve"> </w:t>
              </w:r>
            </w:ins>
            <w:commentRangeEnd w:id="13"/>
            <w:r w:rsidR="00EC2BD2">
              <w:rPr>
                <w:rStyle w:val="CommentReference"/>
              </w:rPr>
              <w:commentReference w:id="13"/>
            </w:r>
          </w:p>
          <w:p w14:paraId="25D558AF" w14:textId="77777777" w:rsidR="0097103A" w:rsidRPr="00F71A9A" w:rsidRDefault="0097103A" w:rsidP="00F9283E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</w:p>
          <w:p w14:paraId="74363EE7" w14:textId="1B1EF973" w:rsidR="00F9283E" w:rsidRPr="00F71A9A" w:rsidRDefault="00DC4BD9" w:rsidP="00F9283E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ALTERNATIVE WORDING: Reduction in the </w:t>
            </w:r>
            <w:r w:rsidR="0097103A" w:rsidRPr="00F71A9A">
              <w:rPr>
                <w:rFonts w:ascii="Gill Sans MT" w:hAnsi="Gill Sans MT" w:cs="Arial"/>
                <w:sz w:val="20"/>
                <w:szCs w:val="20"/>
              </w:rPr>
              <w:t>amount and quality of products</w:t>
            </w: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 (wil</w:t>
            </w:r>
            <w:r w:rsidR="0097103A" w:rsidRPr="00F71A9A">
              <w:rPr>
                <w:rFonts w:ascii="Gill Sans MT" w:hAnsi="Gill Sans MT" w:cs="Arial"/>
                <w:sz w:val="20"/>
                <w:szCs w:val="20"/>
              </w:rPr>
              <w:t xml:space="preserve">dlife, wood, etc.) </w:t>
            </w:r>
            <w:r w:rsidRPr="00F71A9A">
              <w:rPr>
                <w:rFonts w:ascii="Gill Sans MT" w:hAnsi="Gill Sans MT" w:cs="Arial"/>
                <w:sz w:val="20"/>
                <w:szCs w:val="20"/>
              </w:rPr>
              <w:t>obtained from forests is a big problem facing this community.</w:t>
            </w:r>
          </w:p>
        </w:tc>
        <w:tc>
          <w:tcPr>
            <w:tcW w:w="3475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018216C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1=Strongly agree</w:t>
            </w:r>
          </w:p>
          <w:p w14:paraId="18C70FAB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2=Agree</w:t>
            </w:r>
          </w:p>
          <w:p w14:paraId="27B0C806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3=Neither agree nor disagree</w:t>
            </w:r>
          </w:p>
          <w:p w14:paraId="43F64ACC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4=Disagree</w:t>
            </w:r>
            <w:r w:rsidRPr="00F71A9A">
              <w:rPr>
                <w:rFonts w:ascii="Gill Sans MT" w:hAnsi="Gill Sans MT"/>
                <w:sz w:val="20"/>
                <w:szCs w:val="20"/>
              </w:rPr>
              <w:tab/>
            </w:r>
          </w:p>
          <w:p w14:paraId="5AA04BED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5=Strongly disagree</w:t>
            </w:r>
          </w:p>
          <w:p w14:paraId="528D9871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888=Don't know</w:t>
            </w:r>
          </w:p>
          <w:p w14:paraId="1D1DFC9F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207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7123E0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F9283E" w:rsidRPr="00F71A9A" w14:paraId="1E08CFDE" w14:textId="77777777" w:rsidTr="00B61294">
        <w:trPr>
          <w:trHeight w:val="20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638480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CDED0CE" w14:textId="77777777" w:rsidR="00F9283E" w:rsidRPr="00F71A9A" w:rsidRDefault="00F9283E" w:rsidP="00F9283E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It is important to take steps reduce deforestation and the degradation of forest resources.</w:t>
            </w:r>
          </w:p>
        </w:tc>
        <w:tc>
          <w:tcPr>
            <w:tcW w:w="3475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AFD526B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1=Strongly agree</w:t>
            </w:r>
          </w:p>
          <w:p w14:paraId="234F95C9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2=Agree</w:t>
            </w:r>
          </w:p>
          <w:p w14:paraId="3F31FB5D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3=Neither agree nor disagree</w:t>
            </w:r>
          </w:p>
          <w:p w14:paraId="7B84F33A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4=Disagree</w:t>
            </w:r>
            <w:r w:rsidRPr="00F71A9A">
              <w:rPr>
                <w:rFonts w:ascii="Gill Sans MT" w:hAnsi="Gill Sans MT"/>
                <w:sz w:val="20"/>
                <w:szCs w:val="20"/>
              </w:rPr>
              <w:tab/>
            </w:r>
          </w:p>
          <w:p w14:paraId="3673ED1C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5=Strongly disagree</w:t>
            </w:r>
          </w:p>
          <w:p w14:paraId="185C1A60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888=Don't know</w:t>
            </w:r>
          </w:p>
          <w:p w14:paraId="206C8821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207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EAF16C0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F9283E" w:rsidRPr="00F71A9A" w14:paraId="16504311" w14:textId="77777777" w:rsidTr="00B61294">
        <w:trPr>
          <w:trHeight w:val="20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1B44C0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58295011" w14:textId="321E7F02" w:rsidR="00F9283E" w:rsidRPr="00F71A9A" w:rsidRDefault="0097103A" w:rsidP="00F9283E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Changes in temperature and rainfall patterns are </w:t>
            </w:r>
            <w:r w:rsidR="00F9283E" w:rsidRPr="00F71A9A">
              <w:rPr>
                <w:rFonts w:ascii="Gill Sans MT" w:hAnsi="Gill Sans MT" w:cs="Arial"/>
                <w:sz w:val="20"/>
                <w:szCs w:val="20"/>
              </w:rPr>
              <w:t>a big problem facing this community.</w:t>
            </w:r>
          </w:p>
        </w:tc>
        <w:tc>
          <w:tcPr>
            <w:tcW w:w="3475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3F17F9B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1=Strongly agree</w:t>
            </w:r>
          </w:p>
          <w:p w14:paraId="22B93893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2=Agree</w:t>
            </w:r>
          </w:p>
          <w:p w14:paraId="36BC1C05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3=Neither agree nor disagree</w:t>
            </w:r>
          </w:p>
          <w:p w14:paraId="698BC3A1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4=Disagree</w:t>
            </w:r>
            <w:r w:rsidRPr="00F71A9A">
              <w:rPr>
                <w:rFonts w:ascii="Gill Sans MT" w:hAnsi="Gill Sans MT"/>
                <w:sz w:val="20"/>
                <w:szCs w:val="20"/>
              </w:rPr>
              <w:tab/>
            </w:r>
          </w:p>
          <w:p w14:paraId="31DCF332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5=Strongly disagree</w:t>
            </w:r>
          </w:p>
          <w:p w14:paraId="046A9ABC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888=Don't know</w:t>
            </w:r>
          </w:p>
          <w:p w14:paraId="08BEE269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207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E008DE5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F9283E" w:rsidRPr="00F71A9A" w14:paraId="4B039CE9" w14:textId="77777777" w:rsidTr="00B61294">
        <w:trPr>
          <w:trHeight w:val="20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029917C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5BEFF43" w14:textId="61AFD8D6" w:rsidR="00F9283E" w:rsidRPr="00F71A9A" w:rsidRDefault="00F9283E" w:rsidP="0097103A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 xml:space="preserve">It is important for the community to take steps to </w:t>
            </w:r>
            <w:r w:rsidR="0097103A" w:rsidRPr="00F71A9A">
              <w:rPr>
                <w:rFonts w:ascii="Gill Sans MT" w:hAnsi="Gill Sans MT" w:cs="Arial"/>
                <w:sz w:val="20"/>
                <w:szCs w:val="20"/>
              </w:rPr>
              <w:t xml:space="preserve">protect themselves from these changes in temperature and rainfall patterns. </w:t>
            </w:r>
          </w:p>
        </w:tc>
        <w:tc>
          <w:tcPr>
            <w:tcW w:w="3475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53968A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1=Strongly agree</w:t>
            </w:r>
          </w:p>
          <w:p w14:paraId="10C306E0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2=Agree</w:t>
            </w:r>
          </w:p>
          <w:p w14:paraId="24EB7194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3=Neither agree nor disagree</w:t>
            </w:r>
          </w:p>
          <w:p w14:paraId="77710910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4=Disagree</w:t>
            </w:r>
            <w:r w:rsidRPr="00F71A9A">
              <w:rPr>
                <w:rFonts w:ascii="Gill Sans MT" w:hAnsi="Gill Sans MT"/>
                <w:sz w:val="20"/>
                <w:szCs w:val="20"/>
              </w:rPr>
              <w:tab/>
            </w:r>
          </w:p>
          <w:p w14:paraId="4675A3E6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5=Strongly disagree</w:t>
            </w:r>
          </w:p>
          <w:p w14:paraId="2A1D766A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888=Don't know</w:t>
            </w:r>
          </w:p>
          <w:p w14:paraId="47547B67" w14:textId="77777777" w:rsidR="00F9283E" w:rsidRPr="00F71A9A" w:rsidRDefault="00F9283E" w:rsidP="00F9283E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207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0EEF6B" w14:textId="77777777" w:rsidR="00F9283E" w:rsidRPr="00F71A9A" w:rsidRDefault="00F9283E" w:rsidP="00F9283E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B61294" w:rsidRPr="00F71A9A" w14:paraId="736B5A2E" w14:textId="77777777" w:rsidTr="00B61294">
        <w:trPr>
          <w:trHeight w:val="20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D17DA5" w14:textId="77777777" w:rsidR="00B61294" w:rsidRPr="00F71A9A" w:rsidRDefault="00B61294" w:rsidP="00B61294">
            <w:pPr>
              <w:spacing w:after="0"/>
              <w:rPr>
                <w:rFonts w:ascii="Gill Sans MT" w:eastAsia="Calibri" w:hAnsi="Gill Sans MT" w:cs="Times New Roman"/>
                <w:w w:val="105"/>
                <w:sz w:val="20"/>
                <w:szCs w:val="20"/>
              </w:rPr>
            </w:pPr>
          </w:p>
        </w:tc>
        <w:tc>
          <w:tcPr>
            <w:tcW w:w="489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6CDCAF5" w14:textId="77777777" w:rsidR="00B61294" w:rsidRPr="00F71A9A" w:rsidRDefault="00B61294" w:rsidP="00B61294">
            <w:pPr>
              <w:spacing w:after="0"/>
              <w:rPr>
                <w:rFonts w:ascii="Gill Sans MT" w:hAnsi="Gill Sans MT" w:cs="Arial"/>
                <w:sz w:val="20"/>
                <w:szCs w:val="20"/>
              </w:rPr>
            </w:pPr>
            <w:r w:rsidRPr="00F71A9A">
              <w:rPr>
                <w:rFonts w:ascii="Gill Sans MT" w:hAnsi="Gill Sans MT" w:cs="Arial"/>
                <w:sz w:val="20"/>
                <w:szCs w:val="20"/>
              </w:rPr>
              <w:t>I believe it is important to protect the forests in my community.</w:t>
            </w:r>
          </w:p>
        </w:tc>
        <w:tc>
          <w:tcPr>
            <w:tcW w:w="3475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FEFCC54" w14:textId="77777777" w:rsidR="00B61294" w:rsidRPr="00F71A9A" w:rsidRDefault="00B61294" w:rsidP="00B61294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1=Strongly agree</w:t>
            </w:r>
          </w:p>
          <w:p w14:paraId="5D7E9C9D" w14:textId="77777777" w:rsidR="00B61294" w:rsidRPr="00F71A9A" w:rsidRDefault="00B61294" w:rsidP="00B61294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2=Agree</w:t>
            </w:r>
          </w:p>
          <w:p w14:paraId="5D4B14AA" w14:textId="77777777" w:rsidR="00B61294" w:rsidRPr="00F71A9A" w:rsidRDefault="00B61294" w:rsidP="00B61294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3=Neither agree nor disagree</w:t>
            </w:r>
          </w:p>
          <w:p w14:paraId="2464B199" w14:textId="77777777" w:rsidR="00B61294" w:rsidRPr="00F71A9A" w:rsidRDefault="00B61294" w:rsidP="00B61294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4=Disagree</w:t>
            </w:r>
            <w:r w:rsidRPr="00F71A9A">
              <w:rPr>
                <w:rFonts w:ascii="Gill Sans MT" w:hAnsi="Gill Sans MT"/>
                <w:sz w:val="20"/>
                <w:szCs w:val="20"/>
              </w:rPr>
              <w:tab/>
            </w:r>
          </w:p>
          <w:p w14:paraId="45FE0D61" w14:textId="77777777" w:rsidR="00B61294" w:rsidRPr="00F71A9A" w:rsidRDefault="00B61294" w:rsidP="00B61294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5=Strongly disagree</w:t>
            </w:r>
          </w:p>
          <w:p w14:paraId="3E541110" w14:textId="77777777" w:rsidR="00B61294" w:rsidRPr="00F71A9A" w:rsidRDefault="00B61294" w:rsidP="00B61294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888=Don't know</w:t>
            </w:r>
          </w:p>
          <w:p w14:paraId="3A1F6FF3" w14:textId="77777777" w:rsidR="00B61294" w:rsidRPr="00F71A9A" w:rsidRDefault="00B61294" w:rsidP="00B61294">
            <w:pPr>
              <w:spacing w:after="0"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999=Prefer not to respond</w:t>
            </w:r>
          </w:p>
        </w:tc>
        <w:tc>
          <w:tcPr>
            <w:tcW w:w="207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168EA6" w14:textId="77777777" w:rsidR="00B61294" w:rsidRPr="00F71A9A" w:rsidRDefault="00B61294" w:rsidP="00B61294">
            <w:pPr>
              <w:spacing w:after="0"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36ED047E" w14:textId="77777777" w:rsidR="00FC5174" w:rsidRPr="00F71A9A" w:rsidRDefault="00FC5174">
      <w:pPr>
        <w:rPr>
          <w:rFonts w:ascii="Gill Sans MT" w:hAnsi="Gill Sans MT"/>
          <w:sz w:val="20"/>
          <w:szCs w:val="20"/>
        </w:rPr>
      </w:pPr>
    </w:p>
    <w:p w14:paraId="7054ED32" w14:textId="451EF480" w:rsidR="0097103A" w:rsidRPr="00F71A9A" w:rsidRDefault="0097103A" w:rsidP="0097103A">
      <w:pPr>
        <w:rPr>
          <w:rFonts w:ascii="Gill Sans MT" w:hAnsi="Gill Sans MT"/>
          <w:b/>
          <w:sz w:val="20"/>
          <w:szCs w:val="20"/>
        </w:rPr>
      </w:pPr>
      <w:commentRangeStart w:id="15"/>
      <w:r w:rsidRPr="00F71A9A">
        <w:rPr>
          <w:rFonts w:ascii="Gill Sans MT" w:hAnsi="Gill Sans MT"/>
          <w:b/>
          <w:sz w:val="20"/>
          <w:szCs w:val="20"/>
        </w:rPr>
        <w:t xml:space="preserve">BENEFITS FROM FOREST SERVICES </w:t>
      </w:r>
      <w:commentRangeEnd w:id="15"/>
      <w:r w:rsidR="00DE0C5D">
        <w:rPr>
          <w:rStyle w:val="CommentReference"/>
        </w:rPr>
        <w:commentReference w:id="15"/>
      </w:r>
    </w:p>
    <w:tbl>
      <w:tblPr>
        <w:tblW w:w="11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"/>
        <w:gridCol w:w="1803"/>
        <w:gridCol w:w="1532"/>
        <w:gridCol w:w="90"/>
        <w:gridCol w:w="3150"/>
        <w:gridCol w:w="1980"/>
        <w:gridCol w:w="1260"/>
        <w:gridCol w:w="1080"/>
      </w:tblGrid>
      <w:tr w:rsidR="0097103A" w:rsidRPr="00F71A9A" w14:paraId="6A237C2A" w14:textId="77777777" w:rsidTr="00B61294">
        <w:trPr>
          <w:trHeight w:val="846"/>
        </w:trPr>
        <w:tc>
          <w:tcPr>
            <w:tcW w:w="1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51C941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469489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commentRangeStart w:id="16"/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Has the community received any direct benefits (in kind or in cash) related to the following forest services over the past 12 months? </w:t>
            </w:r>
            <w:commentRangeEnd w:id="16"/>
            <w:r w:rsidR="00C710F5">
              <w:rPr>
                <w:rStyle w:val="CommentReference"/>
              </w:rPr>
              <w:commentReference w:id="16"/>
            </w:r>
          </w:p>
          <w:p w14:paraId="4612785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DA0416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Select all that apply. </w:t>
            </w:r>
          </w:p>
          <w:p w14:paraId="17FA006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480" w:type="dxa"/>
            <w:gridSpan w:val="4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6CEE768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1=Tourism</w:t>
            </w:r>
          </w:p>
          <w:p w14:paraId="13456C8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2=Carbon sequestration </w:t>
            </w:r>
          </w:p>
          <w:p w14:paraId="6961A1C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3=Water catchment</w:t>
            </w:r>
          </w:p>
          <w:p w14:paraId="6189341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4=Biodiversity conservation</w:t>
            </w:r>
          </w:p>
          <w:p w14:paraId="67A0A23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5=Compensation from timber company </w:t>
            </w:r>
          </w:p>
          <w:p w14:paraId="187CBB0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6=Compensation from mining company </w:t>
            </w:r>
          </w:p>
          <w:p w14:paraId="041EDBB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7=Tree planting/afforestation </w:t>
            </w:r>
          </w:p>
          <w:p w14:paraId="2EE0113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commentRangeStart w:id="17"/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8=Other forest services, specify </w:t>
            </w:r>
            <w:commentRangeEnd w:id="17"/>
            <w:r w:rsidR="00C710F5">
              <w:rPr>
                <w:rStyle w:val="CommentReference"/>
              </w:rPr>
              <w:commentReference w:id="17"/>
            </w:r>
          </w:p>
          <w:p w14:paraId="6500352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14F8C837" w14:textId="62A199D9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725A47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103A" w:rsidRPr="00F71A9A" w14:paraId="3AFB6799" w14:textId="77777777" w:rsidTr="00B61294">
        <w:trPr>
          <w:trHeight w:val="539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E5F38A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6405588" w14:textId="6963F36B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For each benefit received, please f</w:t>
            </w:r>
            <w:r w:rsidR="00520250"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ill in the following information. </w:t>
            </w:r>
          </w:p>
        </w:tc>
        <w:tc>
          <w:tcPr>
            <w:tcW w:w="6480" w:type="dxa"/>
            <w:gridSpan w:val="4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D1E3D7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C27D54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3F2D7AE7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ED0CAA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61294" w:rsidRPr="00F71A9A" w14:paraId="6E3D2340" w14:textId="77777777" w:rsidTr="00B61294">
        <w:trPr>
          <w:trHeight w:val="1331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9C226E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085A7ED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2C02C8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7178587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30E75E0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370FB37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064FCE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Type of payment: </w:t>
            </w:r>
          </w:p>
          <w:p w14:paraId="6D4607FF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1=compensation;</w:t>
            </w:r>
          </w:p>
          <w:p w14:paraId="32ADADC2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2=tax;</w:t>
            </w:r>
          </w:p>
          <w:p w14:paraId="4BEFC98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3=permit fee; </w:t>
            </w:r>
          </w:p>
          <w:p w14:paraId="49127ED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4=royalty;</w:t>
            </w:r>
          </w:p>
          <w:p w14:paraId="6599705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5=concession fee;</w:t>
            </w:r>
          </w:p>
          <w:p w14:paraId="4A77E98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6=loans; </w:t>
            </w:r>
          </w:p>
          <w:p w14:paraId="7547197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7=technical assistance; 8=Other (specify):________</w:t>
            </w:r>
          </w:p>
          <w:p w14:paraId="43A9BFC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E25F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2EF7D" w14:textId="77777777" w:rsidR="0097103A" w:rsidRPr="00F71A9A" w:rsidRDefault="0097103A" w:rsidP="00520250">
            <w:pPr>
              <w:spacing w:line="240" w:lineRule="auto"/>
              <w:contextualSpacing/>
              <w:jc w:val="center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From whom:</w:t>
            </w:r>
          </w:p>
          <w:p w14:paraId="175A4CD4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1=international NGO; </w:t>
            </w:r>
          </w:p>
          <w:p w14:paraId="7E422040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2=national NGO;</w:t>
            </w:r>
          </w:p>
          <w:p w14:paraId="49DC4324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3=local NGO; </w:t>
            </w:r>
          </w:p>
          <w:p w14:paraId="22089AB7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4=international government;</w:t>
            </w:r>
          </w:p>
          <w:p w14:paraId="3F2421C4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5=national government; 6=provincial/state government;</w:t>
            </w:r>
          </w:p>
          <w:p w14:paraId="68303A63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7=district/municipal government; 8=international company; </w:t>
            </w:r>
          </w:p>
          <w:p w14:paraId="1D3CCE2B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9=national company;</w:t>
            </w:r>
          </w:p>
          <w:p w14:paraId="40BE182B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10=local company (outside village); </w:t>
            </w:r>
          </w:p>
          <w:p w14:paraId="57B20D93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11=local company (inside village); </w:t>
            </w:r>
          </w:p>
          <w:p w14:paraId="64BFA614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12=individual users (outside village);</w:t>
            </w:r>
          </w:p>
          <w:p w14:paraId="275339C3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13=individual users (from village); </w:t>
            </w:r>
          </w:p>
          <w:p w14:paraId="3EDBC847" w14:textId="77777777" w:rsidR="0097103A" w:rsidRPr="00F71A9A" w:rsidRDefault="0097103A" w:rsidP="00520250">
            <w:pPr>
              <w:spacing w:line="240" w:lineRule="auto"/>
              <w:ind w:left="-922" w:firstLine="922"/>
              <w:contextualSpacing/>
              <w:jc w:val="center"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14=Other (specify)</w:t>
            </w:r>
            <w:r w:rsidRPr="00F71A9A">
              <w:rPr>
                <w:rFonts w:ascii="Gill Sans MT" w:hAnsi="Gill Sans MT"/>
                <w:sz w:val="20"/>
                <w:szCs w:val="20"/>
              </w:rPr>
              <w:t>: ___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F2ED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To whom:</w:t>
            </w:r>
          </w:p>
          <w:p w14:paraId="45D5199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1= village administration;</w:t>
            </w:r>
          </w:p>
          <w:p w14:paraId="247F7FB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2= village user group; </w:t>
            </w:r>
          </w:p>
          <w:p w14:paraId="1B4493A0" w14:textId="4A53C1F6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>3=all individual households;</w:t>
            </w:r>
          </w:p>
          <w:p w14:paraId="30E010B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4=a portion of households in the village;</w:t>
            </w:r>
          </w:p>
          <w:p w14:paraId="1EEDB05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5=a local NGO;</w:t>
            </w:r>
          </w:p>
          <w:p w14:paraId="1F92E97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sz w:val="20"/>
                <w:szCs w:val="20"/>
              </w:rPr>
              <w:t xml:space="preserve"> 6=Other (specify)</w:t>
            </w:r>
            <w:r w:rsidRPr="00F71A9A">
              <w:rPr>
                <w:rFonts w:ascii="Gill Sans MT" w:hAnsi="Gill Sans MT"/>
                <w:sz w:val="20"/>
                <w:szCs w:val="20"/>
              </w:rPr>
              <w:t>: ________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213A81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Amount in</w:t>
            </w:r>
          </w:p>
          <w:p w14:paraId="2723573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Cash over the last 12 months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1D6887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 xml:space="preserve">Amount in Kind over the last 12 months </w:t>
            </w:r>
          </w:p>
        </w:tc>
      </w:tr>
      <w:tr w:rsidR="00B61294" w:rsidRPr="00F71A9A" w14:paraId="5A4D08F6" w14:textId="77777777" w:rsidTr="00B61294">
        <w:trPr>
          <w:trHeight w:val="710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A7E440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904FBC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F3C4B2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Tourism</w:t>
            </w:r>
          </w:p>
          <w:p w14:paraId="771BD7A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022E173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3D3C525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2FE5D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255B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ED55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B93F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EE771DF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008526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61294" w:rsidRPr="00F71A9A" w14:paraId="576FC0BB" w14:textId="77777777" w:rsidTr="00B61294">
        <w:trPr>
          <w:trHeight w:val="538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85DA84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C0D63E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Carbon sequestration </w:t>
            </w:r>
          </w:p>
          <w:p w14:paraId="48BEE3B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E32F04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3386C8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801E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E081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8EF9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4BB2A6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B556E2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61294" w:rsidRPr="00F71A9A" w14:paraId="2809C6CD" w14:textId="77777777" w:rsidTr="00B61294">
        <w:trPr>
          <w:trHeight w:val="523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41BBB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75CB705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Water catchment</w:t>
            </w:r>
          </w:p>
          <w:p w14:paraId="18A276A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ADC60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4937FB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7D8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3A3C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E713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3CB259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36E42E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61294" w:rsidRPr="00F71A9A" w14:paraId="07D4008A" w14:textId="77777777" w:rsidTr="00B61294">
        <w:trPr>
          <w:trHeight w:val="538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A1C7E5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228921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Biodiversity conservation</w:t>
            </w:r>
          </w:p>
          <w:p w14:paraId="79799A87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2A17E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EE3609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C733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DDFF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6341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26A228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CBADD9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61294" w:rsidRPr="00F71A9A" w14:paraId="449755B3" w14:textId="77777777" w:rsidTr="00B61294">
        <w:trPr>
          <w:trHeight w:val="712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256C52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15B97CD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Compensation from timber company – note the company </w:t>
            </w:r>
          </w:p>
          <w:p w14:paraId="07F782C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61B08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7BD7AB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9923F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C7DF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82E3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520C4A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524ECA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61294" w:rsidRPr="00F71A9A" w14:paraId="34305E53" w14:textId="77777777" w:rsidTr="00B61294">
        <w:trPr>
          <w:trHeight w:val="523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BF931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C7B864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09DACA87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Compensation from mining company – note the company </w:t>
            </w:r>
          </w:p>
          <w:p w14:paraId="29985F22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8656C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DBB9EF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1CECDB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79B3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B22E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6535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0B88B5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2C5AAA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B61294" w:rsidRPr="00F71A9A" w14:paraId="07EA93A5" w14:textId="77777777" w:rsidTr="00B61294">
        <w:trPr>
          <w:trHeight w:val="393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F680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6782A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Tree planting/afforestation </w:t>
            </w:r>
          </w:p>
          <w:p w14:paraId="120C28E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14:paraId="7789A61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76B4C1F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0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F81772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4C4A79F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75F6F28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33816B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9CB50E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103A" w:rsidRPr="00F71A9A" w14:paraId="07E71E0E" w14:textId="77777777" w:rsidTr="00B61294">
        <w:trPr>
          <w:trHeight w:val="20"/>
        </w:trPr>
        <w:tc>
          <w:tcPr>
            <w:tcW w:w="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ED49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9D9E4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Has your community entered any formal agreements with government organizations, programs, etc. in the area of forest management in the past 5 years? </w:t>
            </w:r>
          </w:p>
          <w:p w14:paraId="71CE27AA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648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CD49A1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532875F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5241759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344A0AC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78C997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103A" w:rsidRPr="00F71A9A" w14:paraId="4418EFEA" w14:textId="77777777" w:rsidTr="00B61294">
        <w:trPr>
          <w:trHeight w:val="20"/>
        </w:trPr>
        <w:tc>
          <w:tcPr>
            <w:tcW w:w="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4878B3AF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59922E0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type of agreement and with </w:t>
            </w:r>
            <w:commentRangeStart w:id="18"/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whom</w:t>
            </w:r>
            <w:commentRangeEnd w:id="18"/>
            <w:r w:rsidR="00AA0122">
              <w:rPr>
                <w:rStyle w:val="CommentReference"/>
              </w:rPr>
              <w:commentReference w:id="18"/>
            </w: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? </w:t>
            </w:r>
          </w:p>
          <w:p w14:paraId="57FD444C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648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2A31EB7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TEXT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822A4C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103A" w:rsidRPr="00F71A9A" w14:paraId="5C1FD5EC" w14:textId="77777777" w:rsidTr="00B61294">
        <w:trPr>
          <w:trHeight w:val="20"/>
        </w:trPr>
        <w:tc>
          <w:tcPr>
            <w:tcW w:w="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0BB8BAA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48DC6511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Overall, how would you say the existence of the initiative has affected the benefit that you get from the forest? </w:t>
            </w:r>
          </w:p>
          <w:p w14:paraId="4A1E07F4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648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7D24001E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commentRangeStart w:id="19"/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TEXT</w:t>
            </w:r>
            <w:commentRangeEnd w:id="19"/>
            <w:r w:rsidR="00AA0122">
              <w:rPr>
                <w:rStyle w:val="CommentReference"/>
              </w:rPr>
              <w:commentReference w:id="19"/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69256EF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103A" w:rsidRPr="00F71A9A" w14:paraId="1B76EDF1" w14:textId="77777777" w:rsidTr="00B61294">
        <w:trPr>
          <w:trHeight w:val="1061"/>
        </w:trPr>
        <w:tc>
          <w:tcPr>
            <w:tcW w:w="1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5E9BCB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48BAB83" w14:textId="0808E7FB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Has the community received any forestry related external support (technical assistance, free inputs,</w:t>
            </w:r>
            <w:r w:rsidR="00520250"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infrastructure,</w:t>
            </w: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etc</w:t>
            </w:r>
            <w:proofErr w:type="spellEnd"/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) from government, donors, NGOs, </w:t>
            </w:r>
            <w:proofErr w:type="spellStart"/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ect</w:t>
            </w:r>
            <w:proofErr w:type="spellEnd"/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over the past 12 months?</w:t>
            </w:r>
          </w:p>
        </w:tc>
        <w:tc>
          <w:tcPr>
            <w:tcW w:w="6480" w:type="dxa"/>
            <w:gridSpan w:val="4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D3FA897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6E338730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49D63093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39126639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108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1E864FD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97103A" w:rsidRPr="00F71A9A" w14:paraId="55ADDBB3" w14:textId="77777777" w:rsidTr="00B61294">
        <w:trPr>
          <w:trHeight w:val="393"/>
        </w:trPr>
        <w:tc>
          <w:tcPr>
            <w:tcW w:w="18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3C92FA96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3335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6DA423A2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Please describe. </w:t>
            </w:r>
          </w:p>
        </w:tc>
        <w:tc>
          <w:tcPr>
            <w:tcW w:w="6480" w:type="dxa"/>
            <w:gridSpan w:val="4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CF7E135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C8782B2" w14:textId="77777777" w:rsidR="0097103A" w:rsidRPr="00F71A9A" w:rsidRDefault="0097103A" w:rsidP="00520250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45DC7A26" w14:textId="77777777" w:rsidR="00FC5174" w:rsidRPr="00F71A9A" w:rsidRDefault="00FC5174" w:rsidP="00341470">
      <w:pPr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</w:pPr>
    </w:p>
    <w:p w14:paraId="42820EBE" w14:textId="374E9713" w:rsidR="00FC5174" w:rsidRPr="00F71A9A" w:rsidRDefault="00FC5174" w:rsidP="00FC5174">
      <w:pPr>
        <w:spacing w:after="0" w:line="240" w:lineRule="auto"/>
        <w:rPr>
          <w:rFonts w:ascii="Gill Sans MT" w:hAnsi="Gill Sans MT"/>
          <w:sz w:val="20"/>
          <w:szCs w:val="20"/>
        </w:rPr>
      </w:pPr>
      <w:r w:rsidRPr="00F71A9A">
        <w:rPr>
          <w:rFonts w:ascii="Gill Sans MT" w:hAnsi="Gill Sans MT" w:cs="Arial"/>
          <w:sz w:val="20"/>
          <w:szCs w:val="20"/>
        </w:rPr>
        <w:t>Please rank/ grade the following list of assets/resources</w:t>
      </w:r>
      <w:r w:rsidRPr="00F71A9A">
        <w:rPr>
          <w:rFonts w:ascii="Gill Sans MT" w:hAnsi="Gill Sans MT" w:cs="Arial"/>
          <w:b/>
          <w:sz w:val="20"/>
          <w:szCs w:val="20"/>
        </w:rPr>
        <w:t xml:space="preserve">/ </w:t>
      </w:r>
      <w:r w:rsidRPr="00F71A9A">
        <w:rPr>
          <w:rFonts w:ascii="Gill Sans MT" w:hAnsi="Gill Sans MT" w:cs="Arial"/>
          <w:sz w:val="20"/>
          <w:szCs w:val="20"/>
        </w:rPr>
        <w:t>properties in terms of most important to least important for the future/development of your community from first to third most important.</w:t>
      </w:r>
    </w:p>
    <w:tbl>
      <w:tblPr>
        <w:tblW w:w="9844" w:type="dxa"/>
        <w:tblInd w:w="-5" w:type="dxa"/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664"/>
        <w:gridCol w:w="7261"/>
        <w:gridCol w:w="1919"/>
      </w:tblGrid>
      <w:tr w:rsidR="00FC5174" w:rsidRPr="00F71A9A" w14:paraId="529F21F6" w14:textId="77777777" w:rsidTr="00E57FAE">
        <w:trPr>
          <w:trHeight w:hRule="exact" w:val="36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646E164" w14:textId="202AA60D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F.16a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8418E25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Health Clinic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F712F5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14B60D19" w14:textId="77777777" w:rsidTr="00E57FAE">
        <w:trPr>
          <w:trHeight w:hRule="exact" w:val="36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DE6B5DB" w14:textId="360F0370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F.16b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6DB6414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Enough land to farm on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9B4515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2A522D10" w14:textId="77777777" w:rsidTr="00E57FAE">
        <w:trPr>
          <w:trHeight w:hRule="exact" w:val="36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214316" w14:textId="1F69FC49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F.16c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2177603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New school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91734D2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0BD3FAFF" w14:textId="77777777" w:rsidTr="00E57FAE">
        <w:trPr>
          <w:trHeight w:hRule="exact" w:val="36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D97914F" w14:textId="64FB7BC0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F.16d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AAE5D04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Paved roads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E3329B5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3C93AA0C" w14:textId="77777777" w:rsidTr="00E57FAE">
        <w:trPr>
          <w:trHeight w:hRule="exact" w:val="36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E50AE06" w14:textId="6396D50E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F.16e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8310E85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Forest resources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D06E532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1499913F" w14:textId="77777777" w:rsidTr="00E57FAE">
        <w:trPr>
          <w:trHeight w:hRule="exact" w:val="36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EF6402" w14:textId="20916D41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F.16f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5DC4572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Electricity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E60DA0A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3ACDA2F9" w14:textId="77777777" w:rsidTr="00E57FAE">
        <w:trPr>
          <w:trHeight w:hRule="exact" w:val="367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65C8AB" w14:textId="0A349F91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F.16g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5D03D75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Clean water</w:t>
            </w: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D29C93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36C88082" w14:textId="77777777" w:rsidTr="00E57FAE">
        <w:trPr>
          <w:trHeight w:hRule="exact" w:val="453"/>
        </w:trPr>
        <w:tc>
          <w:tcPr>
            <w:tcW w:w="6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page" w:tblpX="49" w:tblpY="173"/>
              <w:tblW w:w="10090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30"/>
              <w:gridCol w:w="4230"/>
              <w:gridCol w:w="85"/>
              <w:gridCol w:w="3695"/>
              <w:gridCol w:w="649"/>
              <w:gridCol w:w="687"/>
              <w:gridCol w:w="14"/>
            </w:tblGrid>
            <w:tr w:rsidR="00FF0B18" w:rsidRPr="00F71A9A" w14:paraId="22F31492" w14:textId="77777777" w:rsidTr="00FF0B18">
              <w:trPr>
                <w:trHeight w:val="156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auto"/>
                    <w:right w:val="single" w:sz="4" w:space="0" w:color="auto"/>
                  </w:tcBorders>
                </w:tcPr>
                <w:p w14:paraId="44F36CB8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eastAsia="Calibri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eastAsia="Calibri" w:hAnsi="Gill Sans MT" w:cs="Times New Roman"/>
                      <w:w w:val="105"/>
                      <w:sz w:val="20"/>
                      <w:szCs w:val="20"/>
                    </w:rPr>
                    <w:t>G1</w:t>
                  </w:r>
                </w:p>
              </w:tc>
              <w:tc>
                <w:tcPr>
                  <w:tcW w:w="4315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auto"/>
                  </w:tcBorders>
                </w:tcPr>
                <w:p w14:paraId="499EA875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/>
                      <w:bCs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bCs/>
                      <w:sz w:val="20"/>
                      <w:szCs w:val="20"/>
                    </w:rPr>
                    <w:t>Are any members of the community involved in a group that organizes activities related to the management of the forest (</w:t>
                  </w:r>
                  <w:proofErr w:type="spellStart"/>
                  <w:r w:rsidRPr="00F71A9A">
                    <w:rPr>
                      <w:rFonts w:ascii="Gill Sans MT" w:hAnsi="Gill Sans MT"/>
                      <w:bCs/>
                      <w:sz w:val="20"/>
                      <w:szCs w:val="20"/>
                    </w:rPr>
                    <w:t>eg</w:t>
                  </w:r>
                  <w:proofErr w:type="spellEnd"/>
                  <w:r w:rsidRPr="00F71A9A">
                    <w:rPr>
                      <w:rFonts w:ascii="Gill Sans MT" w:hAnsi="Gill Sans MT"/>
                      <w:bCs/>
                      <w:sz w:val="20"/>
                      <w:szCs w:val="20"/>
                    </w:rPr>
                    <w:t xml:space="preserve"> firefighting, patrolling, tourism, tree planting, </w:t>
                  </w:r>
                  <w:proofErr w:type="spellStart"/>
                  <w:r w:rsidRPr="00F71A9A">
                    <w:rPr>
                      <w:rFonts w:ascii="Gill Sans MT" w:hAnsi="Gill Sans MT"/>
                      <w:bCs/>
                      <w:sz w:val="20"/>
                      <w:szCs w:val="20"/>
                    </w:rPr>
                    <w:t>etc</w:t>
                  </w:r>
                  <w:proofErr w:type="spellEnd"/>
                  <w:r w:rsidRPr="00F71A9A">
                    <w:rPr>
                      <w:rFonts w:ascii="Gill Sans MT" w:hAnsi="Gill Sans MT"/>
                      <w:bCs/>
                      <w:sz w:val="20"/>
                      <w:szCs w:val="20"/>
                    </w:rPr>
                    <w:t>)</w:t>
                  </w:r>
                </w:p>
                <w:p w14:paraId="66B173A2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eastAsia="Calibri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bCs/>
                      <w:i/>
                      <w:sz w:val="20"/>
                      <w:szCs w:val="20"/>
                    </w:rPr>
                    <w:t>If 0, skip to G35</w:t>
                  </w:r>
                </w:p>
              </w:tc>
              <w:tc>
                <w:tcPr>
                  <w:tcW w:w="4344" w:type="dxa"/>
                  <w:gridSpan w:val="2"/>
                  <w:tcBorders>
                    <w:top w:val="single" w:sz="4" w:space="0" w:color="000000"/>
                    <w:bottom w:val="single" w:sz="4" w:space="0" w:color="auto"/>
                    <w:right w:val="single" w:sz="18" w:space="0" w:color="000000"/>
                  </w:tcBorders>
                </w:tcPr>
                <w:p w14:paraId="40ADF39B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sz w:val="20"/>
                      <w:szCs w:val="20"/>
                    </w:rPr>
                    <w:t>1=No</w:t>
                  </w:r>
                </w:p>
                <w:p w14:paraId="6C674E68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sz w:val="20"/>
                      <w:szCs w:val="20"/>
                    </w:rPr>
                    <w:t>2=Yes</w:t>
                  </w:r>
                  <w:r w:rsidRPr="00F71A9A" w:rsidDel="00226116">
                    <w:rPr>
                      <w:rFonts w:ascii="Gill Sans MT" w:hAnsi="Gill Sans MT"/>
                      <w:sz w:val="20"/>
                      <w:szCs w:val="20"/>
                    </w:rPr>
                    <w:t xml:space="preserve"> </w:t>
                  </w:r>
                </w:p>
                <w:p w14:paraId="5237E876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sz w:val="20"/>
                      <w:szCs w:val="20"/>
                    </w:rPr>
                    <w:t>888=Don’t know</w:t>
                  </w:r>
                </w:p>
                <w:p w14:paraId="45DDDA4C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sz w:val="20"/>
                      <w:szCs w:val="20"/>
                    </w:rPr>
                    <w:t>999=Prefer not to respond</w:t>
                  </w:r>
                </w:p>
                <w:p w14:paraId="6B0C70DF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</w:p>
                <w:p w14:paraId="5752FDFE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</w:p>
              </w:tc>
              <w:tc>
                <w:tcPr>
                  <w:tcW w:w="701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4" w:space="0" w:color="auto"/>
                    <w:right w:val="single" w:sz="18" w:space="0" w:color="000000"/>
                  </w:tcBorders>
                </w:tcPr>
                <w:p w14:paraId="25E6D12B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eastAsia="Calibri" w:hAnsi="Gill Sans MT" w:cs="Times New Roman"/>
                      <w:i/>
                      <w:color w:val="A6A6A6"/>
                      <w:sz w:val="20"/>
                      <w:szCs w:val="20"/>
                    </w:rPr>
                  </w:pPr>
                  <w:r w:rsidRPr="00F71A9A">
                    <w:rPr>
                      <w:rFonts w:ascii="Gill Sans MT" w:eastAsia="Calibri" w:hAnsi="Gill Sans MT" w:cs="Times New Roman"/>
                      <w:i/>
                      <w:color w:val="A6A6A6"/>
                      <w:sz w:val="20"/>
                      <w:szCs w:val="20"/>
                    </w:rPr>
                    <w:t>(Code)</w:t>
                  </w:r>
                </w:p>
              </w:tc>
            </w:tr>
            <w:tr w:rsidR="00FF0B18" w:rsidRPr="00F71A9A" w14:paraId="6E0C6EEF" w14:textId="77777777" w:rsidTr="00FF0B18">
              <w:trPr>
                <w:trHeight w:val="1106"/>
              </w:trPr>
              <w:tc>
                <w:tcPr>
                  <w:tcW w:w="730" w:type="dxa"/>
                  <w:tcBorders>
                    <w:top w:val="single" w:sz="4" w:space="0" w:color="auto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6268F67C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eastAsia="Calibri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eastAsia="Calibri" w:hAnsi="Gill Sans MT" w:cs="Times New Roman"/>
                      <w:w w:val="105"/>
                      <w:sz w:val="20"/>
                      <w:szCs w:val="20"/>
                    </w:rPr>
                    <w:t>G2</w:t>
                  </w:r>
                </w:p>
              </w:tc>
              <w:tc>
                <w:tcPr>
                  <w:tcW w:w="4315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</w:tcBorders>
                </w:tcPr>
                <w:p w14:paraId="6FC4DDE4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eastAsiaTheme="minorEastAsia" w:hAnsi="Gill Sans MT"/>
                      <w:sz w:val="20"/>
                      <w:szCs w:val="20"/>
                      <w:lang w:eastAsia="zh-CN"/>
                    </w:rPr>
                  </w:pPr>
                  <w:r w:rsidRPr="00F71A9A">
                    <w:rPr>
                      <w:rFonts w:ascii="Gill Sans MT" w:eastAsiaTheme="minorEastAsia" w:hAnsi="Gill Sans MT"/>
                      <w:sz w:val="20"/>
                      <w:szCs w:val="20"/>
                      <w:lang w:eastAsia="zh-CN"/>
                    </w:rPr>
                    <w:t xml:space="preserve">What is the name of the committee/institution? </w:t>
                  </w:r>
                </w:p>
              </w:tc>
              <w:tc>
                <w:tcPr>
                  <w:tcW w:w="4344" w:type="dxa"/>
                  <w:gridSpan w:val="2"/>
                  <w:tcBorders>
                    <w:top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6E8174C7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</w:p>
                <w:p w14:paraId="7769E75B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</w:p>
                <w:p w14:paraId="34DD9202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</w:p>
                <w:p w14:paraId="33372B9F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sz w:val="20"/>
                      <w:szCs w:val="20"/>
                    </w:rPr>
                  </w:pPr>
                </w:p>
              </w:tc>
              <w:tc>
                <w:tcPr>
                  <w:tcW w:w="701" w:type="dxa"/>
                  <w:gridSpan w:val="2"/>
                  <w:tcBorders>
                    <w:top w:val="single" w:sz="4" w:space="0" w:color="auto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669144E2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eastAsia="Calibri" w:hAnsi="Gill Sans MT" w:cs="Times New Roman"/>
                      <w:i/>
                      <w:color w:val="A6A6A6"/>
                      <w:sz w:val="20"/>
                      <w:szCs w:val="20"/>
                    </w:rPr>
                  </w:pPr>
                </w:p>
              </w:tc>
            </w:tr>
            <w:tr w:rsidR="00FF0B18" w:rsidRPr="00F71A9A" w14:paraId="299875A9" w14:textId="77777777" w:rsidTr="00FF0B18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6E08C90C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  <w:t>G3</w:t>
                  </w:r>
                </w:p>
              </w:tc>
              <w:tc>
                <w:tcPr>
                  <w:tcW w:w="423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6215C5DF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/>
                      <w:bCs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bCs/>
                      <w:sz w:val="20"/>
                      <w:szCs w:val="20"/>
                    </w:rPr>
                    <w:t xml:space="preserve">What type of activities does the group do? </w:t>
                  </w:r>
                </w:p>
                <w:p w14:paraId="7854E73B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bCs/>
                      <w:i/>
                      <w:sz w:val="20"/>
                      <w:szCs w:val="20"/>
                    </w:rPr>
                    <w:t>Select all that apply</w:t>
                  </w:r>
                </w:p>
              </w:tc>
              <w:tc>
                <w:tcPr>
                  <w:tcW w:w="3780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6C37BFDC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1=Planting trees</w:t>
                  </w:r>
                </w:p>
                <w:p w14:paraId="31C85DD3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2=Cutting down undesired/competing trees</w:t>
                  </w:r>
                </w:p>
                <w:p w14:paraId="6EC427B7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3=Protecting certain desired trees in the forest to promote the natural regeneration of the species</w:t>
                  </w:r>
                </w:p>
                <w:p w14:paraId="76347CEE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4=Protecting areas of forest for particular environmental services, like water catchment</w:t>
                  </w:r>
                </w:p>
                <w:p w14:paraId="56A9B490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5=Protecting areas of forest for particular beliefs/spiritual services</w:t>
                  </w:r>
                </w:p>
                <w:p w14:paraId="4780ED20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6=Establishing clear use rights for a limited number of people to particular forest products (honey, trees)</w:t>
                  </w:r>
                </w:p>
                <w:p w14:paraId="3815C549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7=Extension/education about forest management</w:t>
                  </w:r>
                </w:p>
                <w:p w14:paraId="363E4122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8=Enacted bylaws (</w:t>
                  </w:r>
                  <w:proofErr w:type="spellStart"/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eg</w:t>
                  </w:r>
                  <w:proofErr w:type="spellEnd"/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 xml:space="preserve"> no bush burning in the forest)</w:t>
                  </w:r>
                </w:p>
                <w:p w14:paraId="0D55975C" w14:textId="77777777" w:rsidR="00FF0B18" w:rsidRPr="00F71A9A" w:rsidRDefault="00FF0B18" w:rsidP="00FF0B18">
                  <w:pPr>
                    <w:spacing w:after="0"/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 xml:space="preserve">9=Mapping/inventory of forest resources </w:t>
                  </w:r>
                </w:p>
                <w:p w14:paraId="279C6E61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 w:cs="Times New Roman"/>
                      <w:w w:val="105"/>
                      <w:sz w:val="20"/>
                      <w:szCs w:val="20"/>
                    </w:rPr>
                    <w:t>97=Other, specify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37433D6E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</w:pPr>
                </w:p>
              </w:tc>
            </w:tr>
            <w:tr w:rsidR="00FF0B18" w:rsidRPr="00F71A9A" w14:paraId="23AD84C7" w14:textId="77777777" w:rsidTr="00FF0B18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58E69FEC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  <w:t>G4</w:t>
                  </w:r>
                </w:p>
              </w:tc>
              <w:tc>
                <w:tcPr>
                  <w:tcW w:w="4230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2291FE2C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 xml:space="preserve">Is there any forest or woodland management plan in place? </w:t>
                  </w:r>
                </w:p>
              </w:tc>
              <w:tc>
                <w:tcPr>
                  <w:tcW w:w="3780" w:type="dxa"/>
                  <w:gridSpan w:val="2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55D0A4DE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>1=Yes, formal (legal regulations)</w:t>
                  </w:r>
                </w:p>
                <w:p w14:paraId="4051AC0B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>2=Yes, traditional community rules</w:t>
                  </w:r>
                </w:p>
                <w:p w14:paraId="18420235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>3=Yes, other</w:t>
                  </w:r>
                </w:p>
                <w:p w14:paraId="375B676C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>4=No</w:t>
                  </w:r>
                </w:p>
                <w:p w14:paraId="489B6E9A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>888= Do not know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0DEEF805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</w:pPr>
                </w:p>
              </w:tc>
            </w:tr>
            <w:tr w:rsidR="00FF0B18" w:rsidRPr="00F71A9A" w14:paraId="6A4502D3" w14:textId="77777777" w:rsidTr="00FF0B18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52CB792B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  <w:t>G5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62F44D45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 xml:space="preserve">How many members are in the forest committee?      </w:t>
                  </w:r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(</w:t>
                  </w:r>
                  <w:proofErr w:type="spellStart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no_vlc</w:t>
                  </w:r>
                  <w:proofErr w:type="spellEnd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51454A6C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  <w:t>(Integer)</w:t>
                  </w:r>
                </w:p>
              </w:tc>
            </w:tr>
            <w:tr w:rsidR="00FF0B18" w:rsidRPr="00F71A9A" w14:paraId="063D4E00" w14:textId="77777777" w:rsidTr="00FF0B18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748A4093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  <w:t>G6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76DC4521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 xml:space="preserve">How many members of the forest management committee are women?   </w:t>
                  </w:r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(</w:t>
                  </w:r>
                  <w:proofErr w:type="spellStart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no_vlc_fem</w:t>
                  </w:r>
                  <w:proofErr w:type="spellEnd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7B54FB65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  <w:t>(Integer)</w:t>
                  </w:r>
                </w:p>
              </w:tc>
            </w:tr>
            <w:tr w:rsidR="00FF0B18" w:rsidRPr="00F71A9A" w14:paraId="361D9E6A" w14:textId="77777777" w:rsidTr="00FF0B18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78E616A9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  <w:t>G7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2E00483B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 xml:space="preserve">How many members of the forest management committee are under the age of 35? </w:t>
                  </w:r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(</w:t>
                  </w:r>
                  <w:proofErr w:type="spellStart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no_vlc_youth</w:t>
                  </w:r>
                  <w:proofErr w:type="spellEnd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5BDFDC91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  <w:t>(Integer)</w:t>
                  </w:r>
                </w:p>
              </w:tc>
            </w:tr>
            <w:tr w:rsidR="00FF0B18" w:rsidRPr="00F71A9A" w14:paraId="344F02C5" w14:textId="77777777" w:rsidTr="00FF0B18">
              <w:trPr>
                <w:gridAfter w:val="1"/>
                <w:wAfter w:w="14" w:type="dxa"/>
                <w:trHeight w:val="20"/>
              </w:trPr>
              <w:tc>
                <w:tcPr>
                  <w:tcW w:w="73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auto"/>
                  </w:tcBorders>
                </w:tcPr>
                <w:p w14:paraId="29530607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  <w:t>G8</w:t>
                  </w:r>
                </w:p>
              </w:tc>
              <w:tc>
                <w:tcPr>
                  <w:tcW w:w="8010" w:type="dxa"/>
                  <w:gridSpan w:val="3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18" w:space="0" w:color="000000"/>
                  </w:tcBorders>
                </w:tcPr>
                <w:p w14:paraId="711AF2E3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w w:val="105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color w:val="000000"/>
                      <w:sz w:val="20"/>
                      <w:szCs w:val="20"/>
                    </w:rPr>
                    <w:t xml:space="preserve">In the past year, how many forest management related meetings were held in your village? </w:t>
                  </w:r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(</w:t>
                  </w:r>
                  <w:proofErr w:type="spellStart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hvmeet</w:t>
                  </w:r>
                  <w:proofErr w:type="spellEnd"/>
                  <w:r w:rsidRPr="00F71A9A">
                    <w:rPr>
                      <w:rFonts w:ascii="Gill Sans MT" w:hAnsi="Gill Sans MT"/>
                      <w:b/>
                      <w:color w:val="00000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sz="18" w:space="0" w:color="000000"/>
                    <w:left w:val="single" w:sz="18" w:space="0" w:color="000000"/>
                    <w:bottom w:val="single" w:sz="18" w:space="0" w:color="000000"/>
                    <w:right w:val="single" w:sz="18" w:space="0" w:color="000000"/>
                  </w:tcBorders>
                </w:tcPr>
                <w:p w14:paraId="31E4DF15" w14:textId="77777777" w:rsidR="00FF0B18" w:rsidRPr="00F71A9A" w:rsidRDefault="00FF0B18" w:rsidP="00FF0B18">
                  <w:pPr>
                    <w:spacing w:after="0" w:line="240" w:lineRule="auto"/>
                    <w:contextualSpacing/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</w:pPr>
                  <w:r w:rsidRPr="00F71A9A">
                    <w:rPr>
                      <w:rFonts w:ascii="Gill Sans MT" w:hAnsi="Gill Sans MT"/>
                      <w:i/>
                      <w:color w:val="A6A6A6" w:themeColor="background1" w:themeShade="A6"/>
                      <w:sz w:val="20"/>
                      <w:szCs w:val="20"/>
                    </w:rPr>
                    <w:t>(Integer)</w:t>
                  </w:r>
                </w:p>
              </w:tc>
            </w:tr>
          </w:tbl>
          <w:p w14:paraId="7DF1EFB0" w14:textId="0E691031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F.16h</w:t>
            </w:r>
          </w:p>
        </w:tc>
        <w:tc>
          <w:tcPr>
            <w:tcW w:w="7261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45852CD9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Salary jobs</w:t>
            </w:r>
          </w:p>
          <w:p w14:paraId="211648B1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</w:p>
          <w:p w14:paraId="6EEF6931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</w:p>
          <w:p w14:paraId="71A37429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1919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26AC305F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(Integer)</w:t>
            </w:r>
          </w:p>
        </w:tc>
      </w:tr>
      <w:tr w:rsidR="00FC5174" w:rsidRPr="00F71A9A" w14:paraId="6B569564" w14:textId="77777777" w:rsidTr="00E57FAE">
        <w:trPr>
          <w:trHeight w:hRule="exact" w:val="550"/>
        </w:trPr>
        <w:tc>
          <w:tcPr>
            <w:tcW w:w="66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F6C674" w14:textId="3C8E419F" w:rsidR="00FC5174" w:rsidRPr="00F71A9A" w:rsidRDefault="00FC5174" w:rsidP="00E57FAE">
            <w:pPr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f.16i 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A283811" w14:textId="6637DC3C" w:rsidR="00FC5174" w:rsidRPr="00F71A9A" w:rsidRDefault="00490AD9" w:rsidP="00E57FAE">
            <w:pPr>
              <w:spacing w:after="0"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Enhanced a</w:t>
            </w:r>
            <w:r w:rsidR="00FC5174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ccess to markets to sell crops or products  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3FBBB8C" w14:textId="77777777" w:rsidR="00FC5174" w:rsidRPr="00F71A9A" w:rsidRDefault="00FC5174" w:rsidP="00E57FAE">
            <w:pPr>
              <w:spacing w:after="0"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</w:p>
        </w:tc>
      </w:tr>
    </w:tbl>
    <w:p w14:paraId="25BB1227" w14:textId="77777777" w:rsidR="00FC5174" w:rsidRPr="00F71A9A" w:rsidRDefault="00FC5174" w:rsidP="00341470">
      <w:pPr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</w:pPr>
    </w:p>
    <w:p w14:paraId="0BA58F77" w14:textId="7EB75EF7" w:rsidR="002260EB" w:rsidRPr="00F71A9A" w:rsidRDefault="001630B2" w:rsidP="002260EB">
      <w:pPr>
        <w:pStyle w:val="Header"/>
        <w:tabs>
          <w:tab w:val="clear" w:pos="4680"/>
          <w:tab w:val="clear" w:pos="9360"/>
        </w:tabs>
        <w:contextualSpacing/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</w:pPr>
      <w:r w:rsidRPr="00F71A9A"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  <w:t>G</w:t>
      </w:r>
      <w:r w:rsidR="002260EB" w:rsidRPr="00F71A9A"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  <w:t xml:space="preserve">.FOREST MANAGEMENT </w:t>
      </w:r>
    </w:p>
    <w:p w14:paraId="001A83B8" w14:textId="2B2EBA9C" w:rsidR="00536957" w:rsidRDefault="002260EB" w:rsidP="00FF0B18">
      <w:pPr>
        <w:pStyle w:val="Header"/>
        <w:tabs>
          <w:tab w:val="clear" w:pos="4680"/>
          <w:tab w:val="clear" w:pos="9360"/>
        </w:tabs>
        <w:contextualSpacing/>
        <w:rPr>
          <w:rFonts w:ascii="Gill Sans MT" w:eastAsia="Calibri" w:hAnsi="Gill Sans MT" w:cs="Times New Roman"/>
          <w:sz w:val="20"/>
          <w:szCs w:val="20"/>
        </w:rPr>
      </w:pPr>
      <w:r w:rsidRPr="00F71A9A">
        <w:rPr>
          <w:rFonts w:ascii="Gill Sans MT" w:eastAsia="Calibri" w:hAnsi="Gill Sans MT" w:cs="Times New Roman"/>
          <w:sz w:val="20"/>
          <w:szCs w:val="20"/>
        </w:rPr>
        <w:t xml:space="preserve">Next, I am going to ask a series of questions about forest land management </w:t>
      </w:r>
    </w:p>
    <w:p w14:paraId="0C1D030E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color w:val="000000" w:themeColor="text1"/>
          <w:sz w:val="20"/>
          <w:szCs w:val="20"/>
        </w:rPr>
      </w:pP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1"/>
        <w:gridCol w:w="6081"/>
        <w:gridCol w:w="3788"/>
      </w:tblGrid>
      <w:tr w:rsidR="007D0669" w:rsidRPr="00297EDA" w14:paraId="11309B12" w14:textId="77777777" w:rsidTr="00C710F5">
        <w:trPr>
          <w:trHeight w:val="2141"/>
        </w:trPr>
        <w:tc>
          <w:tcPr>
            <w:tcW w:w="21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00AE79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D64160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Who is primarily responsible for making rules about what community members can and cannot do in forests/wooded areas?</w:t>
            </w:r>
          </w:p>
          <w:p w14:paraId="13ACDF0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69F5185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7AB4752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78007E4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5F8C9A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788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745CC22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1=Headman</w:t>
            </w:r>
          </w:p>
          <w:p w14:paraId="2590BAF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2=</w:t>
            </w:r>
            <w:proofErr w:type="spellStart"/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Induna</w:t>
            </w:r>
            <w:proofErr w:type="spellEnd"/>
          </w:p>
          <w:p w14:paraId="3C607DB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3=Chief</w:t>
            </w:r>
          </w:p>
          <w:p w14:paraId="5CC3272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4=Elders</w:t>
            </w:r>
          </w:p>
          <w:p w14:paraId="45C2B97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5=Community Resource Board</w:t>
            </w:r>
          </w:p>
          <w:p w14:paraId="5A512AE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6=Local government</w:t>
            </w:r>
          </w:p>
          <w:p w14:paraId="76E877C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7=DFO</w:t>
            </w:r>
          </w:p>
          <w:p w14:paraId="4F47D12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97=Other, please specify </w:t>
            </w:r>
          </w:p>
        </w:tc>
      </w:tr>
      <w:tr w:rsidR="007D0669" w:rsidRPr="00297EDA" w14:paraId="395B0400" w14:textId="77777777" w:rsidTr="00C710F5">
        <w:trPr>
          <w:trHeight w:val="2720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0B9AE5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3E6257A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What </w:t>
            </w:r>
            <w:proofErr w:type="gramStart"/>
            <w:r w:rsidRPr="00297EDA">
              <w:rPr>
                <w:rFonts w:ascii="Gill Sans MT" w:hAnsi="Gill Sans MT"/>
                <w:sz w:val="20"/>
                <w:szCs w:val="20"/>
              </w:rPr>
              <w:t>are the main village</w:t>
            </w:r>
            <w:proofErr w:type="gramEnd"/>
            <w:r w:rsidRPr="00297EDA">
              <w:rPr>
                <w:rFonts w:ascii="Gill Sans MT" w:hAnsi="Gill Sans MT"/>
                <w:sz w:val="20"/>
                <w:szCs w:val="20"/>
              </w:rPr>
              <w:t xml:space="preserve"> decision-making bodies regarding forest management? </w:t>
            </w:r>
            <w:bookmarkStart w:id="20" w:name="_GoBack"/>
            <w:bookmarkEnd w:id="20"/>
          </w:p>
          <w:p w14:paraId="5DC8D0B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BFD02A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1=chief</w:t>
            </w:r>
          </w:p>
          <w:p w14:paraId="345AD32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2=village council</w:t>
            </w:r>
          </w:p>
          <w:p w14:paraId="1B62373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3=association</w:t>
            </w:r>
          </w:p>
          <w:p w14:paraId="21EBE7A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4=unions, </w:t>
            </w:r>
          </w:p>
          <w:p w14:paraId="7221F85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5=forest user groups, </w:t>
            </w:r>
          </w:p>
          <w:p w14:paraId="1C41B85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6=community resource boards, 7=elders</w:t>
            </w:r>
          </w:p>
          <w:p w14:paraId="2049B00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8=Headman</w:t>
            </w:r>
          </w:p>
          <w:p w14:paraId="45F3E9B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</w:tr>
      <w:tr w:rsidR="007D0669" w:rsidRPr="00297EDA" w14:paraId="7757B60D" w14:textId="77777777" w:rsidTr="00C710F5">
        <w:trPr>
          <w:trHeight w:val="809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B5560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EB154A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commentRangeStart w:id="21"/>
            <w:r w:rsidRPr="00297EDA">
              <w:rPr>
                <w:rFonts w:ascii="Gill Sans MT" w:hAnsi="Gill Sans MT"/>
                <w:sz w:val="20"/>
                <w:szCs w:val="20"/>
              </w:rPr>
              <w:t xml:space="preserve">Which </w:t>
            </w:r>
            <w:commentRangeEnd w:id="21"/>
            <w:r w:rsidR="00325D35">
              <w:rPr>
                <w:rStyle w:val="CommentReference"/>
              </w:rPr>
              <w:commentReference w:id="21"/>
            </w:r>
            <w:r w:rsidRPr="00297EDA">
              <w:rPr>
                <w:rFonts w:ascii="Gill Sans MT" w:hAnsi="Gill Sans MT"/>
                <w:sz w:val="20"/>
                <w:szCs w:val="20"/>
              </w:rPr>
              <w:t xml:space="preserve">of these is the most important? </w:t>
            </w:r>
          </w:p>
          <w:p w14:paraId="440A7BD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13DBEC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18CC795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0E57D296" w14:textId="77777777" w:rsidTr="00C710F5">
        <w:trPr>
          <w:trHeight w:val="30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AEFFA7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367CCA4" w14:textId="77777777" w:rsidR="007D0669" w:rsidRPr="00297EDA" w:rsidRDefault="007D0669" w:rsidP="007D0669">
            <w:pPr>
              <w:shd w:val="clear" w:color="auto" w:fill="FFFFFF"/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How often does the </w:t>
            </w:r>
            <w:commentRangeStart w:id="22"/>
            <w:r w:rsidRPr="00297EDA">
              <w:rPr>
                <w:rFonts w:ascii="Gill Sans MT" w:hAnsi="Gill Sans MT"/>
                <w:sz w:val="20"/>
                <w:szCs w:val="20"/>
              </w:rPr>
              <w:t xml:space="preserve">body </w:t>
            </w:r>
            <w:commentRangeEnd w:id="22"/>
            <w:r w:rsidR="00325D35">
              <w:rPr>
                <w:rStyle w:val="CommentReference"/>
              </w:rPr>
              <w:commentReference w:id="22"/>
            </w:r>
            <w:r w:rsidRPr="00297EDA">
              <w:rPr>
                <w:rFonts w:ascii="Gill Sans MT" w:hAnsi="Gill Sans MT"/>
                <w:sz w:val="20"/>
                <w:szCs w:val="20"/>
              </w:rPr>
              <w:t>meet?</w:t>
            </w:r>
          </w:p>
          <w:p w14:paraId="202298B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A490528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1BF9835B" w14:textId="77777777" w:rsidTr="00C710F5">
        <w:trPr>
          <w:trHeight w:val="567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A366C0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4DC2B5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When was the last time the body met?  </w:t>
            </w:r>
            <w:r w:rsidRPr="00297EDA">
              <w:rPr>
                <w:rFonts w:ascii="Gill Sans MT" w:hAnsi="Gill Sans MT"/>
                <w:i/>
                <w:sz w:val="20"/>
                <w:szCs w:val="20"/>
              </w:rPr>
              <w:t>Specify month/year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D7711FA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36D5AC9F" w14:textId="77777777" w:rsidTr="00C710F5">
        <w:trPr>
          <w:trHeight w:val="1745"/>
        </w:trPr>
        <w:tc>
          <w:tcPr>
            <w:tcW w:w="21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31043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97C6B41" w14:textId="77777777" w:rsidR="007D0669" w:rsidRPr="00297EDA" w:rsidRDefault="007D0669" w:rsidP="007D0669">
            <w:pPr>
              <w:shd w:val="clear" w:color="auto" w:fill="FFFFFF"/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Who is invited to attend meetings? </w:t>
            </w:r>
          </w:p>
          <w:p w14:paraId="452B8750" w14:textId="77777777" w:rsidR="007D0669" w:rsidRPr="00297EDA" w:rsidRDefault="007D0669" w:rsidP="007D0669">
            <w:pPr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ind w:firstLine="99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297EDA">
              <w:rPr>
                <w:rFonts w:ascii="Gill Sans MT" w:hAnsi="Gill Sans MT"/>
                <w:i/>
                <w:sz w:val="20"/>
                <w:szCs w:val="20"/>
              </w:rPr>
              <w:t xml:space="preserve">Entire village, </w:t>
            </w:r>
          </w:p>
          <w:p w14:paraId="31F2D4B7" w14:textId="77777777" w:rsidR="007D0669" w:rsidRPr="00297EDA" w:rsidRDefault="007D0669" w:rsidP="007D0669">
            <w:pPr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ind w:firstLine="99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297EDA">
              <w:rPr>
                <w:rFonts w:ascii="Gill Sans MT" w:hAnsi="Gill Sans MT"/>
                <w:i/>
                <w:sz w:val="20"/>
                <w:szCs w:val="20"/>
              </w:rPr>
              <w:t xml:space="preserve">All adults </w:t>
            </w:r>
          </w:p>
          <w:p w14:paraId="4BD7435A" w14:textId="77777777" w:rsidR="007D0669" w:rsidRPr="00297EDA" w:rsidRDefault="007D0669" w:rsidP="007D0669">
            <w:pPr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ind w:firstLine="99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297EDA">
              <w:rPr>
                <w:rFonts w:ascii="Gill Sans MT" w:hAnsi="Gill Sans MT"/>
                <w:i/>
                <w:sz w:val="20"/>
                <w:szCs w:val="20"/>
              </w:rPr>
              <w:t>All heads of household</w:t>
            </w:r>
          </w:p>
          <w:p w14:paraId="1C3FA97E" w14:textId="77777777" w:rsidR="007D0669" w:rsidRPr="00297EDA" w:rsidRDefault="007D0669" w:rsidP="007D0669">
            <w:pPr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ind w:firstLine="99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297EDA">
              <w:rPr>
                <w:rFonts w:ascii="Gill Sans MT" w:hAnsi="Gill Sans MT"/>
                <w:i/>
                <w:sz w:val="20"/>
                <w:szCs w:val="20"/>
              </w:rPr>
              <w:t>Members of the body</w:t>
            </w:r>
          </w:p>
          <w:p w14:paraId="5155F96D" w14:textId="77777777" w:rsidR="007D0669" w:rsidRPr="00297EDA" w:rsidRDefault="007D0669" w:rsidP="007D0669">
            <w:pPr>
              <w:numPr>
                <w:ilvl w:val="0"/>
                <w:numId w:val="10"/>
              </w:numPr>
              <w:shd w:val="clear" w:color="auto" w:fill="FFFFFF"/>
              <w:spacing w:after="0" w:line="240" w:lineRule="auto"/>
              <w:ind w:firstLine="99"/>
              <w:contextualSpacing/>
              <w:rPr>
                <w:rFonts w:ascii="Gill Sans MT" w:hAnsi="Gill Sans MT"/>
                <w:i/>
                <w:sz w:val="20"/>
                <w:szCs w:val="20"/>
              </w:rPr>
            </w:pPr>
            <w:r w:rsidRPr="00297EDA">
              <w:rPr>
                <w:rFonts w:ascii="Gill Sans MT" w:hAnsi="Gill Sans MT"/>
                <w:i/>
                <w:sz w:val="20"/>
                <w:szCs w:val="20"/>
              </w:rPr>
              <w:t>A select group: _____________________</w:t>
            </w:r>
          </w:p>
          <w:p w14:paraId="6A4E9C58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4D0BC5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17FDBCB3" w14:textId="77777777" w:rsidTr="00C710F5">
        <w:trPr>
          <w:trHeight w:val="702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3E4C1BE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8D6C24A" w14:textId="77777777" w:rsidR="007D0669" w:rsidRPr="00297EDA" w:rsidRDefault="007D0669" w:rsidP="007D0669">
            <w:pPr>
              <w:numPr>
                <w:ilvl w:val="0"/>
                <w:numId w:val="9"/>
              </w:numPr>
              <w:shd w:val="clear" w:color="auto" w:fill="FFFFFF"/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Does the body have a written budget? </w:t>
            </w:r>
          </w:p>
          <w:p w14:paraId="31E836CC" w14:textId="77777777" w:rsidR="007D0669" w:rsidRPr="00297EDA" w:rsidRDefault="007D0669" w:rsidP="007D0669">
            <w:pPr>
              <w:shd w:val="clear" w:color="auto" w:fill="FFFFFF"/>
              <w:spacing w:line="240" w:lineRule="auto"/>
              <w:ind w:left="360"/>
              <w:contextualSpacing/>
              <w:rPr>
                <w:rFonts w:ascii="Gill Sans MT" w:eastAsia="Times New Roman" w:hAnsi="Gill Sans MT" w:cs="Arial"/>
                <w:i/>
                <w:sz w:val="20"/>
                <w:szCs w:val="20"/>
              </w:rPr>
            </w:pPr>
            <w:r w:rsidRPr="00297EDA">
              <w:rPr>
                <w:rFonts w:ascii="Gill Sans MT" w:eastAsia="Times New Roman" w:hAnsi="Gill Sans MT" w:cs="Arial"/>
                <w:i/>
                <w:sz w:val="20"/>
                <w:szCs w:val="20"/>
              </w:rPr>
              <w:t>1 = yes; 0 = no</w:t>
            </w:r>
          </w:p>
          <w:p w14:paraId="348B068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48546E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675F52C4" w14:textId="77777777" w:rsidTr="00C710F5">
        <w:trPr>
          <w:trHeight w:val="764"/>
        </w:trPr>
        <w:tc>
          <w:tcPr>
            <w:tcW w:w="21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7C3CDC0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608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45D1801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Is there a process for addressing community grievances through this group? </w:t>
            </w:r>
          </w:p>
        </w:tc>
        <w:tc>
          <w:tcPr>
            <w:tcW w:w="3788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12C995A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0-No</w:t>
            </w:r>
          </w:p>
          <w:p w14:paraId="7703C9B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1-Yes</w:t>
            </w:r>
          </w:p>
        </w:tc>
      </w:tr>
    </w:tbl>
    <w:p w14:paraId="4EF713D3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color w:val="000000" w:themeColor="text1"/>
          <w:sz w:val="20"/>
          <w:szCs w:val="20"/>
        </w:rPr>
      </w:pPr>
    </w:p>
    <w:p w14:paraId="77C071B2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b/>
          <w:color w:val="000000" w:themeColor="text1"/>
          <w:sz w:val="20"/>
          <w:szCs w:val="20"/>
        </w:rPr>
      </w:pPr>
    </w:p>
    <w:p w14:paraId="2CD6B705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b/>
          <w:color w:val="000000" w:themeColor="text1"/>
          <w:sz w:val="20"/>
          <w:szCs w:val="20"/>
        </w:rPr>
      </w:pP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3420"/>
        <w:gridCol w:w="990"/>
      </w:tblGrid>
      <w:tr w:rsidR="007D0669" w:rsidRPr="00297EDA" w14:paraId="429EF132" w14:textId="77777777" w:rsidTr="00C710F5">
        <w:trPr>
          <w:trHeight w:val="989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38104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5D68A3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  <w:r w:rsidRPr="00297EDA">
              <w:rPr>
                <w:rFonts w:ascii="Gill Sans MT" w:hAnsi="Gill Sans MT" w:cs="Arial"/>
                <w:color w:val="1A1A1A"/>
                <w:sz w:val="20"/>
                <w:szCs w:val="20"/>
              </w:rPr>
              <w:t xml:space="preserve"> </w:t>
            </w: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Is there any forest or woodland management plan in place in your community?</w:t>
            </w:r>
          </w:p>
          <w:p w14:paraId="0280CF2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</w:p>
          <w:p w14:paraId="2296B72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AFBF87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0=No</w:t>
            </w:r>
          </w:p>
          <w:p w14:paraId="7F7762F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1=Yes </w:t>
            </w:r>
          </w:p>
          <w:p w14:paraId="221C7BF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39CD863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CA35FC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3019E400" w14:textId="77777777" w:rsidTr="00C710F5">
        <w:trPr>
          <w:trHeight w:val="71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6697EE1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6D94F96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i/>
                <w:color w:val="1A1A1A"/>
                <w:sz w:val="20"/>
                <w:szCs w:val="20"/>
              </w:rPr>
            </w:pPr>
            <w:r w:rsidRPr="00297EDA">
              <w:rPr>
                <w:rFonts w:ascii="Gill Sans MT" w:hAnsi="Gill Sans MT" w:cs="Arial"/>
                <w:color w:val="1A1A1A"/>
                <w:sz w:val="20"/>
                <w:szCs w:val="20"/>
              </w:rPr>
              <w:t>If yes, can you please describe this plan?  (</w:t>
            </w:r>
            <w:r w:rsidRPr="00297EDA">
              <w:rPr>
                <w:rFonts w:ascii="Gill Sans MT" w:hAnsi="Gill Sans MT" w:cs="Arial"/>
                <w:i/>
                <w:color w:val="1A1A1A"/>
                <w:sz w:val="20"/>
                <w:szCs w:val="20"/>
              </w:rPr>
              <w:t xml:space="preserve">Who created the plan? When was the plan created? Was the community involved in the development of the </w:t>
            </w:r>
            <w:commentRangeStart w:id="23"/>
            <w:r w:rsidRPr="00297EDA">
              <w:rPr>
                <w:rFonts w:ascii="Gill Sans MT" w:hAnsi="Gill Sans MT" w:cs="Arial"/>
                <w:i/>
                <w:color w:val="1A1A1A"/>
                <w:sz w:val="20"/>
                <w:szCs w:val="20"/>
              </w:rPr>
              <w:t>plan</w:t>
            </w:r>
            <w:commentRangeEnd w:id="23"/>
            <w:r w:rsidR="00B912CB">
              <w:rPr>
                <w:rStyle w:val="CommentReference"/>
              </w:rPr>
              <w:commentReference w:id="23"/>
            </w:r>
            <w:r w:rsidRPr="00297EDA">
              <w:rPr>
                <w:rFonts w:ascii="Gill Sans MT" w:hAnsi="Gill Sans MT" w:cs="Arial"/>
                <w:i/>
                <w:color w:val="1A1A1A"/>
                <w:sz w:val="20"/>
                <w:szCs w:val="20"/>
              </w:rPr>
              <w:t>?)</w:t>
            </w:r>
          </w:p>
          <w:p w14:paraId="0730246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</w:p>
          <w:p w14:paraId="5CF2654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</w:p>
          <w:p w14:paraId="5A2536E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60B8266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TEXT </w:t>
            </w:r>
          </w:p>
          <w:p w14:paraId="13A5A87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  <w:p w14:paraId="553BAFE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6DD8C56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1E614925" w14:textId="77777777" w:rsidTr="00C710F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C96E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464A5A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Are there </w:t>
            </w:r>
            <w:commentRangeStart w:id="24"/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forest user groups </w:t>
            </w:r>
            <w:commentRangeEnd w:id="24"/>
            <w:r w:rsidRPr="00297EDA">
              <w:rPr>
                <w:rStyle w:val="CommentReference"/>
                <w:rFonts w:ascii="Gill Sans MT" w:hAnsi="Gill Sans MT"/>
                <w:sz w:val="20"/>
                <w:szCs w:val="20"/>
              </w:rPr>
              <w:commentReference w:id="24"/>
            </w: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in this community? </w:t>
            </w:r>
          </w:p>
          <w:p w14:paraId="109F332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679BAC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Are there groups that manage activities related to the management of the forest (i.e. fire fighting, patrolling, tourism, tree planting, forest product harvesting</w:t>
            </w:r>
            <w:proofErr w:type="gramStart"/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,  etc</w:t>
            </w:r>
            <w:proofErr w:type="gramEnd"/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.)</w:t>
            </w:r>
          </w:p>
          <w:p w14:paraId="46FE4D5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4E8CFA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0=No</w:t>
            </w:r>
          </w:p>
          <w:p w14:paraId="127402F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1=Yes </w:t>
            </w:r>
          </w:p>
          <w:p w14:paraId="07A3169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16A5D28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289752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371A2D5C" w14:textId="77777777" w:rsidTr="00C710F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153FC56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4A855D7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 w:cs="Arial"/>
                <w:color w:val="1A1A1A"/>
                <w:sz w:val="20"/>
                <w:szCs w:val="20"/>
              </w:rPr>
              <w:t xml:space="preserve">If yes, </w:t>
            </w: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please describe the names of the groups and the community members involved (for example – women, youth and/or indigenous).  </w:t>
            </w:r>
          </w:p>
          <w:p w14:paraId="795F253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5222EB3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b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How many members are in each group? How many times per year does the group have meetings? How are leaders and members selected? </w:t>
            </w:r>
            <w:r w:rsidRPr="00297EDA">
              <w:rPr>
                <w:rFonts w:ascii="Gill Sans MT" w:eastAsia="Times New Roman" w:hAnsi="Gill Sans MT" w:cs="Times New Roman"/>
                <w:sz w:val="20"/>
                <w:szCs w:val="20"/>
              </w:rPr>
              <w:t>Does the group have any support from government, company or NGOs? Indicate which one</w:t>
            </w:r>
          </w:p>
          <w:p w14:paraId="20A7A1E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59FC23B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38F21D4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3B5A472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168372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6197FE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7B4DAB58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DB33FA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09E176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TEXT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1BF5932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244641C9" w14:textId="77777777" w:rsidTr="00C710F5">
        <w:trPr>
          <w:trHeight w:val="576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AEA2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04C75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What type of activities does each group do?</w:t>
            </w:r>
          </w:p>
          <w:p w14:paraId="455EFAF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7CDC6D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Select all that apply.</w:t>
            </w:r>
          </w:p>
          <w:p w14:paraId="5C52176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 w:cs="Arial"/>
                <w:color w:val="1A1A1A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458701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1=Planting of trees</w:t>
            </w:r>
          </w:p>
          <w:p w14:paraId="5FD1A3A8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2=Cutting down undesired (competing) trees</w:t>
            </w:r>
          </w:p>
          <w:p w14:paraId="08805AC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3=Protecting certain desired (patches of) trees in the forest to promote the natural regeneration of these species</w:t>
            </w:r>
          </w:p>
          <w:p w14:paraId="3F27F3C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4=Protecting areas of forest for particular environmental services, like water</w:t>
            </w:r>
          </w:p>
          <w:p w14:paraId="7ABF6DC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5=Protecting areas of forest for particular beliefs/ spiritual services /sacred sites</w:t>
            </w:r>
          </w:p>
          <w:p w14:paraId="1CE2973A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6=Establishing clear use rights for a limited number of people to particular forest products (e.g., honey, trees)</w:t>
            </w:r>
          </w:p>
          <w:p w14:paraId="3BD0475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7=Extension/education about forest management</w:t>
            </w:r>
          </w:p>
          <w:p w14:paraId="404DA21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8=Enacted bylaw (e.g., no bush burning in or near forest)</w:t>
            </w:r>
          </w:p>
          <w:p w14:paraId="7D4FD26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9=Mapping/inventory forest resources (e.g. mapping forest products areas)</w:t>
            </w:r>
          </w:p>
          <w:p w14:paraId="7A486E6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10=Other</w:t>
            </w:r>
          </w:p>
          <w:p w14:paraId="47C1025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5284C7F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AF7ECDA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365686A6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color w:val="000000" w:themeColor="text1"/>
          <w:sz w:val="20"/>
          <w:szCs w:val="20"/>
        </w:rPr>
      </w:pPr>
      <w:r w:rsidRPr="00297EDA">
        <w:rPr>
          <w:rFonts w:ascii="Gill Sans MT" w:hAnsi="Gill Sans MT"/>
          <w:b/>
          <w:color w:val="000000" w:themeColor="text1"/>
          <w:sz w:val="20"/>
          <w:szCs w:val="20"/>
        </w:rPr>
        <w:t xml:space="preserve"> </w:t>
      </w:r>
    </w:p>
    <w:p w14:paraId="307864D9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b/>
          <w:sz w:val="20"/>
          <w:szCs w:val="20"/>
        </w:rPr>
      </w:pPr>
      <w:r w:rsidRPr="00297EDA">
        <w:rPr>
          <w:rFonts w:ascii="Gill Sans MT" w:hAnsi="Gill Sans MT"/>
          <w:b/>
          <w:sz w:val="20"/>
          <w:szCs w:val="20"/>
        </w:rPr>
        <w:t>Traditional Community Rules</w:t>
      </w:r>
    </w:p>
    <w:tbl>
      <w:tblPr>
        <w:tblStyle w:val="TableGrid"/>
        <w:tblW w:w="12840" w:type="dxa"/>
        <w:tblLook w:val="04A0" w:firstRow="1" w:lastRow="0" w:firstColumn="1" w:lastColumn="0" w:noHBand="0" w:noVBand="1"/>
      </w:tblPr>
      <w:tblGrid>
        <w:gridCol w:w="1662"/>
        <w:gridCol w:w="1788"/>
        <w:gridCol w:w="1422"/>
        <w:gridCol w:w="1951"/>
        <w:gridCol w:w="1687"/>
        <w:gridCol w:w="2454"/>
        <w:gridCol w:w="1876"/>
      </w:tblGrid>
      <w:tr w:rsidR="007D0669" w:rsidRPr="00297EDA" w14:paraId="348F3C6D" w14:textId="77777777" w:rsidTr="00C710F5">
        <w:tc>
          <w:tcPr>
            <w:tcW w:w="1662" w:type="dxa"/>
          </w:tcPr>
          <w:p w14:paraId="15C1AAC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Activity</w:t>
            </w:r>
          </w:p>
        </w:tc>
        <w:tc>
          <w:tcPr>
            <w:tcW w:w="1788" w:type="dxa"/>
          </w:tcPr>
          <w:p w14:paraId="41C26FB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Are there </w:t>
            </w:r>
            <w:r w:rsidRPr="00297EDA">
              <w:rPr>
                <w:rFonts w:ascii="Gill Sans MT" w:hAnsi="Gill Sans MT"/>
                <w:b/>
                <w:color w:val="000000" w:themeColor="text1"/>
                <w:sz w:val="20"/>
                <w:szCs w:val="20"/>
              </w:rPr>
              <w:t>traditional community rules</w:t>
            </w: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in this village that regulate or restrict the following activity in forest/wooded areas? </w:t>
            </w:r>
          </w:p>
          <w:p w14:paraId="5B45636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00333AC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1=No</w:t>
            </w:r>
          </w:p>
          <w:p w14:paraId="65E20B60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2=Yes </w:t>
            </w:r>
          </w:p>
          <w:p w14:paraId="2BDB3D10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14C26AD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0188FC9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</w:tcPr>
          <w:p w14:paraId="7F4F01D2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If yes, please describe the rules. </w:t>
            </w:r>
          </w:p>
        </w:tc>
        <w:tc>
          <w:tcPr>
            <w:tcW w:w="1951" w:type="dxa"/>
          </w:tcPr>
          <w:p w14:paraId="1505D4BF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Have these rules changes over the past # years? </w:t>
            </w:r>
          </w:p>
          <w:p w14:paraId="1BBF615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8069BDB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1=No</w:t>
            </w:r>
          </w:p>
          <w:p w14:paraId="5095D216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2=Yes </w:t>
            </w:r>
          </w:p>
          <w:p w14:paraId="1EA9724E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6592EBC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1687" w:type="dxa"/>
          </w:tcPr>
          <w:p w14:paraId="506C428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Are there penalties for rule breaking?</w:t>
            </w:r>
          </w:p>
          <w:p w14:paraId="6440297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0C8311C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</w:tc>
        <w:tc>
          <w:tcPr>
            <w:tcW w:w="2454" w:type="dxa"/>
          </w:tcPr>
          <w:p w14:paraId="1B4D891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is the traditional community penalty for breaking the rules? </w:t>
            </w:r>
          </w:p>
          <w:p w14:paraId="0891C92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1-Seize the product</w:t>
            </w:r>
          </w:p>
          <w:p w14:paraId="5BDE5F57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2-Seize tools </w:t>
            </w:r>
          </w:p>
          <w:p w14:paraId="7CFC70B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3-Cash fine; note the amount</w:t>
            </w:r>
          </w:p>
          <w:p w14:paraId="7B7CC35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4- Labor contribution; please specify the number of days</w:t>
            </w:r>
          </w:p>
          <w:p w14:paraId="7C5FD17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5- Social shaming</w:t>
            </w:r>
          </w:p>
          <w:p w14:paraId="02F4178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6 – In-kind contribution; pleas specify the product and amount </w:t>
            </w:r>
          </w:p>
          <w:p w14:paraId="69385B2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7-Harvesting/collection restrictions</w:t>
            </w:r>
          </w:p>
          <w:p w14:paraId="320DECB2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8- Corporeal punishment</w:t>
            </w:r>
          </w:p>
          <w:p w14:paraId="5B3E270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9-Sent to jail</w:t>
            </w:r>
          </w:p>
          <w:p w14:paraId="7A6B2FFF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10-Sent to DFO</w:t>
            </w:r>
          </w:p>
          <w:p w14:paraId="7D1D334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11- Sent to chief</w:t>
            </w:r>
          </w:p>
          <w:p w14:paraId="644555D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97- </w:t>
            </w:r>
            <w:commentRangeStart w:id="25"/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Other</w:t>
            </w:r>
            <w:commentRangeEnd w:id="25"/>
            <w:r w:rsidR="00C710F5">
              <w:rPr>
                <w:rStyle w:val="CommentReference"/>
              </w:rPr>
              <w:commentReference w:id="25"/>
            </w:r>
          </w:p>
          <w:p w14:paraId="52FB806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1876" w:type="dxa"/>
          </w:tcPr>
          <w:p w14:paraId="157A0B6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In your opinion, how many community members adhere to/follow these rules? </w:t>
            </w:r>
          </w:p>
          <w:p w14:paraId="0614E87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B268926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1-Nearly everyone in the community</w:t>
            </w:r>
          </w:p>
          <w:p w14:paraId="40685CEF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2- Most community members</w:t>
            </w:r>
          </w:p>
          <w:p w14:paraId="7EC2067A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3- About half of the community</w:t>
            </w:r>
          </w:p>
          <w:p w14:paraId="747F655C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4- Some/a few</w:t>
            </w:r>
            <w:del w:id="26" w:author="Rebecca Nicodemus" w:date="2014-11-12T12:59:00Z">
              <w:r w:rsidRPr="00297EDA" w:rsidDel="00C710F5">
                <w:rPr>
                  <w:rFonts w:ascii="Gill Sans MT" w:eastAsia="Calibri" w:hAnsi="Gill Sans MT" w:cs="Times New Roman"/>
                  <w:sz w:val="20"/>
                  <w:szCs w:val="20"/>
                </w:rPr>
                <w:delText>e</w:delText>
              </w:r>
            </w:del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 members of the community</w:t>
            </w:r>
          </w:p>
          <w:p w14:paraId="5660821E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5 – No one follows the rules </w:t>
            </w:r>
          </w:p>
          <w:p w14:paraId="4F6C90F0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  <w:p w14:paraId="13013170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2FD25EE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</w:tr>
      <w:tr w:rsidR="007D0669" w:rsidRPr="00297EDA" w14:paraId="66371008" w14:textId="77777777" w:rsidTr="00C710F5">
        <w:tc>
          <w:tcPr>
            <w:tcW w:w="1662" w:type="dxa"/>
          </w:tcPr>
          <w:p w14:paraId="760DF52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Clearing land for agriculture</w:t>
            </w:r>
          </w:p>
        </w:tc>
        <w:tc>
          <w:tcPr>
            <w:tcW w:w="1788" w:type="dxa"/>
          </w:tcPr>
          <w:p w14:paraId="1082543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D6E3BC" w:themeFill="accent3" w:themeFillTint="66"/>
          </w:tcPr>
          <w:p w14:paraId="72E5E92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TEXT </w:t>
            </w:r>
          </w:p>
        </w:tc>
        <w:tc>
          <w:tcPr>
            <w:tcW w:w="1951" w:type="dxa"/>
          </w:tcPr>
          <w:p w14:paraId="792E137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687" w:type="dxa"/>
          </w:tcPr>
          <w:p w14:paraId="77AECE1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454" w:type="dxa"/>
          </w:tcPr>
          <w:p w14:paraId="082467C7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76" w:type="dxa"/>
          </w:tcPr>
          <w:p w14:paraId="77ADEBA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3DF5E663" w14:textId="77777777" w:rsidTr="00C710F5">
        <w:tc>
          <w:tcPr>
            <w:tcW w:w="1662" w:type="dxa"/>
          </w:tcPr>
          <w:p w14:paraId="696EE822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Setting fires for poaching/hunting (include hunting relish(mice))</w:t>
            </w:r>
          </w:p>
        </w:tc>
        <w:tc>
          <w:tcPr>
            <w:tcW w:w="1788" w:type="dxa"/>
          </w:tcPr>
          <w:p w14:paraId="5ECC496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D6E3BC" w:themeFill="accent3" w:themeFillTint="66"/>
          </w:tcPr>
          <w:p w14:paraId="5E28C13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951" w:type="dxa"/>
          </w:tcPr>
          <w:p w14:paraId="5C89622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687" w:type="dxa"/>
          </w:tcPr>
          <w:p w14:paraId="1D873FB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454" w:type="dxa"/>
          </w:tcPr>
          <w:p w14:paraId="68A44F9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76" w:type="dxa"/>
          </w:tcPr>
          <w:p w14:paraId="028EDE6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1EB4A553" w14:textId="77777777" w:rsidTr="00C710F5">
        <w:tc>
          <w:tcPr>
            <w:tcW w:w="1662" w:type="dxa"/>
          </w:tcPr>
          <w:p w14:paraId="1D9431D2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Pit sawing</w:t>
            </w:r>
          </w:p>
        </w:tc>
        <w:tc>
          <w:tcPr>
            <w:tcW w:w="1788" w:type="dxa"/>
          </w:tcPr>
          <w:p w14:paraId="5948053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D6E3BC" w:themeFill="accent3" w:themeFillTint="66"/>
          </w:tcPr>
          <w:p w14:paraId="3AFC736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951" w:type="dxa"/>
          </w:tcPr>
          <w:p w14:paraId="01E43C9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687" w:type="dxa"/>
          </w:tcPr>
          <w:p w14:paraId="2BF63917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454" w:type="dxa"/>
          </w:tcPr>
          <w:p w14:paraId="1FF8E9F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76" w:type="dxa"/>
          </w:tcPr>
          <w:p w14:paraId="2B34ABE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51FFAC64" w14:textId="77777777" w:rsidTr="00C710F5">
        <w:tc>
          <w:tcPr>
            <w:tcW w:w="1662" w:type="dxa"/>
          </w:tcPr>
          <w:p w14:paraId="13372F2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Collecting wood for fuel</w:t>
            </w:r>
          </w:p>
        </w:tc>
        <w:tc>
          <w:tcPr>
            <w:tcW w:w="1788" w:type="dxa"/>
          </w:tcPr>
          <w:p w14:paraId="4718C86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D6E3BC" w:themeFill="accent3" w:themeFillTint="66"/>
          </w:tcPr>
          <w:p w14:paraId="1CCC099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951" w:type="dxa"/>
          </w:tcPr>
          <w:p w14:paraId="5A98528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687" w:type="dxa"/>
          </w:tcPr>
          <w:p w14:paraId="20A2BDC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454" w:type="dxa"/>
          </w:tcPr>
          <w:p w14:paraId="1E56CEF0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76" w:type="dxa"/>
          </w:tcPr>
          <w:p w14:paraId="034D92A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681B3933" w14:textId="77777777" w:rsidTr="00C710F5">
        <w:trPr>
          <w:trHeight w:val="647"/>
        </w:trPr>
        <w:tc>
          <w:tcPr>
            <w:tcW w:w="1662" w:type="dxa"/>
          </w:tcPr>
          <w:p w14:paraId="58855A1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Setting fires before harvesting</w:t>
            </w:r>
          </w:p>
        </w:tc>
        <w:tc>
          <w:tcPr>
            <w:tcW w:w="1788" w:type="dxa"/>
          </w:tcPr>
          <w:p w14:paraId="0EDED697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D6E3BC" w:themeFill="accent3" w:themeFillTint="66"/>
          </w:tcPr>
          <w:p w14:paraId="15DB205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951" w:type="dxa"/>
          </w:tcPr>
          <w:p w14:paraId="1274A05F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687" w:type="dxa"/>
          </w:tcPr>
          <w:p w14:paraId="1F390C2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454" w:type="dxa"/>
          </w:tcPr>
          <w:p w14:paraId="6A94952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76" w:type="dxa"/>
          </w:tcPr>
          <w:p w14:paraId="612BCB1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7AAE2AAA" w14:textId="77777777" w:rsidTr="00C710F5">
        <w:trPr>
          <w:trHeight w:val="654"/>
        </w:trPr>
        <w:tc>
          <w:tcPr>
            <w:tcW w:w="1662" w:type="dxa"/>
          </w:tcPr>
          <w:p w14:paraId="776E3F6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Cutting trees for charcoaling</w:t>
            </w:r>
          </w:p>
          <w:p w14:paraId="5B8439FF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788" w:type="dxa"/>
          </w:tcPr>
          <w:p w14:paraId="7AB1E02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D6E3BC" w:themeFill="accent3" w:themeFillTint="66"/>
          </w:tcPr>
          <w:p w14:paraId="14F0FCF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951" w:type="dxa"/>
          </w:tcPr>
          <w:p w14:paraId="7C24ECE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687" w:type="dxa"/>
          </w:tcPr>
          <w:p w14:paraId="2FA0AEE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454" w:type="dxa"/>
          </w:tcPr>
          <w:p w14:paraId="4262F09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76" w:type="dxa"/>
          </w:tcPr>
          <w:p w14:paraId="68B4C9C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70B18D64" w14:textId="77777777" w:rsidTr="00C710F5">
        <w:trPr>
          <w:trHeight w:val="611"/>
        </w:trPr>
        <w:tc>
          <w:tcPr>
            <w:tcW w:w="1662" w:type="dxa"/>
          </w:tcPr>
          <w:p w14:paraId="06A7A54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Grazing livestock </w:t>
            </w:r>
          </w:p>
          <w:p w14:paraId="687BA53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788" w:type="dxa"/>
          </w:tcPr>
          <w:p w14:paraId="6A7E6A2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22" w:type="dxa"/>
            <w:shd w:val="clear" w:color="auto" w:fill="D6E3BC" w:themeFill="accent3" w:themeFillTint="66"/>
          </w:tcPr>
          <w:p w14:paraId="0EBB29F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951" w:type="dxa"/>
          </w:tcPr>
          <w:p w14:paraId="3D45D3B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687" w:type="dxa"/>
          </w:tcPr>
          <w:p w14:paraId="3AD86F1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454" w:type="dxa"/>
          </w:tcPr>
          <w:p w14:paraId="1C2AD47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76" w:type="dxa"/>
          </w:tcPr>
          <w:p w14:paraId="3225D6E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</w:tbl>
    <w:p w14:paraId="668A27BE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sz w:val="20"/>
          <w:szCs w:val="20"/>
        </w:rPr>
      </w:pPr>
    </w:p>
    <w:p w14:paraId="5D238BF3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sz w:val="20"/>
          <w:szCs w:val="20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7D0669" w:rsidRPr="00297EDA" w14:paraId="395FD67F" w14:textId="77777777" w:rsidTr="00C710F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CC0A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374BD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Who is primarily responsible for the enforcement of these traditional community rules related to forest/wooded land? </w:t>
            </w:r>
          </w:p>
          <w:p w14:paraId="67653F0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230247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1=Headperson</w:t>
            </w:r>
          </w:p>
          <w:p w14:paraId="7BF4E90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2=</w:t>
            </w:r>
            <w:proofErr w:type="spellStart"/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Induna</w:t>
            </w:r>
            <w:proofErr w:type="spellEnd"/>
          </w:p>
          <w:p w14:paraId="7D9BFFD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3=Chief</w:t>
            </w:r>
          </w:p>
          <w:p w14:paraId="64B3B12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4=Elders</w:t>
            </w:r>
          </w:p>
          <w:p w14:paraId="5CA0065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5=Community Resource Board</w:t>
            </w:r>
          </w:p>
          <w:p w14:paraId="022074B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6=Village group(forest user group or village action committee); please specify</w:t>
            </w:r>
          </w:p>
          <w:p w14:paraId="322AC8B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97=Other, please specify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E637A8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6AFC98E9" w14:textId="77777777" w:rsidTr="00C710F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496F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11B0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How effectively are traditional community </w:t>
            </w:r>
            <w:r w:rsidRPr="00297EDA">
              <w:rPr>
                <w:rFonts w:ascii="Gill Sans MT" w:eastAsia="Calibri" w:hAnsi="Gill Sans MT" w:cs="Times New Roman"/>
                <w:b/>
                <w:color w:val="000000" w:themeColor="text1"/>
                <w:sz w:val="20"/>
                <w:szCs w:val="20"/>
              </w:rPr>
              <w:t xml:space="preserve">rules </w:t>
            </w: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>enforced?</w:t>
            </w:r>
          </w:p>
          <w:p w14:paraId="56461748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9F8132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1D038B8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2C0C4AA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6E99B51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9C6642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3DC4E818" w14:textId="77777777" w:rsidTr="00C710F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308B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8F17DC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Do you think these traditional community </w:t>
            </w:r>
            <w:r w:rsidRPr="00297EDA">
              <w:rPr>
                <w:rFonts w:ascii="Gill Sans MT" w:eastAsia="Calibri" w:hAnsi="Gill Sans MT" w:cs="Times New Roman"/>
                <w:b/>
                <w:color w:val="000000" w:themeColor="text1"/>
                <w:sz w:val="20"/>
                <w:szCs w:val="20"/>
              </w:rPr>
              <w:t xml:space="preserve">rules </w:t>
            </w: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are fair? 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373823A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6157CEC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00A55F4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6343C66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A1E76E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1A077E98" w14:textId="77777777" w:rsidTr="00C710F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8A89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37F0A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commentRangeStart w:id="27"/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How often are the traditional/local </w:t>
            </w:r>
            <w:r w:rsidRPr="00297EDA">
              <w:rPr>
                <w:rFonts w:ascii="Gill Sans MT" w:eastAsia="Calibri" w:hAnsi="Gill Sans MT" w:cs="Times New Roman"/>
                <w:b/>
                <w:color w:val="000000" w:themeColor="text1"/>
                <w:sz w:val="20"/>
                <w:szCs w:val="20"/>
              </w:rPr>
              <w:t>penalties</w:t>
            </w: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 enforced equally across different groups in your community?</w:t>
            </w:r>
            <w:commentRangeEnd w:id="27"/>
            <w:r w:rsidR="00C710F5">
              <w:rPr>
                <w:rStyle w:val="CommentReference"/>
              </w:rPr>
              <w:commentReference w:id="27"/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E18546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666A67BA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1B1A3DE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58C4F5D8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7184B2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459D88B3" w14:textId="77777777" w:rsidTr="00C710F5">
        <w:trPr>
          <w:trHeight w:val="96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C9050E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77BA26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Do you think these traditional community </w:t>
            </w:r>
            <w:r w:rsidRPr="00297EDA">
              <w:rPr>
                <w:rFonts w:ascii="Gill Sans MT" w:eastAsia="Calibri" w:hAnsi="Gill Sans MT" w:cs="Times New Roman"/>
                <w:b/>
                <w:color w:val="000000" w:themeColor="text1"/>
                <w:sz w:val="20"/>
                <w:szCs w:val="20"/>
              </w:rPr>
              <w:t xml:space="preserve">penalties </w:t>
            </w: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>are fair?</w:t>
            </w:r>
          </w:p>
          <w:p w14:paraId="1D121B0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AA33AD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431675B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4FAF059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08761AF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5F6516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135116C9" w14:textId="77777777" w:rsidTr="00C710F5">
        <w:trPr>
          <w:trHeight w:val="1082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4792224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4C39E32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What is the process that outsiders/strangers must follow for using the forests? Are there rules that are different for locals versus outsiders? Please describe.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63CCDF9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5AB283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523340F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TEXT</w:t>
            </w:r>
          </w:p>
        </w:tc>
      </w:tr>
      <w:tr w:rsidR="007D0669" w:rsidRPr="00297EDA" w14:paraId="731F0D3A" w14:textId="77777777" w:rsidTr="00C710F5">
        <w:trPr>
          <w:trHeight w:val="106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6E3BC" w:themeFill="accent3" w:themeFillTint="66"/>
          </w:tcPr>
          <w:p w14:paraId="28E3CD9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shd w:val="clear" w:color="auto" w:fill="D6E3BC" w:themeFill="accent3" w:themeFillTint="66"/>
          </w:tcPr>
          <w:p w14:paraId="46524EDA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What rules are specific to strangers in the community wishing to access forest/wooded land? Are members of the community involved in the negotiation process with outsiders wishing to acquire access? If yes, who?</w:t>
            </w:r>
          </w:p>
          <w:p w14:paraId="5EA7E1DA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69904E2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  <w:shd w:val="clear" w:color="auto" w:fill="D6E3BC" w:themeFill="accent3" w:themeFillTint="66"/>
          </w:tcPr>
          <w:p w14:paraId="6013CFF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TEXT</w:t>
            </w:r>
          </w:p>
        </w:tc>
      </w:tr>
      <w:tr w:rsidR="007D0669" w:rsidRPr="00297EDA" w14:paraId="0DA7FE13" w14:textId="77777777" w:rsidTr="00C710F5">
        <w:trPr>
          <w:trHeight w:val="633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094B4EA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291420F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Are members of the community involved in the design, implementation and oversight of forest/wooded land agreements (contracts, concessions, permits)?</w:t>
            </w:r>
          </w:p>
          <w:p w14:paraId="0441C9E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6AEC37E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032A6D1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 xml:space="preserve">TEXT </w:t>
            </w:r>
          </w:p>
        </w:tc>
      </w:tr>
    </w:tbl>
    <w:p w14:paraId="00CAD5E8" w14:textId="77777777" w:rsidR="007D0669" w:rsidRPr="00297EDA" w:rsidRDefault="007D0669" w:rsidP="007D0669">
      <w:pPr>
        <w:spacing w:line="240" w:lineRule="auto"/>
        <w:contextualSpacing/>
        <w:rPr>
          <w:rFonts w:ascii="Gill Sans MT" w:eastAsia="Calibri" w:hAnsi="Gill Sans MT" w:cs="Times New Roman"/>
          <w:color w:val="000000" w:themeColor="text1"/>
          <w:sz w:val="20"/>
          <w:szCs w:val="20"/>
        </w:rPr>
      </w:pPr>
    </w:p>
    <w:p w14:paraId="007CD5D7" w14:textId="77777777" w:rsidR="007D0669" w:rsidRPr="00297EDA" w:rsidRDefault="007D0669" w:rsidP="007D0669">
      <w:pPr>
        <w:spacing w:line="240" w:lineRule="auto"/>
        <w:contextualSpacing/>
        <w:rPr>
          <w:rFonts w:ascii="Gill Sans MT" w:eastAsia="Calibri" w:hAnsi="Gill Sans MT" w:cs="Times New Roman"/>
          <w:color w:val="000000" w:themeColor="text1"/>
          <w:sz w:val="20"/>
          <w:szCs w:val="20"/>
        </w:rPr>
      </w:pPr>
    </w:p>
    <w:p w14:paraId="50244131" w14:textId="77777777" w:rsidR="007D0669" w:rsidRPr="00297EDA" w:rsidRDefault="007D0669" w:rsidP="007D0669">
      <w:pPr>
        <w:spacing w:line="240" w:lineRule="auto"/>
        <w:contextualSpacing/>
        <w:rPr>
          <w:rFonts w:ascii="Gill Sans MT" w:eastAsia="Calibri" w:hAnsi="Gill Sans MT" w:cs="Times New Roman"/>
          <w:b/>
          <w:color w:val="000000" w:themeColor="text1"/>
          <w:sz w:val="20"/>
          <w:szCs w:val="20"/>
        </w:rPr>
      </w:pPr>
      <w:r w:rsidRPr="00297EDA">
        <w:rPr>
          <w:rFonts w:ascii="Gill Sans MT" w:eastAsia="Calibri" w:hAnsi="Gill Sans MT" w:cs="Times New Roman"/>
          <w:b/>
          <w:color w:val="000000" w:themeColor="text1"/>
          <w:sz w:val="20"/>
          <w:szCs w:val="20"/>
        </w:rPr>
        <w:t>Government/official legal rules</w:t>
      </w:r>
    </w:p>
    <w:tbl>
      <w:tblPr>
        <w:tblStyle w:val="TableGrid"/>
        <w:tblW w:w="12840" w:type="dxa"/>
        <w:tblLook w:val="04A0" w:firstRow="1" w:lastRow="0" w:firstColumn="1" w:lastColumn="0" w:noHBand="0" w:noVBand="1"/>
      </w:tblPr>
      <w:tblGrid>
        <w:gridCol w:w="1657"/>
        <w:gridCol w:w="2026"/>
        <w:gridCol w:w="1381"/>
        <w:gridCol w:w="1361"/>
        <w:gridCol w:w="1769"/>
        <w:gridCol w:w="2493"/>
        <w:gridCol w:w="2153"/>
      </w:tblGrid>
      <w:tr w:rsidR="007D0669" w:rsidRPr="00297EDA" w14:paraId="006CF954" w14:textId="77777777" w:rsidTr="00C710F5">
        <w:tc>
          <w:tcPr>
            <w:tcW w:w="1662" w:type="dxa"/>
          </w:tcPr>
          <w:p w14:paraId="19E5E0F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Activity</w:t>
            </w:r>
          </w:p>
        </w:tc>
        <w:tc>
          <w:tcPr>
            <w:tcW w:w="1882" w:type="dxa"/>
          </w:tcPr>
          <w:p w14:paraId="22F3F4A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Are there </w:t>
            </w:r>
            <w:r w:rsidRPr="00297EDA">
              <w:rPr>
                <w:rFonts w:ascii="Gill Sans MT" w:hAnsi="Gill Sans MT"/>
                <w:b/>
                <w:color w:val="000000" w:themeColor="text1"/>
                <w:sz w:val="20"/>
                <w:szCs w:val="20"/>
              </w:rPr>
              <w:t>government/official legal rules</w:t>
            </w: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 that regulate or restrict the following activity in forest/wooded areas? </w:t>
            </w:r>
          </w:p>
          <w:p w14:paraId="03FDF98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15B36E4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1=No</w:t>
            </w:r>
          </w:p>
          <w:p w14:paraId="6355AA28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2=Yes </w:t>
            </w:r>
          </w:p>
          <w:p w14:paraId="686DBEDC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553FE13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0EAF553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</w:tcPr>
          <w:p w14:paraId="77650A3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If yes, please describe the rules. </w:t>
            </w:r>
          </w:p>
        </w:tc>
        <w:tc>
          <w:tcPr>
            <w:tcW w:w="1370" w:type="dxa"/>
          </w:tcPr>
          <w:p w14:paraId="7A4543F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year was this rule introduced? </w:t>
            </w:r>
          </w:p>
        </w:tc>
        <w:tc>
          <w:tcPr>
            <w:tcW w:w="1800" w:type="dxa"/>
          </w:tcPr>
          <w:p w14:paraId="4E4CEA8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Are there penalties for rule breaking?</w:t>
            </w:r>
          </w:p>
          <w:p w14:paraId="77CE968F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0=No</w:t>
            </w:r>
          </w:p>
          <w:p w14:paraId="4B72D167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1=Yes</w:t>
            </w:r>
          </w:p>
          <w:p w14:paraId="0ED8342A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1755D74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  <w:tc>
          <w:tcPr>
            <w:tcW w:w="2520" w:type="dxa"/>
          </w:tcPr>
          <w:p w14:paraId="53304BC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What are the penalties for breaking the rules? </w:t>
            </w:r>
          </w:p>
          <w:p w14:paraId="7ED7153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1-Seize the product</w:t>
            </w:r>
          </w:p>
          <w:p w14:paraId="1C559A40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2-Seize tools </w:t>
            </w:r>
          </w:p>
          <w:p w14:paraId="1B0B56C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3-Cash fine; note the amount</w:t>
            </w:r>
          </w:p>
          <w:p w14:paraId="1D0DD03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4- Labor contribution; please specify the number of days</w:t>
            </w:r>
          </w:p>
          <w:p w14:paraId="35FA7ED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5 – In-kind contribution; pleas specify the product and amount </w:t>
            </w:r>
          </w:p>
          <w:p w14:paraId="65E1C1C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6-Harvesting/collection restrictions</w:t>
            </w:r>
          </w:p>
          <w:p w14:paraId="20D47CF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7- Corporeal punishment</w:t>
            </w:r>
          </w:p>
          <w:p w14:paraId="12CAB8A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8-Sent to jail</w:t>
            </w:r>
          </w:p>
          <w:p w14:paraId="061A4C2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9-Sent to DFO</w:t>
            </w:r>
          </w:p>
          <w:p w14:paraId="39E89FE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10- Sent to chief</w:t>
            </w:r>
          </w:p>
          <w:p w14:paraId="2C4B470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5EF160F0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97- Other; please specify</w:t>
            </w:r>
          </w:p>
          <w:p w14:paraId="6D20BF4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C5652A5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36AD4D9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  <w:p w14:paraId="3186AF4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2202" w:type="dxa"/>
          </w:tcPr>
          <w:p w14:paraId="16FE7E8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In your opinion, how many community members adhere to/follow these rules? </w:t>
            </w:r>
          </w:p>
          <w:p w14:paraId="3C48A4B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49E39F47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1-Nearly everyone in the community</w:t>
            </w:r>
          </w:p>
          <w:p w14:paraId="3C62335F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2- Most community members</w:t>
            </w:r>
          </w:p>
          <w:p w14:paraId="1E598F6B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3- About half of the community</w:t>
            </w:r>
          </w:p>
          <w:p w14:paraId="6CDFAF6B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4- Some/a </w:t>
            </w:r>
            <w:proofErr w:type="spellStart"/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fewe</w:t>
            </w:r>
            <w:proofErr w:type="spellEnd"/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 members of the community</w:t>
            </w:r>
          </w:p>
          <w:p w14:paraId="5C599AE0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 xml:space="preserve">5 – No one follows the rules </w:t>
            </w:r>
          </w:p>
          <w:p w14:paraId="749758B7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  <w:p w14:paraId="6D336069" w14:textId="77777777" w:rsidR="007D0669" w:rsidRPr="00297EDA" w:rsidRDefault="007D0669" w:rsidP="007D0669">
            <w:pPr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888=Don’t know</w:t>
            </w:r>
          </w:p>
          <w:p w14:paraId="670686C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sz w:val="20"/>
                <w:szCs w:val="20"/>
              </w:rPr>
              <w:t>999=Prefer not to respond</w:t>
            </w:r>
          </w:p>
        </w:tc>
      </w:tr>
      <w:tr w:rsidR="007D0669" w:rsidRPr="00297EDA" w14:paraId="4BC1E383" w14:textId="77777777" w:rsidTr="00C710F5">
        <w:tc>
          <w:tcPr>
            <w:tcW w:w="1662" w:type="dxa"/>
          </w:tcPr>
          <w:p w14:paraId="6FA5C31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Clearing land for agriculture</w:t>
            </w:r>
          </w:p>
        </w:tc>
        <w:tc>
          <w:tcPr>
            <w:tcW w:w="1882" w:type="dxa"/>
          </w:tcPr>
          <w:p w14:paraId="453B00D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  <w:shd w:val="clear" w:color="auto" w:fill="D6E3BC" w:themeFill="accent3" w:themeFillTint="66"/>
          </w:tcPr>
          <w:p w14:paraId="039BD3E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TEXT </w:t>
            </w:r>
          </w:p>
        </w:tc>
        <w:tc>
          <w:tcPr>
            <w:tcW w:w="1370" w:type="dxa"/>
          </w:tcPr>
          <w:p w14:paraId="0C1D2DA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66DD06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520" w:type="dxa"/>
          </w:tcPr>
          <w:p w14:paraId="4DE13D70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02" w:type="dxa"/>
          </w:tcPr>
          <w:p w14:paraId="54FEBDB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2471E61F" w14:textId="77777777" w:rsidTr="00C710F5">
        <w:tc>
          <w:tcPr>
            <w:tcW w:w="1662" w:type="dxa"/>
          </w:tcPr>
          <w:p w14:paraId="6841E8F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Setting fires for poaching/hunting (include hunting relish(mice))</w:t>
            </w:r>
          </w:p>
        </w:tc>
        <w:tc>
          <w:tcPr>
            <w:tcW w:w="1882" w:type="dxa"/>
          </w:tcPr>
          <w:p w14:paraId="439407E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  <w:shd w:val="clear" w:color="auto" w:fill="D6E3BC" w:themeFill="accent3" w:themeFillTint="66"/>
          </w:tcPr>
          <w:p w14:paraId="2100FD0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370" w:type="dxa"/>
          </w:tcPr>
          <w:p w14:paraId="3DF76E3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584B7C02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520" w:type="dxa"/>
          </w:tcPr>
          <w:p w14:paraId="62E13EA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02" w:type="dxa"/>
          </w:tcPr>
          <w:p w14:paraId="762C818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1882FF26" w14:textId="77777777" w:rsidTr="00C710F5">
        <w:tc>
          <w:tcPr>
            <w:tcW w:w="1662" w:type="dxa"/>
          </w:tcPr>
          <w:p w14:paraId="4095F13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Pit sawing</w:t>
            </w:r>
          </w:p>
        </w:tc>
        <w:tc>
          <w:tcPr>
            <w:tcW w:w="1882" w:type="dxa"/>
          </w:tcPr>
          <w:p w14:paraId="5354203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  <w:shd w:val="clear" w:color="auto" w:fill="D6E3BC" w:themeFill="accent3" w:themeFillTint="66"/>
          </w:tcPr>
          <w:p w14:paraId="5D6528F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370" w:type="dxa"/>
          </w:tcPr>
          <w:p w14:paraId="0CE141AF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38A181A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520" w:type="dxa"/>
          </w:tcPr>
          <w:p w14:paraId="26F7F4E1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02" w:type="dxa"/>
          </w:tcPr>
          <w:p w14:paraId="117A365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2E58E096" w14:textId="77777777" w:rsidTr="00C710F5">
        <w:tc>
          <w:tcPr>
            <w:tcW w:w="1662" w:type="dxa"/>
          </w:tcPr>
          <w:p w14:paraId="748304F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Collecting wood for fuel</w:t>
            </w:r>
          </w:p>
        </w:tc>
        <w:tc>
          <w:tcPr>
            <w:tcW w:w="1882" w:type="dxa"/>
          </w:tcPr>
          <w:p w14:paraId="6163098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  <w:shd w:val="clear" w:color="auto" w:fill="D6E3BC" w:themeFill="accent3" w:themeFillTint="66"/>
          </w:tcPr>
          <w:p w14:paraId="2F71025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370" w:type="dxa"/>
          </w:tcPr>
          <w:p w14:paraId="1D749BD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1D8AD907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520" w:type="dxa"/>
          </w:tcPr>
          <w:p w14:paraId="72B4A02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02" w:type="dxa"/>
          </w:tcPr>
          <w:p w14:paraId="1671FF39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495FDC9A" w14:textId="77777777" w:rsidTr="00C710F5">
        <w:trPr>
          <w:trHeight w:val="647"/>
        </w:trPr>
        <w:tc>
          <w:tcPr>
            <w:tcW w:w="1662" w:type="dxa"/>
          </w:tcPr>
          <w:p w14:paraId="22AC9AC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Setting fires before harvesting</w:t>
            </w:r>
          </w:p>
        </w:tc>
        <w:tc>
          <w:tcPr>
            <w:tcW w:w="1882" w:type="dxa"/>
          </w:tcPr>
          <w:p w14:paraId="52BABEA6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  <w:shd w:val="clear" w:color="auto" w:fill="D6E3BC" w:themeFill="accent3" w:themeFillTint="66"/>
          </w:tcPr>
          <w:p w14:paraId="6130D7E5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370" w:type="dxa"/>
          </w:tcPr>
          <w:p w14:paraId="29D7541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4C2DA44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520" w:type="dxa"/>
          </w:tcPr>
          <w:p w14:paraId="023C349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02" w:type="dxa"/>
          </w:tcPr>
          <w:p w14:paraId="5ABABFE0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45349CBE" w14:textId="77777777" w:rsidTr="00C710F5">
        <w:trPr>
          <w:trHeight w:val="683"/>
        </w:trPr>
        <w:tc>
          <w:tcPr>
            <w:tcW w:w="1662" w:type="dxa"/>
          </w:tcPr>
          <w:p w14:paraId="7D9EE3D2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Cutting trees for charcoaling</w:t>
            </w:r>
          </w:p>
          <w:p w14:paraId="5396F45C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82" w:type="dxa"/>
          </w:tcPr>
          <w:p w14:paraId="61295E0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  <w:shd w:val="clear" w:color="auto" w:fill="D6E3BC" w:themeFill="accent3" w:themeFillTint="66"/>
          </w:tcPr>
          <w:p w14:paraId="0B097FB3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>TEXT</w:t>
            </w:r>
          </w:p>
        </w:tc>
        <w:tc>
          <w:tcPr>
            <w:tcW w:w="1370" w:type="dxa"/>
          </w:tcPr>
          <w:p w14:paraId="0674B63F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4680358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F933192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02" w:type="dxa"/>
          </w:tcPr>
          <w:p w14:paraId="0CE19598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7D0669" w:rsidRPr="00297EDA" w14:paraId="436B393F" w14:textId="77777777" w:rsidTr="00C710F5">
        <w:trPr>
          <w:trHeight w:val="323"/>
        </w:trPr>
        <w:tc>
          <w:tcPr>
            <w:tcW w:w="1662" w:type="dxa"/>
          </w:tcPr>
          <w:p w14:paraId="0E6E0B87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297EDA">
              <w:rPr>
                <w:rFonts w:ascii="Gill Sans MT" w:hAnsi="Gill Sans MT"/>
                <w:sz w:val="20"/>
                <w:szCs w:val="20"/>
              </w:rPr>
              <w:t xml:space="preserve">Grazing livestock </w:t>
            </w:r>
          </w:p>
          <w:p w14:paraId="2EBD001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82" w:type="dxa"/>
          </w:tcPr>
          <w:p w14:paraId="23B9B8E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404" w:type="dxa"/>
            <w:shd w:val="clear" w:color="auto" w:fill="D6E3BC" w:themeFill="accent3" w:themeFillTint="66"/>
          </w:tcPr>
          <w:p w14:paraId="26F7D030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370" w:type="dxa"/>
          </w:tcPr>
          <w:p w14:paraId="0BFA797D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1800" w:type="dxa"/>
          </w:tcPr>
          <w:p w14:paraId="23135ECB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92855EE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  <w:tc>
          <w:tcPr>
            <w:tcW w:w="2202" w:type="dxa"/>
          </w:tcPr>
          <w:p w14:paraId="5B75708A" w14:textId="77777777" w:rsidR="007D0669" w:rsidRPr="00297EDA" w:rsidRDefault="007D0669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</w:tbl>
    <w:p w14:paraId="037FFAEF" w14:textId="77777777" w:rsidR="007D0669" w:rsidRPr="00297EDA" w:rsidRDefault="007D0669" w:rsidP="007D0669">
      <w:pPr>
        <w:spacing w:line="240" w:lineRule="auto"/>
        <w:contextualSpacing/>
        <w:rPr>
          <w:rFonts w:ascii="Gill Sans MT" w:eastAsia="Calibri" w:hAnsi="Gill Sans MT" w:cs="Times New Roman"/>
          <w:color w:val="000000" w:themeColor="text1"/>
          <w:sz w:val="20"/>
          <w:szCs w:val="20"/>
        </w:rPr>
      </w:pPr>
    </w:p>
    <w:tbl>
      <w:tblPr>
        <w:tblW w:w="1081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940"/>
        <w:gridCol w:w="3690"/>
        <w:gridCol w:w="990"/>
      </w:tblGrid>
      <w:tr w:rsidR="007D0669" w:rsidRPr="00297EDA" w14:paraId="5EA92498" w14:textId="77777777" w:rsidTr="00C710F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A5C8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C2EE8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Who is primarily responsible for the enforcement of these government/official legal rules related to forest/wooded land? </w:t>
            </w:r>
          </w:p>
          <w:p w14:paraId="12B07D4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C213F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1-DFO</w:t>
            </w:r>
          </w:p>
          <w:p w14:paraId="0B83923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2-ZAWA</w:t>
            </w:r>
          </w:p>
          <w:p w14:paraId="518C178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3-CRB</w:t>
            </w:r>
          </w:p>
          <w:p w14:paraId="066F529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97=Other, please specify</w:t>
            </w:r>
          </w:p>
          <w:p w14:paraId="77C0155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1EFF841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888-Don’t know</w:t>
            </w:r>
          </w:p>
          <w:p w14:paraId="4B7A7BE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999-Prefer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EF62A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6B7DBF18" w14:textId="77777777" w:rsidTr="00C710F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DB95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EBAAC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How effectively are government/official legal </w:t>
            </w:r>
            <w:r w:rsidRPr="00297EDA">
              <w:rPr>
                <w:rFonts w:ascii="Gill Sans MT" w:eastAsia="Calibri" w:hAnsi="Gill Sans MT" w:cs="Times New Roman"/>
                <w:b/>
                <w:color w:val="000000" w:themeColor="text1"/>
                <w:sz w:val="20"/>
                <w:szCs w:val="20"/>
              </w:rPr>
              <w:t xml:space="preserve">rules </w:t>
            </w: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>enforced?</w:t>
            </w:r>
          </w:p>
          <w:p w14:paraId="1F025C6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8A0587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7A6E1CF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6D5A7D8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438FAF9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50093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172CE238" w14:textId="77777777" w:rsidTr="00C710F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8E65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4983B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Do you think these government/official legal </w:t>
            </w:r>
            <w:r w:rsidRPr="00297EDA">
              <w:rPr>
                <w:rFonts w:ascii="Gill Sans MT" w:eastAsia="Calibri" w:hAnsi="Gill Sans MT" w:cs="Times New Roman"/>
                <w:b/>
                <w:color w:val="000000" w:themeColor="text1"/>
                <w:sz w:val="20"/>
                <w:szCs w:val="20"/>
              </w:rPr>
              <w:t xml:space="preserve">rules </w:t>
            </w: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are fair? 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F4F5488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616AB6B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55EFF44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717C10C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9D78B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78B31B6F" w14:textId="77777777" w:rsidTr="00C710F5">
        <w:trPr>
          <w:trHeight w:val="1134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EF3AB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07AD279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>Are the government/official legal penalties enforced equally across different groups in your community?</w:t>
            </w: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18D3EDC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15548CD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67AB960D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3CA8664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  <w:p w14:paraId="2368D82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0838737C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228D7714" w14:textId="77777777" w:rsidTr="00C710F5">
        <w:trPr>
          <w:trHeight w:val="804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0A3064C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7D976FC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35A7E95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05AF12A9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286B9A6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30E9C4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19AD9EB9" w14:textId="77777777" w:rsidTr="00C710F5">
        <w:trPr>
          <w:trHeight w:val="1047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1E11B5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249A259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Do you think these government/official legal </w:t>
            </w:r>
            <w:r w:rsidRPr="00297EDA">
              <w:rPr>
                <w:rFonts w:ascii="Gill Sans MT" w:eastAsia="Calibri" w:hAnsi="Gill Sans MT" w:cs="Times New Roman"/>
                <w:b/>
                <w:color w:val="000000" w:themeColor="text1"/>
                <w:sz w:val="20"/>
                <w:szCs w:val="20"/>
              </w:rPr>
              <w:t xml:space="preserve">penalties </w:t>
            </w: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>are fair?</w:t>
            </w:r>
          </w:p>
          <w:p w14:paraId="48A20892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69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0B2FB1A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1=No</w:t>
            </w:r>
          </w:p>
          <w:p w14:paraId="3FBEA9E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 xml:space="preserve">2=Yes </w:t>
            </w:r>
          </w:p>
          <w:p w14:paraId="108A08FF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888=Don’t know</w:t>
            </w:r>
          </w:p>
          <w:p w14:paraId="1A87E9F1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hAnsi="Gill Sans MT"/>
                <w:color w:val="000000" w:themeColor="text1"/>
                <w:sz w:val="20"/>
                <w:szCs w:val="20"/>
              </w:rPr>
              <w:t>999=Prefer not to respond</w:t>
            </w:r>
          </w:p>
          <w:p w14:paraId="6B268B14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40B277E0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  <w:tr w:rsidR="007D0669" w:rsidRPr="00297EDA" w14:paraId="23DA3C9C" w14:textId="77777777" w:rsidTr="00C710F5">
        <w:trPr>
          <w:trHeight w:val="891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14:paraId="34AEEA9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D6E3BC" w:themeFill="accent3" w:themeFillTint="66"/>
          </w:tcPr>
          <w:p w14:paraId="356A4BFE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</w:pPr>
            <w:r w:rsidRPr="00297EDA">
              <w:rPr>
                <w:rFonts w:ascii="Gill Sans MT" w:eastAsia="Calibri" w:hAnsi="Gill Sans MT" w:cs="Times New Roman"/>
                <w:color w:val="000000" w:themeColor="text1"/>
                <w:sz w:val="20"/>
                <w:szCs w:val="20"/>
              </w:rPr>
              <w:t xml:space="preserve">If no, please describe. </w:t>
            </w:r>
          </w:p>
        </w:tc>
        <w:tc>
          <w:tcPr>
            <w:tcW w:w="3690" w:type="dxa"/>
            <w:tcBorders>
              <w:top w:val="single" w:sz="4" w:space="0" w:color="auto"/>
              <w:bottom w:val="single" w:sz="4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49F21E66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688501B3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  <w:p w14:paraId="519F1747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hAnsi="Gill Sans MT"/>
                <w:color w:val="000000" w:themeColor="text1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6E3BC" w:themeFill="accent3" w:themeFillTint="66"/>
          </w:tcPr>
          <w:p w14:paraId="5F4CE42B" w14:textId="77777777" w:rsidR="007D0669" w:rsidRPr="00297EDA" w:rsidRDefault="007D0669" w:rsidP="007D0669">
            <w:pPr>
              <w:spacing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</w:p>
        </w:tc>
      </w:tr>
    </w:tbl>
    <w:p w14:paraId="0653F13C" w14:textId="77777777" w:rsidR="007D0669" w:rsidRPr="00297EDA" w:rsidRDefault="007D0669" w:rsidP="007D0669">
      <w:pPr>
        <w:spacing w:line="240" w:lineRule="auto"/>
        <w:contextualSpacing/>
        <w:rPr>
          <w:rFonts w:ascii="Gill Sans MT" w:hAnsi="Gill Sans MT"/>
          <w:b/>
          <w:sz w:val="20"/>
          <w:szCs w:val="20"/>
          <w:u w:val="single"/>
        </w:rPr>
      </w:pPr>
    </w:p>
    <w:p w14:paraId="24919A79" w14:textId="77777777" w:rsidR="007D0669" w:rsidRDefault="007D0669" w:rsidP="007D0669">
      <w:pPr>
        <w:pStyle w:val="Header"/>
        <w:tabs>
          <w:tab w:val="clear" w:pos="4680"/>
          <w:tab w:val="clear" w:pos="9360"/>
        </w:tabs>
        <w:contextualSpacing/>
        <w:rPr>
          <w:rFonts w:ascii="Gill Sans MT" w:eastAsia="Calibri" w:hAnsi="Gill Sans MT" w:cs="Times New Roman"/>
          <w:sz w:val="20"/>
          <w:szCs w:val="20"/>
        </w:rPr>
      </w:pPr>
    </w:p>
    <w:p w14:paraId="77BF9751" w14:textId="77777777" w:rsidR="007D0669" w:rsidRDefault="007D0669" w:rsidP="007D0669">
      <w:pPr>
        <w:pStyle w:val="Header"/>
        <w:tabs>
          <w:tab w:val="clear" w:pos="4680"/>
          <w:tab w:val="clear" w:pos="9360"/>
        </w:tabs>
        <w:contextualSpacing/>
        <w:rPr>
          <w:rFonts w:ascii="Gill Sans MT" w:eastAsia="Calibri" w:hAnsi="Gill Sans MT" w:cs="Times New Roman"/>
          <w:sz w:val="20"/>
          <w:szCs w:val="20"/>
        </w:rPr>
      </w:pPr>
    </w:p>
    <w:p w14:paraId="00DFCB8F" w14:textId="77777777" w:rsidR="007D0669" w:rsidRDefault="007D0669" w:rsidP="007D0669">
      <w:pPr>
        <w:pStyle w:val="Header"/>
        <w:tabs>
          <w:tab w:val="clear" w:pos="4680"/>
          <w:tab w:val="clear" w:pos="9360"/>
        </w:tabs>
        <w:contextualSpacing/>
        <w:rPr>
          <w:rFonts w:ascii="Gill Sans MT" w:eastAsia="Calibri" w:hAnsi="Gill Sans MT" w:cs="Times New Roman"/>
          <w:sz w:val="20"/>
          <w:szCs w:val="20"/>
        </w:rPr>
      </w:pPr>
    </w:p>
    <w:p w14:paraId="2490D7E3" w14:textId="77777777" w:rsidR="007D0669" w:rsidRPr="00FF0B18" w:rsidRDefault="007D0669" w:rsidP="007D0669">
      <w:pPr>
        <w:pStyle w:val="Header"/>
        <w:tabs>
          <w:tab w:val="clear" w:pos="4680"/>
          <w:tab w:val="clear" w:pos="9360"/>
        </w:tabs>
        <w:contextualSpacing/>
        <w:rPr>
          <w:rFonts w:ascii="Gill Sans MT" w:eastAsia="Calibri" w:hAnsi="Gill Sans MT" w:cs="Times New Roman"/>
          <w:sz w:val="20"/>
          <w:szCs w:val="20"/>
        </w:rPr>
      </w:pPr>
    </w:p>
    <w:p w14:paraId="536F446A" w14:textId="77777777" w:rsidR="00962095" w:rsidRPr="00F71A9A" w:rsidRDefault="00962095" w:rsidP="007D0669">
      <w:pPr>
        <w:spacing w:after="0" w:line="240" w:lineRule="auto"/>
        <w:contextualSpacing/>
        <w:rPr>
          <w:rFonts w:ascii="Gill Sans MT" w:hAnsi="Gill Sans MT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6"/>
      </w:tblGrid>
      <w:tr w:rsidR="0037077C" w14:paraId="79A592E0" w14:textId="77777777" w:rsidTr="0037077C">
        <w:tc>
          <w:tcPr>
            <w:tcW w:w="13176" w:type="dxa"/>
            <w:shd w:val="clear" w:color="auto" w:fill="D6E3BC" w:themeFill="accent3" w:themeFillTint="66"/>
          </w:tcPr>
          <w:p w14:paraId="47D9B2DB" w14:textId="77777777" w:rsidR="0037077C" w:rsidRPr="00F71A9A" w:rsidRDefault="0037077C" w:rsidP="007D0669">
            <w:pPr>
              <w:pStyle w:val="CommentText"/>
              <w:contextualSpacing/>
              <w:rPr>
                <w:rFonts w:ascii="Gill Sans MT" w:hAnsi="Gill Sans MT" w:cs="TimesNewRomanPSMT"/>
              </w:rPr>
            </w:pPr>
            <w:r w:rsidRPr="00F71A9A">
              <w:rPr>
                <w:rFonts w:ascii="Gill Sans MT" w:hAnsi="Gill Sans MT" w:cs="TimesNewRomanPSMT"/>
              </w:rPr>
              <w:t xml:space="preserve">In the past three years, have there been changes in access to government agencies responsible of forest </w:t>
            </w:r>
            <w:commentRangeStart w:id="28"/>
            <w:r w:rsidRPr="00F71A9A">
              <w:rPr>
                <w:rFonts w:ascii="Gill Sans MT" w:hAnsi="Gill Sans MT" w:cs="TimesNewRomanPSMT"/>
              </w:rPr>
              <w:t>management</w:t>
            </w:r>
            <w:commentRangeEnd w:id="28"/>
            <w:r w:rsidR="007577BA">
              <w:rPr>
                <w:rStyle w:val="CommentReference"/>
              </w:rPr>
              <w:commentReference w:id="28"/>
            </w:r>
            <w:r w:rsidRPr="00F71A9A">
              <w:rPr>
                <w:rFonts w:ascii="Gill Sans MT" w:hAnsi="Gill Sans MT" w:cs="TimesNewRomanPSMT"/>
              </w:rPr>
              <w:t>?</w:t>
            </w:r>
          </w:p>
          <w:p w14:paraId="5B362332" w14:textId="77777777" w:rsidR="0037077C" w:rsidRDefault="0037077C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77BBC5F0" w14:textId="77777777" w:rsidR="0037077C" w:rsidRDefault="0037077C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7077C" w14:paraId="139F4008" w14:textId="77777777" w:rsidTr="0037077C">
        <w:tc>
          <w:tcPr>
            <w:tcW w:w="13176" w:type="dxa"/>
            <w:shd w:val="clear" w:color="auto" w:fill="D6E3BC" w:themeFill="accent3" w:themeFillTint="66"/>
          </w:tcPr>
          <w:p w14:paraId="3509BD98" w14:textId="77777777" w:rsidR="0037077C" w:rsidRPr="00F71A9A" w:rsidRDefault="0037077C" w:rsidP="007D0669">
            <w:pPr>
              <w:pStyle w:val="CommentText"/>
              <w:contextualSpacing/>
              <w:rPr>
                <w:rFonts w:ascii="Gill Sans MT" w:hAnsi="Gill Sans MT" w:cs="TimesNewRomanPSMT"/>
              </w:rPr>
            </w:pPr>
            <w:r w:rsidRPr="00F71A9A">
              <w:rPr>
                <w:rFonts w:ascii="Gill Sans MT" w:hAnsi="Gill Sans MT" w:cs="TimesNewRomanPSMT"/>
              </w:rPr>
              <w:t xml:space="preserve">In the past three years, have there been changes in access to judicial processes linked to forestlands and forest </w:t>
            </w:r>
            <w:commentRangeStart w:id="29"/>
            <w:r w:rsidRPr="00F71A9A">
              <w:rPr>
                <w:rFonts w:ascii="Gill Sans MT" w:hAnsi="Gill Sans MT" w:cs="TimesNewRomanPSMT"/>
              </w:rPr>
              <w:t>resources</w:t>
            </w:r>
            <w:commentRangeEnd w:id="29"/>
            <w:r w:rsidR="007577BA">
              <w:rPr>
                <w:rStyle w:val="CommentReference"/>
              </w:rPr>
              <w:commentReference w:id="29"/>
            </w:r>
            <w:r w:rsidRPr="00F71A9A">
              <w:rPr>
                <w:rFonts w:ascii="Gill Sans MT" w:hAnsi="Gill Sans MT" w:cs="TimesNewRomanPSMT"/>
              </w:rPr>
              <w:t>?</w:t>
            </w:r>
          </w:p>
          <w:p w14:paraId="46F10BDB" w14:textId="77777777" w:rsidR="0037077C" w:rsidRDefault="0037077C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6000A3F8" w14:textId="77777777" w:rsidR="0037077C" w:rsidRDefault="0037077C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7077C" w14:paraId="3A616618" w14:textId="77777777" w:rsidTr="0037077C">
        <w:tc>
          <w:tcPr>
            <w:tcW w:w="13176" w:type="dxa"/>
            <w:shd w:val="clear" w:color="auto" w:fill="D6E3BC" w:themeFill="accent3" w:themeFillTint="66"/>
          </w:tcPr>
          <w:p w14:paraId="18D895D7" w14:textId="77777777" w:rsidR="0037077C" w:rsidRPr="00F71A9A" w:rsidRDefault="0037077C" w:rsidP="007D0669">
            <w:pPr>
              <w:pStyle w:val="CommentText"/>
              <w:contextualSpacing/>
              <w:rPr>
                <w:rFonts w:ascii="Gill Sans MT" w:hAnsi="Gill Sans MT" w:cs="TimesNewRomanPSMT"/>
              </w:rPr>
            </w:pPr>
            <w:r w:rsidRPr="00F71A9A">
              <w:rPr>
                <w:rFonts w:ascii="Gill Sans MT" w:hAnsi="Gill Sans MT" w:cs="TimesNewRomanPSMT"/>
              </w:rPr>
              <w:t>In the past three years, have there been changes to local access to grievance mechanisms related to natural resources/forests?</w:t>
            </w:r>
          </w:p>
          <w:p w14:paraId="2860B078" w14:textId="77777777" w:rsidR="0037077C" w:rsidRDefault="0037077C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5F682BB3" w14:textId="77777777" w:rsidR="0037077C" w:rsidRDefault="0037077C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37077C" w14:paraId="3622C9E9" w14:textId="77777777" w:rsidTr="0037077C">
        <w:tc>
          <w:tcPr>
            <w:tcW w:w="13176" w:type="dxa"/>
            <w:shd w:val="clear" w:color="auto" w:fill="D6E3BC" w:themeFill="accent3" w:themeFillTint="66"/>
          </w:tcPr>
          <w:p w14:paraId="39CBD1A3" w14:textId="77777777" w:rsidR="0037077C" w:rsidRDefault="0037077C" w:rsidP="007D0669">
            <w:pPr>
              <w:pStyle w:val="CommentText"/>
              <w:contextualSpacing/>
              <w:rPr>
                <w:rFonts w:ascii="Gill Sans MT" w:hAnsi="Gill Sans MT" w:cs="TimesNewRomanPSMT"/>
              </w:rPr>
            </w:pPr>
            <w:r w:rsidRPr="00F71A9A">
              <w:rPr>
                <w:rFonts w:ascii="Gill Sans MT" w:hAnsi="Gill Sans MT" w:cs="TimesNewRomanPSMT"/>
              </w:rPr>
              <w:t>In the past three years, has there been an enhancement in access to information related to forest management?</w:t>
            </w:r>
          </w:p>
          <w:p w14:paraId="205EB241" w14:textId="77777777" w:rsidR="0037077C" w:rsidRPr="00F71A9A" w:rsidRDefault="0037077C" w:rsidP="007D0669">
            <w:pPr>
              <w:pStyle w:val="CommentText"/>
              <w:contextualSpacing/>
              <w:rPr>
                <w:rFonts w:ascii="Gill Sans MT" w:hAnsi="Gill Sans MT" w:cs="TimesNewRomanPSMT"/>
              </w:rPr>
            </w:pPr>
          </w:p>
          <w:p w14:paraId="4596680E" w14:textId="77777777" w:rsidR="0037077C" w:rsidRDefault="0037077C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</w:tbl>
    <w:p w14:paraId="780CD772" w14:textId="77777777" w:rsidR="00962095" w:rsidRPr="00F71A9A" w:rsidRDefault="00962095" w:rsidP="007D0669">
      <w:pPr>
        <w:spacing w:after="0" w:line="240" w:lineRule="auto"/>
        <w:contextualSpacing/>
        <w:rPr>
          <w:rFonts w:ascii="Gill Sans MT" w:hAnsi="Gill Sans MT"/>
          <w:sz w:val="20"/>
          <w:szCs w:val="20"/>
        </w:rPr>
      </w:pPr>
    </w:p>
    <w:p w14:paraId="65A85F03" w14:textId="77777777" w:rsidR="003330F1" w:rsidRDefault="003330F1" w:rsidP="007D0669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2D6979DC" w14:textId="77777777" w:rsidR="00BF5C6F" w:rsidRDefault="00BF5C6F" w:rsidP="007D0669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4274AE2F" w14:textId="77777777" w:rsidR="00BF5C6F" w:rsidRDefault="00BF5C6F" w:rsidP="007D0669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114B22EF" w14:textId="77777777" w:rsidR="00BF5C6F" w:rsidRDefault="00BF5C6F" w:rsidP="007D0669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0A87E6D8" w14:textId="77777777" w:rsidR="00BF5C6F" w:rsidRDefault="00BF5C6F" w:rsidP="007D0669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1AAFB2E7" w14:textId="77777777" w:rsidR="00BF5C6F" w:rsidRDefault="00BF5C6F" w:rsidP="007D0669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616F17DD" w14:textId="77777777" w:rsidR="00BF5C6F" w:rsidRDefault="00BF5C6F" w:rsidP="007D0669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76"/>
      </w:tblGrid>
      <w:tr w:rsidR="00BF5C6F" w14:paraId="7B7377B7" w14:textId="77777777" w:rsidTr="00BF5C6F">
        <w:tc>
          <w:tcPr>
            <w:tcW w:w="13176" w:type="dxa"/>
            <w:shd w:val="clear" w:color="auto" w:fill="D6E3BC" w:themeFill="accent3" w:themeFillTint="66"/>
          </w:tcPr>
          <w:p w14:paraId="474519B3" w14:textId="77777777" w:rsidR="00BF5C6F" w:rsidRDefault="00BF5C6F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59B5531C" w14:textId="77777777" w:rsidR="000D6CCD" w:rsidRDefault="000D6CCD" w:rsidP="007D0669">
            <w:pPr>
              <w:pStyle w:val="CommentText"/>
              <w:contextualSpacing/>
            </w:pPr>
            <w:r>
              <w:t xml:space="preserve">If there are projects being implemented in the forests that your community uses, is your community provided with regular feedback on projects being implemented in their forests/lands? From whom? How often do your receive </w:t>
            </w:r>
            <w:commentRangeStart w:id="30"/>
            <w:r>
              <w:t>information</w:t>
            </w:r>
            <w:commentRangeEnd w:id="30"/>
            <w:r w:rsidR="00321E97">
              <w:rPr>
                <w:rStyle w:val="CommentReference"/>
              </w:rPr>
              <w:commentReference w:id="30"/>
            </w:r>
            <w:r>
              <w:t xml:space="preserve">? </w:t>
            </w:r>
          </w:p>
          <w:p w14:paraId="40F7BF52" w14:textId="77777777" w:rsidR="00BF5C6F" w:rsidRDefault="00BF5C6F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BF5C6F" w14:paraId="68AEFEBF" w14:textId="77777777" w:rsidTr="00BF5C6F">
        <w:tc>
          <w:tcPr>
            <w:tcW w:w="13176" w:type="dxa"/>
            <w:shd w:val="clear" w:color="auto" w:fill="D6E3BC" w:themeFill="accent3" w:themeFillTint="66"/>
          </w:tcPr>
          <w:p w14:paraId="3241708C" w14:textId="77777777" w:rsidR="000D6CCD" w:rsidRDefault="000D6CCD" w:rsidP="007D0669">
            <w:pPr>
              <w:pStyle w:val="CommentText"/>
              <w:contextualSpacing/>
            </w:pPr>
            <w:r>
              <w:t xml:space="preserve">Who would you contact if you wanted information or had a concern over a natural resources’ regulation or project in your area? Local government? Chief? DFO? </w:t>
            </w:r>
            <w:commentRangeStart w:id="31"/>
            <w:r>
              <w:t>ZAWA</w:t>
            </w:r>
            <w:commentRangeEnd w:id="31"/>
            <w:r w:rsidR="00321E97">
              <w:rPr>
                <w:rStyle w:val="CommentReference"/>
              </w:rPr>
              <w:commentReference w:id="31"/>
            </w:r>
            <w:r>
              <w:t xml:space="preserve">? </w:t>
            </w:r>
          </w:p>
          <w:p w14:paraId="6C50CE1D" w14:textId="77777777" w:rsidR="00BF5C6F" w:rsidRDefault="00BF5C6F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  <w:p w14:paraId="73002C43" w14:textId="77777777" w:rsidR="00BF5C6F" w:rsidRDefault="00BF5C6F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  <w:tr w:rsidR="00BF5C6F" w14:paraId="73AF6501" w14:textId="77777777" w:rsidTr="00BF5C6F">
        <w:tc>
          <w:tcPr>
            <w:tcW w:w="13176" w:type="dxa"/>
            <w:shd w:val="clear" w:color="auto" w:fill="D6E3BC" w:themeFill="accent3" w:themeFillTint="66"/>
          </w:tcPr>
          <w:p w14:paraId="50C3FB28" w14:textId="77777777" w:rsidR="000D6CCD" w:rsidRDefault="000D6CCD" w:rsidP="007D0669">
            <w:pPr>
              <w:pStyle w:val="CommentText"/>
              <w:contextualSpacing/>
            </w:pPr>
            <w:r>
              <w:t xml:space="preserve">Does your community have access to a grievance mechanism for natural resources’ regulation or projects in your </w:t>
            </w:r>
            <w:commentRangeStart w:id="32"/>
            <w:r>
              <w:t>area</w:t>
            </w:r>
            <w:commentRangeEnd w:id="32"/>
            <w:r w:rsidR="00321E97">
              <w:rPr>
                <w:rStyle w:val="CommentReference"/>
              </w:rPr>
              <w:commentReference w:id="32"/>
            </w:r>
            <w:r>
              <w:t>?</w:t>
            </w:r>
          </w:p>
          <w:p w14:paraId="1AA35132" w14:textId="77777777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>What organ/entity is responsible of processing complaints?</w:t>
            </w:r>
          </w:p>
          <w:p w14:paraId="2F276B06" w14:textId="77777777" w:rsidR="000D6CCD" w:rsidRDefault="000D6CCD" w:rsidP="007D0669">
            <w:pPr>
              <w:pStyle w:val="CommentText"/>
              <w:ind w:left="1440"/>
              <w:contextualSpacing/>
            </w:pPr>
          </w:p>
          <w:p w14:paraId="066EB4E6" w14:textId="77777777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 xml:space="preserve">Did you ever make a </w:t>
            </w:r>
            <w:commentRangeStart w:id="33"/>
            <w:r>
              <w:t>complaint</w:t>
            </w:r>
            <w:commentRangeEnd w:id="33"/>
            <w:r w:rsidR="00321E97">
              <w:rPr>
                <w:rStyle w:val="CommentReference"/>
              </w:rPr>
              <w:commentReference w:id="33"/>
            </w:r>
            <w:r>
              <w:t>? What was the complaint about?</w:t>
            </w:r>
          </w:p>
          <w:p w14:paraId="6A5F63F3" w14:textId="77777777" w:rsidR="000D6CCD" w:rsidRDefault="000D6CCD" w:rsidP="007D0669">
            <w:pPr>
              <w:pStyle w:val="CommentText"/>
              <w:contextualSpacing/>
            </w:pPr>
          </w:p>
          <w:p w14:paraId="16418386" w14:textId="77777777" w:rsidR="000D6CCD" w:rsidRDefault="000D6CCD" w:rsidP="007D0669">
            <w:pPr>
              <w:pStyle w:val="CommentText"/>
              <w:ind w:left="1440"/>
              <w:contextualSpacing/>
            </w:pPr>
          </w:p>
          <w:p w14:paraId="601E84D7" w14:textId="77777777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 xml:space="preserve">Were the means (Internet, telephone, etc.) to present complaints easy to </w:t>
            </w:r>
            <w:commentRangeStart w:id="34"/>
            <w:r>
              <w:t>use</w:t>
            </w:r>
            <w:commentRangeEnd w:id="34"/>
            <w:r w:rsidR="00321E97">
              <w:rPr>
                <w:rStyle w:val="CommentReference"/>
              </w:rPr>
              <w:commentReference w:id="34"/>
            </w:r>
            <w:r>
              <w:t>?</w:t>
            </w:r>
          </w:p>
          <w:p w14:paraId="688A4AED" w14:textId="77777777" w:rsidR="000D6CCD" w:rsidRDefault="000D6CCD" w:rsidP="007D0669">
            <w:pPr>
              <w:pStyle w:val="CommentText"/>
              <w:ind w:left="1440"/>
              <w:contextualSpacing/>
            </w:pPr>
          </w:p>
          <w:p w14:paraId="0DDB092B" w14:textId="77777777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 xml:space="preserve">Were the requirements to present a complaint </w:t>
            </w:r>
            <w:commentRangeStart w:id="35"/>
            <w:r>
              <w:t>difficult</w:t>
            </w:r>
            <w:commentRangeEnd w:id="35"/>
            <w:r w:rsidR="00321E97">
              <w:rPr>
                <w:rStyle w:val="CommentReference"/>
              </w:rPr>
              <w:commentReference w:id="35"/>
            </w:r>
            <w:r>
              <w:t>?</w:t>
            </w:r>
          </w:p>
          <w:p w14:paraId="0D6D645D" w14:textId="77777777" w:rsidR="000D6CCD" w:rsidRDefault="000D6CCD" w:rsidP="007D0669">
            <w:pPr>
              <w:pStyle w:val="CommentText"/>
              <w:contextualSpacing/>
            </w:pPr>
          </w:p>
          <w:p w14:paraId="1C694449" w14:textId="77777777" w:rsidR="000D6CCD" w:rsidRDefault="000D6CCD" w:rsidP="007D0669">
            <w:pPr>
              <w:pStyle w:val="CommentText"/>
              <w:ind w:left="1440"/>
              <w:contextualSpacing/>
            </w:pPr>
          </w:p>
          <w:p w14:paraId="26FB8107" w14:textId="77777777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>Was the grievance mechanism locally accessible?</w:t>
            </w:r>
          </w:p>
          <w:p w14:paraId="38AFEDF8" w14:textId="77777777" w:rsidR="000D6CCD" w:rsidRDefault="000D6CCD" w:rsidP="007D0669">
            <w:pPr>
              <w:pStyle w:val="CommentText"/>
              <w:ind w:left="1440"/>
              <w:contextualSpacing/>
            </w:pPr>
          </w:p>
          <w:p w14:paraId="1991AB2F" w14:textId="77777777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>Do you consider the decisions of the grievance mechanism were fair?</w:t>
            </w:r>
          </w:p>
          <w:p w14:paraId="216BDD0A" w14:textId="77777777" w:rsidR="000D6CCD" w:rsidRDefault="000D6CCD" w:rsidP="007D0669">
            <w:pPr>
              <w:pStyle w:val="CommentText"/>
              <w:contextualSpacing/>
            </w:pPr>
          </w:p>
          <w:p w14:paraId="5049270C" w14:textId="77777777" w:rsidR="000D6CCD" w:rsidRDefault="000D6CCD" w:rsidP="007D0669">
            <w:pPr>
              <w:pStyle w:val="CommentText"/>
              <w:ind w:left="1440"/>
              <w:contextualSpacing/>
            </w:pPr>
          </w:p>
          <w:p w14:paraId="0460E20D" w14:textId="77777777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 xml:space="preserve">Were the decisions of the grievance mechanism </w:t>
            </w:r>
            <w:r w:rsidRPr="001A3006">
              <w:t>executed</w:t>
            </w:r>
            <w:r>
              <w:t>?</w:t>
            </w:r>
          </w:p>
          <w:p w14:paraId="420B8EC4" w14:textId="77777777" w:rsidR="000D6CCD" w:rsidRDefault="000D6CCD" w:rsidP="007D0669">
            <w:pPr>
              <w:pStyle w:val="CommentText"/>
              <w:ind w:left="1440"/>
              <w:contextualSpacing/>
            </w:pPr>
          </w:p>
          <w:p w14:paraId="13CCB423" w14:textId="77777777" w:rsidR="000D6CCD" w:rsidRDefault="000D6CCD" w:rsidP="007D0669">
            <w:pPr>
              <w:pStyle w:val="CommentText"/>
              <w:numPr>
                <w:ilvl w:val="1"/>
                <w:numId w:val="8"/>
              </w:numPr>
              <w:contextualSpacing/>
            </w:pPr>
            <w:r>
              <w:t>Was the compensation enough to compensate the damage/impact?</w:t>
            </w:r>
          </w:p>
          <w:p w14:paraId="58A70623" w14:textId="77777777" w:rsidR="000D6CCD" w:rsidRDefault="000D6CCD" w:rsidP="007D0669">
            <w:pPr>
              <w:pStyle w:val="CommentText"/>
              <w:contextualSpacing/>
            </w:pPr>
          </w:p>
          <w:p w14:paraId="1E8BC91F" w14:textId="77777777" w:rsidR="00BF5C6F" w:rsidRDefault="00BF5C6F" w:rsidP="007D0669">
            <w:pPr>
              <w:contextualSpacing/>
              <w:rPr>
                <w:rFonts w:ascii="Gill Sans MT" w:hAnsi="Gill Sans MT"/>
                <w:sz w:val="20"/>
                <w:szCs w:val="20"/>
              </w:rPr>
            </w:pPr>
          </w:p>
        </w:tc>
      </w:tr>
    </w:tbl>
    <w:p w14:paraId="7DF37237" w14:textId="77777777" w:rsidR="00BF5C6F" w:rsidRPr="00F71A9A" w:rsidRDefault="00BF5C6F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3B7DDFBB" w14:textId="29A83BB5" w:rsidR="003330F1" w:rsidRPr="00F71A9A" w:rsidRDefault="003330F1" w:rsidP="00EB6FC5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  <w:sectPr w:rsidR="003330F1" w:rsidRPr="00F71A9A" w:rsidSect="0037128F">
          <w:footerReference w:type="even" r:id="rId10"/>
          <w:footerReference w:type="default" r:id="rId11"/>
          <w:pgSz w:w="15840" w:h="12240" w:orient="landscape"/>
          <w:pgMar w:top="1080" w:right="1440" w:bottom="1080" w:left="1440" w:header="720" w:footer="720" w:gutter="0"/>
          <w:cols w:space="720"/>
          <w:docGrid w:linePitch="360"/>
        </w:sectPr>
      </w:pPr>
    </w:p>
    <w:p w14:paraId="33B5523A" w14:textId="77777777" w:rsidR="000721E5" w:rsidRDefault="000721E5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</w:p>
    <w:p w14:paraId="47EE0D63" w14:textId="300701EC" w:rsidR="000721E5" w:rsidRPr="000721E5" w:rsidRDefault="000721E5" w:rsidP="000721E5">
      <w:pPr>
        <w:rPr>
          <w:rFonts w:ascii="Gill Sans MT" w:hAnsi="Gill Sans MT"/>
          <w:b/>
        </w:rPr>
      </w:pPr>
      <w:r w:rsidRPr="000721E5">
        <w:rPr>
          <w:rFonts w:ascii="Gill Sans MT" w:hAnsi="Gill Sans MT"/>
          <w:b/>
        </w:rPr>
        <w:t xml:space="preserve">FOREST CONFLICT: INCIDENCE AND MANAGEMENT </w:t>
      </w:r>
    </w:p>
    <w:tbl>
      <w:tblPr>
        <w:tblW w:w="11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0"/>
        <w:gridCol w:w="5490"/>
        <w:gridCol w:w="4500"/>
        <w:gridCol w:w="900"/>
      </w:tblGrid>
      <w:tr w:rsidR="000721E5" w:rsidRPr="00033701" w14:paraId="50D30ABE" w14:textId="77777777" w:rsidTr="000721E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4649C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147FBF" w14:textId="77777777" w:rsidR="000721E5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what are the most common kinds of forest land and resource related conflicts WITHIN (between members of the community) your community? </w:t>
            </w:r>
          </w:p>
          <w:p w14:paraId="3975C2B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</w:rPr>
            </w:pPr>
            <w:r>
              <w:rPr>
                <w:rFonts w:ascii="Gill Sans MT" w:hAnsi="Gill Sans MT"/>
              </w:rPr>
              <w:t>PROBE AND CODE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8FD492D" w14:textId="07ED3B76" w:rsidR="00E963BE" w:rsidRDefault="00E963BE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>
              <w:rPr>
                <w:rFonts w:ascii="Gill Sans MT" w:hAnsi="Gill Sans MT" w:cs="Times New Roman"/>
                <w:w w:val="105"/>
              </w:rPr>
              <w:t xml:space="preserve">0=There are no conflicts </w:t>
            </w:r>
          </w:p>
          <w:p w14:paraId="75BCAC5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Boundary conflicts</w:t>
            </w:r>
          </w:p>
          <w:p w14:paraId="622C841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Which NTFPs can and cannot be harvested from forests</w:t>
            </w:r>
          </w:p>
          <w:p w14:paraId="60D40AD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Grazing of livestock in forests</w:t>
            </w:r>
          </w:p>
          <w:p w14:paraId="41B0EBE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Cutting trees in forests</w:t>
            </w:r>
          </w:p>
          <w:p w14:paraId="3B575BF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5=Ownership over trees in forests</w:t>
            </w:r>
          </w:p>
          <w:p w14:paraId="21707C3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Fires or burning in the forest</w:t>
            </w:r>
          </w:p>
          <w:p w14:paraId="7359D6C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Hunting or fishing</w:t>
            </w:r>
          </w:p>
          <w:p w14:paraId="589205E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 Other, please specify</w:t>
            </w:r>
          </w:p>
          <w:p w14:paraId="74F97F4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2295AE0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  <w:tc>
          <w:tcPr>
            <w:tcW w:w="9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4107B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  <w:r w:rsidRPr="00033701">
              <w:rPr>
                <w:rFonts w:ascii="Gill Sans MT" w:eastAsia="Calibri" w:hAnsi="Gill Sans MT" w:cs="Times New Roman"/>
                <w:i/>
                <w:color w:val="A6A6A6"/>
              </w:rPr>
              <w:t>(Code)</w:t>
            </w:r>
          </w:p>
        </w:tc>
      </w:tr>
      <w:tr w:rsidR="000721E5" w:rsidRPr="00033701" w14:paraId="38D9F03B" w14:textId="77777777" w:rsidTr="000721E5">
        <w:trPr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500B7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58D5ACE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Compared to 3 years ago, do you think the number of forest land and resource related conflicts WITHIN (between members of the community) in your community has increased, decreased, or stayed the same?</w:t>
            </w:r>
          </w:p>
          <w:p w14:paraId="1856E26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5837492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5BFE338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420CDF5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02E1307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140D755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635A525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1B166B2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4619F8A2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  <w:tc>
          <w:tcPr>
            <w:tcW w:w="900" w:type="dxa"/>
            <w:tcBorders>
              <w:top w:val="single" w:sz="18" w:space="0" w:color="000000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D64388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  <w:r w:rsidRPr="00033701">
              <w:rPr>
                <w:rFonts w:ascii="Gill Sans MT" w:eastAsia="Calibri" w:hAnsi="Gill Sans MT" w:cs="Times New Roman"/>
                <w:i/>
                <w:color w:val="A6A6A6"/>
              </w:rPr>
              <w:t>(Code)</w:t>
            </w:r>
          </w:p>
        </w:tc>
      </w:tr>
      <w:tr w:rsidR="000721E5" w:rsidRPr="00033701" w14:paraId="32F7F54D" w14:textId="77777777" w:rsidTr="000721E5">
        <w:trPr>
          <w:trHeight w:val="945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BE1E91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4B6FEA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the past 12 months, about how many total conflicts occurred WITHIN (between members of the community) your community? </w:t>
            </w:r>
          </w:p>
          <w:p w14:paraId="3B541F7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2547E70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5277E13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5C08191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DB6F82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2F5A822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3E3FDC6C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</w:p>
        </w:tc>
      </w:tr>
      <w:tr w:rsidR="000721E5" w:rsidRPr="00033701" w14:paraId="738FF153" w14:textId="77777777" w:rsidTr="000721E5">
        <w:trPr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D8A4B2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D733D76" w14:textId="77777777" w:rsidR="000721E5" w:rsidRPr="00033701" w:rsidRDefault="000721E5" w:rsidP="000721E5">
            <w:pPr>
              <w:rPr>
                <w:rFonts w:ascii="Gill Sans MT" w:eastAsia="Times New Roman" w:hAnsi="Gill Sans MT" w:cs="Times New Roman"/>
                <w:bCs/>
                <w:color w:val="000000"/>
              </w:rPr>
            </w:pPr>
            <w:r w:rsidRPr="00033701">
              <w:rPr>
                <w:rFonts w:ascii="Gill Sans MT" w:eastAsia="Calibri" w:hAnsi="Gill Sans MT" w:cs="Times New Roman"/>
              </w:rPr>
              <w:t xml:space="preserve">Compared to 3 years ago, do you think the intensity of </w:t>
            </w:r>
            <w:ins w:id="42" w:author="Stickler, Mercedes M. (E3/LTRM)" w:date="2014-09-22T18:16:00Z">
              <w:r w:rsidRPr="00033701">
                <w:rPr>
                  <w:rFonts w:ascii="Gill Sans MT" w:eastAsia="Calibri" w:hAnsi="Gill Sans MT" w:cs="Times New Roman"/>
                </w:rPr>
                <w:t xml:space="preserve">forest </w:t>
              </w:r>
            </w:ins>
            <w:r w:rsidRPr="00033701">
              <w:rPr>
                <w:rFonts w:ascii="Gill Sans MT" w:eastAsia="Calibri" w:hAnsi="Gill Sans MT" w:cs="Times New Roman"/>
              </w:rPr>
              <w:t>related disputes between members of your community has increased, decreased, or stayed the same?</w:t>
            </w:r>
          </w:p>
          <w:p w14:paraId="7909CD9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8443F49" w14:textId="77777777" w:rsidR="0009243E" w:rsidRPr="00033701" w:rsidRDefault="0009243E" w:rsidP="0009243E">
            <w:pPr>
              <w:spacing w:after="0" w:line="240" w:lineRule="auto"/>
              <w:contextualSpacing/>
              <w:rPr>
                <w:ins w:id="43" w:author="usaiduser" w:date="2014-11-09T10:25:00Z"/>
                <w:rFonts w:ascii="Gill Sans MT" w:hAnsi="Gill Sans MT"/>
              </w:rPr>
            </w:pPr>
            <w:ins w:id="44" w:author="usaiduser" w:date="2014-11-09T10:25:00Z">
              <w:r w:rsidRPr="00033701">
                <w:rPr>
                  <w:rFonts w:ascii="Gill Sans MT" w:hAnsi="Gill Sans MT"/>
                </w:rPr>
                <w:t>1=Increased a lot</w:t>
              </w:r>
            </w:ins>
          </w:p>
          <w:p w14:paraId="2D3CB4DA" w14:textId="77777777" w:rsidR="0009243E" w:rsidRPr="00033701" w:rsidRDefault="0009243E" w:rsidP="0009243E">
            <w:pPr>
              <w:spacing w:after="0" w:line="240" w:lineRule="auto"/>
              <w:contextualSpacing/>
              <w:rPr>
                <w:ins w:id="45" w:author="usaiduser" w:date="2014-11-09T10:25:00Z"/>
                <w:rFonts w:ascii="Gill Sans MT" w:hAnsi="Gill Sans MT"/>
              </w:rPr>
            </w:pPr>
            <w:ins w:id="46" w:author="usaiduser" w:date="2014-11-09T10:25:00Z">
              <w:r w:rsidRPr="00033701">
                <w:rPr>
                  <w:rFonts w:ascii="Gill Sans MT" w:hAnsi="Gill Sans MT"/>
                </w:rPr>
                <w:t>2=Increased a little</w:t>
              </w:r>
            </w:ins>
          </w:p>
          <w:p w14:paraId="0CF2E72A" w14:textId="77777777" w:rsidR="0009243E" w:rsidRPr="00033701" w:rsidRDefault="0009243E" w:rsidP="0009243E">
            <w:pPr>
              <w:spacing w:after="0" w:line="240" w:lineRule="auto"/>
              <w:contextualSpacing/>
              <w:rPr>
                <w:ins w:id="47" w:author="usaiduser" w:date="2014-11-09T10:25:00Z"/>
                <w:rFonts w:ascii="Gill Sans MT" w:hAnsi="Gill Sans MT"/>
              </w:rPr>
            </w:pPr>
            <w:ins w:id="48" w:author="usaiduser" w:date="2014-11-09T10:25:00Z">
              <w:r w:rsidRPr="00033701">
                <w:rPr>
                  <w:rFonts w:ascii="Gill Sans MT" w:hAnsi="Gill Sans MT"/>
                </w:rPr>
                <w:t>3=Remained the same</w:t>
              </w:r>
            </w:ins>
          </w:p>
          <w:p w14:paraId="5D9AF32C" w14:textId="77777777" w:rsidR="0009243E" w:rsidRPr="00033701" w:rsidRDefault="0009243E" w:rsidP="0009243E">
            <w:pPr>
              <w:spacing w:after="0" w:line="240" w:lineRule="auto"/>
              <w:contextualSpacing/>
              <w:rPr>
                <w:ins w:id="49" w:author="usaiduser" w:date="2014-11-09T10:25:00Z"/>
                <w:rFonts w:ascii="Gill Sans MT" w:hAnsi="Gill Sans MT"/>
              </w:rPr>
            </w:pPr>
            <w:ins w:id="50" w:author="usaiduser" w:date="2014-11-09T10:25:00Z">
              <w:r w:rsidRPr="00033701">
                <w:rPr>
                  <w:rFonts w:ascii="Gill Sans MT" w:hAnsi="Gill Sans MT"/>
                </w:rPr>
                <w:t>4=Decreased a little</w:t>
              </w:r>
            </w:ins>
          </w:p>
          <w:p w14:paraId="1C6FD2AD" w14:textId="77777777" w:rsidR="0009243E" w:rsidRPr="00033701" w:rsidRDefault="0009243E" w:rsidP="0009243E">
            <w:pPr>
              <w:spacing w:after="0" w:line="240" w:lineRule="auto"/>
              <w:contextualSpacing/>
              <w:rPr>
                <w:ins w:id="51" w:author="usaiduser" w:date="2014-11-09T10:25:00Z"/>
                <w:rFonts w:ascii="Gill Sans MT" w:hAnsi="Gill Sans MT"/>
              </w:rPr>
            </w:pPr>
            <w:ins w:id="52" w:author="usaiduser" w:date="2014-11-09T10:25:00Z">
              <w:r w:rsidRPr="00033701">
                <w:rPr>
                  <w:rFonts w:ascii="Gill Sans MT" w:hAnsi="Gill Sans MT"/>
                </w:rPr>
                <w:t>5=Decreased a lot</w:t>
              </w:r>
            </w:ins>
          </w:p>
          <w:p w14:paraId="08F1FBB6" w14:textId="77777777" w:rsidR="0009243E" w:rsidRPr="00033701" w:rsidRDefault="0009243E" w:rsidP="0009243E">
            <w:pPr>
              <w:spacing w:after="0" w:line="240" w:lineRule="auto"/>
              <w:contextualSpacing/>
              <w:rPr>
                <w:ins w:id="53" w:author="usaiduser" w:date="2014-11-09T10:25:00Z"/>
                <w:rFonts w:ascii="Gill Sans MT" w:hAnsi="Gill Sans MT"/>
              </w:rPr>
            </w:pPr>
            <w:ins w:id="54" w:author="usaiduser" w:date="2014-11-09T10:25:00Z">
              <w:r w:rsidRPr="00033701">
                <w:rPr>
                  <w:rFonts w:ascii="Gill Sans MT" w:hAnsi="Gill Sans MT"/>
                </w:rPr>
                <w:t>97=Other, please specify</w:t>
              </w:r>
            </w:ins>
          </w:p>
          <w:p w14:paraId="465225D2" w14:textId="77777777" w:rsidR="0009243E" w:rsidRPr="00033701" w:rsidRDefault="0009243E" w:rsidP="0009243E">
            <w:pPr>
              <w:spacing w:after="0" w:line="240" w:lineRule="auto"/>
              <w:contextualSpacing/>
              <w:rPr>
                <w:ins w:id="55" w:author="usaiduser" w:date="2014-11-09T10:25:00Z"/>
                <w:rFonts w:ascii="Gill Sans MT" w:hAnsi="Gill Sans MT"/>
              </w:rPr>
            </w:pPr>
            <w:ins w:id="56" w:author="usaiduser" w:date="2014-11-09T10:25:00Z">
              <w:r w:rsidRPr="00033701">
                <w:rPr>
                  <w:rFonts w:ascii="Gill Sans MT" w:hAnsi="Gill Sans MT"/>
                </w:rPr>
                <w:t>888=Don’t know</w:t>
              </w:r>
            </w:ins>
          </w:p>
          <w:p w14:paraId="08208E65" w14:textId="5881C5AD" w:rsidR="000721E5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ins w:id="57" w:author="usaiduser" w:date="2014-11-09T10:25:00Z">
              <w:r w:rsidRPr="00033701">
                <w:rPr>
                  <w:rFonts w:ascii="Gill Sans MT" w:hAnsi="Gill Sans MT"/>
                </w:rPr>
                <w:t>999=Preferred not to answer</w:t>
              </w:r>
            </w:ins>
          </w:p>
        </w:tc>
        <w:tc>
          <w:tcPr>
            <w:tcW w:w="90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64037442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</w:p>
        </w:tc>
      </w:tr>
      <w:tr w:rsidR="000721E5" w:rsidRPr="00033701" w14:paraId="4E9E4208" w14:textId="77777777" w:rsidTr="000721E5">
        <w:trPr>
          <w:trHeight w:val="89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429E5D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662C66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How many of the conflicts that occurred in the past 12 months WITHIN your community resulted in violence or the destruction of property? </w:t>
            </w:r>
          </w:p>
          <w:p w14:paraId="1662A69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619E3078" w14:textId="4449634F" w:rsidR="000721E5" w:rsidRPr="00033701" w:rsidDel="0009243E" w:rsidRDefault="000721E5" w:rsidP="000721E5">
            <w:pPr>
              <w:spacing w:after="0" w:line="240" w:lineRule="auto"/>
              <w:contextualSpacing/>
              <w:rPr>
                <w:del w:id="58" w:author="usaiduser" w:date="2014-11-09T10:25:00Z"/>
                <w:rFonts w:ascii="Gill Sans MT" w:hAnsi="Gill Sans MT"/>
              </w:rPr>
            </w:pPr>
            <w:del w:id="59" w:author="usaiduser" w:date="2014-11-09T10:25:00Z">
              <w:r w:rsidRPr="00033701" w:rsidDel="0009243E">
                <w:rPr>
                  <w:rFonts w:ascii="Gill Sans MT" w:hAnsi="Gill Sans MT"/>
                </w:rPr>
                <w:delText>1=Increased a lot</w:delText>
              </w:r>
            </w:del>
          </w:p>
          <w:p w14:paraId="0CB65339" w14:textId="4334AA3B" w:rsidR="000721E5" w:rsidRPr="00033701" w:rsidDel="0009243E" w:rsidRDefault="000721E5" w:rsidP="000721E5">
            <w:pPr>
              <w:spacing w:after="0" w:line="240" w:lineRule="auto"/>
              <w:contextualSpacing/>
              <w:rPr>
                <w:del w:id="60" w:author="usaiduser" w:date="2014-11-09T10:25:00Z"/>
                <w:rFonts w:ascii="Gill Sans MT" w:hAnsi="Gill Sans MT"/>
              </w:rPr>
            </w:pPr>
            <w:del w:id="61" w:author="usaiduser" w:date="2014-11-09T10:25:00Z">
              <w:r w:rsidRPr="00033701" w:rsidDel="0009243E">
                <w:rPr>
                  <w:rFonts w:ascii="Gill Sans MT" w:hAnsi="Gill Sans MT"/>
                </w:rPr>
                <w:delText>2=Increased a little</w:delText>
              </w:r>
            </w:del>
          </w:p>
          <w:p w14:paraId="49A36D33" w14:textId="26A13006" w:rsidR="000721E5" w:rsidRPr="00033701" w:rsidDel="0009243E" w:rsidRDefault="000721E5" w:rsidP="000721E5">
            <w:pPr>
              <w:spacing w:after="0" w:line="240" w:lineRule="auto"/>
              <w:contextualSpacing/>
              <w:rPr>
                <w:del w:id="62" w:author="usaiduser" w:date="2014-11-09T10:25:00Z"/>
                <w:rFonts w:ascii="Gill Sans MT" w:hAnsi="Gill Sans MT"/>
              </w:rPr>
            </w:pPr>
            <w:del w:id="63" w:author="usaiduser" w:date="2014-11-09T10:25:00Z">
              <w:r w:rsidRPr="00033701" w:rsidDel="0009243E">
                <w:rPr>
                  <w:rFonts w:ascii="Gill Sans MT" w:hAnsi="Gill Sans MT"/>
                </w:rPr>
                <w:delText>3=Remained the same</w:delText>
              </w:r>
            </w:del>
          </w:p>
          <w:p w14:paraId="1DA11FE9" w14:textId="1E31E580" w:rsidR="000721E5" w:rsidRPr="00033701" w:rsidDel="0009243E" w:rsidRDefault="000721E5" w:rsidP="000721E5">
            <w:pPr>
              <w:spacing w:after="0" w:line="240" w:lineRule="auto"/>
              <w:contextualSpacing/>
              <w:rPr>
                <w:del w:id="64" w:author="usaiduser" w:date="2014-11-09T10:25:00Z"/>
                <w:rFonts w:ascii="Gill Sans MT" w:hAnsi="Gill Sans MT"/>
              </w:rPr>
            </w:pPr>
            <w:del w:id="65" w:author="usaiduser" w:date="2014-11-09T10:25:00Z">
              <w:r w:rsidRPr="00033701" w:rsidDel="0009243E">
                <w:rPr>
                  <w:rFonts w:ascii="Gill Sans MT" w:hAnsi="Gill Sans MT"/>
                </w:rPr>
                <w:delText>4=Decreased a little</w:delText>
              </w:r>
            </w:del>
          </w:p>
          <w:p w14:paraId="4951F414" w14:textId="193F5D6A" w:rsidR="000721E5" w:rsidRPr="00033701" w:rsidDel="0009243E" w:rsidRDefault="000721E5" w:rsidP="000721E5">
            <w:pPr>
              <w:spacing w:after="0" w:line="240" w:lineRule="auto"/>
              <w:contextualSpacing/>
              <w:rPr>
                <w:del w:id="66" w:author="usaiduser" w:date="2014-11-09T10:25:00Z"/>
                <w:rFonts w:ascii="Gill Sans MT" w:hAnsi="Gill Sans MT"/>
              </w:rPr>
            </w:pPr>
            <w:del w:id="67" w:author="usaiduser" w:date="2014-11-09T10:25:00Z">
              <w:r w:rsidRPr="00033701" w:rsidDel="0009243E">
                <w:rPr>
                  <w:rFonts w:ascii="Gill Sans MT" w:hAnsi="Gill Sans MT"/>
                </w:rPr>
                <w:delText>5=Decreased a lot</w:delText>
              </w:r>
            </w:del>
          </w:p>
          <w:p w14:paraId="680D7336" w14:textId="32DEDB68" w:rsidR="000721E5" w:rsidRPr="00033701" w:rsidDel="0009243E" w:rsidRDefault="000721E5" w:rsidP="000721E5">
            <w:pPr>
              <w:spacing w:after="0" w:line="240" w:lineRule="auto"/>
              <w:contextualSpacing/>
              <w:rPr>
                <w:del w:id="68" w:author="usaiduser" w:date="2014-11-09T10:25:00Z"/>
                <w:rFonts w:ascii="Gill Sans MT" w:hAnsi="Gill Sans MT"/>
              </w:rPr>
            </w:pPr>
            <w:del w:id="69" w:author="usaiduser" w:date="2014-11-09T10:25:00Z">
              <w:r w:rsidRPr="00033701" w:rsidDel="0009243E">
                <w:rPr>
                  <w:rFonts w:ascii="Gill Sans MT" w:hAnsi="Gill Sans MT"/>
                </w:rPr>
                <w:delText>97=Other, please specify</w:delText>
              </w:r>
            </w:del>
          </w:p>
          <w:p w14:paraId="6709D78D" w14:textId="08180868" w:rsidR="000721E5" w:rsidRPr="00033701" w:rsidDel="0009243E" w:rsidRDefault="000721E5" w:rsidP="000721E5">
            <w:pPr>
              <w:spacing w:after="0" w:line="240" w:lineRule="auto"/>
              <w:contextualSpacing/>
              <w:rPr>
                <w:del w:id="70" w:author="usaiduser" w:date="2014-11-09T10:25:00Z"/>
                <w:rFonts w:ascii="Gill Sans MT" w:hAnsi="Gill Sans MT"/>
              </w:rPr>
            </w:pPr>
            <w:del w:id="71" w:author="usaiduser" w:date="2014-11-09T10:25:00Z">
              <w:r w:rsidRPr="00033701" w:rsidDel="0009243E">
                <w:rPr>
                  <w:rFonts w:ascii="Gill Sans MT" w:hAnsi="Gill Sans MT"/>
                </w:rPr>
                <w:delText>888=Don’t know</w:delText>
              </w:r>
            </w:del>
          </w:p>
          <w:p w14:paraId="7F9F1C81" w14:textId="1D073335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del w:id="72" w:author="usaiduser" w:date="2014-11-09T10:25:00Z">
              <w:r w:rsidRPr="00033701" w:rsidDel="0009243E">
                <w:rPr>
                  <w:rFonts w:ascii="Gill Sans MT" w:hAnsi="Gill Sans MT"/>
                </w:rPr>
                <w:delText>999=Preferred not to answer</w:delText>
              </w:r>
            </w:del>
          </w:p>
        </w:tc>
        <w:tc>
          <w:tcPr>
            <w:tcW w:w="90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16156A5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</w:p>
        </w:tc>
      </w:tr>
      <w:tr w:rsidR="000721E5" w:rsidRPr="00033701" w14:paraId="2BF09044" w14:textId="77777777" w:rsidTr="000721E5">
        <w:trPr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8581B5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571E1B7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when conflicts over forest land and resources arise in this village, what person or group of people play the most important role in resolving those disputes? 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9119BC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Headperson</w:t>
            </w:r>
          </w:p>
          <w:p w14:paraId="7391BD1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NGO</w:t>
            </w:r>
          </w:p>
          <w:p w14:paraId="3910041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ZAWA</w:t>
            </w:r>
          </w:p>
          <w:p w14:paraId="367A574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Forest service (DFO)</w:t>
            </w:r>
          </w:p>
          <w:p w14:paraId="0E720B1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 Village committee</w:t>
            </w:r>
          </w:p>
          <w:p w14:paraId="482141B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YGL</w:t>
            </w:r>
          </w:p>
          <w:p w14:paraId="3EE2A55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Chief</w:t>
            </w:r>
          </w:p>
          <w:p w14:paraId="17EE5D6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 xml:space="preserve">8= </w:t>
            </w:r>
            <w:proofErr w:type="spellStart"/>
            <w:r w:rsidRPr="00033701">
              <w:rPr>
                <w:rFonts w:ascii="Gill Sans MT" w:hAnsi="Gill Sans MT" w:cs="Times New Roman"/>
                <w:w w:val="105"/>
              </w:rPr>
              <w:t>Induna</w:t>
            </w:r>
            <w:proofErr w:type="spellEnd"/>
          </w:p>
          <w:p w14:paraId="2E827EA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9= CRB</w:t>
            </w:r>
          </w:p>
          <w:p w14:paraId="5F42A48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10= Local government officials</w:t>
            </w:r>
          </w:p>
          <w:p w14:paraId="1AAE247C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97= Other, specify</w:t>
            </w:r>
          </w:p>
          <w:p w14:paraId="25BA7C4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7E3F1B8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18" w:space="0" w:color="000000"/>
              <w:bottom w:val="single" w:sz="4" w:space="0" w:color="auto"/>
              <w:right w:val="single" w:sz="18" w:space="0" w:color="000000"/>
            </w:tcBorders>
          </w:tcPr>
          <w:p w14:paraId="560F81B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</w:p>
        </w:tc>
      </w:tr>
      <w:tr w:rsidR="000721E5" w:rsidRPr="00033701" w14:paraId="763509F0" w14:textId="77777777" w:rsidTr="000721E5">
        <w:trPr>
          <w:gridAfter w:val="1"/>
          <w:wAfter w:w="900" w:type="dxa"/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566C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8F3F47" w14:textId="7E1F9335" w:rsidR="000721E5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what are the most common kinds of </w:t>
            </w:r>
            <w:r w:rsidR="00E963BE">
              <w:rPr>
                <w:rFonts w:ascii="Gill Sans MT" w:hAnsi="Gill Sans MT"/>
              </w:rPr>
              <w:t xml:space="preserve">EXTERNAL </w:t>
            </w:r>
            <w:r w:rsidRPr="00033701">
              <w:rPr>
                <w:rFonts w:ascii="Gill Sans MT" w:hAnsi="Gill Sans MT"/>
              </w:rPr>
              <w:t xml:space="preserve">forest land and resource related </w:t>
            </w:r>
            <w:r>
              <w:rPr>
                <w:rFonts w:ascii="Gill Sans MT" w:hAnsi="Gill Sans MT"/>
              </w:rPr>
              <w:t>conflict</w:t>
            </w:r>
            <w:r w:rsidR="00E963BE">
              <w:rPr>
                <w:rFonts w:ascii="Gill Sans MT" w:hAnsi="Gill Sans MT"/>
              </w:rPr>
              <w:t xml:space="preserve">s that your community faces with other communities? </w:t>
            </w:r>
          </w:p>
          <w:p w14:paraId="7D7B830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</w:rPr>
            </w:pPr>
            <w:r>
              <w:rPr>
                <w:rFonts w:ascii="Gill Sans MT" w:hAnsi="Gill Sans MT"/>
              </w:rPr>
              <w:t>PROBE AND CODE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80BE193" w14:textId="0AD99A33" w:rsidR="00E963BE" w:rsidRDefault="00E963BE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>
              <w:rPr>
                <w:rFonts w:ascii="Gill Sans MT" w:hAnsi="Gill Sans MT" w:cs="Times New Roman"/>
                <w:w w:val="105"/>
              </w:rPr>
              <w:t>0= There are no conflicts between this village and other villages</w:t>
            </w:r>
          </w:p>
          <w:p w14:paraId="065E5D2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Boundary conflicts</w:t>
            </w:r>
          </w:p>
          <w:p w14:paraId="6D28E1F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Which NTFPs can and cannot be harvested from forests</w:t>
            </w:r>
          </w:p>
          <w:p w14:paraId="54715BB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Grazing of livestock in forests</w:t>
            </w:r>
          </w:p>
          <w:p w14:paraId="1BD7F13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Cutting trees in forests</w:t>
            </w:r>
          </w:p>
          <w:p w14:paraId="464DA93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5=Ownership over trees in forests</w:t>
            </w:r>
          </w:p>
          <w:p w14:paraId="2C62765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Fires or burning in the forest</w:t>
            </w:r>
          </w:p>
          <w:p w14:paraId="5862674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Hunting or fishing</w:t>
            </w:r>
          </w:p>
          <w:p w14:paraId="5221FFA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 Other, please specify</w:t>
            </w:r>
          </w:p>
          <w:p w14:paraId="7D59FEE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00952EE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0721E5" w:rsidRPr="00033701" w14:paraId="002870FB" w14:textId="77777777" w:rsidTr="000721E5">
        <w:trPr>
          <w:gridAfter w:val="1"/>
          <w:wAfter w:w="900" w:type="dxa"/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BCB3AF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A207FE" w14:textId="1BF4BB11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Compared to 3 years ago, do you think the number of </w:t>
            </w:r>
            <w:r w:rsidR="00E963BE">
              <w:rPr>
                <w:rFonts w:ascii="Gill Sans MT" w:hAnsi="Gill Sans MT"/>
              </w:rPr>
              <w:t xml:space="preserve">EXTERNAL </w:t>
            </w:r>
            <w:r w:rsidR="00E963BE" w:rsidRPr="00033701">
              <w:rPr>
                <w:rFonts w:ascii="Gill Sans MT" w:hAnsi="Gill Sans MT"/>
              </w:rPr>
              <w:t xml:space="preserve">forest land and resource related </w:t>
            </w:r>
            <w:r w:rsidR="00E963BE">
              <w:rPr>
                <w:rFonts w:ascii="Gill Sans MT" w:hAnsi="Gill Sans MT"/>
              </w:rPr>
              <w:t xml:space="preserve">conflicts that your community faces with other communities? </w:t>
            </w:r>
            <w:r w:rsidRPr="00033701">
              <w:rPr>
                <w:rFonts w:ascii="Gill Sans MT" w:hAnsi="Gill Sans MT"/>
              </w:rPr>
              <w:t>has increased, decreased, or stayed the same?</w:t>
            </w:r>
          </w:p>
          <w:p w14:paraId="59199BA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467428C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714E655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67919F4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5898525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669ABA0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58DE844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6B84FE9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6828CC0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0721E5" w:rsidRPr="00033701" w14:paraId="479EB9E4" w14:textId="77777777" w:rsidTr="000721E5">
        <w:trPr>
          <w:gridAfter w:val="1"/>
          <w:wAfter w:w="900" w:type="dxa"/>
          <w:trHeight w:val="945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82FC6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E194C70" w14:textId="5D13C23D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the past 12 months, about how many total conflicts occurred </w:t>
            </w:r>
            <w:r w:rsidR="00E963BE">
              <w:rPr>
                <w:rFonts w:ascii="Gill Sans MT" w:hAnsi="Gill Sans MT"/>
              </w:rPr>
              <w:t xml:space="preserve">between your community and other communities? </w:t>
            </w:r>
            <w:r w:rsidRPr="00033701">
              <w:rPr>
                <w:rFonts w:ascii="Gill Sans MT" w:hAnsi="Gill Sans MT"/>
              </w:rPr>
              <w:t xml:space="preserve"> </w:t>
            </w:r>
          </w:p>
          <w:p w14:paraId="2B96512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40B5528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072B4EA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2374EEB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7F726C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3F980FB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</w:tr>
      <w:tr w:rsidR="000721E5" w:rsidRPr="00033701" w14:paraId="264DC9DD" w14:textId="77777777" w:rsidTr="000721E5">
        <w:trPr>
          <w:gridAfter w:val="1"/>
          <w:wAfter w:w="900" w:type="dxa"/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F4E295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49482FC" w14:textId="53E776DD" w:rsidR="000721E5" w:rsidRPr="00033701" w:rsidRDefault="000721E5" w:rsidP="000721E5">
            <w:pPr>
              <w:rPr>
                <w:rFonts w:ascii="Gill Sans MT" w:eastAsia="Times New Roman" w:hAnsi="Gill Sans MT" w:cs="Times New Roman"/>
                <w:bCs/>
                <w:color w:val="000000"/>
              </w:rPr>
            </w:pPr>
            <w:r w:rsidRPr="00033701">
              <w:rPr>
                <w:rFonts w:ascii="Gill Sans MT" w:eastAsia="Calibri" w:hAnsi="Gill Sans MT" w:cs="Times New Roman"/>
              </w:rPr>
              <w:t xml:space="preserve">Compared to 3 years ago, do you think the intensity of forest related disputes between </w:t>
            </w:r>
            <w:r w:rsidR="00E963BE">
              <w:rPr>
                <w:rFonts w:ascii="Gill Sans MT" w:eastAsia="Calibri" w:hAnsi="Gill Sans MT" w:cs="Times New Roman"/>
              </w:rPr>
              <w:t xml:space="preserve">your </w:t>
            </w:r>
            <w:r w:rsidRPr="00033701">
              <w:rPr>
                <w:rFonts w:ascii="Gill Sans MT" w:eastAsia="Calibri" w:hAnsi="Gill Sans MT" w:cs="Times New Roman"/>
              </w:rPr>
              <w:t xml:space="preserve">community </w:t>
            </w:r>
            <w:r w:rsidR="00E963BE">
              <w:rPr>
                <w:rFonts w:ascii="Gill Sans MT" w:eastAsia="Calibri" w:hAnsi="Gill Sans MT" w:cs="Times New Roman"/>
              </w:rPr>
              <w:t xml:space="preserve">and other communities </w:t>
            </w:r>
            <w:r w:rsidRPr="00033701">
              <w:rPr>
                <w:rFonts w:ascii="Gill Sans MT" w:eastAsia="Calibri" w:hAnsi="Gill Sans MT" w:cs="Times New Roman"/>
              </w:rPr>
              <w:t>has increased, decreased, or stayed the same?</w:t>
            </w:r>
          </w:p>
          <w:p w14:paraId="3071E6F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2B311B7D" w14:textId="77777777" w:rsidR="0009243E" w:rsidRPr="00033701" w:rsidRDefault="0009243E" w:rsidP="0009243E">
            <w:pPr>
              <w:spacing w:after="0" w:line="240" w:lineRule="auto"/>
              <w:contextualSpacing/>
              <w:rPr>
                <w:ins w:id="73" w:author="usaiduser" w:date="2014-11-09T10:26:00Z"/>
                <w:rFonts w:ascii="Gill Sans MT" w:hAnsi="Gill Sans MT"/>
              </w:rPr>
            </w:pPr>
            <w:ins w:id="74" w:author="usaiduser" w:date="2014-11-09T10:26:00Z">
              <w:r w:rsidRPr="00033701">
                <w:rPr>
                  <w:rFonts w:ascii="Gill Sans MT" w:hAnsi="Gill Sans MT"/>
                </w:rPr>
                <w:t>1=Increased a lot</w:t>
              </w:r>
            </w:ins>
          </w:p>
          <w:p w14:paraId="15F85079" w14:textId="77777777" w:rsidR="0009243E" w:rsidRPr="00033701" w:rsidRDefault="0009243E" w:rsidP="0009243E">
            <w:pPr>
              <w:spacing w:after="0" w:line="240" w:lineRule="auto"/>
              <w:contextualSpacing/>
              <w:rPr>
                <w:ins w:id="75" w:author="usaiduser" w:date="2014-11-09T10:26:00Z"/>
                <w:rFonts w:ascii="Gill Sans MT" w:hAnsi="Gill Sans MT"/>
              </w:rPr>
            </w:pPr>
            <w:ins w:id="76" w:author="usaiduser" w:date="2014-11-09T10:26:00Z">
              <w:r w:rsidRPr="00033701">
                <w:rPr>
                  <w:rFonts w:ascii="Gill Sans MT" w:hAnsi="Gill Sans MT"/>
                </w:rPr>
                <w:t>2=Increased a little</w:t>
              </w:r>
            </w:ins>
          </w:p>
          <w:p w14:paraId="7233DF10" w14:textId="77777777" w:rsidR="0009243E" w:rsidRPr="00033701" w:rsidRDefault="0009243E" w:rsidP="0009243E">
            <w:pPr>
              <w:spacing w:after="0" w:line="240" w:lineRule="auto"/>
              <w:contextualSpacing/>
              <w:rPr>
                <w:ins w:id="77" w:author="usaiduser" w:date="2014-11-09T10:26:00Z"/>
                <w:rFonts w:ascii="Gill Sans MT" w:hAnsi="Gill Sans MT"/>
              </w:rPr>
            </w:pPr>
            <w:ins w:id="78" w:author="usaiduser" w:date="2014-11-09T10:26:00Z">
              <w:r w:rsidRPr="00033701">
                <w:rPr>
                  <w:rFonts w:ascii="Gill Sans MT" w:hAnsi="Gill Sans MT"/>
                </w:rPr>
                <w:t>3=Remained the same</w:t>
              </w:r>
            </w:ins>
          </w:p>
          <w:p w14:paraId="4B014FFD" w14:textId="77777777" w:rsidR="0009243E" w:rsidRPr="00033701" w:rsidRDefault="0009243E" w:rsidP="0009243E">
            <w:pPr>
              <w:spacing w:after="0" w:line="240" w:lineRule="auto"/>
              <w:contextualSpacing/>
              <w:rPr>
                <w:ins w:id="79" w:author="usaiduser" w:date="2014-11-09T10:26:00Z"/>
                <w:rFonts w:ascii="Gill Sans MT" w:hAnsi="Gill Sans MT"/>
              </w:rPr>
            </w:pPr>
            <w:ins w:id="80" w:author="usaiduser" w:date="2014-11-09T10:26:00Z">
              <w:r w:rsidRPr="00033701">
                <w:rPr>
                  <w:rFonts w:ascii="Gill Sans MT" w:hAnsi="Gill Sans MT"/>
                </w:rPr>
                <w:t>4=Decreased a little</w:t>
              </w:r>
            </w:ins>
          </w:p>
          <w:p w14:paraId="0C667B66" w14:textId="77777777" w:rsidR="0009243E" w:rsidRPr="00033701" w:rsidRDefault="0009243E" w:rsidP="0009243E">
            <w:pPr>
              <w:spacing w:after="0" w:line="240" w:lineRule="auto"/>
              <w:contextualSpacing/>
              <w:rPr>
                <w:ins w:id="81" w:author="usaiduser" w:date="2014-11-09T10:26:00Z"/>
                <w:rFonts w:ascii="Gill Sans MT" w:hAnsi="Gill Sans MT"/>
              </w:rPr>
            </w:pPr>
            <w:ins w:id="82" w:author="usaiduser" w:date="2014-11-09T10:26:00Z">
              <w:r w:rsidRPr="00033701">
                <w:rPr>
                  <w:rFonts w:ascii="Gill Sans MT" w:hAnsi="Gill Sans MT"/>
                </w:rPr>
                <w:t>5=Decreased a lot</w:t>
              </w:r>
            </w:ins>
          </w:p>
          <w:p w14:paraId="5298AD67" w14:textId="77777777" w:rsidR="0009243E" w:rsidRPr="00033701" w:rsidRDefault="0009243E" w:rsidP="0009243E">
            <w:pPr>
              <w:spacing w:after="0" w:line="240" w:lineRule="auto"/>
              <w:contextualSpacing/>
              <w:rPr>
                <w:ins w:id="83" w:author="usaiduser" w:date="2014-11-09T10:26:00Z"/>
                <w:rFonts w:ascii="Gill Sans MT" w:hAnsi="Gill Sans MT"/>
              </w:rPr>
            </w:pPr>
            <w:ins w:id="84" w:author="usaiduser" w:date="2014-11-09T10:26:00Z">
              <w:r w:rsidRPr="00033701">
                <w:rPr>
                  <w:rFonts w:ascii="Gill Sans MT" w:hAnsi="Gill Sans MT"/>
                </w:rPr>
                <w:t>97=Other, please specify</w:t>
              </w:r>
            </w:ins>
          </w:p>
          <w:p w14:paraId="46412ED8" w14:textId="77777777" w:rsidR="0009243E" w:rsidRPr="00033701" w:rsidRDefault="0009243E" w:rsidP="0009243E">
            <w:pPr>
              <w:spacing w:after="0" w:line="240" w:lineRule="auto"/>
              <w:contextualSpacing/>
              <w:rPr>
                <w:ins w:id="85" w:author="usaiduser" w:date="2014-11-09T10:26:00Z"/>
                <w:rFonts w:ascii="Gill Sans MT" w:hAnsi="Gill Sans MT"/>
              </w:rPr>
            </w:pPr>
            <w:ins w:id="86" w:author="usaiduser" w:date="2014-11-09T10:26:00Z">
              <w:r w:rsidRPr="00033701">
                <w:rPr>
                  <w:rFonts w:ascii="Gill Sans MT" w:hAnsi="Gill Sans MT"/>
                </w:rPr>
                <w:t>888=Don’t know</w:t>
              </w:r>
            </w:ins>
          </w:p>
          <w:p w14:paraId="1CB6A7BD" w14:textId="4DAEF9EC" w:rsidR="000721E5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ins w:id="87" w:author="usaiduser" w:date="2014-11-09T10:26:00Z">
              <w:r w:rsidRPr="00033701">
                <w:rPr>
                  <w:rFonts w:ascii="Gill Sans MT" w:hAnsi="Gill Sans MT"/>
                </w:rPr>
                <w:t>999=Preferred not to answer</w:t>
              </w:r>
            </w:ins>
          </w:p>
        </w:tc>
      </w:tr>
      <w:tr w:rsidR="000721E5" w:rsidRPr="00033701" w14:paraId="6CE824C8" w14:textId="77777777" w:rsidTr="000721E5">
        <w:trPr>
          <w:gridAfter w:val="1"/>
          <w:wAfter w:w="900" w:type="dxa"/>
          <w:trHeight w:val="89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45F2B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37CF846" w14:textId="6AE7E108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How many of the conflicts that occurred in the past 12 months </w:t>
            </w:r>
            <w:r w:rsidR="00E963BE">
              <w:rPr>
                <w:rFonts w:ascii="Gill Sans MT" w:hAnsi="Gill Sans MT"/>
              </w:rPr>
              <w:t xml:space="preserve">between </w:t>
            </w:r>
            <w:r w:rsidRPr="00033701">
              <w:rPr>
                <w:rFonts w:ascii="Gill Sans MT" w:hAnsi="Gill Sans MT"/>
              </w:rPr>
              <w:t xml:space="preserve">your community </w:t>
            </w:r>
            <w:r w:rsidR="00E963BE">
              <w:rPr>
                <w:rFonts w:ascii="Gill Sans MT" w:hAnsi="Gill Sans MT"/>
              </w:rPr>
              <w:t xml:space="preserve">and other communities </w:t>
            </w:r>
            <w:r w:rsidRPr="00033701">
              <w:rPr>
                <w:rFonts w:ascii="Gill Sans MT" w:hAnsi="Gill Sans MT"/>
              </w:rPr>
              <w:t xml:space="preserve">resulted in violence or the destruction of property? </w:t>
            </w:r>
          </w:p>
          <w:p w14:paraId="2C4D6C3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313CA10B" w14:textId="7A8116D5" w:rsidR="000721E5" w:rsidRPr="00033701" w:rsidDel="0009243E" w:rsidRDefault="000721E5" w:rsidP="000721E5">
            <w:pPr>
              <w:spacing w:after="0" w:line="240" w:lineRule="auto"/>
              <w:contextualSpacing/>
              <w:rPr>
                <w:del w:id="88" w:author="usaiduser" w:date="2014-11-09T10:26:00Z"/>
                <w:rFonts w:ascii="Gill Sans MT" w:hAnsi="Gill Sans MT"/>
              </w:rPr>
            </w:pPr>
            <w:del w:id="89" w:author="usaiduser" w:date="2014-11-09T10:26:00Z">
              <w:r w:rsidRPr="00033701" w:rsidDel="0009243E">
                <w:rPr>
                  <w:rFonts w:ascii="Gill Sans MT" w:hAnsi="Gill Sans MT"/>
                </w:rPr>
                <w:delText>1=Increased a lot</w:delText>
              </w:r>
            </w:del>
          </w:p>
          <w:p w14:paraId="7DFAE587" w14:textId="0CC66141" w:rsidR="000721E5" w:rsidRPr="00033701" w:rsidDel="0009243E" w:rsidRDefault="000721E5" w:rsidP="000721E5">
            <w:pPr>
              <w:spacing w:after="0" w:line="240" w:lineRule="auto"/>
              <w:contextualSpacing/>
              <w:rPr>
                <w:del w:id="90" w:author="usaiduser" w:date="2014-11-09T10:26:00Z"/>
                <w:rFonts w:ascii="Gill Sans MT" w:hAnsi="Gill Sans MT"/>
              </w:rPr>
            </w:pPr>
            <w:del w:id="91" w:author="usaiduser" w:date="2014-11-09T10:26:00Z">
              <w:r w:rsidRPr="00033701" w:rsidDel="0009243E">
                <w:rPr>
                  <w:rFonts w:ascii="Gill Sans MT" w:hAnsi="Gill Sans MT"/>
                </w:rPr>
                <w:delText>2=Increased a little</w:delText>
              </w:r>
            </w:del>
          </w:p>
          <w:p w14:paraId="1D4477A3" w14:textId="250E8680" w:rsidR="000721E5" w:rsidRPr="00033701" w:rsidDel="0009243E" w:rsidRDefault="000721E5" w:rsidP="000721E5">
            <w:pPr>
              <w:spacing w:after="0" w:line="240" w:lineRule="auto"/>
              <w:contextualSpacing/>
              <w:rPr>
                <w:del w:id="92" w:author="usaiduser" w:date="2014-11-09T10:26:00Z"/>
                <w:rFonts w:ascii="Gill Sans MT" w:hAnsi="Gill Sans MT"/>
              </w:rPr>
            </w:pPr>
            <w:del w:id="93" w:author="usaiduser" w:date="2014-11-09T10:26:00Z">
              <w:r w:rsidRPr="00033701" w:rsidDel="0009243E">
                <w:rPr>
                  <w:rFonts w:ascii="Gill Sans MT" w:hAnsi="Gill Sans MT"/>
                </w:rPr>
                <w:delText>3=Remained the same</w:delText>
              </w:r>
            </w:del>
          </w:p>
          <w:p w14:paraId="66AE6AF9" w14:textId="00EBE8AC" w:rsidR="000721E5" w:rsidRPr="00033701" w:rsidDel="0009243E" w:rsidRDefault="000721E5" w:rsidP="000721E5">
            <w:pPr>
              <w:spacing w:after="0" w:line="240" w:lineRule="auto"/>
              <w:contextualSpacing/>
              <w:rPr>
                <w:del w:id="94" w:author="usaiduser" w:date="2014-11-09T10:26:00Z"/>
                <w:rFonts w:ascii="Gill Sans MT" w:hAnsi="Gill Sans MT"/>
              </w:rPr>
            </w:pPr>
            <w:del w:id="95" w:author="usaiduser" w:date="2014-11-09T10:26:00Z">
              <w:r w:rsidRPr="00033701" w:rsidDel="0009243E">
                <w:rPr>
                  <w:rFonts w:ascii="Gill Sans MT" w:hAnsi="Gill Sans MT"/>
                </w:rPr>
                <w:delText>4=Decreased a little</w:delText>
              </w:r>
            </w:del>
          </w:p>
          <w:p w14:paraId="4C4ACC97" w14:textId="28527B2C" w:rsidR="000721E5" w:rsidRPr="00033701" w:rsidDel="0009243E" w:rsidRDefault="000721E5" w:rsidP="000721E5">
            <w:pPr>
              <w:spacing w:after="0" w:line="240" w:lineRule="auto"/>
              <w:contextualSpacing/>
              <w:rPr>
                <w:del w:id="96" w:author="usaiduser" w:date="2014-11-09T10:26:00Z"/>
                <w:rFonts w:ascii="Gill Sans MT" w:hAnsi="Gill Sans MT"/>
              </w:rPr>
            </w:pPr>
            <w:del w:id="97" w:author="usaiduser" w:date="2014-11-09T10:26:00Z">
              <w:r w:rsidRPr="00033701" w:rsidDel="0009243E">
                <w:rPr>
                  <w:rFonts w:ascii="Gill Sans MT" w:hAnsi="Gill Sans MT"/>
                </w:rPr>
                <w:delText>5=Decreased a lot</w:delText>
              </w:r>
            </w:del>
          </w:p>
          <w:p w14:paraId="6C97998A" w14:textId="25C519A3" w:rsidR="000721E5" w:rsidRPr="00033701" w:rsidDel="0009243E" w:rsidRDefault="000721E5" w:rsidP="000721E5">
            <w:pPr>
              <w:spacing w:after="0" w:line="240" w:lineRule="auto"/>
              <w:contextualSpacing/>
              <w:rPr>
                <w:del w:id="98" w:author="usaiduser" w:date="2014-11-09T10:26:00Z"/>
                <w:rFonts w:ascii="Gill Sans MT" w:hAnsi="Gill Sans MT"/>
              </w:rPr>
            </w:pPr>
            <w:del w:id="99" w:author="usaiduser" w:date="2014-11-09T10:26:00Z">
              <w:r w:rsidRPr="00033701" w:rsidDel="0009243E">
                <w:rPr>
                  <w:rFonts w:ascii="Gill Sans MT" w:hAnsi="Gill Sans MT"/>
                </w:rPr>
                <w:delText>97=Other, please specify</w:delText>
              </w:r>
            </w:del>
          </w:p>
          <w:p w14:paraId="0EEA376D" w14:textId="50C6E8DD" w:rsidR="000721E5" w:rsidRPr="00033701" w:rsidDel="0009243E" w:rsidRDefault="000721E5" w:rsidP="000721E5">
            <w:pPr>
              <w:spacing w:after="0" w:line="240" w:lineRule="auto"/>
              <w:contextualSpacing/>
              <w:rPr>
                <w:del w:id="100" w:author="usaiduser" w:date="2014-11-09T10:26:00Z"/>
                <w:rFonts w:ascii="Gill Sans MT" w:hAnsi="Gill Sans MT"/>
              </w:rPr>
            </w:pPr>
            <w:del w:id="101" w:author="usaiduser" w:date="2014-11-09T10:26:00Z">
              <w:r w:rsidRPr="00033701" w:rsidDel="0009243E">
                <w:rPr>
                  <w:rFonts w:ascii="Gill Sans MT" w:hAnsi="Gill Sans MT"/>
                </w:rPr>
                <w:delText>888=Don’t know</w:delText>
              </w:r>
            </w:del>
          </w:p>
          <w:p w14:paraId="4A5D007A" w14:textId="79E0412C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del w:id="102" w:author="usaiduser" w:date="2014-11-09T10:26:00Z">
              <w:r w:rsidRPr="00033701" w:rsidDel="0009243E">
                <w:rPr>
                  <w:rFonts w:ascii="Gill Sans MT" w:hAnsi="Gill Sans MT"/>
                </w:rPr>
                <w:delText>999=Preferred not to answer</w:delText>
              </w:r>
            </w:del>
          </w:p>
        </w:tc>
      </w:tr>
      <w:tr w:rsidR="000721E5" w:rsidRPr="00033701" w14:paraId="42343E4D" w14:textId="77777777" w:rsidTr="000721E5">
        <w:trPr>
          <w:gridAfter w:val="1"/>
          <w:wAfter w:w="900" w:type="dxa"/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0D7EC0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16871E51" w14:textId="07FE7645" w:rsidR="000721E5" w:rsidRPr="00033701" w:rsidRDefault="000721E5" w:rsidP="00E963B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when conflicts over forest land and resources arise </w:t>
            </w:r>
            <w:r w:rsidR="00E963BE">
              <w:rPr>
                <w:rFonts w:ascii="Gill Sans MT" w:hAnsi="Gill Sans MT"/>
              </w:rPr>
              <w:t>between this village and other villages</w:t>
            </w:r>
            <w:r w:rsidRPr="00033701">
              <w:rPr>
                <w:rFonts w:ascii="Gill Sans MT" w:hAnsi="Gill Sans MT"/>
              </w:rPr>
              <w:t xml:space="preserve">, what person or group of people play the most important role in resolving those disputes? 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58A2C55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Headperson</w:t>
            </w:r>
          </w:p>
          <w:p w14:paraId="777A8CF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NGO</w:t>
            </w:r>
          </w:p>
          <w:p w14:paraId="337F26E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ZAWA</w:t>
            </w:r>
          </w:p>
          <w:p w14:paraId="3003CB2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Forest service (DFO)</w:t>
            </w:r>
          </w:p>
          <w:p w14:paraId="1C9648B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 Village committee</w:t>
            </w:r>
          </w:p>
          <w:p w14:paraId="4C70D712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YGL</w:t>
            </w:r>
          </w:p>
          <w:p w14:paraId="1FF79CA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Chief</w:t>
            </w:r>
          </w:p>
          <w:p w14:paraId="7941F86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 xml:space="preserve">8= </w:t>
            </w:r>
            <w:proofErr w:type="spellStart"/>
            <w:r w:rsidRPr="00033701">
              <w:rPr>
                <w:rFonts w:ascii="Gill Sans MT" w:hAnsi="Gill Sans MT" w:cs="Times New Roman"/>
                <w:w w:val="105"/>
              </w:rPr>
              <w:t>Induna</w:t>
            </w:r>
            <w:proofErr w:type="spellEnd"/>
          </w:p>
          <w:p w14:paraId="72E36EA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9= CRB</w:t>
            </w:r>
          </w:p>
          <w:p w14:paraId="1A197BA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10= Local government officials</w:t>
            </w:r>
          </w:p>
          <w:p w14:paraId="5EA96DF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97= Other, specify</w:t>
            </w:r>
          </w:p>
          <w:p w14:paraId="24EB79D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78ADE4E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E12F5F" w:rsidRPr="00033701" w14:paraId="253C014F" w14:textId="77777777" w:rsidTr="000721E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6E085" w14:textId="77777777" w:rsidR="00E12F5F" w:rsidRPr="00033701" w:rsidRDefault="00E12F5F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48B79A" w14:textId="77777777" w:rsidR="00E12F5F" w:rsidRPr="00033701" w:rsidRDefault="00E12F5F" w:rsidP="00B87173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 your opinion, is this process</w:t>
            </w:r>
            <w:r w:rsidRPr="00033701">
              <w:rPr>
                <w:rFonts w:ascii="Gill Sans MT" w:hAnsi="Gill Sans MT"/>
              </w:rPr>
              <w:t xml:space="preserve"> of resolving conflicts fair? </w:t>
            </w:r>
          </w:p>
          <w:p w14:paraId="713566BE" w14:textId="77777777" w:rsidR="00E12F5F" w:rsidRPr="00033701" w:rsidRDefault="00E12F5F" w:rsidP="000721E5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31147C0" w14:textId="77777777" w:rsidR="00E12F5F" w:rsidRPr="00033701" w:rsidRDefault="00E12F5F" w:rsidP="00B87173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08FA675F" w14:textId="77777777" w:rsidR="00E12F5F" w:rsidRPr="00033701" w:rsidRDefault="00E12F5F" w:rsidP="00B87173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095C5A18" w14:textId="77777777" w:rsidR="00E12F5F" w:rsidRPr="00033701" w:rsidRDefault="00E12F5F" w:rsidP="00B87173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2CBBCA68" w14:textId="36F8EF23" w:rsidR="00E12F5F" w:rsidRPr="00033701" w:rsidRDefault="00E12F5F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  <w:tc>
          <w:tcPr>
            <w:tcW w:w="9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B50C901" w14:textId="77777777" w:rsidR="00E12F5F" w:rsidRPr="00033701" w:rsidRDefault="00E12F5F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  <w:r w:rsidRPr="00033701">
              <w:rPr>
                <w:rFonts w:ascii="Gill Sans MT" w:eastAsia="Calibri" w:hAnsi="Gill Sans MT" w:cs="Times New Roman"/>
                <w:i/>
                <w:color w:val="A6A6A6"/>
              </w:rPr>
              <w:t>(Code)</w:t>
            </w:r>
          </w:p>
        </w:tc>
      </w:tr>
      <w:tr w:rsidR="00E12F5F" w:rsidRPr="00033701" w14:paraId="521D82D6" w14:textId="77777777" w:rsidTr="000721E5">
        <w:trPr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AF44B" w14:textId="77777777" w:rsidR="00E12F5F" w:rsidRPr="00033701" w:rsidRDefault="00E12F5F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4A8463" w14:textId="5F03E81B" w:rsidR="00E12F5F" w:rsidRPr="00033701" w:rsidRDefault="00E12F5F" w:rsidP="000721E5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 your opinion, has this process of resolving conflicts brought about a</w:t>
            </w:r>
            <w:r w:rsidRPr="00033701">
              <w:rPr>
                <w:rFonts w:ascii="Gill Sans MT" w:hAnsi="Gill Sans MT"/>
              </w:rPr>
              <w:t xml:space="preserve"> lasting peace? 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AD8DA5B" w14:textId="77777777" w:rsidR="00E12F5F" w:rsidRPr="00033701" w:rsidRDefault="00E12F5F" w:rsidP="00B87173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3C3D791A" w14:textId="77777777" w:rsidR="00E12F5F" w:rsidRPr="00033701" w:rsidRDefault="00E12F5F" w:rsidP="00B87173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1D5B9C16" w14:textId="77777777" w:rsidR="00E12F5F" w:rsidRPr="00033701" w:rsidRDefault="00E12F5F" w:rsidP="00B87173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36B6D95F" w14:textId="5E7FAFF6" w:rsidR="00E12F5F" w:rsidRPr="00033701" w:rsidRDefault="00E12F5F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  <w:tc>
          <w:tcPr>
            <w:tcW w:w="9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BDDEEA" w14:textId="77777777" w:rsidR="00E12F5F" w:rsidRPr="00033701" w:rsidRDefault="00E12F5F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</w:rPr>
            </w:pPr>
          </w:p>
        </w:tc>
      </w:tr>
      <w:tr w:rsidR="000721E5" w:rsidRPr="00033701" w14:paraId="142EB5FA" w14:textId="77777777" w:rsidTr="000721E5">
        <w:trPr>
          <w:gridAfter w:val="1"/>
          <w:wAfter w:w="900" w:type="dxa"/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CC5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6C6845" w14:textId="1D50D0A6" w:rsidR="000721E5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what are the most common kinds of forest land and resource related </w:t>
            </w:r>
            <w:r w:rsidR="00E963BE">
              <w:rPr>
                <w:rFonts w:ascii="Gill Sans MT" w:hAnsi="Gill Sans MT"/>
              </w:rPr>
              <w:t>conflicts that your community experiences with other EXTERNAL actors</w:t>
            </w:r>
            <w:r w:rsidR="00E963BE">
              <w:t xml:space="preserve"> (with </w:t>
            </w:r>
            <w:r w:rsidR="00E963BE" w:rsidRPr="004E184F">
              <w:t>government offi</w:t>
            </w:r>
            <w:r w:rsidR="00E963BE">
              <w:t>cials, miners, investors, etc.)</w:t>
            </w:r>
            <w:r w:rsidRPr="00033701">
              <w:rPr>
                <w:rFonts w:ascii="Gill Sans MT" w:hAnsi="Gill Sans MT"/>
              </w:rPr>
              <w:t xml:space="preserve">? </w:t>
            </w:r>
          </w:p>
          <w:p w14:paraId="6AE8F54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</w:rPr>
            </w:pPr>
            <w:r>
              <w:rPr>
                <w:rFonts w:ascii="Gill Sans MT" w:hAnsi="Gill Sans MT"/>
              </w:rPr>
              <w:t>PROBE AND CODE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0612056" w14:textId="631545EF" w:rsidR="00E963BE" w:rsidRDefault="00E963BE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>
              <w:rPr>
                <w:rFonts w:ascii="Gill Sans MT" w:hAnsi="Gill Sans MT" w:cs="Times New Roman"/>
                <w:w w:val="105"/>
              </w:rPr>
              <w:t xml:space="preserve">0= There are no conflicts </w:t>
            </w:r>
          </w:p>
          <w:p w14:paraId="0617B42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Boundary conflicts</w:t>
            </w:r>
          </w:p>
          <w:p w14:paraId="5667686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Which NTFPs can and cannot be harvested from forests</w:t>
            </w:r>
          </w:p>
          <w:p w14:paraId="581E0E2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Grazing of livestock in forests</w:t>
            </w:r>
          </w:p>
          <w:p w14:paraId="14114E2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Cutting trees in forests</w:t>
            </w:r>
          </w:p>
          <w:p w14:paraId="76F0D8A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5=Ownership over trees in forests</w:t>
            </w:r>
          </w:p>
          <w:p w14:paraId="10B57E3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Fires or burning in the forest</w:t>
            </w:r>
          </w:p>
          <w:p w14:paraId="1DB84A05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Hunting or fishing</w:t>
            </w:r>
          </w:p>
          <w:p w14:paraId="41FC583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 Other, please specify</w:t>
            </w:r>
          </w:p>
          <w:p w14:paraId="08D10AE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569B057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0721E5" w:rsidRPr="00033701" w14:paraId="4CAD7991" w14:textId="77777777" w:rsidTr="000721E5">
        <w:trPr>
          <w:gridAfter w:val="1"/>
          <w:wAfter w:w="900" w:type="dxa"/>
          <w:trHeight w:val="2021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F07ED5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4E2830CA" w14:textId="40E4CF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Compared to 3 years ago, do you think the number of forest land and resource related conflicts </w:t>
            </w:r>
            <w:r w:rsidR="00E963BE">
              <w:rPr>
                <w:rFonts w:ascii="Gill Sans MT" w:hAnsi="Gill Sans MT"/>
              </w:rPr>
              <w:t>that your community has experienced with other EXTERNAL actors</w:t>
            </w:r>
            <w:r w:rsidR="00E963BE">
              <w:t xml:space="preserve"> (with </w:t>
            </w:r>
            <w:r w:rsidR="00E963BE" w:rsidRPr="004E184F">
              <w:t>government offi</w:t>
            </w:r>
            <w:r w:rsidR="00E963BE">
              <w:t xml:space="preserve">cials, miners, investors, etc.) </w:t>
            </w:r>
            <w:r w:rsidRPr="00033701">
              <w:rPr>
                <w:rFonts w:ascii="Gill Sans MT" w:hAnsi="Gill Sans MT"/>
              </w:rPr>
              <w:t>has increased, decreased, or stayed the same?</w:t>
            </w:r>
          </w:p>
          <w:p w14:paraId="76E4929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auto"/>
              <w:right w:val="single" w:sz="18" w:space="0" w:color="000000"/>
            </w:tcBorders>
          </w:tcPr>
          <w:p w14:paraId="39D8A98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1=Increased a lot</w:t>
            </w:r>
          </w:p>
          <w:p w14:paraId="47EDB2C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2=Increased a little</w:t>
            </w:r>
          </w:p>
          <w:p w14:paraId="04F088B6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3=Remained the same</w:t>
            </w:r>
          </w:p>
          <w:p w14:paraId="1AB970B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4=Decreased a little</w:t>
            </w:r>
          </w:p>
          <w:p w14:paraId="57267BC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5=Decreased a lot</w:t>
            </w:r>
          </w:p>
          <w:p w14:paraId="7A66F32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97=Other, please specify</w:t>
            </w:r>
          </w:p>
          <w:p w14:paraId="5A8A2C8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>888=Don’t know</w:t>
            </w:r>
          </w:p>
          <w:p w14:paraId="01DB147C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/>
              </w:rPr>
              <w:t>999=Preferred not to answer</w:t>
            </w:r>
          </w:p>
        </w:tc>
      </w:tr>
      <w:tr w:rsidR="000721E5" w:rsidRPr="00033701" w14:paraId="0220CD39" w14:textId="77777777" w:rsidTr="000721E5">
        <w:trPr>
          <w:gridAfter w:val="1"/>
          <w:wAfter w:w="900" w:type="dxa"/>
          <w:trHeight w:val="945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61D831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53A40C0" w14:textId="1F475710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the past 12 months, about how many total conflicts occurred </w:t>
            </w:r>
            <w:r w:rsidR="00E963BE">
              <w:rPr>
                <w:rFonts w:ascii="Gill Sans MT" w:hAnsi="Gill Sans MT"/>
              </w:rPr>
              <w:t>between your community and EXTERNAL actors</w:t>
            </w:r>
            <w:r w:rsidR="00E963BE">
              <w:t xml:space="preserve"> (with </w:t>
            </w:r>
            <w:r w:rsidR="00E963BE" w:rsidRPr="004E184F">
              <w:t>government offi</w:t>
            </w:r>
            <w:r w:rsidR="00E963BE">
              <w:t>cials, miners, investors, etc.)</w:t>
            </w:r>
          </w:p>
          <w:p w14:paraId="46D2DF37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22CA162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3DC183F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43F1008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FAE6522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  <w:p w14:paraId="306A894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</w:tr>
      <w:tr w:rsidR="000721E5" w:rsidRPr="00033701" w14:paraId="43AF0F06" w14:textId="77777777" w:rsidTr="000721E5">
        <w:trPr>
          <w:gridAfter w:val="1"/>
          <w:wAfter w:w="900" w:type="dxa"/>
          <w:trHeight w:val="92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F6DBD2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FFF4D66" w14:textId="4A90ABCD" w:rsidR="000721E5" w:rsidRPr="00033701" w:rsidRDefault="000721E5" w:rsidP="000721E5">
            <w:pPr>
              <w:rPr>
                <w:rFonts w:ascii="Gill Sans MT" w:eastAsia="Times New Roman" w:hAnsi="Gill Sans MT" w:cs="Times New Roman"/>
                <w:bCs/>
                <w:color w:val="000000"/>
              </w:rPr>
            </w:pPr>
            <w:r w:rsidRPr="00033701">
              <w:rPr>
                <w:rFonts w:ascii="Gill Sans MT" w:eastAsia="Calibri" w:hAnsi="Gill Sans MT" w:cs="Times New Roman"/>
              </w:rPr>
              <w:t xml:space="preserve">Compared to 3 years ago, do you think the intensity of forest related disputes between </w:t>
            </w:r>
            <w:r w:rsidR="00E963BE">
              <w:rPr>
                <w:rFonts w:ascii="Gill Sans MT" w:eastAsia="Calibri" w:hAnsi="Gill Sans MT" w:cs="Times New Roman"/>
              </w:rPr>
              <w:t xml:space="preserve">your community and </w:t>
            </w:r>
            <w:r w:rsidR="00E963BE">
              <w:rPr>
                <w:rFonts w:ascii="Gill Sans MT" w:hAnsi="Gill Sans MT"/>
              </w:rPr>
              <w:t>EXTERNAL actors</w:t>
            </w:r>
            <w:r w:rsidR="00E963BE">
              <w:t xml:space="preserve"> (with </w:t>
            </w:r>
            <w:r w:rsidR="00E963BE" w:rsidRPr="004E184F">
              <w:t>government offi</w:t>
            </w:r>
            <w:r w:rsidR="00E963BE">
              <w:t>cials, miners, investors, etc.)</w:t>
            </w:r>
            <w:r w:rsidR="00E963BE">
              <w:rPr>
                <w:rFonts w:ascii="Gill Sans MT" w:eastAsia="Calibri" w:hAnsi="Gill Sans MT" w:cs="Times New Roman"/>
              </w:rPr>
              <w:t xml:space="preserve"> </w:t>
            </w:r>
            <w:r w:rsidRPr="00033701">
              <w:rPr>
                <w:rFonts w:ascii="Gill Sans MT" w:eastAsia="Calibri" w:hAnsi="Gill Sans MT" w:cs="Times New Roman"/>
              </w:rPr>
              <w:t>has increased, decreased, or stayed the same?</w:t>
            </w:r>
          </w:p>
          <w:p w14:paraId="3049420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ADF0B15" w14:textId="77777777" w:rsidR="0009243E" w:rsidRPr="00033701" w:rsidRDefault="0009243E" w:rsidP="0009243E">
            <w:pPr>
              <w:spacing w:after="0" w:line="240" w:lineRule="auto"/>
              <w:contextualSpacing/>
              <w:rPr>
                <w:ins w:id="103" w:author="usaiduser" w:date="2014-11-09T10:27:00Z"/>
                <w:rFonts w:ascii="Gill Sans MT" w:hAnsi="Gill Sans MT"/>
              </w:rPr>
            </w:pPr>
            <w:ins w:id="104" w:author="usaiduser" w:date="2014-11-09T10:27:00Z">
              <w:r w:rsidRPr="00033701">
                <w:rPr>
                  <w:rFonts w:ascii="Gill Sans MT" w:hAnsi="Gill Sans MT"/>
                </w:rPr>
                <w:t>1=Increased a lot</w:t>
              </w:r>
            </w:ins>
          </w:p>
          <w:p w14:paraId="29B8D5DC" w14:textId="77777777" w:rsidR="0009243E" w:rsidRPr="00033701" w:rsidRDefault="0009243E" w:rsidP="0009243E">
            <w:pPr>
              <w:spacing w:after="0" w:line="240" w:lineRule="auto"/>
              <w:contextualSpacing/>
              <w:rPr>
                <w:ins w:id="105" w:author="usaiduser" w:date="2014-11-09T10:27:00Z"/>
                <w:rFonts w:ascii="Gill Sans MT" w:hAnsi="Gill Sans MT"/>
              </w:rPr>
            </w:pPr>
            <w:ins w:id="106" w:author="usaiduser" w:date="2014-11-09T10:27:00Z">
              <w:r w:rsidRPr="00033701">
                <w:rPr>
                  <w:rFonts w:ascii="Gill Sans MT" w:hAnsi="Gill Sans MT"/>
                </w:rPr>
                <w:t>2=Increased a little</w:t>
              </w:r>
            </w:ins>
          </w:p>
          <w:p w14:paraId="32F1195D" w14:textId="77777777" w:rsidR="0009243E" w:rsidRPr="00033701" w:rsidRDefault="0009243E" w:rsidP="0009243E">
            <w:pPr>
              <w:spacing w:after="0" w:line="240" w:lineRule="auto"/>
              <w:contextualSpacing/>
              <w:rPr>
                <w:ins w:id="107" w:author="usaiduser" w:date="2014-11-09T10:27:00Z"/>
                <w:rFonts w:ascii="Gill Sans MT" w:hAnsi="Gill Sans MT"/>
              </w:rPr>
            </w:pPr>
            <w:ins w:id="108" w:author="usaiduser" w:date="2014-11-09T10:27:00Z">
              <w:r w:rsidRPr="00033701">
                <w:rPr>
                  <w:rFonts w:ascii="Gill Sans MT" w:hAnsi="Gill Sans MT"/>
                </w:rPr>
                <w:t>3=Remained the same</w:t>
              </w:r>
            </w:ins>
          </w:p>
          <w:p w14:paraId="6666C05A" w14:textId="77777777" w:rsidR="0009243E" w:rsidRPr="00033701" w:rsidRDefault="0009243E" w:rsidP="0009243E">
            <w:pPr>
              <w:spacing w:after="0" w:line="240" w:lineRule="auto"/>
              <w:contextualSpacing/>
              <w:rPr>
                <w:ins w:id="109" w:author="usaiduser" w:date="2014-11-09T10:27:00Z"/>
                <w:rFonts w:ascii="Gill Sans MT" w:hAnsi="Gill Sans MT"/>
              </w:rPr>
            </w:pPr>
            <w:ins w:id="110" w:author="usaiduser" w:date="2014-11-09T10:27:00Z">
              <w:r w:rsidRPr="00033701">
                <w:rPr>
                  <w:rFonts w:ascii="Gill Sans MT" w:hAnsi="Gill Sans MT"/>
                </w:rPr>
                <w:t>4=Decreased a little</w:t>
              </w:r>
            </w:ins>
          </w:p>
          <w:p w14:paraId="0EEE260C" w14:textId="77777777" w:rsidR="0009243E" w:rsidRPr="00033701" w:rsidRDefault="0009243E" w:rsidP="0009243E">
            <w:pPr>
              <w:spacing w:after="0" w:line="240" w:lineRule="auto"/>
              <w:contextualSpacing/>
              <w:rPr>
                <w:ins w:id="111" w:author="usaiduser" w:date="2014-11-09T10:27:00Z"/>
                <w:rFonts w:ascii="Gill Sans MT" w:hAnsi="Gill Sans MT"/>
              </w:rPr>
            </w:pPr>
            <w:ins w:id="112" w:author="usaiduser" w:date="2014-11-09T10:27:00Z">
              <w:r w:rsidRPr="00033701">
                <w:rPr>
                  <w:rFonts w:ascii="Gill Sans MT" w:hAnsi="Gill Sans MT"/>
                </w:rPr>
                <w:t>5=Decreased a lot</w:t>
              </w:r>
            </w:ins>
          </w:p>
          <w:p w14:paraId="61365CAB" w14:textId="77777777" w:rsidR="0009243E" w:rsidRPr="00033701" w:rsidRDefault="0009243E" w:rsidP="0009243E">
            <w:pPr>
              <w:spacing w:after="0" w:line="240" w:lineRule="auto"/>
              <w:contextualSpacing/>
              <w:rPr>
                <w:ins w:id="113" w:author="usaiduser" w:date="2014-11-09T10:27:00Z"/>
                <w:rFonts w:ascii="Gill Sans MT" w:hAnsi="Gill Sans MT"/>
              </w:rPr>
            </w:pPr>
            <w:ins w:id="114" w:author="usaiduser" w:date="2014-11-09T10:27:00Z">
              <w:r w:rsidRPr="00033701">
                <w:rPr>
                  <w:rFonts w:ascii="Gill Sans MT" w:hAnsi="Gill Sans MT"/>
                </w:rPr>
                <w:t>97=Other, please specify</w:t>
              </w:r>
            </w:ins>
          </w:p>
          <w:p w14:paraId="7D8E02CE" w14:textId="77777777" w:rsidR="0009243E" w:rsidRPr="00033701" w:rsidRDefault="0009243E" w:rsidP="0009243E">
            <w:pPr>
              <w:spacing w:after="0" w:line="240" w:lineRule="auto"/>
              <w:contextualSpacing/>
              <w:rPr>
                <w:ins w:id="115" w:author="usaiduser" w:date="2014-11-09T10:27:00Z"/>
                <w:rFonts w:ascii="Gill Sans MT" w:hAnsi="Gill Sans MT"/>
              </w:rPr>
            </w:pPr>
            <w:ins w:id="116" w:author="usaiduser" w:date="2014-11-09T10:27:00Z">
              <w:r w:rsidRPr="00033701">
                <w:rPr>
                  <w:rFonts w:ascii="Gill Sans MT" w:hAnsi="Gill Sans MT"/>
                </w:rPr>
                <w:t>888=Don’t know</w:t>
              </w:r>
            </w:ins>
          </w:p>
          <w:p w14:paraId="0577100A" w14:textId="4C0E8E40" w:rsidR="000721E5" w:rsidRPr="00033701" w:rsidRDefault="0009243E" w:rsidP="0009243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ins w:id="117" w:author="usaiduser" w:date="2014-11-09T10:27:00Z">
              <w:r w:rsidRPr="00033701">
                <w:rPr>
                  <w:rFonts w:ascii="Gill Sans MT" w:hAnsi="Gill Sans MT"/>
                </w:rPr>
                <w:t>999=Preferred not to answer</w:t>
              </w:r>
            </w:ins>
          </w:p>
        </w:tc>
      </w:tr>
      <w:tr w:rsidR="000721E5" w:rsidRPr="00033701" w14:paraId="08E7824C" w14:textId="77777777" w:rsidTr="000721E5">
        <w:trPr>
          <w:gridAfter w:val="1"/>
          <w:wAfter w:w="900" w:type="dxa"/>
          <w:trHeight w:val="890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E0264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0B296E7A" w14:textId="3A759CDE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How many of the conflicts that occurred in the past 12 months </w:t>
            </w:r>
            <w:r w:rsidR="00E963BE">
              <w:rPr>
                <w:rFonts w:ascii="Gill Sans MT" w:hAnsi="Gill Sans MT"/>
              </w:rPr>
              <w:t>between your community and EXTERNAL actors</w:t>
            </w:r>
            <w:r w:rsidR="00E963BE">
              <w:t xml:space="preserve"> (with </w:t>
            </w:r>
            <w:r w:rsidR="00E963BE" w:rsidRPr="004E184F">
              <w:t>government offi</w:t>
            </w:r>
            <w:r w:rsidR="00E963BE">
              <w:t>cials, miners, investors, etc.)</w:t>
            </w:r>
            <w:r w:rsidRPr="00033701">
              <w:rPr>
                <w:rFonts w:ascii="Gill Sans MT" w:hAnsi="Gill Sans MT"/>
              </w:rPr>
              <w:t xml:space="preserve"> resulted in violence or the destruction of property? </w:t>
            </w:r>
          </w:p>
          <w:p w14:paraId="4F7FFB6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7BDBE039" w14:textId="533B884F" w:rsidR="000721E5" w:rsidRPr="00033701" w:rsidDel="0009243E" w:rsidRDefault="000721E5" w:rsidP="000721E5">
            <w:pPr>
              <w:spacing w:after="0" w:line="240" w:lineRule="auto"/>
              <w:contextualSpacing/>
              <w:rPr>
                <w:del w:id="118" w:author="usaiduser" w:date="2014-11-09T10:27:00Z"/>
                <w:rFonts w:ascii="Gill Sans MT" w:hAnsi="Gill Sans MT"/>
              </w:rPr>
            </w:pPr>
            <w:del w:id="119" w:author="usaiduser" w:date="2014-11-09T10:27:00Z">
              <w:r w:rsidRPr="00033701" w:rsidDel="0009243E">
                <w:rPr>
                  <w:rFonts w:ascii="Gill Sans MT" w:hAnsi="Gill Sans MT"/>
                </w:rPr>
                <w:delText>1=Increased a lot</w:delText>
              </w:r>
            </w:del>
          </w:p>
          <w:p w14:paraId="3D35F40D" w14:textId="61F4DC97" w:rsidR="000721E5" w:rsidRPr="00033701" w:rsidDel="0009243E" w:rsidRDefault="000721E5" w:rsidP="000721E5">
            <w:pPr>
              <w:spacing w:after="0" w:line="240" w:lineRule="auto"/>
              <w:contextualSpacing/>
              <w:rPr>
                <w:del w:id="120" w:author="usaiduser" w:date="2014-11-09T10:27:00Z"/>
                <w:rFonts w:ascii="Gill Sans MT" w:hAnsi="Gill Sans MT"/>
              </w:rPr>
            </w:pPr>
            <w:del w:id="121" w:author="usaiduser" w:date="2014-11-09T10:27:00Z">
              <w:r w:rsidRPr="00033701" w:rsidDel="0009243E">
                <w:rPr>
                  <w:rFonts w:ascii="Gill Sans MT" w:hAnsi="Gill Sans MT"/>
                </w:rPr>
                <w:delText>2=Increased a little</w:delText>
              </w:r>
            </w:del>
          </w:p>
          <w:p w14:paraId="59E06E9D" w14:textId="0E9CEECC" w:rsidR="000721E5" w:rsidRPr="00033701" w:rsidDel="0009243E" w:rsidRDefault="000721E5" w:rsidP="000721E5">
            <w:pPr>
              <w:spacing w:after="0" w:line="240" w:lineRule="auto"/>
              <w:contextualSpacing/>
              <w:rPr>
                <w:del w:id="122" w:author="usaiduser" w:date="2014-11-09T10:27:00Z"/>
                <w:rFonts w:ascii="Gill Sans MT" w:hAnsi="Gill Sans MT"/>
              </w:rPr>
            </w:pPr>
            <w:del w:id="123" w:author="usaiduser" w:date="2014-11-09T10:27:00Z">
              <w:r w:rsidRPr="00033701" w:rsidDel="0009243E">
                <w:rPr>
                  <w:rFonts w:ascii="Gill Sans MT" w:hAnsi="Gill Sans MT"/>
                </w:rPr>
                <w:delText>3=Remained the same</w:delText>
              </w:r>
            </w:del>
          </w:p>
          <w:p w14:paraId="1200595A" w14:textId="4D315939" w:rsidR="000721E5" w:rsidRPr="00033701" w:rsidDel="0009243E" w:rsidRDefault="000721E5" w:rsidP="000721E5">
            <w:pPr>
              <w:spacing w:after="0" w:line="240" w:lineRule="auto"/>
              <w:contextualSpacing/>
              <w:rPr>
                <w:del w:id="124" w:author="usaiduser" w:date="2014-11-09T10:27:00Z"/>
                <w:rFonts w:ascii="Gill Sans MT" w:hAnsi="Gill Sans MT"/>
              </w:rPr>
            </w:pPr>
            <w:del w:id="125" w:author="usaiduser" w:date="2014-11-09T10:27:00Z">
              <w:r w:rsidRPr="00033701" w:rsidDel="0009243E">
                <w:rPr>
                  <w:rFonts w:ascii="Gill Sans MT" w:hAnsi="Gill Sans MT"/>
                </w:rPr>
                <w:delText>4=Decreased a little</w:delText>
              </w:r>
            </w:del>
          </w:p>
          <w:p w14:paraId="32707CC8" w14:textId="125DC893" w:rsidR="000721E5" w:rsidRPr="00033701" w:rsidDel="0009243E" w:rsidRDefault="000721E5" w:rsidP="000721E5">
            <w:pPr>
              <w:spacing w:after="0" w:line="240" w:lineRule="auto"/>
              <w:contextualSpacing/>
              <w:rPr>
                <w:del w:id="126" w:author="usaiduser" w:date="2014-11-09T10:27:00Z"/>
                <w:rFonts w:ascii="Gill Sans MT" w:hAnsi="Gill Sans MT"/>
              </w:rPr>
            </w:pPr>
            <w:del w:id="127" w:author="usaiduser" w:date="2014-11-09T10:27:00Z">
              <w:r w:rsidRPr="00033701" w:rsidDel="0009243E">
                <w:rPr>
                  <w:rFonts w:ascii="Gill Sans MT" w:hAnsi="Gill Sans MT"/>
                </w:rPr>
                <w:delText>5=Decreased a lot</w:delText>
              </w:r>
            </w:del>
          </w:p>
          <w:p w14:paraId="206FC925" w14:textId="002D9258" w:rsidR="000721E5" w:rsidRPr="00033701" w:rsidDel="0009243E" w:rsidRDefault="000721E5" w:rsidP="000721E5">
            <w:pPr>
              <w:spacing w:after="0" w:line="240" w:lineRule="auto"/>
              <w:contextualSpacing/>
              <w:rPr>
                <w:del w:id="128" w:author="usaiduser" w:date="2014-11-09T10:27:00Z"/>
                <w:rFonts w:ascii="Gill Sans MT" w:hAnsi="Gill Sans MT"/>
              </w:rPr>
            </w:pPr>
            <w:del w:id="129" w:author="usaiduser" w:date="2014-11-09T10:27:00Z">
              <w:r w:rsidRPr="00033701" w:rsidDel="0009243E">
                <w:rPr>
                  <w:rFonts w:ascii="Gill Sans MT" w:hAnsi="Gill Sans MT"/>
                </w:rPr>
                <w:delText>97=Other, please specify</w:delText>
              </w:r>
            </w:del>
          </w:p>
          <w:p w14:paraId="7B8444AA" w14:textId="00AF4CC4" w:rsidR="000721E5" w:rsidRPr="00033701" w:rsidDel="0009243E" w:rsidRDefault="000721E5" w:rsidP="000721E5">
            <w:pPr>
              <w:spacing w:after="0" w:line="240" w:lineRule="auto"/>
              <w:contextualSpacing/>
              <w:rPr>
                <w:del w:id="130" w:author="usaiduser" w:date="2014-11-09T10:27:00Z"/>
                <w:rFonts w:ascii="Gill Sans MT" w:hAnsi="Gill Sans MT"/>
              </w:rPr>
            </w:pPr>
            <w:del w:id="131" w:author="usaiduser" w:date="2014-11-09T10:27:00Z">
              <w:r w:rsidRPr="00033701" w:rsidDel="0009243E">
                <w:rPr>
                  <w:rFonts w:ascii="Gill Sans MT" w:hAnsi="Gill Sans MT"/>
                </w:rPr>
                <w:delText>888=Don’t know</w:delText>
              </w:r>
            </w:del>
          </w:p>
          <w:p w14:paraId="1C4B1EC1" w14:textId="60392220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del w:id="132" w:author="usaiduser" w:date="2014-11-09T10:27:00Z">
              <w:r w:rsidRPr="00033701" w:rsidDel="0009243E">
                <w:rPr>
                  <w:rFonts w:ascii="Gill Sans MT" w:hAnsi="Gill Sans MT"/>
                </w:rPr>
                <w:delText>999=Preferred not to answer</w:delText>
              </w:r>
            </w:del>
          </w:p>
        </w:tc>
      </w:tr>
      <w:tr w:rsidR="000721E5" w:rsidRPr="00033701" w14:paraId="0F2F5511" w14:textId="77777777" w:rsidTr="000721E5">
        <w:trPr>
          <w:gridAfter w:val="1"/>
          <w:wAfter w:w="900" w:type="dxa"/>
          <w:trHeight w:val="1246"/>
        </w:trPr>
        <w:tc>
          <w:tcPr>
            <w:tcW w:w="1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7E493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BCBB83E" w14:textId="15772DEB" w:rsidR="000721E5" w:rsidRPr="00033701" w:rsidRDefault="000721E5" w:rsidP="00E963BE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/>
              </w:rPr>
              <w:t xml:space="preserve">In general, when conflicts over forest land and resources arise </w:t>
            </w:r>
            <w:r w:rsidR="00E963BE">
              <w:rPr>
                <w:rFonts w:ascii="Gill Sans MT" w:hAnsi="Gill Sans MT"/>
              </w:rPr>
              <w:t>between your community and EXTERNAL actors</w:t>
            </w:r>
            <w:r w:rsidR="00E963BE">
              <w:t xml:space="preserve"> (with </w:t>
            </w:r>
            <w:r w:rsidR="00E963BE" w:rsidRPr="004E184F">
              <w:t>government offi</w:t>
            </w:r>
            <w:r w:rsidR="00E963BE">
              <w:t>cials, miners, investors, etc.)</w:t>
            </w:r>
            <w:r w:rsidRPr="00033701">
              <w:rPr>
                <w:rFonts w:ascii="Gill Sans MT" w:hAnsi="Gill Sans MT"/>
              </w:rPr>
              <w:t xml:space="preserve"> what person or group of people play the most important role in resolving those disputes? </w:t>
            </w:r>
          </w:p>
        </w:tc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18" w:space="0" w:color="000000"/>
            </w:tcBorders>
          </w:tcPr>
          <w:p w14:paraId="016806A2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Headperson</w:t>
            </w:r>
          </w:p>
          <w:p w14:paraId="0ED31BB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NGO</w:t>
            </w:r>
          </w:p>
          <w:p w14:paraId="53DC05E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3= ZAWA</w:t>
            </w:r>
          </w:p>
          <w:p w14:paraId="3ADBC8B3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4= Forest service (DFO)</w:t>
            </w:r>
          </w:p>
          <w:p w14:paraId="1CAF3F5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5= Village committee</w:t>
            </w:r>
          </w:p>
          <w:p w14:paraId="0A1E9F7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6= YGL</w:t>
            </w:r>
          </w:p>
          <w:p w14:paraId="53D75E8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7= Chief</w:t>
            </w:r>
          </w:p>
          <w:p w14:paraId="085369BF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 xml:space="preserve">8= </w:t>
            </w:r>
            <w:proofErr w:type="spellStart"/>
            <w:r w:rsidRPr="00033701">
              <w:rPr>
                <w:rFonts w:ascii="Gill Sans MT" w:hAnsi="Gill Sans MT" w:cs="Times New Roman"/>
                <w:w w:val="105"/>
              </w:rPr>
              <w:t>Induna</w:t>
            </w:r>
            <w:proofErr w:type="spellEnd"/>
          </w:p>
          <w:p w14:paraId="030C770B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9= CRB</w:t>
            </w:r>
          </w:p>
          <w:p w14:paraId="103F8C62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10= Local government officials</w:t>
            </w:r>
          </w:p>
          <w:p w14:paraId="70F94599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97= Other, specify</w:t>
            </w:r>
          </w:p>
          <w:p w14:paraId="25EFDFB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7E654C5C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0721E5" w:rsidRPr="00033701" w14:paraId="4512CE26" w14:textId="77777777" w:rsidTr="000721E5">
        <w:trPr>
          <w:gridAfter w:val="1"/>
          <w:wAfter w:w="900" w:type="dxa"/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F3988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AECD66" w14:textId="03B8C172" w:rsidR="000721E5" w:rsidRPr="00033701" w:rsidRDefault="00E963BE" w:rsidP="000721E5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 your opinion, is this process</w:t>
            </w:r>
            <w:r w:rsidR="000721E5" w:rsidRPr="00033701">
              <w:rPr>
                <w:rFonts w:ascii="Gill Sans MT" w:hAnsi="Gill Sans MT"/>
              </w:rPr>
              <w:t xml:space="preserve"> of resolving conflicts fair? </w:t>
            </w:r>
          </w:p>
          <w:p w14:paraId="700ACEB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</w:rPr>
            </w:pP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A85A41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7A9B567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3451E250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4463D5ED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  <w:tr w:rsidR="000721E5" w:rsidRPr="00033701" w14:paraId="3E2056B0" w14:textId="77777777" w:rsidTr="000721E5">
        <w:trPr>
          <w:gridAfter w:val="1"/>
          <w:wAfter w:w="900" w:type="dxa"/>
          <w:trHeight w:val="20"/>
        </w:trPr>
        <w:tc>
          <w:tcPr>
            <w:tcW w:w="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B549A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</w:rPr>
            </w:pP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699F1D" w14:textId="19FC5E24" w:rsidR="000721E5" w:rsidRPr="00033701" w:rsidRDefault="00E12F5F" w:rsidP="000721E5">
            <w:pPr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In your opinion, has this process of resolving conflicts brought about a</w:t>
            </w:r>
            <w:r w:rsidR="000721E5" w:rsidRPr="00033701">
              <w:rPr>
                <w:rFonts w:ascii="Gill Sans MT" w:hAnsi="Gill Sans MT"/>
              </w:rPr>
              <w:t xml:space="preserve"> lasting peace? </w:t>
            </w:r>
          </w:p>
        </w:tc>
        <w:tc>
          <w:tcPr>
            <w:tcW w:w="450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20A0F74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1= Yes</w:t>
            </w:r>
          </w:p>
          <w:p w14:paraId="26FF889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2= No</w:t>
            </w:r>
          </w:p>
          <w:p w14:paraId="3428E712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888=Don’t know</w:t>
            </w:r>
          </w:p>
          <w:p w14:paraId="203576EE" w14:textId="77777777" w:rsidR="000721E5" w:rsidRPr="00033701" w:rsidRDefault="000721E5" w:rsidP="000721E5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</w:rPr>
            </w:pPr>
            <w:r w:rsidRPr="00033701">
              <w:rPr>
                <w:rFonts w:ascii="Gill Sans MT" w:hAnsi="Gill Sans MT" w:cs="Times New Roman"/>
                <w:w w:val="105"/>
              </w:rPr>
              <w:t>999=Preferred not to answer</w:t>
            </w:r>
          </w:p>
        </w:tc>
      </w:tr>
    </w:tbl>
    <w:p w14:paraId="51311EB0" w14:textId="77777777" w:rsidR="000721E5" w:rsidRPr="00033701" w:rsidRDefault="000721E5" w:rsidP="000721E5">
      <w:pPr>
        <w:rPr>
          <w:rFonts w:ascii="Gill Sans MT" w:hAnsi="Gill Sans MT"/>
        </w:rPr>
      </w:pPr>
    </w:p>
    <w:p w14:paraId="4E204C84" w14:textId="77777777" w:rsidR="000721E5" w:rsidRDefault="000721E5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</w:p>
    <w:p w14:paraId="48244ECD" w14:textId="77777777" w:rsidR="000721E5" w:rsidRDefault="000721E5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</w:p>
    <w:p w14:paraId="33EFE910" w14:textId="77777777" w:rsidR="000721E5" w:rsidRDefault="000721E5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</w:p>
    <w:p w14:paraId="15CCD572" w14:textId="77777777" w:rsidR="000721E5" w:rsidRDefault="000721E5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</w:p>
    <w:p w14:paraId="6E252697" w14:textId="77777777" w:rsidR="000721E5" w:rsidRDefault="000721E5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</w:p>
    <w:p w14:paraId="22466731" w14:textId="77777777" w:rsidR="000721E5" w:rsidRDefault="000721E5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</w:p>
    <w:p w14:paraId="01F191DB" w14:textId="77777777" w:rsidR="000721E5" w:rsidRDefault="000721E5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</w:p>
    <w:p w14:paraId="2B7523E0" w14:textId="77777777" w:rsidR="000721E5" w:rsidRDefault="000721E5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</w:p>
    <w:p w14:paraId="1BD6991C" w14:textId="1DE99192" w:rsidR="00303B9C" w:rsidRPr="00F71A9A" w:rsidRDefault="00303B9C" w:rsidP="00AC7CBE">
      <w:pPr>
        <w:autoSpaceDE w:val="0"/>
        <w:autoSpaceDN w:val="0"/>
        <w:adjustRightInd w:val="0"/>
        <w:spacing w:after="0" w:line="240" w:lineRule="auto"/>
        <w:contextualSpacing/>
        <w:rPr>
          <w:rFonts w:ascii="Gill Sans MT" w:hAnsi="Gill Sans MT" w:cs="TimesNewRomanPSMT"/>
          <w:b/>
          <w:sz w:val="20"/>
          <w:szCs w:val="20"/>
        </w:rPr>
      </w:pPr>
      <w:r w:rsidRPr="00F71A9A">
        <w:rPr>
          <w:rFonts w:ascii="Gill Sans MT" w:hAnsi="Gill Sans MT" w:cs="TimesNewRomanPSMT"/>
          <w:b/>
          <w:sz w:val="20"/>
          <w:szCs w:val="20"/>
        </w:rPr>
        <w:t>FOOD PRICES</w:t>
      </w:r>
    </w:p>
    <w:tbl>
      <w:tblPr>
        <w:tblW w:w="864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0"/>
        <w:gridCol w:w="3680"/>
        <w:gridCol w:w="2160"/>
        <w:gridCol w:w="2160"/>
      </w:tblGrid>
      <w:tr w:rsidR="006F635E" w:rsidRPr="00F71A9A" w14:paraId="3C9ED4E2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387E47C2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5F93A45B" w14:textId="289E97DE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FOOD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E1530D1" w14:textId="172D638E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UNIT</w:t>
            </w:r>
            <w:r w:rsidR="00696B38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 xml:space="preserve"> (a)</w:t>
            </w: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DFEA222" w14:textId="4350FE0D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COST PER UNIT</w:t>
            </w:r>
            <w:r w:rsidR="00696B38"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 xml:space="preserve"> (b)</w:t>
            </w:r>
          </w:p>
        </w:tc>
      </w:tr>
      <w:tr w:rsidR="006F635E" w:rsidRPr="00F71A9A" w14:paraId="4A486C26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732FF3E7" w14:textId="490A99F1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11ACE114" w14:textId="5769B848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Maize grain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0436EFE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05DEFE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5487BA6A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3A5769E9" w14:textId="1554F8CD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H.2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4686E942" w14:textId="0DCF9121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Commercial maize meal (</w:t>
            </w:r>
            <w:proofErr w:type="spellStart"/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mealie</w:t>
            </w:r>
            <w:proofErr w:type="spellEnd"/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meal)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0AF6C1B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4D32D90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651CF733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723DAF64" w14:textId="72AFC485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H.3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437E9107" w14:textId="6EFF52D6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Maize meal from grinding mill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698EA390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025CC57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492F7253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3A367BDD" w14:textId="61D30015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H.4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573AA254" w14:textId="40B7F525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Sweet potatoes – white or yellow flesh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7F725092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89EBFF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635246A2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1A426236" w14:textId="69C61E79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H.5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7FBE68A6" w14:textId="1306B514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Groundnuts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6C1A53F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DED4A91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22845A48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00E25323" w14:textId="450576E1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H.6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059C1D17" w14:textId="27FB9791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Raw cassava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114B7C0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DA0F29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163440B6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097921F5" w14:textId="3560DCB3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H.8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07186A55" w14:textId="60D7B9BD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Onion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EB3E671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9C534B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96B38" w:rsidRPr="00F71A9A" w14:paraId="53FD78A7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6A8429AA" w14:textId="6953A871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H.9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6B3F4E06" w14:textId="3E0A8E03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Tomato 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76A13243" w14:textId="77777777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123EBC" w14:textId="77777777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</w:tbl>
    <w:p w14:paraId="099D9842" w14:textId="77777777" w:rsidR="00A947BD" w:rsidRPr="00F71A9A" w:rsidRDefault="00A947BD" w:rsidP="00AC7CBE">
      <w:pPr>
        <w:spacing w:after="0" w:line="240" w:lineRule="auto"/>
        <w:contextualSpacing/>
        <w:rPr>
          <w:rFonts w:ascii="Gill Sans MT" w:hAnsi="Gill Sans MT" w:cs="TimesNewRomanPSMT"/>
          <w:sz w:val="20"/>
          <w:szCs w:val="20"/>
        </w:rPr>
      </w:pPr>
    </w:p>
    <w:p w14:paraId="7DE6DCC9" w14:textId="77777777" w:rsidR="00A947BD" w:rsidRPr="00F71A9A" w:rsidRDefault="00A947BD" w:rsidP="00AC7CBE">
      <w:pPr>
        <w:spacing w:after="0" w:line="240" w:lineRule="auto"/>
        <w:contextualSpacing/>
        <w:rPr>
          <w:rFonts w:ascii="Gill Sans MT" w:hAnsi="Gill Sans MT"/>
          <w:b/>
          <w:sz w:val="20"/>
          <w:szCs w:val="20"/>
        </w:rPr>
      </w:pPr>
      <w:r w:rsidRPr="00F71A9A">
        <w:rPr>
          <w:rFonts w:ascii="Gill Sans MT" w:hAnsi="Gill Sans MT" w:cs="TimesNewRomanPSMT"/>
          <w:b/>
          <w:sz w:val="20"/>
          <w:szCs w:val="20"/>
        </w:rPr>
        <w:t xml:space="preserve">PRICES FOR FOREST PRODUCTS: </w:t>
      </w:r>
    </w:p>
    <w:tbl>
      <w:tblPr>
        <w:tblW w:w="864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0"/>
        <w:gridCol w:w="3680"/>
        <w:gridCol w:w="2160"/>
        <w:gridCol w:w="2160"/>
      </w:tblGrid>
      <w:tr w:rsidR="006F635E" w:rsidRPr="00F71A9A" w14:paraId="401E6D93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0FB05BB8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7BBB5817" w14:textId="4E50550D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PRODUCT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D2F57AD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UNIT</w:t>
            </w: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C436248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b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b/>
                <w:w w:val="105"/>
                <w:sz w:val="20"/>
                <w:szCs w:val="20"/>
              </w:rPr>
              <w:t>COST PER UNIT</w:t>
            </w:r>
          </w:p>
        </w:tc>
      </w:tr>
      <w:tr w:rsidR="006F635E" w:rsidRPr="00F71A9A" w14:paraId="741E4267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6A5E7F56" w14:textId="325B5EFA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H.10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4647E567" w14:textId="2E46E763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Charcoal</w:t>
            </w:r>
            <w:r w:rsidR="00696B38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–dry season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F386E1E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E55C99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96B38" w:rsidRPr="00F71A9A" w14:paraId="4192F233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0976B978" w14:textId="1572B76E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H.11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2AB5EAD1" w14:textId="440522EB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Charcoal – rainy season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1FFE0C93" w14:textId="77777777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35232A" w14:textId="77777777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00FF856E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47E66E0A" w14:textId="5CB5C726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H.12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6E1862F3" w14:textId="4BE6EEEF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proofErr w:type="spellStart"/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Fuelwood</w:t>
            </w:r>
            <w:proofErr w:type="spellEnd"/>
            <w:r w:rsidR="00696B38"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– dry season 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8990501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61D399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96B38" w:rsidRPr="00F71A9A" w14:paraId="015810BB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590ADC49" w14:textId="2B5030C9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H.13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10B1CA11" w14:textId="753CA315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proofErr w:type="spellStart"/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Fuelwood</w:t>
            </w:r>
            <w:proofErr w:type="spellEnd"/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 xml:space="preserve"> – rainy season 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0FA1B716" w14:textId="77777777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F9705A" w14:textId="77777777" w:rsidR="00696B38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130C049E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65AE6F34" w14:textId="5C567BC1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H.14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6FECF81A" w14:textId="5A33BDBC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Ants/caterpillars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70F6FD6C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64FB5D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26B07229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4F19CF1B" w14:textId="4A5D05CB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H.15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2C2B1102" w14:textId="0E02CCD0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Reeds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0B38372C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A9445E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08A6A552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5A186895" w14:textId="340F24EB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H.16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75710639" w14:textId="1C77F02D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Mushrooms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0C08C0B5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6D586F1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46AA3FAD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7C20DF20" w14:textId="07D8D6AC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H.17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141CD280" w14:textId="4045B30F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Wild honey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0C4465A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CBB9F7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26C88B5E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0C59AEEF" w14:textId="1742EB56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H.18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6798CD8E" w14:textId="4CF30F94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Wild fruits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6C12AC68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36CFA3C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6F635E" w:rsidRPr="00F71A9A" w14:paraId="7E638898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76975822" w14:textId="401D6161" w:rsidR="006F635E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H.19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271CF907" w14:textId="76B352FE" w:rsidR="006F635E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Poles/timber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1D8A51F2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E766091" w14:textId="77777777" w:rsidR="006F635E" w:rsidRPr="00F71A9A" w:rsidRDefault="006F635E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57266B" w:rsidRPr="00F71A9A" w14:paraId="05C521EE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34603DAB" w14:textId="68D38E6C" w:rsidR="0057266B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H.20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6B2A940C" w14:textId="5883C891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Thatching/fencing grass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B7E82C6" w14:textId="77777777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6BCDDC" w14:textId="77777777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57266B" w:rsidRPr="00F71A9A" w14:paraId="29245B0F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6F94EAAB" w14:textId="36A58DC3" w:rsidR="0057266B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H.21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3EFB9390" w14:textId="52B24AE6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Fodder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458D573" w14:textId="77777777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018A52" w14:textId="77777777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  <w:tr w:rsidR="0057266B" w:rsidRPr="00F71A9A" w14:paraId="692BF04B" w14:textId="77777777" w:rsidTr="00696B38">
        <w:trPr>
          <w:trHeight w:val="20"/>
        </w:trPr>
        <w:tc>
          <w:tcPr>
            <w:tcW w:w="640" w:type="dxa"/>
            <w:tcBorders>
              <w:right w:val="single" w:sz="4" w:space="0" w:color="auto"/>
            </w:tcBorders>
          </w:tcPr>
          <w:p w14:paraId="7C6FB8B2" w14:textId="09AC40DB" w:rsidR="0057266B" w:rsidRPr="00F71A9A" w:rsidRDefault="00696B38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H.22</w:t>
            </w:r>
          </w:p>
        </w:tc>
        <w:tc>
          <w:tcPr>
            <w:tcW w:w="3680" w:type="dxa"/>
            <w:tcBorders>
              <w:left w:val="single" w:sz="4" w:space="0" w:color="auto"/>
              <w:right w:val="nil"/>
            </w:tcBorders>
          </w:tcPr>
          <w:p w14:paraId="650D919A" w14:textId="1CF04CCC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w w:val="105"/>
                <w:sz w:val="20"/>
                <w:szCs w:val="20"/>
              </w:rPr>
              <w:t>Wild animals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497B469" w14:textId="77777777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F0F676" w14:textId="77777777" w:rsidR="0057266B" w:rsidRPr="00F71A9A" w:rsidRDefault="0057266B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</w:tr>
    </w:tbl>
    <w:p w14:paraId="1CB10FCC" w14:textId="77777777" w:rsidR="00E4168E" w:rsidRPr="00F71A9A" w:rsidRDefault="00E4168E" w:rsidP="00AC7CBE">
      <w:pPr>
        <w:spacing w:after="0" w:line="240" w:lineRule="auto"/>
        <w:contextualSpacing/>
        <w:rPr>
          <w:rFonts w:ascii="Gill Sans MT" w:hAnsi="Gill Sans MT"/>
          <w:sz w:val="20"/>
          <w:szCs w:val="20"/>
        </w:rPr>
      </w:pPr>
    </w:p>
    <w:p w14:paraId="58BB3611" w14:textId="77777777" w:rsidR="001E68A0" w:rsidRPr="00F71A9A" w:rsidRDefault="001E68A0" w:rsidP="00AC7CBE">
      <w:pPr>
        <w:spacing w:after="0" w:line="240" w:lineRule="auto"/>
        <w:contextualSpacing/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</w:pPr>
      <w:r w:rsidRPr="00F71A9A">
        <w:rPr>
          <w:rFonts w:ascii="Gill Sans MT" w:eastAsia="Times New Roman" w:hAnsi="Gill Sans MT" w:cs="Times New Roman"/>
          <w:b/>
          <w:bCs/>
          <w:color w:val="000000"/>
          <w:sz w:val="20"/>
          <w:szCs w:val="20"/>
        </w:rPr>
        <w:br w:type="page"/>
      </w:r>
    </w:p>
    <w:p w14:paraId="30BC6F10" w14:textId="77777777" w:rsidR="0035371A" w:rsidRPr="00F71A9A" w:rsidRDefault="0035371A" w:rsidP="00AC7CBE">
      <w:pPr>
        <w:spacing w:after="0" w:line="240" w:lineRule="auto"/>
        <w:contextualSpacing/>
        <w:rPr>
          <w:rFonts w:ascii="Gill Sans MT" w:eastAsia="Calibri" w:hAnsi="Gill Sans MT" w:cs="Times New Roman"/>
          <w:sz w:val="20"/>
          <w:szCs w:val="20"/>
        </w:rPr>
      </w:pPr>
    </w:p>
    <w:p w14:paraId="6A94D1D2" w14:textId="3A42A61F" w:rsidR="0035371A" w:rsidRPr="00F71A9A" w:rsidRDefault="0035371A" w:rsidP="00AC7CBE">
      <w:pPr>
        <w:spacing w:after="0" w:line="240" w:lineRule="auto"/>
        <w:contextualSpacing/>
        <w:rPr>
          <w:rFonts w:ascii="Gill Sans MT" w:hAnsi="Gill Sans MT"/>
          <w:b/>
          <w:sz w:val="20"/>
          <w:szCs w:val="20"/>
        </w:rPr>
      </w:pPr>
    </w:p>
    <w:p w14:paraId="2B8B70D3" w14:textId="1DC55BC4" w:rsidR="006F4291" w:rsidRPr="00F71A9A" w:rsidRDefault="006F4291" w:rsidP="00AC7CBE">
      <w:pPr>
        <w:spacing w:after="0" w:line="240" w:lineRule="auto"/>
        <w:contextualSpacing/>
        <w:rPr>
          <w:rFonts w:ascii="Gill Sans MT" w:hAnsi="Gill Sans MT"/>
          <w:b/>
          <w:sz w:val="20"/>
          <w:szCs w:val="20"/>
        </w:rPr>
      </w:pPr>
      <w:r w:rsidRPr="00F71A9A">
        <w:rPr>
          <w:rFonts w:ascii="Gill Sans MT" w:hAnsi="Gill Sans MT"/>
          <w:b/>
          <w:sz w:val="20"/>
          <w:szCs w:val="20"/>
        </w:rPr>
        <w:t>J</w:t>
      </w:r>
      <w:r w:rsidR="00471179" w:rsidRPr="00F71A9A">
        <w:rPr>
          <w:rFonts w:ascii="Gill Sans MT" w:hAnsi="Gill Sans MT"/>
          <w:b/>
          <w:sz w:val="20"/>
          <w:szCs w:val="20"/>
        </w:rPr>
        <w:t>.</w:t>
      </w:r>
      <w:r w:rsidRPr="00F71A9A">
        <w:rPr>
          <w:rFonts w:ascii="Gill Sans MT" w:hAnsi="Gill Sans MT"/>
          <w:b/>
          <w:sz w:val="20"/>
          <w:szCs w:val="20"/>
        </w:rPr>
        <w:t>CONCLUSION</w:t>
      </w:r>
    </w:p>
    <w:p w14:paraId="1F74134A" w14:textId="77777777" w:rsidR="006F4291" w:rsidRPr="00F71A9A" w:rsidRDefault="006F4291" w:rsidP="00AC7CBE">
      <w:pPr>
        <w:spacing w:after="0" w:line="240" w:lineRule="auto"/>
        <w:contextualSpacing/>
        <w:rPr>
          <w:rFonts w:ascii="Gill Sans MT" w:eastAsia="Calibri" w:hAnsi="Gill Sans MT" w:cs="Times New Roman"/>
          <w:sz w:val="20"/>
          <w:szCs w:val="20"/>
        </w:rPr>
      </w:pPr>
      <w:r w:rsidRPr="00F71A9A">
        <w:rPr>
          <w:rFonts w:ascii="Gill Sans MT" w:eastAsia="Calibri" w:hAnsi="Gill Sans MT" w:cs="Times New Roman"/>
          <w:sz w:val="20"/>
          <w:szCs w:val="20"/>
        </w:rPr>
        <w:t>Thank you for your participation in this survey.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0"/>
        <w:gridCol w:w="4319"/>
        <w:gridCol w:w="722"/>
      </w:tblGrid>
      <w:tr w:rsidR="00410C0C" w:rsidRPr="00F71A9A" w14:paraId="7B8DF58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C288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D47BC6" w14:textId="316CDFD1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/>
                <w:color w:val="000000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>J1</w:t>
            </w:r>
            <w:r w:rsidR="00471179" w:rsidRPr="00F71A9A">
              <w:rPr>
                <w:rFonts w:ascii="Gill Sans MT" w:hAnsi="Gill Sans MT"/>
                <w:color w:val="000000"/>
                <w:sz w:val="20"/>
                <w:szCs w:val="20"/>
              </w:rPr>
              <w:t>.</w:t>
            </w: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Enumerator: Please select the correct survey status from the list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j_status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9D46C1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1=Complete</w:t>
            </w:r>
          </w:p>
          <w:p w14:paraId="1BB029D7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2=Incomplete, come back</w:t>
            </w:r>
          </w:p>
          <w:p w14:paraId="5041DAC5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3=Incomplete, cannot finish</w:t>
            </w:r>
          </w:p>
          <w:p w14:paraId="0972A437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 w:cs="Times New Roman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 w:cs="Times New Roman"/>
                <w:w w:val="105"/>
                <w:sz w:val="20"/>
                <w:szCs w:val="20"/>
              </w:rPr>
              <w:t>4=Refused to participate</w:t>
            </w:r>
          </w:p>
          <w:p w14:paraId="0E1293FF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/>
                <w:sz w:val="20"/>
                <w:szCs w:val="20"/>
              </w:rPr>
            </w:pPr>
            <w:r w:rsidRPr="00F71A9A">
              <w:rPr>
                <w:rFonts w:ascii="Gill Sans MT" w:hAnsi="Gill Sans MT"/>
                <w:sz w:val="20"/>
                <w:szCs w:val="20"/>
              </w:rPr>
              <w:t>97=Other, please specify</w:t>
            </w:r>
          </w:p>
        </w:tc>
        <w:tc>
          <w:tcPr>
            <w:tcW w:w="72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9C45215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</w:pPr>
            <w:r w:rsidRPr="00F71A9A">
              <w:rPr>
                <w:rFonts w:ascii="Gill Sans MT" w:eastAsia="Calibri" w:hAnsi="Gill Sans MT" w:cs="Times New Roman"/>
                <w:i/>
                <w:color w:val="A6A6A6"/>
                <w:sz w:val="20"/>
                <w:szCs w:val="20"/>
              </w:rPr>
              <w:t>(Code)</w:t>
            </w:r>
          </w:p>
        </w:tc>
      </w:tr>
      <w:tr w:rsidR="00410C0C" w:rsidRPr="00F71A9A" w14:paraId="1FB1A5D6" w14:textId="77777777" w:rsidTr="00471179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F82D67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AF27DD8" w14:textId="29907FA1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/>
                <w:w w:val="105"/>
                <w:sz w:val="20"/>
                <w:szCs w:val="20"/>
              </w:rPr>
            </w:pPr>
            <w:r w:rsidRPr="00F71A9A">
              <w:rPr>
                <w:rFonts w:ascii="Gill Sans MT" w:hAnsi="Gill Sans MT"/>
                <w:color w:val="000000"/>
                <w:sz w:val="20"/>
                <w:szCs w:val="20"/>
              </w:rPr>
              <w:t xml:space="preserve">Any additional comments?  </w:t>
            </w:r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(</w:t>
            </w:r>
            <w:proofErr w:type="spellStart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j_notes</w:t>
            </w:r>
            <w:proofErr w:type="spellEnd"/>
            <w:r w:rsidRPr="00F71A9A">
              <w:rPr>
                <w:rFonts w:ascii="Gill Sans MT" w:hAnsi="Gill Sans MT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504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D28E80" w14:textId="77777777" w:rsidR="00410C0C" w:rsidRPr="00F71A9A" w:rsidRDefault="00410C0C" w:rsidP="00AC7CBE">
            <w:pPr>
              <w:spacing w:after="0" w:line="240" w:lineRule="auto"/>
              <w:contextualSpacing/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</w:pPr>
            <w:r w:rsidRPr="00F71A9A">
              <w:rPr>
                <w:rFonts w:ascii="Gill Sans MT" w:hAnsi="Gill Sans MT"/>
                <w:i/>
                <w:color w:val="A6A6A6" w:themeColor="background1" w:themeShade="A6"/>
                <w:sz w:val="20"/>
                <w:szCs w:val="20"/>
              </w:rPr>
              <w:t>(Text)</w:t>
            </w:r>
          </w:p>
        </w:tc>
      </w:tr>
    </w:tbl>
    <w:p w14:paraId="535B0DBF" w14:textId="77777777" w:rsidR="00410C0C" w:rsidRPr="00F71A9A" w:rsidRDefault="00410C0C" w:rsidP="00AC7CBE">
      <w:pPr>
        <w:spacing w:after="0" w:line="240" w:lineRule="auto"/>
        <w:contextualSpacing/>
        <w:rPr>
          <w:rFonts w:ascii="Gill Sans MT" w:eastAsia="Calibri" w:hAnsi="Gill Sans MT" w:cs="Times New Roman"/>
          <w:sz w:val="20"/>
          <w:szCs w:val="20"/>
        </w:rPr>
      </w:pPr>
    </w:p>
    <w:p w14:paraId="1EE43CE1" w14:textId="22541347" w:rsidR="00810E1B" w:rsidRPr="00F71A9A" w:rsidRDefault="00810E1B" w:rsidP="00081FC9">
      <w:pPr>
        <w:spacing w:after="0" w:line="240" w:lineRule="auto"/>
        <w:contextualSpacing/>
        <w:rPr>
          <w:rFonts w:ascii="Gill Sans MT" w:hAnsi="Gill Sans MT"/>
          <w:sz w:val="20"/>
          <w:szCs w:val="20"/>
        </w:rPr>
      </w:pPr>
    </w:p>
    <w:sectPr w:rsidR="00810E1B" w:rsidRPr="00F71A9A" w:rsidSect="0040401D">
      <w:pgSz w:w="15840" w:h="12240" w:orient="landscape"/>
      <w:pgMar w:top="1080" w:right="1440" w:bottom="108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usaiduser" w:date="2014-11-09T10:04:00Z" w:initials="u">
    <w:p w14:paraId="575BFBF6" w14:textId="5D2A4F5A" w:rsidR="004342BD" w:rsidRDefault="004342BD">
      <w:pPr>
        <w:pStyle w:val="CommentText"/>
      </w:pPr>
      <w:r>
        <w:rPr>
          <w:rStyle w:val="CommentReference"/>
        </w:rPr>
        <w:annotationRef/>
      </w:r>
      <w:r>
        <w:t>Just checking – is this relevant?</w:t>
      </w:r>
    </w:p>
  </w:comment>
  <w:comment w:id="2" w:author="Heather Huntington" w:date="2014-11-07T12:10:00Z" w:initials="HH">
    <w:p w14:paraId="33D95460" w14:textId="61C2CECF" w:rsidR="004342BD" w:rsidRDefault="004342BD">
      <w:pPr>
        <w:pStyle w:val="CommentText"/>
      </w:pPr>
      <w:r>
        <w:rPr>
          <w:rStyle w:val="CommentReference"/>
        </w:rPr>
        <w:annotationRef/>
      </w:r>
      <w:r>
        <w:t xml:space="preserve">Awareness of size and boundaries may change after the program. </w:t>
      </w:r>
    </w:p>
  </w:comment>
  <w:comment w:id="3" w:author="Stickler, Mercedes M. (E3/LTRM)" w:date="2014-11-07T12:12:00Z" w:initials="MMS">
    <w:p w14:paraId="77085E3F" w14:textId="662ED0CC" w:rsidR="004342BD" w:rsidRDefault="004342BD">
      <w:pPr>
        <w:pStyle w:val="CommentText"/>
      </w:pPr>
      <w:r>
        <w:rPr>
          <w:rStyle w:val="CommentReference"/>
        </w:rPr>
        <w:annotationRef/>
      </w:r>
      <w:r>
        <w:t>Suggest making a % in buckets if they don’t know exact areas, same for D3 and D4</w:t>
      </w:r>
    </w:p>
    <w:p w14:paraId="0984B5B7" w14:textId="77777777" w:rsidR="004342BD" w:rsidRDefault="004342BD">
      <w:pPr>
        <w:pStyle w:val="CommentText"/>
      </w:pPr>
    </w:p>
    <w:p w14:paraId="433BF124" w14:textId="153E01CA" w:rsidR="004342BD" w:rsidRDefault="004342BD">
      <w:pPr>
        <w:pStyle w:val="CommentText"/>
      </w:pPr>
      <w:r>
        <w:t xml:space="preserve">HLH: I’m not sure what these % buckets would be for these districts and communities. CFP might be able to help us with this info once they figure out which communities they will be working in. </w:t>
      </w:r>
    </w:p>
  </w:comment>
  <w:comment w:id="4" w:author="Stickler, Mercedes M. (E3/LTRM)" w:date="2014-11-07T12:16:00Z" w:initials="MMS">
    <w:p w14:paraId="19BCBB20" w14:textId="199AAC16" w:rsidR="004342BD" w:rsidRDefault="004342BD">
      <w:pPr>
        <w:pStyle w:val="CommentText"/>
      </w:pPr>
      <w:r>
        <w:rPr>
          <w:rStyle w:val="CommentReference"/>
        </w:rPr>
        <w:annotationRef/>
      </w:r>
      <w:r>
        <w:t>I think we should keep this question in as a measure of overall land scarcity, but we may also want to ask a similar question related to land for charcoaling and/or other forest activities.</w:t>
      </w:r>
    </w:p>
    <w:p w14:paraId="4E5294D5" w14:textId="77777777" w:rsidR="004342BD" w:rsidRDefault="004342BD">
      <w:pPr>
        <w:pStyle w:val="CommentText"/>
      </w:pPr>
    </w:p>
    <w:p w14:paraId="51248FA9" w14:textId="4F664E25" w:rsidR="004342BD" w:rsidRDefault="004342BD">
      <w:pPr>
        <w:pStyle w:val="CommentText"/>
      </w:pPr>
      <w:proofErr w:type="spellStart"/>
      <w:r>
        <w:t>HLHl</w:t>
      </w:r>
      <w:proofErr w:type="spellEnd"/>
      <w:r>
        <w:t xml:space="preserve">: I don’t think there are specific parcels of the forest allocated across HHs. I think it is a matter of general areas and products that are harvested. </w:t>
      </w:r>
    </w:p>
  </w:comment>
  <w:comment w:id="5" w:author="Heather Huntington" w:date="2014-11-09T10:08:00Z" w:initials="HH">
    <w:p w14:paraId="4BA3D19E" w14:textId="51927920" w:rsidR="004342BD" w:rsidRDefault="004342BD">
      <w:pPr>
        <w:pStyle w:val="CommentText"/>
      </w:pPr>
      <w:r>
        <w:rPr>
          <w:rStyle w:val="CommentReference"/>
        </w:rPr>
        <w:annotationRef/>
      </w:r>
      <w:r>
        <w:t xml:space="preserve">I think this needs to be a roster. If they say yes, we need to probe and find out the number of instances that this occurred and then ask this series of questions for each instance. </w:t>
      </w:r>
    </w:p>
    <w:p w14:paraId="682E0133" w14:textId="77777777" w:rsidR="004342BD" w:rsidRDefault="004342BD">
      <w:pPr>
        <w:pStyle w:val="CommentText"/>
      </w:pPr>
    </w:p>
    <w:p w14:paraId="47F0F0F2" w14:textId="23EC8E37" w:rsidR="004342BD" w:rsidRDefault="004342BD">
      <w:pPr>
        <w:pStyle w:val="CommentText"/>
      </w:pPr>
      <w:r>
        <w:t xml:space="preserve">MMS: A roster would be great – thanks. </w:t>
      </w:r>
    </w:p>
  </w:comment>
  <w:comment w:id="6" w:author="usaiduser" w:date="2014-11-09T10:11:00Z" w:initials="u">
    <w:p w14:paraId="766AD450" w14:textId="2BECAD29" w:rsidR="004342BD" w:rsidRDefault="004342BD">
      <w:pPr>
        <w:pStyle w:val="CommentText"/>
      </w:pPr>
      <w:r>
        <w:rPr>
          <w:rStyle w:val="CommentReference"/>
        </w:rPr>
        <w:annotationRef/>
      </w:r>
      <w:r>
        <w:t xml:space="preserve">Add codes </w:t>
      </w:r>
    </w:p>
  </w:comment>
  <w:comment w:id="7" w:author="usaiduser" w:date="2014-11-09T10:12:00Z" w:initials="u">
    <w:p w14:paraId="08269764" w14:textId="1A892EB4" w:rsidR="004342BD" w:rsidRDefault="004342BD">
      <w:pPr>
        <w:pStyle w:val="CommentText"/>
      </w:pPr>
      <w:r>
        <w:rPr>
          <w:rStyle w:val="CommentReference"/>
        </w:rPr>
        <w:annotationRef/>
      </w:r>
      <w:r>
        <w:t>Add codes</w:t>
      </w:r>
    </w:p>
  </w:comment>
  <w:comment w:id="10" w:author="Heather Huntington" w:date="2014-11-07T23:28:00Z" w:initials="HH">
    <w:p w14:paraId="1E852553" w14:textId="6B29C66E" w:rsidR="004342BD" w:rsidRDefault="004342BD">
      <w:pPr>
        <w:pStyle w:val="CommentText"/>
      </w:pPr>
      <w:r>
        <w:rPr>
          <w:rStyle w:val="CommentReference"/>
        </w:rPr>
        <w:annotationRef/>
      </w:r>
      <w:r>
        <w:t xml:space="preserve">Mercedes – please refer to the Forest KII and just let me know if there are any other rosters/questions you would like to include in this survey. </w:t>
      </w:r>
    </w:p>
  </w:comment>
  <w:comment w:id="12" w:author="usaiduser" w:date="2014-11-09T10:14:00Z" w:initials="u">
    <w:p w14:paraId="127C54B2" w14:textId="26BA021B" w:rsidR="004342BD" w:rsidRDefault="004342BD">
      <w:pPr>
        <w:pStyle w:val="CommentText"/>
      </w:pPr>
      <w:r>
        <w:rPr>
          <w:rStyle w:val="CommentReference"/>
        </w:rPr>
        <w:annotationRef/>
      </w:r>
      <w:r>
        <w:t>Interesting question – I’ll be curious to see how responses compare with credits</w:t>
      </w:r>
    </w:p>
  </w:comment>
  <w:comment w:id="13" w:author="usaiduser" w:date="2014-11-09T10:16:00Z" w:initials="u">
    <w:p w14:paraId="48EF7DDB" w14:textId="2A8524BF" w:rsidR="004342BD" w:rsidRDefault="004342BD">
      <w:pPr>
        <w:pStyle w:val="CommentText"/>
      </w:pPr>
      <w:r>
        <w:rPr>
          <w:rStyle w:val="CommentReference"/>
        </w:rPr>
        <w:annotationRef/>
      </w:r>
      <w:r>
        <w:t>Becky this is more your area of expertise, but my sense is that what CFP is trying to do is instill a sense of intrinsic value in the forest – i.e. unrelated to forest products that benefit the community – so I would think we would want to just define what is meant by degradation in terms of ecology and not economics.</w:t>
      </w:r>
    </w:p>
  </w:comment>
  <w:comment w:id="15" w:author="usaiduser" w:date="2014-11-09T10:17:00Z" w:initials="u">
    <w:p w14:paraId="7ABA1435" w14:textId="679FCF40" w:rsidR="004342BD" w:rsidRDefault="004342BD">
      <w:pPr>
        <w:pStyle w:val="CommentText"/>
      </w:pPr>
      <w:r>
        <w:rPr>
          <w:rStyle w:val="CommentReference"/>
        </w:rPr>
        <w:annotationRef/>
      </w:r>
      <w:r>
        <w:t>This is great</w:t>
      </w:r>
    </w:p>
  </w:comment>
  <w:comment w:id="16" w:author="Rebecca Nicodemus" w:date="2014-11-12T12:56:00Z" w:initials="RAN">
    <w:p w14:paraId="29A03987" w14:textId="7089BAD1" w:rsidR="004342BD" w:rsidRDefault="004342BD">
      <w:pPr>
        <w:pStyle w:val="CommentText"/>
      </w:pPr>
      <w:r>
        <w:rPr>
          <w:rStyle w:val="CommentReference"/>
        </w:rPr>
        <w:annotationRef/>
      </w:r>
      <w:r>
        <w:t>Do you want to ask who in the community received those benefits? In other words, did the households receive direct benefits? The question is probably too sensitive.</w:t>
      </w:r>
    </w:p>
  </w:comment>
  <w:comment w:id="17" w:author="Rebecca Nicodemus" w:date="2014-11-12T12:54:00Z" w:initials="RAN">
    <w:p w14:paraId="584C9B39" w14:textId="390C5832" w:rsidR="004342BD" w:rsidRDefault="004342BD">
      <w:pPr>
        <w:pStyle w:val="CommentText"/>
      </w:pPr>
      <w:r>
        <w:rPr>
          <w:rStyle w:val="CommentReference"/>
        </w:rPr>
        <w:annotationRef/>
      </w:r>
      <w:r>
        <w:t>It looks like you’re trying to determine sustainable benefits from the forest. Do you think they will choose “Other” and say charcoal?</w:t>
      </w:r>
    </w:p>
  </w:comment>
  <w:comment w:id="18" w:author="usaiduser" w:date="2014-11-09T10:17:00Z" w:initials="u">
    <w:p w14:paraId="1C35B9B5" w14:textId="3D45C732" w:rsidR="004342BD" w:rsidRDefault="004342BD">
      <w:pPr>
        <w:pStyle w:val="CommentText"/>
      </w:pPr>
      <w:r>
        <w:rPr>
          <w:rStyle w:val="CommentReference"/>
        </w:rPr>
        <w:annotationRef/>
      </w:r>
      <w:r>
        <w:t>Add codes please</w:t>
      </w:r>
    </w:p>
  </w:comment>
  <w:comment w:id="19" w:author="usaiduser" w:date="2014-11-09T10:18:00Z" w:initials="u">
    <w:p w14:paraId="38F7A33B" w14:textId="512D8355" w:rsidR="004342BD" w:rsidRDefault="004342BD">
      <w:pPr>
        <w:pStyle w:val="CommentText"/>
      </w:pPr>
      <w:r>
        <w:rPr>
          <w:rStyle w:val="CommentReference"/>
        </w:rPr>
        <w:annotationRef/>
      </w:r>
      <w:r>
        <w:t xml:space="preserve">Add codes please - </w:t>
      </w:r>
      <w:proofErr w:type="spellStart"/>
      <w:r>
        <w:t>Lickert</w:t>
      </w:r>
      <w:proofErr w:type="spellEnd"/>
    </w:p>
  </w:comment>
  <w:comment w:id="21" w:author="usaiduser" w:date="2014-11-09T10:19:00Z" w:initials="u">
    <w:p w14:paraId="7C3CE241" w14:textId="5205ED61" w:rsidR="004342BD" w:rsidRDefault="004342BD">
      <w:pPr>
        <w:pStyle w:val="CommentText"/>
      </w:pPr>
      <w:r>
        <w:rPr>
          <w:rStyle w:val="CommentReference"/>
        </w:rPr>
        <w:annotationRef/>
      </w:r>
      <w:r>
        <w:t xml:space="preserve">Code </w:t>
      </w:r>
    </w:p>
  </w:comment>
  <w:comment w:id="22" w:author="usaiduser" w:date="2014-11-09T10:19:00Z" w:initials="u">
    <w:p w14:paraId="4870751C" w14:textId="537997D5" w:rsidR="004342BD" w:rsidRDefault="004342BD">
      <w:pPr>
        <w:pStyle w:val="CommentText"/>
      </w:pPr>
      <w:r>
        <w:rPr>
          <w:rStyle w:val="CommentReference"/>
        </w:rPr>
        <w:annotationRef/>
      </w:r>
      <w:r>
        <w:t>Code if possible (1x/month, etc.)</w:t>
      </w:r>
    </w:p>
  </w:comment>
  <w:comment w:id="23" w:author="usaiduser" w:date="2014-11-09T10:20:00Z" w:initials="u">
    <w:p w14:paraId="27280785" w14:textId="0136CEFC" w:rsidR="004342BD" w:rsidRDefault="004342BD">
      <w:pPr>
        <w:pStyle w:val="CommentText"/>
      </w:pPr>
      <w:r>
        <w:rPr>
          <w:rStyle w:val="CommentReference"/>
        </w:rPr>
        <w:annotationRef/>
      </w:r>
      <w:r>
        <w:t>Add codes</w:t>
      </w:r>
    </w:p>
  </w:comment>
  <w:comment w:id="24" w:author="Heather Huntington" w:date="2014-11-09T10:20:00Z" w:initials="HH">
    <w:p w14:paraId="51FFA725" w14:textId="77777777" w:rsidR="004342BD" w:rsidRDefault="004342BD" w:rsidP="007D0669">
      <w:pPr>
        <w:pStyle w:val="CommentText"/>
      </w:pPr>
      <w:r>
        <w:rPr>
          <w:rStyle w:val="CommentReference"/>
        </w:rPr>
        <w:annotationRef/>
      </w:r>
      <w:r>
        <w:t xml:space="preserve">We can format this as a little forest user group roster if you like this series of questions. </w:t>
      </w:r>
    </w:p>
    <w:p w14:paraId="57BC141A" w14:textId="77777777" w:rsidR="004342BD" w:rsidRDefault="004342BD" w:rsidP="007D0669">
      <w:pPr>
        <w:pStyle w:val="CommentText"/>
      </w:pPr>
    </w:p>
    <w:p w14:paraId="5D5A45FD" w14:textId="655C053B" w:rsidR="004342BD" w:rsidRDefault="004342BD" w:rsidP="007D0669">
      <w:pPr>
        <w:pStyle w:val="CommentText"/>
      </w:pPr>
      <w:r>
        <w:t>MMS: Yes please.</w:t>
      </w:r>
    </w:p>
  </w:comment>
  <w:comment w:id="25" w:author="Rebecca Nicodemus" w:date="2014-11-12T12:59:00Z" w:initials="RAN">
    <w:p w14:paraId="6ED0D24B" w14:textId="646F75C0" w:rsidR="004342BD" w:rsidRDefault="004342BD">
      <w:pPr>
        <w:pStyle w:val="CommentText"/>
      </w:pPr>
      <w:r>
        <w:rPr>
          <w:rStyle w:val="CommentReference"/>
        </w:rPr>
        <w:annotationRef/>
      </w:r>
      <w:r>
        <w:t>Excommunication from the community? Not sure how likely that would be.</w:t>
      </w:r>
    </w:p>
  </w:comment>
  <w:comment w:id="27" w:author="Rebecca Nicodemus" w:date="2014-11-12T13:00:00Z" w:initials="RAN">
    <w:p w14:paraId="230531C0" w14:textId="06905766" w:rsidR="004342BD" w:rsidRDefault="004342BD">
      <w:pPr>
        <w:pStyle w:val="CommentText"/>
      </w:pPr>
      <w:r>
        <w:rPr>
          <w:rStyle w:val="CommentReference"/>
        </w:rPr>
        <w:annotationRef/>
      </w:r>
      <w:r>
        <w:t>Should there be a follow up question on if they are not enforced equally, who experiences harsher penalties?</w:t>
      </w:r>
    </w:p>
  </w:comment>
  <w:comment w:id="28" w:author="usaiduser" w:date="2014-11-09T10:21:00Z" w:initials="u">
    <w:p w14:paraId="64FB26E5" w14:textId="0B35E98C" w:rsidR="004342BD" w:rsidRDefault="004342BD">
      <w:pPr>
        <w:pStyle w:val="CommentText"/>
      </w:pPr>
      <w:r>
        <w:rPr>
          <w:rStyle w:val="CommentReference"/>
        </w:rPr>
        <w:annotationRef/>
      </w:r>
      <w:r>
        <w:t>Code responses</w:t>
      </w:r>
    </w:p>
  </w:comment>
  <w:comment w:id="29" w:author="usaiduser" w:date="2014-11-09T10:21:00Z" w:initials="u">
    <w:p w14:paraId="677927FC" w14:textId="6AB0D586" w:rsidR="004342BD" w:rsidRDefault="004342BD">
      <w:pPr>
        <w:pStyle w:val="CommentText"/>
      </w:pPr>
      <w:r>
        <w:rPr>
          <w:rStyle w:val="CommentReference"/>
        </w:rPr>
        <w:annotationRef/>
      </w:r>
      <w:r>
        <w:t>Code responses as for below</w:t>
      </w:r>
    </w:p>
  </w:comment>
  <w:comment w:id="30" w:author="usaiduser" w:date="2014-11-09T10:22:00Z" w:initials="u">
    <w:p w14:paraId="2D6C0012" w14:textId="1FF70938" w:rsidR="004342BD" w:rsidRDefault="004342BD">
      <w:pPr>
        <w:pStyle w:val="CommentText"/>
      </w:pPr>
      <w:r>
        <w:rPr>
          <w:rStyle w:val="CommentReference"/>
        </w:rPr>
        <w:annotationRef/>
      </w:r>
      <w:r>
        <w:t>Code responses</w:t>
      </w:r>
    </w:p>
  </w:comment>
  <w:comment w:id="31" w:author="usaiduser" w:date="2014-11-09T10:22:00Z" w:initials="u">
    <w:p w14:paraId="63297A90" w14:textId="18B5AE5A" w:rsidR="004342BD" w:rsidRDefault="004342BD">
      <w:pPr>
        <w:pStyle w:val="CommentText"/>
      </w:pPr>
      <w:r>
        <w:rPr>
          <w:rStyle w:val="CommentReference"/>
        </w:rPr>
        <w:annotationRef/>
      </w:r>
      <w:r>
        <w:t>Code responses</w:t>
      </w:r>
    </w:p>
  </w:comment>
  <w:comment w:id="32" w:author="usaiduser" w:date="2014-11-09T10:22:00Z" w:initials="u">
    <w:p w14:paraId="0CEE7C34" w14:textId="3A22DD47" w:rsidR="004342BD" w:rsidRDefault="004342BD">
      <w:pPr>
        <w:pStyle w:val="CommentText"/>
      </w:pPr>
      <w:r>
        <w:rPr>
          <w:rStyle w:val="CommentReference"/>
        </w:rPr>
        <w:annotationRef/>
      </w:r>
      <w:r>
        <w:t>Code responses</w:t>
      </w:r>
    </w:p>
  </w:comment>
  <w:comment w:id="33" w:author="usaiduser" w:date="2014-11-09T10:23:00Z" w:initials="u">
    <w:p w14:paraId="668FB612" w14:textId="2C71B23C" w:rsidR="004342BD" w:rsidRDefault="004342BD">
      <w:pPr>
        <w:pStyle w:val="CommentText"/>
      </w:pPr>
      <w:r>
        <w:rPr>
          <w:rStyle w:val="CommentReference"/>
        </w:rPr>
        <w:annotationRef/>
      </w:r>
      <w:r>
        <w:t>Code responses</w:t>
      </w:r>
    </w:p>
  </w:comment>
  <w:comment w:id="34" w:author="usaiduser" w:date="2014-11-09T10:23:00Z" w:initials="u">
    <w:p w14:paraId="20CF6FF4" w14:textId="0A2A0EA9" w:rsidR="004342BD" w:rsidRDefault="004342BD">
      <w:pPr>
        <w:pStyle w:val="CommentText"/>
      </w:pPr>
      <w:r>
        <w:rPr>
          <w:rStyle w:val="CommentReference"/>
        </w:rPr>
        <w:annotationRef/>
      </w:r>
      <w:r>
        <w:t>Code responses</w:t>
      </w:r>
    </w:p>
  </w:comment>
  <w:comment w:id="35" w:author="usaiduser" w:date="2014-11-09T10:24:00Z" w:initials="u">
    <w:p w14:paraId="0A812BEF" w14:textId="3FF8FCB6" w:rsidR="004342BD" w:rsidRDefault="004342BD">
      <w:pPr>
        <w:pStyle w:val="CommentText"/>
      </w:pPr>
      <w:r>
        <w:rPr>
          <w:rStyle w:val="CommentReference"/>
        </w:rPr>
        <w:annotationRef/>
      </w:r>
      <w:r>
        <w:t>Code responses for below also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56A293F" w14:textId="77777777" w:rsidR="004342BD" w:rsidRDefault="004342BD" w:rsidP="00341470">
      <w:pPr>
        <w:spacing w:after="0" w:line="240" w:lineRule="auto"/>
      </w:pPr>
      <w:r>
        <w:separator/>
      </w:r>
    </w:p>
  </w:endnote>
  <w:endnote w:type="continuationSeparator" w:id="0">
    <w:p w14:paraId="4A49D3D1" w14:textId="77777777" w:rsidR="004342BD" w:rsidRDefault="004342BD" w:rsidP="00341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Italic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EFF823" w14:textId="77777777" w:rsidR="004342BD" w:rsidRDefault="004342BD" w:rsidP="00341470">
    <w:pPr>
      <w:pStyle w:val="Footer"/>
      <w:framePr w:wrap="around" w:vAnchor="text" w:hAnchor="margin" w:xAlign="right" w:y="1"/>
      <w:rPr>
        <w:ins w:id="36" w:author="Aleta Haflett" w:date="2014-11-04T16:28:00Z"/>
        <w:rStyle w:val="PageNumber"/>
      </w:rPr>
    </w:pPr>
    <w:ins w:id="37" w:author="Aleta Haflett" w:date="2014-11-04T16:28:00Z">
      <w:r>
        <w:rPr>
          <w:rStyle w:val="PageNumber"/>
        </w:rPr>
        <w:fldChar w:fldCharType="begin"/>
      </w:r>
      <w:r>
        <w:rPr>
          <w:rStyle w:val="PageNumber"/>
        </w:rPr>
        <w:instrText xml:space="preserve">PAGE  </w:instrText>
      </w:r>
      <w:r>
        <w:rPr>
          <w:rStyle w:val="PageNumber"/>
        </w:rPr>
        <w:fldChar w:fldCharType="end"/>
      </w:r>
    </w:ins>
  </w:p>
  <w:p w14:paraId="4A2CC78B" w14:textId="77777777" w:rsidR="004342BD" w:rsidRDefault="004342BD">
    <w:pPr>
      <w:pStyle w:val="Footer"/>
      <w:ind w:right="360"/>
      <w:pPrChange w:id="38" w:author="Aleta Haflett" w:date="2014-11-04T16:28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C5470A" w14:textId="77777777" w:rsidR="004342BD" w:rsidRDefault="004342BD" w:rsidP="00341470">
    <w:pPr>
      <w:pStyle w:val="Footer"/>
      <w:framePr w:wrap="around" w:vAnchor="text" w:hAnchor="margin" w:xAlign="right" w:y="1"/>
      <w:rPr>
        <w:ins w:id="39" w:author="Aleta Haflett" w:date="2014-11-04T16:28:00Z"/>
        <w:rStyle w:val="PageNumber"/>
      </w:rPr>
    </w:pPr>
    <w:ins w:id="40" w:author="Aleta Haflett" w:date="2014-11-04T16:28:00Z">
      <w:r>
        <w:rPr>
          <w:rStyle w:val="PageNumber"/>
        </w:rPr>
        <w:fldChar w:fldCharType="begin"/>
      </w:r>
      <w:r>
        <w:rPr>
          <w:rStyle w:val="PageNumber"/>
        </w:rPr>
        <w:instrText xml:space="preserve">PAGE  </w:instrText>
      </w:r>
    </w:ins>
    <w:r>
      <w:rPr>
        <w:rStyle w:val="PageNumber"/>
      </w:rPr>
      <w:fldChar w:fldCharType="separate"/>
    </w:r>
    <w:r w:rsidR="0036065F">
      <w:rPr>
        <w:rStyle w:val="PageNumber"/>
        <w:noProof/>
      </w:rPr>
      <w:t>32</w:t>
    </w:r>
    <w:ins w:id="41" w:author="Aleta Haflett" w:date="2014-11-04T16:28:00Z">
      <w:r>
        <w:rPr>
          <w:rStyle w:val="PageNumber"/>
        </w:rPr>
        <w:fldChar w:fldCharType="end"/>
      </w:r>
    </w:ins>
  </w:p>
  <w:p w14:paraId="50173125" w14:textId="77777777" w:rsidR="004342BD" w:rsidRDefault="004342BD" w:rsidP="0034147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B972645" w14:textId="77777777" w:rsidR="004342BD" w:rsidRDefault="004342BD" w:rsidP="00341470">
      <w:pPr>
        <w:spacing w:after="0" w:line="240" w:lineRule="auto"/>
      </w:pPr>
      <w:r>
        <w:separator/>
      </w:r>
    </w:p>
  </w:footnote>
  <w:footnote w:type="continuationSeparator" w:id="0">
    <w:p w14:paraId="522E5125" w14:textId="77777777" w:rsidR="004342BD" w:rsidRDefault="004342BD" w:rsidP="00341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14D6E"/>
    <w:multiLevelType w:val="hybridMultilevel"/>
    <w:tmpl w:val="6488461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117D26E1"/>
    <w:multiLevelType w:val="hybridMultilevel"/>
    <w:tmpl w:val="7DBE77D4"/>
    <w:lvl w:ilvl="0" w:tplc="748CB61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0"/>
        <w:szCs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A82662A2">
      <w:start w:val="1"/>
      <w:numFmt w:val="decimal"/>
      <w:lvlText w:val="%4"/>
      <w:lvlJc w:val="left"/>
      <w:pPr>
        <w:ind w:left="2880" w:hanging="360"/>
      </w:pPr>
      <w:rPr>
        <w:rFonts w:asciiTheme="minorHAnsi" w:eastAsiaTheme="minorHAnsi" w:hAnsiTheme="minorHAnsi" w:cstheme="minorBidi"/>
        <w:i/>
        <w:sz w:val="18"/>
        <w:szCs w:val="18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273D0272"/>
    <w:multiLevelType w:val="hybridMultilevel"/>
    <w:tmpl w:val="DE867DCA"/>
    <w:lvl w:ilvl="0" w:tplc="08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E4EB772">
      <w:start w:val="1"/>
      <w:numFmt w:val="decimal"/>
      <w:lvlText w:val="%5"/>
      <w:lvlJc w:val="left"/>
      <w:pPr>
        <w:ind w:left="3600" w:hanging="360"/>
      </w:pPr>
      <w:rPr>
        <w:rFonts w:hint="default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48540359"/>
    <w:multiLevelType w:val="hybridMultilevel"/>
    <w:tmpl w:val="4EE2A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7A5421"/>
    <w:multiLevelType w:val="hybridMultilevel"/>
    <w:tmpl w:val="8EFE19E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0290B54"/>
    <w:multiLevelType w:val="hybridMultilevel"/>
    <w:tmpl w:val="AFCC9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DA4AFE"/>
    <w:multiLevelType w:val="hybridMultilevel"/>
    <w:tmpl w:val="39247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7A01A1"/>
    <w:multiLevelType w:val="hybridMultilevel"/>
    <w:tmpl w:val="49C2F28E"/>
    <w:lvl w:ilvl="0" w:tplc="931633B6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EAD2C13"/>
    <w:multiLevelType w:val="hybridMultilevel"/>
    <w:tmpl w:val="131A3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E23612"/>
    <w:multiLevelType w:val="hybridMultilevel"/>
    <w:tmpl w:val="765C13E6"/>
    <w:lvl w:ilvl="0" w:tplc="37704A5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7"/>
  </w:num>
  <w:num w:numId="7">
    <w:abstractNumId w:val="6"/>
  </w:num>
  <w:num w:numId="8">
    <w:abstractNumId w:val="9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trackRevisions/>
  <w:defaultTabStop w:val="720"/>
  <w:drawingGridHorizontalSpacing w:val="360"/>
  <w:drawingGridVerticalSpacing w:val="36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68E"/>
    <w:rsid w:val="0002094D"/>
    <w:rsid w:val="00021AAF"/>
    <w:rsid w:val="00026305"/>
    <w:rsid w:val="000721E5"/>
    <w:rsid w:val="00074302"/>
    <w:rsid w:val="00076D82"/>
    <w:rsid w:val="00081FC9"/>
    <w:rsid w:val="0009243E"/>
    <w:rsid w:val="00092CE0"/>
    <w:rsid w:val="000A4D66"/>
    <w:rsid w:val="000A629A"/>
    <w:rsid w:val="000B59EC"/>
    <w:rsid w:val="000C0E48"/>
    <w:rsid w:val="000D6CCD"/>
    <w:rsid w:val="000E1818"/>
    <w:rsid w:val="000E5E1E"/>
    <w:rsid w:val="000F3CD5"/>
    <w:rsid w:val="000F7966"/>
    <w:rsid w:val="0010097C"/>
    <w:rsid w:val="0012712C"/>
    <w:rsid w:val="00130922"/>
    <w:rsid w:val="0015006D"/>
    <w:rsid w:val="00151225"/>
    <w:rsid w:val="001630B2"/>
    <w:rsid w:val="0017075D"/>
    <w:rsid w:val="00173351"/>
    <w:rsid w:val="001A71A4"/>
    <w:rsid w:val="001B2DEF"/>
    <w:rsid w:val="001C7378"/>
    <w:rsid w:val="001D65CE"/>
    <w:rsid w:val="001E68A0"/>
    <w:rsid w:val="001E68B1"/>
    <w:rsid w:val="00206195"/>
    <w:rsid w:val="00211799"/>
    <w:rsid w:val="00224F95"/>
    <w:rsid w:val="002260EB"/>
    <w:rsid w:val="00255F55"/>
    <w:rsid w:val="0026395C"/>
    <w:rsid w:val="00287E3F"/>
    <w:rsid w:val="0029447F"/>
    <w:rsid w:val="002A4E06"/>
    <w:rsid w:val="002B10F1"/>
    <w:rsid w:val="002C4326"/>
    <w:rsid w:val="00302FC1"/>
    <w:rsid w:val="00303B9C"/>
    <w:rsid w:val="00321E97"/>
    <w:rsid w:val="00325D35"/>
    <w:rsid w:val="003330F1"/>
    <w:rsid w:val="00341470"/>
    <w:rsid w:val="0034442D"/>
    <w:rsid w:val="003450C1"/>
    <w:rsid w:val="0034700B"/>
    <w:rsid w:val="0035371A"/>
    <w:rsid w:val="00353B05"/>
    <w:rsid w:val="0036065F"/>
    <w:rsid w:val="003660A7"/>
    <w:rsid w:val="0037077C"/>
    <w:rsid w:val="0037128F"/>
    <w:rsid w:val="00381275"/>
    <w:rsid w:val="00385A39"/>
    <w:rsid w:val="00390565"/>
    <w:rsid w:val="003B4A64"/>
    <w:rsid w:val="003C3A9D"/>
    <w:rsid w:val="003D66BB"/>
    <w:rsid w:val="004027F2"/>
    <w:rsid w:val="0040401D"/>
    <w:rsid w:val="00410C0C"/>
    <w:rsid w:val="00414E58"/>
    <w:rsid w:val="0042110E"/>
    <w:rsid w:val="00425435"/>
    <w:rsid w:val="004342BD"/>
    <w:rsid w:val="0047073D"/>
    <w:rsid w:val="00471179"/>
    <w:rsid w:val="004809FB"/>
    <w:rsid w:val="004900F5"/>
    <w:rsid w:val="00490AD9"/>
    <w:rsid w:val="004916BD"/>
    <w:rsid w:val="0049321A"/>
    <w:rsid w:val="004A1E5F"/>
    <w:rsid w:val="004A48CB"/>
    <w:rsid w:val="004B73AE"/>
    <w:rsid w:val="004F4072"/>
    <w:rsid w:val="004F70B8"/>
    <w:rsid w:val="0050676F"/>
    <w:rsid w:val="005142A9"/>
    <w:rsid w:val="00516F84"/>
    <w:rsid w:val="00520250"/>
    <w:rsid w:val="005210C6"/>
    <w:rsid w:val="00522E00"/>
    <w:rsid w:val="00526F5E"/>
    <w:rsid w:val="00532B33"/>
    <w:rsid w:val="00536957"/>
    <w:rsid w:val="00540A2F"/>
    <w:rsid w:val="00560CD9"/>
    <w:rsid w:val="005625C1"/>
    <w:rsid w:val="005664F5"/>
    <w:rsid w:val="005702C7"/>
    <w:rsid w:val="0057266B"/>
    <w:rsid w:val="00580E8F"/>
    <w:rsid w:val="00587890"/>
    <w:rsid w:val="0059413F"/>
    <w:rsid w:val="005A28C9"/>
    <w:rsid w:val="005B3209"/>
    <w:rsid w:val="005B3DC0"/>
    <w:rsid w:val="005B4385"/>
    <w:rsid w:val="005D1E70"/>
    <w:rsid w:val="005D3FDE"/>
    <w:rsid w:val="005E7035"/>
    <w:rsid w:val="005F1A31"/>
    <w:rsid w:val="005F47EF"/>
    <w:rsid w:val="0063791F"/>
    <w:rsid w:val="00637A02"/>
    <w:rsid w:val="00641C36"/>
    <w:rsid w:val="00696B38"/>
    <w:rsid w:val="006B1D3E"/>
    <w:rsid w:val="006B2EE3"/>
    <w:rsid w:val="006B5A60"/>
    <w:rsid w:val="006C3690"/>
    <w:rsid w:val="006D098A"/>
    <w:rsid w:val="006D40B2"/>
    <w:rsid w:val="006F4291"/>
    <w:rsid w:val="006F635E"/>
    <w:rsid w:val="00700949"/>
    <w:rsid w:val="00715136"/>
    <w:rsid w:val="007216BB"/>
    <w:rsid w:val="00723FAF"/>
    <w:rsid w:val="007242F1"/>
    <w:rsid w:val="007327E5"/>
    <w:rsid w:val="00743BE0"/>
    <w:rsid w:val="00745048"/>
    <w:rsid w:val="007577BA"/>
    <w:rsid w:val="0078672B"/>
    <w:rsid w:val="0079011B"/>
    <w:rsid w:val="007B5FDF"/>
    <w:rsid w:val="007C2C37"/>
    <w:rsid w:val="007D0669"/>
    <w:rsid w:val="007E6B61"/>
    <w:rsid w:val="007F3296"/>
    <w:rsid w:val="0080409C"/>
    <w:rsid w:val="00810E1B"/>
    <w:rsid w:val="008255C9"/>
    <w:rsid w:val="008259CD"/>
    <w:rsid w:val="008278C0"/>
    <w:rsid w:val="00830BEA"/>
    <w:rsid w:val="00842D37"/>
    <w:rsid w:val="008512B4"/>
    <w:rsid w:val="00855745"/>
    <w:rsid w:val="00855A16"/>
    <w:rsid w:val="008574F7"/>
    <w:rsid w:val="008768A6"/>
    <w:rsid w:val="008E54AE"/>
    <w:rsid w:val="008F39A8"/>
    <w:rsid w:val="00900701"/>
    <w:rsid w:val="00901471"/>
    <w:rsid w:val="009146E1"/>
    <w:rsid w:val="00934719"/>
    <w:rsid w:val="00940D46"/>
    <w:rsid w:val="0095245E"/>
    <w:rsid w:val="00962095"/>
    <w:rsid w:val="0096486F"/>
    <w:rsid w:val="0097103A"/>
    <w:rsid w:val="0097226E"/>
    <w:rsid w:val="009C4406"/>
    <w:rsid w:val="009D7772"/>
    <w:rsid w:val="009D78DB"/>
    <w:rsid w:val="009F0C95"/>
    <w:rsid w:val="009F1851"/>
    <w:rsid w:val="00A1355F"/>
    <w:rsid w:val="00A1377F"/>
    <w:rsid w:val="00A43F19"/>
    <w:rsid w:val="00A61FDF"/>
    <w:rsid w:val="00A63ABC"/>
    <w:rsid w:val="00A735CE"/>
    <w:rsid w:val="00A80128"/>
    <w:rsid w:val="00A947BD"/>
    <w:rsid w:val="00A95A91"/>
    <w:rsid w:val="00AA0122"/>
    <w:rsid w:val="00AC71AC"/>
    <w:rsid w:val="00AC7CBE"/>
    <w:rsid w:val="00AD3192"/>
    <w:rsid w:val="00AE0531"/>
    <w:rsid w:val="00AF35D8"/>
    <w:rsid w:val="00B0446B"/>
    <w:rsid w:val="00B045F7"/>
    <w:rsid w:val="00B2345E"/>
    <w:rsid w:val="00B3353D"/>
    <w:rsid w:val="00B34ABA"/>
    <w:rsid w:val="00B374D5"/>
    <w:rsid w:val="00B41FC4"/>
    <w:rsid w:val="00B4293B"/>
    <w:rsid w:val="00B61294"/>
    <w:rsid w:val="00B62DBB"/>
    <w:rsid w:val="00B70D28"/>
    <w:rsid w:val="00B75816"/>
    <w:rsid w:val="00B87173"/>
    <w:rsid w:val="00B9007D"/>
    <w:rsid w:val="00B912CB"/>
    <w:rsid w:val="00B92DA6"/>
    <w:rsid w:val="00BA10DE"/>
    <w:rsid w:val="00BA58BE"/>
    <w:rsid w:val="00BD0E1F"/>
    <w:rsid w:val="00BE0951"/>
    <w:rsid w:val="00BF5C6F"/>
    <w:rsid w:val="00C0696C"/>
    <w:rsid w:val="00C461F0"/>
    <w:rsid w:val="00C64836"/>
    <w:rsid w:val="00C70E1F"/>
    <w:rsid w:val="00C710F5"/>
    <w:rsid w:val="00C76A69"/>
    <w:rsid w:val="00C87EF1"/>
    <w:rsid w:val="00C943CC"/>
    <w:rsid w:val="00CA2B38"/>
    <w:rsid w:val="00CB0E2D"/>
    <w:rsid w:val="00CD0F03"/>
    <w:rsid w:val="00CD53A5"/>
    <w:rsid w:val="00D13B07"/>
    <w:rsid w:val="00D2354A"/>
    <w:rsid w:val="00D428AC"/>
    <w:rsid w:val="00D447B9"/>
    <w:rsid w:val="00D46F34"/>
    <w:rsid w:val="00D5225B"/>
    <w:rsid w:val="00D53B83"/>
    <w:rsid w:val="00D55FE7"/>
    <w:rsid w:val="00D858A0"/>
    <w:rsid w:val="00D86217"/>
    <w:rsid w:val="00D86EB7"/>
    <w:rsid w:val="00D91E9E"/>
    <w:rsid w:val="00DA40EB"/>
    <w:rsid w:val="00DA47B2"/>
    <w:rsid w:val="00DA6359"/>
    <w:rsid w:val="00DC229A"/>
    <w:rsid w:val="00DC46D0"/>
    <w:rsid w:val="00DC4BD9"/>
    <w:rsid w:val="00DE0C5D"/>
    <w:rsid w:val="00DE2923"/>
    <w:rsid w:val="00DE5098"/>
    <w:rsid w:val="00E12F5F"/>
    <w:rsid w:val="00E30332"/>
    <w:rsid w:val="00E4168E"/>
    <w:rsid w:val="00E45EEA"/>
    <w:rsid w:val="00E57FAE"/>
    <w:rsid w:val="00E963BE"/>
    <w:rsid w:val="00EA4703"/>
    <w:rsid w:val="00EB29E6"/>
    <w:rsid w:val="00EB6FC5"/>
    <w:rsid w:val="00EC2BD2"/>
    <w:rsid w:val="00EE0A0D"/>
    <w:rsid w:val="00EE1907"/>
    <w:rsid w:val="00EE2996"/>
    <w:rsid w:val="00EF0AE7"/>
    <w:rsid w:val="00F42809"/>
    <w:rsid w:val="00F557AF"/>
    <w:rsid w:val="00F62974"/>
    <w:rsid w:val="00F71A9A"/>
    <w:rsid w:val="00F85265"/>
    <w:rsid w:val="00F9283E"/>
    <w:rsid w:val="00F95C74"/>
    <w:rsid w:val="00F96F73"/>
    <w:rsid w:val="00FA0451"/>
    <w:rsid w:val="00FA363A"/>
    <w:rsid w:val="00FB0FA2"/>
    <w:rsid w:val="00FB4DE9"/>
    <w:rsid w:val="00FC5174"/>
    <w:rsid w:val="00FF0B18"/>
    <w:rsid w:val="00FF0DA8"/>
    <w:rsid w:val="00FF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008E18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5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1355F"/>
    <w:pPr>
      <w:keepNext/>
      <w:autoSpaceDE w:val="0"/>
      <w:autoSpaceDN w:val="0"/>
      <w:adjustRightInd w:val="0"/>
      <w:spacing w:after="0" w:line="240" w:lineRule="auto"/>
      <w:outlineLvl w:val="7"/>
    </w:pPr>
    <w:rPr>
      <w:rFonts w:ascii="Times New Roman" w:eastAsia="Calibri" w:hAnsi="Times New Roman" w:cs="Times New Roman"/>
      <w:i/>
      <w:w w:val="10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F95C7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96F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6F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6F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F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F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F7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D66BB"/>
    <w:pPr>
      <w:autoSpaceDE w:val="0"/>
      <w:autoSpaceDN w:val="0"/>
      <w:adjustRightInd w:val="0"/>
      <w:spacing w:after="0" w:line="240" w:lineRule="auto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D66BB"/>
    <w:rPr>
      <w:rFonts w:ascii="Times New Roman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6BB"/>
    <w:pPr>
      <w:spacing w:after="0" w:line="240" w:lineRule="auto"/>
    </w:pPr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3D66BB"/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paragraph" w:customStyle="1" w:styleId="responsecodes-nonroster">
    <w:name w:val="response codes - non roster"/>
    <w:basedOn w:val="BodyText"/>
    <w:link w:val="responsecodes-nonrosterChar"/>
    <w:qFormat/>
    <w:rsid w:val="003D66BB"/>
    <w:rPr>
      <w:i/>
      <w:w w:val="105"/>
      <w:sz w:val="20"/>
      <w:szCs w:val="20"/>
    </w:rPr>
  </w:style>
  <w:style w:type="character" w:customStyle="1" w:styleId="responsecodes-nonrosterChar">
    <w:name w:val="response codes - non roster Char"/>
    <w:basedOn w:val="DefaultParagraphFont"/>
    <w:link w:val="responsecodes-nonroster"/>
    <w:rsid w:val="003D66BB"/>
    <w:rPr>
      <w:rFonts w:ascii="Times New Roman" w:hAnsi="Times New Roman" w:cs="Times New Roman"/>
      <w:i/>
      <w:w w:val="105"/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3D66BB"/>
    <w:pPr>
      <w:tabs>
        <w:tab w:val="left" w:pos="9990"/>
      </w:tabs>
    </w:pPr>
    <w:rPr>
      <w:rFonts w:ascii="Calibri" w:eastAsiaTheme="minorEastAsia" w:hAnsi="Calibri"/>
      <w:color w:val="000000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3D66BB"/>
    <w:rPr>
      <w:rFonts w:ascii="Calibri" w:eastAsiaTheme="minorEastAsia" w:hAnsi="Calibri"/>
      <w:color w:val="00000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3D66BB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D66BB"/>
    <w:rPr>
      <w:rFonts w:eastAsiaTheme="minorEastAsia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rsid w:val="00A1355F"/>
    <w:rPr>
      <w:rFonts w:ascii="Times New Roman" w:eastAsia="Calibri" w:hAnsi="Times New Roman" w:cs="Times New Roman"/>
      <w:i/>
      <w:w w:val="105"/>
      <w:sz w:val="20"/>
      <w:szCs w:val="20"/>
    </w:rPr>
  </w:style>
  <w:style w:type="paragraph" w:customStyle="1" w:styleId="longtableQtext">
    <w:name w:val="long table Q text"/>
    <w:basedOn w:val="Normal"/>
    <w:link w:val="longtableQtextChar"/>
    <w:qFormat/>
    <w:rsid w:val="00A1355F"/>
    <w:pPr>
      <w:spacing w:after="160" w:line="259" w:lineRule="auto"/>
    </w:pPr>
    <w:rPr>
      <w:rFonts w:ascii="Calibri" w:hAnsi="Calibri"/>
      <w:color w:val="000000"/>
    </w:rPr>
  </w:style>
  <w:style w:type="character" w:customStyle="1" w:styleId="longtableQtextChar">
    <w:name w:val="long table Q text Char"/>
    <w:basedOn w:val="DefaultParagraphFont"/>
    <w:link w:val="longtableQtext"/>
    <w:rsid w:val="00A1355F"/>
    <w:rPr>
      <w:rFonts w:ascii="Calibri" w:hAnsi="Calibri"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5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524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5245E"/>
    <w:rPr>
      <w:sz w:val="16"/>
      <w:szCs w:val="16"/>
    </w:rPr>
  </w:style>
  <w:style w:type="paragraph" w:styleId="Revision">
    <w:name w:val="Revision"/>
    <w:hidden/>
    <w:uiPriority w:val="99"/>
    <w:semiHidden/>
    <w:rsid w:val="006F635E"/>
    <w:pPr>
      <w:spacing w:after="0" w:line="240" w:lineRule="auto"/>
    </w:pPr>
  </w:style>
  <w:style w:type="table" w:styleId="TableGrid">
    <w:name w:val="Table Grid"/>
    <w:basedOn w:val="TableNormal"/>
    <w:uiPriority w:val="59"/>
    <w:rsid w:val="002A4E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2A4E06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link w:val="TableParagraphChar"/>
    <w:uiPriority w:val="1"/>
    <w:qFormat/>
    <w:rsid w:val="006D098A"/>
    <w:pPr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TableParagraphChar">
    <w:name w:val="Table Paragraph Char"/>
    <w:basedOn w:val="DefaultParagraphFont"/>
    <w:link w:val="TableParagraph"/>
    <w:uiPriority w:val="1"/>
    <w:rsid w:val="006D098A"/>
    <w:rPr>
      <w:rFonts w:ascii="Times New Roman" w:eastAsia="SimSu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414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470"/>
  </w:style>
  <w:style w:type="character" w:styleId="PageNumber">
    <w:name w:val="page number"/>
    <w:basedOn w:val="DefaultParagraphFont"/>
    <w:uiPriority w:val="99"/>
    <w:semiHidden/>
    <w:unhideWhenUsed/>
    <w:rsid w:val="00341470"/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locked/>
    <w:rsid w:val="008259C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5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1355F"/>
    <w:pPr>
      <w:keepNext/>
      <w:autoSpaceDE w:val="0"/>
      <w:autoSpaceDN w:val="0"/>
      <w:adjustRightInd w:val="0"/>
      <w:spacing w:after="0" w:line="240" w:lineRule="auto"/>
      <w:outlineLvl w:val="7"/>
    </w:pPr>
    <w:rPr>
      <w:rFonts w:ascii="Times New Roman" w:eastAsia="Calibri" w:hAnsi="Times New Roman" w:cs="Times New Roman"/>
      <w:i/>
      <w:w w:val="10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ullets"/>
    <w:basedOn w:val="Normal"/>
    <w:link w:val="ListParagraphChar"/>
    <w:uiPriority w:val="34"/>
    <w:qFormat/>
    <w:rsid w:val="00F95C7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96F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6F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6F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F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F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F7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D66BB"/>
    <w:pPr>
      <w:autoSpaceDE w:val="0"/>
      <w:autoSpaceDN w:val="0"/>
      <w:adjustRightInd w:val="0"/>
      <w:spacing w:after="0" w:line="240" w:lineRule="auto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D66BB"/>
    <w:rPr>
      <w:rFonts w:ascii="Times New Roman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6BB"/>
    <w:pPr>
      <w:spacing w:after="0" w:line="240" w:lineRule="auto"/>
    </w:pPr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3D66BB"/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paragraph" w:customStyle="1" w:styleId="responsecodes-nonroster">
    <w:name w:val="response codes - non roster"/>
    <w:basedOn w:val="BodyText"/>
    <w:link w:val="responsecodes-nonrosterChar"/>
    <w:qFormat/>
    <w:rsid w:val="003D66BB"/>
    <w:rPr>
      <w:i/>
      <w:w w:val="105"/>
      <w:sz w:val="20"/>
      <w:szCs w:val="20"/>
    </w:rPr>
  </w:style>
  <w:style w:type="character" w:customStyle="1" w:styleId="responsecodes-nonrosterChar">
    <w:name w:val="response codes - non roster Char"/>
    <w:basedOn w:val="DefaultParagraphFont"/>
    <w:link w:val="responsecodes-nonroster"/>
    <w:rsid w:val="003D66BB"/>
    <w:rPr>
      <w:rFonts w:ascii="Times New Roman" w:hAnsi="Times New Roman" w:cs="Times New Roman"/>
      <w:i/>
      <w:w w:val="105"/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3D66BB"/>
    <w:pPr>
      <w:tabs>
        <w:tab w:val="left" w:pos="9990"/>
      </w:tabs>
    </w:pPr>
    <w:rPr>
      <w:rFonts w:ascii="Calibri" w:eastAsiaTheme="minorEastAsia" w:hAnsi="Calibri"/>
      <w:color w:val="000000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3D66BB"/>
    <w:rPr>
      <w:rFonts w:ascii="Calibri" w:eastAsiaTheme="minorEastAsia" w:hAnsi="Calibri"/>
      <w:color w:val="00000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3D66BB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D66BB"/>
    <w:rPr>
      <w:rFonts w:eastAsiaTheme="minorEastAsia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rsid w:val="00A1355F"/>
    <w:rPr>
      <w:rFonts w:ascii="Times New Roman" w:eastAsia="Calibri" w:hAnsi="Times New Roman" w:cs="Times New Roman"/>
      <w:i/>
      <w:w w:val="105"/>
      <w:sz w:val="20"/>
      <w:szCs w:val="20"/>
    </w:rPr>
  </w:style>
  <w:style w:type="paragraph" w:customStyle="1" w:styleId="longtableQtext">
    <w:name w:val="long table Q text"/>
    <w:basedOn w:val="Normal"/>
    <w:link w:val="longtableQtextChar"/>
    <w:qFormat/>
    <w:rsid w:val="00A1355F"/>
    <w:pPr>
      <w:spacing w:after="160" w:line="259" w:lineRule="auto"/>
    </w:pPr>
    <w:rPr>
      <w:rFonts w:ascii="Calibri" w:hAnsi="Calibri"/>
      <w:color w:val="000000"/>
    </w:rPr>
  </w:style>
  <w:style w:type="character" w:customStyle="1" w:styleId="longtableQtextChar">
    <w:name w:val="long table Q text Char"/>
    <w:basedOn w:val="DefaultParagraphFont"/>
    <w:link w:val="longtableQtext"/>
    <w:rsid w:val="00A1355F"/>
    <w:rPr>
      <w:rFonts w:ascii="Calibri" w:hAnsi="Calibri"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5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524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5245E"/>
    <w:rPr>
      <w:sz w:val="16"/>
      <w:szCs w:val="16"/>
    </w:rPr>
  </w:style>
  <w:style w:type="paragraph" w:styleId="Revision">
    <w:name w:val="Revision"/>
    <w:hidden/>
    <w:uiPriority w:val="99"/>
    <w:semiHidden/>
    <w:rsid w:val="006F635E"/>
    <w:pPr>
      <w:spacing w:after="0" w:line="240" w:lineRule="auto"/>
    </w:pPr>
  </w:style>
  <w:style w:type="table" w:styleId="TableGrid">
    <w:name w:val="Table Grid"/>
    <w:basedOn w:val="TableNormal"/>
    <w:uiPriority w:val="59"/>
    <w:rsid w:val="002A4E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39"/>
    <w:rsid w:val="002A4E06"/>
    <w:pPr>
      <w:spacing w:after="0" w:line="240" w:lineRule="auto"/>
    </w:pPr>
    <w:rPr>
      <w:rFonts w:eastAsia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link w:val="TableParagraphChar"/>
    <w:uiPriority w:val="1"/>
    <w:qFormat/>
    <w:rsid w:val="006D098A"/>
    <w:pPr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TableParagraphChar">
    <w:name w:val="Table Paragraph Char"/>
    <w:basedOn w:val="DefaultParagraphFont"/>
    <w:link w:val="TableParagraph"/>
    <w:uiPriority w:val="1"/>
    <w:rsid w:val="006D098A"/>
    <w:rPr>
      <w:rFonts w:ascii="Times New Roman" w:eastAsia="SimSu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414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470"/>
  </w:style>
  <w:style w:type="character" w:styleId="PageNumber">
    <w:name w:val="page number"/>
    <w:basedOn w:val="DefaultParagraphFont"/>
    <w:uiPriority w:val="99"/>
    <w:semiHidden/>
    <w:unhideWhenUsed/>
    <w:rsid w:val="00341470"/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locked/>
    <w:rsid w:val="008259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4CA8C-A035-4ABC-82B8-80A3DC51D2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32</Pages>
  <Words>5878</Words>
  <Characters>33511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USAID</Company>
  <LinksUpToDate>false</LinksUpToDate>
  <CharactersWithSpaces>39311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McGee, Heather</dc:creator>
  <cp:lastModifiedBy>Rebecca Nicodemus</cp:lastModifiedBy>
  <cp:revision>2</cp:revision>
  <dcterms:created xsi:type="dcterms:W3CDTF">2014-11-09T15:00:00Z</dcterms:created>
  <dcterms:modified xsi:type="dcterms:W3CDTF">2014-11-12T21:56:00Z</dcterms:modified>
</cp:coreProperties>
</file>